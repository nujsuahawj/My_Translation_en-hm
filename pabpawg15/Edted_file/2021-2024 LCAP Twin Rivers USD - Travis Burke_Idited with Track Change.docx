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1AD9C7" w14:textId="2C2BBBF0" w:rsidR="00E43EF1" w:rsidRDefault="000E40D2">
      <w:pPr>
        <w:pStyle w:val="Heading2"/>
        <w:ind w:left="135" w:right="135"/>
        <w:jc w:val="center"/>
      </w:pPr>
      <w:bookmarkStart w:id="0" w:name="2021_LCFF_Budget_Overview_for_Parents_Tw"/>
      <w:bookmarkStart w:id="1" w:name="LCFF_Budget_Overview_for_Parents"/>
      <w:bookmarkEnd w:id="0"/>
      <w:bookmarkEnd w:id="1"/>
      <w:r>
        <w:t>LCFF Pob Nyiaj</w:t>
      </w:r>
      <w:r w:rsidR="0078648D">
        <w:t xml:space="preserve"> Tag Nr</w:t>
      </w:r>
      <w:r w:rsidR="00F218C2">
        <w:t>h</w:t>
      </w:r>
      <w:r w:rsidR="0078648D">
        <w:t>o</w:t>
      </w:r>
      <w:r>
        <w:t xml:space="preserve"> Rau Cov Niam Txiv</w:t>
      </w:r>
    </w:p>
    <w:p w14:paraId="6821ABB0" w14:textId="52053605" w:rsidR="00E43EF1" w:rsidRDefault="00B672F4">
      <w:pPr>
        <w:pStyle w:val="BodyText"/>
        <w:spacing w:before="7"/>
        <w:rPr>
          <w:b/>
          <w:sz w:val="19"/>
        </w:rPr>
      </w:pPr>
      <w:r>
        <w:rPr>
          <w:noProof/>
          <w:lang w:bidi="th-TH"/>
        </w:rPr>
        <mc:AlternateContent>
          <mc:Choice Requires="wps">
            <w:drawing>
              <wp:anchor distT="0" distB="0" distL="0" distR="0" simplePos="0" relativeHeight="251658240" behindDoc="1" locked="0" layoutInCell="1" allowOverlap="1" wp14:anchorId="627DDE23" wp14:editId="3ECCCDF0">
                <wp:simplePos x="0" y="0"/>
                <wp:positionH relativeFrom="page">
                  <wp:posOffset>460375</wp:posOffset>
                </wp:positionH>
                <wp:positionV relativeFrom="paragraph">
                  <wp:posOffset>170815</wp:posOffset>
                </wp:positionV>
                <wp:extent cx="6851650" cy="1730375"/>
                <wp:effectExtent l="0" t="0" r="0" b="0"/>
                <wp:wrapTopAndBottom/>
                <wp:docPr id="486" name="Text 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0" cy="173037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ED0EBCD" w14:textId="08C52860" w:rsidR="00AD19E5" w:rsidRDefault="00AD19E5" w:rsidP="00B37F5F">
                            <w:pPr>
                              <w:spacing w:before="58" w:line="379" w:lineRule="auto"/>
                              <w:ind w:left="53" w:right="3088"/>
                              <w:rPr>
                                <w:sz w:val="23"/>
                              </w:rPr>
                            </w:pPr>
                            <w:r>
                              <w:rPr>
                                <w:sz w:val="23"/>
                              </w:rPr>
                              <w:t>Koos Haum Saib Xyuas Kev Kawm Hauv Cheeb Tsam (LEA) Npe: Tsev Kawm Hauv Nroog Twin Revers Unified                                                 Zauv CDS: 34765050000000</w:t>
                            </w:r>
                          </w:p>
                          <w:p w14:paraId="7AFB354C" w14:textId="46221921" w:rsidR="00AD19E5" w:rsidRDefault="00AD19E5" w:rsidP="00675576">
                            <w:pPr>
                              <w:ind w:left="53"/>
                              <w:rPr>
                                <w:sz w:val="23"/>
                              </w:rPr>
                            </w:pPr>
                            <w:r>
                              <w:rPr>
                                <w:sz w:val="23"/>
                              </w:rPr>
                              <w:t>Xyoo Kawm: 2021-22</w:t>
                            </w:r>
                          </w:p>
                          <w:p w14:paraId="252AEEFE" w14:textId="77219BE2" w:rsidR="00AD19E5" w:rsidRDefault="00AD19E5" w:rsidP="00675576">
                            <w:pPr>
                              <w:ind w:left="53"/>
                              <w:rPr>
                                <w:sz w:val="23"/>
                              </w:rPr>
                            </w:pPr>
                            <w:r>
                              <w:rPr>
                                <w:sz w:val="23"/>
                              </w:rPr>
                              <w:t>LEA Cov Ntaub Ntawv Tiv Toj:</w:t>
                            </w:r>
                          </w:p>
                          <w:p w14:paraId="091430DF" w14:textId="1FD4EA02" w:rsidR="00AD19E5" w:rsidRDefault="00AD19E5" w:rsidP="00675576">
                            <w:pPr>
                              <w:ind w:left="53"/>
                              <w:rPr>
                                <w:sz w:val="23"/>
                              </w:rPr>
                            </w:pPr>
                            <w:r>
                              <w:rPr>
                                <w:sz w:val="23"/>
                              </w:rPr>
                              <w:t>Steven Martinez</w:t>
                            </w:r>
                          </w:p>
                          <w:p w14:paraId="1D082C5A" w14:textId="66A394A1" w:rsidR="00AD19E5" w:rsidRDefault="00AD19E5" w:rsidP="00675576">
                            <w:pPr>
                              <w:ind w:left="53"/>
                              <w:rPr>
                                <w:sz w:val="23"/>
                              </w:rPr>
                            </w:pPr>
                            <w:r>
                              <w:rPr>
                                <w:sz w:val="23"/>
                              </w:rPr>
                              <w:t>Thawj Saib Xyuas Tsev Kawm</w:t>
                            </w:r>
                          </w:p>
                          <w:p w14:paraId="5D9A372F" w14:textId="77777777" w:rsidR="00AD19E5" w:rsidRDefault="00AD19E5">
                            <w:pPr>
                              <w:spacing w:before="19"/>
                              <w:ind w:left="111"/>
                              <w:rPr>
                                <w:sz w:val="23"/>
                              </w:rPr>
                            </w:pPr>
                            <w:r>
                              <w:rPr>
                                <w:sz w:val="23"/>
                              </w:rPr>
                              <w:t>(916) 566-1744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7DDE23" id="_x0000_t202" coordsize="21600,21600" o:spt="202" path="m,l,21600r21600,l21600,xe">
                <v:stroke joinstyle="miter"/>
                <v:path gradientshapeok="t" o:connecttype="rect"/>
              </v:shapetype>
              <v:shape id="Text Box 433" o:spid="_x0000_s1026" type="#_x0000_t202" style="position:absolute;margin-left:36.25pt;margin-top:13.45pt;width:539.5pt;height:136.2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" filled="f" strokeweight=".5pt">
                <v:textbox inset="0,0,0,0">
                  <w:txbxContent>
                    <w:p w14:paraId="7ED0EBCD" w14:textId="08C52860" w:rsidR="00AD19E5" w:rsidRDefault="00AD19E5" w:rsidP="00B37F5F">
                      <w:pPr>
                        <w:spacing w:before="58" w:line="379" w:lineRule="auto"/>
                        <w:ind w:left="53" w:right="3088"/>
                        <w:rPr>
                          <w:sz w:val="23"/>
                        </w:rPr>
                      </w:pPr>
                      <w:r>
                        <w:rPr>
                          <w:sz w:val="23"/>
                        </w:rPr>
                        <w:t>Koos Haum Saib Xyuas Kev Kawm Hauv Cheeb Tsam (LEA) Npe: Tsev Kawm Hauv Nroog Twin Revers Unified                                                 Zauv CDS: 34765050000000</w:t>
                      </w:r>
                    </w:p>
                    <w:p w14:paraId="7AFB354C" w14:textId="46221921" w:rsidR="00AD19E5" w:rsidRDefault="00AD19E5" w:rsidP="00675576">
                      <w:pPr>
                        <w:ind w:left="53"/>
                        <w:rPr>
                          <w:sz w:val="23"/>
                        </w:rPr>
                      </w:pPr>
                      <w:r>
                        <w:rPr>
                          <w:sz w:val="23"/>
                        </w:rPr>
                        <w:t>Xyoo Kawm: 2021-22</w:t>
                      </w:r>
                    </w:p>
                    <w:p w14:paraId="252AEEFE" w14:textId="77219BE2" w:rsidR="00AD19E5" w:rsidRDefault="00AD19E5" w:rsidP="00675576">
                      <w:pPr>
                        <w:ind w:left="53"/>
                        <w:rPr>
                          <w:sz w:val="23"/>
                        </w:rPr>
                      </w:pPr>
                      <w:r>
                        <w:rPr>
                          <w:sz w:val="23"/>
                        </w:rPr>
                        <w:t>LEA Cov Ntaub Ntawv Tiv Toj:</w:t>
                      </w:r>
                    </w:p>
                    <w:p w14:paraId="091430DF" w14:textId="1FD4EA02" w:rsidR="00AD19E5" w:rsidRDefault="00AD19E5" w:rsidP="00675576">
                      <w:pPr>
                        <w:ind w:left="53"/>
                        <w:rPr>
                          <w:sz w:val="23"/>
                        </w:rPr>
                      </w:pPr>
                      <w:r>
                        <w:rPr>
                          <w:sz w:val="23"/>
                        </w:rPr>
                        <w:t>Steven Martinez</w:t>
                      </w:r>
                    </w:p>
                    <w:p w14:paraId="1D082C5A" w14:textId="66A394A1" w:rsidR="00AD19E5" w:rsidRDefault="00AD19E5" w:rsidP="00675576">
                      <w:pPr>
                        <w:ind w:left="53"/>
                        <w:rPr>
                          <w:sz w:val="23"/>
                        </w:rPr>
                      </w:pPr>
                      <w:r>
                        <w:rPr>
                          <w:sz w:val="23"/>
                        </w:rPr>
                        <w:t>Thawj Saib Xyuas Tsev Kawm</w:t>
                      </w:r>
                    </w:p>
                    <w:p w14:paraId="5D9A372F" w14:textId="77777777" w:rsidR="00AD19E5" w:rsidRDefault="00AD19E5">
                      <w:pPr>
                        <w:spacing w:before="19"/>
                        <w:ind w:left="111"/>
                        <w:rPr>
                          <w:sz w:val="23"/>
                        </w:rPr>
                      </w:pPr>
                      <w:r>
                        <w:rPr>
                          <w:sz w:val="23"/>
                        </w:rPr>
                        <w:t>(916) 566-1744</w:t>
                      </w:r>
                    </w:p>
                  </w:txbxContent>
                </v:textbox>
                <w10:wrap type="topAndBottom" anchorx="page"/>
              </v:shape>
            </w:pict>
          </mc:Fallback>
        </mc:AlternateContent>
      </w:r>
    </w:p>
    <w:p w14:paraId="6EC47DA4" w14:textId="77777777" w:rsidR="00E43EF1" w:rsidRDefault="00E43EF1">
      <w:pPr>
        <w:pStyle w:val="BodyText"/>
        <w:spacing w:before="5"/>
        <w:rPr>
          <w:b/>
          <w:sz w:val="12"/>
        </w:rPr>
      </w:pPr>
    </w:p>
    <w:p w14:paraId="0314DC57" w14:textId="6DF302A4" w:rsidR="00E43EF1" w:rsidRDefault="004A2DB7" w:rsidP="004A2DB7">
      <w:pPr>
        <w:spacing w:before="92"/>
        <w:ind w:left="100" w:right="347"/>
        <w:jc w:val="both"/>
        <w:rPr>
          <w:sz w:val="23"/>
        </w:rPr>
      </w:pPr>
      <w:del w:id="2" w:author="Khamsaolee Xainhiaxang" w:date="2021-07-02T20:09:00Z">
        <w:r w:rsidDel="002B3948">
          <w:rPr>
            <w:sz w:val="23"/>
          </w:rPr>
          <w:delText>C</w:delText>
        </w:r>
        <w:r w:rsidR="000E40D2" w:rsidDel="002B3948">
          <w:rPr>
            <w:sz w:val="23"/>
          </w:rPr>
          <w:delText xml:space="preserve">heeb tsam </w:delText>
        </w:r>
        <w:r w:rsidDel="002B3948">
          <w:rPr>
            <w:sz w:val="23"/>
          </w:rPr>
          <w:delText xml:space="preserve">ntawm cov </w:delText>
        </w:r>
        <w:r w:rsidR="000E40D2" w:rsidDel="002B3948">
          <w:rPr>
            <w:sz w:val="23"/>
          </w:rPr>
          <w:delText>tsev kawm ntawv</w:delText>
        </w:r>
      </w:del>
      <w:ins w:id="3" w:author="Khamsaolee Xainhiaxang" w:date="2021-07-02T20:09:00Z">
        <w:r w:rsidR="002B3948">
          <w:rPr>
            <w:sz w:val="23"/>
          </w:rPr>
          <w:t>Cov tsev kawm haum nroog</w:t>
        </w:r>
      </w:ins>
      <w:r w:rsidR="000E40D2">
        <w:rPr>
          <w:sz w:val="23"/>
        </w:rPr>
        <w:t xml:space="preserve"> tau txais nyiaj pab los ntawm ntau qhov</w:t>
      </w:r>
      <w:ins w:id="4" w:author="Khamsaolee Xainhiaxang" w:date="2021-07-02T20:09:00Z">
        <w:r w:rsidR="002B3948">
          <w:rPr>
            <w:sz w:val="23"/>
          </w:rPr>
          <w:t xml:space="preserve"> chaw</w:t>
        </w:r>
      </w:ins>
      <w:r w:rsidR="000E40D2">
        <w:rPr>
          <w:sz w:val="23"/>
        </w:rPr>
        <w:t xml:space="preserve">: pob nyiaj los ntawm xeev nyob hauv </w:t>
      </w:r>
      <w:r>
        <w:rPr>
          <w:sz w:val="23"/>
        </w:rPr>
        <w:t>Cov Khoos Kas Pab</w:t>
      </w:r>
      <w:r w:rsidR="000E40D2">
        <w:rPr>
          <w:sz w:val="23"/>
        </w:rPr>
        <w:t xml:space="preserve"> Nyiaj Txiag Hauv Nroog (</w:t>
      </w:r>
      <w:r w:rsidR="00F21FA0">
        <w:t xml:space="preserve">Local Control Funding Formula </w:t>
      </w:r>
      <w:r w:rsidR="000E40D2">
        <w:rPr>
          <w:sz w:val="23"/>
        </w:rPr>
        <w:t xml:space="preserve">LCFF), </w:t>
      </w:r>
      <w:del w:id="5" w:author="Khamsaolee Xainhiaxang" w:date="2021-07-02T20:16:00Z">
        <w:r w:rsidR="000E40D2" w:rsidDel="00653EA4">
          <w:rPr>
            <w:sz w:val="23"/>
          </w:rPr>
          <w:delText>lwm yam nyiaj los ntawm xeev</w:delText>
        </w:r>
      </w:del>
      <w:ins w:id="6" w:author="Khamsaolee Xainhiaxang" w:date="2021-07-02T20:16:00Z">
        <w:r w:rsidR="00653EA4">
          <w:rPr>
            <w:sz w:val="23"/>
          </w:rPr>
          <w:t>nyiaj los ntawm lwm lub xeev</w:t>
        </w:r>
      </w:ins>
      <w:r w:rsidR="000E40D2">
        <w:rPr>
          <w:sz w:val="23"/>
        </w:rPr>
        <w:t>, pob nyiaj hauv z</w:t>
      </w:r>
      <w:r w:rsidR="0015710B">
        <w:rPr>
          <w:sz w:val="23"/>
        </w:rPr>
        <w:t>ej zog</w:t>
      </w:r>
      <w:r w:rsidR="000E40D2">
        <w:rPr>
          <w:sz w:val="23"/>
        </w:rPr>
        <w:t>, thiab tsoom</w:t>
      </w:r>
      <w:r w:rsidR="0015710B">
        <w:rPr>
          <w:sz w:val="23"/>
        </w:rPr>
        <w:t xml:space="preserve"> </w:t>
      </w:r>
      <w:r w:rsidR="000E40D2">
        <w:rPr>
          <w:sz w:val="23"/>
        </w:rPr>
        <w:t xml:space="preserve">fwv pob nyiaj. Cov nyiaj los ntawm LCFF muaj xws li pob nyiaj pab rau tag nrho LEAs thiab cov nyiaj pab ntxiv - hu ua "ntxiv thiab tsom mus rau" </w:t>
      </w:r>
      <w:r w:rsidR="009958D1">
        <w:rPr>
          <w:sz w:val="23"/>
        </w:rPr>
        <w:t xml:space="preserve">cov nyiaj pab </w:t>
      </w:r>
      <w:r w:rsidR="000E40D2">
        <w:rPr>
          <w:sz w:val="23"/>
        </w:rPr>
        <w:t xml:space="preserve">- rau LEAs raws li kev tso npe ntawm cov tub-ntxhais kawm </w:t>
      </w:r>
      <w:ins w:id="7" w:author="Khamsaolee Xainhiaxang" w:date="2021-07-02T21:33:00Z">
        <w:r w:rsidR="0069739F">
          <w:rPr>
            <w:sz w:val="23"/>
          </w:rPr>
          <w:t>uas</w:t>
        </w:r>
      </w:ins>
      <w:del w:id="8" w:author="Khamsaolee Xainhiaxang" w:date="2021-07-02T21:33:00Z">
        <w:r w:rsidR="009958D1" w:rsidDel="00436625">
          <w:rPr>
            <w:sz w:val="23"/>
          </w:rPr>
          <w:delText>kev</w:delText>
        </w:r>
      </w:del>
      <w:r w:rsidR="009958D1">
        <w:rPr>
          <w:sz w:val="23"/>
        </w:rPr>
        <w:t xml:space="preserve"> </w:t>
      </w:r>
      <w:r w:rsidR="000E40D2">
        <w:rPr>
          <w:sz w:val="23"/>
        </w:rPr>
        <w:t>xav tau kev pab (</w:t>
      </w:r>
      <w:r w:rsidR="001C5A34">
        <w:rPr>
          <w:sz w:val="23"/>
        </w:rPr>
        <w:t xml:space="preserve">cov hluas niam qhuav txiv qhuav, Neeg Kawm Askiv, thiab cov tub ntxhais kawm </w:t>
      </w:r>
      <w:del w:id="9" w:author="Khamsaolee Xainhiaxang" w:date="2021-07-08T21:42:00Z">
        <w:r w:rsidR="001C5A34" w:rsidDel="00624CA0">
          <w:rPr>
            <w:sz w:val="23"/>
          </w:rPr>
          <w:delText>tau nyiaj tsawg</w:delText>
        </w:r>
      </w:del>
      <w:ins w:id="10" w:author="Khamsaolee Xainhiaxang" w:date="2021-07-08T21:42:00Z">
        <w:r w:rsidR="00DE6083">
          <w:rPr>
            <w:sz w:val="23"/>
          </w:rPr>
          <w:t xml:space="preserve"> txom n</w:t>
        </w:r>
        <w:r w:rsidR="00624CA0">
          <w:rPr>
            <w:sz w:val="23"/>
          </w:rPr>
          <w:t>yem</w:t>
        </w:r>
      </w:ins>
      <w:r w:rsidR="000E40D2">
        <w:rPr>
          <w:sz w:val="23"/>
        </w:rPr>
        <w:t>).</w:t>
      </w:r>
    </w:p>
    <w:p w14:paraId="5255AE7A" w14:textId="77777777" w:rsidR="00E43EF1" w:rsidRDefault="00E43EF1">
      <w:pPr>
        <w:pStyle w:val="BodyText"/>
        <w:rPr>
          <w:sz w:val="23"/>
        </w:rPr>
      </w:pPr>
    </w:p>
    <w:p w14:paraId="3C1352FE" w14:textId="68916064" w:rsidR="00E43EF1" w:rsidRDefault="000E40D2">
      <w:pPr>
        <w:pStyle w:val="Heading3"/>
        <w:spacing w:before="0"/>
        <w:ind w:left="135" w:right="135"/>
        <w:jc w:val="center"/>
      </w:pPr>
      <w:bookmarkStart w:id="11" w:name="Budget_Overview_for_the_2021-22_School_Y"/>
      <w:bookmarkEnd w:id="11"/>
      <w:r>
        <w:t xml:space="preserve">Pob Nyiaj </w:t>
      </w:r>
      <w:r w:rsidR="009F56D6">
        <w:t>Tag Nr</w:t>
      </w:r>
      <w:r w:rsidR="00F218C2">
        <w:t>h</w:t>
      </w:r>
      <w:r w:rsidR="009F56D6">
        <w:t>o</w:t>
      </w:r>
      <w:r>
        <w:t xml:space="preserve"> rau</w:t>
      </w:r>
      <w:r w:rsidR="009F56D6" w:rsidRPr="009F56D6">
        <w:t xml:space="preserve"> </w:t>
      </w:r>
      <w:r w:rsidR="009F56D6">
        <w:t>Xyoo Kawm Ntawv</w:t>
      </w:r>
      <w:r>
        <w:t xml:space="preserve"> 2021-22 </w:t>
      </w:r>
    </w:p>
    <w:p w14:paraId="4C63AE7E" w14:textId="38CC8FE5" w:rsidR="00E43EF1" w:rsidRDefault="0069739F">
      <w:pPr>
        <w:pStyle w:val="BodyText"/>
        <w:ind w:left="100"/>
        <w:rPr>
          <w:sz w:val="20"/>
        </w:rPr>
      </w:pPr>
      <w:r>
        <w:rPr>
          <w:noProof/>
          <w:sz w:val="20"/>
          <w:lang w:bidi="th-TH"/>
        </w:rPr>
        <mc:AlternateContent>
          <mc:Choice Requires="wps">
            <w:drawing>
              <wp:anchor distT="0" distB="0" distL="114300" distR="114300" simplePos="0" relativeHeight="252010496" behindDoc="0" locked="0" layoutInCell="1" allowOverlap="1" wp14:anchorId="08FFEC33" wp14:editId="04F1912D">
                <wp:simplePos x="0" y="0"/>
                <wp:positionH relativeFrom="column">
                  <wp:posOffset>763768</wp:posOffset>
                </wp:positionH>
                <wp:positionV relativeFrom="paragraph">
                  <wp:posOffset>2366870</wp:posOffset>
                </wp:positionV>
                <wp:extent cx="1157469" cy="300942"/>
                <wp:effectExtent l="0" t="0" r="24130" b="23495"/>
                <wp:wrapNone/>
                <wp:docPr id="483" name="Text Box 6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7469" cy="300942"/>
                        </a:xfrm>
                        <a:prstGeom prst="rect">
                          <a:avLst/>
                        </a:prstGeom>
                        <a:solidFill>
                          <a:schemeClr val="accent6">
                            <a:lumMod val="40000"/>
                            <a:lumOff val="60000"/>
                          </a:schemeClr>
                        </a:solidFill>
                        <a:ln w="9525">
                          <a:solidFill>
                            <a:schemeClr val="accent6">
                              <a:lumMod val="40000"/>
                              <a:lumOff val="60000"/>
                            </a:schemeClr>
                          </a:solidFill>
                          <a:miter lim="800000"/>
                          <a:headEnd/>
                          <a:tailEnd/>
                        </a:ln>
                      </wps:spPr>
                      <wps:txbx>
                        <w:txbxContent>
                          <w:p w14:paraId="5C3E2424" w14:textId="69FCF012" w:rsidR="00AD19E5" w:rsidRPr="0069739F" w:rsidRDefault="00AD19E5" w:rsidP="000E579D">
                            <w:pPr>
                              <w:rPr>
                                <w:sz w:val="12"/>
                                <w:szCs w:val="12"/>
                                <w:rPrChange w:id="12" w:author="Khamsaolee Xainhiaxang" w:date="2021-07-02T21:24:00Z">
                                  <w:rPr>
                                    <w:sz w:val="16"/>
                                    <w:szCs w:val="16"/>
                                  </w:rPr>
                                </w:rPrChange>
                              </w:rPr>
                            </w:pPr>
                            <w:r w:rsidRPr="0069739F">
                              <w:rPr>
                                <w:sz w:val="12"/>
                                <w:szCs w:val="12"/>
                                <w:rPrChange w:id="13" w:author="Khamsaolee Xainhiaxang" w:date="2021-07-02T21:24:00Z">
                                  <w:rPr>
                                    <w:sz w:val="16"/>
                                    <w:szCs w:val="16"/>
                                  </w:rPr>
                                </w:rPrChange>
                              </w:rPr>
                              <w:t>Lub xeev pob nyiaj tag nrho, $45,877,632,12%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FFEC33" id="Text Box 600" o:spid="_x0000_s1027" type="#_x0000_t202" style="position:absolute;left:0;text-align:left;margin-left:60.15pt;margin-top:186.35pt;width:91.15pt;height:23.7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" fillcolor="#fbd4b4 [1305]" strokecolor="#fbd4b4 [1305]">
                <v:textbox>
                  <w:txbxContent>
                    <w:p w14:paraId="5C3E2424" w14:textId="69FCF012" w:rsidR="00AD19E5" w:rsidRPr="0069739F" w:rsidRDefault="00AD19E5" w:rsidP="000E579D">
                      <w:pPr>
                        <w:rPr>
                          <w:sz w:val="12"/>
                          <w:szCs w:val="12"/>
                          <w:rPrChange w:id="14" w:author="Khamsaolee Xainhiaxang" w:date="2021-07-02T21:24:00Z">
                            <w:rPr>
                              <w:sz w:val="16"/>
                              <w:szCs w:val="16"/>
                            </w:rPr>
                          </w:rPrChange>
                        </w:rPr>
                      </w:pPr>
                      <w:r w:rsidRPr="0069739F">
                        <w:rPr>
                          <w:sz w:val="12"/>
                          <w:szCs w:val="12"/>
                          <w:rPrChange w:id="15" w:author="Khamsaolee Xainhiaxang" w:date="2021-07-02T21:24:00Z">
                            <w:rPr>
                              <w:sz w:val="16"/>
                              <w:szCs w:val="16"/>
                            </w:rPr>
                          </w:rPrChange>
                        </w:rPr>
                        <w:t>Lub xeev pob nyiaj tag nrho, $45,877,632,12%</w:t>
                      </w:r>
                    </w:p>
                  </w:txbxContent>
                </v:textbox>
              </v:shape>
            </w:pict>
          </mc:Fallback>
        </mc:AlternateContent>
      </w:r>
      <w:ins w:id="16" w:author="Khamsaolee Xainhiaxang" w:date="2021-07-02T21:12:00Z">
        <w:r>
          <w:rPr>
            <w:noProof/>
            <w:sz w:val="20"/>
            <w:lang w:bidi="th-TH"/>
          </w:rPr>
          <mc:AlternateContent>
            <mc:Choice Requires="wps">
              <w:drawing>
                <wp:anchor distT="0" distB="0" distL="114300" distR="114300" simplePos="0" relativeHeight="252020736" behindDoc="0" locked="0" layoutInCell="1" allowOverlap="1" wp14:anchorId="1EC637A2" wp14:editId="3135BC8D">
                  <wp:simplePos x="0" y="0"/>
                  <wp:positionH relativeFrom="column">
                    <wp:posOffset>428103</wp:posOffset>
                  </wp:positionH>
                  <wp:positionV relativeFrom="paragraph">
                    <wp:posOffset>2118455</wp:posOffset>
                  </wp:positionV>
                  <wp:extent cx="1556795" cy="208345"/>
                  <wp:effectExtent l="0" t="0" r="24765" b="20320"/>
                  <wp:wrapNone/>
                  <wp:docPr id="487" name="Text Box 6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6795" cy="208345"/>
                          </a:xfrm>
                          <a:prstGeom prst="rect">
                            <a:avLst/>
                          </a:prstGeom>
                          <a:solidFill>
                            <a:schemeClr val="accent3">
                              <a:lumMod val="60000"/>
                              <a:lumOff val="40000"/>
                            </a:schemeClr>
                          </a:solidFill>
                          <a:ln w="9525">
                            <a:solidFill>
                              <a:schemeClr val="accent6">
                                <a:lumMod val="40000"/>
                                <a:lumOff val="60000"/>
                              </a:schemeClr>
                            </a:solidFill>
                            <a:miter lim="800000"/>
                            <a:headEnd/>
                            <a:tailEnd/>
                          </a:ln>
                        </wps:spPr>
                        <wps:txbx>
                          <w:txbxContent>
                            <w:p w14:paraId="51FD7177" w14:textId="0610AFE3" w:rsidR="00AD19E5" w:rsidRPr="000F4194" w:rsidRDefault="00AD19E5" w:rsidP="00954CF3">
                              <w:pPr>
                                <w:rPr>
                                  <w:sz w:val="12"/>
                                  <w:szCs w:val="16"/>
                                  <w:rPrChange w:id="17" w:author="Khamsaolee Xainhiaxang" w:date="2021-07-02T21:22:00Z">
                                    <w:rPr>
                                      <w:sz w:val="16"/>
                                      <w:szCs w:val="16"/>
                                    </w:rPr>
                                  </w:rPrChange>
                                </w:rPr>
                              </w:pPr>
                              <w:del w:id="18" w:author="Khamsaolee Xainhiaxang" w:date="2021-07-02T21:12:00Z">
                                <w:r w:rsidRPr="000F4194" w:rsidDel="00954CF3">
                                  <w:rPr>
                                    <w:sz w:val="12"/>
                                    <w:szCs w:val="16"/>
                                    <w:rPrChange w:id="19" w:author="Khamsaolee Xainhiaxang" w:date="2021-07-02T21:22:00Z">
                                      <w:rPr>
                                        <w:sz w:val="16"/>
                                        <w:szCs w:val="16"/>
                                      </w:rPr>
                                    </w:rPrChange>
                                  </w:rPr>
                                  <w:delText>Lub xeev pob nyiaj tag nrho</w:delText>
                                </w:r>
                              </w:del>
                              <w:ins w:id="20" w:author="Khamsaolee Xainhiaxang" w:date="2021-07-02T21:18:00Z">
                                <w:r w:rsidRPr="000F4194">
                                  <w:rPr>
                                    <w:sz w:val="12"/>
                                    <w:szCs w:val="16"/>
                                    <w:rPrChange w:id="21" w:author="Khamsaolee Xainhiaxang" w:date="2021-07-02T21:22:00Z">
                                      <w:rPr>
                                        <w:sz w:val="16"/>
                                        <w:szCs w:val="16"/>
                                      </w:rPr>
                                    </w:rPrChange>
                                  </w:rPr>
                                  <w:t>Pob nyiaj haum zej zog</w:t>
                                </w:r>
                              </w:ins>
                              <w:del w:id="22" w:author="Khamsaolee Xainhiaxang" w:date="2021-07-02T21:18:00Z">
                                <w:r w:rsidRPr="000F4194" w:rsidDel="000F4194">
                                  <w:rPr>
                                    <w:sz w:val="12"/>
                                    <w:szCs w:val="16"/>
                                    <w:rPrChange w:id="23" w:author="Khamsaolee Xainhiaxang" w:date="2021-07-02T21:22:00Z">
                                      <w:rPr>
                                        <w:sz w:val="16"/>
                                        <w:szCs w:val="16"/>
                                      </w:rPr>
                                    </w:rPrChange>
                                  </w:rPr>
                                  <w:delText xml:space="preserve">, </w:delText>
                                </w:r>
                              </w:del>
                              <w:ins w:id="24" w:author="Khamsaolee Xainhiaxang" w:date="2021-07-02T21:16:00Z">
                                <w:r w:rsidRPr="000F4194">
                                  <w:rPr>
                                    <w:sz w:val="12"/>
                                    <w:szCs w:val="16"/>
                                    <w:rPrChange w:id="25" w:author="Khamsaolee Xainhiaxang" w:date="2021-07-02T21:22:00Z">
                                      <w:rPr>
                                        <w:sz w:val="16"/>
                                        <w:szCs w:val="16"/>
                                      </w:rPr>
                                    </w:rPrChange>
                                  </w:rPr>
                                  <w:t xml:space="preserve">, </w:t>
                                </w:r>
                              </w:ins>
                              <w:ins w:id="26" w:author="Khamsaolee Xainhiaxang" w:date="2021-07-02T21:19:00Z">
                                <w:r w:rsidRPr="000F4194">
                                  <w:rPr>
                                    <w:sz w:val="12"/>
                                    <w:szCs w:val="16"/>
                                    <w:rPrChange w:id="27" w:author="Khamsaolee Xainhiaxang" w:date="2021-07-02T21:22:00Z">
                                      <w:rPr>
                                        <w:sz w:val="16"/>
                                        <w:szCs w:val="16"/>
                                      </w:rPr>
                                    </w:rPrChange>
                                  </w:rPr>
                                  <w:t>$3,605,875; 1</w:t>
                                </w:r>
                              </w:ins>
                              <w:ins w:id="28" w:author="Khamsaolee Xainhiaxang" w:date="2021-07-02T21:16:00Z">
                                <w:r w:rsidRPr="000F4194">
                                  <w:rPr>
                                    <w:sz w:val="12"/>
                                    <w:szCs w:val="16"/>
                                    <w:rPrChange w:id="29" w:author="Khamsaolee Xainhiaxang" w:date="2021-07-02T21:22:00Z">
                                      <w:rPr>
                                        <w:sz w:val="16"/>
                                        <w:szCs w:val="16"/>
                                      </w:rPr>
                                    </w:rPrChange>
                                  </w:rPr>
                                  <w:t>%</w:t>
                                </w:r>
                              </w:ins>
                              <w:del w:id="30" w:author="Khamsaolee Xainhiaxang" w:date="2021-07-02T21:13:00Z">
                                <w:r w:rsidRPr="000F4194" w:rsidDel="000F4194">
                                  <w:rPr>
                                    <w:sz w:val="12"/>
                                    <w:szCs w:val="16"/>
                                    <w:rPrChange w:id="31" w:author="Khamsaolee Xainhiaxang" w:date="2021-07-02T21:22:00Z">
                                      <w:rPr>
                                        <w:sz w:val="16"/>
                                        <w:szCs w:val="16"/>
                                      </w:rPr>
                                    </w:rPrChange>
                                  </w:rPr>
                                  <w:delText>$45,877,632,12%</w:delText>
                                </w:r>
                              </w:del>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C637A2" id="_x0000_s1028" type="#_x0000_t202" style="position:absolute;left:0;text-align:left;margin-left:33.7pt;margin-top:166.8pt;width:122.6pt;height:16.4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" fillcolor="#c2d69b [1942]" strokecolor="#fbd4b4 [1305]">
                  <v:textbox>
                    <w:txbxContent>
                      <w:p w14:paraId="51FD7177" w14:textId="0610AFE3" w:rsidR="00AD19E5" w:rsidRPr="000F4194" w:rsidRDefault="00AD19E5" w:rsidP="00954CF3">
                        <w:pPr>
                          <w:rPr>
                            <w:sz w:val="12"/>
                            <w:szCs w:val="16"/>
                            <w:rPrChange w:id="32" w:author="Khamsaolee Xainhiaxang" w:date="2021-07-02T21:22:00Z">
                              <w:rPr>
                                <w:sz w:val="16"/>
                                <w:szCs w:val="16"/>
                              </w:rPr>
                            </w:rPrChange>
                          </w:rPr>
                        </w:pPr>
                        <w:del w:id="33" w:author="Khamsaolee Xainhiaxang" w:date="2021-07-02T21:12:00Z">
                          <w:r w:rsidRPr="000F4194" w:rsidDel="00954CF3">
                            <w:rPr>
                              <w:sz w:val="12"/>
                              <w:szCs w:val="16"/>
                              <w:rPrChange w:id="34" w:author="Khamsaolee Xainhiaxang" w:date="2021-07-02T21:22:00Z">
                                <w:rPr>
                                  <w:sz w:val="16"/>
                                  <w:szCs w:val="16"/>
                                </w:rPr>
                              </w:rPrChange>
                            </w:rPr>
                            <w:delText>Lub xeev pob nyiaj tag nrho</w:delText>
                          </w:r>
                        </w:del>
                        <w:ins w:id="35" w:author="Khamsaolee Xainhiaxang" w:date="2021-07-02T21:18:00Z">
                          <w:r w:rsidRPr="000F4194">
                            <w:rPr>
                              <w:sz w:val="12"/>
                              <w:szCs w:val="16"/>
                              <w:rPrChange w:id="36" w:author="Khamsaolee Xainhiaxang" w:date="2021-07-02T21:22:00Z">
                                <w:rPr>
                                  <w:sz w:val="16"/>
                                  <w:szCs w:val="16"/>
                                </w:rPr>
                              </w:rPrChange>
                            </w:rPr>
                            <w:t>Pob nyiaj haum zej zog</w:t>
                          </w:r>
                        </w:ins>
                        <w:del w:id="37" w:author="Khamsaolee Xainhiaxang" w:date="2021-07-02T21:18:00Z">
                          <w:r w:rsidRPr="000F4194" w:rsidDel="000F4194">
                            <w:rPr>
                              <w:sz w:val="12"/>
                              <w:szCs w:val="16"/>
                              <w:rPrChange w:id="38" w:author="Khamsaolee Xainhiaxang" w:date="2021-07-02T21:22:00Z">
                                <w:rPr>
                                  <w:sz w:val="16"/>
                                  <w:szCs w:val="16"/>
                                </w:rPr>
                              </w:rPrChange>
                            </w:rPr>
                            <w:delText xml:space="preserve">, </w:delText>
                          </w:r>
                        </w:del>
                        <w:ins w:id="39" w:author="Khamsaolee Xainhiaxang" w:date="2021-07-02T21:16:00Z">
                          <w:r w:rsidRPr="000F4194">
                            <w:rPr>
                              <w:sz w:val="12"/>
                              <w:szCs w:val="16"/>
                              <w:rPrChange w:id="40" w:author="Khamsaolee Xainhiaxang" w:date="2021-07-02T21:22:00Z">
                                <w:rPr>
                                  <w:sz w:val="16"/>
                                  <w:szCs w:val="16"/>
                                </w:rPr>
                              </w:rPrChange>
                            </w:rPr>
                            <w:t xml:space="preserve">, </w:t>
                          </w:r>
                        </w:ins>
                        <w:ins w:id="41" w:author="Khamsaolee Xainhiaxang" w:date="2021-07-02T21:19:00Z">
                          <w:r w:rsidRPr="000F4194">
                            <w:rPr>
                              <w:sz w:val="12"/>
                              <w:szCs w:val="16"/>
                              <w:rPrChange w:id="42" w:author="Khamsaolee Xainhiaxang" w:date="2021-07-02T21:22:00Z">
                                <w:rPr>
                                  <w:sz w:val="16"/>
                                  <w:szCs w:val="16"/>
                                </w:rPr>
                              </w:rPrChange>
                            </w:rPr>
                            <w:t>$3,605,875; 1</w:t>
                          </w:r>
                        </w:ins>
                        <w:ins w:id="43" w:author="Khamsaolee Xainhiaxang" w:date="2021-07-02T21:16:00Z">
                          <w:r w:rsidRPr="000F4194">
                            <w:rPr>
                              <w:sz w:val="12"/>
                              <w:szCs w:val="16"/>
                              <w:rPrChange w:id="44" w:author="Khamsaolee Xainhiaxang" w:date="2021-07-02T21:22:00Z">
                                <w:rPr>
                                  <w:sz w:val="16"/>
                                  <w:szCs w:val="16"/>
                                </w:rPr>
                              </w:rPrChange>
                            </w:rPr>
                            <w:t>%</w:t>
                          </w:r>
                        </w:ins>
                        <w:del w:id="45" w:author="Khamsaolee Xainhiaxang" w:date="2021-07-02T21:13:00Z">
                          <w:r w:rsidRPr="000F4194" w:rsidDel="000F4194">
                            <w:rPr>
                              <w:sz w:val="12"/>
                              <w:szCs w:val="16"/>
                              <w:rPrChange w:id="46" w:author="Khamsaolee Xainhiaxang" w:date="2021-07-02T21:22:00Z">
                                <w:rPr>
                                  <w:sz w:val="16"/>
                                  <w:szCs w:val="16"/>
                                </w:rPr>
                              </w:rPrChange>
                            </w:rPr>
                            <w:delText>$45,877,632,12%</w:delText>
                          </w:r>
                        </w:del>
                      </w:p>
                    </w:txbxContent>
                  </v:textbox>
                </v:shape>
              </w:pict>
            </mc:Fallback>
          </mc:AlternateContent>
        </w:r>
      </w:ins>
      <w:ins w:id="47" w:author="Khamsaolee Xainhiaxang" w:date="2021-07-02T21:17:00Z">
        <w:r>
          <w:rPr>
            <w:noProof/>
            <w:sz w:val="20"/>
            <w:lang w:bidi="th-TH"/>
          </w:rPr>
          <mc:AlternateContent>
            <mc:Choice Requires="wps">
              <w:drawing>
                <wp:anchor distT="0" distB="0" distL="114300" distR="114300" simplePos="0" relativeHeight="252022784" behindDoc="0" locked="0" layoutInCell="1" allowOverlap="1" wp14:anchorId="52749865" wp14:editId="0120EE97">
                  <wp:simplePos x="0" y="0"/>
                  <wp:positionH relativeFrom="column">
                    <wp:posOffset>983068</wp:posOffset>
                  </wp:positionH>
                  <wp:positionV relativeFrom="paragraph">
                    <wp:posOffset>1846307</wp:posOffset>
                  </wp:positionV>
                  <wp:extent cx="1082233" cy="265502"/>
                  <wp:effectExtent l="0" t="0" r="22860" b="20320"/>
                  <wp:wrapNone/>
                  <wp:docPr id="488" name="Text Box 6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233" cy="265502"/>
                          </a:xfrm>
                          <a:prstGeom prst="rect">
                            <a:avLst/>
                          </a:prstGeom>
                          <a:solidFill>
                            <a:srgbClr val="F8F1BA"/>
                          </a:solidFill>
                          <a:ln w="9525">
                            <a:solidFill>
                              <a:schemeClr val="accent6">
                                <a:lumMod val="40000"/>
                                <a:lumOff val="60000"/>
                              </a:schemeClr>
                            </a:solidFill>
                            <a:miter lim="800000"/>
                            <a:headEnd/>
                            <a:tailEnd/>
                          </a:ln>
                        </wps:spPr>
                        <wps:txbx>
                          <w:txbxContent>
                            <w:p w14:paraId="5559AFBB" w14:textId="77777777" w:rsidR="00AD19E5" w:rsidRPr="000F4194" w:rsidRDefault="00AD19E5" w:rsidP="000F4194">
                              <w:pPr>
                                <w:rPr>
                                  <w:sz w:val="12"/>
                                  <w:szCs w:val="12"/>
                                  <w:rPrChange w:id="48" w:author="Khamsaolee Xainhiaxang" w:date="2021-07-02T21:23:00Z">
                                    <w:rPr>
                                      <w:sz w:val="16"/>
                                      <w:szCs w:val="16"/>
                                    </w:rPr>
                                  </w:rPrChange>
                                </w:rPr>
                              </w:pPr>
                              <w:del w:id="49" w:author="Khamsaolee Xainhiaxang" w:date="2021-07-02T21:12:00Z">
                                <w:r w:rsidRPr="000F4194" w:rsidDel="00954CF3">
                                  <w:rPr>
                                    <w:sz w:val="12"/>
                                    <w:szCs w:val="12"/>
                                    <w:rPrChange w:id="50" w:author="Khamsaolee Xainhiaxang" w:date="2021-07-02T21:23:00Z">
                                      <w:rPr>
                                        <w:sz w:val="16"/>
                                        <w:szCs w:val="16"/>
                                      </w:rPr>
                                    </w:rPrChange>
                                  </w:rPr>
                                  <w:delText>Lub xeev pob nyiaj tag nrho</w:delText>
                                </w:r>
                              </w:del>
                              <w:ins w:id="51" w:author="Khamsaolee Xainhiaxang" w:date="2021-07-02T21:12:00Z">
                                <w:r w:rsidRPr="000F4194">
                                  <w:rPr>
                                    <w:sz w:val="12"/>
                                    <w:szCs w:val="12"/>
                                    <w:rPrChange w:id="52" w:author="Khamsaolee Xainhiaxang" w:date="2021-07-02T21:23:00Z">
                                      <w:rPr>
                                        <w:sz w:val="16"/>
                                        <w:szCs w:val="16"/>
                                      </w:rPr>
                                    </w:rPrChange>
                                  </w:rPr>
                                  <w:t>Po</w:t>
                                </w:r>
                              </w:ins>
                              <w:ins w:id="53" w:author="Khamsaolee Xainhiaxang" w:date="2021-07-02T21:13:00Z">
                                <w:r w:rsidRPr="000F4194">
                                  <w:rPr>
                                    <w:sz w:val="12"/>
                                    <w:szCs w:val="12"/>
                                    <w:rPrChange w:id="54" w:author="Khamsaolee Xainhiaxang" w:date="2021-07-02T21:23:00Z">
                                      <w:rPr>
                                        <w:sz w:val="16"/>
                                        <w:szCs w:val="16"/>
                                      </w:rPr>
                                    </w:rPrChange>
                                  </w:rPr>
                                  <w:t>b Nyiaj los ntawn tsoom fw</w:t>
                                </w:r>
                              </w:ins>
                              <w:ins w:id="55" w:author="Khamsaolee Xainhiaxang" w:date="2021-07-02T21:15:00Z">
                                <w:r w:rsidRPr="000F4194">
                                  <w:rPr>
                                    <w:sz w:val="12"/>
                                    <w:szCs w:val="12"/>
                                    <w:rPrChange w:id="56" w:author="Khamsaolee Xainhiaxang" w:date="2021-07-02T21:23:00Z">
                                      <w:rPr>
                                        <w:sz w:val="16"/>
                                        <w:szCs w:val="16"/>
                                      </w:rPr>
                                    </w:rPrChange>
                                  </w:rPr>
                                  <w:t>v</w:t>
                                </w:r>
                              </w:ins>
                              <w:r w:rsidRPr="000F4194">
                                <w:rPr>
                                  <w:sz w:val="12"/>
                                  <w:szCs w:val="12"/>
                                  <w:rPrChange w:id="57" w:author="Khamsaolee Xainhiaxang" w:date="2021-07-02T21:23:00Z">
                                    <w:rPr>
                                      <w:sz w:val="16"/>
                                      <w:szCs w:val="16"/>
                                    </w:rPr>
                                  </w:rPrChange>
                                </w:rPr>
                                <w:t>,</w:t>
                              </w:r>
                              <w:ins w:id="58" w:author="Khamsaolee Xainhiaxang" w:date="2021-07-02T21:15:00Z">
                                <w:r w:rsidRPr="000F4194">
                                  <w:rPr>
                                    <w:sz w:val="12"/>
                                    <w:szCs w:val="12"/>
                                    <w:rPrChange w:id="59" w:author="Khamsaolee Xainhiaxang" w:date="2021-07-02T21:23:00Z">
                                      <w:rPr>
                                        <w:sz w:val="16"/>
                                        <w:szCs w:val="16"/>
                                      </w:rPr>
                                    </w:rPrChange>
                                  </w:rPr>
                                  <w:t>$28,691,258</w:t>
                                </w:r>
                              </w:ins>
                              <w:r w:rsidRPr="000F4194">
                                <w:rPr>
                                  <w:sz w:val="12"/>
                                  <w:szCs w:val="12"/>
                                  <w:rPrChange w:id="60" w:author="Khamsaolee Xainhiaxang" w:date="2021-07-02T21:23:00Z">
                                    <w:rPr>
                                      <w:sz w:val="16"/>
                                      <w:szCs w:val="16"/>
                                    </w:rPr>
                                  </w:rPrChange>
                                </w:rPr>
                                <w:t xml:space="preserve"> </w:t>
                              </w:r>
                              <w:ins w:id="61" w:author="Khamsaolee Xainhiaxang" w:date="2021-07-02T21:16:00Z">
                                <w:r w:rsidRPr="000F4194">
                                  <w:rPr>
                                    <w:sz w:val="12"/>
                                    <w:szCs w:val="12"/>
                                    <w:rPrChange w:id="62" w:author="Khamsaolee Xainhiaxang" w:date="2021-07-02T21:23:00Z">
                                      <w:rPr>
                                        <w:sz w:val="16"/>
                                        <w:szCs w:val="16"/>
                                      </w:rPr>
                                    </w:rPrChange>
                                  </w:rPr>
                                  <w:t>, 8%</w:t>
                                </w:r>
                              </w:ins>
                              <w:del w:id="63" w:author="Khamsaolee Xainhiaxang" w:date="2021-07-02T21:13:00Z">
                                <w:r w:rsidRPr="000F4194" w:rsidDel="000F4194">
                                  <w:rPr>
                                    <w:sz w:val="12"/>
                                    <w:szCs w:val="12"/>
                                    <w:rPrChange w:id="64" w:author="Khamsaolee Xainhiaxang" w:date="2021-07-02T21:23:00Z">
                                      <w:rPr>
                                        <w:sz w:val="16"/>
                                        <w:szCs w:val="16"/>
                                      </w:rPr>
                                    </w:rPrChange>
                                  </w:rPr>
                                  <w:delText>$45,877,632,12%</w:delText>
                                </w:r>
                              </w:del>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49865" id="_x0000_s1029" type="#_x0000_t202" style="position:absolute;left:0;text-align:left;margin-left:77.4pt;margin-top:145.4pt;width:85.2pt;height:20.9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" fillcolor="#f8f1ba" strokecolor="#fbd4b4 [1305]">
                  <v:textbox>
                    <w:txbxContent>
                      <w:p w14:paraId="5559AFBB" w14:textId="77777777" w:rsidR="00AD19E5" w:rsidRPr="000F4194" w:rsidRDefault="00AD19E5" w:rsidP="000F4194">
                        <w:pPr>
                          <w:rPr>
                            <w:sz w:val="12"/>
                            <w:szCs w:val="12"/>
                            <w:rPrChange w:id="65" w:author="Khamsaolee Xainhiaxang" w:date="2021-07-02T21:23:00Z">
                              <w:rPr>
                                <w:sz w:val="16"/>
                                <w:szCs w:val="16"/>
                              </w:rPr>
                            </w:rPrChange>
                          </w:rPr>
                        </w:pPr>
                        <w:del w:id="66" w:author="Khamsaolee Xainhiaxang" w:date="2021-07-02T21:12:00Z">
                          <w:r w:rsidRPr="000F4194" w:rsidDel="00954CF3">
                            <w:rPr>
                              <w:sz w:val="12"/>
                              <w:szCs w:val="12"/>
                              <w:rPrChange w:id="67" w:author="Khamsaolee Xainhiaxang" w:date="2021-07-02T21:23:00Z">
                                <w:rPr>
                                  <w:sz w:val="16"/>
                                  <w:szCs w:val="16"/>
                                </w:rPr>
                              </w:rPrChange>
                            </w:rPr>
                            <w:delText>Lub xeev pob nyiaj tag nrho</w:delText>
                          </w:r>
                        </w:del>
                        <w:ins w:id="68" w:author="Khamsaolee Xainhiaxang" w:date="2021-07-02T21:12:00Z">
                          <w:r w:rsidRPr="000F4194">
                            <w:rPr>
                              <w:sz w:val="12"/>
                              <w:szCs w:val="12"/>
                              <w:rPrChange w:id="69" w:author="Khamsaolee Xainhiaxang" w:date="2021-07-02T21:23:00Z">
                                <w:rPr>
                                  <w:sz w:val="16"/>
                                  <w:szCs w:val="16"/>
                                </w:rPr>
                              </w:rPrChange>
                            </w:rPr>
                            <w:t>Po</w:t>
                          </w:r>
                        </w:ins>
                        <w:ins w:id="70" w:author="Khamsaolee Xainhiaxang" w:date="2021-07-02T21:13:00Z">
                          <w:r w:rsidRPr="000F4194">
                            <w:rPr>
                              <w:sz w:val="12"/>
                              <w:szCs w:val="12"/>
                              <w:rPrChange w:id="71" w:author="Khamsaolee Xainhiaxang" w:date="2021-07-02T21:23:00Z">
                                <w:rPr>
                                  <w:sz w:val="16"/>
                                  <w:szCs w:val="16"/>
                                </w:rPr>
                              </w:rPrChange>
                            </w:rPr>
                            <w:t>b Nyiaj los ntawn tsoom fw</w:t>
                          </w:r>
                        </w:ins>
                        <w:ins w:id="72" w:author="Khamsaolee Xainhiaxang" w:date="2021-07-02T21:15:00Z">
                          <w:r w:rsidRPr="000F4194">
                            <w:rPr>
                              <w:sz w:val="12"/>
                              <w:szCs w:val="12"/>
                              <w:rPrChange w:id="73" w:author="Khamsaolee Xainhiaxang" w:date="2021-07-02T21:23:00Z">
                                <w:rPr>
                                  <w:sz w:val="16"/>
                                  <w:szCs w:val="16"/>
                                </w:rPr>
                              </w:rPrChange>
                            </w:rPr>
                            <w:t>v</w:t>
                          </w:r>
                        </w:ins>
                        <w:r w:rsidRPr="000F4194">
                          <w:rPr>
                            <w:sz w:val="12"/>
                            <w:szCs w:val="12"/>
                            <w:rPrChange w:id="74" w:author="Khamsaolee Xainhiaxang" w:date="2021-07-02T21:23:00Z">
                              <w:rPr>
                                <w:sz w:val="16"/>
                                <w:szCs w:val="16"/>
                              </w:rPr>
                            </w:rPrChange>
                          </w:rPr>
                          <w:t>,</w:t>
                        </w:r>
                        <w:ins w:id="75" w:author="Khamsaolee Xainhiaxang" w:date="2021-07-02T21:15:00Z">
                          <w:r w:rsidRPr="000F4194">
                            <w:rPr>
                              <w:sz w:val="12"/>
                              <w:szCs w:val="12"/>
                              <w:rPrChange w:id="76" w:author="Khamsaolee Xainhiaxang" w:date="2021-07-02T21:23:00Z">
                                <w:rPr>
                                  <w:sz w:val="16"/>
                                  <w:szCs w:val="16"/>
                                </w:rPr>
                              </w:rPrChange>
                            </w:rPr>
                            <w:t>$28,691,258</w:t>
                          </w:r>
                        </w:ins>
                        <w:r w:rsidRPr="000F4194">
                          <w:rPr>
                            <w:sz w:val="12"/>
                            <w:szCs w:val="12"/>
                            <w:rPrChange w:id="77" w:author="Khamsaolee Xainhiaxang" w:date="2021-07-02T21:23:00Z">
                              <w:rPr>
                                <w:sz w:val="16"/>
                                <w:szCs w:val="16"/>
                              </w:rPr>
                            </w:rPrChange>
                          </w:rPr>
                          <w:t xml:space="preserve"> </w:t>
                        </w:r>
                        <w:ins w:id="78" w:author="Khamsaolee Xainhiaxang" w:date="2021-07-02T21:16:00Z">
                          <w:r w:rsidRPr="000F4194">
                            <w:rPr>
                              <w:sz w:val="12"/>
                              <w:szCs w:val="12"/>
                              <w:rPrChange w:id="79" w:author="Khamsaolee Xainhiaxang" w:date="2021-07-02T21:23:00Z">
                                <w:rPr>
                                  <w:sz w:val="16"/>
                                  <w:szCs w:val="16"/>
                                </w:rPr>
                              </w:rPrChange>
                            </w:rPr>
                            <w:t>, 8%</w:t>
                          </w:r>
                        </w:ins>
                        <w:del w:id="80" w:author="Khamsaolee Xainhiaxang" w:date="2021-07-02T21:13:00Z">
                          <w:r w:rsidRPr="000F4194" w:rsidDel="000F4194">
                            <w:rPr>
                              <w:sz w:val="12"/>
                              <w:szCs w:val="12"/>
                              <w:rPrChange w:id="81" w:author="Khamsaolee Xainhiaxang" w:date="2021-07-02T21:23:00Z">
                                <w:rPr>
                                  <w:sz w:val="16"/>
                                  <w:szCs w:val="16"/>
                                </w:rPr>
                              </w:rPrChange>
                            </w:rPr>
                            <w:delText>$45,877,632,12%</w:delText>
                          </w:r>
                        </w:del>
                      </w:p>
                    </w:txbxContent>
                  </v:textbox>
                </v:shape>
              </w:pict>
            </mc:Fallback>
          </mc:AlternateContent>
        </w:r>
      </w:ins>
      <w:r w:rsidR="00B672F4">
        <w:rPr>
          <w:noProof/>
          <w:sz w:val="20"/>
          <w:lang w:bidi="th-TH"/>
        </w:rPr>
        <mc:AlternateContent>
          <mc:Choice Requires="wps">
            <w:drawing>
              <wp:anchor distT="0" distB="0" distL="114300" distR="114300" simplePos="0" relativeHeight="252012544" behindDoc="0" locked="0" layoutInCell="1" allowOverlap="1" wp14:anchorId="08FFEC33" wp14:editId="73B1E7D2">
                <wp:simplePos x="0" y="0"/>
                <wp:positionH relativeFrom="column">
                  <wp:posOffset>5238750</wp:posOffset>
                </wp:positionH>
                <wp:positionV relativeFrom="paragraph">
                  <wp:posOffset>2098040</wp:posOffset>
                </wp:positionV>
                <wp:extent cx="1054100" cy="415290"/>
                <wp:effectExtent l="0" t="0" r="0" b="0"/>
                <wp:wrapNone/>
                <wp:docPr id="485" name="Text Box 6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415290"/>
                        </a:xfrm>
                        <a:prstGeom prst="rect">
                          <a:avLst/>
                        </a:prstGeom>
                        <a:solidFill>
                          <a:schemeClr val="tx2">
                            <a:lumMod val="40000"/>
                            <a:lumOff val="60000"/>
                          </a:schemeClr>
                        </a:solidFill>
                        <a:ln w="9525">
                          <a:solidFill>
                            <a:schemeClr val="tx2">
                              <a:lumMod val="40000"/>
                              <a:lumOff val="60000"/>
                            </a:schemeClr>
                          </a:solidFill>
                          <a:miter lim="800000"/>
                          <a:headEnd/>
                          <a:tailEnd/>
                        </a:ln>
                      </wps:spPr>
                      <wps:txbx>
                        <w:txbxContent>
                          <w:p w14:paraId="30CDD604" w14:textId="4EB7A0CE" w:rsidR="00AD19E5" w:rsidRPr="00697235" w:rsidRDefault="00AD19E5" w:rsidP="00697235">
                            <w:pPr>
                              <w:jc w:val="center"/>
                              <w:rPr>
                                <w:sz w:val="14"/>
                                <w:szCs w:val="14"/>
                              </w:rPr>
                            </w:pPr>
                            <w:r w:rsidRPr="00073442">
                              <w:rPr>
                                <w:sz w:val="14"/>
                                <w:szCs w:val="14"/>
                              </w:rPr>
                              <w:t xml:space="preserve">tag nrho lwm </w:t>
                            </w:r>
                            <w:r>
                              <w:rPr>
                                <w:sz w:val="14"/>
                                <w:szCs w:val="14"/>
                              </w:rPr>
                              <w:t>pob</w:t>
                            </w:r>
                            <w:r w:rsidRPr="00073442">
                              <w:rPr>
                                <w:sz w:val="14"/>
                                <w:szCs w:val="14"/>
                              </w:rPr>
                              <w:t xml:space="preserve"> nyiaj LCFF, $ 221,712,715,60%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FFEC33" id="Text Box 604" o:spid="_x0000_s1030" type="#_x0000_t202" style="position:absolute;left:0;text-align:left;margin-left:412.5pt;margin-top:165.2pt;width:83pt;height:32.7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" fillcolor="#8db3e2 [1311]" strokecolor="#8db3e2 [1311]">
                <v:textbox>
                  <w:txbxContent>
                    <w:p w14:paraId="30CDD604" w14:textId="4EB7A0CE" w:rsidR="00AD19E5" w:rsidRPr="00697235" w:rsidRDefault="00AD19E5" w:rsidP="00697235">
                      <w:pPr>
                        <w:jc w:val="center"/>
                        <w:rPr>
                          <w:sz w:val="14"/>
                          <w:szCs w:val="14"/>
                        </w:rPr>
                      </w:pPr>
                      <w:r w:rsidRPr="00073442">
                        <w:rPr>
                          <w:sz w:val="14"/>
                          <w:szCs w:val="14"/>
                        </w:rPr>
                        <w:t xml:space="preserve">tag nrho lwm </w:t>
                      </w:r>
                      <w:r>
                        <w:rPr>
                          <w:sz w:val="14"/>
                          <w:szCs w:val="14"/>
                        </w:rPr>
                        <w:t>pob</w:t>
                      </w:r>
                      <w:r w:rsidRPr="00073442">
                        <w:rPr>
                          <w:sz w:val="14"/>
                          <w:szCs w:val="14"/>
                        </w:rPr>
                        <w:t xml:space="preserve"> nyiaj LCFF, $ 221,712,715,60%</w:t>
                      </w:r>
                    </w:p>
                  </w:txbxContent>
                </v:textbox>
              </v:shape>
            </w:pict>
          </mc:Fallback>
        </mc:AlternateContent>
      </w:r>
      <w:r w:rsidR="00B672F4">
        <w:rPr>
          <w:noProof/>
          <w:sz w:val="20"/>
          <w:lang w:bidi="th-TH"/>
        </w:rPr>
        <mc:AlternateContent>
          <mc:Choice Requires="wps">
            <w:drawing>
              <wp:anchor distT="0" distB="0" distL="114300" distR="114300" simplePos="0" relativeHeight="252011520" behindDoc="0" locked="0" layoutInCell="1" allowOverlap="1" wp14:anchorId="08FFEC33" wp14:editId="160B7CB0">
                <wp:simplePos x="0" y="0"/>
                <wp:positionH relativeFrom="column">
                  <wp:posOffset>3924300</wp:posOffset>
                </wp:positionH>
                <wp:positionV relativeFrom="paragraph">
                  <wp:posOffset>2040890</wp:posOffset>
                </wp:positionV>
                <wp:extent cx="1054100" cy="415290"/>
                <wp:effectExtent l="0" t="0" r="0" b="0"/>
                <wp:wrapNone/>
                <wp:docPr id="484" name="Text Box 6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415290"/>
                        </a:xfrm>
                        <a:prstGeom prst="rect">
                          <a:avLst/>
                        </a:prstGeom>
                        <a:solidFill>
                          <a:schemeClr val="accent1">
                            <a:lumMod val="20000"/>
                            <a:lumOff val="80000"/>
                          </a:schemeClr>
                        </a:solidFill>
                        <a:ln w="9525">
                          <a:solidFill>
                            <a:schemeClr val="accent1">
                              <a:lumMod val="20000"/>
                              <a:lumOff val="80000"/>
                            </a:schemeClr>
                          </a:solidFill>
                          <a:miter lim="800000"/>
                          <a:headEnd/>
                          <a:tailEnd/>
                        </a:ln>
                      </wps:spPr>
                      <wps:txbx>
                        <w:txbxContent>
                          <w:p w14:paraId="6FD9E66B" w14:textId="77777777" w:rsidR="00AD19E5" w:rsidRPr="00697235" w:rsidRDefault="00AD19E5" w:rsidP="00697235">
                            <w:pPr>
                              <w:jc w:val="center"/>
                              <w:rPr>
                                <w:sz w:val="14"/>
                                <w:szCs w:val="14"/>
                              </w:rPr>
                            </w:pPr>
                            <w:r w:rsidRPr="00697235">
                              <w:rPr>
                                <w:sz w:val="14"/>
                                <w:szCs w:val="14"/>
                              </w:rPr>
                              <w:t>nyiaj pab ntxiv &amp; cov nyiaj pub rau,</w:t>
                            </w:r>
                          </w:p>
                          <w:p w14:paraId="6B538B57" w14:textId="156981B9" w:rsidR="00AD19E5" w:rsidRPr="00697235" w:rsidRDefault="00AD19E5" w:rsidP="00697235">
                            <w:pPr>
                              <w:jc w:val="center"/>
                              <w:rPr>
                                <w:sz w:val="14"/>
                                <w:szCs w:val="14"/>
                              </w:rPr>
                            </w:pPr>
                            <w:r w:rsidRPr="00697235">
                              <w:rPr>
                                <w:sz w:val="14"/>
                                <w:szCs w:val="14"/>
                              </w:rPr>
                              <w:t>$ 69,958,036, 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FFEC33" id="Text Box 603" o:spid="_x0000_s1031" type="#_x0000_t202" style="position:absolute;left:0;text-align:left;margin-left:309pt;margin-top:160.7pt;width:83pt;height:32.7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" fillcolor="#dbe5f1 [660]" strokecolor="#dbe5f1 [660]">
                <v:textbox>
                  <w:txbxContent>
                    <w:p w14:paraId="6FD9E66B" w14:textId="77777777" w:rsidR="00AD19E5" w:rsidRPr="00697235" w:rsidRDefault="00AD19E5" w:rsidP="00697235">
                      <w:pPr>
                        <w:jc w:val="center"/>
                        <w:rPr>
                          <w:sz w:val="14"/>
                          <w:szCs w:val="14"/>
                        </w:rPr>
                      </w:pPr>
                      <w:r w:rsidRPr="00697235">
                        <w:rPr>
                          <w:sz w:val="14"/>
                          <w:szCs w:val="14"/>
                        </w:rPr>
                        <w:t>nyiaj pab ntxiv &amp; cov nyiaj pub rau,</w:t>
                      </w:r>
                    </w:p>
                    <w:p w14:paraId="6B538B57" w14:textId="156981B9" w:rsidR="00AD19E5" w:rsidRPr="00697235" w:rsidRDefault="00AD19E5" w:rsidP="00697235">
                      <w:pPr>
                        <w:jc w:val="center"/>
                        <w:rPr>
                          <w:sz w:val="14"/>
                          <w:szCs w:val="14"/>
                        </w:rPr>
                      </w:pPr>
                      <w:r w:rsidRPr="00697235">
                        <w:rPr>
                          <w:sz w:val="14"/>
                          <w:szCs w:val="14"/>
                        </w:rPr>
                        <w:t>$ 69,958,036, 19%</w:t>
                      </w:r>
                    </w:p>
                  </w:txbxContent>
                </v:textbox>
              </v:shape>
            </w:pict>
          </mc:Fallback>
        </mc:AlternateContent>
      </w:r>
      <w:r w:rsidR="00B672F4">
        <w:rPr>
          <w:noProof/>
          <w:sz w:val="20"/>
          <w:lang w:bidi="th-TH"/>
        </w:rPr>
        <mc:AlternateContent>
          <mc:Choice Requires="wps">
            <w:drawing>
              <wp:anchor distT="0" distB="0" distL="114300" distR="114300" simplePos="0" relativeHeight="252009472" behindDoc="0" locked="0" layoutInCell="1" allowOverlap="1" wp14:anchorId="08FFEC33" wp14:editId="32236D9B">
                <wp:simplePos x="0" y="0"/>
                <wp:positionH relativeFrom="column">
                  <wp:posOffset>2273300</wp:posOffset>
                </wp:positionH>
                <wp:positionV relativeFrom="paragraph">
                  <wp:posOffset>1979930</wp:posOffset>
                </wp:positionV>
                <wp:extent cx="1284605" cy="544195"/>
                <wp:effectExtent l="0" t="0" r="0" b="0"/>
                <wp:wrapNone/>
                <wp:docPr id="482" name="Text Box 5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4605" cy="544195"/>
                        </a:xfrm>
                        <a:prstGeom prst="rect">
                          <a:avLst/>
                        </a:prstGeom>
                        <a:solidFill>
                          <a:schemeClr val="tx2">
                            <a:lumMod val="20000"/>
                            <a:lumOff val="80000"/>
                          </a:schemeClr>
                        </a:solidFill>
                        <a:ln w="9525">
                          <a:solidFill>
                            <a:schemeClr val="tx2">
                              <a:lumMod val="20000"/>
                              <a:lumOff val="80000"/>
                            </a:schemeClr>
                          </a:solidFill>
                          <a:miter lim="800000"/>
                          <a:headEnd/>
                          <a:tailEnd/>
                        </a:ln>
                      </wps:spPr>
                      <wps:txbx>
                        <w:txbxContent>
                          <w:p w14:paraId="0BB3274A" w14:textId="1CEB0F2D" w:rsidR="00AD19E5" w:rsidRPr="000E616F" w:rsidRDefault="00AD19E5" w:rsidP="00241CD3">
                            <w:pPr>
                              <w:jc w:val="center"/>
                              <w:rPr>
                                <w:sz w:val="18"/>
                                <w:szCs w:val="18"/>
                              </w:rPr>
                            </w:pPr>
                            <w:r w:rsidRPr="000E616F">
                              <w:rPr>
                                <w:sz w:val="18"/>
                                <w:szCs w:val="18"/>
                              </w:rPr>
                              <w:t>LCFF Pob nyiaj tag nrho $291,670,751</w:t>
                            </w:r>
                          </w:p>
                          <w:p w14:paraId="00B1FFA7" w14:textId="6F0CBFC6" w:rsidR="00AD19E5" w:rsidRPr="000E616F" w:rsidRDefault="00AD19E5" w:rsidP="00241CD3">
                            <w:pPr>
                              <w:jc w:val="center"/>
                              <w:rPr>
                                <w:sz w:val="18"/>
                                <w:szCs w:val="18"/>
                              </w:rPr>
                            </w:pPr>
                            <w:r w:rsidRPr="000E616F">
                              <w:rPr>
                                <w:sz w:val="18"/>
                                <w:szCs w:val="18"/>
                              </w:rPr>
                              <w:t>79%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FFEC33" id="Text Box 599" o:spid="_x0000_s1032" type="#_x0000_t202" style="position:absolute;left:0;text-align:left;margin-left:179pt;margin-top:155.9pt;width:101.15pt;height:42.8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" fillcolor="#c6d9f1 [671]" strokecolor="#c6d9f1 [671]">
                <v:textbox>
                  <w:txbxContent>
                    <w:p w14:paraId="0BB3274A" w14:textId="1CEB0F2D" w:rsidR="00AD19E5" w:rsidRPr="000E616F" w:rsidRDefault="00AD19E5" w:rsidP="00241CD3">
                      <w:pPr>
                        <w:jc w:val="center"/>
                        <w:rPr>
                          <w:sz w:val="18"/>
                          <w:szCs w:val="18"/>
                        </w:rPr>
                      </w:pPr>
                      <w:r w:rsidRPr="000E616F">
                        <w:rPr>
                          <w:sz w:val="18"/>
                          <w:szCs w:val="18"/>
                        </w:rPr>
                        <w:t>LCFF Pob nyiaj tag nrho $291,670,751</w:t>
                      </w:r>
                    </w:p>
                    <w:p w14:paraId="00B1FFA7" w14:textId="6F0CBFC6" w:rsidR="00AD19E5" w:rsidRPr="000E616F" w:rsidRDefault="00AD19E5" w:rsidP="00241CD3">
                      <w:pPr>
                        <w:jc w:val="center"/>
                        <w:rPr>
                          <w:sz w:val="18"/>
                          <w:szCs w:val="18"/>
                        </w:rPr>
                      </w:pPr>
                      <w:r w:rsidRPr="000E616F">
                        <w:rPr>
                          <w:sz w:val="18"/>
                          <w:szCs w:val="18"/>
                        </w:rPr>
                        <w:t>79%</w:t>
                      </w:r>
                    </w:p>
                  </w:txbxContent>
                </v:textbox>
              </v:shape>
            </w:pict>
          </mc:Fallback>
        </mc:AlternateContent>
      </w:r>
      <w:r w:rsidR="00B672F4">
        <w:rPr>
          <w:noProof/>
          <w:sz w:val="20"/>
          <w:lang w:bidi="th-TH"/>
        </w:rPr>
        <mc:AlternateContent>
          <mc:Choice Requires="wps">
            <w:drawing>
              <wp:anchor distT="0" distB="0" distL="114300" distR="114300" simplePos="0" relativeHeight="252008448" behindDoc="0" locked="0" layoutInCell="1" allowOverlap="1" wp14:anchorId="29ACA4F9" wp14:editId="3B7DF39E">
                <wp:simplePos x="0" y="0"/>
                <wp:positionH relativeFrom="column">
                  <wp:posOffset>1543685</wp:posOffset>
                </wp:positionH>
                <wp:positionV relativeFrom="paragraph">
                  <wp:posOffset>97155</wp:posOffset>
                </wp:positionV>
                <wp:extent cx="3799205" cy="315595"/>
                <wp:effectExtent l="0" t="0" r="0" b="0"/>
                <wp:wrapNone/>
                <wp:docPr id="481" name="Text Box 5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9205" cy="315595"/>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14:paraId="73DB8D12" w14:textId="1AC98672" w:rsidR="00AD19E5" w:rsidRPr="00710AE8" w:rsidRDefault="00AD19E5">
                            <w:pPr>
                              <w:rPr>
                                <w:b/>
                                <w:bCs/>
                                <w:sz w:val="24"/>
                                <w:szCs w:val="24"/>
                              </w:rPr>
                            </w:pPr>
                            <w:r w:rsidRPr="00710AE8">
                              <w:rPr>
                                <w:b/>
                                <w:bCs/>
                                <w:sz w:val="24"/>
                                <w:szCs w:val="24"/>
                              </w:rPr>
                              <w:t>Pob Nyiaj Uas Tau Los Ntawm Cov Peev Txheej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ACA4F9" id="Text Box 598" o:spid="_x0000_s1033" type="#_x0000_t202" style="position:absolute;left:0;text-align:left;margin-left:121.55pt;margin-top:7.65pt;width:299.15pt;height:24.8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" fillcolor="white [3212]" strokecolor="white [3212]">
                <v:textbox>
                  <w:txbxContent>
                    <w:p w14:paraId="73DB8D12" w14:textId="1AC98672" w:rsidR="00AD19E5" w:rsidRPr="00710AE8" w:rsidRDefault="00AD19E5">
                      <w:pPr>
                        <w:rPr>
                          <w:b/>
                          <w:bCs/>
                          <w:sz w:val="24"/>
                          <w:szCs w:val="24"/>
                        </w:rPr>
                      </w:pPr>
                      <w:r w:rsidRPr="00710AE8">
                        <w:rPr>
                          <w:b/>
                          <w:bCs/>
                          <w:sz w:val="24"/>
                          <w:szCs w:val="24"/>
                        </w:rPr>
                        <w:t>Pob Nyiaj Uas Tau Los Ntawm Cov Peev Txheej</w:t>
                      </w:r>
                    </w:p>
                  </w:txbxContent>
                </v:textbox>
              </v:shape>
            </w:pict>
          </mc:Fallback>
        </mc:AlternateContent>
      </w:r>
      <w:r w:rsidR="000E40D2">
        <w:rPr>
          <w:noProof/>
          <w:sz w:val="20"/>
          <w:lang w:bidi="th-TH"/>
        </w:rPr>
        <w:drawing>
          <wp:inline distT="0" distB="0" distL="0" distR="0" wp14:anchorId="11BFC932" wp14:editId="05964CE6">
            <wp:extent cx="6852666" cy="442379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852666" cy="4423791"/>
                    </a:xfrm>
                    <a:prstGeom prst="rect">
                      <a:avLst/>
                    </a:prstGeom>
                  </pic:spPr>
                </pic:pic>
              </a:graphicData>
            </a:graphic>
          </wp:inline>
        </w:drawing>
      </w:r>
    </w:p>
    <w:p w14:paraId="2729F7E9" w14:textId="3045BE2C" w:rsidR="00E43EF1" w:rsidRPr="00D00F36" w:rsidRDefault="000E40D2">
      <w:pPr>
        <w:spacing w:before="5"/>
        <w:ind w:left="137" w:right="135"/>
        <w:jc w:val="center"/>
      </w:pPr>
      <w:r w:rsidRPr="00D00F36">
        <w:rPr>
          <w:color w:val="0033CC"/>
        </w:rPr>
        <w:t xml:space="preserve">Daim duab qhia no qhia txog tag nrho cov nyiaj </w:t>
      </w:r>
      <w:del w:id="82" w:author="Khamsaolee Xainhiaxang" w:date="2021-07-02T21:28:00Z">
        <w:r w:rsidRPr="00D00F36" w:rsidDel="0069739F">
          <w:rPr>
            <w:color w:val="0033CC"/>
          </w:rPr>
          <w:delText xml:space="preserve">tau siv rau lub hom phiaj </w:delText>
        </w:r>
      </w:del>
      <w:r w:rsidR="00246BC8" w:rsidRPr="00D00F36">
        <w:rPr>
          <w:color w:val="0033CC"/>
        </w:rPr>
        <w:t>ntawm Tsev Kawm Hauv Nroog Twin Rivers Unified</w:t>
      </w:r>
      <w:r w:rsidRPr="00D00F36">
        <w:rPr>
          <w:color w:val="0033CC"/>
        </w:rPr>
        <w:t xml:space="preserve"> cia siab tias yuav tau txais nyob rau xyoo tom ntej ntawm txhua qhov chaw.</w:t>
      </w:r>
    </w:p>
    <w:p w14:paraId="10185AD9" w14:textId="77777777" w:rsidR="00E43EF1" w:rsidRDefault="00E43EF1">
      <w:pPr>
        <w:pStyle w:val="BodyText"/>
        <w:rPr>
          <w:sz w:val="23"/>
        </w:rPr>
      </w:pPr>
    </w:p>
    <w:p w14:paraId="43E3E391" w14:textId="0B32CF05" w:rsidR="00E43EF1" w:rsidRDefault="000E40D2" w:rsidP="001C5A34">
      <w:pPr>
        <w:ind w:left="100"/>
        <w:rPr>
          <w:sz w:val="23"/>
        </w:rPr>
      </w:pPr>
      <w:r>
        <w:rPr>
          <w:sz w:val="23"/>
        </w:rPr>
        <w:t xml:space="preserve">Tag nrho cov nyiaj tau npaj rau </w:t>
      </w:r>
      <w:r w:rsidR="00416BDB">
        <w:rPr>
          <w:sz w:val="23"/>
        </w:rPr>
        <w:t xml:space="preserve">Tsev Kawm Hauv Nroog Twin Rivers Unified </w:t>
      </w:r>
      <w:r>
        <w:rPr>
          <w:sz w:val="23"/>
        </w:rPr>
        <w:t xml:space="preserve">yog $ 369,845,516, </w:t>
      </w:r>
      <w:r w:rsidR="00416BDB">
        <w:rPr>
          <w:sz w:val="23"/>
        </w:rPr>
        <w:t xml:space="preserve">hauv </w:t>
      </w:r>
      <w:r>
        <w:rPr>
          <w:sz w:val="23"/>
        </w:rPr>
        <w:t>ntawm</w:t>
      </w:r>
      <w:r w:rsidR="00416BDB">
        <w:rPr>
          <w:sz w:val="23"/>
        </w:rPr>
        <w:t xml:space="preserve"> </w:t>
      </w:r>
      <w:r>
        <w:rPr>
          <w:sz w:val="23"/>
        </w:rPr>
        <w:t xml:space="preserve">$ 291,670,751 yog </w:t>
      </w:r>
      <w:r w:rsidR="001C5A34">
        <w:rPr>
          <w:sz w:val="23"/>
        </w:rPr>
        <w:t xml:space="preserve">Cov Khoos Kas Pab Nyiaj Txiag Hauv Nroog </w:t>
      </w:r>
      <w:r>
        <w:rPr>
          <w:sz w:val="23"/>
        </w:rPr>
        <w:t>(</w:t>
      </w:r>
      <w:r w:rsidR="001C5A34">
        <w:t>Local Control Funding Formula</w:t>
      </w:r>
      <w:r w:rsidR="001C5A34">
        <w:rPr>
          <w:sz w:val="23"/>
        </w:rPr>
        <w:t xml:space="preserve"> </w:t>
      </w:r>
      <w:r>
        <w:rPr>
          <w:sz w:val="23"/>
        </w:rPr>
        <w:t xml:space="preserve">LCFF), $ 45,877,632 yog </w:t>
      </w:r>
      <w:del w:id="83" w:author="Khamsaolee Xainhiaxang" w:date="2021-07-02T21:30:00Z">
        <w:r w:rsidDel="0069739F">
          <w:rPr>
            <w:sz w:val="23"/>
          </w:rPr>
          <w:delText>lwm yam nyiaj txiag hauv xeev</w:delText>
        </w:r>
      </w:del>
      <w:ins w:id="84" w:author="Khamsaolee Xainhiaxang" w:date="2021-07-02T21:30:00Z">
        <w:r w:rsidR="0069739F">
          <w:rPr>
            <w:sz w:val="23"/>
          </w:rPr>
          <w:t>nyiaj txiag ntawm lwm lub xeev</w:t>
        </w:r>
      </w:ins>
      <w:r>
        <w:rPr>
          <w:sz w:val="23"/>
        </w:rPr>
        <w:t>, $ 3,605,875 yog pob nyiaj hauv zej zog, thiab $ 28,691,258 yog pob nyiaj los ntawm ts</w:t>
      </w:r>
      <w:r w:rsidR="001C5A34">
        <w:rPr>
          <w:sz w:val="23"/>
        </w:rPr>
        <w:t>oo</w:t>
      </w:r>
      <w:r>
        <w:rPr>
          <w:sz w:val="23"/>
        </w:rPr>
        <w:t xml:space="preserve">m </w:t>
      </w:r>
      <w:r w:rsidR="001C5A34">
        <w:rPr>
          <w:sz w:val="23"/>
        </w:rPr>
        <w:t>f</w:t>
      </w:r>
      <w:r>
        <w:rPr>
          <w:sz w:val="23"/>
        </w:rPr>
        <w:t xml:space="preserve">wv. </w:t>
      </w:r>
      <w:r w:rsidR="001C5A34">
        <w:rPr>
          <w:sz w:val="23"/>
        </w:rPr>
        <w:t xml:space="preserve">Hauv ntawm </w:t>
      </w:r>
      <w:r>
        <w:rPr>
          <w:sz w:val="23"/>
        </w:rPr>
        <w:t>$ 291,670,751 hauv LCFF</w:t>
      </w:r>
      <w:r w:rsidR="001C5A34">
        <w:rPr>
          <w:sz w:val="23"/>
        </w:rPr>
        <w:t xml:space="preserve"> Po</w:t>
      </w:r>
      <w:ins w:id="85" w:author="Khamsaolee Xainhiaxang" w:date="2021-07-02T21:32:00Z">
        <w:r w:rsidR="0069739F">
          <w:rPr>
            <w:sz w:val="23"/>
          </w:rPr>
          <w:t>b</w:t>
        </w:r>
      </w:ins>
      <w:del w:id="86" w:author="Khamsaolee Xainhiaxang" w:date="2021-07-02T21:32:00Z">
        <w:r w:rsidR="001C5A34" w:rsidDel="0069739F">
          <w:rPr>
            <w:sz w:val="23"/>
          </w:rPr>
          <w:delText>v</w:delText>
        </w:r>
      </w:del>
      <w:r>
        <w:rPr>
          <w:sz w:val="23"/>
        </w:rPr>
        <w:t xml:space="preserve"> Nyiaj, $ </w:t>
      </w:r>
      <w:r>
        <w:rPr>
          <w:sz w:val="23"/>
        </w:rPr>
        <w:lastRenderedPageBreak/>
        <w:t>69,958,036 yog</w:t>
      </w:r>
      <w:r w:rsidR="001C5A34">
        <w:rPr>
          <w:sz w:val="23"/>
        </w:rPr>
        <w:t xml:space="preserve"> </w:t>
      </w:r>
      <w:r>
        <w:rPr>
          <w:sz w:val="23"/>
        </w:rPr>
        <w:t xml:space="preserve">tsim tawm los ntawm kev tso npe ntawm cov tub ntxhais kawm </w:t>
      </w:r>
      <w:del w:id="87" w:author="Khamsaolee Xainhiaxang" w:date="2021-07-02T21:33:00Z">
        <w:r w:rsidR="001C5A34" w:rsidDel="0069739F">
          <w:rPr>
            <w:sz w:val="23"/>
          </w:rPr>
          <w:delText xml:space="preserve">kev </w:delText>
        </w:r>
      </w:del>
      <w:ins w:id="88" w:author="Khamsaolee Xainhiaxang" w:date="2021-07-02T21:33:00Z">
        <w:r w:rsidR="0069739F">
          <w:rPr>
            <w:sz w:val="23"/>
          </w:rPr>
          <w:t xml:space="preserve">uas </w:t>
        </w:r>
      </w:ins>
      <w:r>
        <w:rPr>
          <w:sz w:val="23"/>
        </w:rPr>
        <w:t xml:space="preserve">xav tau kev pab (cov hluas </w:t>
      </w:r>
      <w:r w:rsidR="001C5A34">
        <w:rPr>
          <w:sz w:val="23"/>
        </w:rPr>
        <w:t>niam qhuav txiv qhuav</w:t>
      </w:r>
      <w:r>
        <w:rPr>
          <w:sz w:val="23"/>
        </w:rPr>
        <w:t xml:space="preserve">, Neeg Kawm Askiv, thiab cov tub ntxhais kawm </w:t>
      </w:r>
      <w:del w:id="89" w:author="Khamsaolee Xainhiaxang" w:date="2021-07-08T21:42:00Z">
        <w:r w:rsidDel="00624CA0">
          <w:rPr>
            <w:sz w:val="23"/>
          </w:rPr>
          <w:delText>tau nyiaj tsawg</w:delText>
        </w:r>
      </w:del>
      <w:ins w:id="90" w:author="Khamsaolee Xainhiaxang" w:date="2021-07-08T21:42:00Z">
        <w:r w:rsidR="00DE6083">
          <w:rPr>
            <w:sz w:val="23"/>
          </w:rPr>
          <w:t xml:space="preserve"> txom n</w:t>
        </w:r>
        <w:r w:rsidR="00624CA0">
          <w:rPr>
            <w:sz w:val="23"/>
          </w:rPr>
          <w:t>yem</w:t>
        </w:r>
      </w:ins>
      <w:r>
        <w:rPr>
          <w:sz w:val="23"/>
        </w:rPr>
        <w:t>).</w:t>
      </w:r>
    </w:p>
    <w:p w14:paraId="189E1D6D" w14:textId="77777777" w:rsidR="00E43EF1" w:rsidRDefault="00E43EF1">
      <w:pPr>
        <w:rPr>
          <w:sz w:val="23"/>
        </w:rPr>
        <w:sectPr w:rsidR="00E43EF1" w:rsidSect="00AD469D">
          <w:pgSz w:w="12240" w:h="15840"/>
          <w:pgMar w:top="640" w:right="620" w:bottom="280" w:left="620" w:header="720" w:footer="720" w:gutter="0"/>
          <w:cols w:space="720"/>
        </w:sectPr>
      </w:pPr>
    </w:p>
    <w:p w14:paraId="04DB99B8" w14:textId="57A5E935" w:rsidR="00E43EF1" w:rsidRDefault="000E40D2">
      <w:pPr>
        <w:pStyle w:val="Heading2"/>
        <w:ind w:left="135" w:right="135"/>
        <w:jc w:val="center"/>
      </w:pPr>
      <w:r>
        <w:lastRenderedPageBreak/>
        <w:t xml:space="preserve">LCFF Pob Nyiaj </w:t>
      </w:r>
      <w:r w:rsidR="00A405F3">
        <w:t>Tag Nrho</w:t>
      </w:r>
      <w:r>
        <w:t xml:space="preserve"> Rau Cov Niam Txiv</w:t>
      </w:r>
    </w:p>
    <w:p w14:paraId="77A4E761" w14:textId="54F84A52" w:rsidR="00E43EF1" w:rsidRDefault="000E40D2" w:rsidP="0002219D">
      <w:pPr>
        <w:spacing w:before="264"/>
        <w:ind w:left="100" w:right="294"/>
        <w:jc w:val="both"/>
        <w:rPr>
          <w:sz w:val="23"/>
        </w:rPr>
      </w:pPr>
      <w:r>
        <w:rPr>
          <w:sz w:val="23"/>
        </w:rPr>
        <w:t xml:space="preserve">LCFF muab txoj hauv kev txiav txim siab seb yuav siv lub xeev cov nyiaj li cas. </w:t>
      </w:r>
      <w:r w:rsidR="00FB6053">
        <w:rPr>
          <w:sz w:val="23"/>
        </w:rPr>
        <w:t xml:space="preserve">Kev </w:t>
      </w:r>
      <w:r>
        <w:rPr>
          <w:sz w:val="23"/>
        </w:rPr>
        <w:t xml:space="preserve">hloov pauv, </w:t>
      </w:r>
      <w:r w:rsidR="00FB6053">
        <w:rPr>
          <w:sz w:val="23"/>
        </w:rPr>
        <w:t>Cov</w:t>
      </w:r>
      <w:r>
        <w:rPr>
          <w:sz w:val="23"/>
        </w:rPr>
        <w:t xml:space="preserve"> tsev kawm ntawv yuav tsum ua hauj</w:t>
      </w:r>
      <w:r w:rsidR="00FB6053">
        <w:rPr>
          <w:sz w:val="23"/>
        </w:rPr>
        <w:t xml:space="preserve"> </w:t>
      </w:r>
      <w:r>
        <w:rPr>
          <w:sz w:val="23"/>
        </w:rPr>
        <w:t xml:space="preserve">lwm nrog cov niam txiv, cov kws qhia ntawv, cov tub ntxhais kawm, thiab cov neeg zej zog los tsim Lub Chaw Tswj Xyuas </w:t>
      </w:r>
      <w:r w:rsidR="00FB6053">
        <w:rPr>
          <w:sz w:val="23"/>
        </w:rPr>
        <w:t xml:space="preserve">thiab </w:t>
      </w:r>
      <w:r>
        <w:rPr>
          <w:sz w:val="23"/>
        </w:rPr>
        <w:t>Hauv Ib Cheeb Tsam (Local Control and Accountability</w:t>
      </w:r>
      <w:del w:id="91" w:author="Khamsaolee Xainhiaxang" w:date="2021-07-02T21:38:00Z">
        <w:r w:rsidDel="00436625">
          <w:rPr>
            <w:sz w:val="23"/>
          </w:rPr>
          <w:delText>)</w:delText>
        </w:r>
        <w:r w:rsidR="00FB6053" w:rsidDel="00436625">
          <w:rPr>
            <w:sz w:val="23"/>
          </w:rPr>
          <w:delText xml:space="preserve"> </w:delText>
        </w:r>
        <w:r w:rsidR="00FB6053" w:rsidRPr="00FB6053" w:rsidDel="00436625">
          <w:rPr>
            <w:sz w:val="23"/>
          </w:rPr>
          <w:delText>(</w:delText>
        </w:r>
      </w:del>
      <w:ins w:id="92" w:author="Khamsaolee Xainhiaxang" w:date="2021-07-02T21:38:00Z">
        <w:r w:rsidR="00436625">
          <w:rPr>
            <w:sz w:val="23"/>
          </w:rPr>
          <w:t xml:space="preserve">or </w:t>
        </w:r>
      </w:ins>
      <w:r w:rsidR="00FB6053" w:rsidRPr="00FB6053">
        <w:rPr>
          <w:sz w:val="23"/>
        </w:rPr>
        <w:t xml:space="preserve">LCAP) </w:t>
      </w:r>
      <w:del w:id="93" w:author="Khamsaolee Xainhiaxang" w:date="2021-07-02T21:38:00Z">
        <w:r w:rsidR="00FB6053" w:rsidRPr="00FB6053" w:rsidDel="00436625">
          <w:rPr>
            <w:sz w:val="23"/>
          </w:rPr>
          <w:delText xml:space="preserve">Txoj Kev Npaj </w:delText>
        </w:r>
      </w:del>
      <w:r w:rsidR="00FB6053" w:rsidRPr="00FB6053">
        <w:rPr>
          <w:sz w:val="23"/>
        </w:rPr>
        <w:t xml:space="preserve">uas qhia </w:t>
      </w:r>
      <w:del w:id="94" w:author="Khamsaolee Xainhiaxang" w:date="2021-07-02T21:38:00Z">
        <w:r w:rsidR="00FB6053" w:rsidDel="00436625">
          <w:rPr>
            <w:sz w:val="23"/>
          </w:rPr>
          <w:delText xml:space="preserve">tau </w:delText>
        </w:r>
      </w:del>
      <w:ins w:id="95" w:author="Khamsaolee Xainhiaxang" w:date="2021-07-02T21:38:00Z">
        <w:r w:rsidR="00436625">
          <w:rPr>
            <w:sz w:val="23"/>
          </w:rPr>
          <w:t xml:space="preserve">txog </w:t>
        </w:r>
      </w:ins>
      <w:r w:rsidR="00FB6053" w:rsidRPr="00FB6053">
        <w:rPr>
          <w:sz w:val="23"/>
        </w:rPr>
        <w:t>tias lawv yuav siv cov nyiaj no li</w:t>
      </w:r>
      <w:r w:rsidR="00FB6053">
        <w:rPr>
          <w:sz w:val="23"/>
        </w:rPr>
        <w:t xml:space="preserve"> </w:t>
      </w:r>
      <w:r w:rsidR="00FB6053" w:rsidRPr="00FB6053">
        <w:rPr>
          <w:sz w:val="23"/>
        </w:rPr>
        <w:t>cas los pab cov tub ntxhais kawm</w:t>
      </w:r>
      <w:r w:rsidR="0002219D">
        <w:rPr>
          <w:sz w:val="23"/>
        </w:rPr>
        <w:t>.</w:t>
      </w:r>
    </w:p>
    <w:p w14:paraId="0C4D75A5" w14:textId="0EA8BCFA" w:rsidR="00E43EF1" w:rsidRDefault="00B672F4">
      <w:pPr>
        <w:pStyle w:val="BodyText"/>
        <w:spacing w:before="7"/>
        <w:rPr>
          <w:sz w:val="19"/>
        </w:rPr>
      </w:pPr>
      <w:r>
        <w:rPr>
          <w:noProof/>
          <w:lang w:bidi="th-TH"/>
        </w:rPr>
        <mc:AlternateContent>
          <mc:Choice Requires="wps">
            <w:drawing>
              <wp:anchor distT="0" distB="0" distL="114300" distR="114300" simplePos="0" relativeHeight="252015616" behindDoc="0" locked="0" layoutInCell="1" allowOverlap="1" wp14:anchorId="29147D38" wp14:editId="47908103">
                <wp:simplePos x="0" y="0"/>
                <wp:positionH relativeFrom="column">
                  <wp:posOffset>4298950</wp:posOffset>
                </wp:positionH>
                <wp:positionV relativeFrom="paragraph">
                  <wp:posOffset>1368425</wp:posOffset>
                </wp:positionV>
                <wp:extent cx="1609725" cy="1371600"/>
                <wp:effectExtent l="0" t="0" r="0" b="0"/>
                <wp:wrapNone/>
                <wp:docPr id="480" name="Text Box 6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371600"/>
                        </a:xfrm>
                        <a:prstGeom prst="rect">
                          <a:avLst/>
                        </a:prstGeom>
                        <a:solidFill>
                          <a:schemeClr val="tx2">
                            <a:lumMod val="20000"/>
                            <a:lumOff val="80000"/>
                          </a:schemeClr>
                        </a:solidFill>
                        <a:ln w="9525">
                          <a:solidFill>
                            <a:schemeClr val="tx2">
                              <a:lumMod val="20000"/>
                              <a:lumOff val="80000"/>
                            </a:schemeClr>
                          </a:solidFill>
                          <a:miter lim="800000"/>
                          <a:headEnd/>
                          <a:tailEnd/>
                        </a:ln>
                      </wps:spPr>
                      <wps:txbx>
                        <w:txbxContent>
                          <w:p w14:paraId="531BE563" w14:textId="57D18F6A" w:rsidR="00AD19E5" w:rsidRDefault="00AD19E5" w:rsidP="00430AB8">
                            <w:pPr>
                              <w:jc w:val="center"/>
                              <w:rPr>
                                <w:sz w:val="24"/>
                                <w:szCs w:val="24"/>
                              </w:rPr>
                            </w:pPr>
                            <w:r>
                              <w:rPr>
                                <w:sz w:val="24"/>
                                <w:szCs w:val="24"/>
                              </w:rPr>
                              <w:t xml:space="preserve">Tag Nrho </w:t>
                            </w:r>
                            <w:ins w:id="96" w:author="Khamsaolee Xainhiaxang" w:date="2021-07-02T21:40:00Z">
                              <w:r>
                                <w:rPr>
                                  <w:sz w:val="24"/>
                                  <w:szCs w:val="24"/>
                                </w:rPr>
                                <w:t>K</w:t>
                              </w:r>
                            </w:ins>
                            <w:del w:id="97" w:author="Khamsaolee Xainhiaxang" w:date="2021-07-02T21:40:00Z">
                              <w:r w:rsidRPr="00430AB8" w:rsidDel="00436625">
                                <w:rPr>
                                  <w:sz w:val="24"/>
                                  <w:szCs w:val="24"/>
                                </w:rPr>
                                <w:delText>k</w:delText>
                              </w:r>
                            </w:del>
                            <w:r w:rsidRPr="00430AB8">
                              <w:rPr>
                                <w:sz w:val="24"/>
                                <w:szCs w:val="24"/>
                              </w:rPr>
                              <w:t xml:space="preserve">ev </w:t>
                            </w:r>
                            <w:ins w:id="98" w:author="Khamsaolee Xainhiaxang" w:date="2021-07-02T21:40:00Z">
                              <w:r>
                                <w:rPr>
                                  <w:sz w:val="24"/>
                                  <w:szCs w:val="24"/>
                                </w:rPr>
                                <w:t>S</w:t>
                              </w:r>
                            </w:ins>
                            <w:del w:id="99" w:author="Khamsaolee Xainhiaxang" w:date="2021-07-02T21:40:00Z">
                              <w:r w:rsidRPr="00430AB8" w:rsidDel="00436625">
                                <w:rPr>
                                  <w:sz w:val="24"/>
                                  <w:szCs w:val="24"/>
                                </w:rPr>
                                <w:delText>s</w:delText>
                              </w:r>
                            </w:del>
                            <w:r w:rsidRPr="00430AB8">
                              <w:rPr>
                                <w:sz w:val="24"/>
                                <w:szCs w:val="24"/>
                              </w:rPr>
                              <w:t xml:space="preserve">iv </w:t>
                            </w:r>
                            <w:ins w:id="100" w:author="Khamsaolee Xainhiaxang" w:date="2021-07-02T21:40:00Z">
                              <w:r>
                                <w:rPr>
                                  <w:sz w:val="24"/>
                                  <w:szCs w:val="24"/>
                                </w:rPr>
                                <w:t>N</w:t>
                              </w:r>
                            </w:ins>
                            <w:del w:id="101" w:author="Khamsaolee Xainhiaxang" w:date="2021-07-02T21:40:00Z">
                              <w:r w:rsidRPr="00430AB8" w:rsidDel="00436625">
                                <w:rPr>
                                  <w:sz w:val="24"/>
                                  <w:szCs w:val="24"/>
                                </w:rPr>
                                <w:delText>n</w:delText>
                              </w:r>
                            </w:del>
                            <w:r w:rsidRPr="00430AB8">
                              <w:rPr>
                                <w:sz w:val="24"/>
                                <w:szCs w:val="24"/>
                              </w:rPr>
                              <w:t xml:space="preserve">yiaj </w:t>
                            </w:r>
                            <w:ins w:id="102" w:author="Khamsaolee Xainhiaxang" w:date="2021-07-02T21:40:00Z">
                              <w:r>
                                <w:rPr>
                                  <w:sz w:val="24"/>
                                  <w:szCs w:val="24"/>
                                </w:rPr>
                                <w:t>H</w:t>
                              </w:r>
                            </w:ins>
                            <w:del w:id="103" w:author="Khamsaolee Xainhiaxang" w:date="2021-07-02T21:40:00Z">
                              <w:r w:rsidRPr="00430AB8" w:rsidDel="00436625">
                                <w:rPr>
                                  <w:sz w:val="24"/>
                                  <w:szCs w:val="24"/>
                                </w:rPr>
                                <w:delText>h</w:delText>
                              </w:r>
                            </w:del>
                            <w:r w:rsidRPr="00430AB8">
                              <w:rPr>
                                <w:sz w:val="24"/>
                                <w:szCs w:val="24"/>
                              </w:rPr>
                              <w:t>auv LCAP</w:t>
                            </w:r>
                          </w:p>
                          <w:p w14:paraId="3EFC3082" w14:textId="6BF40EE7" w:rsidR="00AD19E5" w:rsidRPr="00430AB8" w:rsidRDefault="00AD19E5" w:rsidP="00430AB8">
                            <w:pPr>
                              <w:jc w:val="center"/>
                              <w:rPr>
                                <w:sz w:val="24"/>
                                <w:szCs w:val="24"/>
                              </w:rPr>
                            </w:pPr>
                            <w:r>
                              <w:rPr>
                                <w:sz w:val="24"/>
                                <w:szCs w:val="24"/>
                              </w:rPr>
                              <w:t>$308,882,345</w:t>
                            </w:r>
                          </w:p>
                          <w:p w14:paraId="69ACC9BD" w14:textId="4F217F42" w:rsidR="00AD19E5" w:rsidRPr="0090189A" w:rsidRDefault="00AD19E5" w:rsidP="00B265B8">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147D38" id="Text Box 609" o:spid="_x0000_s1034" type="#_x0000_t202" style="position:absolute;margin-left:338.5pt;margin-top:107.75pt;width:126.75pt;height:108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" fillcolor="#c6d9f1 [671]" strokecolor="#c6d9f1 [671]">
                <v:textbox>
                  <w:txbxContent>
                    <w:p w14:paraId="531BE563" w14:textId="57D18F6A" w:rsidR="00AD19E5" w:rsidRDefault="00AD19E5" w:rsidP="00430AB8">
                      <w:pPr>
                        <w:jc w:val="center"/>
                        <w:rPr>
                          <w:sz w:val="24"/>
                          <w:szCs w:val="24"/>
                        </w:rPr>
                      </w:pPr>
                      <w:r>
                        <w:rPr>
                          <w:sz w:val="24"/>
                          <w:szCs w:val="24"/>
                        </w:rPr>
                        <w:t xml:space="preserve">Tag Nrho </w:t>
                      </w:r>
                      <w:ins w:id="104" w:author="Khamsaolee Xainhiaxang" w:date="2021-07-02T21:40:00Z">
                        <w:r>
                          <w:rPr>
                            <w:sz w:val="24"/>
                            <w:szCs w:val="24"/>
                          </w:rPr>
                          <w:t>K</w:t>
                        </w:r>
                      </w:ins>
                      <w:del w:id="105" w:author="Khamsaolee Xainhiaxang" w:date="2021-07-02T21:40:00Z">
                        <w:r w:rsidRPr="00430AB8" w:rsidDel="00436625">
                          <w:rPr>
                            <w:sz w:val="24"/>
                            <w:szCs w:val="24"/>
                          </w:rPr>
                          <w:delText>k</w:delText>
                        </w:r>
                      </w:del>
                      <w:r w:rsidRPr="00430AB8">
                        <w:rPr>
                          <w:sz w:val="24"/>
                          <w:szCs w:val="24"/>
                        </w:rPr>
                        <w:t xml:space="preserve">ev </w:t>
                      </w:r>
                      <w:ins w:id="106" w:author="Khamsaolee Xainhiaxang" w:date="2021-07-02T21:40:00Z">
                        <w:r>
                          <w:rPr>
                            <w:sz w:val="24"/>
                            <w:szCs w:val="24"/>
                          </w:rPr>
                          <w:t>S</w:t>
                        </w:r>
                      </w:ins>
                      <w:del w:id="107" w:author="Khamsaolee Xainhiaxang" w:date="2021-07-02T21:40:00Z">
                        <w:r w:rsidRPr="00430AB8" w:rsidDel="00436625">
                          <w:rPr>
                            <w:sz w:val="24"/>
                            <w:szCs w:val="24"/>
                          </w:rPr>
                          <w:delText>s</w:delText>
                        </w:r>
                      </w:del>
                      <w:r w:rsidRPr="00430AB8">
                        <w:rPr>
                          <w:sz w:val="24"/>
                          <w:szCs w:val="24"/>
                        </w:rPr>
                        <w:t xml:space="preserve">iv </w:t>
                      </w:r>
                      <w:ins w:id="108" w:author="Khamsaolee Xainhiaxang" w:date="2021-07-02T21:40:00Z">
                        <w:r>
                          <w:rPr>
                            <w:sz w:val="24"/>
                            <w:szCs w:val="24"/>
                          </w:rPr>
                          <w:t>N</w:t>
                        </w:r>
                      </w:ins>
                      <w:del w:id="109" w:author="Khamsaolee Xainhiaxang" w:date="2021-07-02T21:40:00Z">
                        <w:r w:rsidRPr="00430AB8" w:rsidDel="00436625">
                          <w:rPr>
                            <w:sz w:val="24"/>
                            <w:szCs w:val="24"/>
                          </w:rPr>
                          <w:delText>n</w:delText>
                        </w:r>
                      </w:del>
                      <w:r w:rsidRPr="00430AB8">
                        <w:rPr>
                          <w:sz w:val="24"/>
                          <w:szCs w:val="24"/>
                        </w:rPr>
                        <w:t xml:space="preserve">yiaj </w:t>
                      </w:r>
                      <w:ins w:id="110" w:author="Khamsaolee Xainhiaxang" w:date="2021-07-02T21:40:00Z">
                        <w:r>
                          <w:rPr>
                            <w:sz w:val="24"/>
                            <w:szCs w:val="24"/>
                          </w:rPr>
                          <w:t>H</w:t>
                        </w:r>
                      </w:ins>
                      <w:del w:id="111" w:author="Khamsaolee Xainhiaxang" w:date="2021-07-02T21:40:00Z">
                        <w:r w:rsidRPr="00430AB8" w:rsidDel="00436625">
                          <w:rPr>
                            <w:sz w:val="24"/>
                            <w:szCs w:val="24"/>
                          </w:rPr>
                          <w:delText>h</w:delText>
                        </w:r>
                      </w:del>
                      <w:r w:rsidRPr="00430AB8">
                        <w:rPr>
                          <w:sz w:val="24"/>
                          <w:szCs w:val="24"/>
                        </w:rPr>
                        <w:t>auv LCAP</w:t>
                      </w:r>
                    </w:p>
                    <w:p w14:paraId="3EFC3082" w14:textId="6BF40EE7" w:rsidR="00AD19E5" w:rsidRPr="00430AB8" w:rsidRDefault="00AD19E5" w:rsidP="00430AB8">
                      <w:pPr>
                        <w:jc w:val="center"/>
                        <w:rPr>
                          <w:sz w:val="24"/>
                          <w:szCs w:val="24"/>
                        </w:rPr>
                      </w:pPr>
                      <w:r>
                        <w:rPr>
                          <w:sz w:val="24"/>
                          <w:szCs w:val="24"/>
                        </w:rPr>
                        <w:t>$308,882,345</w:t>
                      </w:r>
                    </w:p>
                    <w:p w14:paraId="69ACC9BD" w14:textId="4F217F42" w:rsidR="00AD19E5" w:rsidRPr="0090189A" w:rsidRDefault="00AD19E5" w:rsidP="00B265B8">
                      <w:pPr>
                        <w:jc w:val="center"/>
                        <w:rPr>
                          <w:sz w:val="24"/>
                          <w:szCs w:val="24"/>
                        </w:rPr>
                      </w:pPr>
                    </w:p>
                  </w:txbxContent>
                </v:textbox>
              </v:shape>
            </w:pict>
          </mc:Fallback>
        </mc:AlternateContent>
      </w:r>
      <w:r w:rsidR="00BC6458">
        <w:rPr>
          <w:noProof/>
          <w:lang w:bidi="th-TH"/>
        </w:rPr>
        <mc:AlternateContent>
          <mc:Choice Requires="wps">
            <w:drawing>
              <wp:anchor distT="0" distB="0" distL="114300" distR="114300" simplePos="0" relativeHeight="252014592" behindDoc="0" locked="0" layoutInCell="1" allowOverlap="1" wp14:anchorId="29147D38" wp14:editId="100946B3">
                <wp:simplePos x="0" y="0"/>
                <wp:positionH relativeFrom="column">
                  <wp:posOffset>2247900</wp:posOffset>
                </wp:positionH>
                <wp:positionV relativeFrom="paragraph">
                  <wp:posOffset>920750</wp:posOffset>
                </wp:positionV>
                <wp:extent cx="1609725" cy="1790700"/>
                <wp:effectExtent l="0" t="0" r="0" b="0"/>
                <wp:wrapNone/>
                <wp:docPr id="479" name="Text Box 6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790700"/>
                        </a:xfrm>
                        <a:prstGeom prst="rect">
                          <a:avLst/>
                        </a:prstGeom>
                        <a:solidFill>
                          <a:schemeClr val="accent3">
                            <a:lumMod val="40000"/>
                            <a:lumOff val="60000"/>
                          </a:schemeClr>
                        </a:solidFill>
                        <a:ln w="9525">
                          <a:solidFill>
                            <a:schemeClr val="accent3">
                              <a:lumMod val="40000"/>
                              <a:lumOff val="60000"/>
                            </a:schemeClr>
                          </a:solidFill>
                          <a:miter lim="800000"/>
                          <a:headEnd/>
                          <a:tailEnd/>
                        </a:ln>
                      </wps:spPr>
                      <wps:txbx>
                        <w:txbxContent>
                          <w:p w14:paraId="61EC4AE4" w14:textId="33A8AB68" w:rsidR="00AD19E5" w:rsidRPr="0090189A" w:rsidRDefault="00AD19E5" w:rsidP="00B265B8">
                            <w:pPr>
                              <w:jc w:val="center"/>
                              <w:rPr>
                                <w:sz w:val="24"/>
                                <w:szCs w:val="24"/>
                              </w:rPr>
                            </w:pPr>
                            <w:r w:rsidRPr="0090189A">
                              <w:rPr>
                                <w:sz w:val="24"/>
                                <w:szCs w:val="24"/>
                              </w:rPr>
                              <w:t xml:space="preserve">Tag Nrho </w:t>
                            </w:r>
                            <w:del w:id="112" w:author="Khamsaolee Xainhiaxang" w:date="2021-07-10T13:39:00Z">
                              <w:r w:rsidRPr="0090189A" w:rsidDel="00BC6458">
                                <w:rPr>
                                  <w:sz w:val="24"/>
                                  <w:szCs w:val="24"/>
                                </w:rPr>
                                <w:delText xml:space="preserve">Ib Txwv </w:delText>
                              </w:r>
                            </w:del>
                            <w:del w:id="113" w:author="Khamsaolee Xainhiaxang" w:date="2021-07-10T13:40:00Z">
                              <w:r w:rsidRPr="0090189A" w:rsidDel="00BC6458">
                                <w:rPr>
                                  <w:sz w:val="24"/>
                                  <w:szCs w:val="24"/>
                                </w:rPr>
                                <w:delText xml:space="preserve">Ntawm </w:delText>
                              </w:r>
                            </w:del>
                            <w:r w:rsidRPr="0090189A">
                              <w:rPr>
                                <w:sz w:val="24"/>
                                <w:szCs w:val="24"/>
                              </w:rPr>
                              <w:t>Kev Siv Pob Nyiaj, $ 409,684,882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147D38" id="Text Box 608" o:spid="_x0000_s1035" type="#_x0000_t202" style="position:absolute;margin-left:177pt;margin-top:72.5pt;width:126.75pt;height:141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" fillcolor="#d6e3bc [1302]" strokecolor="#d6e3bc [1302]">
                <v:textbox>
                  <w:txbxContent>
                    <w:p w14:paraId="61EC4AE4" w14:textId="33A8AB68" w:rsidR="00AD19E5" w:rsidRPr="0090189A" w:rsidRDefault="00AD19E5" w:rsidP="00B265B8">
                      <w:pPr>
                        <w:jc w:val="center"/>
                        <w:rPr>
                          <w:sz w:val="24"/>
                          <w:szCs w:val="24"/>
                        </w:rPr>
                      </w:pPr>
                      <w:r w:rsidRPr="0090189A">
                        <w:rPr>
                          <w:sz w:val="24"/>
                          <w:szCs w:val="24"/>
                        </w:rPr>
                        <w:t xml:space="preserve">Tag Nrho </w:t>
                      </w:r>
                      <w:del w:id="114" w:author="Khamsaolee Xainhiaxang" w:date="2021-07-10T13:39:00Z">
                        <w:r w:rsidRPr="0090189A" w:rsidDel="00BC6458">
                          <w:rPr>
                            <w:sz w:val="24"/>
                            <w:szCs w:val="24"/>
                          </w:rPr>
                          <w:delText xml:space="preserve">Ib Txwv </w:delText>
                        </w:r>
                      </w:del>
                      <w:del w:id="115" w:author="Khamsaolee Xainhiaxang" w:date="2021-07-10T13:40:00Z">
                        <w:r w:rsidRPr="0090189A" w:rsidDel="00BC6458">
                          <w:rPr>
                            <w:sz w:val="24"/>
                            <w:szCs w:val="24"/>
                          </w:rPr>
                          <w:delText xml:space="preserve">Ntawm </w:delText>
                        </w:r>
                      </w:del>
                      <w:r w:rsidRPr="0090189A">
                        <w:rPr>
                          <w:sz w:val="24"/>
                          <w:szCs w:val="24"/>
                        </w:rPr>
                        <w:t>Kev Siv Pob Nyiaj, $ 409,684,882</w:t>
                      </w:r>
                    </w:p>
                  </w:txbxContent>
                </v:textbox>
              </v:shape>
            </w:pict>
          </mc:Fallback>
        </mc:AlternateContent>
      </w:r>
      <w:r>
        <w:rPr>
          <w:noProof/>
          <w:lang w:bidi="th-TH"/>
        </w:rPr>
        <mc:AlternateContent>
          <mc:Choice Requires="wps">
            <w:drawing>
              <wp:anchor distT="0" distB="0" distL="114300" distR="114300" simplePos="0" relativeHeight="252013568" behindDoc="0" locked="0" layoutInCell="1" allowOverlap="1" wp14:anchorId="29147D38" wp14:editId="624B5BBA">
                <wp:simplePos x="0" y="0"/>
                <wp:positionH relativeFrom="column">
                  <wp:posOffset>1825625</wp:posOffset>
                </wp:positionH>
                <wp:positionV relativeFrom="paragraph">
                  <wp:posOffset>273050</wp:posOffset>
                </wp:positionV>
                <wp:extent cx="3257550" cy="276225"/>
                <wp:effectExtent l="0" t="0" r="0" b="0"/>
                <wp:wrapNone/>
                <wp:docPr id="478" name="Text Box 6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276225"/>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14:paraId="1214A3AA" w14:textId="266E0DA7" w:rsidR="00AD19E5" w:rsidRPr="00B265B8" w:rsidRDefault="00AD19E5" w:rsidP="00B265B8">
                            <w:pPr>
                              <w:jc w:val="center"/>
                              <w:rPr>
                                <w:sz w:val="28"/>
                                <w:szCs w:val="28"/>
                              </w:rPr>
                            </w:pPr>
                            <w:ins w:id="116" w:author="Khamsaolee Xainhiaxang" w:date="2021-07-02T21:39:00Z">
                              <w:r>
                                <w:rPr>
                                  <w:sz w:val="28"/>
                                  <w:szCs w:val="28"/>
                                </w:rPr>
                                <w:t>K</w:t>
                              </w:r>
                            </w:ins>
                            <w:del w:id="117" w:author="Khamsaolee Xainhiaxang" w:date="2021-07-02T21:39:00Z">
                              <w:r w:rsidRPr="00B265B8" w:rsidDel="00436625">
                                <w:rPr>
                                  <w:sz w:val="28"/>
                                  <w:szCs w:val="28"/>
                                </w:rPr>
                                <w:delText>k</w:delText>
                              </w:r>
                            </w:del>
                            <w:r w:rsidRPr="00B265B8">
                              <w:rPr>
                                <w:sz w:val="28"/>
                                <w:szCs w:val="28"/>
                              </w:rPr>
                              <w:t xml:space="preserve">ev </w:t>
                            </w:r>
                            <w:ins w:id="118" w:author="Khamsaolee Xainhiaxang" w:date="2021-07-02T21:39:00Z">
                              <w:r>
                                <w:rPr>
                                  <w:sz w:val="28"/>
                                  <w:szCs w:val="28"/>
                                </w:rPr>
                                <w:t>S</w:t>
                              </w:r>
                            </w:ins>
                            <w:del w:id="119" w:author="Khamsaolee Xainhiaxang" w:date="2021-07-02T21:39:00Z">
                              <w:r w:rsidRPr="00B265B8" w:rsidDel="00436625">
                                <w:rPr>
                                  <w:sz w:val="28"/>
                                  <w:szCs w:val="28"/>
                                </w:rPr>
                                <w:delText>s</w:delText>
                              </w:r>
                            </w:del>
                            <w:r w:rsidRPr="00B265B8">
                              <w:rPr>
                                <w:sz w:val="28"/>
                                <w:szCs w:val="28"/>
                              </w:rPr>
                              <w:t xml:space="preserve">iv </w:t>
                            </w:r>
                            <w:ins w:id="120" w:author="Khamsaolee Xainhiaxang" w:date="2021-07-02T21:39:00Z">
                              <w:r>
                                <w:rPr>
                                  <w:sz w:val="28"/>
                                  <w:szCs w:val="28"/>
                                </w:rPr>
                                <w:t>N</w:t>
                              </w:r>
                            </w:ins>
                            <w:del w:id="121" w:author="Khamsaolee Xainhiaxang" w:date="2021-07-02T21:39:00Z">
                              <w:r w:rsidRPr="00B265B8" w:rsidDel="00436625">
                                <w:rPr>
                                  <w:sz w:val="28"/>
                                  <w:szCs w:val="28"/>
                                </w:rPr>
                                <w:delText>n</w:delText>
                              </w:r>
                            </w:del>
                            <w:r w:rsidRPr="00B265B8">
                              <w:rPr>
                                <w:sz w:val="28"/>
                                <w:szCs w:val="28"/>
                              </w:rPr>
                              <w:t xml:space="preserve">yiaj </w:t>
                            </w:r>
                            <w:ins w:id="122" w:author="Khamsaolee Xainhiaxang" w:date="2021-07-02T21:39:00Z">
                              <w:r>
                                <w:rPr>
                                  <w:sz w:val="28"/>
                                  <w:szCs w:val="28"/>
                                </w:rPr>
                                <w:t>H</w:t>
                              </w:r>
                            </w:ins>
                            <w:del w:id="123" w:author="Khamsaolee Xainhiaxang" w:date="2021-07-02T21:39:00Z">
                              <w:r w:rsidRPr="00B265B8" w:rsidDel="00436625">
                                <w:rPr>
                                  <w:sz w:val="28"/>
                                  <w:szCs w:val="28"/>
                                </w:rPr>
                                <w:delText>h</w:delText>
                              </w:r>
                            </w:del>
                            <w:r w:rsidRPr="00B265B8">
                              <w:rPr>
                                <w:sz w:val="28"/>
                                <w:szCs w:val="28"/>
                              </w:rPr>
                              <w:t>auv LCAP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147D38" id="Text Box 607" o:spid="_x0000_s1036" type="#_x0000_t202" style="position:absolute;margin-left:143.75pt;margin-top:21.5pt;width:256.5pt;height:21.7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" fillcolor="white [3212]" strokecolor="white [3212]">
                <v:textbox>
                  <w:txbxContent>
                    <w:p w14:paraId="1214A3AA" w14:textId="266E0DA7" w:rsidR="00AD19E5" w:rsidRPr="00B265B8" w:rsidRDefault="00AD19E5" w:rsidP="00B265B8">
                      <w:pPr>
                        <w:jc w:val="center"/>
                        <w:rPr>
                          <w:sz w:val="28"/>
                          <w:szCs w:val="28"/>
                        </w:rPr>
                      </w:pPr>
                      <w:ins w:id="124" w:author="Khamsaolee Xainhiaxang" w:date="2021-07-02T21:39:00Z">
                        <w:r>
                          <w:rPr>
                            <w:sz w:val="28"/>
                            <w:szCs w:val="28"/>
                          </w:rPr>
                          <w:t>K</w:t>
                        </w:r>
                      </w:ins>
                      <w:del w:id="125" w:author="Khamsaolee Xainhiaxang" w:date="2021-07-02T21:39:00Z">
                        <w:r w:rsidRPr="00B265B8" w:rsidDel="00436625">
                          <w:rPr>
                            <w:sz w:val="28"/>
                            <w:szCs w:val="28"/>
                          </w:rPr>
                          <w:delText>k</w:delText>
                        </w:r>
                      </w:del>
                      <w:r w:rsidRPr="00B265B8">
                        <w:rPr>
                          <w:sz w:val="28"/>
                          <w:szCs w:val="28"/>
                        </w:rPr>
                        <w:t xml:space="preserve">ev </w:t>
                      </w:r>
                      <w:ins w:id="126" w:author="Khamsaolee Xainhiaxang" w:date="2021-07-02T21:39:00Z">
                        <w:r>
                          <w:rPr>
                            <w:sz w:val="28"/>
                            <w:szCs w:val="28"/>
                          </w:rPr>
                          <w:t>S</w:t>
                        </w:r>
                      </w:ins>
                      <w:del w:id="127" w:author="Khamsaolee Xainhiaxang" w:date="2021-07-02T21:39:00Z">
                        <w:r w:rsidRPr="00B265B8" w:rsidDel="00436625">
                          <w:rPr>
                            <w:sz w:val="28"/>
                            <w:szCs w:val="28"/>
                          </w:rPr>
                          <w:delText>s</w:delText>
                        </w:r>
                      </w:del>
                      <w:r w:rsidRPr="00B265B8">
                        <w:rPr>
                          <w:sz w:val="28"/>
                          <w:szCs w:val="28"/>
                        </w:rPr>
                        <w:t xml:space="preserve">iv </w:t>
                      </w:r>
                      <w:ins w:id="128" w:author="Khamsaolee Xainhiaxang" w:date="2021-07-02T21:39:00Z">
                        <w:r>
                          <w:rPr>
                            <w:sz w:val="28"/>
                            <w:szCs w:val="28"/>
                          </w:rPr>
                          <w:t>N</w:t>
                        </w:r>
                      </w:ins>
                      <w:del w:id="129" w:author="Khamsaolee Xainhiaxang" w:date="2021-07-02T21:39:00Z">
                        <w:r w:rsidRPr="00B265B8" w:rsidDel="00436625">
                          <w:rPr>
                            <w:sz w:val="28"/>
                            <w:szCs w:val="28"/>
                          </w:rPr>
                          <w:delText>n</w:delText>
                        </w:r>
                      </w:del>
                      <w:r w:rsidRPr="00B265B8">
                        <w:rPr>
                          <w:sz w:val="28"/>
                          <w:szCs w:val="28"/>
                        </w:rPr>
                        <w:t xml:space="preserve">yiaj </w:t>
                      </w:r>
                      <w:ins w:id="130" w:author="Khamsaolee Xainhiaxang" w:date="2021-07-02T21:39:00Z">
                        <w:r>
                          <w:rPr>
                            <w:sz w:val="28"/>
                            <w:szCs w:val="28"/>
                          </w:rPr>
                          <w:t>H</w:t>
                        </w:r>
                      </w:ins>
                      <w:del w:id="131" w:author="Khamsaolee Xainhiaxang" w:date="2021-07-02T21:39:00Z">
                        <w:r w:rsidRPr="00B265B8" w:rsidDel="00436625">
                          <w:rPr>
                            <w:sz w:val="28"/>
                            <w:szCs w:val="28"/>
                          </w:rPr>
                          <w:delText>h</w:delText>
                        </w:r>
                      </w:del>
                      <w:r w:rsidRPr="00B265B8">
                        <w:rPr>
                          <w:sz w:val="28"/>
                          <w:szCs w:val="28"/>
                        </w:rPr>
                        <w:t>auv LCAP</w:t>
                      </w:r>
                    </w:p>
                  </w:txbxContent>
                </v:textbox>
              </v:shape>
            </w:pict>
          </mc:Fallback>
        </mc:AlternateContent>
      </w:r>
      <w:r w:rsidR="000E40D2">
        <w:rPr>
          <w:noProof/>
          <w:lang w:bidi="th-TH"/>
        </w:rPr>
        <w:drawing>
          <wp:anchor distT="0" distB="0" distL="0" distR="0" simplePos="0" relativeHeight="251659264" behindDoc="0" locked="0" layoutInCell="1" allowOverlap="1" wp14:anchorId="7210BCD6" wp14:editId="0729612C">
            <wp:simplePos x="0" y="0"/>
            <wp:positionH relativeFrom="page">
              <wp:posOffset>457200</wp:posOffset>
            </wp:positionH>
            <wp:positionV relativeFrom="paragraph">
              <wp:posOffset>168251</wp:posOffset>
            </wp:positionV>
            <wp:extent cx="6820281" cy="279482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6820281" cy="2794825"/>
                    </a:xfrm>
                    <a:prstGeom prst="rect">
                      <a:avLst/>
                    </a:prstGeom>
                  </pic:spPr>
                </pic:pic>
              </a:graphicData>
            </a:graphic>
          </wp:anchor>
        </w:drawing>
      </w:r>
    </w:p>
    <w:p w14:paraId="12A6E2BB" w14:textId="2EEFEA0B" w:rsidR="00E43EF1" w:rsidRDefault="000E40D2">
      <w:pPr>
        <w:ind w:left="208" w:right="205"/>
        <w:jc w:val="center"/>
        <w:rPr>
          <w:sz w:val="23"/>
        </w:rPr>
      </w:pPr>
      <w:r>
        <w:rPr>
          <w:color w:val="0033CC"/>
          <w:sz w:val="23"/>
        </w:rPr>
        <w:t xml:space="preserve">Daim duab </w:t>
      </w:r>
      <w:del w:id="132" w:author="Khamsaolee Xainhiaxang" w:date="2021-07-02T21:41:00Z">
        <w:r w:rsidDel="00436625">
          <w:rPr>
            <w:color w:val="0033CC"/>
            <w:sz w:val="23"/>
          </w:rPr>
          <w:delText xml:space="preserve">qhia </w:delText>
        </w:r>
      </w:del>
      <w:r>
        <w:rPr>
          <w:color w:val="0033CC"/>
          <w:sz w:val="23"/>
        </w:rPr>
        <w:t xml:space="preserve">no yog qhia </w:t>
      </w:r>
      <w:r w:rsidR="00546E3D">
        <w:rPr>
          <w:color w:val="0033CC"/>
          <w:sz w:val="23"/>
        </w:rPr>
        <w:t>me ntsi</w:t>
      </w:r>
      <w:r>
        <w:rPr>
          <w:color w:val="0033CC"/>
          <w:sz w:val="23"/>
        </w:rPr>
        <w:t xml:space="preserve"> txog </w:t>
      </w:r>
      <w:del w:id="133" w:author="Khamsaolee Xainhiaxang" w:date="2021-07-02T21:43:00Z">
        <w:r w:rsidR="00546E3D" w:rsidDel="00F10D7B">
          <w:rPr>
            <w:color w:val="0033CC"/>
            <w:sz w:val="23"/>
          </w:rPr>
          <w:delText>kev tau npaj ntau</w:delText>
        </w:r>
        <w:r w:rsidDel="00F10D7B">
          <w:rPr>
            <w:color w:val="0033CC"/>
            <w:sz w:val="23"/>
          </w:rPr>
          <w:delText xml:space="preserve"> npaum li cas ntawm</w:delText>
        </w:r>
      </w:del>
      <w:ins w:id="134" w:author="Khamsaolee Xainhiaxang" w:date="2021-07-02T21:43:00Z">
        <w:r w:rsidR="00F10D7B">
          <w:rPr>
            <w:color w:val="0033CC"/>
            <w:sz w:val="23"/>
          </w:rPr>
          <w:t>tias lub</w:t>
        </w:r>
      </w:ins>
      <w:r w:rsidR="00546E3D">
        <w:rPr>
          <w:color w:val="0033CC"/>
          <w:sz w:val="23"/>
        </w:rPr>
        <w:t xml:space="preserve"> Tsev Kawm </w:t>
      </w:r>
      <w:r w:rsidR="009B5A67">
        <w:rPr>
          <w:color w:val="0033CC"/>
          <w:sz w:val="23"/>
        </w:rPr>
        <w:t xml:space="preserve">Hauv Nroog </w:t>
      </w:r>
      <w:r w:rsidR="00546E3D">
        <w:rPr>
          <w:color w:val="0033CC"/>
          <w:sz w:val="23"/>
        </w:rPr>
        <w:t xml:space="preserve">Twin Rivers Unified </w:t>
      </w:r>
      <w:del w:id="135" w:author="Khamsaolee Xainhiaxang" w:date="2021-07-02T21:44:00Z">
        <w:r w:rsidR="00546E3D" w:rsidDel="00F10D7B">
          <w:rPr>
            <w:color w:val="0033CC"/>
            <w:sz w:val="23"/>
          </w:rPr>
          <w:delText xml:space="preserve">uas </w:delText>
        </w:r>
      </w:del>
      <w:ins w:id="136" w:author="Khamsaolee Xainhiaxang" w:date="2021-07-02T21:44:00Z">
        <w:r w:rsidR="00F10D7B">
          <w:rPr>
            <w:color w:val="0033CC"/>
            <w:sz w:val="23"/>
          </w:rPr>
          <w:t xml:space="preserve">tau </w:t>
        </w:r>
      </w:ins>
      <w:r>
        <w:rPr>
          <w:color w:val="0033CC"/>
          <w:sz w:val="23"/>
        </w:rPr>
        <w:t xml:space="preserve">npaj </w:t>
      </w:r>
      <w:ins w:id="137" w:author="Khamsaolee Xainhiaxang" w:date="2021-07-02T21:44:00Z">
        <w:r w:rsidR="00F10D7B">
          <w:rPr>
            <w:color w:val="0033CC"/>
            <w:sz w:val="23"/>
          </w:rPr>
          <w:t xml:space="preserve">nyiaj ntau npaum cas </w:t>
        </w:r>
      </w:ins>
      <w:r>
        <w:rPr>
          <w:color w:val="0033CC"/>
          <w:sz w:val="23"/>
        </w:rPr>
        <w:t>yuav</w:t>
      </w:r>
      <w:ins w:id="138" w:author="Khamsaolee Xainhiaxang" w:date="2021-07-02T21:44:00Z">
        <w:r w:rsidR="00F10D7B">
          <w:rPr>
            <w:color w:val="0033CC"/>
            <w:sz w:val="23"/>
          </w:rPr>
          <w:t xml:space="preserve"> coj los</w:t>
        </w:r>
      </w:ins>
      <w:r>
        <w:rPr>
          <w:color w:val="0033CC"/>
          <w:sz w:val="23"/>
        </w:rPr>
        <w:t xml:space="preserve"> siv rau </w:t>
      </w:r>
      <w:ins w:id="139" w:author="Khamsaolee Xainhiaxang" w:date="2021-07-02T21:44:00Z">
        <w:r w:rsidR="00F10D7B">
          <w:rPr>
            <w:color w:val="0033CC"/>
            <w:sz w:val="23"/>
          </w:rPr>
          <w:t xml:space="preserve">xyoo </w:t>
        </w:r>
      </w:ins>
      <w:r>
        <w:rPr>
          <w:color w:val="0033CC"/>
          <w:sz w:val="23"/>
        </w:rPr>
        <w:t>2021-22. Nws qhia ntau npaum li cas ntawm tag nrho cov nyiaj tau muab khi rau cov kev npaj ua thiab cov kev pab</w:t>
      </w:r>
      <w:r w:rsidR="00546E3D">
        <w:rPr>
          <w:color w:val="0033CC"/>
          <w:sz w:val="23"/>
        </w:rPr>
        <w:t xml:space="preserve"> </w:t>
      </w:r>
      <w:r>
        <w:rPr>
          <w:color w:val="0033CC"/>
          <w:sz w:val="23"/>
        </w:rPr>
        <w:t>cuam hauv LCAP.</w:t>
      </w:r>
    </w:p>
    <w:p w14:paraId="2754E4B8" w14:textId="77777777" w:rsidR="00E43EF1" w:rsidRDefault="00E43EF1">
      <w:pPr>
        <w:pStyle w:val="BodyText"/>
        <w:rPr>
          <w:sz w:val="23"/>
        </w:rPr>
      </w:pPr>
    </w:p>
    <w:p w14:paraId="7ED736F0" w14:textId="59B43151" w:rsidR="00E43EF1" w:rsidRDefault="009B5A67">
      <w:pPr>
        <w:ind w:left="100" w:right="604"/>
        <w:jc w:val="both"/>
        <w:rPr>
          <w:sz w:val="23"/>
        </w:rPr>
      </w:pPr>
      <w:r>
        <w:rPr>
          <w:sz w:val="23"/>
        </w:rPr>
        <w:t xml:space="preserve">Tsev Kawm Hauv Nroog Twin Rivers </w:t>
      </w:r>
      <w:ins w:id="140" w:author="Khamsaolee Xainhiaxang" w:date="2021-07-02T21:47:00Z">
        <w:r w:rsidR="00F10D7B">
          <w:rPr>
            <w:sz w:val="23"/>
          </w:rPr>
          <w:t>U</w:t>
        </w:r>
      </w:ins>
      <w:del w:id="141" w:author="Khamsaolee Xainhiaxang" w:date="2021-07-02T21:47:00Z">
        <w:r w:rsidDel="00F10D7B">
          <w:rPr>
            <w:sz w:val="23"/>
          </w:rPr>
          <w:delText>u</w:delText>
        </w:r>
      </w:del>
      <w:r>
        <w:rPr>
          <w:sz w:val="23"/>
        </w:rPr>
        <w:t xml:space="preserve">nified cov kev </w:t>
      </w:r>
      <w:r w:rsidR="000E40D2">
        <w:rPr>
          <w:sz w:val="23"/>
        </w:rPr>
        <w:t>npaj yuav siv $ 409,684,882 nyob rau xyoo 2021-22. Ntawm tus nqi ntaw</w:t>
      </w:r>
      <w:r>
        <w:rPr>
          <w:sz w:val="23"/>
        </w:rPr>
        <w:t>v</w:t>
      </w:r>
      <w:r w:rsidR="000E40D2">
        <w:rPr>
          <w:sz w:val="23"/>
        </w:rPr>
        <w:t xml:space="preserve">, $ 308,882,345 yog khi rau cov kev nqis tes / cov kev pab hauv LCAP thiab $ 100,802,537 tsis suav nrog hauv LCAP. Kev siv nyiaj uas tsis suav nrog hauv LCAP yuav </w:t>
      </w:r>
      <w:ins w:id="142" w:author="Khamsaolee Xainhiaxang" w:date="2021-07-02T21:48:00Z">
        <w:r w:rsidR="00F10D7B">
          <w:rPr>
            <w:sz w:val="23"/>
          </w:rPr>
          <w:t xml:space="preserve">raug </w:t>
        </w:r>
      </w:ins>
      <w:r w:rsidR="000E40D2">
        <w:rPr>
          <w:sz w:val="23"/>
        </w:rPr>
        <w:t>siv rau cov hauv qab no:</w:t>
      </w:r>
    </w:p>
    <w:p w14:paraId="21639C10" w14:textId="77777777" w:rsidR="00E43EF1" w:rsidRDefault="00E43EF1">
      <w:pPr>
        <w:pStyle w:val="BodyText"/>
        <w:spacing w:before="6"/>
        <w:rPr>
          <w:sz w:val="27"/>
        </w:rPr>
      </w:pPr>
    </w:p>
    <w:p w14:paraId="2C92E570" w14:textId="4C0FB567" w:rsidR="00EE50D9" w:rsidRDefault="000E40D2" w:rsidP="00EE50D9">
      <w:pPr>
        <w:ind w:left="158" w:right="347"/>
        <w:rPr>
          <w:sz w:val="23"/>
        </w:rPr>
      </w:pPr>
      <w:r>
        <w:rPr>
          <w:sz w:val="23"/>
        </w:rPr>
        <w:t>LCAP Tej Yam Kev Ua muaj</w:t>
      </w:r>
      <w:r w:rsidR="00912372">
        <w:rPr>
          <w:sz w:val="23"/>
        </w:rPr>
        <w:t xml:space="preserve"> li</w:t>
      </w:r>
      <w:r>
        <w:rPr>
          <w:sz w:val="23"/>
        </w:rPr>
        <w:t xml:space="preserve"> 76</w:t>
      </w:r>
      <w:r w:rsidR="00912372">
        <w:rPr>
          <w:sz w:val="23"/>
        </w:rPr>
        <w:t xml:space="preserve"> feem puas</w:t>
      </w:r>
      <w:r>
        <w:rPr>
          <w:sz w:val="23"/>
        </w:rPr>
        <w:t xml:space="preserve"> ntawm pob nyiaj siv rau </w:t>
      </w:r>
      <w:r w:rsidR="00912372">
        <w:rPr>
          <w:sz w:val="23"/>
        </w:rPr>
        <w:t>TRUSD</w:t>
      </w:r>
      <w:r>
        <w:rPr>
          <w:sz w:val="23"/>
        </w:rPr>
        <w:t>. Cov kev siv nyiaj tsis siv nyob hauv LCAP feem ntau yog tsoom</w:t>
      </w:r>
      <w:r w:rsidR="00AB4A4B">
        <w:rPr>
          <w:sz w:val="23"/>
        </w:rPr>
        <w:t xml:space="preserve"> </w:t>
      </w:r>
      <w:r>
        <w:rPr>
          <w:sz w:val="23"/>
        </w:rPr>
        <w:t xml:space="preserve">fwv thiab </w:t>
      </w:r>
      <w:r w:rsidR="00AB4A4B">
        <w:rPr>
          <w:sz w:val="23"/>
        </w:rPr>
        <w:t xml:space="preserve">pab pawg </w:t>
      </w:r>
      <w:r>
        <w:rPr>
          <w:sz w:val="23"/>
        </w:rPr>
        <w:t>Lub Xeev txoj hauj</w:t>
      </w:r>
      <w:r w:rsidR="00AB4A4B">
        <w:rPr>
          <w:sz w:val="23"/>
        </w:rPr>
        <w:t xml:space="preserve"> </w:t>
      </w:r>
      <w:r>
        <w:rPr>
          <w:sz w:val="23"/>
        </w:rPr>
        <w:t>lwm</w:t>
      </w:r>
      <w:r w:rsidR="00EE50D9">
        <w:rPr>
          <w:sz w:val="23"/>
        </w:rPr>
        <w:t>.</w:t>
      </w:r>
    </w:p>
    <w:p w14:paraId="11AF18A5" w14:textId="77777777" w:rsidR="00EE50D9" w:rsidRDefault="00EE50D9" w:rsidP="00EE50D9">
      <w:pPr>
        <w:ind w:left="158" w:right="347"/>
        <w:rPr>
          <w:sz w:val="23"/>
        </w:rPr>
      </w:pPr>
    </w:p>
    <w:p w14:paraId="52667CA8" w14:textId="795A4E95" w:rsidR="00E43EF1" w:rsidRDefault="00EE50D9" w:rsidP="00EE50D9">
      <w:pPr>
        <w:pStyle w:val="BodyText"/>
        <w:jc w:val="center"/>
        <w:rPr>
          <w:sz w:val="23"/>
        </w:rPr>
      </w:pPr>
      <w:r>
        <w:rPr>
          <w:sz w:val="28"/>
        </w:rPr>
        <w:t>Cov Kev Pab Tau Nce los sis Kho rau Cov Tub Ntxhais Kaw</w:t>
      </w:r>
      <w:ins w:id="143" w:author="Khamsaolee Xainhiaxang" w:date="2021-07-02T21:51:00Z">
        <w:r w:rsidR="00F10D7B">
          <w:rPr>
            <w:sz w:val="28"/>
          </w:rPr>
          <w:t>m</w:t>
        </w:r>
      </w:ins>
      <w:del w:id="144" w:author="Khamsaolee Xainhiaxang" w:date="2021-07-02T21:51:00Z">
        <w:r w:rsidDel="00F10D7B">
          <w:rPr>
            <w:sz w:val="28"/>
          </w:rPr>
          <w:delText>v</w:delText>
        </w:r>
      </w:del>
      <w:r>
        <w:rPr>
          <w:sz w:val="28"/>
        </w:rPr>
        <w:t xml:space="preserve"> Uas Muaj Kev Xav Tau Kev Pab nyob hauv LCAP rau xyoo 2021-22</w:t>
      </w:r>
    </w:p>
    <w:p w14:paraId="40C9289A" w14:textId="3FBE0D87" w:rsidR="00E43EF1" w:rsidRDefault="00EE50D9" w:rsidP="00D36DB7">
      <w:pPr>
        <w:ind w:left="4737" w:right="165" w:hanging="4553"/>
        <w:rPr>
          <w:sz w:val="28"/>
        </w:rPr>
      </w:pPr>
      <w:bookmarkStart w:id="145" w:name="Increased_or_Improved_Services_for_High_"/>
      <w:bookmarkEnd w:id="145"/>
      <w:r>
        <w:rPr>
          <w:sz w:val="28"/>
        </w:rPr>
        <w:t xml:space="preserve"> </w:t>
      </w:r>
      <w:r w:rsidR="000E40D2">
        <w:rPr>
          <w:sz w:val="28"/>
        </w:rPr>
        <w:t xml:space="preserve"> </w:t>
      </w:r>
    </w:p>
    <w:p w14:paraId="0027612F" w14:textId="61D1A8C5" w:rsidR="00E43EF1" w:rsidRDefault="00C96292" w:rsidP="00EA709D">
      <w:pPr>
        <w:spacing w:before="265"/>
        <w:ind w:left="100" w:right="115"/>
        <w:jc w:val="both"/>
        <w:rPr>
          <w:sz w:val="23"/>
        </w:rPr>
      </w:pPr>
      <w:r>
        <w:rPr>
          <w:sz w:val="23"/>
        </w:rPr>
        <w:t xml:space="preserve">Hauv </w:t>
      </w:r>
      <w:r w:rsidR="000E40D2">
        <w:rPr>
          <w:sz w:val="23"/>
        </w:rPr>
        <w:t xml:space="preserve">Xyoo 2021-22, </w:t>
      </w:r>
      <w:r w:rsidR="00FD4814">
        <w:rPr>
          <w:sz w:val="23"/>
        </w:rPr>
        <w:t xml:space="preserve">Tsev Kawm Hauv Nroog Twin Revers Unified </w:t>
      </w:r>
      <w:del w:id="146" w:author="Khamsaolee Xainhiaxang" w:date="2021-07-02T21:52:00Z">
        <w:r w:rsidR="00FD4814" w:rsidDel="00F10D7B">
          <w:rPr>
            <w:sz w:val="23"/>
          </w:rPr>
          <w:delText>yog ua txoj hauj lwm uas</w:delText>
        </w:r>
      </w:del>
      <w:ins w:id="147" w:author="Khamsaolee Xainhiaxang" w:date="2021-07-02T21:52:00Z">
        <w:r w:rsidR="00F10D7B">
          <w:rPr>
            <w:sz w:val="23"/>
          </w:rPr>
          <w:t>vam hais tias</w:t>
        </w:r>
      </w:ins>
      <w:r w:rsidR="000E40D2">
        <w:rPr>
          <w:sz w:val="23"/>
        </w:rPr>
        <w:t xml:space="preserve"> nws yuav tau txais $ 69,958,036 raws kev </w:t>
      </w:r>
      <w:r w:rsidR="00FD4814">
        <w:rPr>
          <w:sz w:val="23"/>
        </w:rPr>
        <w:t>sau</w:t>
      </w:r>
      <w:del w:id="148" w:author="Khamsaolee Xainhiaxang" w:date="2021-07-02T21:53:00Z">
        <w:r w:rsidR="00FD4814" w:rsidDel="00F10D7B">
          <w:rPr>
            <w:sz w:val="23"/>
          </w:rPr>
          <w:delText>v</w:delText>
        </w:r>
      </w:del>
      <w:r w:rsidR="00FD4814">
        <w:rPr>
          <w:sz w:val="23"/>
        </w:rPr>
        <w:t xml:space="preserve"> npe ntawm cov hluas niam qhuav txiv qhuav</w:t>
      </w:r>
      <w:r w:rsidR="000E40D2">
        <w:rPr>
          <w:sz w:val="23"/>
        </w:rPr>
        <w:t xml:space="preserve">, Cov Kawm Lus Askiv, thiab cov tub ntxhais kawm </w:t>
      </w:r>
      <w:del w:id="149" w:author="Khamsaolee Xainhiaxang" w:date="2021-07-08T21:43:00Z">
        <w:r w:rsidR="000E40D2" w:rsidDel="00DE6083">
          <w:rPr>
            <w:sz w:val="23"/>
          </w:rPr>
          <w:delText>tau nyiaj tsawg</w:delText>
        </w:r>
      </w:del>
      <w:ins w:id="150" w:author="Khamsaolee Xainhiaxang" w:date="2021-07-08T21:43:00Z">
        <w:r w:rsidR="00DE6083">
          <w:rPr>
            <w:sz w:val="23"/>
          </w:rPr>
          <w:t>txom nyem</w:t>
        </w:r>
      </w:ins>
      <w:r w:rsidR="000E40D2">
        <w:rPr>
          <w:sz w:val="23"/>
        </w:rPr>
        <w:t xml:space="preserve">. </w:t>
      </w:r>
      <w:r w:rsidR="001A4323">
        <w:rPr>
          <w:sz w:val="23"/>
        </w:rPr>
        <w:t xml:space="preserve">Tsev Kawm Hauv Nroog Twin Rivers Unified </w:t>
      </w:r>
      <w:r w:rsidR="000E40D2">
        <w:rPr>
          <w:sz w:val="23"/>
        </w:rPr>
        <w:t>yuav tsum piav qhia qhov nws npaj siab yuav nce los</w:t>
      </w:r>
      <w:r w:rsidR="001A4323">
        <w:rPr>
          <w:sz w:val="23"/>
        </w:rPr>
        <w:t xml:space="preserve"> </w:t>
      </w:r>
      <w:r w:rsidR="000E40D2">
        <w:rPr>
          <w:sz w:val="23"/>
        </w:rPr>
        <w:t xml:space="preserve">sis txhim kho cov kev pab rau cov tub ntxhais kawm </w:t>
      </w:r>
      <w:ins w:id="151" w:author="Khamsaolee Xainhiaxang" w:date="2021-07-02T21:54:00Z">
        <w:r w:rsidR="001E1E8B">
          <w:rPr>
            <w:sz w:val="23"/>
          </w:rPr>
          <w:t>uas</w:t>
        </w:r>
      </w:ins>
      <w:del w:id="152" w:author="Khamsaolee Xainhiaxang" w:date="2021-07-02T21:54:00Z">
        <w:r w:rsidR="001A4323" w:rsidDel="001E1E8B">
          <w:rPr>
            <w:sz w:val="23"/>
          </w:rPr>
          <w:delText>kev</w:delText>
        </w:r>
      </w:del>
      <w:r w:rsidR="001A4323">
        <w:rPr>
          <w:sz w:val="23"/>
        </w:rPr>
        <w:t xml:space="preserve"> </w:t>
      </w:r>
      <w:r w:rsidR="000E40D2">
        <w:rPr>
          <w:sz w:val="23"/>
        </w:rPr>
        <w:t xml:space="preserve">xav tau kev pab ntau </w:t>
      </w:r>
      <w:r w:rsidR="001A4323">
        <w:rPr>
          <w:sz w:val="23"/>
        </w:rPr>
        <w:t>yam</w:t>
      </w:r>
      <w:r w:rsidR="000E40D2">
        <w:rPr>
          <w:sz w:val="23"/>
        </w:rPr>
        <w:t xml:space="preserve"> hauv LCAP. </w:t>
      </w:r>
      <w:r w:rsidR="001A4323">
        <w:rPr>
          <w:sz w:val="23"/>
        </w:rPr>
        <w:t>Tsev Kawm Nt</w:t>
      </w:r>
      <w:del w:id="153" w:author="Khamsaolee Xainhiaxang" w:date="2021-07-02T21:55:00Z">
        <w:r w:rsidR="001A4323" w:rsidDel="001E1E8B">
          <w:rPr>
            <w:sz w:val="23"/>
          </w:rPr>
          <w:delText>i</w:delText>
        </w:r>
      </w:del>
      <w:r w:rsidR="001A4323">
        <w:rPr>
          <w:sz w:val="23"/>
        </w:rPr>
        <w:t>a</w:t>
      </w:r>
      <w:ins w:id="154" w:author="Khamsaolee Xainhiaxang" w:date="2021-07-02T21:55:00Z">
        <w:r w:rsidR="001E1E8B">
          <w:rPr>
            <w:sz w:val="23"/>
          </w:rPr>
          <w:t>w</w:t>
        </w:r>
      </w:ins>
      <w:r w:rsidR="001A4323">
        <w:rPr>
          <w:sz w:val="23"/>
        </w:rPr>
        <w:t>v Twin Ri</w:t>
      </w:r>
      <w:ins w:id="155" w:author="Khamsaolee Xainhiaxang" w:date="2021-07-02T21:55:00Z">
        <w:r w:rsidR="001E1E8B">
          <w:rPr>
            <w:sz w:val="23"/>
          </w:rPr>
          <w:t>v</w:t>
        </w:r>
      </w:ins>
      <w:del w:id="156" w:author="Khamsaolee Xainhiaxang" w:date="2021-07-02T21:55:00Z">
        <w:r w:rsidR="001A4323" w:rsidDel="001E1E8B">
          <w:rPr>
            <w:sz w:val="23"/>
          </w:rPr>
          <w:delText>c</w:delText>
        </w:r>
      </w:del>
      <w:r w:rsidR="001A4323">
        <w:rPr>
          <w:sz w:val="23"/>
        </w:rPr>
        <w:t>e</w:t>
      </w:r>
      <w:ins w:id="157" w:author="Khamsaolee Xainhiaxang" w:date="2021-07-02T21:55:00Z">
        <w:r w:rsidR="001E1E8B">
          <w:rPr>
            <w:sz w:val="23"/>
          </w:rPr>
          <w:t>r</w:t>
        </w:r>
      </w:ins>
      <w:r w:rsidR="001A4323">
        <w:rPr>
          <w:sz w:val="23"/>
        </w:rPr>
        <w:t xml:space="preserve">s Unified </w:t>
      </w:r>
      <w:r w:rsidR="000E40D2">
        <w:rPr>
          <w:sz w:val="23"/>
        </w:rPr>
        <w:t>npaj yuav siv nyiaj</w:t>
      </w:r>
      <w:r w:rsidR="001A4323">
        <w:rPr>
          <w:sz w:val="23"/>
        </w:rPr>
        <w:t xml:space="preserve"> li</w:t>
      </w:r>
      <w:r w:rsidR="000E40D2">
        <w:rPr>
          <w:sz w:val="23"/>
        </w:rPr>
        <w:t xml:space="preserve"> $ 84,256,297 coj los mus ua kom tau raws li qhov kom ua no, raws li tau piav hauv LCAP.</w:t>
      </w:r>
    </w:p>
    <w:p w14:paraId="01C7F543" w14:textId="77777777" w:rsidR="00E43EF1" w:rsidRDefault="00E43EF1" w:rsidP="00EA709D">
      <w:pPr>
        <w:jc w:val="both"/>
        <w:rPr>
          <w:sz w:val="23"/>
        </w:rPr>
        <w:sectPr w:rsidR="00E43EF1">
          <w:pgSz w:w="12240" w:h="15840"/>
          <w:pgMar w:top="660" w:right="620" w:bottom="280" w:left="620" w:header="720" w:footer="720" w:gutter="0"/>
          <w:cols w:space="720"/>
        </w:sectPr>
      </w:pPr>
    </w:p>
    <w:p w14:paraId="6F18ACC2" w14:textId="212822F9" w:rsidR="00E43EF1" w:rsidRDefault="000E40D2">
      <w:pPr>
        <w:pStyle w:val="Heading2"/>
        <w:ind w:left="135" w:right="135"/>
        <w:jc w:val="center"/>
      </w:pPr>
      <w:r>
        <w:lastRenderedPageBreak/>
        <w:t xml:space="preserve">LCFF Pob Nyiaj </w:t>
      </w:r>
      <w:r w:rsidR="00805939">
        <w:t>Tag Nrho</w:t>
      </w:r>
      <w:r>
        <w:t xml:space="preserve"> Rau Cov Niam Txiv</w:t>
      </w:r>
    </w:p>
    <w:p w14:paraId="20A87724" w14:textId="78F5D4FD" w:rsidR="00E43EF1" w:rsidRDefault="000E40D2">
      <w:pPr>
        <w:pStyle w:val="Heading3"/>
        <w:spacing w:before="264"/>
        <w:ind w:left="135" w:right="135"/>
        <w:jc w:val="center"/>
      </w:pPr>
      <w:bookmarkStart w:id="158" w:name="Update_on_Increased_or_Improved_Services"/>
      <w:bookmarkEnd w:id="158"/>
      <w:r>
        <w:t>Hloov kho ntawm Cov Kev Pab Ntau Ntxiv los</w:t>
      </w:r>
      <w:r w:rsidR="00805939">
        <w:t xml:space="preserve"> </w:t>
      </w:r>
      <w:r>
        <w:t xml:space="preserve">sis Txhim Kho </w:t>
      </w:r>
      <w:ins w:id="159" w:author="Khamsaolee Xainhiaxang" w:date="2021-07-02T22:04:00Z">
        <w:r w:rsidR="000008F6">
          <w:t xml:space="preserve">txhawm </w:t>
        </w:r>
      </w:ins>
      <w:r>
        <w:t xml:space="preserve">rau Cov </w:t>
      </w:r>
      <w:del w:id="160" w:author="Khamsaolee Xainhiaxang" w:date="2021-07-02T22:04:00Z">
        <w:r w:rsidDel="000008F6">
          <w:delText xml:space="preserve">Kev Xav Tau </w:delText>
        </w:r>
        <w:r w:rsidR="00805939" w:rsidDel="000008F6">
          <w:delText>Ntau Yam N</w:delText>
        </w:r>
        <w:r w:rsidDel="000008F6">
          <w:delText xml:space="preserve">tawm </w:delText>
        </w:r>
        <w:r w:rsidR="00805939" w:rsidDel="000008F6">
          <w:delText>C</w:delText>
        </w:r>
        <w:r w:rsidDel="000008F6">
          <w:delText xml:space="preserve">ov </w:delText>
        </w:r>
      </w:del>
      <w:r w:rsidR="00805939">
        <w:t>T</w:t>
      </w:r>
      <w:r>
        <w:t xml:space="preserve">ub </w:t>
      </w:r>
      <w:r w:rsidR="00805939">
        <w:t>N</w:t>
      </w:r>
      <w:r>
        <w:t xml:space="preserve">txhais </w:t>
      </w:r>
      <w:r w:rsidR="00805939">
        <w:t>K</w:t>
      </w:r>
      <w:r>
        <w:t xml:space="preserve">awm </w:t>
      </w:r>
      <w:ins w:id="161" w:author="Khamsaolee Xainhiaxang" w:date="2021-07-02T22:04:00Z">
        <w:r w:rsidR="000008F6">
          <w:t xml:space="preserve">uas xav tau kev pab </w:t>
        </w:r>
      </w:ins>
      <w:del w:id="162" w:author="Khamsaolee Xainhiaxang" w:date="2021-07-02T22:05:00Z">
        <w:r w:rsidDel="000008F6">
          <w:delText xml:space="preserve">hauv </w:delText>
        </w:r>
      </w:del>
      <w:ins w:id="163" w:author="Khamsaolee Xainhiaxang" w:date="2021-07-02T22:05:00Z">
        <w:r w:rsidR="000008F6">
          <w:t xml:space="preserve">nyob rau </w:t>
        </w:r>
      </w:ins>
      <w:r w:rsidR="00805939">
        <w:t xml:space="preserve">xyoo </w:t>
      </w:r>
      <w:r>
        <w:t>2020-21</w:t>
      </w:r>
    </w:p>
    <w:p w14:paraId="79EF709F" w14:textId="4B6CA091" w:rsidR="00E43EF1" w:rsidRDefault="00B672F4">
      <w:pPr>
        <w:pStyle w:val="BodyText"/>
        <w:ind w:left="100"/>
        <w:rPr>
          <w:sz w:val="20"/>
        </w:rPr>
      </w:pPr>
      <w:r>
        <w:rPr>
          <w:noProof/>
          <w:sz w:val="20"/>
          <w:lang w:bidi="th-TH"/>
        </w:rPr>
        <mc:AlternateContent>
          <mc:Choice Requires="wps">
            <w:drawing>
              <wp:anchor distT="0" distB="0" distL="114300" distR="114300" simplePos="0" relativeHeight="252018688" behindDoc="0" locked="0" layoutInCell="1" allowOverlap="1" wp14:anchorId="464E79CB" wp14:editId="3931ED62">
                <wp:simplePos x="0" y="0"/>
                <wp:positionH relativeFrom="column">
                  <wp:posOffset>279400</wp:posOffset>
                </wp:positionH>
                <wp:positionV relativeFrom="paragraph">
                  <wp:posOffset>1865630</wp:posOffset>
                </wp:positionV>
                <wp:extent cx="2032000" cy="704850"/>
                <wp:effectExtent l="0" t="0" r="0" b="0"/>
                <wp:wrapNone/>
                <wp:docPr id="477"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0" cy="70485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14:paraId="7B5E8E1B" w14:textId="6D82DA75" w:rsidR="00AD19E5" w:rsidRPr="006E6755" w:rsidRDefault="00AD19E5" w:rsidP="006E6755">
                            <w:pPr>
                              <w:rPr>
                                <w:sz w:val="20"/>
                                <w:szCs w:val="20"/>
                              </w:rPr>
                            </w:pPr>
                            <w:del w:id="164" w:author="Khamsaolee Xainhiaxang" w:date="2021-07-02T22:21:00Z">
                              <w:r w:rsidDel="006F75F0">
                                <w:rPr>
                                  <w:sz w:val="20"/>
                                  <w:szCs w:val="20"/>
                                </w:rPr>
                                <w:delText xml:space="preserve">Qhov Tiag Ntawm </w:delText>
                              </w:r>
                              <w:r w:rsidRPr="006E6755" w:rsidDel="006F75F0">
                                <w:rPr>
                                  <w:sz w:val="20"/>
                                  <w:szCs w:val="20"/>
                                </w:rPr>
                                <w:delText>Kev Siv Nyiaj</w:delText>
                              </w:r>
                            </w:del>
                            <w:ins w:id="165" w:author="Khamsaolee Xainhiaxang" w:date="2021-07-02T22:21:00Z">
                              <w:r>
                                <w:rPr>
                                  <w:sz w:val="20"/>
                                  <w:szCs w:val="20"/>
                                </w:rPr>
                                <w:t>Cov Nyiaj uas tau siv tiag</w:t>
                              </w:r>
                            </w:ins>
                            <w:r w:rsidRPr="006E6755">
                              <w:rPr>
                                <w:sz w:val="20"/>
                                <w:szCs w:val="20"/>
                              </w:rPr>
                              <w:t xml:space="preserve"> rau Cov Tub Ntxhais Kawm Uas Xav Tau Kev Pab Ntau Hauv Kev Npaj Kawm Mus Ntxiv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E79CB" id="Text Box 612" o:spid="_x0000_s1037" type="#_x0000_t202" style="position:absolute;left:0;text-align:left;margin-left:22pt;margin-top:146.9pt;width:160pt;height:55.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" fillcolor="white [3212]" strokecolor="white [3212]">
                <v:textbox>
                  <w:txbxContent>
                    <w:p w14:paraId="7B5E8E1B" w14:textId="6D82DA75" w:rsidR="00AD19E5" w:rsidRPr="006E6755" w:rsidRDefault="00AD19E5" w:rsidP="006E6755">
                      <w:pPr>
                        <w:rPr>
                          <w:sz w:val="20"/>
                          <w:szCs w:val="20"/>
                        </w:rPr>
                      </w:pPr>
                      <w:del w:id="166" w:author="Khamsaolee Xainhiaxang" w:date="2021-07-02T22:21:00Z">
                        <w:r w:rsidDel="006F75F0">
                          <w:rPr>
                            <w:sz w:val="20"/>
                            <w:szCs w:val="20"/>
                          </w:rPr>
                          <w:delText xml:space="preserve">Qhov Tiag Ntawm </w:delText>
                        </w:r>
                        <w:r w:rsidRPr="006E6755" w:rsidDel="006F75F0">
                          <w:rPr>
                            <w:sz w:val="20"/>
                            <w:szCs w:val="20"/>
                          </w:rPr>
                          <w:delText>Kev Siv Nyiaj</w:delText>
                        </w:r>
                      </w:del>
                      <w:ins w:id="167" w:author="Khamsaolee Xainhiaxang" w:date="2021-07-02T22:21:00Z">
                        <w:r>
                          <w:rPr>
                            <w:sz w:val="20"/>
                            <w:szCs w:val="20"/>
                          </w:rPr>
                          <w:t>Cov Nyiaj uas tau siv tiag</w:t>
                        </w:r>
                      </w:ins>
                      <w:r w:rsidRPr="006E6755">
                        <w:rPr>
                          <w:sz w:val="20"/>
                          <w:szCs w:val="20"/>
                        </w:rPr>
                        <w:t xml:space="preserve"> rau Cov Tub Ntxhais Kawm Uas Xav Tau Kev Pab Ntau Hauv Kev Npaj Kawm Mus Ntxiv</w:t>
                      </w:r>
                    </w:p>
                  </w:txbxContent>
                </v:textbox>
              </v:shape>
            </w:pict>
          </mc:Fallback>
        </mc:AlternateContent>
      </w:r>
      <w:r>
        <w:rPr>
          <w:noProof/>
          <w:sz w:val="20"/>
          <w:lang w:bidi="th-TH"/>
        </w:rPr>
        <mc:AlternateContent>
          <mc:Choice Requires="wps">
            <w:drawing>
              <wp:anchor distT="0" distB="0" distL="114300" distR="114300" simplePos="0" relativeHeight="252017664" behindDoc="0" locked="0" layoutInCell="1" allowOverlap="1" wp14:anchorId="464E79CB" wp14:editId="4A626D0F">
                <wp:simplePos x="0" y="0"/>
                <wp:positionH relativeFrom="column">
                  <wp:posOffset>279400</wp:posOffset>
                </wp:positionH>
                <wp:positionV relativeFrom="paragraph">
                  <wp:posOffset>1065530</wp:posOffset>
                </wp:positionV>
                <wp:extent cx="2032000" cy="704850"/>
                <wp:effectExtent l="0" t="0" r="0" b="0"/>
                <wp:wrapNone/>
                <wp:docPr id="476" name="Text Box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0" cy="70485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14:paraId="72B51701" w14:textId="061B40B9" w:rsidR="00AD19E5" w:rsidRPr="006E6755" w:rsidRDefault="00AD19E5" w:rsidP="006E6755">
                            <w:pPr>
                              <w:rPr>
                                <w:sz w:val="20"/>
                                <w:szCs w:val="20"/>
                              </w:rPr>
                            </w:pPr>
                            <w:r w:rsidRPr="006E6755">
                              <w:rPr>
                                <w:sz w:val="20"/>
                                <w:szCs w:val="20"/>
                              </w:rPr>
                              <w:t xml:space="preserve">Tag Nrho </w:t>
                            </w:r>
                            <w:del w:id="168" w:author="Khamsaolee Xainhiaxang" w:date="2021-07-02T22:19:00Z">
                              <w:r w:rsidRPr="006E6755" w:rsidDel="006F75F0">
                                <w:rPr>
                                  <w:sz w:val="20"/>
                                  <w:szCs w:val="20"/>
                                </w:rPr>
                                <w:delText>Kev Siv</w:delText>
                              </w:r>
                            </w:del>
                            <w:ins w:id="169" w:author="Khamsaolee Xainhiaxang" w:date="2021-07-02T22:19:00Z">
                              <w:r>
                                <w:rPr>
                                  <w:sz w:val="20"/>
                                  <w:szCs w:val="20"/>
                                </w:rPr>
                                <w:t>Cov</w:t>
                              </w:r>
                            </w:ins>
                            <w:r w:rsidRPr="006E6755">
                              <w:rPr>
                                <w:sz w:val="20"/>
                                <w:szCs w:val="20"/>
                              </w:rPr>
                              <w:t xml:space="preserve"> Nyiaj </w:t>
                            </w:r>
                            <w:ins w:id="170" w:author="Khamsaolee Xainhiaxang" w:date="2021-07-02T22:19:00Z">
                              <w:r>
                                <w:rPr>
                                  <w:sz w:val="20"/>
                                  <w:szCs w:val="20"/>
                                </w:rPr>
                                <w:t xml:space="preserve">uas tau npaj thiab xav tias yuav siv </w:t>
                              </w:r>
                            </w:ins>
                            <w:r w:rsidRPr="006E6755">
                              <w:rPr>
                                <w:sz w:val="20"/>
                                <w:szCs w:val="20"/>
                              </w:rPr>
                              <w:t xml:space="preserve">rau Cov Tub Ntxhais Kawm Uas Xav Tau Kev Pab Ntau Hauv Kev </w:t>
                            </w:r>
                            <w:del w:id="171" w:author="Khamsaolee Xainhiaxang" w:date="2021-07-11T09:46:00Z">
                              <w:r w:rsidRPr="006E6755" w:rsidDel="00D47FE1">
                                <w:rPr>
                                  <w:sz w:val="20"/>
                                  <w:szCs w:val="20"/>
                                </w:rPr>
                                <w:delText xml:space="preserve">Npaj </w:delText>
                              </w:r>
                            </w:del>
                            <w:ins w:id="172" w:author="Khamsaolee Xainhiaxang" w:date="2021-07-11T09:46:00Z">
                              <w:r>
                                <w:rPr>
                                  <w:sz w:val="20"/>
                                  <w:szCs w:val="20"/>
                                </w:rPr>
                                <w:t>Kawm</w:t>
                              </w:r>
                              <w:r w:rsidRPr="006E6755">
                                <w:rPr>
                                  <w:sz w:val="20"/>
                                  <w:szCs w:val="20"/>
                                </w:rPr>
                                <w:t xml:space="preserve"> </w:t>
                              </w:r>
                            </w:ins>
                            <w:r w:rsidRPr="006E6755">
                              <w:rPr>
                                <w:sz w:val="20"/>
                                <w:szCs w:val="20"/>
                              </w:rPr>
                              <w:t>Kawm Mus Ntxiv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E79CB" id="Text Box 611" o:spid="_x0000_s1038" type="#_x0000_t202" style="position:absolute;left:0;text-align:left;margin-left:22pt;margin-top:83.9pt;width:160pt;height:55.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" fillcolor="white [3212]" strokecolor="white [3212]">
                <v:textbox>
                  <w:txbxContent>
                    <w:p w14:paraId="72B51701" w14:textId="061B40B9" w:rsidR="00AD19E5" w:rsidRPr="006E6755" w:rsidRDefault="00AD19E5" w:rsidP="006E6755">
                      <w:pPr>
                        <w:rPr>
                          <w:sz w:val="20"/>
                          <w:szCs w:val="20"/>
                        </w:rPr>
                      </w:pPr>
                      <w:r w:rsidRPr="006E6755">
                        <w:rPr>
                          <w:sz w:val="20"/>
                          <w:szCs w:val="20"/>
                        </w:rPr>
                        <w:t xml:space="preserve">Tag Nrho </w:t>
                      </w:r>
                      <w:del w:id="173" w:author="Khamsaolee Xainhiaxang" w:date="2021-07-02T22:19:00Z">
                        <w:r w:rsidRPr="006E6755" w:rsidDel="006F75F0">
                          <w:rPr>
                            <w:sz w:val="20"/>
                            <w:szCs w:val="20"/>
                          </w:rPr>
                          <w:delText>Kev Siv</w:delText>
                        </w:r>
                      </w:del>
                      <w:ins w:id="174" w:author="Khamsaolee Xainhiaxang" w:date="2021-07-02T22:19:00Z">
                        <w:r>
                          <w:rPr>
                            <w:sz w:val="20"/>
                            <w:szCs w:val="20"/>
                          </w:rPr>
                          <w:t>Cov</w:t>
                        </w:r>
                      </w:ins>
                      <w:r w:rsidRPr="006E6755">
                        <w:rPr>
                          <w:sz w:val="20"/>
                          <w:szCs w:val="20"/>
                        </w:rPr>
                        <w:t xml:space="preserve"> Nyiaj </w:t>
                      </w:r>
                      <w:ins w:id="175" w:author="Khamsaolee Xainhiaxang" w:date="2021-07-02T22:19:00Z">
                        <w:r>
                          <w:rPr>
                            <w:sz w:val="20"/>
                            <w:szCs w:val="20"/>
                          </w:rPr>
                          <w:t xml:space="preserve">uas tau npaj thiab xav tias yuav siv </w:t>
                        </w:r>
                      </w:ins>
                      <w:r w:rsidRPr="006E6755">
                        <w:rPr>
                          <w:sz w:val="20"/>
                          <w:szCs w:val="20"/>
                        </w:rPr>
                        <w:t xml:space="preserve">rau Cov Tub Ntxhais Kawm Uas Xav Tau Kev Pab Ntau Hauv Kev </w:t>
                      </w:r>
                      <w:del w:id="176" w:author="Khamsaolee Xainhiaxang" w:date="2021-07-11T09:46:00Z">
                        <w:r w:rsidRPr="006E6755" w:rsidDel="00D47FE1">
                          <w:rPr>
                            <w:sz w:val="20"/>
                            <w:szCs w:val="20"/>
                          </w:rPr>
                          <w:delText xml:space="preserve">Npaj </w:delText>
                        </w:r>
                      </w:del>
                      <w:ins w:id="177" w:author="Khamsaolee Xainhiaxang" w:date="2021-07-11T09:46:00Z">
                        <w:r>
                          <w:rPr>
                            <w:sz w:val="20"/>
                            <w:szCs w:val="20"/>
                          </w:rPr>
                          <w:t>Kawm</w:t>
                        </w:r>
                        <w:r w:rsidRPr="006E6755">
                          <w:rPr>
                            <w:sz w:val="20"/>
                            <w:szCs w:val="20"/>
                          </w:rPr>
                          <w:t xml:space="preserve"> </w:t>
                        </w:r>
                      </w:ins>
                      <w:r w:rsidRPr="006E6755">
                        <w:rPr>
                          <w:sz w:val="20"/>
                          <w:szCs w:val="20"/>
                        </w:rPr>
                        <w:t>Kawm Mus Ntxiv</w:t>
                      </w:r>
                    </w:p>
                  </w:txbxContent>
                </v:textbox>
              </v:shape>
            </w:pict>
          </mc:Fallback>
        </mc:AlternateContent>
      </w:r>
      <w:r>
        <w:rPr>
          <w:noProof/>
          <w:sz w:val="20"/>
          <w:lang w:bidi="th-TH"/>
        </w:rPr>
        <mc:AlternateContent>
          <mc:Choice Requires="wps">
            <w:drawing>
              <wp:anchor distT="0" distB="0" distL="114300" distR="114300" simplePos="0" relativeHeight="252016640" behindDoc="0" locked="0" layoutInCell="1" allowOverlap="1" wp14:anchorId="464E79CB" wp14:editId="630F44DB">
                <wp:simplePos x="0" y="0"/>
                <wp:positionH relativeFrom="column">
                  <wp:posOffset>949325</wp:posOffset>
                </wp:positionH>
                <wp:positionV relativeFrom="paragraph">
                  <wp:posOffset>93980</wp:posOffset>
                </wp:positionV>
                <wp:extent cx="4933950" cy="495300"/>
                <wp:effectExtent l="0" t="0" r="0" b="0"/>
                <wp:wrapNone/>
                <wp:docPr id="475" name="Text Box 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49530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14:paraId="4F1CC8E6" w14:textId="195301E8" w:rsidR="00AD19E5" w:rsidRPr="009C33F4" w:rsidRDefault="00AD19E5" w:rsidP="009C33F4">
                            <w:pPr>
                              <w:jc w:val="center"/>
                              <w:rPr>
                                <w:sz w:val="24"/>
                                <w:szCs w:val="24"/>
                              </w:rPr>
                            </w:pPr>
                            <w:r w:rsidRPr="009C33F4">
                              <w:rPr>
                                <w:sz w:val="24"/>
                                <w:szCs w:val="24"/>
                              </w:rPr>
                              <w:t xml:space="preserve">Cov Nyiaj Siv Xyoo </w:t>
                            </w:r>
                            <w:del w:id="178" w:author="Khamsaolee Xainhiaxang" w:date="2021-07-02T22:14:00Z">
                              <w:r w:rsidRPr="009C33F4" w:rsidDel="006F75F0">
                                <w:rPr>
                                  <w:sz w:val="24"/>
                                  <w:szCs w:val="24"/>
                                </w:rPr>
                                <w:delText>Ua Ntej</w:delText>
                              </w:r>
                            </w:del>
                            <w:ins w:id="179" w:author="Khamsaolee Xainhiaxang" w:date="2021-07-02T22:14:00Z">
                              <w:r>
                                <w:rPr>
                                  <w:sz w:val="24"/>
                                  <w:szCs w:val="24"/>
                                </w:rPr>
                                <w:t>Tag Los</w:t>
                              </w:r>
                            </w:ins>
                            <w:r w:rsidRPr="009C33F4">
                              <w:rPr>
                                <w:sz w:val="24"/>
                                <w:szCs w:val="24"/>
                              </w:rPr>
                              <w:t>: nce los sis txhim kho cov kev pab cuam rau Tub Ntxhais Kawm Uas Xav Tau Kev Pab Ntau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E79CB" id="Text Box 610" o:spid="_x0000_s1039" type="#_x0000_t202" style="position:absolute;left:0;text-align:left;margin-left:74.75pt;margin-top:7.4pt;width:388.5pt;height:39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" fillcolor="white [3212]" strokecolor="white [3212]">
                <v:textbox>
                  <w:txbxContent>
                    <w:p w14:paraId="4F1CC8E6" w14:textId="195301E8" w:rsidR="00AD19E5" w:rsidRPr="009C33F4" w:rsidRDefault="00AD19E5" w:rsidP="009C33F4">
                      <w:pPr>
                        <w:jc w:val="center"/>
                        <w:rPr>
                          <w:sz w:val="24"/>
                          <w:szCs w:val="24"/>
                        </w:rPr>
                      </w:pPr>
                      <w:r w:rsidRPr="009C33F4">
                        <w:rPr>
                          <w:sz w:val="24"/>
                          <w:szCs w:val="24"/>
                        </w:rPr>
                        <w:t xml:space="preserve">Cov Nyiaj Siv Xyoo </w:t>
                      </w:r>
                      <w:del w:id="180" w:author="Khamsaolee Xainhiaxang" w:date="2021-07-02T22:14:00Z">
                        <w:r w:rsidRPr="009C33F4" w:rsidDel="006F75F0">
                          <w:rPr>
                            <w:sz w:val="24"/>
                            <w:szCs w:val="24"/>
                          </w:rPr>
                          <w:delText>Ua Ntej</w:delText>
                        </w:r>
                      </w:del>
                      <w:ins w:id="181" w:author="Khamsaolee Xainhiaxang" w:date="2021-07-02T22:14:00Z">
                        <w:r>
                          <w:rPr>
                            <w:sz w:val="24"/>
                            <w:szCs w:val="24"/>
                          </w:rPr>
                          <w:t>Tag Los</w:t>
                        </w:r>
                      </w:ins>
                      <w:r w:rsidRPr="009C33F4">
                        <w:rPr>
                          <w:sz w:val="24"/>
                          <w:szCs w:val="24"/>
                        </w:rPr>
                        <w:t>: nce los sis txhim kho cov kev pab cuam rau Tub Ntxhais Kawm Uas Xav Tau Kev Pab Ntau</w:t>
                      </w:r>
                    </w:p>
                  </w:txbxContent>
                </v:textbox>
              </v:shape>
            </w:pict>
          </mc:Fallback>
        </mc:AlternateContent>
      </w:r>
      <w:r w:rsidR="000E40D2">
        <w:rPr>
          <w:noProof/>
          <w:sz w:val="20"/>
          <w:lang w:bidi="th-TH"/>
        </w:rPr>
        <w:drawing>
          <wp:inline distT="0" distB="0" distL="0" distR="0" wp14:anchorId="5981792C" wp14:editId="571282EC">
            <wp:extent cx="6719886" cy="309600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6719886" cy="3096005"/>
                    </a:xfrm>
                    <a:prstGeom prst="rect">
                      <a:avLst/>
                    </a:prstGeom>
                  </pic:spPr>
                </pic:pic>
              </a:graphicData>
            </a:graphic>
          </wp:inline>
        </w:drawing>
      </w:r>
    </w:p>
    <w:p w14:paraId="71C08E14" w14:textId="5593781B" w:rsidR="00E43EF1" w:rsidRDefault="000E40D2" w:rsidP="00CC5B10">
      <w:pPr>
        <w:spacing w:before="100"/>
        <w:ind w:left="162" w:right="160"/>
        <w:jc w:val="center"/>
        <w:rPr>
          <w:sz w:val="23"/>
        </w:rPr>
      </w:pPr>
      <w:r>
        <w:rPr>
          <w:color w:val="0033CC"/>
          <w:sz w:val="23"/>
        </w:rPr>
        <w:t xml:space="preserve">Daim duab qhia no piv txog tias </w:t>
      </w:r>
      <w:r w:rsidR="007761FD">
        <w:rPr>
          <w:color w:val="0033CC"/>
          <w:sz w:val="23"/>
        </w:rPr>
        <w:t xml:space="preserve">Tsev Kawm Hauv Nroog Twin Rivers Unified </w:t>
      </w:r>
      <w:r>
        <w:rPr>
          <w:color w:val="0033CC"/>
          <w:sz w:val="23"/>
        </w:rPr>
        <w:t>tau npaj p</w:t>
      </w:r>
      <w:r w:rsidR="007761FD">
        <w:rPr>
          <w:color w:val="0033CC"/>
          <w:sz w:val="23"/>
        </w:rPr>
        <w:t>ob</w:t>
      </w:r>
      <w:r>
        <w:rPr>
          <w:color w:val="0033CC"/>
          <w:sz w:val="23"/>
        </w:rPr>
        <w:t xml:space="preserve"> nyiaj xyoo tas los nyob hauv Txoj Kev Kawm Mus Ntxiv rau kev nqis tes ua thiab cov kev pab</w:t>
      </w:r>
      <w:r w:rsidR="007761FD">
        <w:rPr>
          <w:color w:val="0033CC"/>
          <w:sz w:val="23"/>
        </w:rPr>
        <w:t xml:space="preserve"> </w:t>
      </w:r>
      <w:r>
        <w:rPr>
          <w:color w:val="0033CC"/>
          <w:sz w:val="23"/>
        </w:rPr>
        <w:t>cuam uas pab txhawb los</w:t>
      </w:r>
      <w:r w:rsidR="007761FD">
        <w:rPr>
          <w:color w:val="0033CC"/>
          <w:sz w:val="23"/>
        </w:rPr>
        <w:t xml:space="preserve"> </w:t>
      </w:r>
      <w:r>
        <w:rPr>
          <w:color w:val="0033CC"/>
          <w:sz w:val="23"/>
        </w:rPr>
        <w:t>sis nce kev pab</w:t>
      </w:r>
      <w:r w:rsidR="007761FD">
        <w:rPr>
          <w:color w:val="0033CC"/>
          <w:sz w:val="23"/>
        </w:rPr>
        <w:t xml:space="preserve"> </w:t>
      </w:r>
      <w:r>
        <w:rPr>
          <w:color w:val="0033CC"/>
          <w:sz w:val="23"/>
        </w:rPr>
        <w:t xml:space="preserve">cuam rau cov tub ntxhais kawm </w:t>
      </w:r>
      <w:r w:rsidR="007761FD">
        <w:rPr>
          <w:color w:val="0033CC"/>
          <w:sz w:val="23"/>
        </w:rPr>
        <w:t xml:space="preserve">uas </w:t>
      </w:r>
      <w:r>
        <w:rPr>
          <w:color w:val="0033CC"/>
          <w:sz w:val="23"/>
        </w:rPr>
        <w:t xml:space="preserve">xav tau kev pab ntau </w:t>
      </w:r>
      <w:r w:rsidR="007761FD">
        <w:rPr>
          <w:color w:val="0033CC"/>
          <w:sz w:val="23"/>
        </w:rPr>
        <w:t xml:space="preserve">yam </w:t>
      </w:r>
      <w:r>
        <w:rPr>
          <w:color w:val="0033CC"/>
          <w:sz w:val="23"/>
        </w:rPr>
        <w:t>nrog</w:t>
      </w:r>
      <w:r w:rsidR="007761FD">
        <w:rPr>
          <w:color w:val="0033CC"/>
          <w:sz w:val="23"/>
        </w:rPr>
        <w:t xml:space="preserve"> Tsev Kawm Hauv Nroog Twin Rivers Unified </w:t>
      </w:r>
      <w:r>
        <w:rPr>
          <w:color w:val="0033CC"/>
          <w:sz w:val="23"/>
        </w:rPr>
        <w:t>suav tias nws tau siv rau kev ua thiab cov kev pab</w:t>
      </w:r>
      <w:r w:rsidR="007761FD">
        <w:rPr>
          <w:color w:val="0033CC"/>
          <w:sz w:val="23"/>
        </w:rPr>
        <w:t xml:space="preserve"> </w:t>
      </w:r>
      <w:r>
        <w:rPr>
          <w:color w:val="0033CC"/>
          <w:sz w:val="23"/>
        </w:rPr>
        <w:t>cuam uas pab nce los</w:t>
      </w:r>
      <w:r w:rsidR="007761FD">
        <w:rPr>
          <w:color w:val="0033CC"/>
          <w:sz w:val="23"/>
        </w:rPr>
        <w:t xml:space="preserve"> </w:t>
      </w:r>
      <w:r>
        <w:rPr>
          <w:color w:val="0033CC"/>
          <w:sz w:val="23"/>
        </w:rPr>
        <w:t>sis txhim kho cov kev pab</w:t>
      </w:r>
      <w:r w:rsidR="007761FD">
        <w:rPr>
          <w:color w:val="0033CC"/>
          <w:sz w:val="23"/>
        </w:rPr>
        <w:t xml:space="preserve"> </w:t>
      </w:r>
      <w:r>
        <w:rPr>
          <w:color w:val="0033CC"/>
          <w:sz w:val="23"/>
        </w:rPr>
        <w:t>cuam rau cov tub ntxhais kawm nyob rau xyoo tam sim no.</w:t>
      </w:r>
    </w:p>
    <w:p w14:paraId="03177B19" w14:textId="77777777" w:rsidR="00E43EF1" w:rsidRDefault="00E43EF1">
      <w:pPr>
        <w:pStyle w:val="BodyText"/>
        <w:spacing w:before="11"/>
        <w:rPr>
          <w:sz w:val="22"/>
        </w:rPr>
      </w:pPr>
    </w:p>
    <w:p w14:paraId="36DA1BDD" w14:textId="1F9967B1" w:rsidR="00E43EF1" w:rsidRDefault="001F0043" w:rsidP="0026554D">
      <w:pPr>
        <w:ind w:left="100" w:right="312"/>
        <w:jc w:val="both"/>
        <w:rPr>
          <w:sz w:val="23"/>
        </w:rPr>
      </w:pPr>
      <w:r>
        <w:rPr>
          <w:sz w:val="23"/>
        </w:rPr>
        <w:t>Hauv</w:t>
      </w:r>
      <w:r w:rsidR="000E40D2">
        <w:rPr>
          <w:sz w:val="23"/>
        </w:rPr>
        <w:t xml:space="preserve"> xyoo 2020-21, </w:t>
      </w:r>
      <w:r>
        <w:rPr>
          <w:sz w:val="23"/>
        </w:rPr>
        <w:t xml:space="preserve">Tsev Kawm Hauv Nroog </w:t>
      </w:r>
      <w:r w:rsidR="000E40D2">
        <w:rPr>
          <w:sz w:val="23"/>
        </w:rPr>
        <w:t>Twin Rivers</w:t>
      </w:r>
      <w:r>
        <w:rPr>
          <w:sz w:val="23"/>
        </w:rPr>
        <w:t xml:space="preserve"> Unified</w:t>
      </w:r>
      <w:r w:rsidR="000E40D2">
        <w:rPr>
          <w:sz w:val="23"/>
        </w:rPr>
        <w:t xml:space="preserve"> Kev Kawm Mus Ntxiv </w:t>
      </w:r>
      <w:del w:id="182" w:author="Khamsaolee Xainhiaxang" w:date="2021-07-02T22:28:00Z">
        <w:r w:rsidDel="00FE64BB">
          <w:rPr>
            <w:sz w:val="23"/>
          </w:rPr>
          <w:delText xml:space="preserve">ntawm </w:delText>
        </w:r>
        <w:r w:rsidR="000E40D2" w:rsidDel="00FE64BB">
          <w:rPr>
            <w:sz w:val="23"/>
          </w:rPr>
          <w:delText>Kev Siv</w:delText>
        </w:r>
      </w:del>
      <w:ins w:id="183" w:author="Khamsaolee Xainhiaxang" w:date="2021-07-02T22:28:00Z">
        <w:r w:rsidR="00FE64BB">
          <w:rPr>
            <w:sz w:val="23"/>
          </w:rPr>
          <w:t>tau npaj</w:t>
        </w:r>
      </w:ins>
      <w:r w:rsidR="000E40D2">
        <w:rPr>
          <w:sz w:val="23"/>
        </w:rPr>
        <w:t xml:space="preserve"> Nyiaj $ 23,971,494 rau kev npaj nce los</w:t>
      </w:r>
      <w:r>
        <w:rPr>
          <w:sz w:val="23"/>
        </w:rPr>
        <w:t xml:space="preserve"> </w:t>
      </w:r>
      <w:r w:rsidR="000E40D2">
        <w:rPr>
          <w:sz w:val="23"/>
        </w:rPr>
        <w:t>sis txhim kho cov kev pab rau cov tub ntxhais kawm</w:t>
      </w:r>
      <w:r>
        <w:rPr>
          <w:sz w:val="23"/>
        </w:rPr>
        <w:t xml:space="preserve"> uas</w:t>
      </w:r>
      <w:r w:rsidR="000E40D2">
        <w:rPr>
          <w:sz w:val="23"/>
        </w:rPr>
        <w:t xml:space="preserve"> xav tau kev pab ntau</w:t>
      </w:r>
      <w:r>
        <w:rPr>
          <w:sz w:val="23"/>
        </w:rPr>
        <w:t xml:space="preserve"> yam</w:t>
      </w:r>
      <w:r w:rsidR="000E40D2">
        <w:rPr>
          <w:sz w:val="23"/>
        </w:rPr>
        <w:t xml:space="preserve">. </w:t>
      </w:r>
      <w:r>
        <w:rPr>
          <w:sz w:val="23"/>
        </w:rPr>
        <w:t>Tsev Kawm Nt</w:t>
      </w:r>
      <w:del w:id="184" w:author="Khamsaolee Xainhiaxang" w:date="2021-07-02T22:29:00Z">
        <w:r w:rsidDel="00FE64BB">
          <w:rPr>
            <w:sz w:val="23"/>
          </w:rPr>
          <w:delText>i</w:delText>
        </w:r>
      </w:del>
      <w:r>
        <w:rPr>
          <w:sz w:val="23"/>
        </w:rPr>
        <w:t>a</w:t>
      </w:r>
      <w:ins w:id="185" w:author="Khamsaolee Xainhiaxang" w:date="2021-07-02T22:29:00Z">
        <w:r w:rsidR="00FE64BB">
          <w:rPr>
            <w:sz w:val="23"/>
          </w:rPr>
          <w:t>w</w:t>
        </w:r>
      </w:ins>
      <w:r>
        <w:rPr>
          <w:sz w:val="23"/>
        </w:rPr>
        <w:t xml:space="preserve">v Twin Rivers </w:t>
      </w:r>
      <w:r w:rsidR="0026554D">
        <w:rPr>
          <w:sz w:val="23"/>
        </w:rPr>
        <w:t xml:space="preserve">Unified </w:t>
      </w:r>
      <w:ins w:id="186" w:author="Khamsaolee Xainhiaxang" w:date="2021-07-02T22:30:00Z">
        <w:r w:rsidR="00FE64BB">
          <w:rPr>
            <w:sz w:val="23"/>
          </w:rPr>
          <w:t xml:space="preserve">kuj </w:t>
        </w:r>
      </w:ins>
      <w:r w:rsidR="000E40D2">
        <w:rPr>
          <w:sz w:val="23"/>
        </w:rPr>
        <w:t>tau siv $ 23,971,494 rau kev nqis tes ua los</w:t>
      </w:r>
      <w:r w:rsidR="0026554D">
        <w:rPr>
          <w:sz w:val="23"/>
        </w:rPr>
        <w:t xml:space="preserve"> </w:t>
      </w:r>
      <w:r w:rsidR="000E40D2">
        <w:rPr>
          <w:sz w:val="23"/>
        </w:rPr>
        <w:t>sis nce kev pab</w:t>
      </w:r>
      <w:r w:rsidR="0026554D">
        <w:rPr>
          <w:sz w:val="23"/>
        </w:rPr>
        <w:t xml:space="preserve"> </w:t>
      </w:r>
      <w:r w:rsidR="000E40D2">
        <w:rPr>
          <w:sz w:val="23"/>
        </w:rPr>
        <w:t xml:space="preserve">cuam rau cov tub ntxhais kawm </w:t>
      </w:r>
      <w:r w:rsidR="0026554D">
        <w:rPr>
          <w:sz w:val="23"/>
        </w:rPr>
        <w:t xml:space="preserve">uas </w:t>
      </w:r>
      <w:r w:rsidR="000E40D2">
        <w:rPr>
          <w:sz w:val="23"/>
        </w:rPr>
        <w:t>xav tau kev pab ntau</w:t>
      </w:r>
      <w:r w:rsidR="0026554D">
        <w:rPr>
          <w:sz w:val="23"/>
        </w:rPr>
        <w:t xml:space="preserve"> yam</w:t>
      </w:r>
      <w:r w:rsidR="000E40D2">
        <w:rPr>
          <w:sz w:val="23"/>
        </w:rPr>
        <w:t xml:space="preserve"> nyob rau xyoo 2020-21.</w:t>
      </w:r>
    </w:p>
    <w:p w14:paraId="686BC673" w14:textId="77777777" w:rsidR="00E43EF1" w:rsidRDefault="00E43EF1" w:rsidP="0026554D">
      <w:pPr>
        <w:jc w:val="both"/>
        <w:rPr>
          <w:sz w:val="23"/>
        </w:rPr>
        <w:sectPr w:rsidR="00E43EF1">
          <w:pgSz w:w="12240" w:h="15840"/>
          <w:pgMar w:top="660" w:right="620" w:bottom="280" w:left="620" w:header="720" w:footer="720" w:gutter="0"/>
          <w:cols w:space="720"/>
        </w:sectPr>
      </w:pPr>
    </w:p>
    <w:p w14:paraId="09A92078" w14:textId="77777777" w:rsidR="00E43EF1" w:rsidRDefault="000E40D2">
      <w:pPr>
        <w:pStyle w:val="BodyText"/>
        <w:ind w:left="270"/>
        <w:rPr>
          <w:sz w:val="20"/>
        </w:rPr>
      </w:pPr>
      <w:r>
        <w:rPr>
          <w:noProof/>
          <w:sz w:val="20"/>
          <w:lang w:bidi="th-TH"/>
        </w:rPr>
        <w:lastRenderedPageBreak/>
        <w:drawing>
          <wp:inline distT="0" distB="0" distL="0" distR="0" wp14:anchorId="7C356DD3" wp14:editId="28C32C8B">
            <wp:extent cx="3638550" cy="113347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3638550" cy="1133475"/>
                    </a:xfrm>
                    <a:prstGeom prst="rect">
                      <a:avLst/>
                    </a:prstGeom>
                  </pic:spPr>
                </pic:pic>
              </a:graphicData>
            </a:graphic>
          </wp:inline>
        </w:drawing>
      </w:r>
    </w:p>
    <w:p w14:paraId="384F4448" w14:textId="77777777" w:rsidR="00E43EF1" w:rsidRDefault="00E43EF1">
      <w:pPr>
        <w:pStyle w:val="BodyText"/>
        <w:spacing w:before="8"/>
        <w:rPr>
          <w:sz w:val="18"/>
        </w:rPr>
      </w:pPr>
    </w:p>
    <w:p w14:paraId="53FB49D5" w14:textId="1AF3B3D1" w:rsidR="00E43EF1" w:rsidRPr="00037DA5" w:rsidRDefault="004C425C">
      <w:pPr>
        <w:pStyle w:val="Heading1"/>
        <w:spacing w:before="87"/>
        <w:ind w:left="240"/>
        <w:rPr>
          <w:sz w:val="36"/>
          <w:szCs w:val="36"/>
        </w:rPr>
      </w:pPr>
      <w:bookmarkStart w:id="187" w:name="Local_Control_Accountability_Plan"/>
      <w:bookmarkEnd w:id="187"/>
      <w:r w:rsidRPr="00037DA5">
        <w:rPr>
          <w:sz w:val="36"/>
          <w:szCs w:val="36"/>
        </w:rPr>
        <w:t xml:space="preserve">Kev Npaj Kev Tswj </w:t>
      </w:r>
      <w:r w:rsidR="00D933AA" w:rsidRPr="00037DA5">
        <w:rPr>
          <w:sz w:val="36"/>
          <w:szCs w:val="36"/>
        </w:rPr>
        <w:t xml:space="preserve">Xyuas </w:t>
      </w:r>
      <w:r w:rsidR="000E40D2" w:rsidRPr="00037DA5">
        <w:rPr>
          <w:sz w:val="36"/>
          <w:szCs w:val="36"/>
        </w:rPr>
        <w:t xml:space="preserve">Hauv </w:t>
      </w:r>
      <w:r w:rsidR="00BF418B">
        <w:rPr>
          <w:sz w:val="36"/>
          <w:szCs w:val="36"/>
        </w:rPr>
        <w:t xml:space="preserve">Ib </w:t>
      </w:r>
      <w:r w:rsidR="000E40D2" w:rsidRPr="00037DA5">
        <w:rPr>
          <w:sz w:val="36"/>
          <w:szCs w:val="36"/>
        </w:rPr>
        <w:t>Puag Ncig</w:t>
      </w:r>
    </w:p>
    <w:p w14:paraId="6A4C5BC0" w14:textId="39E3BA77" w:rsidR="00E43EF1" w:rsidRDefault="000E40D2">
      <w:pPr>
        <w:spacing w:before="276"/>
        <w:ind w:left="240"/>
        <w:rPr>
          <w:b/>
          <w:sz w:val="24"/>
        </w:rPr>
      </w:pPr>
      <w:r w:rsidRPr="00037DA5">
        <w:rPr>
          <w:b/>
        </w:rPr>
        <w:t xml:space="preserve">Cov lus qhia rau </w:t>
      </w:r>
      <w:r w:rsidR="00D933AA" w:rsidRPr="00037DA5">
        <w:rPr>
          <w:b/>
        </w:rPr>
        <w:t xml:space="preserve">kev </w:t>
      </w:r>
      <w:r w:rsidRPr="00037DA5">
        <w:rPr>
          <w:b/>
        </w:rPr>
        <w:t xml:space="preserve">ua tiav Cov Kev Tswj Hauv </w:t>
      </w:r>
      <w:r w:rsidR="00767C00">
        <w:rPr>
          <w:b/>
        </w:rPr>
        <w:t xml:space="preserve">Ib </w:t>
      </w:r>
      <w:r w:rsidR="00D933AA" w:rsidRPr="00037DA5">
        <w:rPr>
          <w:b/>
        </w:rPr>
        <w:t>Puag Ncig</w:t>
      </w:r>
      <w:r w:rsidRPr="00037DA5">
        <w:rPr>
          <w:b/>
        </w:rPr>
        <w:t xml:space="preserve"> thiab Tswj Xyuas (LCAP) ua raws cov qauv</w:t>
      </w:r>
      <w:r>
        <w:rPr>
          <w:b/>
          <w:sz w:val="24"/>
        </w:rPr>
        <w:t>.</w:t>
      </w:r>
    </w:p>
    <w:p w14:paraId="0E68B9C2" w14:textId="77777777" w:rsidR="00E43EF1" w:rsidRDefault="00E43EF1">
      <w:pPr>
        <w:pStyle w:val="BodyText"/>
        <w:spacing w:before="11"/>
        <w:rPr>
          <w:b/>
          <w:sz w:val="23"/>
        </w:rPr>
      </w:pPr>
    </w:p>
    <w:tbl>
      <w:tblPr>
        <w:tblW w:w="0" w:type="auto"/>
        <w:tblInd w:w="250"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left w:w="0" w:type="dxa"/>
          <w:right w:w="0" w:type="dxa"/>
        </w:tblCellMar>
        <w:tblLook w:val="01E0" w:firstRow="1" w:lastRow="1" w:firstColumn="1" w:lastColumn="1" w:noHBand="0" w:noVBand="0"/>
      </w:tblPr>
      <w:tblGrid>
        <w:gridCol w:w="5031"/>
        <w:gridCol w:w="5036"/>
        <w:gridCol w:w="7"/>
        <w:gridCol w:w="5029"/>
        <w:gridCol w:w="7"/>
      </w:tblGrid>
      <w:tr w:rsidR="00E43EF1" w14:paraId="2406F2F5" w14:textId="77777777">
        <w:trPr>
          <w:trHeight w:val="350"/>
        </w:trPr>
        <w:tc>
          <w:tcPr>
            <w:tcW w:w="5031" w:type="dxa"/>
            <w:shd w:val="clear" w:color="auto" w:fill="DBE5F1"/>
          </w:tcPr>
          <w:p w14:paraId="62AAF542" w14:textId="7F4A88C1" w:rsidR="00E43EF1" w:rsidRPr="00136943" w:rsidRDefault="000E40D2">
            <w:pPr>
              <w:pStyle w:val="TableParagraph"/>
              <w:spacing w:before="66" w:line="264" w:lineRule="exact"/>
              <w:ind w:left="58"/>
            </w:pPr>
            <w:r w:rsidRPr="00136943">
              <w:t>Lub</w:t>
            </w:r>
            <w:r w:rsidR="0087048D" w:rsidRPr="00136943">
              <w:t xml:space="preserve"> Npe</w:t>
            </w:r>
            <w:r w:rsidRPr="00136943">
              <w:t xml:space="preserve"> Chaw</w:t>
            </w:r>
            <w:r w:rsidR="0087048D" w:rsidRPr="00136943">
              <w:t xml:space="preserve"> Qhia Ntawv </w:t>
            </w:r>
            <w:r w:rsidRPr="00136943">
              <w:t xml:space="preserve">Hauv </w:t>
            </w:r>
            <w:r w:rsidR="0087048D" w:rsidRPr="00136943">
              <w:t>Puag Ncig</w:t>
            </w:r>
            <w:r w:rsidRPr="00136943">
              <w:t xml:space="preserve"> (LEA) </w:t>
            </w:r>
          </w:p>
        </w:tc>
        <w:tc>
          <w:tcPr>
            <w:tcW w:w="5043" w:type="dxa"/>
            <w:gridSpan w:val="2"/>
            <w:shd w:val="clear" w:color="auto" w:fill="DBE5F1"/>
          </w:tcPr>
          <w:p w14:paraId="538FBE24" w14:textId="33B8DD9E" w:rsidR="00E43EF1" w:rsidRDefault="001F474B">
            <w:pPr>
              <w:pStyle w:val="TableParagraph"/>
              <w:spacing w:before="66" w:line="264" w:lineRule="exact"/>
              <w:ind w:left="58"/>
              <w:rPr>
                <w:sz w:val="24"/>
              </w:rPr>
            </w:pPr>
            <w:r>
              <w:rPr>
                <w:sz w:val="24"/>
              </w:rPr>
              <w:t xml:space="preserve">Lub Npe </w:t>
            </w:r>
            <w:r w:rsidR="000E40D2">
              <w:rPr>
                <w:sz w:val="24"/>
              </w:rPr>
              <w:t xml:space="preserve">Hu thiab </w:t>
            </w:r>
            <w:r>
              <w:rPr>
                <w:sz w:val="24"/>
              </w:rPr>
              <w:t>Ntsiab Lus</w:t>
            </w:r>
          </w:p>
        </w:tc>
        <w:tc>
          <w:tcPr>
            <w:tcW w:w="5036" w:type="dxa"/>
            <w:gridSpan w:val="2"/>
            <w:shd w:val="clear" w:color="auto" w:fill="DBE5F1"/>
          </w:tcPr>
          <w:p w14:paraId="4C7E4AC3" w14:textId="75A2092E" w:rsidR="00E43EF1" w:rsidRDefault="000E40D2">
            <w:pPr>
              <w:pStyle w:val="TableParagraph"/>
              <w:spacing w:before="66" w:line="264" w:lineRule="exact"/>
              <w:ind w:left="58"/>
              <w:rPr>
                <w:sz w:val="24"/>
              </w:rPr>
            </w:pPr>
            <w:r>
              <w:rPr>
                <w:sz w:val="24"/>
              </w:rPr>
              <w:t xml:space="preserve">Email thiab </w:t>
            </w:r>
            <w:r w:rsidR="00CE25C7">
              <w:rPr>
                <w:sz w:val="24"/>
              </w:rPr>
              <w:t xml:space="preserve">Lej </w:t>
            </w:r>
            <w:r>
              <w:rPr>
                <w:sz w:val="24"/>
              </w:rPr>
              <w:t>Xov Tooj</w:t>
            </w:r>
          </w:p>
        </w:tc>
      </w:tr>
      <w:tr w:rsidR="004E74E0" w14:paraId="7AC0B943" w14:textId="77777777" w:rsidTr="0093186E">
        <w:trPr>
          <w:gridAfter w:val="1"/>
          <w:wAfter w:w="7" w:type="dxa"/>
          <w:trHeight w:val="563"/>
        </w:trPr>
        <w:tc>
          <w:tcPr>
            <w:tcW w:w="5031" w:type="dxa"/>
          </w:tcPr>
          <w:p w14:paraId="39A36BDC" w14:textId="5A1A3C60" w:rsidR="004E74E0" w:rsidRDefault="004E74E0">
            <w:pPr>
              <w:pStyle w:val="TableParagraph"/>
              <w:spacing w:before="58"/>
              <w:ind w:left="58"/>
            </w:pPr>
            <w:r>
              <w:t>Tsev Kawm Hauv NroogTwin Rivers Unified</w:t>
            </w:r>
          </w:p>
        </w:tc>
        <w:tc>
          <w:tcPr>
            <w:tcW w:w="5036" w:type="dxa"/>
          </w:tcPr>
          <w:p w14:paraId="06E9DF2C" w14:textId="77777777" w:rsidR="004E74E0" w:rsidRDefault="0080172A">
            <w:pPr>
              <w:pStyle w:val="TableParagraph"/>
              <w:spacing w:before="58" w:line="250" w:lineRule="atLeast"/>
              <w:ind w:left="58" w:right="1631"/>
            </w:pPr>
            <w:r>
              <w:t>Steven Martinez</w:t>
            </w:r>
          </w:p>
          <w:p w14:paraId="443A263B" w14:textId="34F5A522" w:rsidR="0080172A" w:rsidRDefault="0080172A">
            <w:pPr>
              <w:pStyle w:val="TableParagraph"/>
              <w:spacing w:before="58" w:line="250" w:lineRule="atLeast"/>
              <w:ind w:left="58" w:right="1631"/>
            </w:pPr>
            <w:r>
              <w:t>Thawj Saib Xyuas Tsev Kawm</w:t>
            </w:r>
          </w:p>
        </w:tc>
        <w:tc>
          <w:tcPr>
            <w:tcW w:w="5036" w:type="dxa"/>
            <w:gridSpan w:val="2"/>
          </w:tcPr>
          <w:p w14:paraId="0106BE57" w14:textId="525FE752" w:rsidR="004E74E0" w:rsidRDefault="00151748">
            <w:pPr>
              <w:pStyle w:val="TableParagraph"/>
              <w:spacing w:before="58" w:line="250" w:lineRule="atLeast"/>
              <w:ind w:left="58" w:right="1631"/>
            </w:pPr>
            <w:hyperlink r:id="rId11">
              <w:r w:rsidR="004E74E0">
                <w:t>steve.martinez@twinriversusd.org</w:t>
              </w:r>
            </w:hyperlink>
            <w:r w:rsidR="004E74E0">
              <w:t xml:space="preserve"> (916) 566-1744</w:t>
            </w:r>
          </w:p>
        </w:tc>
      </w:tr>
    </w:tbl>
    <w:p w14:paraId="4E903F3E" w14:textId="1350E8FC" w:rsidR="00E43EF1" w:rsidRDefault="00B672F4">
      <w:pPr>
        <w:pStyle w:val="BodyText"/>
        <w:spacing w:before="6"/>
        <w:rPr>
          <w:b/>
          <w:sz w:val="20"/>
        </w:rPr>
      </w:pPr>
      <w:r>
        <w:rPr>
          <w:noProof/>
          <w:lang w:bidi="th-TH"/>
        </w:rPr>
        <mc:AlternateContent>
          <mc:Choice Requires="wps">
            <w:drawing>
              <wp:anchor distT="0" distB="0" distL="0" distR="0" simplePos="0" relativeHeight="251660288" behindDoc="1" locked="0" layoutInCell="1" allowOverlap="1" wp14:anchorId="629091C2" wp14:editId="4802179E">
                <wp:simplePos x="0" y="0"/>
                <wp:positionH relativeFrom="page">
                  <wp:posOffset>145415</wp:posOffset>
                </wp:positionH>
                <wp:positionV relativeFrom="paragraph">
                  <wp:posOffset>189230</wp:posOffset>
                </wp:positionV>
                <wp:extent cx="9768205" cy="346075"/>
                <wp:effectExtent l="0" t="0" r="0" b="0"/>
                <wp:wrapTopAndBottom/>
                <wp:docPr id="474" name="Text Box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68205" cy="346075"/>
                        </a:xfrm>
                        <a:prstGeom prst="rect">
                          <a:avLst/>
                        </a:prstGeom>
                        <a:solidFill>
                          <a:srgbClr val="DBE5F1"/>
                        </a:solidFill>
                        <a:ln w="28575">
                          <a:solidFill>
                            <a:srgbClr val="000000"/>
                          </a:solidFill>
                          <a:miter lim="800000"/>
                          <a:headEnd/>
                          <a:tailEnd/>
                        </a:ln>
                      </wps:spPr>
                      <wps:txbx>
                        <w:txbxContent>
                          <w:bookmarkStart w:id="188" w:name="Plan_Summary_[2021-22]"/>
                          <w:bookmarkEnd w:id="188"/>
                          <w:p w14:paraId="49C08559" w14:textId="60F051E5" w:rsidR="00AD19E5" w:rsidRDefault="00AD19E5">
                            <w:pPr>
                              <w:spacing w:before="20"/>
                              <w:ind w:left="108"/>
                              <w:rPr>
                                <w:b/>
                                <w:sz w:val="40"/>
                              </w:rPr>
                            </w:pPr>
                            <w:r>
                              <w:fldChar w:fldCharType="begin"/>
                            </w:r>
                            <w:r>
                              <w:instrText xml:space="preserve"> HYPERLINK "http://www.doc-tracking.com/screenshots/21LCAP/Instructions/21LCAPInstructions.htm" \l "PlanSummary" \h </w:instrText>
                            </w:r>
                            <w:r>
                              <w:fldChar w:fldCharType="separate"/>
                            </w:r>
                            <w:r>
                              <w:rPr>
                                <w:b/>
                                <w:sz w:val="40"/>
                              </w:rPr>
                              <w:t>Cov Ntsiab Lus Uas Npaj [2021-22]</w:t>
                            </w:r>
                            <w:r>
                              <w:rPr>
                                <w:b/>
                                <w:sz w:val="4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9091C2" id="Text Box 432" o:spid="_x0000_s1040" type="#_x0000_t202" style="position:absolute;margin-left:11.45pt;margin-top:14.9pt;width:769.15pt;height:27.2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" fillcolor="#dbe5f1" strokeweight="2.25pt">
                <v:textbox inset="0,0,0,0">
                  <w:txbxContent>
                    <w:bookmarkStart w:id="189" w:name="Plan_Summary_[2021-22]"/>
                    <w:bookmarkEnd w:id="189"/>
                    <w:p w14:paraId="49C08559" w14:textId="60F051E5" w:rsidR="00AD19E5" w:rsidRDefault="00AD19E5">
                      <w:pPr>
                        <w:spacing w:before="20"/>
                        <w:ind w:left="108"/>
                        <w:rPr>
                          <w:b/>
                          <w:sz w:val="40"/>
                        </w:rPr>
                      </w:pPr>
                      <w:r>
                        <w:fldChar w:fldCharType="begin"/>
                      </w:r>
                      <w:r>
                        <w:instrText xml:space="preserve"> HYPERLINK "http://www.doc-tracking.com/screenshots/21LCAP/Instructions/21LCAPInstructions.htm" \l "PlanSummary" \h </w:instrText>
                      </w:r>
                      <w:r>
                        <w:fldChar w:fldCharType="separate"/>
                      </w:r>
                      <w:r>
                        <w:rPr>
                          <w:b/>
                          <w:sz w:val="40"/>
                        </w:rPr>
                        <w:t>Cov Ntsiab Lus Uas Npaj [2021-22]</w:t>
                      </w:r>
                      <w:r>
                        <w:rPr>
                          <w:b/>
                          <w:sz w:val="40"/>
                        </w:rPr>
                        <w:fldChar w:fldCharType="end"/>
                      </w:r>
                    </w:p>
                  </w:txbxContent>
                </v:textbox>
                <w10:wrap type="topAndBottom" anchorx="page"/>
              </v:shape>
            </w:pict>
          </mc:Fallback>
        </mc:AlternateContent>
      </w:r>
    </w:p>
    <w:p w14:paraId="0ED7154D" w14:textId="77777777" w:rsidR="00E43EF1" w:rsidRDefault="00E43EF1">
      <w:pPr>
        <w:pStyle w:val="BodyText"/>
        <w:spacing w:before="5"/>
        <w:rPr>
          <w:b/>
          <w:sz w:val="21"/>
        </w:rPr>
      </w:pPr>
    </w:p>
    <w:bookmarkStart w:id="190" w:name="General_Information"/>
    <w:bookmarkEnd w:id="190"/>
    <w:p w14:paraId="6C58F466" w14:textId="355D949D" w:rsidR="00E43EF1" w:rsidRPr="00037DA5" w:rsidRDefault="000E40D2">
      <w:pPr>
        <w:ind w:left="240"/>
        <w:rPr>
          <w:b/>
          <w:sz w:val="32"/>
          <w:szCs w:val="32"/>
        </w:rPr>
      </w:pPr>
      <w:r w:rsidRPr="00037DA5">
        <w:rPr>
          <w:sz w:val="32"/>
          <w:szCs w:val="32"/>
        </w:rPr>
        <w:fldChar w:fldCharType="begin"/>
      </w:r>
      <w:r w:rsidRPr="00037DA5">
        <w:rPr>
          <w:sz w:val="32"/>
          <w:szCs w:val="32"/>
        </w:rPr>
        <w:instrText xml:space="preserve"> HYPERLINK "http://www.doc-tracking.com/screenshots/21LCAP/Instructions/21LCAPInstructions.htm" \l "generalinformation" \h </w:instrText>
      </w:r>
      <w:r w:rsidRPr="00037DA5">
        <w:rPr>
          <w:sz w:val="32"/>
          <w:szCs w:val="32"/>
        </w:rPr>
        <w:fldChar w:fldCharType="separate"/>
      </w:r>
      <w:r w:rsidRPr="00037DA5">
        <w:rPr>
          <w:b/>
          <w:sz w:val="32"/>
          <w:szCs w:val="32"/>
        </w:rPr>
        <w:t xml:space="preserve">Cov Ntaub Ntawv </w:t>
      </w:r>
      <w:r w:rsidR="000F1D45" w:rsidRPr="00037DA5">
        <w:rPr>
          <w:b/>
          <w:sz w:val="32"/>
          <w:szCs w:val="32"/>
        </w:rPr>
        <w:t>Ntau Yam</w:t>
      </w:r>
      <w:r w:rsidRPr="00037DA5">
        <w:rPr>
          <w:b/>
          <w:sz w:val="32"/>
          <w:szCs w:val="32"/>
        </w:rPr>
        <w:fldChar w:fldCharType="end"/>
      </w:r>
    </w:p>
    <w:p w14:paraId="2BA4ED8F" w14:textId="65FA4548" w:rsidR="00E43EF1" w:rsidRPr="00833B77" w:rsidRDefault="008633E1">
      <w:pPr>
        <w:pStyle w:val="BodyText"/>
        <w:tabs>
          <w:tab w:val="left" w:pos="15388"/>
        </w:tabs>
        <w:spacing w:before="46"/>
        <w:ind w:left="240"/>
        <w:rPr>
          <w:sz w:val="20"/>
          <w:szCs w:val="20"/>
        </w:rPr>
      </w:pPr>
      <w:r w:rsidRPr="00833B77">
        <w:rPr>
          <w:sz w:val="20"/>
          <w:szCs w:val="20"/>
          <w:shd w:val="clear" w:color="auto" w:fill="DBE5F1"/>
        </w:rPr>
        <w:t>Kev p</w:t>
      </w:r>
      <w:r w:rsidR="000E40D2" w:rsidRPr="00833B77">
        <w:rPr>
          <w:sz w:val="20"/>
          <w:szCs w:val="20"/>
          <w:shd w:val="clear" w:color="auto" w:fill="DBE5F1"/>
        </w:rPr>
        <w:t xml:space="preserve">iav qhia ntawm LEA, nws cov tsev kawm ntawv, thiab nws </w:t>
      </w:r>
      <w:r w:rsidRPr="00833B77">
        <w:rPr>
          <w:sz w:val="20"/>
          <w:szCs w:val="20"/>
          <w:shd w:val="clear" w:color="auto" w:fill="DBE5F1"/>
        </w:rPr>
        <w:t>cov tub nt</w:t>
      </w:r>
      <w:ins w:id="191" w:author="Khamsaolee Xainhiaxang" w:date="2021-07-02T22:33:00Z">
        <w:r w:rsidR="00FE64BB">
          <w:rPr>
            <w:sz w:val="20"/>
            <w:szCs w:val="20"/>
            <w:shd w:val="clear" w:color="auto" w:fill="DBE5F1"/>
          </w:rPr>
          <w:t>x</w:t>
        </w:r>
      </w:ins>
      <w:del w:id="192" w:author="Khamsaolee Xainhiaxang" w:date="2021-07-02T22:33:00Z">
        <w:r w:rsidRPr="00833B77" w:rsidDel="00FE64BB">
          <w:rPr>
            <w:sz w:val="20"/>
            <w:szCs w:val="20"/>
            <w:shd w:val="clear" w:color="auto" w:fill="DBE5F1"/>
          </w:rPr>
          <w:delText>s</w:delText>
        </w:r>
      </w:del>
      <w:r w:rsidRPr="00833B77">
        <w:rPr>
          <w:sz w:val="20"/>
          <w:szCs w:val="20"/>
          <w:shd w:val="clear" w:color="auto" w:fill="DBE5F1"/>
        </w:rPr>
        <w:t>hais kawm</w:t>
      </w:r>
      <w:r w:rsidR="000E40D2" w:rsidRPr="00833B77">
        <w:rPr>
          <w:sz w:val="20"/>
          <w:szCs w:val="20"/>
          <w:shd w:val="clear" w:color="auto" w:fill="DBE5F1"/>
        </w:rPr>
        <w:t>.</w:t>
      </w:r>
      <w:r w:rsidR="000E40D2" w:rsidRPr="00833B77">
        <w:rPr>
          <w:sz w:val="20"/>
          <w:szCs w:val="20"/>
          <w:shd w:val="clear" w:color="auto" w:fill="DBE5F1"/>
        </w:rPr>
        <w:tab/>
      </w:r>
    </w:p>
    <w:p w14:paraId="713A4E34" w14:textId="4FA3737E" w:rsidR="00E43EF1" w:rsidRPr="005E0C41" w:rsidRDefault="00B672F4" w:rsidP="00DF6A40">
      <w:pPr>
        <w:pStyle w:val="BodyText"/>
        <w:spacing w:before="193"/>
        <w:ind w:left="308" w:right="677"/>
        <w:jc w:val="both"/>
        <w:rPr>
          <w:sz w:val="20"/>
          <w:szCs w:val="20"/>
        </w:rPr>
      </w:pPr>
      <w:r>
        <w:rPr>
          <w:noProof/>
          <w:lang w:bidi="th-TH"/>
        </w:rPr>
        <mc:AlternateContent>
          <mc:Choice Requires="wps">
            <w:drawing>
              <wp:anchor distT="0" distB="0" distL="114300" distR="114300" simplePos="0" relativeHeight="239711232" behindDoc="1" locked="0" layoutInCell="1" allowOverlap="1" wp14:anchorId="5F34A155" wp14:editId="46954C6F">
                <wp:simplePos x="0" y="0"/>
                <wp:positionH relativeFrom="page">
                  <wp:posOffset>-6350</wp:posOffset>
                </wp:positionH>
                <wp:positionV relativeFrom="paragraph">
                  <wp:posOffset>528955</wp:posOffset>
                </wp:positionV>
                <wp:extent cx="9601200" cy="2858135"/>
                <wp:effectExtent l="0" t="0" r="0" b="0"/>
                <wp:wrapNone/>
                <wp:docPr id="473" name="AutoShape 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01200" cy="2858135"/>
                        </a:xfrm>
                        <a:custGeom>
                          <a:avLst/>
                          <a:gdLst>
                            <a:gd name="T0" fmla="+- 0 370 -10"/>
                            <a:gd name="T1" fmla="*/ T0 w 15120"/>
                            <a:gd name="T2" fmla="+- 0 135 833"/>
                            <a:gd name="T3" fmla="*/ 135 h 4501"/>
                            <a:gd name="T4" fmla="+- 0 370 -10"/>
                            <a:gd name="T5" fmla="*/ T4 w 15120"/>
                            <a:gd name="T6" fmla="+- 0 4615 833"/>
                            <a:gd name="T7" fmla="*/ 4615 h 4501"/>
                            <a:gd name="T8" fmla="+- 0 15470 -10"/>
                            <a:gd name="T9" fmla="*/ T8 w 15120"/>
                            <a:gd name="T10" fmla="+- 0 135 833"/>
                            <a:gd name="T11" fmla="*/ 135 h 4501"/>
                            <a:gd name="T12" fmla="+- 0 15470 -10"/>
                            <a:gd name="T13" fmla="*/ T12 w 15120"/>
                            <a:gd name="T14" fmla="+- 0 4615 833"/>
                            <a:gd name="T15" fmla="*/ 4615 h 4501"/>
                            <a:gd name="T16" fmla="+- 0 360 -10"/>
                            <a:gd name="T17" fmla="*/ T16 w 15120"/>
                            <a:gd name="T18" fmla="+- 0 125 833"/>
                            <a:gd name="T19" fmla="*/ 125 h 4501"/>
                            <a:gd name="T20" fmla="+- 0 15480 -10"/>
                            <a:gd name="T21" fmla="*/ T20 w 15120"/>
                            <a:gd name="T22" fmla="+- 0 125 833"/>
                            <a:gd name="T23" fmla="*/ 125 h 4501"/>
                            <a:gd name="T24" fmla="+- 0 360 -10"/>
                            <a:gd name="T25" fmla="*/ T24 w 15120"/>
                            <a:gd name="T26" fmla="+- 0 4625 833"/>
                            <a:gd name="T27" fmla="*/ 4625 h 4501"/>
                            <a:gd name="T28" fmla="+- 0 15480 -10"/>
                            <a:gd name="T29" fmla="*/ T28 w 15120"/>
                            <a:gd name="T30" fmla="+- 0 4625 833"/>
                            <a:gd name="T31" fmla="*/ 4625 h 45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120" h="4501">
                              <a:moveTo>
                                <a:pt x="380" y="-698"/>
                              </a:moveTo>
                              <a:lnTo>
                                <a:pt x="380" y="3782"/>
                              </a:lnTo>
                              <a:moveTo>
                                <a:pt x="15480" y="-698"/>
                              </a:moveTo>
                              <a:lnTo>
                                <a:pt x="15480" y="3782"/>
                              </a:lnTo>
                              <a:moveTo>
                                <a:pt x="370" y="-708"/>
                              </a:moveTo>
                              <a:lnTo>
                                <a:pt x="15490" y="-708"/>
                              </a:lnTo>
                              <a:moveTo>
                                <a:pt x="370" y="3792"/>
                              </a:moveTo>
                              <a:lnTo>
                                <a:pt x="15490" y="3792"/>
                              </a:lnTo>
                            </a:path>
                          </a:pathLst>
                        </a:custGeom>
                        <a:noFill/>
                        <a:ln w="12700">
                          <a:solidFill>
                            <a:srgbClr val="8496B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DCD9D8" id="AutoShape 431" o:spid="_x0000_s1026" style="position:absolute;margin-left:-.5pt;margin-top:41.65pt;width:756pt;height:225.05pt;z-index:-263605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120,4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" path="m380,-698r,4480m15480,-698r,4480m370,-708r15120,m370,3792r15120,e" filled="f" strokecolor="#8496b0" strokeweight="1pt">
                <v:path arrowok="t" o:connecttype="custom" o:connectlocs="241300,85725;241300,2930525;9829800,85725;9829800,2930525;234950,79375;9836150,79375;234950,2936875;9836150,2936875" o:connectangles="0,0,0,0,0,0,0,0"/>
                <w10:wrap anchorx="page"/>
              </v:shape>
            </w:pict>
          </mc:Fallback>
        </mc:AlternateContent>
      </w:r>
      <w:r w:rsidR="003D770C">
        <w:t>T</w:t>
      </w:r>
      <w:r w:rsidR="003D770C" w:rsidRPr="005E0C41">
        <w:rPr>
          <w:sz w:val="20"/>
          <w:szCs w:val="20"/>
        </w:rPr>
        <w:t>sev Kawm Hauv Nroog Twin Rivers Unified</w:t>
      </w:r>
      <w:r w:rsidR="000E40D2" w:rsidRPr="005E0C41">
        <w:rPr>
          <w:sz w:val="20"/>
          <w:szCs w:val="20"/>
        </w:rPr>
        <w:t xml:space="preserve"> muaj kev mob siab rau txhua tus tub ntxhais kawm txoj kev taug kom txhua tus tub ntxhais kawm kawm tiav qib siab thiab npaj txhij rau </w:t>
      </w:r>
      <w:r w:rsidR="003D770C" w:rsidRPr="005E0C41">
        <w:rPr>
          <w:sz w:val="20"/>
          <w:szCs w:val="20"/>
        </w:rPr>
        <w:t xml:space="preserve">txoj </w:t>
      </w:r>
      <w:r w:rsidR="000E40D2" w:rsidRPr="005E0C41">
        <w:rPr>
          <w:sz w:val="20"/>
          <w:szCs w:val="20"/>
        </w:rPr>
        <w:t>hauj</w:t>
      </w:r>
      <w:r w:rsidR="003D770C" w:rsidRPr="005E0C41">
        <w:rPr>
          <w:sz w:val="20"/>
          <w:szCs w:val="20"/>
        </w:rPr>
        <w:t xml:space="preserve"> </w:t>
      </w:r>
      <w:r w:rsidR="000E40D2" w:rsidRPr="005E0C41">
        <w:rPr>
          <w:sz w:val="20"/>
          <w:szCs w:val="20"/>
        </w:rPr>
        <w:t>lwm. Niaj hnub no peb yog</w:t>
      </w:r>
      <w:ins w:id="193" w:author="Khamsaolee Xainhiaxang" w:date="2021-07-02T22:36:00Z">
        <w:r w:rsidR="006B3447">
          <w:rPr>
            <w:sz w:val="20"/>
            <w:szCs w:val="20"/>
          </w:rPr>
          <w:t xml:space="preserve"> zeem</w:t>
        </w:r>
      </w:ins>
      <w:r w:rsidR="000E40D2" w:rsidRPr="005E0C41">
        <w:rPr>
          <w:sz w:val="20"/>
          <w:szCs w:val="20"/>
        </w:rPr>
        <w:t xml:space="preserve"> 27 </w:t>
      </w:r>
      <w:ins w:id="194" w:author="Khamsaolee Xainhiaxang" w:date="2021-07-02T22:36:00Z">
        <w:r w:rsidR="006B3447">
          <w:rPr>
            <w:sz w:val="20"/>
            <w:szCs w:val="20"/>
          </w:rPr>
          <w:t>ntawm tsoom fwv cov</w:t>
        </w:r>
      </w:ins>
      <w:del w:id="195" w:author="Khamsaolee Xainhiaxang" w:date="2021-07-02T22:36:00Z">
        <w:r w:rsidR="000E40D2" w:rsidRPr="005E0C41" w:rsidDel="006B3447">
          <w:rPr>
            <w:sz w:val="20"/>
            <w:szCs w:val="20"/>
          </w:rPr>
          <w:delText xml:space="preserve">lub </w:delText>
        </w:r>
      </w:del>
      <w:r w:rsidR="000E40D2" w:rsidRPr="005E0C41">
        <w:rPr>
          <w:sz w:val="20"/>
          <w:szCs w:val="20"/>
        </w:rPr>
        <w:t xml:space="preserve">tsev kawm </w:t>
      </w:r>
      <w:ins w:id="196" w:author="Khamsaolee Xainhiaxang" w:date="2021-07-02T22:37:00Z">
        <w:r w:rsidR="006B3447">
          <w:rPr>
            <w:sz w:val="20"/>
            <w:szCs w:val="20"/>
          </w:rPr>
          <w:t xml:space="preserve">uas </w:t>
        </w:r>
      </w:ins>
      <w:r w:rsidR="000E40D2" w:rsidRPr="005E0C41">
        <w:rPr>
          <w:sz w:val="20"/>
          <w:szCs w:val="20"/>
        </w:rPr>
        <w:t xml:space="preserve">loj tshaj plaws nyob rau hauv California </w:t>
      </w:r>
      <w:r w:rsidR="00730FB6" w:rsidRPr="005E0C41">
        <w:rPr>
          <w:sz w:val="20"/>
          <w:szCs w:val="20"/>
        </w:rPr>
        <w:t>uas muab kev pab cuam rau q</w:t>
      </w:r>
      <w:del w:id="197" w:author="Khamsaolee Xainhiaxang" w:date="2021-07-02T22:38:00Z">
        <w:r w:rsidR="00730FB6" w:rsidRPr="005E0C41" w:rsidDel="006B3447">
          <w:rPr>
            <w:sz w:val="20"/>
            <w:szCs w:val="20"/>
          </w:rPr>
          <w:delText>h</w:delText>
        </w:r>
      </w:del>
      <w:r w:rsidR="00730FB6" w:rsidRPr="005E0C41">
        <w:rPr>
          <w:sz w:val="20"/>
          <w:szCs w:val="20"/>
        </w:rPr>
        <w:t>ib kawm-me nyuam yaus</w:t>
      </w:r>
      <w:r w:rsidR="000E40D2" w:rsidRPr="005E0C41">
        <w:rPr>
          <w:sz w:val="20"/>
          <w:szCs w:val="20"/>
        </w:rPr>
        <w:t xml:space="preserve"> mus txog qib 12 thiab kev kawm rau cov </w:t>
      </w:r>
      <w:r w:rsidR="00730FB6" w:rsidRPr="005E0C41">
        <w:rPr>
          <w:sz w:val="20"/>
          <w:szCs w:val="20"/>
        </w:rPr>
        <w:t>neeg loj</w:t>
      </w:r>
      <w:r w:rsidR="000E40D2" w:rsidRPr="005E0C41">
        <w:rPr>
          <w:sz w:val="20"/>
          <w:szCs w:val="20"/>
        </w:rPr>
        <w:t xml:space="preserve">. Peb pab ntau dua 23,000 tus tub ntxhais kawm nyob rau sab qaum teb </w:t>
      </w:r>
      <w:r w:rsidR="007A1F7F" w:rsidRPr="005E0C41">
        <w:rPr>
          <w:sz w:val="20"/>
          <w:szCs w:val="20"/>
        </w:rPr>
        <w:t xml:space="preserve">hauv Nroog </w:t>
      </w:r>
      <w:r w:rsidR="000E40D2" w:rsidRPr="005E0C41">
        <w:rPr>
          <w:sz w:val="20"/>
          <w:szCs w:val="20"/>
        </w:rPr>
        <w:t>Sacramento uas tuaj ntawm cov yim neeg uas hais 47 hom lus</w:t>
      </w:r>
      <w:ins w:id="198" w:author="Khamsaolee Xainhiaxang" w:date="2021-07-02T22:40:00Z">
        <w:r w:rsidR="006B3447">
          <w:rPr>
            <w:sz w:val="20"/>
            <w:szCs w:val="20"/>
          </w:rPr>
          <w:t>.</w:t>
        </w:r>
      </w:ins>
      <w:r w:rsidR="000E40D2" w:rsidRPr="005E0C41">
        <w:rPr>
          <w:sz w:val="20"/>
          <w:szCs w:val="20"/>
        </w:rPr>
        <w:t xml:space="preserve"> Peb txaus siab xam nrog rau, ntawm peb 3,000 tus neeg ua hauj</w:t>
      </w:r>
      <w:r w:rsidR="007A1F7F" w:rsidRPr="005E0C41">
        <w:rPr>
          <w:sz w:val="20"/>
          <w:szCs w:val="20"/>
        </w:rPr>
        <w:t xml:space="preserve"> </w:t>
      </w:r>
      <w:r w:rsidR="000E40D2" w:rsidRPr="005E0C41">
        <w:rPr>
          <w:sz w:val="20"/>
          <w:szCs w:val="20"/>
        </w:rPr>
        <w:t>lwm, California</w:t>
      </w:r>
      <w:r w:rsidR="0098236F" w:rsidRPr="005E0C41">
        <w:rPr>
          <w:sz w:val="20"/>
          <w:szCs w:val="20"/>
        </w:rPr>
        <w:t xml:space="preserve"> cov</w:t>
      </w:r>
      <w:r w:rsidR="000E40D2" w:rsidRPr="005E0C41">
        <w:rPr>
          <w:sz w:val="20"/>
          <w:szCs w:val="20"/>
        </w:rPr>
        <w:t xml:space="preserve"> Xib Fwb Xyoo</w:t>
      </w:r>
      <w:r w:rsidR="0098236F" w:rsidRPr="005E0C41">
        <w:rPr>
          <w:sz w:val="20"/>
          <w:szCs w:val="20"/>
        </w:rPr>
        <w:t xml:space="preserve"> 2011</w:t>
      </w:r>
      <w:r w:rsidR="000E40D2" w:rsidRPr="005E0C41">
        <w:rPr>
          <w:sz w:val="20"/>
          <w:szCs w:val="20"/>
        </w:rPr>
        <w:t>, 2010 &amp; 2020 Cov Neeg Ua Hauj</w:t>
      </w:r>
      <w:r w:rsidR="00F14E9B" w:rsidRPr="005E0C41">
        <w:rPr>
          <w:sz w:val="20"/>
          <w:szCs w:val="20"/>
        </w:rPr>
        <w:t xml:space="preserve"> </w:t>
      </w:r>
      <w:r w:rsidR="000E40D2" w:rsidRPr="005E0C41">
        <w:rPr>
          <w:sz w:val="20"/>
          <w:szCs w:val="20"/>
        </w:rPr>
        <w:t xml:space="preserve">lwm </w:t>
      </w:r>
      <w:r w:rsidR="00F14E9B" w:rsidRPr="005E0C41">
        <w:rPr>
          <w:sz w:val="20"/>
          <w:szCs w:val="20"/>
        </w:rPr>
        <w:t xml:space="preserve">hauv </w:t>
      </w:r>
      <w:r w:rsidR="000E40D2" w:rsidRPr="005E0C41">
        <w:rPr>
          <w:sz w:val="20"/>
          <w:szCs w:val="20"/>
        </w:rPr>
        <w:t xml:space="preserve">California </w:t>
      </w:r>
      <w:r w:rsidR="00F14E9B" w:rsidRPr="005E0C41">
        <w:rPr>
          <w:sz w:val="20"/>
          <w:szCs w:val="20"/>
        </w:rPr>
        <w:t>Kev Xaiv</w:t>
      </w:r>
      <w:r w:rsidR="000E40D2" w:rsidRPr="005E0C41">
        <w:rPr>
          <w:sz w:val="20"/>
          <w:szCs w:val="20"/>
        </w:rPr>
        <w:t xml:space="preserve"> Cov Tsev Kawm Ntawv</w:t>
      </w:r>
      <w:ins w:id="199" w:author="Khamsaolee Xainhiaxang" w:date="2021-07-02T22:43:00Z">
        <w:r w:rsidR="006B3447">
          <w:rPr>
            <w:sz w:val="20"/>
            <w:szCs w:val="20"/>
          </w:rPr>
          <w:t xml:space="preserve"> tshaj lij</w:t>
        </w:r>
      </w:ins>
      <w:r w:rsidR="000E40D2" w:rsidRPr="005E0C41">
        <w:rPr>
          <w:sz w:val="20"/>
          <w:szCs w:val="20"/>
        </w:rPr>
        <w:t xml:space="preserve"> ntawm Xyoo thiab 2001, 2020 &amp; 2021 </w:t>
      </w:r>
      <w:r w:rsidR="00F14E9B" w:rsidRPr="005E0C41">
        <w:rPr>
          <w:sz w:val="20"/>
          <w:szCs w:val="20"/>
        </w:rPr>
        <w:t xml:space="preserve">Hauv Nroog </w:t>
      </w:r>
      <w:r w:rsidR="000E40D2" w:rsidRPr="005E0C41">
        <w:rPr>
          <w:sz w:val="20"/>
          <w:szCs w:val="20"/>
        </w:rPr>
        <w:t xml:space="preserve">Sacramento Cov Xib Fwb </w:t>
      </w:r>
      <w:ins w:id="200" w:author="Khamsaolee Xainhiaxang" w:date="2021-07-02T22:42:00Z">
        <w:r w:rsidR="006B3447">
          <w:rPr>
            <w:sz w:val="20"/>
            <w:szCs w:val="20"/>
          </w:rPr>
          <w:t xml:space="preserve">tshaj lij ntawm </w:t>
        </w:r>
      </w:ins>
      <w:r w:rsidR="000E40D2" w:rsidRPr="005E0C41">
        <w:rPr>
          <w:sz w:val="20"/>
          <w:szCs w:val="20"/>
        </w:rPr>
        <w:t>xyoo</w:t>
      </w:r>
    </w:p>
    <w:p w14:paraId="64D71720" w14:textId="77777777" w:rsidR="00E43EF1" w:rsidRDefault="00E43EF1">
      <w:pPr>
        <w:pStyle w:val="BodyText"/>
      </w:pPr>
    </w:p>
    <w:p w14:paraId="68DB2269" w14:textId="2A8F2246" w:rsidR="005708CA" w:rsidRDefault="000E40D2" w:rsidP="005708CA">
      <w:pPr>
        <w:pStyle w:val="BodyText"/>
        <w:ind w:left="308" w:right="786"/>
        <w:jc w:val="both"/>
      </w:pPr>
      <w:r w:rsidRPr="0013547D">
        <w:rPr>
          <w:sz w:val="20"/>
          <w:szCs w:val="20"/>
        </w:rPr>
        <w:t>Twin Rivers ua hauj</w:t>
      </w:r>
      <w:r w:rsidR="00301E88" w:rsidRPr="0013547D">
        <w:rPr>
          <w:sz w:val="20"/>
          <w:szCs w:val="20"/>
        </w:rPr>
        <w:t xml:space="preserve"> </w:t>
      </w:r>
      <w:r w:rsidRPr="0013547D">
        <w:rPr>
          <w:sz w:val="20"/>
          <w:szCs w:val="20"/>
        </w:rPr>
        <w:t xml:space="preserve">lwm thaj tsam 82 </w:t>
      </w:r>
      <w:ins w:id="201" w:author="Khamsaolee Xainhiaxang" w:date="2021-07-02T22:45:00Z">
        <w:r w:rsidR="00FA5FEA">
          <w:rPr>
            <w:sz w:val="20"/>
            <w:szCs w:val="20"/>
          </w:rPr>
          <w:t xml:space="preserve">mais </w:t>
        </w:r>
      </w:ins>
      <w:r w:rsidR="00201A9A" w:rsidRPr="0013547D">
        <w:rPr>
          <w:sz w:val="20"/>
          <w:szCs w:val="20"/>
        </w:rPr>
        <w:t>xwm fab</w:t>
      </w:r>
      <w:ins w:id="202" w:author="Khamsaolee Xainhiaxang" w:date="2021-07-02T22:43:00Z">
        <w:r w:rsidR="00FA5FEA">
          <w:rPr>
            <w:sz w:val="20"/>
            <w:szCs w:val="20"/>
          </w:rPr>
          <w:t xml:space="preserve"> xwm meem</w:t>
        </w:r>
      </w:ins>
      <w:r w:rsidR="00201A9A" w:rsidRPr="0013547D">
        <w:rPr>
          <w:sz w:val="20"/>
          <w:szCs w:val="20"/>
        </w:rPr>
        <w:t xml:space="preserve"> </w:t>
      </w:r>
      <w:r w:rsidRPr="0013547D">
        <w:rPr>
          <w:sz w:val="20"/>
          <w:szCs w:val="20"/>
        </w:rPr>
        <w:t>rau cov zej zog ntawm Arden Fair, Del Paso Heights, Dos Rios, Elverta, Foothill Farms, Gardenland, McClellan Park, Natomas, Northgate, North Highlands, North Sacramento, Robla, Rio Linda thiab Woodlake</w:t>
      </w:r>
      <w:r>
        <w:t>.</w:t>
      </w:r>
    </w:p>
    <w:p w14:paraId="3484FD00" w14:textId="77777777" w:rsidR="00E43EF1" w:rsidRDefault="00E43EF1">
      <w:pPr>
        <w:pStyle w:val="BodyText"/>
      </w:pPr>
    </w:p>
    <w:p w14:paraId="19D2ED09" w14:textId="77777777" w:rsidR="001E4060" w:rsidRDefault="000E40D2" w:rsidP="001E4060">
      <w:pPr>
        <w:pStyle w:val="BodyText"/>
        <w:ind w:left="308"/>
        <w:rPr>
          <w:sz w:val="20"/>
          <w:szCs w:val="20"/>
        </w:rPr>
      </w:pPr>
      <w:r w:rsidRPr="0013547D">
        <w:rPr>
          <w:sz w:val="20"/>
          <w:szCs w:val="20"/>
        </w:rPr>
        <w:t xml:space="preserve">Lub Hom Phiaj: Txhawb </w:t>
      </w:r>
      <w:r w:rsidR="00201A9A" w:rsidRPr="0013547D">
        <w:rPr>
          <w:sz w:val="20"/>
          <w:szCs w:val="20"/>
        </w:rPr>
        <w:t xml:space="preserve">rau </w:t>
      </w:r>
      <w:r w:rsidRPr="0013547D">
        <w:rPr>
          <w:sz w:val="20"/>
          <w:szCs w:val="20"/>
        </w:rPr>
        <w:t>kom txhua tus tub ntxhais kawm ua kom tau zoo txhua hnub</w:t>
      </w:r>
      <w:r w:rsidR="00392B6E">
        <w:rPr>
          <w:sz w:val="20"/>
          <w:szCs w:val="20"/>
        </w:rPr>
        <w:t xml:space="preserve">. </w:t>
      </w:r>
      <w:r w:rsidR="001E4060">
        <w:rPr>
          <w:sz w:val="20"/>
          <w:szCs w:val="20"/>
        </w:rPr>
        <w:t xml:space="preserve"> </w:t>
      </w:r>
    </w:p>
    <w:p w14:paraId="220B6871" w14:textId="12E8A5CD" w:rsidR="001E4060" w:rsidRDefault="00392B6E" w:rsidP="001E4060">
      <w:pPr>
        <w:pStyle w:val="BodyText"/>
        <w:ind w:left="308"/>
      </w:pPr>
      <w:r>
        <w:rPr>
          <w:sz w:val="20"/>
          <w:szCs w:val="20"/>
        </w:rPr>
        <w:t xml:space="preserve">Kev Tso Siab: </w:t>
      </w:r>
      <w:del w:id="203" w:author="Khamsaolee Xainhiaxang" w:date="2021-07-02T22:50:00Z">
        <w:r w:rsidDel="00FA5FEA">
          <w:rPr>
            <w:sz w:val="20"/>
            <w:szCs w:val="20"/>
          </w:rPr>
          <w:delText>Qhov kev kawm tsis raug</w:delText>
        </w:r>
      </w:del>
      <w:ins w:id="204" w:author="Khamsaolee Xainhiaxang" w:date="2021-07-02T22:50:00Z">
        <w:r w:rsidR="00FA5FEA">
          <w:rPr>
            <w:sz w:val="20"/>
            <w:szCs w:val="20"/>
          </w:rPr>
          <w:t>Rau siab ntso</w:t>
        </w:r>
      </w:ins>
      <w:r>
        <w:rPr>
          <w:sz w:val="20"/>
          <w:szCs w:val="20"/>
        </w:rPr>
        <w:t xml:space="preserve"> rau cov kev kawm </w:t>
      </w:r>
      <w:del w:id="205" w:author="Khamsaolee Xainhiaxang" w:date="2021-07-02T22:51:00Z">
        <w:r w:rsidDel="00FA5FEA">
          <w:rPr>
            <w:sz w:val="20"/>
            <w:szCs w:val="20"/>
          </w:rPr>
          <w:delText>muaj zog</w:delText>
        </w:r>
      </w:del>
      <w:ins w:id="206" w:author="Khamsaolee Xainhiaxang" w:date="2021-07-02T22:51:00Z">
        <w:r w:rsidR="00FA5FEA">
          <w:rPr>
            <w:sz w:val="20"/>
            <w:szCs w:val="20"/>
          </w:rPr>
          <w:t>zoo</w:t>
        </w:r>
      </w:ins>
      <w:r>
        <w:rPr>
          <w:sz w:val="20"/>
          <w:szCs w:val="20"/>
        </w:rPr>
        <w:t xml:space="preserve"> thiab koom siab uas npaj rau tub ntxhais kawm mus kawm qib siab, ua hauj lwm thiab lub neej kom vam meej</w:t>
      </w:r>
      <w:r w:rsidR="001E4060">
        <w:t xml:space="preserve">.       </w:t>
      </w:r>
    </w:p>
    <w:p w14:paraId="1C1C3EDB" w14:textId="242E5F51" w:rsidR="00AA5CB0" w:rsidRPr="002953DF" w:rsidRDefault="001E4060" w:rsidP="001E4060">
      <w:pPr>
        <w:pStyle w:val="BodyText"/>
        <w:ind w:left="308"/>
        <w:rPr>
          <w:sz w:val="20"/>
          <w:szCs w:val="20"/>
        </w:rPr>
      </w:pPr>
      <w:r>
        <w:t xml:space="preserve">                                                                                                                                                                                                                                      </w:t>
      </w:r>
      <w:r w:rsidRPr="002953DF">
        <w:rPr>
          <w:sz w:val="20"/>
          <w:szCs w:val="20"/>
        </w:rPr>
        <w:t>Cov kawm ntawv Askiv:</w:t>
      </w:r>
    </w:p>
    <w:p w14:paraId="5E632200" w14:textId="32B9F371" w:rsidR="00AA5CB0" w:rsidRPr="002953DF" w:rsidRDefault="00AA5CB0">
      <w:pPr>
        <w:pStyle w:val="BodyText"/>
        <w:ind w:left="308"/>
        <w:rPr>
          <w:sz w:val="20"/>
          <w:szCs w:val="20"/>
        </w:rPr>
      </w:pPr>
    </w:p>
    <w:p w14:paraId="3B442468" w14:textId="77777777" w:rsidR="00E43EF1" w:rsidRPr="002953DF" w:rsidRDefault="000E40D2">
      <w:pPr>
        <w:pStyle w:val="ListParagraph"/>
        <w:numPr>
          <w:ilvl w:val="0"/>
          <w:numId w:val="49"/>
        </w:numPr>
        <w:tabs>
          <w:tab w:val="left" w:pos="1087"/>
          <w:tab w:val="left" w:pos="1088"/>
        </w:tabs>
        <w:spacing w:before="2" w:line="286" w:lineRule="exact"/>
        <w:ind w:hanging="361"/>
        <w:rPr>
          <w:sz w:val="20"/>
          <w:szCs w:val="20"/>
        </w:rPr>
      </w:pPr>
      <w:r w:rsidRPr="002953DF">
        <w:rPr>
          <w:sz w:val="20"/>
          <w:szCs w:val="20"/>
        </w:rPr>
        <w:t>25.2% Cov Kawm Lus Askiv</w:t>
      </w:r>
    </w:p>
    <w:p w14:paraId="403574DC" w14:textId="77777777" w:rsidR="00E43EF1" w:rsidRPr="002953DF" w:rsidRDefault="000E40D2">
      <w:pPr>
        <w:pStyle w:val="ListParagraph"/>
        <w:numPr>
          <w:ilvl w:val="0"/>
          <w:numId w:val="49"/>
        </w:numPr>
        <w:tabs>
          <w:tab w:val="left" w:pos="1087"/>
          <w:tab w:val="left" w:pos="1088"/>
        </w:tabs>
        <w:spacing w:line="286" w:lineRule="exact"/>
        <w:ind w:hanging="361"/>
        <w:rPr>
          <w:sz w:val="20"/>
          <w:szCs w:val="20"/>
        </w:rPr>
      </w:pPr>
      <w:r w:rsidRPr="002953DF">
        <w:rPr>
          <w:sz w:val="20"/>
          <w:szCs w:val="20"/>
        </w:rPr>
        <w:t>46 yam lus hais</w:t>
      </w:r>
    </w:p>
    <w:p w14:paraId="5DD0F5E9" w14:textId="77777777" w:rsidR="00E43EF1" w:rsidRDefault="00E43EF1">
      <w:pPr>
        <w:spacing w:line="286" w:lineRule="exact"/>
        <w:rPr>
          <w:sz w:val="24"/>
        </w:rPr>
        <w:sectPr w:rsidR="00E43EF1">
          <w:pgSz w:w="15840" w:h="12240" w:orient="landscape"/>
          <w:pgMar w:top="700" w:right="120" w:bottom="280" w:left="120" w:header="720" w:footer="720" w:gutter="0"/>
          <w:cols w:space="720"/>
        </w:sectPr>
      </w:pPr>
    </w:p>
    <w:p w14:paraId="3476CB41" w14:textId="46F772FC" w:rsidR="00E43EF1" w:rsidRPr="00B91FE9" w:rsidRDefault="00B672F4">
      <w:pPr>
        <w:pStyle w:val="BodyText"/>
        <w:spacing w:before="70"/>
        <w:ind w:left="308"/>
        <w:rPr>
          <w:sz w:val="23"/>
          <w:szCs w:val="23"/>
        </w:rPr>
      </w:pPr>
      <w:r>
        <w:rPr>
          <w:noProof/>
          <w:lang w:bidi="th-TH"/>
        </w:rPr>
        <w:lastRenderedPageBreak/>
        <mc:AlternateContent>
          <mc:Choice Requires="wps">
            <w:drawing>
              <wp:anchor distT="0" distB="0" distL="114300" distR="114300" simplePos="0" relativeHeight="239712256" behindDoc="1" locked="0" layoutInCell="1" allowOverlap="1" wp14:anchorId="011E1C44" wp14:editId="4B8A6C6A">
                <wp:simplePos x="0" y="0"/>
                <wp:positionH relativeFrom="page">
                  <wp:posOffset>-6350</wp:posOffset>
                </wp:positionH>
                <wp:positionV relativeFrom="page">
                  <wp:posOffset>828040</wp:posOffset>
                </wp:positionV>
                <wp:extent cx="9601200" cy="6938645"/>
                <wp:effectExtent l="0" t="0" r="0" b="0"/>
                <wp:wrapNone/>
                <wp:docPr id="472" name="AutoShape 4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01200" cy="6938645"/>
                        </a:xfrm>
                        <a:custGeom>
                          <a:avLst/>
                          <a:gdLst>
                            <a:gd name="T0" fmla="+- 0 370 -10"/>
                            <a:gd name="T1" fmla="*/ T0 w 15120"/>
                            <a:gd name="T2" fmla="+- 0 656 1304"/>
                            <a:gd name="T3" fmla="*/ 656 h 10927"/>
                            <a:gd name="T4" fmla="+- 0 370 -10"/>
                            <a:gd name="T5" fmla="*/ T4 w 15120"/>
                            <a:gd name="T6" fmla="+- 0 11562 1304"/>
                            <a:gd name="T7" fmla="*/ 11562 h 10927"/>
                            <a:gd name="T8" fmla="+- 0 15470 -10"/>
                            <a:gd name="T9" fmla="*/ T8 w 15120"/>
                            <a:gd name="T10" fmla="+- 0 656 1304"/>
                            <a:gd name="T11" fmla="*/ 656 h 10927"/>
                            <a:gd name="T12" fmla="+- 0 15470 -10"/>
                            <a:gd name="T13" fmla="*/ T12 w 15120"/>
                            <a:gd name="T14" fmla="+- 0 11562 1304"/>
                            <a:gd name="T15" fmla="*/ 11562 h 10927"/>
                            <a:gd name="T16" fmla="+- 0 360 -10"/>
                            <a:gd name="T17" fmla="*/ T16 w 15120"/>
                            <a:gd name="T18" fmla="+- 0 646 1304"/>
                            <a:gd name="T19" fmla="*/ 646 h 10927"/>
                            <a:gd name="T20" fmla="+- 0 15480 -10"/>
                            <a:gd name="T21" fmla="*/ T20 w 15120"/>
                            <a:gd name="T22" fmla="+- 0 646 1304"/>
                            <a:gd name="T23" fmla="*/ 646 h 10927"/>
                            <a:gd name="T24" fmla="+- 0 360 -10"/>
                            <a:gd name="T25" fmla="*/ T24 w 15120"/>
                            <a:gd name="T26" fmla="+- 0 11572 1304"/>
                            <a:gd name="T27" fmla="*/ 11572 h 10927"/>
                            <a:gd name="T28" fmla="+- 0 15480 -10"/>
                            <a:gd name="T29" fmla="*/ T28 w 15120"/>
                            <a:gd name="T30" fmla="+- 0 11572 1304"/>
                            <a:gd name="T31" fmla="*/ 11572 h 109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120" h="10927">
                              <a:moveTo>
                                <a:pt x="380" y="-648"/>
                              </a:moveTo>
                              <a:lnTo>
                                <a:pt x="380" y="10258"/>
                              </a:lnTo>
                              <a:moveTo>
                                <a:pt x="15480" y="-648"/>
                              </a:moveTo>
                              <a:lnTo>
                                <a:pt x="15480" y="10258"/>
                              </a:lnTo>
                              <a:moveTo>
                                <a:pt x="370" y="-658"/>
                              </a:moveTo>
                              <a:lnTo>
                                <a:pt x="15490" y="-658"/>
                              </a:lnTo>
                              <a:moveTo>
                                <a:pt x="370" y="10268"/>
                              </a:moveTo>
                              <a:lnTo>
                                <a:pt x="15490" y="10268"/>
                              </a:lnTo>
                            </a:path>
                          </a:pathLst>
                        </a:custGeom>
                        <a:noFill/>
                        <a:ln w="12700">
                          <a:solidFill>
                            <a:srgbClr val="8496B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14B395" id="AutoShape 430" o:spid="_x0000_s1026" style="position:absolute;margin-left:-.5pt;margin-top:65.2pt;width:756pt;height:546.35pt;z-index:-26360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20,10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" path="m380,-648r,10906m15480,-648r,10906m370,-658r15120,m370,10268r15120,e" filled="f" strokecolor="#8496b0" strokeweight="1pt">
                <v:path arrowok="t" o:connecttype="custom" o:connectlocs="241300,416560;241300,7341870;9829800,416560;9829800,7341870;234950,410210;9836150,410210;234950,7348220;9836150,7348220" o:connectangles="0,0,0,0,0,0,0,0"/>
                <w10:wrap anchorx="page" anchory="page"/>
              </v:shape>
            </w:pict>
          </mc:Fallback>
        </mc:AlternateContent>
      </w:r>
      <w:r w:rsidR="000E40D2">
        <w:t>C</w:t>
      </w:r>
      <w:r w:rsidR="000E40D2" w:rsidRPr="00B91FE9">
        <w:rPr>
          <w:sz w:val="23"/>
          <w:szCs w:val="23"/>
        </w:rPr>
        <w:t>ov Tub Ntxhai</w:t>
      </w:r>
      <w:r w:rsidR="00D31AB1" w:rsidRPr="00B91FE9">
        <w:rPr>
          <w:sz w:val="23"/>
          <w:szCs w:val="23"/>
        </w:rPr>
        <w:t>s Kaw</w:t>
      </w:r>
      <w:ins w:id="207" w:author="Khamsaolee Xainhiaxang" w:date="2021-07-02T22:52:00Z">
        <w:r w:rsidR="00FA5FEA">
          <w:rPr>
            <w:sz w:val="23"/>
            <w:szCs w:val="23"/>
          </w:rPr>
          <w:t>m</w:t>
        </w:r>
      </w:ins>
      <w:r w:rsidR="000E40D2" w:rsidRPr="00B91FE9">
        <w:rPr>
          <w:sz w:val="23"/>
          <w:szCs w:val="23"/>
        </w:rPr>
        <w:t>:</w:t>
      </w:r>
    </w:p>
    <w:p w14:paraId="4C604DC3" w14:textId="77777777" w:rsidR="00E43EF1" w:rsidRPr="00B91FE9" w:rsidRDefault="000E40D2">
      <w:pPr>
        <w:pStyle w:val="ListParagraph"/>
        <w:numPr>
          <w:ilvl w:val="0"/>
          <w:numId w:val="48"/>
        </w:numPr>
        <w:tabs>
          <w:tab w:val="left" w:pos="1027"/>
          <w:tab w:val="left" w:pos="1028"/>
        </w:tabs>
        <w:ind w:hanging="301"/>
        <w:rPr>
          <w:sz w:val="23"/>
          <w:szCs w:val="23"/>
        </w:rPr>
      </w:pPr>
      <w:r w:rsidRPr="00B91FE9">
        <w:rPr>
          <w:sz w:val="23"/>
          <w:szCs w:val="23"/>
        </w:rPr>
        <w:t>46% Neeg Hispanic / Latino</w:t>
      </w:r>
    </w:p>
    <w:p w14:paraId="259400D1" w14:textId="397298B9" w:rsidR="00E43EF1" w:rsidRPr="00B91FE9" w:rsidRDefault="000E40D2">
      <w:pPr>
        <w:pStyle w:val="ListParagraph"/>
        <w:numPr>
          <w:ilvl w:val="0"/>
          <w:numId w:val="48"/>
        </w:numPr>
        <w:tabs>
          <w:tab w:val="left" w:pos="1027"/>
          <w:tab w:val="left" w:pos="1028"/>
        </w:tabs>
        <w:ind w:hanging="301"/>
        <w:rPr>
          <w:sz w:val="23"/>
          <w:szCs w:val="23"/>
        </w:rPr>
      </w:pPr>
      <w:r w:rsidRPr="00B91FE9">
        <w:rPr>
          <w:sz w:val="23"/>
          <w:szCs w:val="23"/>
        </w:rPr>
        <w:t xml:space="preserve">19% </w:t>
      </w:r>
      <w:r w:rsidR="00D31AB1" w:rsidRPr="00B91FE9">
        <w:rPr>
          <w:sz w:val="23"/>
          <w:szCs w:val="23"/>
        </w:rPr>
        <w:t>Neeg Thawv Dawb</w:t>
      </w:r>
    </w:p>
    <w:p w14:paraId="39F016A3" w14:textId="77777777" w:rsidR="00E43EF1" w:rsidRPr="00B91FE9" w:rsidRDefault="000E40D2">
      <w:pPr>
        <w:pStyle w:val="ListParagraph"/>
        <w:numPr>
          <w:ilvl w:val="0"/>
          <w:numId w:val="48"/>
        </w:numPr>
        <w:tabs>
          <w:tab w:val="left" w:pos="1027"/>
          <w:tab w:val="left" w:pos="1028"/>
        </w:tabs>
        <w:ind w:hanging="301"/>
        <w:rPr>
          <w:sz w:val="23"/>
          <w:szCs w:val="23"/>
        </w:rPr>
      </w:pPr>
      <w:r w:rsidRPr="00B91FE9">
        <w:rPr>
          <w:sz w:val="23"/>
          <w:szCs w:val="23"/>
        </w:rPr>
        <w:t>14% Neeg Asmeskas Dub</w:t>
      </w:r>
    </w:p>
    <w:p w14:paraId="4AA13458" w14:textId="4768D81E" w:rsidR="00E43EF1" w:rsidRPr="00B91FE9" w:rsidRDefault="000E40D2">
      <w:pPr>
        <w:pStyle w:val="ListParagraph"/>
        <w:numPr>
          <w:ilvl w:val="0"/>
          <w:numId w:val="48"/>
        </w:numPr>
        <w:tabs>
          <w:tab w:val="left" w:pos="1027"/>
          <w:tab w:val="left" w:pos="1028"/>
        </w:tabs>
        <w:ind w:hanging="301"/>
        <w:rPr>
          <w:sz w:val="23"/>
          <w:szCs w:val="23"/>
        </w:rPr>
      </w:pPr>
      <w:r w:rsidRPr="00B91FE9">
        <w:rPr>
          <w:sz w:val="23"/>
          <w:szCs w:val="23"/>
        </w:rPr>
        <w:t>11% Neeg A</w:t>
      </w:r>
      <w:r w:rsidR="00425C15" w:rsidRPr="00B91FE9">
        <w:rPr>
          <w:sz w:val="23"/>
          <w:szCs w:val="23"/>
        </w:rPr>
        <w:t>sSias</w:t>
      </w:r>
    </w:p>
    <w:p w14:paraId="2561F899" w14:textId="1B81EE3C" w:rsidR="00E43EF1" w:rsidRPr="00B91FE9" w:rsidRDefault="000E40D2">
      <w:pPr>
        <w:pStyle w:val="ListParagraph"/>
        <w:numPr>
          <w:ilvl w:val="0"/>
          <w:numId w:val="48"/>
        </w:numPr>
        <w:tabs>
          <w:tab w:val="left" w:pos="1027"/>
          <w:tab w:val="left" w:pos="1028"/>
        </w:tabs>
        <w:ind w:hanging="301"/>
        <w:rPr>
          <w:sz w:val="23"/>
          <w:szCs w:val="23"/>
        </w:rPr>
      </w:pPr>
      <w:r w:rsidRPr="00B91FE9">
        <w:rPr>
          <w:sz w:val="23"/>
          <w:szCs w:val="23"/>
        </w:rPr>
        <w:t>5% Ob los</w:t>
      </w:r>
      <w:r w:rsidR="00425C15" w:rsidRPr="00B91FE9">
        <w:rPr>
          <w:sz w:val="23"/>
          <w:szCs w:val="23"/>
        </w:rPr>
        <w:t xml:space="preserve"> </w:t>
      </w:r>
      <w:r w:rsidRPr="00B91FE9">
        <w:rPr>
          <w:sz w:val="23"/>
          <w:szCs w:val="23"/>
        </w:rPr>
        <w:t xml:space="preserve">sis ntau hom </w:t>
      </w:r>
      <w:r w:rsidR="00425C15" w:rsidRPr="00B91FE9">
        <w:rPr>
          <w:sz w:val="23"/>
          <w:szCs w:val="23"/>
        </w:rPr>
        <w:t>Neeg</w:t>
      </w:r>
    </w:p>
    <w:p w14:paraId="3A8ADD40" w14:textId="24A05972" w:rsidR="00E43EF1" w:rsidRPr="00B91FE9" w:rsidRDefault="000E40D2">
      <w:pPr>
        <w:pStyle w:val="ListParagraph"/>
        <w:numPr>
          <w:ilvl w:val="0"/>
          <w:numId w:val="48"/>
        </w:numPr>
        <w:tabs>
          <w:tab w:val="left" w:pos="1027"/>
          <w:tab w:val="left" w:pos="1028"/>
        </w:tabs>
        <w:ind w:hanging="301"/>
        <w:rPr>
          <w:sz w:val="23"/>
          <w:szCs w:val="23"/>
        </w:rPr>
      </w:pPr>
      <w:r w:rsidRPr="00B91FE9">
        <w:rPr>
          <w:sz w:val="23"/>
          <w:szCs w:val="23"/>
        </w:rPr>
        <w:t xml:space="preserve">2% </w:t>
      </w:r>
      <w:r w:rsidR="007E1451">
        <w:rPr>
          <w:sz w:val="23"/>
          <w:szCs w:val="23"/>
        </w:rPr>
        <w:t xml:space="preserve">Neeg </w:t>
      </w:r>
      <w:ins w:id="208" w:author="Khamsaolee Xainhiaxang" w:date="2021-07-02T22:54:00Z">
        <w:r w:rsidR="002B6892">
          <w:rPr>
            <w:sz w:val="23"/>
            <w:szCs w:val="23"/>
          </w:rPr>
          <w:t>Po</w:t>
        </w:r>
      </w:ins>
      <w:del w:id="209" w:author="Khamsaolee Xainhiaxang" w:date="2021-07-02T22:54:00Z">
        <w:r w:rsidRPr="00B91FE9" w:rsidDel="002B6892">
          <w:rPr>
            <w:sz w:val="23"/>
            <w:szCs w:val="23"/>
          </w:rPr>
          <w:delText>Hia</w:delText>
        </w:r>
      </w:del>
      <w:r w:rsidRPr="00B91FE9">
        <w:rPr>
          <w:sz w:val="23"/>
          <w:szCs w:val="23"/>
        </w:rPr>
        <w:t>v Txwv Pacific</w:t>
      </w:r>
    </w:p>
    <w:p w14:paraId="7C56A7A7" w14:textId="4CD8A940" w:rsidR="00E43EF1" w:rsidRPr="00B91FE9" w:rsidRDefault="000E40D2">
      <w:pPr>
        <w:pStyle w:val="ListParagraph"/>
        <w:numPr>
          <w:ilvl w:val="0"/>
          <w:numId w:val="48"/>
        </w:numPr>
        <w:tabs>
          <w:tab w:val="left" w:pos="1027"/>
          <w:tab w:val="left" w:pos="1028"/>
        </w:tabs>
        <w:ind w:hanging="301"/>
        <w:rPr>
          <w:sz w:val="23"/>
          <w:szCs w:val="23"/>
        </w:rPr>
      </w:pPr>
      <w:r w:rsidRPr="00B91FE9">
        <w:rPr>
          <w:sz w:val="23"/>
          <w:szCs w:val="23"/>
        </w:rPr>
        <w:t xml:space="preserve">1% </w:t>
      </w:r>
      <w:r w:rsidR="0033456D" w:rsidRPr="00B91FE9">
        <w:rPr>
          <w:sz w:val="23"/>
          <w:szCs w:val="23"/>
        </w:rPr>
        <w:t xml:space="preserve">Haiv </w:t>
      </w:r>
      <w:r w:rsidRPr="00B91FE9">
        <w:rPr>
          <w:sz w:val="23"/>
          <w:szCs w:val="23"/>
        </w:rPr>
        <w:t>Neeg Asmesliskas</w:t>
      </w:r>
    </w:p>
    <w:p w14:paraId="236AB5D8" w14:textId="77777777" w:rsidR="00E43EF1" w:rsidRPr="00B91FE9" w:rsidRDefault="00E43EF1">
      <w:pPr>
        <w:pStyle w:val="BodyText"/>
        <w:spacing w:before="11"/>
        <w:rPr>
          <w:sz w:val="23"/>
          <w:szCs w:val="23"/>
        </w:rPr>
      </w:pPr>
    </w:p>
    <w:p w14:paraId="4FCEE2D4" w14:textId="77777777" w:rsidR="00E43EF1" w:rsidRPr="00B91FE9" w:rsidRDefault="000E40D2">
      <w:pPr>
        <w:pStyle w:val="BodyText"/>
        <w:ind w:left="308"/>
        <w:rPr>
          <w:sz w:val="23"/>
          <w:szCs w:val="23"/>
        </w:rPr>
      </w:pPr>
      <w:r w:rsidRPr="00B91FE9">
        <w:rPr>
          <w:sz w:val="23"/>
          <w:szCs w:val="23"/>
        </w:rPr>
        <w:t>Cov Tsev Kawm Ntawv:</w:t>
      </w:r>
    </w:p>
    <w:p w14:paraId="4EE0C42B" w14:textId="4EFC4422" w:rsidR="00E43EF1" w:rsidRPr="00B91FE9" w:rsidRDefault="000E40D2">
      <w:pPr>
        <w:pStyle w:val="ListParagraph"/>
        <w:numPr>
          <w:ilvl w:val="0"/>
          <w:numId w:val="48"/>
        </w:numPr>
        <w:tabs>
          <w:tab w:val="left" w:pos="1027"/>
          <w:tab w:val="left" w:pos="1028"/>
        </w:tabs>
        <w:ind w:hanging="301"/>
        <w:rPr>
          <w:sz w:val="23"/>
          <w:szCs w:val="23"/>
        </w:rPr>
      </w:pPr>
      <w:r w:rsidRPr="00B91FE9">
        <w:rPr>
          <w:sz w:val="23"/>
          <w:szCs w:val="23"/>
        </w:rPr>
        <w:t xml:space="preserve">27 </w:t>
      </w:r>
      <w:ins w:id="210" w:author="Khamsaolee Xainhiaxang" w:date="2021-07-02T22:55:00Z">
        <w:r w:rsidR="002B6892">
          <w:rPr>
            <w:sz w:val="23"/>
            <w:szCs w:val="23"/>
          </w:rPr>
          <w:t>Lub</w:t>
        </w:r>
      </w:ins>
      <w:del w:id="211" w:author="Khamsaolee Xainhiaxang" w:date="2021-07-02T22:55:00Z">
        <w:r w:rsidRPr="00B91FE9" w:rsidDel="002B6892">
          <w:rPr>
            <w:sz w:val="23"/>
            <w:szCs w:val="23"/>
          </w:rPr>
          <w:delText>Cov</w:delText>
        </w:r>
      </w:del>
      <w:r w:rsidRPr="00B91FE9">
        <w:rPr>
          <w:sz w:val="23"/>
          <w:szCs w:val="23"/>
        </w:rPr>
        <w:t xml:space="preserve"> Tsev Kawm Ntawv </w:t>
      </w:r>
      <w:r w:rsidR="00812333">
        <w:rPr>
          <w:sz w:val="23"/>
          <w:szCs w:val="23"/>
        </w:rPr>
        <w:t>Qib</w:t>
      </w:r>
      <w:r w:rsidRPr="00B91FE9">
        <w:rPr>
          <w:sz w:val="23"/>
          <w:szCs w:val="23"/>
        </w:rPr>
        <w:t xml:space="preserve"> Pib</w:t>
      </w:r>
    </w:p>
    <w:p w14:paraId="1FD287B4" w14:textId="4F96BC63" w:rsidR="00E43EF1" w:rsidRPr="00B91FE9" w:rsidRDefault="000E40D2">
      <w:pPr>
        <w:pStyle w:val="ListParagraph"/>
        <w:numPr>
          <w:ilvl w:val="0"/>
          <w:numId w:val="48"/>
        </w:numPr>
        <w:tabs>
          <w:tab w:val="left" w:pos="1027"/>
          <w:tab w:val="left" w:pos="1028"/>
        </w:tabs>
        <w:ind w:hanging="301"/>
        <w:rPr>
          <w:sz w:val="23"/>
          <w:szCs w:val="23"/>
        </w:rPr>
      </w:pPr>
      <w:r w:rsidRPr="00B91FE9">
        <w:rPr>
          <w:sz w:val="23"/>
          <w:szCs w:val="23"/>
        </w:rPr>
        <w:t xml:space="preserve">5 </w:t>
      </w:r>
      <w:del w:id="212" w:author="Khamsaolee Xainhiaxang" w:date="2021-07-02T22:55:00Z">
        <w:r w:rsidRPr="00B91FE9" w:rsidDel="002B6892">
          <w:rPr>
            <w:sz w:val="23"/>
            <w:szCs w:val="23"/>
          </w:rPr>
          <w:delText xml:space="preserve">Cov </w:delText>
        </w:r>
      </w:del>
      <w:ins w:id="213" w:author="Khamsaolee Xainhiaxang" w:date="2021-07-02T22:55:00Z">
        <w:r w:rsidR="002B6892">
          <w:rPr>
            <w:sz w:val="23"/>
            <w:szCs w:val="23"/>
          </w:rPr>
          <w:t>Lub</w:t>
        </w:r>
        <w:r w:rsidR="002B6892" w:rsidRPr="00B91FE9">
          <w:rPr>
            <w:sz w:val="23"/>
            <w:szCs w:val="23"/>
          </w:rPr>
          <w:t xml:space="preserve"> </w:t>
        </w:r>
      </w:ins>
      <w:r w:rsidRPr="00B91FE9">
        <w:rPr>
          <w:sz w:val="23"/>
          <w:szCs w:val="23"/>
        </w:rPr>
        <w:t>Tsev Kawm Qib Siab Me</w:t>
      </w:r>
      <w:r w:rsidR="00F50499" w:rsidRPr="00B91FE9">
        <w:rPr>
          <w:sz w:val="23"/>
          <w:szCs w:val="23"/>
        </w:rPr>
        <w:t xml:space="preserve"> ntsi</w:t>
      </w:r>
    </w:p>
    <w:p w14:paraId="6AACD550" w14:textId="26ED0965" w:rsidR="00E43EF1" w:rsidRPr="00B91FE9" w:rsidRDefault="000E40D2">
      <w:pPr>
        <w:pStyle w:val="ListParagraph"/>
        <w:numPr>
          <w:ilvl w:val="0"/>
          <w:numId w:val="48"/>
        </w:numPr>
        <w:tabs>
          <w:tab w:val="left" w:pos="1027"/>
          <w:tab w:val="left" w:pos="1028"/>
        </w:tabs>
        <w:ind w:hanging="301"/>
        <w:rPr>
          <w:sz w:val="23"/>
          <w:szCs w:val="23"/>
        </w:rPr>
      </w:pPr>
      <w:r w:rsidRPr="00B91FE9">
        <w:rPr>
          <w:sz w:val="23"/>
          <w:szCs w:val="23"/>
        </w:rPr>
        <w:t>4</w:t>
      </w:r>
      <w:del w:id="214" w:author="Khamsaolee Xainhiaxang" w:date="2021-07-02T22:55:00Z">
        <w:r w:rsidRPr="00B91FE9" w:rsidDel="002B6892">
          <w:rPr>
            <w:sz w:val="23"/>
            <w:szCs w:val="23"/>
          </w:rPr>
          <w:delText xml:space="preserve"> </w:delText>
        </w:r>
        <w:r w:rsidR="00F50499" w:rsidRPr="00B91FE9" w:rsidDel="002B6892">
          <w:rPr>
            <w:sz w:val="23"/>
            <w:szCs w:val="23"/>
          </w:rPr>
          <w:delText>Cov</w:delText>
        </w:r>
      </w:del>
      <w:ins w:id="215" w:author="Khamsaolee Xainhiaxang" w:date="2021-07-02T22:55:00Z">
        <w:r w:rsidR="002B6892">
          <w:rPr>
            <w:sz w:val="23"/>
            <w:szCs w:val="23"/>
          </w:rPr>
          <w:t>Lub</w:t>
        </w:r>
      </w:ins>
      <w:r w:rsidR="00F50499" w:rsidRPr="00B91FE9">
        <w:rPr>
          <w:sz w:val="23"/>
          <w:szCs w:val="23"/>
        </w:rPr>
        <w:t xml:space="preserve"> </w:t>
      </w:r>
      <w:r w:rsidRPr="00B91FE9">
        <w:rPr>
          <w:sz w:val="23"/>
          <w:szCs w:val="23"/>
        </w:rPr>
        <w:t>Tsev Kawm Ntawv Phaj Siab</w:t>
      </w:r>
    </w:p>
    <w:p w14:paraId="03803E80" w14:textId="6656169D" w:rsidR="00E43EF1" w:rsidRPr="00B91FE9" w:rsidRDefault="000E40D2">
      <w:pPr>
        <w:pStyle w:val="ListParagraph"/>
        <w:numPr>
          <w:ilvl w:val="0"/>
          <w:numId w:val="48"/>
        </w:numPr>
        <w:tabs>
          <w:tab w:val="left" w:pos="1027"/>
          <w:tab w:val="left" w:pos="1028"/>
        </w:tabs>
        <w:ind w:hanging="301"/>
        <w:rPr>
          <w:sz w:val="23"/>
          <w:szCs w:val="23"/>
        </w:rPr>
      </w:pPr>
      <w:r w:rsidRPr="00B91FE9">
        <w:rPr>
          <w:sz w:val="23"/>
          <w:szCs w:val="23"/>
        </w:rPr>
        <w:t xml:space="preserve">3 </w:t>
      </w:r>
      <w:ins w:id="216" w:author="Khamsaolee Xainhiaxang" w:date="2021-07-02T22:56:00Z">
        <w:r w:rsidR="002B6892">
          <w:rPr>
            <w:sz w:val="23"/>
            <w:szCs w:val="23"/>
          </w:rPr>
          <w:t>Lub</w:t>
        </w:r>
      </w:ins>
      <w:del w:id="217" w:author="Khamsaolee Xainhiaxang" w:date="2021-07-02T22:56:00Z">
        <w:r w:rsidRPr="00B91FE9" w:rsidDel="002B6892">
          <w:rPr>
            <w:sz w:val="23"/>
            <w:szCs w:val="23"/>
          </w:rPr>
          <w:delText>Cov</w:delText>
        </w:r>
      </w:del>
      <w:r w:rsidRPr="00B91FE9">
        <w:rPr>
          <w:sz w:val="23"/>
          <w:szCs w:val="23"/>
        </w:rPr>
        <w:t xml:space="preserve"> </w:t>
      </w:r>
      <w:r w:rsidR="00F50499" w:rsidRPr="00B91FE9">
        <w:rPr>
          <w:sz w:val="23"/>
          <w:szCs w:val="23"/>
        </w:rPr>
        <w:t>ntawv nqi</w:t>
      </w:r>
      <w:r w:rsidRPr="00B91FE9">
        <w:rPr>
          <w:sz w:val="23"/>
          <w:szCs w:val="23"/>
        </w:rPr>
        <w:t xml:space="preserve"> tsev kawm ua haujl</w:t>
      </w:r>
      <w:r w:rsidR="00F50499" w:rsidRPr="00B91FE9">
        <w:rPr>
          <w:sz w:val="23"/>
          <w:szCs w:val="23"/>
        </w:rPr>
        <w:t xml:space="preserve"> </w:t>
      </w:r>
      <w:r w:rsidRPr="00B91FE9">
        <w:rPr>
          <w:sz w:val="23"/>
          <w:szCs w:val="23"/>
        </w:rPr>
        <w:t>wm rau 7 lub tsev kawm</w:t>
      </w:r>
    </w:p>
    <w:p w14:paraId="69EA5F35" w14:textId="1CE6D567" w:rsidR="00E43EF1" w:rsidRPr="00B91FE9" w:rsidRDefault="000E40D2">
      <w:pPr>
        <w:pStyle w:val="ListParagraph"/>
        <w:numPr>
          <w:ilvl w:val="0"/>
          <w:numId w:val="48"/>
        </w:numPr>
        <w:tabs>
          <w:tab w:val="left" w:pos="1027"/>
          <w:tab w:val="left" w:pos="1028"/>
        </w:tabs>
        <w:ind w:hanging="301"/>
        <w:rPr>
          <w:sz w:val="23"/>
          <w:szCs w:val="23"/>
        </w:rPr>
      </w:pPr>
      <w:r w:rsidRPr="00B91FE9">
        <w:rPr>
          <w:sz w:val="23"/>
          <w:szCs w:val="23"/>
        </w:rPr>
        <w:t xml:space="preserve">1 </w:t>
      </w:r>
      <w:ins w:id="218" w:author="Khamsaolee Xainhiaxang" w:date="2021-07-02T22:56:00Z">
        <w:r w:rsidR="002B6892">
          <w:rPr>
            <w:sz w:val="23"/>
            <w:szCs w:val="23"/>
          </w:rPr>
          <w:t>Lub</w:t>
        </w:r>
      </w:ins>
      <w:del w:id="219" w:author="Khamsaolee Xainhiaxang" w:date="2021-07-02T22:56:00Z">
        <w:r w:rsidR="002E244F" w:rsidRPr="00B91FE9" w:rsidDel="002B6892">
          <w:rPr>
            <w:sz w:val="23"/>
            <w:szCs w:val="23"/>
          </w:rPr>
          <w:delText>Cov</w:delText>
        </w:r>
      </w:del>
      <w:r w:rsidR="002E244F" w:rsidRPr="00B91FE9">
        <w:rPr>
          <w:sz w:val="23"/>
          <w:szCs w:val="23"/>
        </w:rPr>
        <w:t xml:space="preserve"> Tsev Kawm Ntawv Qib Me Nyuam Yaus</w:t>
      </w:r>
    </w:p>
    <w:p w14:paraId="5F53629F" w14:textId="0FD01B16" w:rsidR="00E43EF1" w:rsidRPr="00B91FE9" w:rsidRDefault="000E40D2">
      <w:pPr>
        <w:pStyle w:val="ListParagraph"/>
        <w:numPr>
          <w:ilvl w:val="0"/>
          <w:numId w:val="48"/>
        </w:numPr>
        <w:tabs>
          <w:tab w:val="left" w:pos="1027"/>
          <w:tab w:val="left" w:pos="1028"/>
        </w:tabs>
        <w:ind w:hanging="301"/>
        <w:rPr>
          <w:sz w:val="23"/>
          <w:szCs w:val="23"/>
        </w:rPr>
      </w:pPr>
      <w:r w:rsidRPr="00B91FE9">
        <w:rPr>
          <w:sz w:val="23"/>
          <w:szCs w:val="23"/>
        </w:rPr>
        <w:t xml:space="preserve">2 </w:t>
      </w:r>
      <w:ins w:id="220" w:author="Khamsaolee Xainhiaxang" w:date="2021-07-02T22:56:00Z">
        <w:r w:rsidR="002B6892">
          <w:rPr>
            <w:sz w:val="23"/>
            <w:szCs w:val="23"/>
          </w:rPr>
          <w:t>Lub</w:t>
        </w:r>
      </w:ins>
      <w:del w:id="221" w:author="Khamsaolee Xainhiaxang" w:date="2021-07-02T22:56:00Z">
        <w:r w:rsidR="00E07524" w:rsidRPr="00B91FE9" w:rsidDel="002B6892">
          <w:rPr>
            <w:sz w:val="23"/>
            <w:szCs w:val="23"/>
          </w:rPr>
          <w:delText>Cov</w:delText>
        </w:r>
      </w:del>
      <w:r w:rsidR="00E07524" w:rsidRPr="00B91FE9">
        <w:rPr>
          <w:sz w:val="23"/>
          <w:szCs w:val="23"/>
        </w:rPr>
        <w:t xml:space="preserve"> </w:t>
      </w:r>
      <w:r w:rsidRPr="00B91FE9">
        <w:rPr>
          <w:sz w:val="23"/>
          <w:szCs w:val="23"/>
        </w:rPr>
        <w:t xml:space="preserve">Txuas Ntxiv Tsev Kawm Ntawv </w:t>
      </w:r>
      <w:r w:rsidR="002E244F" w:rsidRPr="00B91FE9">
        <w:rPr>
          <w:sz w:val="23"/>
          <w:szCs w:val="23"/>
        </w:rPr>
        <w:t>Qib</w:t>
      </w:r>
      <w:r w:rsidRPr="00B91FE9">
        <w:rPr>
          <w:sz w:val="23"/>
          <w:szCs w:val="23"/>
        </w:rPr>
        <w:t xml:space="preserve"> Siab</w:t>
      </w:r>
    </w:p>
    <w:p w14:paraId="1CFB5CF5" w14:textId="68E98D99" w:rsidR="00E43EF1" w:rsidRPr="00B91FE9" w:rsidRDefault="000E40D2">
      <w:pPr>
        <w:pStyle w:val="ListParagraph"/>
        <w:numPr>
          <w:ilvl w:val="0"/>
          <w:numId w:val="48"/>
        </w:numPr>
        <w:tabs>
          <w:tab w:val="left" w:pos="1027"/>
          <w:tab w:val="left" w:pos="1028"/>
        </w:tabs>
        <w:ind w:hanging="301"/>
        <w:rPr>
          <w:sz w:val="23"/>
          <w:szCs w:val="23"/>
        </w:rPr>
      </w:pPr>
      <w:r w:rsidRPr="00B91FE9">
        <w:rPr>
          <w:sz w:val="23"/>
          <w:szCs w:val="23"/>
        </w:rPr>
        <w:t xml:space="preserve">1 </w:t>
      </w:r>
      <w:ins w:id="222" w:author="Khamsaolee Xainhiaxang" w:date="2021-07-02T22:56:00Z">
        <w:r w:rsidR="002B6892">
          <w:rPr>
            <w:sz w:val="23"/>
            <w:szCs w:val="23"/>
          </w:rPr>
          <w:t>Lub</w:t>
        </w:r>
      </w:ins>
      <w:del w:id="223" w:author="Khamsaolee Xainhiaxang" w:date="2021-07-02T22:56:00Z">
        <w:r w:rsidR="00E07524" w:rsidRPr="00B91FE9" w:rsidDel="002B6892">
          <w:rPr>
            <w:sz w:val="23"/>
            <w:szCs w:val="23"/>
          </w:rPr>
          <w:delText>Cov</w:delText>
        </w:r>
      </w:del>
      <w:r w:rsidR="00E07524" w:rsidRPr="00B91FE9">
        <w:rPr>
          <w:sz w:val="23"/>
          <w:szCs w:val="23"/>
        </w:rPr>
        <w:t xml:space="preserve"> </w:t>
      </w:r>
      <w:r w:rsidRPr="00B91FE9">
        <w:rPr>
          <w:sz w:val="23"/>
          <w:szCs w:val="23"/>
        </w:rPr>
        <w:t>Tsev Kawm Ntawv Tshwj Xeeb</w:t>
      </w:r>
    </w:p>
    <w:p w14:paraId="7229EBC2" w14:textId="1BB20846" w:rsidR="00E43EF1" w:rsidRPr="00B91FE9" w:rsidRDefault="000E40D2">
      <w:pPr>
        <w:pStyle w:val="ListParagraph"/>
        <w:numPr>
          <w:ilvl w:val="0"/>
          <w:numId w:val="48"/>
        </w:numPr>
        <w:tabs>
          <w:tab w:val="left" w:pos="1027"/>
          <w:tab w:val="left" w:pos="1028"/>
        </w:tabs>
        <w:ind w:hanging="301"/>
        <w:rPr>
          <w:sz w:val="23"/>
          <w:szCs w:val="23"/>
        </w:rPr>
      </w:pPr>
      <w:r w:rsidRPr="00B91FE9">
        <w:rPr>
          <w:sz w:val="23"/>
          <w:szCs w:val="23"/>
        </w:rPr>
        <w:t xml:space="preserve">1 </w:t>
      </w:r>
      <w:ins w:id="224" w:author="Khamsaolee Xainhiaxang" w:date="2021-07-02T22:56:00Z">
        <w:r w:rsidR="002B6892">
          <w:rPr>
            <w:sz w:val="23"/>
            <w:szCs w:val="23"/>
          </w:rPr>
          <w:t>Lub</w:t>
        </w:r>
      </w:ins>
      <w:del w:id="225" w:author="Khamsaolee Xainhiaxang" w:date="2021-07-02T22:56:00Z">
        <w:r w:rsidR="00E07524" w:rsidRPr="00B91FE9" w:rsidDel="002B6892">
          <w:rPr>
            <w:sz w:val="23"/>
            <w:szCs w:val="23"/>
          </w:rPr>
          <w:delText>COv</w:delText>
        </w:r>
      </w:del>
      <w:r w:rsidRPr="00B91FE9">
        <w:rPr>
          <w:sz w:val="23"/>
          <w:szCs w:val="23"/>
        </w:rPr>
        <w:t xml:space="preserve"> tsev kawm ntawv ywj siab K-12</w:t>
      </w:r>
    </w:p>
    <w:p w14:paraId="4D4659A0" w14:textId="43E9595E" w:rsidR="00E43EF1" w:rsidRPr="00B91FE9" w:rsidRDefault="000E40D2">
      <w:pPr>
        <w:pStyle w:val="ListParagraph"/>
        <w:numPr>
          <w:ilvl w:val="0"/>
          <w:numId w:val="48"/>
        </w:numPr>
        <w:tabs>
          <w:tab w:val="left" w:pos="1027"/>
          <w:tab w:val="left" w:pos="1028"/>
        </w:tabs>
        <w:ind w:hanging="301"/>
        <w:rPr>
          <w:sz w:val="23"/>
          <w:szCs w:val="23"/>
        </w:rPr>
      </w:pPr>
      <w:r w:rsidRPr="00B91FE9">
        <w:rPr>
          <w:sz w:val="23"/>
          <w:szCs w:val="23"/>
        </w:rPr>
        <w:t xml:space="preserve">1 </w:t>
      </w:r>
      <w:del w:id="226" w:author="Khamsaolee Xainhiaxang" w:date="2021-07-02T22:57:00Z">
        <w:r w:rsidR="00E07524" w:rsidRPr="00B91FE9" w:rsidDel="002B6892">
          <w:rPr>
            <w:sz w:val="23"/>
            <w:szCs w:val="23"/>
          </w:rPr>
          <w:delText xml:space="preserve">Cov </w:delText>
        </w:r>
      </w:del>
      <w:ins w:id="227" w:author="Khamsaolee Xainhiaxang" w:date="2021-07-02T22:57:00Z">
        <w:r w:rsidR="002B6892">
          <w:rPr>
            <w:sz w:val="23"/>
            <w:szCs w:val="23"/>
          </w:rPr>
          <w:t>Lub chaw</w:t>
        </w:r>
      </w:ins>
      <w:del w:id="228" w:author="Khamsaolee Xainhiaxang" w:date="2021-07-02T22:57:00Z">
        <w:r w:rsidRPr="00B91FE9" w:rsidDel="002B6892">
          <w:rPr>
            <w:sz w:val="23"/>
            <w:szCs w:val="23"/>
          </w:rPr>
          <w:delText xml:space="preserve">Kev </w:delText>
        </w:r>
      </w:del>
      <w:r w:rsidRPr="00B91FE9">
        <w:rPr>
          <w:sz w:val="23"/>
          <w:szCs w:val="23"/>
        </w:rPr>
        <w:t xml:space="preserve">Kawm Rau Cov Neeg </w:t>
      </w:r>
      <w:r w:rsidR="00E07524" w:rsidRPr="00B91FE9">
        <w:rPr>
          <w:sz w:val="23"/>
          <w:szCs w:val="23"/>
        </w:rPr>
        <w:t>Loj</w:t>
      </w:r>
    </w:p>
    <w:p w14:paraId="1EE93B8C" w14:textId="6344C049" w:rsidR="00E43EF1" w:rsidRPr="00B91FE9" w:rsidRDefault="000E40D2">
      <w:pPr>
        <w:pStyle w:val="ListParagraph"/>
        <w:numPr>
          <w:ilvl w:val="0"/>
          <w:numId w:val="48"/>
        </w:numPr>
        <w:tabs>
          <w:tab w:val="left" w:pos="1027"/>
          <w:tab w:val="left" w:pos="1028"/>
        </w:tabs>
        <w:ind w:hanging="301"/>
        <w:rPr>
          <w:sz w:val="23"/>
          <w:szCs w:val="23"/>
        </w:rPr>
      </w:pPr>
      <w:r w:rsidRPr="00B91FE9">
        <w:rPr>
          <w:sz w:val="23"/>
          <w:szCs w:val="23"/>
        </w:rPr>
        <w:t xml:space="preserve">18 </w:t>
      </w:r>
      <w:ins w:id="229" w:author="Khamsaolee Xainhiaxang" w:date="2021-07-02T23:01:00Z">
        <w:r w:rsidR="002B6892">
          <w:rPr>
            <w:sz w:val="23"/>
            <w:szCs w:val="23"/>
          </w:rPr>
          <w:t>Qhov chaw rau cov kawm ua ntej qib pib</w:t>
        </w:r>
      </w:ins>
      <w:del w:id="230" w:author="Khamsaolee Xainhiaxang" w:date="2021-07-02T23:02:00Z">
        <w:r w:rsidR="00E07524" w:rsidRPr="00B91FE9" w:rsidDel="002B6892">
          <w:rPr>
            <w:sz w:val="23"/>
            <w:szCs w:val="23"/>
          </w:rPr>
          <w:delText>T</w:delText>
        </w:r>
      </w:del>
      <w:del w:id="231" w:author="Khamsaolee Xainhiaxang" w:date="2021-07-02T23:01:00Z">
        <w:r w:rsidR="00E07524" w:rsidRPr="00B91FE9" w:rsidDel="002B6892">
          <w:rPr>
            <w:sz w:val="23"/>
            <w:szCs w:val="23"/>
          </w:rPr>
          <w:delText>us Vev Xaib Ua Ntej Kawm</w:delText>
        </w:r>
      </w:del>
    </w:p>
    <w:p w14:paraId="749E3D54" w14:textId="77777777" w:rsidR="00E43EF1" w:rsidRPr="00B91FE9" w:rsidRDefault="00E43EF1">
      <w:pPr>
        <w:pStyle w:val="BodyText"/>
        <w:rPr>
          <w:sz w:val="23"/>
          <w:szCs w:val="23"/>
        </w:rPr>
      </w:pPr>
    </w:p>
    <w:p w14:paraId="75A3A6B0" w14:textId="77777777" w:rsidR="00E43EF1" w:rsidRPr="00B91FE9" w:rsidRDefault="000E40D2">
      <w:pPr>
        <w:pStyle w:val="BodyText"/>
        <w:ind w:left="308"/>
        <w:rPr>
          <w:sz w:val="23"/>
          <w:szCs w:val="23"/>
        </w:rPr>
      </w:pPr>
      <w:r w:rsidRPr="00B91FE9">
        <w:rPr>
          <w:sz w:val="23"/>
          <w:szCs w:val="23"/>
        </w:rPr>
        <w:t>Cov ntsiab lus ntawm Kev Muab Siab:</w:t>
      </w:r>
    </w:p>
    <w:p w14:paraId="223EB2CA" w14:textId="34BBBADE" w:rsidR="00E43EF1" w:rsidRPr="00B91FE9" w:rsidRDefault="000E40D2">
      <w:pPr>
        <w:pStyle w:val="ListParagraph"/>
        <w:numPr>
          <w:ilvl w:val="0"/>
          <w:numId w:val="48"/>
        </w:numPr>
        <w:tabs>
          <w:tab w:val="left" w:pos="1027"/>
          <w:tab w:val="left" w:pos="1028"/>
        </w:tabs>
        <w:ind w:hanging="301"/>
        <w:rPr>
          <w:sz w:val="23"/>
          <w:szCs w:val="23"/>
        </w:rPr>
      </w:pPr>
      <w:r w:rsidRPr="00B91FE9">
        <w:rPr>
          <w:sz w:val="23"/>
          <w:szCs w:val="23"/>
        </w:rPr>
        <w:t>Nce tus lej Kawm tiav: 84.6% (tsis suav cov chaw them nqi) uas ntau dua</w:t>
      </w:r>
      <w:r w:rsidR="00793A77" w:rsidRPr="00B91FE9">
        <w:rPr>
          <w:sz w:val="23"/>
          <w:szCs w:val="23"/>
        </w:rPr>
        <w:t xml:space="preserve"> </w:t>
      </w:r>
      <w:ins w:id="232" w:author="Khamsaolee Xainhiaxang" w:date="2021-07-02T23:03:00Z">
        <w:r w:rsidR="002B6892">
          <w:rPr>
            <w:sz w:val="23"/>
            <w:szCs w:val="23"/>
          </w:rPr>
          <w:t xml:space="preserve">tus lej </w:t>
        </w:r>
      </w:ins>
      <w:r w:rsidR="00793A77" w:rsidRPr="00B91FE9">
        <w:rPr>
          <w:sz w:val="23"/>
          <w:szCs w:val="23"/>
        </w:rPr>
        <w:t>nruab</w:t>
      </w:r>
      <w:r w:rsidRPr="00B91FE9">
        <w:rPr>
          <w:sz w:val="23"/>
          <w:szCs w:val="23"/>
        </w:rPr>
        <w:t xml:space="preserve"> nrab</w:t>
      </w:r>
      <w:r w:rsidR="00793A77" w:rsidRPr="00B91FE9">
        <w:rPr>
          <w:sz w:val="23"/>
          <w:szCs w:val="23"/>
        </w:rPr>
        <w:t xml:space="preserve"> ntawm</w:t>
      </w:r>
      <w:r w:rsidRPr="00B91FE9">
        <w:rPr>
          <w:sz w:val="23"/>
          <w:szCs w:val="23"/>
        </w:rPr>
        <w:t xml:space="preserve"> nroog thiab xeev</w:t>
      </w:r>
    </w:p>
    <w:p w14:paraId="5A5DA4CE" w14:textId="5AC83928" w:rsidR="00E43EF1" w:rsidRPr="00B91FE9" w:rsidRDefault="000E40D2">
      <w:pPr>
        <w:pStyle w:val="ListParagraph"/>
        <w:numPr>
          <w:ilvl w:val="0"/>
          <w:numId w:val="48"/>
        </w:numPr>
        <w:tabs>
          <w:tab w:val="left" w:pos="1027"/>
          <w:tab w:val="left" w:pos="1028"/>
        </w:tabs>
        <w:ind w:hanging="301"/>
        <w:rPr>
          <w:sz w:val="23"/>
          <w:szCs w:val="23"/>
        </w:rPr>
      </w:pPr>
      <w:r w:rsidRPr="00B91FE9">
        <w:rPr>
          <w:sz w:val="23"/>
          <w:szCs w:val="23"/>
        </w:rPr>
        <w:t xml:space="preserve">Yim </w:t>
      </w:r>
      <w:del w:id="233" w:author="Khamsaolee Xainhiaxang" w:date="2021-07-02T23:05:00Z">
        <w:r w:rsidRPr="00B91FE9" w:rsidDel="006769FE">
          <w:rPr>
            <w:sz w:val="23"/>
            <w:szCs w:val="23"/>
          </w:rPr>
          <w:delText xml:space="preserve">kub </w:delText>
        </w:r>
      </w:del>
      <w:ins w:id="234" w:author="Khamsaolee Xainhiaxang" w:date="2021-07-02T23:05:00Z">
        <w:r w:rsidR="006769FE">
          <w:rPr>
            <w:sz w:val="23"/>
            <w:szCs w:val="23"/>
          </w:rPr>
          <w:t>lub tsev kawm Gold</w:t>
        </w:r>
        <w:r w:rsidR="006769FE" w:rsidRPr="00B91FE9">
          <w:rPr>
            <w:sz w:val="23"/>
            <w:szCs w:val="23"/>
          </w:rPr>
          <w:t xml:space="preserve"> </w:t>
        </w:r>
      </w:ins>
      <w:r w:rsidRPr="00B91FE9">
        <w:rPr>
          <w:sz w:val="23"/>
          <w:szCs w:val="23"/>
        </w:rPr>
        <w:t>Ribbon</w:t>
      </w:r>
      <w:del w:id="235" w:author="Khamsaolee Xainhiaxang" w:date="2021-07-02T23:05:00Z">
        <w:r w:rsidRPr="00B91FE9" w:rsidDel="006769FE">
          <w:rPr>
            <w:sz w:val="23"/>
            <w:szCs w:val="23"/>
          </w:rPr>
          <w:delText xml:space="preserve"> tsev kawm ntawv</w:delText>
        </w:r>
      </w:del>
    </w:p>
    <w:p w14:paraId="5588603B" w14:textId="77777777" w:rsidR="00E43EF1" w:rsidRPr="00B91FE9" w:rsidRDefault="000E40D2">
      <w:pPr>
        <w:pStyle w:val="ListParagraph"/>
        <w:numPr>
          <w:ilvl w:val="0"/>
          <w:numId w:val="48"/>
        </w:numPr>
        <w:tabs>
          <w:tab w:val="left" w:pos="1027"/>
          <w:tab w:val="left" w:pos="1028"/>
        </w:tabs>
        <w:ind w:hanging="301"/>
        <w:rPr>
          <w:sz w:val="23"/>
          <w:szCs w:val="23"/>
        </w:rPr>
      </w:pPr>
      <w:r w:rsidRPr="00B91FE9">
        <w:rPr>
          <w:sz w:val="23"/>
          <w:szCs w:val="23"/>
        </w:rPr>
        <w:t>Ob lub tsev kawm ntawv tshwj xeeb (2020, 2021)</w:t>
      </w:r>
    </w:p>
    <w:p w14:paraId="6BE098C3" w14:textId="5311C8E4" w:rsidR="00E43EF1" w:rsidRPr="00B91FE9" w:rsidRDefault="000E40D2">
      <w:pPr>
        <w:pStyle w:val="ListParagraph"/>
        <w:numPr>
          <w:ilvl w:val="0"/>
          <w:numId w:val="48"/>
        </w:numPr>
        <w:tabs>
          <w:tab w:val="left" w:pos="1027"/>
          <w:tab w:val="left" w:pos="1028"/>
        </w:tabs>
        <w:ind w:hanging="301"/>
        <w:rPr>
          <w:sz w:val="23"/>
          <w:szCs w:val="23"/>
        </w:rPr>
      </w:pPr>
      <w:r w:rsidRPr="00B91FE9">
        <w:rPr>
          <w:sz w:val="23"/>
          <w:szCs w:val="23"/>
        </w:rPr>
        <w:t>Kev siv nyiaj ntau tshaj rau tsheb npav fais fab hauv teb</w:t>
      </w:r>
      <w:r w:rsidR="00AD3AA1" w:rsidRPr="00B91FE9">
        <w:rPr>
          <w:sz w:val="23"/>
          <w:szCs w:val="23"/>
        </w:rPr>
        <w:t xml:space="preserve"> </w:t>
      </w:r>
      <w:r w:rsidRPr="00B91FE9">
        <w:rPr>
          <w:sz w:val="23"/>
          <w:szCs w:val="23"/>
        </w:rPr>
        <w:t>chaws (40)</w:t>
      </w:r>
    </w:p>
    <w:p w14:paraId="22516F2C" w14:textId="18A628B9" w:rsidR="00E43EF1" w:rsidRPr="00B91FE9" w:rsidRDefault="00330C55">
      <w:pPr>
        <w:pStyle w:val="ListParagraph"/>
        <w:numPr>
          <w:ilvl w:val="0"/>
          <w:numId w:val="48"/>
        </w:numPr>
        <w:tabs>
          <w:tab w:val="left" w:pos="1027"/>
          <w:tab w:val="left" w:pos="1028"/>
        </w:tabs>
        <w:ind w:hanging="301"/>
        <w:rPr>
          <w:sz w:val="23"/>
          <w:szCs w:val="23"/>
        </w:rPr>
      </w:pPr>
      <w:r w:rsidRPr="00B91FE9">
        <w:rPr>
          <w:sz w:val="23"/>
          <w:szCs w:val="23"/>
        </w:rPr>
        <w:t xml:space="preserve">Kev </w:t>
      </w:r>
      <w:r w:rsidR="001948EF" w:rsidRPr="00B91FE9">
        <w:rPr>
          <w:sz w:val="23"/>
          <w:szCs w:val="23"/>
        </w:rPr>
        <w:t xml:space="preserve">sib tws kis las ntawm </w:t>
      </w:r>
      <w:r w:rsidR="000E40D2" w:rsidRPr="00B91FE9">
        <w:rPr>
          <w:sz w:val="23"/>
          <w:szCs w:val="23"/>
        </w:rPr>
        <w:t>cov tub hluas thiab ntxhais</w:t>
      </w:r>
      <w:r w:rsidR="00AD3AA1" w:rsidRPr="00B91FE9">
        <w:rPr>
          <w:sz w:val="23"/>
          <w:szCs w:val="23"/>
        </w:rPr>
        <w:t xml:space="preserve"> hluas</w:t>
      </w:r>
    </w:p>
    <w:p w14:paraId="2922A80D" w14:textId="6F140686" w:rsidR="00E43EF1" w:rsidRPr="00B91FE9" w:rsidRDefault="000E40D2">
      <w:pPr>
        <w:pStyle w:val="ListParagraph"/>
        <w:numPr>
          <w:ilvl w:val="0"/>
          <w:numId w:val="48"/>
        </w:numPr>
        <w:tabs>
          <w:tab w:val="left" w:pos="1027"/>
          <w:tab w:val="left" w:pos="1028"/>
        </w:tabs>
        <w:ind w:hanging="301"/>
        <w:rPr>
          <w:sz w:val="23"/>
          <w:szCs w:val="23"/>
        </w:rPr>
      </w:pPr>
      <w:r w:rsidRPr="00B91FE9">
        <w:rPr>
          <w:sz w:val="23"/>
          <w:szCs w:val="23"/>
        </w:rPr>
        <w:t>21 Cov Hauj</w:t>
      </w:r>
      <w:r w:rsidR="009E6639" w:rsidRPr="00B91FE9">
        <w:rPr>
          <w:sz w:val="23"/>
          <w:szCs w:val="23"/>
        </w:rPr>
        <w:t xml:space="preserve"> </w:t>
      </w:r>
      <w:r w:rsidRPr="00B91FE9">
        <w:rPr>
          <w:sz w:val="23"/>
          <w:szCs w:val="23"/>
        </w:rPr>
        <w:t>lwm</w:t>
      </w:r>
      <w:r w:rsidR="00573F35" w:rsidRPr="00B91FE9">
        <w:rPr>
          <w:sz w:val="23"/>
          <w:szCs w:val="23"/>
        </w:rPr>
        <w:t xml:space="preserve"> Kev Kawm</w:t>
      </w:r>
      <w:r w:rsidRPr="00B91FE9">
        <w:rPr>
          <w:sz w:val="23"/>
          <w:szCs w:val="23"/>
        </w:rPr>
        <w:t xml:space="preserve"> Ua Hauj</w:t>
      </w:r>
      <w:r w:rsidR="00573F35" w:rsidRPr="00B91FE9">
        <w:rPr>
          <w:sz w:val="23"/>
          <w:szCs w:val="23"/>
        </w:rPr>
        <w:t xml:space="preserve"> </w:t>
      </w:r>
      <w:r w:rsidRPr="00B91FE9">
        <w:rPr>
          <w:sz w:val="23"/>
          <w:szCs w:val="23"/>
        </w:rPr>
        <w:t>lwm (CTE)</w:t>
      </w:r>
    </w:p>
    <w:p w14:paraId="3195D5FD" w14:textId="72B0D525" w:rsidR="00E43EF1" w:rsidRPr="00B91FE9" w:rsidRDefault="00573F35">
      <w:pPr>
        <w:pStyle w:val="ListParagraph"/>
        <w:numPr>
          <w:ilvl w:val="0"/>
          <w:numId w:val="48"/>
        </w:numPr>
        <w:tabs>
          <w:tab w:val="left" w:pos="1027"/>
          <w:tab w:val="left" w:pos="1028"/>
        </w:tabs>
        <w:ind w:hanging="301"/>
        <w:rPr>
          <w:sz w:val="23"/>
          <w:szCs w:val="23"/>
        </w:rPr>
      </w:pPr>
      <w:del w:id="236" w:author="Khamsaolee Xainhiaxang" w:date="2021-07-02T23:08:00Z">
        <w:r w:rsidRPr="00B91FE9" w:rsidDel="006769FE">
          <w:rPr>
            <w:sz w:val="23"/>
            <w:szCs w:val="23"/>
          </w:rPr>
          <w:delText xml:space="preserve">California </w:delText>
        </w:r>
      </w:del>
      <w:r w:rsidR="000E40D2" w:rsidRPr="00B91FE9">
        <w:rPr>
          <w:sz w:val="23"/>
          <w:szCs w:val="23"/>
        </w:rPr>
        <w:t xml:space="preserve">Tsib </w:t>
      </w:r>
      <w:r w:rsidR="009D7C71" w:rsidRPr="00B91FE9">
        <w:rPr>
          <w:sz w:val="23"/>
          <w:szCs w:val="23"/>
        </w:rPr>
        <w:t>Lub</w:t>
      </w:r>
      <w:r w:rsidR="000E40D2" w:rsidRPr="00B91FE9">
        <w:rPr>
          <w:sz w:val="23"/>
          <w:szCs w:val="23"/>
        </w:rPr>
        <w:t xml:space="preserve"> Kev</w:t>
      </w:r>
      <w:r w:rsidR="009D7C71" w:rsidRPr="00B91FE9">
        <w:rPr>
          <w:sz w:val="23"/>
          <w:szCs w:val="23"/>
        </w:rPr>
        <w:t xml:space="preserve"> </w:t>
      </w:r>
      <w:r w:rsidR="000E40D2" w:rsidRPr="00B91FE9">
        <w:rPr>
          <w:sz w:val="23"/>
          <w:szCs w:val="23"/>
        </w:rPr>
        <w:t>Koom Tes</w:t>
      </w:r>
      <w:r w:rsidR="009D7C71" w:rsidRPr="00B91FE9">
        <w:rPr>
          <w:sz w:val="23"/>
          <w:szCs w:val="23"/>
        </w:rPr>
        <w:t xml:space="preserve"> Ntawm Kev Kawm</w:t>
      </w:r>
      <w:ins w:id="237" w:author="Khamsaolee Xainhiaxang" w:date="2021-07-02T23:08:00Z">
        <w:r w:rsidR="006769FE">
          <w:rPr>
            <w:sz w:val="23"/>
            <w:szCs w:val="23"/>
          </w:rPr>
          <w:t xml:space="preserve"> ntawm California</w:t>
        </w:r>
      </w:ins>
    </w:p>
    <w:p w14:paraId="5C3F0787" w14:textId="62EC64D9" w:rsidR="00E43EF1" w:rsidRPr="00B91FE9" w:rsidRDefault="000E40D2">
      <w:pPr>
        <w:pStyle w:val="ListParagraph"/>
        <w:numPr>
          <w:ilvl w:val="0"/>
          <w:numId w:val="48"/>
        </w:numPr>
        <w:tabs>
          <w:tab w:val="left" w:pos="1027"/>
          <w:tab w:val="left" w:pos="1028"/>
        </w:tabs>
        <w:ind w:hanging="301"/>
        <w:rPr>
          <w:sz w:val="23"/>
          <w:szCs w:val="23"/>
        </w:rPr>
      </w:pPr>
      <w:r w:rsidRPr="00B91FE9">
        <w:rPr>
          <w:sz w:val="23"/>
          <w:szCs w:val="23"/>
        </w:rPr>
        <w:t xml:space="preserve">9,500+ </w:t>
      </w:r>
      <w:ins w:id="238" w:author="Khamsaolee Xainhiaxang" w:date="2021-07-02T23:12:00Z">
        <w:r w:rsidR="006769FE">
          <w:rPr>
            <w:sz w:val="23"/>
            <w:szCs w:val="23"/>
          </w:rPr>
          <w:t xml:space="preserve">lub nroog uas cov tub ntxais hluas tau mus ntoj </w:t>
        </w:r>
      </w:ins>
      <w:del w:id="239" w:author="Khamsaolee Xainhiaxang" w:date="2021-07-02T23:13:00Z">
        <w:r w:rsidRPr="00B91FE9" w:rsidDel="006769FE">
          <w:rPr>
            <w:sz w:val="23"/>
            <w:szCs w:val="23"/>
          </w:rPr>
          <w:delText>tsev kawm ntawv cov tub ntxhais kawm</w:delText>
        </w:r>
        <w:r w:rsidR="008922DC" w:rsidRPr="00B91FE9" w:rsidDel="006769FE">
          <w:rPr>
            <w:sz w:val="23"/>
            <w:szCs w:val="23"/>
          </w:rPr>
          <w:delText xml:space="preserve"> kev</w:delText>
        </w:r>
        <w:r w:rsidRPr="00B91FE9" w:rsidDel="006769FE">
          <w:rPr>
            <w:sz w:val="23"/>
            <w:szCs w:val="23"/>
          </w:rPr>
          <w:delText xml:space="preserve"> </w:delText>
        </w:r>
      </w:del>
      <w:r w:rsidRPr="00B91FE9">
        <w:rPr>
          <w:sz w:val="23"/>
          <w:szCs w:val="23"/>
        </w:rPr>
        <w:t>mus ncig ua si txuas ntxiv nyob rau xyoo 2018/2019 (qib 3-6)</w:t>
      </w:r>
    </w:p>
    <w:p w14:paraId="79109DDB" w14:textId="77777777" w:rsidR="00E43EF1" w:rsidRPr="00B91FE9" w:rsidRDefault="000E40D2">
      <w:pPr>
        <w:pStyle w:val="ListParagraph"/>
        <w:numPr>
          <w:ilvl w:val="0"/>
          <w:numId w:val="48"/>
        </w:numPr>
        <w:tabs>
          <w:tab w:val="left" w:pos="1027"/>
          <w:tab w:val="left" w:pos="1028"/>
        </w:tabs>
        <w:ind w:hanging="301"/>
        <w:rPr>
          <w:sz w:val="23"/>
          <w:szCs w:val="23"/>
        </w:rPr>
      </w:pPr>
      <w:r w:rsidRPr="00B91FE9">
        <w:rPr>
          <w:sz w:val="23"/>
          <w:szCs w:val="23"/>
        </w:rPr>
        <w:t>138 tus tub ntxhais kawm tau txais Lub Xeev Foob ntawm Kev Paub Ob Leeg hauv 2020/2021</w:t>
      </w:r>
    </w:p>
    <w:p w14:paraId="0D84D645" w14:textId="74838ADD" w:rsidR="00E43EF1" w:rsidRPr="00B91FE9" w:rsidRDefault="000E40D2">
      <w:pPr>
        <w:pStyle w:val="ListParagraph"/>
        <w:numPr>
          <w:ilvl w:val="0"/>
          <w:numId w:val="48"/>
        </w:numPr>
        <w:tabs>
          <w:tab w:val="left" w:pos="1027"/>
          <w:tab w:val="left" w:pos="1028"/>
        </w:tabs>
        <w:ind w:hanging="301"/>
        <w:rPr>
          <w:sz w:val="23"/>
          <w:szCs w:val="23"/>
        </w:rPr>
      </w:pPr>
      <w:r w:rsidRPr="00B91FE9">
        <w:rPr>
          <w:sz w:val="23"/>
          <w:szCs w:val="23"/>
        </w:rPr>
        <w:t xml:space="preserve">803 </w:t>
      </w:r>
      <w:r w:rsidR="00900E0C" w:rsidRPr="00B91FE9">
        <w:rPr>
          <w:sz w:val="23"/>
          <w:szCs w:val="23"/>
        </w:rPr>
        <w:t>t</w:t>
      </w:r>
      <w:r w:rsidR="00DB4BDC" w:rsidRPr="00B91FE9">
        <w:rPr>
          <w:sz w:val="23"/>
          <w:szCs w:val="23"/>
        </w:rPr>
        <w:t xml:space="preserve">us </w:t>
      </w:r>
      <w:r w:rsidRPr="00B91FE9">
        <w:rPr>
          <w:sz w:val="23"/>
          <w:szCs w:val="23"/>
        </w:rPr>
        <w:t>tub ntxhais kawm tau txais Lub Xeev Foob ntawm Kev Paub Ob Hom Lus txij li xyoo 2014/15</w:t>
      </w:r>
    </w:p>
    <w:p w14:paraId="3C1CC459" w14:textId="61482A47" w:rsidR="00E43EF1" w:rsidRPr="00B91FE9" w:rsidRDefault="000E40D2">
      <w:pPr>
        <w:pStyle w:val="ListParagraph"/>
        <w:numPr>
          <w:ilvl w:val="0"/>
          <w:numId w:val="48"/>
        </w:numPr>
        <w:tabs>
          <w:tab w:val="left" w:pos="1027"/>
          <w:tab w:val="left" w:pos="1028"/>
        </w:tabs>
        <w:ind w:hanging="301"/>
        <w:rPr>
          <w:sz w:val="23"/>
          <w:szCs w:val="23"/>
        </w:rPr>
      </w:pPr>
      <w:r w:rsidRPr="00B91FE9">
        <w:rPr>
          <w:sz w:val="23"/>
          <w:szCs w:val="23"/>
        </w:rPr>
        <w:t xml:space="preserve">750 K-12 </w:t>
      </w:r>
      <w:r w:rsidR="0041460B" w:rsidRPr="00B91FE9">
        <w:rPr>
          <w:sz w:val="23"/>
          <w:szCs w:val="23"/>
        </w:rPr>
        <w:t xml:space="preserve">tus </w:t>
      </w:r>
      <w:r w:rsidRPr="00B91FE9">
        <w:rPr>
          <w:sz w:val="23"/>
          <w:szCs w:val="23"/>
        </w:rPr>
        <w:t xml:space="preserve">tub ntxhais kawm </w:t>
      </w:r>
      <w:r w:rsidR="0041460B" w:rsidRPr="00B91FE9">
        <w:rPr>
          <w:sz w:val="23"/>
          <w:szCs w:val="23"/>
        </w:rPr>
        <w:t xml:space="preserve">tau </w:t>
      </w:r>
      <w:r w:rsidRPr="00B91FE9">
        <w:rPr>
          <w:sz w:val="23"/>
          <w:szCs w:val="23"/>
        </w:rPr>
        <w:t>koom nrog hauv</w:t>
      </w:r>
      <w:ins w:id="240" w:author="Khamsaolee Xainhiaxang" w:date="2021-07-02T23:15:00Z">
        <w:r w:rsidR="00DC0BEA">
          <w:rPr>
            <w:sz w:val="23"/>
            <w:szCs w:val="23"/>
          </w:rPr>
          <w:t xml:space="preserve"> koom txoos</w:t>
        </w:r>
      </w:ins>
      <w:r w:rsidRPr="00B91FE9">
        <w:rPr>
          <w:sz w:val="23"/>
          <w:szCs w:val="23"/>
        </w:rPr>
        <w:t xml:space="preserve"> Kev Ua Yeeb Yam </w:t>
      </w:r>
      <w:del w:id="241" w:author="Khamsaolee Xainhiaxang" w:date="2021-07-02T23:15:00Z">
        <w:r w:rsidRPr="00B91FE9" w:rsidDel="00DC0BEA">
          <w:rPr>
            <w:sz w:val="23"/>
            <w:szCs w:val="23"/>
          </w:rPr>
          <w:delText>ntawm Kev Ua Yeeb Yam</w:delText>
        </w:r>
      </w:del>
    </w:p>
    <w:p w14:paraId="36A55569" w14:textId="11542F24" w:rsidR="00E43EF1" w:rsidRPr="00B91FE9" w:rsidRDefault="00AD37A9">
      <w:pPr>
        <w:pStyle w:val="ListParagraph"/>
        <w:numPr>
          <w:ilvl w:val="0"/>
          <w:numId w:val="48"/>
        </w:numPr>
        <w:tabs>
          <w:tab w:val="left" w:pos="1027"/>
          <w:tab w:val="left" w:pos="1028"/>
        </w:tabs>
        <w:ind w:hanging="301"/>
        <w:rPr>
          <w:sz w:val="23"/>
          <w:szCs w:val="23"/>
        </w:rPr>
      </w:pPr>
      <w:r w:rsidRPr="00B91FE9">
        <w:rPr>
          <w:sz w:val="23"/>
          <w:szCs w:val="23"/>
        </w:rPr>
        <w:t xml:space="preserve">Xyoo </w:t>
      </w:r>
      <w:r w:rsidR="000E40D2" w:rsidRPr="00B91FE9">
        <w:rPr>
          <w:sz w:val="23"/>
          <w:szCs w:val="23"/>
        </w:rPr>
        <w:t xml:space="preserve">2016 California Tus Qauv Txuas Ntxiv </w:t>
      </w:r>
      <w:r w:rsidRPr="00B91FE9">
        <w:rPr>
          <w:sz w:val="23"/>
          <w:szCs w:val="23"/>
        </w:rPr>
        <w:t xml:space="preserve">ntawm </w:t>
      </w:r>
      <w:r w:rsidR="000E40D2" w:rsidRPr="00B91FE9">
        <w:rPr>
          <w:sz w:val="23"/>
          <w:szCs w:val="23"/>
        </w:rPr>
        <w:t>Tsev Kawm Qib Siab - Kev Kawm Hauj</w:t>
      </w:r>
      <w:r w:rsidRPr="00B91FE9">
        <w:rPr>
          <w:sz w:val="23"/>
          <w:szCs w:val="23"/>
        </w:rPr>
        <w:t xml:space="preserve"> </w:t>
      </w:r>
      <w:r w:rsidR="000E40D2" w:rsidRPr="00B91FE9">
        <w:rPr>
          <w:sz w:val="23"/>
          <w:szCs w:val="23"/>
        </w:rPr>
        <w:t>lwm thiab thev Naus Laus Zis</w:t>
      </w:r>
      <w:r w:rsidRPr="00B91FE9">
        <w:rPr>
          <w:sz w:val="23"/>
          <w:szCs w:val="23"/>
        </w:rPr>
        <w:t xml:space="preserve"> ntawm pacific</w:t>
      </w:r>
    </w:p>
    <w:p w14:paraId="7FCA7721" w14:textId="42C85A6C" w:rsidR="00E43EF1" w:rsidRPr="00B91FE9" w:rsidRDefault="000E40D2">
      <w:pPr>
        <w:pStyle w:val="ListParagraph"/>
        <w:numPr>
          <w:ilvl w:val="0"/>
          <w:numId w:val="48"/>
        </w:numPr>
        <w:tabs>
          <w:tab w:val="left" w:pos="1027"/>
          <w:tab w:val="left" w:pos="1028"/>
        </w:tabs>
        <w:ind w:hanging="301"/>
        <w:rPr>
          <w:sz w:val="23"/>
          <w:szCs w:val="23"/>
        </w:rPr>
      </w:pPr>
      <w:r w:rsidRPr="00B91FE9">
        <w:rPr>
          <w:sz w:val="23"/>
          <w:szCs w:val="23"/>
        </w:rPr>
        <w:t xml:space="preserve">29 lub tsev kawm tau txais </w:t>
      </w:r>
      <w:r w:rsidR="00714FE9" w:rsidRPr="00B91FE9">
        <w:rPr>
          <w:sz w:val="23"/>
          <w:szCs w:val="23"/>
        </w:rPr>
        <w:t xml:space="preserve">khoom pig hauv xyoo </w:t>
      </w:r>
      <w:r w:rsidRPr="00B91FE9">
        <w:rPr>
          <w:sz w:val="23"/>
          <w:szCs w:val="23"/>
        </w:rPr>
        <w:t>2015</w:t>
      </w:r>
      <w:r w:rsidR="00714FE9" w:rsidRPr="00B91FE9">
        <w:rPr>
          <w:sz w:val="23"/>
          <w:szCs w:val="23"/>
        </w:rPr>
        <w:t xml:space="preserve"> ntawm kev</w:t>
      </w:r>
      <w:r w:rsidRPr="00B91FE9">
        <w:rPr>
          <w:sz w:val="23"/>
          <w:szCs w:val="23"/>
        </w:rPr>
        <w:t xml:space="preserve"> Noj Qab Haus Huv </w:t>
      </w:r>
      <w:r w:rsidR="00714FE9" w:rsidRPr="00B91FE9">
        <w:rPr>
          <w:sz w:val="23"/>
          <w:szCs w:val="23"/>
        </w:rPr>
        <w:t xml:space="preserve">ntawm Kev Sib Tw ntawm </w:t>
      </w:r>
      <w:r w:rsidRPr="00B91FE9">
        <w:rPr>
          <w:sz w:val="23"/>
          <w:szCs w:val="23"/>
        </w:rPr>
        <w:t xml:space="preserve">Tsev Kawm Ntawv </w:t>
      </w:r>
    </w:p>
    <w:p w14:paraId="154932F7" w14:textId="2B6B89DB" w:rsidR="00E43EF1" w:rsidRPr="00B91FE9" w:rsidRDefault="000E40D2">
      <w:pPr>
        <w:pStyle w:val="ListParagraph"/>
        <w:numPr>
          <w:ilvl w:val="0"/>
          <w:numId w:val="48"/>
        </w:numPr>
        <w:tabs>
          <w:tab w:val="left" w:pos="1027"/>
          <w:tab w:val="left" w:pos="1028"/>
        </w:tabs>
        <w:ind w:hanging="301"/>
        <w:rPr>
          <w:sz w:val="23"/>
          <w:szCs w:val="23"/>
        </w:rPr>
      </w:pPr>
      <w:r w:rsidRPr="00B91FE9">
        <w:rPr>
          <w:sz w:val="23"/>
          <w:szCs w:val="23"/>
        </w:rPr>
        <w:t>Ob lub tsev kawm ntawv tau txais Xeev Txoj Kev Kawm Zoo Tshaj Plaws ntawm Kev Ua Tau Zoo-CCAA, Rio Linda Prep</w:t>
      </w:r>
    </w:p>
    <w:p w14:paraId="3434D884" w14:textId="590350B5" w:rsidR="00E43EF1" w:rsidRPr="00B91FE9" w:rsidRDefault="000E40D2">
      <w:pPr>
        <w:pStyle w:val="ListParagraph"/>
        <w:numPr>
          <w:ilvl w:val="0"/>
          <w:numId w:val="48"/>
        </w:numPr>
        <w:tabs>
          <w:tab w:val="left" w:pos="1027"/>
          <w:tab w:val="left" w:pos="1028"/>
        </w:tabs>
        <w:ind w:hanging="301"/>
        <w:rPr>
          <w:sz w:val="23"/>
          <w:szCs w:val="23"/>
        </w:rPr>
      </w:pPr>
      <w:r w:rsidRPr="00B91FE9">
        <w:rPr>
          <w:sz w:val="23"/>
          <w:szCs w:val="23"/>
        </w:rPr>
        <w:t xml:space="preserve">24 </w:t>
      </w:r>
      <w:r w:rsidR="00D46E18" w:rsidRPr="00B91FE9">
        <w:rPr>
          <w:sz w:val="23"/>
          <w:szCs w:val="23"/>
        </w:rPr>
        <w:t>tus tub ntxhais kawm tau txais kev tshawb fawb</w:t>
      </w:r>
      <w:r w:rsidRPr="00B91FE9">
        <w:rPr>
          <w:sz w:val="23"/>
          <w:szCs w:val="23"/>
        </w:rPr>
        <w:t xml:space="preserve"> txij xyoo 2008</w:t>
      </w:r>
    </w:p>
    <w:p w14:paraId="6A630EED" w14:textId="009A280F" w:rsidR="00E43EF1" w:rsidRPr="00B91FE9" w:rsidRDefault="000E40D2">
      <w:pPr>
        <w:pStyle w:val="ListParagraph"/>
        <w:numPr>
          <w:ilvl w:val="0"/>
          <w:numId w:val="48"/>
        </w:numPr>
        <w:tabs>
          <w:tab w:val="left" w:pos="1027"/>
          <w:tab w:val="left" w:pos="1028"/>
        </w:tabs>
        <w:ind w:hanging="301"/>
        <w:rPr>
          <w:sz w:val="23"/>
          <w:szCs w:val="23"/>
        </w:rPr>
      </w:pPr>
      <w:r w:rsidRPr="00B91FE9">
        <w:rPr>
          <w:sz w:val="23"/>
          <w:szCs w:val="23"/>
        </w:rPr>
        <w:t xml:space="preserve">Cov Tsev Kawm Qib Siab Gaston Caperon Kev Muaj Peev Xwm </w:t>
      </w:r>
      <w:r w:rsidR="00244421" w:rsidRPr="00B91FE9">
        <w:rPr>
          <w:sz w:val="23"/>
          <w:szCs w:val="23"/>
        </w:rPr>
        <w:t>Nyob Rau Xyoo</w:t>
      </w:r>
      <w:r w:rsidRPr="00B91FE9">
        <w:rPr>
          <w:sz w:val="23"/>
          <w:szCs w:val="23"/>
        </w:rPr>
        <w:t xml:space="preserve"> 2015</w:t>
      </w:r>
    </w:p>
    <w:p w14:paraId="7540852B" w14:textId="77777777" w:rsidR="00E43EF1" w:rsidRDefault="00E43EF1">
      <w:pPr>
        <w:rPr>
          <w:sz w:val="24"/>
        </w:rPr>
        <w:sectPr w:rsidR="00E43EF1">
          <w:footerReference w:type="default" r:id="rId12"/>
          <w:pgSz w:w="15840" w:h="12240" w:orient="landscape"/>
          <w:pgMar w:top="920" w:right="120" w:bottom="480" w:left="120" w:header="0" w:footer="284" w:gutter="0"/>
          <w:pgNumType w:start="2"/>
          <w:cols w:space="720"/>
        </w:sectPr>
      </w:pPr>
    </w:p>
    <w:p w14:paraId="4741B21D" w14:textId="40E0A36D" w:rsidR="00E43EF1" w:rsidRPr="00E979A2" w:rsidRDefault="00B672F4">
      <w:pPr>
        <w:pStyle w:val="ListParagraph"/>
        <w:numPr>
          <w:ilvl w:val="0"/>
          <w:numId w:val="48"/>
        </w:numPr>
        <w:tabs>
          <w:tab w:val="left" w:pos="1027"/>
          <w:tab w:val="left" w:pos="1028"/>
        </w:tabs>
        <w:spacing w:before="74"/>
        <w:ind w:hanging="301"/>
        <w:rPr>
          <w:sz w:val="23"/>
          <w:szCs w:val="23"/>
        </w:rPr>
      </w:pPr>
      <w:r>
        <w:rPr>
          <w:noProof/>
          <w:lang w:bidi="th-TH"/>
        </w:rPr>
        <w:lastRenderedPageBreak/>
        <mc:AlternateContent>
          <mc:Choice Requires="wps">
            <w:drawing>
              <wp:anchor distT="0" distB="0" distL="114300" distR="114300" simplePos="0" relativeHeight="239716352" behindDoc="1" locked="0" layoutInCell="1" allowOverlap="1" wp14:anchorId="7B2EFCC5" wp14:editId="13D72CDC">
                <wp:simplePos x="0" y="0"/>
                <wp:positionH relativeFrom="page">
                  <wp:posOffset>-6350</wp:posOffset>
                </wp:positionH>
                <wp:positionV relativeFrom="paragraph">
                  <wp:posOffset>4845685</wp:posOffset>
                </wp:positionV>
                <wp:extent cx="9601200" cy="2513965"/>
                <wp:effectExtent l="0" t="0" r="0" b="0"/>
                <wp:wrapNone/>
                <wp:docPr id="471" name="AutoShape 4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01200" cy="2513965"/>
                        </a:xfrm>
                        <a:custGeom>
                          <a:avLst/>
                          <a:gdLst>
                            <a:gd name="T0" fmla="+- 0 370 -10"/>
                            <a:gd name="T1" fmla="*/ T0 w 15120"/>
                            <a:gd name="T2" fmla="+- 0 16 7631"/>
                            <a:gd name="T3" fmla="*/ 16 h 3959"/>
                            <a:gd name="T4" fmla="+- 0 370 -10"/>
                            <a:gd name="T5" fmla="*/ T4 w 15120"/>
                            <a:gd name="T6" fmla="+- 0 3955 7631"/>
                            <a:gd name="T7" fmla="*/ 3955 h 3959"/>
                            <a:gd name="T8" fmla="+- 0 15470 -10"/>
                            <a:gd name="T9" fmla="*/ T8 w 15120"/>
                            <a:gd name="T10" fmla="+- 0 16 7631"/>
                            <a:gd name="T11" fmla="*/ 16 h 3959"/>
                            <a:gd name="T12" fmla="+- 0 15470 -10"/>
                            <a:gd name="T13" fmla="*/ T12 w 15120"/>
                            <a:gd name="T14" fmla="+- 0 3955 7631"/>
                            <a:gd name="T15" fmla="*/ 3955 h 3959"/>
                            <a:gd name="T16" fmla="+- 0 360 -10"/>
                            <a:gd name="T17" fmla="*/ T16 w 15120"/>
                            <a:gd name="T18" fmla="+- 0 6 7631"/>
                            <a:gd name="T19" fmla="*/ 6 h 3959"/>
                            <a:gd name="T20" fmla="+- 0 15480 -10"/>
                            <a:gd name="T21" fmla="*/ T20 w 15120"/>
                            <a:gd name="T22" fmla="+- 0 6 7631"/>
                            <a:gd name="T23" fmla="*/ 6 h 3959"/>
                            <a:gd name="T24" fmla="+- 0 360 -10"/>
                            <a:gd name="T25" fmla="*/ T24 w 15120"/>
                            <a:gd name="T26" fmla="+- 0 3965 7631"/>
                            <a:gd name="T27" fmla="*/ 3965 h 3959"/>
                            <a:gd name="T28" fmla="+- 0 15480 -10"/>
                            <a:gd name="T29" fmla="*/ T28 w 15120"/>
                            <a:gd name="T30" fmla="+- 0 3965 7631"/>
                            <a:gd name="T31" fmla="*/ 3965 h 395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120" h="3959">
                              <a:moveTo>
                                <a:pt x="380" y="-7615"/>
                              </a:moveTo>
                              <a:lnTo>
                                <a:pt x="380" y="-3676"/>
                              </a:lnTo>
                              <a:moveTo>
                                <a:pt x="15480" y="-7615"/>
                              </a:moveTo>
                              <a:lnTo>
                                <a:pt x="15480" y="-3676"/>
                              </a:lnTo>
                              <a:moveTo>
                                <a:pt x="370" y="-7625"/>
                              </a:moveTo>
                              <a:lnTo>
                                <a:pt x="15490" y="-7625"/>
                              </a:lnTo>
                              <a:moveTo>
                                <a:pt x="370" y="-3666"/>
                              </a:moveTo>
                              <a:lnTo>
                                <a:pt x="15490" y="-3666"/>
                              </a:lnTo>
                            </a:path>
                          </a:pathLst>
                        </a:custGeom>
                        <a:noFill/>
                        <a:ln w="12700">
                          <a:solidFill>
                            <a:srgbClr val="8496B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CB3D8F" id="AutoShape 429" o:spid="_x0000_s1026" style="position:absolute;margin-left:-.5pt;margin-top:381.55pt;width:756pt;height:197.95pt;z-index:-263600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120,3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" path="m380,-7615r,3939m15480,-7615r,3939m370,-7625r15120,m370,-3666r15120,e" filled="f" strokecolor="#8496b0" strokeweight="1pt">
                <v:path arrowok="t" o:connecttype="custom" o:connectlocs="241300,10160;241300,2511425;9829800,10160;9829800,2511425;234950,3810;9836150,3810;234950,2517775;9836150,2517775" o:connectangles="0,0,0,0,0,0,0,0"/>
                <w10:wrap anchorx="page"/>
              </v:shape>
            </w:pict>
          </mc:Fallback>
        </mc:AlternateContent>
      </w:r>
      <w:r w:rsidR="00AF26D9">
        <w:rPr>
          <w:sz w:val="24"/>
        </w:rPr>
        <w:t>T</w:t>
      </w:r>
      <w:r w:rsidR="00AF26D9" w:rsidRPr="00E979A2">
        <w:rPr>
          <w:sz w:val="23"/>
          <w:szCs w:val="23"/>
        </w:rPr>
        <w:t>au Txais Txiaj Ntsig</w:t>
      </w:r>
      <w:r w:rsidR="000E40D2" w:rsidRPr="00E979A2">
        <w:rPr>
          <w:sz w:val="23"/>
          <w:szCs w:val="23"/>
        </w:rPr>
        <w:t xml:space="preserve"> Nyiaj Txiag rau Kev Zoo Tshaj rau 7 xyoo sib law liag (ASBOI)</w:t>
      </w:r>
    </w:p>
    <w:p w14:paraId="3E5AE72A" w14:textId="77C89F23" w:rsidR="00E43EF1" w:rsidRPr="00E979A2" w:rsidRDefault="000E40D2">
      <w:pPr>
        <w:pStyle w:val="ListParagraph"/>
        <w:numPr>
          <w:ilvl w:val="0"/>
          <w:numId w:val="48"/>
        </w:numPr>
        <w:tabs>
          <w:tab w:val="left" w:pos="1027"/>
          <w:tab w:val="left" w:pos="1028"/>
        </w:tabs>
        <w:ind w:hanging="301"/>
        <w:rPr>
          <w:sz w:val="23"/>
          <w:szCs w:val="23"/>
        </w:rPr>
      </w:pPr>
      <w:r w:rsidRPr="00E979A2">
        <w:rPr>
          <w:sz w:val="23"/>
          <w:szCs w:val="23"/>
        </w:rPr>
        <w:t xml:space="preserve">2013 </w:t>
      </w:r>
      <w:ins w:id="242" w:author="Khamsaolee Xainhiaxang" w:date="2021-07-02T23:19:00Z">
        <w:r w:rsidR="00DC0BEA">
          <w:rPr>
            <w:sz w:val="23"/>
            <w:szCs w:val="23"/>
          </w:rPr>
          <w:t xml:space="preserve">Muaj yeej tau khoom plig ntawm cov tsev kawm txawm rau teb  </w:t>
        </w:r>
      </w:ins>
      <w:ins w:id="243" w:author="Khamsaolee Xainhiaxang" w:date="2021-07-02T23:21:00Z">
        <w:r w:rsidR="00DC0BEA">
          <w:rPr>
            <w:sz w:val="23"/>
            <w:szCs w:val="23"/>
          </w:rPr>
          <w:t>chaws</w:t>
        </w:r>
      </w:ins>
      <w:del w:id="244" w:author="Khamsaolee Xainhiaxang" w:date="2021-07-02T23:21:00Z">
        <w:r w:rsidRPr="00E979A2" w:rsidDel="00DC0BEA">
          <w:rPr>
            <w:sz w:val="23"/>
            <w:szCs w:val="23"/>
          </w:rPr>
          <w:delText xml:space="preserve">Hauv Paus Ncig Hauv Zej Zog Cov </w:delText>
        </w:r>
        <w:r w:rsidR="00F44655" w:rsidRPr="00E979A2" w:rsidDel="00DC0BEA">
          <w:rPr>
            <w:sz w:val="23"/>
            <w:szCs w:val="23"/>
          </w:rPr>
          <w:delText xml:space="preserve">Hauv Paus </w:delText>
        </w:r>
        <w:r w:rsidRPr="00E979A2" w:rsidDel="00DC0BEA">
          <w:rPr>
            <w:sz w:val="23"/>
            <w:szCs w:val="23"/>
          </w:rPr>
          <w:delText xml:space="preserve">Tsev Kawm Ntawv rau Kev Ua Tau Zoo Tshaj </w:delText>
        </w:r>
      </w:del>
      <w:r w:rsidRPr="00E979A2">
        <w:rPr>
          <w:sz w:val="23"/>
          <w:szCs w:val="23"/>
        </w:rPr>
        <w:t>- Harmon Johnson</w:t>
      </w:r>
    </w:p>
    <w:p w14:paraId="40630DED" w14:textId="2876AF5E" w:rsidR="00E43EF1" w:rsidRPr="00E979A2" w:rsidRDefault="000E40D2">
      <w:pPr>
        <w:pStyle w:val="ListParagraph"/>
        <w:numPr>
          <w:ilvl w:val="0"/>
          <w:numId w:val="48"/>
        </w:numPr>
        <w:tabs>
          <w:tab w:val="left" w:pos="1027"/>
          <w:tab w:val="left" w:pos="1028"/>
        </w:tabs>
        <w:ind w:hanging="301"/>
        <w:rPr>
          <w:sz w:val="23"/>
          <w:szCs w:val="23"/>
        </w:rPr>
      </w:pPr>
      <w:r w:rsidRPr="00E979A2">
        <w:rPr>
          <w:sz w:val="23"/>
          <w:szCs w:val="23"/>
        </w:rPr>
        <w:t xml:space="preserve">California </w:t>
      </w:r>
      <w:r w:rsidR="00521A73" w:rsidRPr="00E979A2">
        <w:rPr>
          <w:sz w:val="23"/>
          <w:szCs w:val="23"/>
        </w:rPr>
        <w:t>peb tus</w:t>
      </w:r>
      <w:r w:rsidRPr="00E979A2">
        <w:rPr>
          <w:sz w:val="23"/>
          <w:szCs w:val="23"/>
        </w:rPr>
        <w:t xml:space="preserve"> xibfwb </w:t>
      </w:r>
      <w:ins w:id="245" w:author="Khamsaolee Xainhiaxang" w:date="2021-07-02T23:21:00Z">
        <w:r w:rsidR="00DC0BEA">
          <w:rPr>
            <w:sz w:val="23"/>
            <w:szCs w:val="23"/>
          </w:rPr>
          <w:t xml:space="preserve">tshaj lij </w:t>
        </w:r>
      </w:ins>
      <w:r w:rsidRPr="00E979A2">
        <w:rPr>
          <w:sz w:val="23"/>
          <w:szCs w:val="23"/>
        </w:rPr>
        <w:t>ntawm Xyoo (2011, 2003, 1998)</w:t>
      </w:r>
    </w:p>
    <w:p w14:paraId="331A0481" w14:textId="3578EC30" w:rsidR="00E43EF1" w:rsidRPr="00E979A2" w:rsidRDefault="000E40D2">
      <w:pPr>
        <w:pStyle w:val="ListParagraph"/>
        <w:numPr>
          <w:ilvl w:val="0"/>
          <w:numId w:val="48"/>
        </w:numPr>
        <w:tabs>
          <w:tab w:val="left" w:pos="1027"/>
          <w:tab w:val="left" w:pos="1028"/>
        </w:tabs>
        <w:ind w:hanging="301"/>
        <w:rPr>
          <w:sz w:val="23"/>
          <w:szCs w:val="23"/>
        </w:rPr>
      </w:pPr>
      <w:r w:rsidRPr="00E979A2">
        <w:rPr>
          <w:sz w:val="23"/>
          <w:szCs w:val="23"/>
        </w:rPr>
        <w:t>2010 &amp; 2020 Cov Neeg Ua Hauj</w:t>
      </w:r>
      <w:r w:rsidR="00046531" w:rsidRPr="00E979A2">
        <w:rPr>
          <w:sz w:val="23"/>
          <w:szCs w:val="23"/>
        </w:rPr>
        <w:t xml:space="preserve"> </w:t>
      </w:r>
      <w:r w:rsidRPr="00E979A2">
        <w:rPr>
          <w:sz w:val="23"/>
          <w:szCs w:val="23"/>
        </w:rPr>
        <w:t xml:space="preserve">lwm </w:t>
      </w:r>
      <w:del w:id="246" w:author="Khamsaolee Xainhiaxang" w:date="2021-07-02T23:22:00Z">
        <w:r w:rsidRPr="00E979A2" w:rsidDel="00DC0BEA">
          <w:rPr>
            <w:sz w:val="23"/>
            <w:szCs w:val="23"/>
          </w:rPr>
          <w:delText>Txh</w:delText>
        </w:r>
        <w:r w:rsidR="00046531" w:rsidRPr="00E979A2" w:rsidDel="00DC0BEA">
          <w:rPr>
            <w:sz w:val="23"/>
            <w:szCs w:val="23"/>
          </w:rPr>
          <w:delText>uas</w:delText>
        </w:r>
        <w:r w:rsidRPr="00E979A2" w:rsidDel="00DC0BEA">
          <w:rPr>
            <w:sz w:val="23"/>
            <w:szCs w:val="23"/>
          </w:rPr>
          <w:delText xml:space="preserve"> </w:delText>
        </w:r>
      </w:del>
      <w:ins w:id="247" w:author="Khamsaolee Xainhiaxang" w:date="2021-07-02T23:22:00Z">
        <w:r w:rsidR="00DC0BEA">
          <w:rPr>
            <w:sz w:val="23"/>
            <w:szCs w:val="23"/>
          </w:rPr>
          <w:t>zoo ntawm</w:t>
        </w:r>
        <w:r w:rsidR="00DC0BEA" w:rsidRPr="00E979A2">
          <w:rPr>
            <w:sz w:val="23"/>
            <w:szCs w:val="23"/>
          </w:rPr>
          <w:t xml:space="preserve"> </w:t>
        </w:r>
      </w:ins>
      <w:r w:rsidRPr="00E979A2">
        <w:rPr>
          <w:sz w:val="23"/>
          <w:szCs w:val="23"/>
        </w:rPr>
        <w:t>Xyoo</w:t>
      </w:r>
    </w:p>
    <w:p w14:paraId="082BA6AD" w14:textId="43199DE0" w:rsidR="00E43EF1" w:rsidRPr="00E979A2" w:rsidRDefault="000E40D2">
      <w:pPr>
        <w:pStyle w:val="ListParagraph"/>
        <w:numPr>
          <w:ilvl w:val="0"/>
          <w:numId w:val="48"/>
        </w:numPr>
        <w:tabs>
          <w:tab w:val="left" w:pos="1027"/>
          <w:tab w:val="left" w:pos="1028"/>
        </w:tabs>
        <w:ind w:hanging="301"/>
        <w:rPr>
          <w:sz w:val="23"/>
          <w:szCs w:val="23"/>
        </w:rPr>
      </w:pPr>
      <w:r w:rsidRPr="00E979A2">
        <w:rPr>
          <w:sz w:val="23"/>
          <w:szCs w:val="23"/>
        </w:rPr>
        <w:t xml:space="preserve">32 </w:t>
      </w:r>
      <w:r w:rsidR="00002E68" w:rsidRPr="00E979A2">
        <w:rPr>
          <w:sz w:val="23"/>
          <w:szCs w:val="23"/>
        </w:rPr>
        <w:t xml:space="preserve">Tus </w:t>
      </w:r>
      <w:r w:rsidRPr="00E979A2">
        <w:rPr>
          <w:sz w:val="23"/>
          <w:szCs w:val="23"/>
        </w:rPr>
        <w:t>Neeg Ua Hauj</w:t>
      </w:r>
      <w:r w:rsidR="00002E68" w:rsidRPr="00E979A2">
        <w:rPr>
          <w:sz w:val="23"/>
          <w:szCs w:val="23"/>
        </w:rPr>
        <w:t xml:space="preserve"> </w:t>
      </w:r>
      <w:r w:rsidRPr="00E979A2">
        <w:rPr>
          <w:sz w:val="23"/>
          <w:szCs w:val="23"/>
        </w:rPr>
        <w:t xml:space="preserve">lwm </w:t>
      </w:r>
      <w:ins w:id="248" w:author="Khamsaolee Xainhiaxang" w:date="2021-07-02T23:22:00Z">
        <w:r w:rsidR="00DC0BEA">
          <w:rPr>
            <w:sz w:val="23"/>
            <w:szCs w:val="23"/>
          </w:rPr>
          <w:t xml:space="preserve">zoo ntawm xyoo nyob rau lub </w:t>
        </w:r>
      </w:ins>
      <w:del w:id="249" w:author="Khamsaolee Xainhiaxang" w:date="2021-07-02T23:23:00Z">
        <w:r w:rsidRPr="00E979A2" w:rsidDel="00DC0BEA">
          <w:rPr>
            <w:sz w:val="23"/>
            <w:szCs w:val="23"/>
          </w:rPr>
          <w:delText xml:space="preserve">Rau Hauv Ib Cheeb Tsam </w:delText>
        </w:r>
        <w:r w:rsidR="00002E68" w:rsidRPr="00E979A2" w:rsidDel="00DC0BEA">
          <w:rPr>
            <w:sz w:val="23"/>
            <w:szCs w:val="23"/>
          </w:rPr>
          <w:delText xml:space="preserve">Hauv </w:delText>
        </w:r>
      </w:del>
      <w:r w:rsidR="00002E68" w:rsidRPr="00E979A2">
        <w:rPr>
          <w:sz w:val="23"/>
          <w:szCs w:val="23"/>
        </w:rPr>
        <w:t xml:space="preserve">Nroog </w:t>
      </w:r>
      <w:r w:rsidRPr="00E979A2">
        <w:rPr>
          <w:sz w:val="23"/>
          <w:szCs w:val="23"/>
        </w:rPr>
        <w:t xml:space="preserve">Sacramento </w:t>
      </w:r>
      <w:del w:id="250" w:author="Khamsaolee Xainhiaxang" w:date="2021-07-02T23:23:00Z">
        <w:r w:rsidRPr="00E979A2" w:rsidDel="00DC0BEA">
          <w:rPr>
            <w:sz w:val="23"/>
            <w:szCs w:val="23"/>
          </w:rPr>
          <w:delText>Rau Xyoo</w:delText>
        </w:r>
      </w:del>
    </w:p>
    <w:p w14:paraId="0DA5FE36" w14:textId="375461F6" w:rsidR="00E43EF1" w:rsidRPr="00E979A2" w:rsidRDefault="000E40D2">
      <w:pPr>
        <w:pStyle w:val="ListParagraph"/>
        <w:numPr>
          <w:ilvl w:val="0"/>
          <w:numId w:val="48"/>
        </w:numPr>
        <w:tabs>
          <w:tab w:val="left" w:pos="1027"/>
          <w:tab w:val="left" w:pos="1028"/>
        </w:tabs>
        <w:ind w:hanging="301"/>
        <w:rPr>
          <w:sz w:val="23"/>
          <w:szCs w:val="23"/>
        </w:rPr>
      </w:pPr>
      <w:r w:rsidRPr="00E979A2">
        <w:rPr>
          <w:sz w:val="23"/>
          <w:szCs w:val="23"/>
        </w:rPr>
        <w:t xml:space="preserve">Ob Lub Chaw Kennedy Kev </w:t>
      </w:r>
      <w:r w:rsidR="003C0F85" w:rsidRPr="00E979A2">
        <w:rPr>
          <w:sz w:val="23"/>
          <w:szCs w:val="23"/>
        </w:rPr>
        <w:t xml:space="preserve">Koom Tes </w:t>
      </w:r>
      <w:r w:rsidRPr="00E979A2">
        <w:rPr>
          <w:sz w:val="23"/>
          <w:szCs w:val="23"/>
        </w:rPr>
        <w:t>Ua Yeeb Yam</w:t>
      </w:r>
      <w:del w:id="251" w:author="Khamsaolee Xainhiaxang" w:date="2021-07-02T23:23:00Z">
        <w:r w:rsidRPr="00E979A2" w:rsidDel="00DC0BEA">
          <w:rPr>
            <w:sz w:val="23"/>
            <w:szCs w:val="23"/>
          </w:rPr>
          <w:delText xml:space="preserve"> Sib </w:delText>
        </w:r>
      </w:del>
    </w:p>
    <w:p w14:paraId="34161C68" w14:textId="0A29DFCA" w:rsidR="00E43EF1" w:rsidRPr="00E979A2" w:rsidRDefault="003C0F85">
      <w:pPr>
        <w:pStyle w:val="ListParagraph"/>
        <w:numPr>
          <w:ilvl w:val="0"/>
          <w:numId w:val="48"/>
        </w:numPr>
        <w:tabs>
          <w:tab w:val="left" w:pos="1027"/>
          <w:tab w:val="left" w:pos="1028"/>
        </w:tabs>
        <w:ind w:hanging="301"/>
        <w:rPr>
          <w:sz w:val="23"/>
          <w:szCs w:val="23"/>
        </w:rPr>
      </w:pPr>
      <w:del w:id="252" w:author="Khamsaolee Xainhiaxang" w:date="2021-07-02T23:25:00Z">
        <w:r w:rsidRPr="00E979A2" w:rsidDel="0074265B">
          <w:rPr>
            <w:sz w:val="23"/>
            <w:szCs w:val="23"/>
          </w:rPr>
          <w:delText>Txiaj ntsig</w:delText>
        </w:r>
        <w:r w:rsidR="000E40D2" w:rsidRPr="00E979A2" w:rsidDel="0074265B">
          <w:rPr>
            <w:sz w:val="23"/>
            <w:szCs w:val="23"/>
          </w:rPr>
          <w:delText xml:space="preserve"> yeej</w:delText>
        </w:r>
      </w:del>
      <w:ins w:id="253" w:author="Khamsaolee Xainhiaxang" w:date="2021-07-02T23:25:00Z">
        <w:r w:rsidR="0074265B">
          <w:rPr>
            <w:sz w:val="23"/>
            <w:szCs w:val="23"/>
          </w:rPr>
          <w:t>Muaj Yeej</w:t>
        </w:r>
      </w:ins>
      <w:r w:rsidR="000E40D2" w:rsidRPr="00E979A2">
        <w:rPr>
          <w:sz w:val="23"/>
          <w:szCs w:val="23"/>
        </w:rPr>
        <w:t xml:space="preserve"> Kev Daws</w:t>
      </w:r>
      <w:r w:rsidRPr="00E979A2">
        <w:rPr>
          <w:sz w:val="23"/>
          <w:szCs w:val="23"/>
        </w:rPr>
        <w:t xml:space="preserve"> Kev </w:t>
      </w:r>
      <w:r w:rsidR="000E40D2" w:rsidRPr="00E979A2">
        <w:rPr>
          <w:sz w:val="23"/>
          <w:szCs w:val="23"/>
        </w:rPr>
        <w:t>Txhaum Cai</w:t>
      </w:r>
    </w:p>
    <w:p w14:paraId="4F4CA3DD" w14:textId="3ADDA71B" w:rsidR="00E43EF1" w:rsidRPr="00E979A2" w:rsidRDefault="000E40D2">
      <w:pPr>
        <w:pStyle w:val="ListParagraph"/>
        <w:numPr>
          <w:ilvl w:val="0"/>
          <w:numId w:val="48"/>
        </w:numPr>
        <w:tabs>
          <w:tab w:val="left" w:pos="1027"/>
          <w:tab w:val="left" w:pos="1028"/>
        </w:tabs>
        <w:ind w:hanging="301"/>
        <w:rPr>
          <w:sz w:val="23"/>
          <w:szCs w:val="23"/>
        </w:rPr>
      </w:pPr>
      <w:r w:rsidRPr="00E979A2">
        <w:rPr>
          <w:sz w:val="23"/>
          <w:szCs w:val="23"/>
        </w:rPr>
        <w:t>Cov kev npaj mus kawm rau tsev kawm qib siab AVID (</w:t>
      </w:r>
      <w:r w:rsidR="00166F13" w:rsidRPr="00E979A2">
        <w:rPr>
          <w:sz w:val="23"/>
          <w:szCs w:val="23"/>
        </w:rPr>
        <w:t xml:space="preserve">Kev </w:t>
      </w:r>
      <w:ins w:id="254" w:author="Khamsaolee Xainhiaxang" w:date="2021-07-02T23:26:00Z">
        <w:r w:rsidR="0074265B">
          <w:rPr>
            <w:sz w:val="23"/>
            <w:szCs w:val="23"/>
          </w:rPr>
          <w:t xml:space="preserve">Vam Meej </w:t>
        </w:r>
      </w:ins>
      <w:del w:id="255" w:author="Khamsaolee Xainhiaxang" w:date="2021-07-02T23:26:00Z">
        <w:r w:rsidR="00166F13" w:rsidRPr="00E979A2" w:rsidDel="0074265B">
          <w:rPr>
            <w:sz w:val="23"/>
            <w:szCs w:val="23"/>
          </w:rPr>
          <w:delText xml:space="preserve">Txhawb Ntse </w:delText>
        </w:r>
      </w:del>
      <w:r w:rsidR="00166F13" w:rsidRPr="00E979A2">
        <w:rPr>
          <w:sz w:val="23"/>
          <w:szCs w:val="23"/>
        </w:rPr>
        <w:t>Nrog</w:t>
      </w:r>
      <w:r w:rsidRPr="00E979A2">
        <w:rPr>
          <w:sz w:val="23"/>
          <w:szCs w:val="23"/>
        </w:rPr>
        <w:t xml:space="preserve"> Kev Txiav Txim Siab </w:t>
      </w:r>
      <w:r w:rsidR="00166F13" w:rsidRPr="00E979A2">
        <w:rPr>
          <w:sz w:val="23"/>
          <w:szCs w:val="23"/>
        </w:rPr>
        <w:t>Ntawm Tus Kheej</w:t>
      </w:r>
      <w:r w:rsidRPr="00E979A2">
        <w:rPr>
          <w:sz w:val="23"/>
          <w:szCs w:val="23"/>
        </w:rPr>
        <w:t>)</w:t>
      </w:r>
    </w:p>
    <w:p w14:paraId="4A372635" w14:textId="099D11A1" w:rsidR="00E43EF1" w:rsidRPr="00E979A2" w:rsidRDefault="000E40D2">
      <w:pPr>
        <w:pStyle w:val="ListParagraph"/>
        <w:numPr>
          <w:ilvl w:val="0"/>
          <w:numId w:val="48"/>
        </w:numPr>
        <w:tabs>
          <w:tab w:val="left" w:pos="1027"/>
          <w:tab w:val="left" w:pos="1028"/>
        </w:tabs>
        <w:ind w:hanging="301"/>
        <w:rPr>
          <w:sz w:val="23"/>
          <w:szCs w:val="23"/>
        </w:rPr>
      </w:pPr>
      <w:r w:rsidRPr="00E979A2">
        <w:rPr>
          <w:sz w:val="23"/>
          <w:szCs w:val="23"/>
        </w:rPr>
        <w:t>Tus Qauv</w:t>
      </w:r>
      <w:ins w:id="256" w:author="Khamsaolee Xainhiaxang" w:date="2021-07-02T23:27:00Z">
        <w:r w:rsidR="0074265B">
          <w:rPr>
            <w:sz w:val="23"/>
            <w:szCs w:val="23"/>
          </w:rPr>
          <w:t xml:space="preserve"> zoo ntawm</w:t>
        </w:r>
      </w:ins>
      <w:r w:rsidRPr="00E979A2">
        <w:rPr>
          <w:sz w:val="23"/>
          <w:szCs w:val="23"/>
        </w:rPr>
        <w:t xml:space="preserve"> </w:t>
      </w:r>
      <w:ins w:id="257" w:author="Khamsaolee Xainhiaxang" w:date="2021-07-02T23:28:00Z">
        <w:r w:rsidR="0074265B">
          <w:rPr>
            <w:sz w:val="23"/>
            <w:szCs w:val="23"/>
          </w:rPr>
          <w:t xml:space="preserve">qhov chaw </w:t>
        </w:r>
      </w:ins>
      <w:r w:rsidRPr="00E979A2">
        <w:rPr>
          <w:sz w:val="23"/>
          <w:szCs w:val="23"/>
        </w:rPr>
        <w:t>Saib Xyuas Kev Koom Tes</w:t>
      </w:r>
      <w:ins w:id="258" w:author="Khamsaolee Xainhiaxang" w:date="2021-07-10T13:52:00Z">
        <w:r w:rsidR="006467A5">
          <w:rPr>
            <w:sz w:val="23"/>
            <w:szCs w:val="23"/>
          </w:rPr>
          <w:t xml:space="preserve"> </w:t>
        </w:r>
      </w:ins>
      <w:del w:id="259" w:author="Khamsaolee Xainhiaxang" w:date="2021-07-02T23:29:00Z">
        <w:r w:rsidRPr="00E979A2" w:rsidDel="0074265B">
          <w:rPr>
            <w:sz w:val="23"/>
            <w:szCs w:val="23"/>
          </w:rPr>
          <w:delText xml:space="preserve"> Raws Qauv </w:delText>
        </w:r>
      </w:del>
      <w:r w:rsidRPr="00E979A2">
        <w:rPr>
          <w:sz w:val="23"/>
          <w:szCs w:val="23"/>
        </w:rPr>
        <w:t>(</w:t>
      </w:r>
      <w:del w:id="260" w:author="Khamsaolee Xainhiaxang" w:date="2021-07-02T23:30:00Z">
        <w:r w:rsidRPr="00E979A2" w:rsidDel="0074265B">
          <w:rPr>
            <w:sz w:val="23"/>
            <w:szCs w:val="23"/>
          </w:rPr>
          <w:delText>SARB</w:delText>
        </w:r>
      </w:del>
      <w:ins w:id="261" w:author="Khamsaolee Xainhiaxang" w:date="2021-07-02T23:30:00Z">
        <w:r w:rsidR="0074265B">
          <w:rPr>
            <w:sz w:val="23"/>
            <w:szCs w:val="23"/>
          </w:rPr>
          <w:t>School Attandance Review Board</w:t>
        </w:r>
      </w:ins>
      <w:r w:rsidRPr="00E979A2">
        <w:rPr>
          <w:sz w:val="23"/>
          <w:szCs w:val="23"/>
        </w:rPr>
        <w:t>)</w:t>
      </w:r>
    </w:p>
    <w:p w14:paraId="40C19FB0" w14:textId="31634BBA" w:rsidR="00E43EF1" w:rsidRPr="00E979A2" w:rsidRDefault="000E40D2">
      <w:pPr>
        <w:pStyle w:val="ListParagraph"/>
        <w:numPr>
          <w:ilvl w:val="0"/>
          <w:numId w:val="48"/>
        </w:numPr>
        <w:tabs>
          <w:tab w:val="left" w:pos="1027"/>
          <w:tab w:val="left" w:pos="1028"/>
        </w:tabs>
        <w:ind w:hanging="301"/>
        <w:rPr>
          <w:sz w:val="23"/>
          <w:szCs w:val="23"/>
        </w:rPr>
      </w:pPr>
      <w:r w:rsidRPr="00E979A2">
        <w:rPr>
          <w:sz w:val="23"/>
          <w:szCs w:val="23"/>
        </w:rPr>
        <w:t xml:space="preserve">34 </w:t>
      </w:r>
      <w:r w:rsidR="00166F13" w:rsidRPr="00E979A2">
        <w:rPr>
          <w:sz w:val="23"/>
          <w:szCs w:val="23"/>
        </w:rPr>
        <w:t xml:space="preserve">Yam kev </w:t>
      </w:r>
      <w:r w:rsidRPr="00E979A2">
        <w:rPr>
          <w:sz w:val="23"/>
          <w:szCs w:val="23"/>
        </w:rPr>
        <w:t>nthuav dav cov chaw kawm</w:t>
      </w:r>
    </w:p>
    <w:p w14:paraId="5F17F402" w14:textId="338FB1BB" w:rsidR="00E43EF1" w:rsidRPr="00E979A2" w:rsidRDefault="000E40D2">
      <w:pPr>
        <w:pStyle w:val="ListParagraph"/>
        <w:numPr>
          <w:ilvl w:val="0"/>
          <w:numId w:val="48"/>
        </w:numPr>
        <w:tabs>
          <w:tab w:val="left" w:pos="1027"/>
          <w:tab w:val="left" w:pos="1028"/>
        </w:tabs>
        <w:ind w:hanging="301"/>
        <w:rPr>
          <w:sz w:val="23"/>
          <w:szCs w:val="23"/>
        </w:rPr>
      </w:pPr>
      <w:r w:rsidRPr="00E979A2">
        <w:rPr>
          <w:sz w:val="23"/>
          <w:szCs w:val="23"/>
        </w:rPr>
        <w:t xml:space="preserve">7000+ </w:t>
      </w:r>
      <w:r w:rsidR="00B17EB6" w:rsidRPr="00E979A2">
        <w:rPr>
          <w:sz w:val="23"/>
          <w:szCs w:val="23"/>
        </w:rPr>
        <w:t xml:space="preserve">Lub </w:t>
      </w:r>
      <w:r w:rsidRPr="00E979A2">
        <w:rPr>
          <w:sz w:val="23"/>
          <w:szCs w:val="23"/>
        </w:rPr>
        <w:t xml:space="preserve">Chromebook muab rau cov tub ntxhais kawm xyoo 2020-21. 1: 1 </w:t>
      </w:r>
      <w:r w:rsidR="00B17EB6" w:rsidRPr="00E979A2">
        <w:rPr>
          <w:sz w:val="23"/>
          <w:szCs w:val="23"/>
        </w:rPr>
        <w:t xml:space="preserve">Tus tub ntxhais kawm </w:t>
      </w:r>
      <w:r w:rsidRPr="00E979A2">
        <w:rPr>
          <w:sz w:val="23"/>
          <w:szCs w:val="23"/>
        </w:rPr>
        <w:t xml:space="preserve">sib piv rau khoom </w:t>
      </w:r>
      <w:del w:id="262" w:author="Khamsaolee Xainhiaxang" w:date="2021-07-02T23:31:00Z">
        <w:r w:rsidRPr="00E979A2" w:rsidDel="0074265B">
          <w:rPr>
            <w:sz w:val="23"/>
            <w:szCs w:val="23"/>
          </w:rPr>
          <w:delText>ntaus</w:delText>
        </w:r>
      </w:del>
      <w:ins w:id="263" w:author="Khamsaolee Xainhiaxang" w:date="2021-07-02T23:31:00Z">
        <w:r w:rsidR="0074265B">
          <w:rPr>
            <w:sz w:val="23"/>
            <w:szCs w:val="23"/>
          </w:rPr>
          <w:t>siv</w:t>
        </w:r>
      </w:ins>
    </w:p>
    <w:p w14:paraId="34F8DF19" w14:textId="76917286" w:rsidR="00E43EF1" w:rsidRPr="00E979A2" w:rsidRDefault="000E40D2">
      <w:pPr>
        <w:pStyle w:val="ListParagraph"/>
        <w:numPr>
          <w:ilvl w:val="0"/>
          <w:numId w:val="48"/>
        </w:numPr>
        <w:tabs>
          <w:tab w:val="left" w:pos="1027"/>
          <w:tab w:val="left" w:pos="1028"/>
        </w:tabs>
        <w:ind w:hanging="301"/>
        <w:rPr>
          <w:sz w:val="23"/>
          <w:szCs w:val="23"/>
        </w:rPr>
      </w:pPr>
      <w:r w:rsidRPr="00E979A2">
        <w:rPr>
          <w:sz w:val="23"/>
          <w:szCs w:val="23"/>
        </w:rPr>
        <w:t>6</w:t>
      </w:r>
      <w:r w:rsidR="00A7044F" w:rsidRPr="00E979A2">
        <w:rPr>
          <w:sz w:val="23"/>
          <w:szCs w:val="23"/>
        </w:rPr>
        <w:t xml:space="preserve">3 Tus </w:t>
      </w:r>
      <w:ins w:id="264" w:author="Khamsaolee Xainhiaxang" w:date="2021-07-02T23:35:00Z">
        <w:r w:rsidR="008C523E">
          <w:rPr>
            <w:sz w:val="23"/>
            <w:szCs w:val="23"/>
          </w:rPr>
          <w:t>kawm txawj tse tau kev quas los ntawm tsoom fwv teb chaws</w:t>
        </w:r>
      </w:ins>
      <w:del w:id="265" w:author="Khamsaolee Xainhiaxang" w:date="2021-07-02T23:35:00Z">
        <w:r w:rsidR="00A7044F" w:rsidRPr="00E979A2" w:rsidDel="008C523E">
          <w:rPr>
            <w:sz w:val="23"/>
            <w:szCs w:val="23"/>
          </w:rPr>
          <w:delText>Hauv Xeev Pawg Neeg Saib Xyuas Kev Kawm Ntawv</w:delText>
        </w:r>
      </w:del>
    </w:p>
    <w:p w14:paraId="4A938AE9" w14:textId="77777777" w:rsidR="00E43EF1" w:rsidRDefault="00E43EF1">
      <w:pPr>
        <w:pStyle w:val="BodyText"/>
        <w:rPr>
          <w:sz w:val="20"/>
        </w:rPr>
      </w:pPr>
    </w:p>
    <w:p w14:paraId="1944FBC4" w14:textId="77777777" w:rsidR="00E43EF1" w:rsidRDefault="00E43EF1">
      <w:pPr>
        <w:pStyle w:val="BodyText"/>
        <w:rPr>
          <w:sz w:val="20"/>
        </w:rPr>
      </w:pPr>
    </w:p>
    <w:p w14:paraId="067B4FFE" w14:textId="77777777" w:rsidR="00E43EF1" w:rsidRDefault="00E43EF1">
      <w:pPr>
        <w:pStyle w:val="BodyText"/>
        <w:rPr>
          <w:sz w:val="20"/>
        </w:rPr>
      </w:pPr>
    </w:p>
    <w:p w14:paraId="43B8892E" w14:textId="77777777" w:rsidR="00E43EF1" w:rsidRDefault="00E43EF1">
      <w:pPr>
        <w:pStyle w:val="BodyText"/>
        <w:rPr>
          <w:sz w:val="20"/>
        </w:rPr>
      </w:pPr>
    </w:p>
    <w:bookmarkStart w:id="266" w:name="Reflections:_Successes"/>
    <w:bookmarkEnd w:id="266"/>
    <w:p w14:paraId="1973959C" w14:textId="573EB2AA" w:rsidR="00E43EF1" w:rsidRPr="001F34A4" w:rsidRDefault="000E40D2">
      <w:pPr>
        <w:spacing w:before="204"/>
        <w:ind w:left="240"/>
        <w:rPr>
          <w:b/>
          <w:sz w:val="32"/>
          <w:szCs w:val="32"/>
        </w:rPr>
      </w:pPr>
      <w:r w:rsidRPr="001F34A4">
        <w:rPr>
          <w:sz w:val="32"/>
          <w:szCs w:val="32"/>
        </w:rPr>
        <w:fldChar w:fldCharType="begin"/>
      </w:r>
      <w:r w:rsidRPr="001F34A4">
        <w:rPr>
          <w:sz w:val="32"/>
          <w:szCs w:val="32"/>
        </w:rPr>
        <w:instrText xml:space="preserve"> HYPERLINK "http://www.doc-tracking.com/screenshots/21LCAP/Instructions/21LCAPInstructions.htm" \l "ReflectionsSuccesses" \h </w:instrText>
      </w:r>
      <w:r w:rsidRPr="001F34A4">
        <w:rPr>
          <w:sz w:val="32"/>
          <w:szCs w:val="32"/>
        </w:rPr>
        <w:fldChar w:fldCharType="separate"/>
      </w:r>
      <w:r w:rsidR="00B01F06" w:rsidRPr="001F34A4">
        <w:rPr>
          <w:b/>
          <w:sz w:val="32"/>
          <w:szCs w:val="32"/>
        </w:rPr>
        <w:t>Kev Xav Ntawm</w:t>
      </w:r>
      <w:r w:rsidRPr="001F34A4">
        <w:rPr>
          <w:b/>
          <w:sz w:val="32"/>
          <w:szCs w:val="32"/>
        </w:rPr>
        <w:t xml:space="preserve">: </w:t>
      </w:r>
      <w:r w:rsidR="00B01F06" w:rsidRPr="001F34A4">
        <w:rPr>
          <w:b/>
          <w:sz w:val="32"/>
          <w:szCs w:val="32"/>
        </w:rPr>
        <w:t xml:space="preserve">Kev </w:t>
      </w:r>
      <w:r w:rsidRPr="001F34A4">
        <w:rPr>
          <w:b/>
          <w:sz w:val="32"/>
          <w:szCs w:val="32"/>
        </w:rPr>
        <w:t>Ua tiav</w:t>
      </w:r>
      <w:r w:rsidRPr="001F34A4">
        <w:rPr>
          <w:b/>
          <w:sz w:val="32"/>
          <w:szCs w:val="32"/>
        </w:rPr>
        <w:fldChar w:fldCharType="end"/>
      </w:r>
    </w:p>
    <w:p w14:paraId="023F4ABB" w14:textId="516764DA" w:rsidR="00E43EF1" w:rsidRPr="00120705" w:rsidRDefault="00B672F4" w:rsidP="00120705">
      <w:pPr>
        <w:pStyle w:val="BodyText"/>
        <w:tabs>
          <w:tab w:val="left" w:pos="15388"/>
        </w:tabs>
        <w:spacing w:before="46"/>
        <w:ind w:left="240"/>
        <w:jc w:val="both"/>
        <w:rPr>
          <w:sz w:val="19"/>
          <w:szCs w:val="19"/>
        </w:rPr>
      </w:pPr>
      <w:r>
        <w:rPr>
          <w:noProof/>
          <w:sz w:val="19"/>
          <w:szCs w:val="19"/>
          <w:lang w:bidi="th-TH"/>
        </w:rPr>
        <mc:AlternateContent>
          <mc:Choice Requires="wps">
            <w:drawing>
              <wp:anchor distT="0" distB="0" distL="0" distR="0" simplePos="0" relativeHeight="251663360" behindDoc="1" locked="0" layoutInCell="1" allowOverlap="1" wp14:anchorId="54A407E1" wp14:editId="38448E40">
                <wp:simplePos x="0" y="0"/>
                <wp:positionH relativeFrom="page">
                  <wp:posOffset>234950</wp:posOffset>
                </wp:positionH>
                <wp:positionV relativeFrom="paragraph">
                  <wp:posOffset>283845</wp:posOffset>
                </wp:positionV>
                <wp:extent cx="9588500" cy="2152650"/>
                <wp:effectExtent l="0" t="0" r="0" b="0"/>
                <wp:wrapTopAndBottom/>
                <wp:docPr id="470" name="Text Box 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215265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1CD3CC40" w14:textId="7BAD2BF5" w:rsidR="00AD19E5" w:rsidRPr="005150DE" w:rsidRDefault="00AD19E5" w:rsidP="00170C0C">
                            <w:pPr>
                              <w:pStyle w:val="BodyText"/>
                              <w:spacing w:before="58"/>
                              <w:ind w:left="48" w:right="70"/>
                              <w:jc w:val="both"/>
                              <w:rPr>
                                <w:sz w:val="22"/>
                                <w:szCs w:val="22"/>
                              </w:rPr>
                            </w:pPr>
                            <w:r w:rsidRPr="005150DE">
                              <w:rPr>
                                <w:sz w:val="22"/>
                                <w:szCs w:val="22"/>
                              </w:rPr>
                              <w:t xml:space="preserve">Twin Rivers Qhov Kev Kawm Tiav Tiav yog qhia hauv Daim Daj nyob hauv California </w:t>
                            </w:r>
                            <w:del w:id="267" w:author="Khamsaolee Xainhiaxang" w:date="2021-07-02T23:44:00Z">
                              <w:r w:rsidRPr="005150DE" w:rsidDel="008C523E">
                                <w:rPr>
                                  <w:sz w:val="22"/>
                                  <w:szCs w:val="22"/>
                                </w:rPr>
                                <w:delText>kev tswj fwv thiab</w:delText>
                              </w:r>
                            </w:del>
                            <w:ins w:id="268" w:author="Khamsaolee Xainhiaxang" w:date="2021-07-02T23:44:00Z">
                              <w:r>
                                <w:rPr>
                                  <w:sz w:val="22"/>
                                  <w:szCs w:val="22"/>
                                </w:rPr>
                                <w:t xml:space="preserve">qhov chaw saib xyuas </w:t>
                              </w:r>
                            </w:ins>
                            <w:r w:rsidRPr="005150DE">
                              <w:rPr>
                                <w:sz w:val="22"/>
                                <w:szCs w:val="22"/>
                              </w:rPr>
                              <w:t xml:space="preserve"> yog 85.3%, piv rau lub xeev. Cov kev </w:t>
                            </w:r>
                            <w:del w:id="269" w:author="Khamsaolee Xainhiaxang" w:date="2021-07-02T23:49:00Z">
                              <w:r w:rsidRPr="005150DE" w:rsidDel="00EF7C9C">
                                <w:rPr>
                                  <w:sz w:val="22"/>
                                  <w:szCs w:val="22"/>
                                </w:rPr>
                                <w:delText xml:space="preserve">siv dag hauv zej </w:delText>
                              </w:r>
                            </w:del>
                            <w:r w:rsidRPr="005150DE">
                              <w:rPr>
                                <w:sz w:val="22"/>
                                <w:szCs w:val="22"/>
                              </w:rPr>
                              <w:t xml:space="preserve">zog </w:t>
                            </w:r>
                            <w:del w:id="270" w:author="Khamsaolee Xainhiaxang" w:date="2021-07-02T23:49:00Z">
                              <w:r w:rsidRPr="005150DE" w:rsidDel="00EF7C9C">
                                <w:rPr>
                                  <w:sz w:val="22"/>
                                  <w:szCs w:val="22"/>
                                </w:rPr>
                                <w:delText xml:space="preserve">suav </w:delText>
                              </w:r>
                            </w:del>
                            <w:r w:rsidRPr="005150DE">
                              <w:rPr>
                                <w:sz w:val="22"/>
                                <w:szCs w:val="22"/>
                              </w:rPr>
                              <w:t xml:space="preserve">nrog </w:t>
                            </w:r>
                            <w:ins w:id="271" w:author="Khamsaolee Xainhiaxang" w:date="2021-07-02T23:49:00Z">
                              <w:r>
                                <w:rPr>
                                  <w:sz w:val="22"/>
                                  <w:szCs w:val="22"/>
                                </w:rPr>
                                <w:t xml:space="preserve">rau </w:t>
                              </w:r>
                            </w:ins>
                            <w:r w:rsidRPr="005150DE">
                              <w:rPr>
                                <w:sz w:val="22"/>
                                <w:szCs w:val="22"/>
                              </w:rPr>
                              <w:t xml:space="preserve">kev txhawb nqa, ntxiv sij hawm rau npav credit, thiab kev qhia ntawv ntxiv nyob rau lub caij ntuj sov thiab </w:t>
                            </w:r>
                            <w:ins w:id="272" w:author="Khamsaolee Xainhiaxang" w:date="2021-07-02T23:54:00Z">
                              <w:r>
                                <w:rPr>
                                  <w:sz w:val="22"/>
                                  <w:szCs w:val="22"/>
                                </w:rPr>
                                <w:t>lub chaw kaw</w:t>
                              </w:r>
                            </w:ins>
                            <w:ins w:id="273" w:author="Khamsaolee Xainhiaxang" w:date="2021-07-02T23:55:00Z">
                              <w:r>
                                <w:rPr>
                                  <w:sz w:val="22"/>
                                  <w:szCs w:val="22"/>
                                </w:rPr>
                                <w:t xml:space="preserve"> tau </w:t>
                              </w:r>
                            </w:ins>
                            <w:r w:rsidRPr="005150DE">
                              <w:rPr>
                                <w:sz w:val="22"/>
                                <w:szCs w:val="22"/>
                              </w:rPr>
                              <w:t xml:space="preserve">txhawb nqa </w:t>
                            </w:r>
                            <w:del w:id="274" w:author="Khamsaolee Xainhiaxang" w:date="2021-07-02T23:55:00Z">
                              <w:r w:rsidRPr="005150DE" w:rsidDel="001912C3">
                                <w:rPr>
                                  <w:sz w:val="22"/>
                                  <w:szCs w:val="22"/>
                                </w:rPr>
                                <w:delText xml:space="preserve">kev kawm tau txhawb nqa </w:delText>
                              </w:r>
                            </w:del>
                            <w:r w:rsidRPr="005150DE">
                              <w:rPr>
                                <w:sz w:val="22"/>
                                <w:szCs w:val="22"/>
                              </w:rPr>
                              <w:t xml:space="preserve">kev kawm tiav txuas ntxiv mus. Peb </w:t>
                            </w:r>
                            <w:ins w:id="275" w:author="Khamsaolee Xainhiaxang" w:date="2021-07-02T23:55:00Z">
                              <w:r>
                                <w:rPr>
                                  <w:sz w:val="22"/>
                                  <w:szCs w:val="22"/>
                                </w:rPr>
                                <w:t>ua t</w:t>
                              </w:r>
                            </w:ins>
                            <w:ins w:id="276" w:author="Khamsaolee Xainhiaxang" w:date="2021-07-02T23:56:00Z">
                              <w:r>
                                <w:rPr>
                                  <w:sz w:val="22"/>
                                  <w:szCs w:val="22"/>
                                </w:rPr>
                                <w:t>xhawm kom muaj tau ua kws tsaj lij</w:t>
                              </w:r>
                            </w:ins>
                            <w:del w:id="277" w:author="Khamsaolee Xainhiaxang" w:date="2021-07-02T23:57:00Z">
                              <w:r w:rsidRPr="005150DE" w:rsidDel="001912C3">
                                <w:rPr>
                                  <w:sz w:val="22"/>
                                  <w:szCs w:val="22"/>
                                </w:rPr>
                                <w:delText>qhov kev kawm tau zoo ntawm kev txhim kho txuj ci</w:delText>
                              </w:r>
                            </w:del>
                            <w:r w:rsidRPr="005150DE">
                              <w:rPr>
                                <w:sz w:val="22"/>
                                <w:szCs w:val="22"/>
                              </w:rPr>
                              <w:t>, kev txhim kho kab ke thiab kev qhia ua hauj</w:t>
                            </w:r>
                            <w:ins w:id="278" w:author="Khamsaolee Xainhiaxang" w:date="2021-07-02T23:57:00Z">
                              <w:r>
                                <w:rPr>
                                  <w:sz w:val="22"/>
                                  <w:szCs w:val="22"/>
                                </w:rPr>
                                <w:t xml:space="preserve"> </w:t>
                              </w:r>
                            </w:ins>
                            <w:r w:rsidRPr="005150DE">
                              <w:rPr>
                                <w:sz w:val="22"/>
                                <w:szCs w:val="22"/>
                              </w:rPr>
                              <w:t xml:space="preserve">lwm hauv peb cov tub ntxhais kawm lus Askiv tau qhia </w:t>
                            </w:r>
                            <w:ins w:id="279" w:author="Khamsaolee Xainhiaxang" w:date="2021-07-03T00:00:00Z">
                              <w:r>
                                <w:rPr>
                                  <w:sz w:val="22"/>
                                  <w:szCs w:val="22"/>
                                </w:rPr>
                                <w:t>txog tias peb cov neeg kawm lus as kiv lawv kuj muaj kev hloov pauv mus rau qhov zoo lawm zuj zus.</w:t>
                              </w:r>
                            </w:ins>
                            <w:del w:id="280" w:author="Khamsaolee Xainhiaxang" w:date="2021-07-03T00:01:00Z">
                              <w:r w:rsidRPr="005150DE" w:rsidDel="001912C3">
                                <w:rPr>
                                  <w:sz w:val="22"/>
                                  <w:szCs w:val="22"/>
                                </w:rPr>
                                <w:delText>ua ntu zus txuas ntxiv rau peb Cov Kawm Lus Askiv</w:delText>
                              </w:r>
                            </w:del>
                            <w:r w:rsidRPr="005150DE">
                              <w:rPr>
                                <w:sz w:val="22"/>
                                <w:szCs w:val="22"/>
                              </w:rPr>
                              <w:t xml:space="preserve">. Raws li Xeev California </w:t>
                            </w:r>
                            <w:del w:id="281" w:author="Khamsaolee Xainhiaxang" w:date="2021-07-03T00:01:00Z">
                              <w:r w:rsidRPr="005150DE" w:rsidDel="001912C3">
                                <w:rPr>
                                  <w:sz w:val="22"/>
                                  <w:szCs w:val="22"/>
                                </w:rPr>
                                <w:delText>kev tswj fwv</w:delText>
                              </w:r>
                            </w:del>
                            <w:ins w:id="282" w:author="Khamsaolee Xainhiaxang" w:date="2021-07-03T00:01:00Z">
                              <w:r>
                                <w:rPr>
                                  <w:sz w:val="22"/>
                                  <w:szCs w:val="22"/>
                                </w:rPr>
                                <w:t>qhov chaw saib xyuas</w:t>
                              </w:r>
                            </w:ins>
                            <w:r w:rsidRPr="005150DE">
                              <w:rPr>
                                <w:sz w:val="22"/>
                                <w:szCs w:val="22"/>
                              </w:rPr>
                              <w:t xml:space="preserve">, peb Cov </w:t>
                            </w:r>
                            <w:ins w:id="283" w:author="Khamsaolee Xainhiaxang" w:date="2021-07-03T00:01:00Z">
                              <w:r>
                                <w:rPr>
                                  <w:sz w:val="22"/>
                                  <w:szCs w:val="22"/>
                                </w:rPr>
                                <w:t xml:space="preserve">Neeg </w:t>
                              </w:r>
                            </w:ins>
                            <w:r w:rsidRPr="005150DE">
                              <w:rPr>
                                <w:sz w:val="22"/>
                                <w:szCs w:val="22"/>
                              </w:rPr>
                              <w:t xml:space="preserve">Kawm Lus Askiv (EL) </w:t>
                            </w:r>
                            <w:del w:id="284" w:author="Khamsaolee Xainhiaxang" w:date="2021-07-03T00:02:00Z">
                              <w:r w:rsidRPr="005150DE" w:rsidDel="001912C3">
                                <w:rPr>
                                  <w:sz w:val="22"/>
                                  <w:szCs w:val="22"/>
                                </w:rPr>
                                <w:delText xml:space="preserve">Npaum Li Cas tau pom tias </w:delText>
                              </w:r>
                            </w:del>
                            <w:r w:rsidRPr="005150DE">
                              <w:rPr>
                                <w:sz w:val="22"/>
                                <w:szCs w:val="22"/>
                              </w:rPr>
                              <w:t xml:space="preserve">43.5% ntawm cov tub ntxhais kawm </w:t>
                            </w:r>
                            <w:ins w:id="285" w:author="Khamsaolee Xainhiaxang" w:date="2021-07-03T00:02:00Z">
                              <w:r>
                                <w:rPr>
                                  <w:sz w:val="22"/>
                                  <w:szCs w:val="22"/>
                                </w:rPr>
                                <w:t xml:space="preserve">kuj kawm </w:t>
                              </w:r>
                            </w:ins>
                            <w:ins w:id="286" w:author="Khamsaolee Xainhiaxang" w:date="2021-07-03T00:03:00Z">
                              <w:r>
                                <w:rPr>
                                  <w:sz w:val="22"/>
                                  <w:szCs w:val="22"/>
                                </w:rPr>
                                <w:t xml:space="preserve">tau zoo </w:t>
                              </w:r>
                            </w:ins>
                            <w:del w:id="287" w:author="Khamsaolee Xainhiaxang" w:date="2021-07-03T00:04:00Z">
                              <w:r w:rsidRPr="005150DE" w:rsidDel="001912C3">
                                <w:rPr>
                                  <w:sz w:val="22"/>
                                  <w:szCs w:val="22"/>
                                </w:rPr>
                                <w:delText xml:space="preserve">ua nce qib </w:delText>
                              </w:r>
                            </w:del>
                            <w:r w:rsidRPr="005150DE">
                              <w:rPr>
                                <w:sz w:val="22"/>
                                <w:szCs w:val="22"/>
                              </w:rPr>
                              <w:t xml:space="preserve">mus rau kev paub Lus Askiv npliag. Rau cov tub ntxhais kawm xiam oob qhab, peb cov kev pab cuam Kev Kawm Ntawv Tshwj Xeeb tau nce ntxiv rau kev coj ua ntau ntxiv los ntawm kev txo cov chav kawm tshwj xeeb thiab nce kev pab cuam rau cov tub ntxhais kawm uas tau muab coj los qhia </w:t>
                            </w:r>
                            <w:ins w:id="288" w:author="Khamsaolee Xainhiaxang" w:date="2021-07-03T00:07:00Z">
                              <w:r>
                                <w:rPr>
                                  <w:sz w:val="22"/>
                                  <w:szCs w:val="22"/>
                                </w:rPr>
                                <w:t>ua</w:t>
                              </w:r>
                            </w:ins>
                            <w:del w:id="289" w:author="Khamsaolee Xainhiaxang" w:date="2021-07-03T00:07:00Z">
                              <w:r w:rsidRPr="005150DE" w:rsidDel="00C22015">
                                <w:rPr>
                                  <w:sz w:val="22"/>
                                  <w:szCs w:val="22"/>
                                </w:rPr>
                                <w:delText>hauv</w:delText>
                              </w:r>
                            </w:del>
                            <w:r w:rsidRPr="005150DE">
                              <w:rPr>
                                <w:sz w:val="22"/>
                                <w:szCs w:val="22"/>
                              </w:rPr>
                              <w:t xml:space="preserve"> tus qauv uas cov tub ntxhais kawm tuaj yeem nyob hauv cov chav kawm ntau yam nrog kev txhawb nqa ntxiv. Txawm tias peb tsis ua tiav peb lub hom phiaj ntawm 50% kev paub zoo hauv ELA thiab Lej raws li kev ntsuas, los ntawm CAASPP, peb tau qhia txog kev loj hlob ntawm ob qho kev kawm xyoo tas los. Ntau yam haujlwm tau ua los nce kev kawm tiav, tshwj xeeb qhov kev qhia ua hauj lwm txuas ntxiv hauv kev ua lej, </w:t>
                            </w:r>
                            <w:del w:id="290" w:author="Khamsaolee Xainhiaxang" w:date="2021-07-03T00:11:00Z">
                              <w:r w:rsidRPr="005150DE" w:rsidDel="00C22015">
                                <w:rPr>
                                  <w:sz w:val="22"/>
                                  <w:szCs w:val="22"/>
                                </w:rPr>
                                <w:delText>dhau</w:delText>
                              </w:r>
                            </w:del>
                            <w:r w:rsidRPr="005150DE">
                              <w:rPr>
                                <w:sz w:val="22"/>
                                <w:szCs w:val="22"/>
                              </w:rPr>
                              <w:t xml:space="preserve"> los ntawm peb</w:t>
                            </w:r>
                            <w:ins w:id="291" w:author="Khamsaolee Xainhiaxang" w:date="2021-07-03T00:10:00Z">
                              <w:r>
                                <w:rPr>
                                  <w:sz w:val="22"/>
                                  <w:szCs w:val="22"/>
                                </w:rPr>
                                <w:t xml:space="preserve"> lub </w:t>
                              </w:r>
                            </w:ins>
                            <w:r w:rsidRPr="005150DE">
                              <w:rPr>
                                <w:sz w:val="22"/>
                                <w:szCs w:val="22"/>
                              </w:rPr>
                              <w:t xml:space="preserve"> SWUN kev sib koom tes thiab kev teeb tsa ntawm cov qauv kawm ELA tsim los ntawm ELA cov kws qhia tsim qauv qhia ntawv.</w:t>
                            </w:r>
                          </w:p>
                          <w:p w14:paraId="657309BC" w14:textId="77777777" w:rsidR="00AD19E5" w:rsidRPr="005150DE" w:rsidRDefault="00AD19E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A407E1" id="Text Box 428" o:spid="_x0000_s1041" type="#_x0000_t202" style="position:absolute;left:0;text-align:left;margin-left:18.5pt;margin-top:22.35pt;width:755pt;height:169.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" filled="f" strokecolor="#8496b0" strokeweight="1pt">
                <v:textbox inset="0,0,0,0">
                  <w:txbxContent>
                    <w:p w14:paraId="1CD3CC40" w14:textId="7BAD2BF5" w:rsidR="00AD19E5" w:rsidRPr="005150DE" w:rsidRDefault="00AD19E5" w:rsidP="00170C0C">
                      <w:pPr>
                        <w:pStyle w:val="BodyText"/>
                        <w:spacing w:before="58"/>
                        <w:ind w:left="48" w:right="70"/>
                        <w:jc w:val="both"/>
                        <w:rPr>
                          <w:sz w:val="22"/>
                          <w:szCs w:val="22"/>
                        </w:rPr>
                      </w:pPr>
                      <w:r w:rsidRPr="005150DE">
                        <w:rPr>
                          <w:sz w:val="22"/>
                          <w:szCs w:val="22"/>
                        </w:rPr>
                        <w:t xml:space="preserve">Twin Rivers Qhov Kev Kawm Tiav Tiav yog qhia hauv Daim Daj nyob hauv California </w:t>
                      </w:r>
                      <w:del w:id="292" w:author="Khamsaolee Xainhiaxang" w:date="2021-07-02T23:44:00Z">
                        <w:r w:rsidRPr="005150DE" w:rsidDel="008C523E">
                          <w:rPr>
                            <w:sz w:val="22"/>
                            <w:szCs w:val="22"/>
                          </w:rPr>
                          <w:delText>kev tswj fwv thiab</w:delText>
                        </w:r>
                      </w:del>
                      <w:ins w:id="293" w:author="Khamsaolee Xainhiaxang" w:date="2021-07-02T23:44:00Z">
                        <w:r>
                          <w:rPr>
                            <w:sz w:val="22"/>
                            <w:szCs w:val="22"/>
                          </w:rPr>
                          <w:t xml:space="preserve">qhov chaw saib xyuas </w:t>
                        </w:r>
                      </w:ins>
                      <w:r w:rsidRPr="005150DE">
                        <w:rPr>
                          <w:sz w:val="22"/>
                          <w:szCs w:val="22"/>
                        </w:rPr>
                        <w:t xml:space="preserve"> yog 85.3%, piv rau lub xeev. Cov kev </w:t>
                      </w:r>
                      <w:del w:id="294" w:author="Khamsaolee Xainhiaxang" w:date="2021-07-02T23:49:00Z">
                        <w:r w:rsidRPr="005150DE" w:rsidDel="00EF7C9C">
                          <w:rPr>
                            <w:sz w:val="22"/>
                            <w:szCs w:val="22"/>
                          </w:rPr>
                          <w:delText xml:space="preserve">siv dag hauv zej </w:delText>
                        </w:r>
                      </w:del>
                      <w:r w:rsidRPr="005150DE">
                        <w:rPr>
                          <w:sz w:val="22"/>
                          <w:szCs w:val="22"/>
                        </w:rPr>
                        <w:t xml:space="preserve">zog </w:t>
                      </w:r>
                      <w:del w:id="295" w:author="Khamsaolee Xainhiaxang" w:date="2021-07-02T23:49:00Z">
                        <w:r w:rsidRPr="005150DE" w:rsidDel="00EF7C9C">
                          <w:rPr>
                            <w:sz w:val="22"/>
                            <w:szCs w:val="22"/>
                          </w:rPr>
                          <w:delText xml:space="preserve">suav </w:delText>
                        </w:r>
                      </w:del>
                      <w:r w:rsidRPr="005150DE">
                        <w:rPr>
                          <w:sz w:val="22"/>
                          <w:szCs w:val="22"/>
                        </w:rPr>
                        <w:t xml:space="preserve">nrog </w:t>
                      </w:r>
                      <w:ins w:id="296" w:author="Khamsaolee Xainhiaxang" w:date="2021-07-02T23:49:00Z">
                        <w:r>
                          <w:rPr>
                            <w:sz w:val="22"/>
                            <w:szCs w:val="22"/>
                          </w:rPr>
                          <w:t xml:space="preserve">rau </w:t>
                        </w:r>
                      </w:ins>
                      <w:r w:rsidRPr="005150DE">
                        <w:rPr>
                          <w:sz w:val="22"/>
                          <w:szCs w:val="22"/>
                        </w:rPr>
                        <w:t xml:space="preserve">kev txhawb nqa, ntxiv sij hawm rau npav credit, thiab kev qhia ntawv ntxiv nyob rau lub caij ntuj sov thiab </w:t>
                      </w:r>
                      <w:ins w:id="297" w:author="Khamsaolee Xainhiaxang" w:date="2021-07-02T23:54:00Z">
                        <w:r>
                          <w:rPr>
                            <w:sz w:val="22"/>
                            <w:szCs w:val="22"/>
                          </w:rPr>
                          <w:t>lub chaw kaw</w:t>
                        </w:r>
                      </w:ins>
                      <w:ins w:id="298" w:author="Khamsaolee Xainhiaxang" w:date="2021-07-02T23:55:00Z">
                        <w:r>
                          <w:rPr>
                            <w:sz w:val="22"/>
                            <w:szCs w:val="22"/>
                          </w:rPr>
                          <w:t xml:space="preserve"> tau </w:t>
                        </w:r>
                      </w:ins>
                      <w:r w:rsidRPr="005150DE">
                        <w:rPr>
                          <w:sz w:val="22"/>
                          <w:szCs w:val="22"/>
                        </w:rPr>
                        <w:t xml:space="preserve">txhawb nqa </w:t>
                      </w:r>
                      <w:del w:id="299" w:author="Khamsaolee Xainhiaxang" w:date="2021-07-02T23:55:00Z">
                        <w:r w:rsidRPr="005150DE" w:rsidDel="001912C3">
                          <w:rPr>
                            <w:sz w:val="22"/>
                            <w:szCs w:val="22"/>
                          </w:rPr>
                          <w:delText xml:space="preserve">kev kawm tau txhawb nqa </w:delText>
                        </w:r>
                      </w:del>
                      <w:r w:rsidRPr="005150DE">
                        <w:rPr>
                          <w:sz w:val="22"/>
                          <w:szCs w:val="22"/>
                        </w:rPr>
                        <w:t xml:space="preserve">kev kawm tiav txuas ntxiv mus. Peb </w:t>
                      </w:r>
                      <w:ins w:id="300" w:author="Khamsaolee Xainhiaxang" w:date="2021-07-02T23:55:00Z">
                        <w:r>
                          <w:rPr>
                            <w:sz w:val="22"/>
                            <w:szCs w:val="22"/>
                          </w:rPr>
                          <w:t>ua t</w:t>
                        </w:r>
                      </w:ins>
                      <w:ins w:id="301" w:author="Khamsaolee Xainhiaxang" w:date="2021-07-02T23:56:00Z">
                        <w:r>
                          <w:rPr>
                            <w:sz w:val="22"/>
                            <w:szCs w:val="22"/>
                          </w:rPr>
                          <w:t>xhawm kom muaj tau ua kws tsaj lij</w:t>
                        </w:r>
                      </w:ins>
                      <w:del w:id="302" w:author="Khamsaolee Xainhiaxang" w:date="2021-07-02T23:57:00Z">
                        <w:r w:rsidRPr="005150DE" w:rsidDel="001912C3">
                          <w:rPr>
                            <w:sz w:val="22"/>
                            <w:szCs w:val="22"/>
                          </w:rPr>
                          <w:delText>qhov kev kawm tau zoo ntawm kev txhim kho txuj ci</w:delText>
                        </w:r>
                      </w:del>
                      <w:r w:rsidRPr="005150DE">
                        <w:rPr>
                          <w:sz w:val="22"/>
                          <w:szCs w:val="22"/>
                        </w:rPr>
                        <w:t>, kev txhim kho kab ke thiab kev qhia ua hauj</w:t>
                      </w:r>
                      <w:ins w:id="303" w:author="Khamsaolee Xainhiaxang" w:date="2021-07-02T23:57:00Z">
                        <w:r>
                          <w:rPr>
                            <w:sz w:val="22"/>
                            <w:szCs w:val="22"/>
                          </w:rPr>
                          <w:t xml:space="preserve"> </w:t>
                        </w:r>
                      </w:ins>
                      <w:r w:rsidRPr="005150DE">
                        <w:rPr>
                          <w:sz w:val="22"/>
                          <w:szCs w:val="22"/>
                        </w:rPr>
                        <w:t xml:space="preserve">lwm hauv peb cov tub ntxhais kawm lus Askiv tau qhia </w:t>
                      </w:r>
                      <w:ins w:id="304" w:author="Khamsaolee Xainhiaxang" w:date="2021-07-03T00:00:00Z">
                        <w:r>
                          <w:rPr>
                            <w:sz w:val="22"/>
                            <w:szCs w:val="22"/>
                          </w:rPr>
                          <w:t>txog tias peb cov neeg kawm lus as kiv lawv kuj muaj kev hloov pauv mus rau qhov zoo lawm zuj zus.</w:t>
                        </w:r>
                      </w:ins>
                      <w:del w:id="305" w:author="Khamsaolee Xainhiaxang" w:date="2021-07-03T00:01:00Z">
                        <w:r w:rsidRPr="005150DE" w:rsidDel="001912C3">
                          <w:rPr>
                            <w:sz w:val="22"/>
                            <w:szCs w:val="22"/>
                          </w:rPr>
                          <w:delText>ua ntu zus txuas ntxiv rau peb Cov Kawm Lus Askiv</w:delText>
                        </w:r>
                      </w:del>
                      <w:r w:rsidRPr="005150DE">
                        <w:rPr>
                          <w:sz w:val="22"/>
                          <w:szCs w:val="22"/>
                        </w:rPr>
                        <w:t xml:space="preserve">. Raws li Xeev California </w:t>
                      </w:r>
                      <w:del w:id="306" w:author="Khamsaolee Xainhiaxang" w:date="2021-07-03T00:01:00Z">
                        <w:r w:rsidRPr="005150DE" w:rsidDel="001912C3">
                          <w:rPr>
                            <w:sz w:val="22"/>
                            <w:szCs w:val="22"/>
                          </w:rPr>
                          <w:delText>kev tswj fwv</w:delText>
                        </w:r>
                      </w:del>
                      <w:ins w:id="307" w:author="Khamsaolee Xainhiaxang" w:date="2021-07-03T00:01:00Z">
                        <w:r>
                          <w:rPr>
                            <w:sz w:val="22"/>
                            <w:szCs w:val="22"/>
                          </w:rPr>
                          <w:t>qhov chaw saib xyuas</w:t>
                        </w:r>
                      </w:ins>
                      <w:r w:rsidRPr="005150DE">
                        <w:rPr>
                          <w:sz w:val="22"/>
                          <w:szCs w:val="22"/>
                        </w:rPr>
                        <w:t xml:space="preserve">, peb Cov </w:t>
                      </w:r>
                      <w:ins w:id="308" w:author="Khamsaolee Xainhiaxang" w:date="2021-07-03T00:01:00Z">
                        <w:r>
                          <w:rPr>
                            <w:sz w:val="22"/>
                            <w:szCs w:val="22"/>
                          </w:rPr>
                          <w:t xml:space="preserve">Neeg </w:t>
                        </w:r>
                      </w:ins>
                      <w:r w:rsidRPr="005150DE">
                        <w:rPr>
                          <w:sz w:val="22"/>
                          <w:szCs w:val="22"/>
                        </w:rPr>
                        <w:t xml:space="preserve">Kawm Lus Askiv (EL) </w:t>
                      </w:r>
                      <w:del w:id="309" w:author="Khamsaolee Xainhiaxang" w:date="2021-07-03T00:02:00Z">
                        <w:r w:rsidRPr="005150DE" w:rsidDel="001912C3">
                          <w:rPr>
                            <w:sz w:val="22"/>
                            <w:szCs w:val="22"/>
                          </w:rPr>
                          <w:delText xml:space="preserve">Npaum Li Cas tau pom tias </w:delText>
                        </w:r>
                      </w:del>
                      <w:r w:rsidRPr="005150DE">
                        <w:rPr>
                          <w:sz w:val="22"/>
                          <w:szCs w:val="22"/>
                        </w:rPr>
                        <w:t xml:space="preserve">43.5% ntawm cov tub ntxhais kawm </w:t>
                      </w:r>
                      <w:ins w:id="310" w:author="Khamsaolee Xainhiaxang" w:date="2021-07-03T00:02:00Z">
                        <w:r>
                          <w:rPr>
                            <w:sz w:val="22"/>
                            <w:szCs w:val="22"/>
                          </w:rPr>
                          <w:t xml:space="preserve">kuj kawm </w:t>
                        </w:r>
                      </w:ins>
                      <w:ins w:id="311" w:author="Khamsaolee Xainhiaxang" w:date="2021-07-03T00:03:00Z">
                        <w:r>
                          <w:rPr>
                            <w:sz w:val="22"/>
                            <w:szCs w:val="22"/>
                          </w:rPr>
                          <w:t xml:space="preserve">tau zoo </w:t>
                        </w:r>
                      </w:ins>
                      <w:del w:id="312" w:author="Khamsaolee Xainhiaxang" w:date="2021-07-03T00:04:00Z">
                        <w:r w:rsidRPr="005150DE" w:rsidDel="001912C3">
                          <w:rPr>
                            <w:sz w:val="22"/>
                            <w:szCs w:val="22"/>
                          </w:rPr>
                          <w:delText xml:space="preserve">ua nce qib </w:delText>
                        </w:r>
                      </w:del>
                      <w:r w:rsidRPr="005150DE">
                        <w:rPr>
                          <w:sz w:val="22"/>
                          <w:szCs w:val="22"/>
                        </w:rPr>
                        <w:t xml:space="preserve">mus rau kev paub Lus Askiv npliag. Rau cov tub ntxhais kawm xiam oob qhab, peb cov kev pab cuam Kev Kawm Ntawv Tshwj Xeeb tau nce ntxiv rau kev coj ua ntau ntxiv los ntawm kev txo cov chav kawm tshwj xeeb thiab nce kev pab cuam rau cov tub ntxhais kawm uas tau muab coj los qhia </w:t>
                      </w:r>
                      <w:ins w:id="313" w:author="Khamsaolee Xainhiaxang" w:date="2021-07-03T00:07:00Z">
                        <w:r>
                          <w:rPr>
                            <w:sz w:val="22"/>
                            <w:szCs w:val="22"/>
                          </w:rPr>
                          <w:t>ua</w:t>
                        </w:r>
                      </w:ins>
                      <w:del w:id="314" w:author="Khamsaolee Xainhiaxang" w:date="2021-07-03T00:07:00Z">
                        <w:r w:rsidRPr="005150DE" w:rsidDel="00C22015">
                          <w:rPr>
                            <w:sz w:val="22"/>
                            <w:szCs w:val="22"/>
                          </w:rPr>
                          <w:delText>hauv</w:delText>
                        </w:r>
                      </w:del>
                      <w:r w:rsidRPr="005150DE">
                        <w:rPr>
                          <w:sz w:val="22"/>
                          <w:szCs w:val="22"/>
                        </w:rPr>
                        <w:t xml:space="preserve"> tus qauv uas cov tub ntxhais kawm tuaj yeem nyob hauv cov chav kawm ntau yam nrog kev txhawb nqa ntxiv. Txawm tias peb tsis ua tiav peb lub hom phiaj ntawm 50% kev paub zoo hauv ELA thiab Lej raws li kev ntsuas, los ntawm CAASPP, peb tau qhia txog kev loj hlob ntawm ob qho kev kawm xyoo tas los. Ntau yam haujlwm tau ua los nce kev kawm tiav, tshwj xeeb qhov kev qhia ua hauj lwm txuas ntxiv hauv kev ua lej, </w:t>
                      </w:r>
                      <w:del w:id="315" w:author="Khamsaolee Xainhiaxang" w:date="2021-07-03T00:11:00Z">
                        <w:r w:rsidRPr="005150DE" w:rsidDel="00C22015">
                          <w:rPr>
                            <w:sz w:val="22"/>
                            <w:szCs w:val="22"/>
                          </w:rPr>
                          <w:delText>dhau</w:delText>
                        </w:r>
                      </w:del>
                      <w:r w:rsidRPr="005150DE">
                        <w:rPr>
                          <w:sz w:val="22"/>
                          <w:szCs w:val="22"/>
                        </w:rPr>
                        <w:t xml:space="preserve"> los ntawm peb</w:t>
                      </w:r>
                      <w:ins w:id="316" w:author="Khamsaolee Xainhiaxang" w:date="2021-07-03T00:10:00Z">
                        <w:r>
                          <w:rPr>
                            <w:sz w:val="22"/>
                            <w:szCs w:val="22"/>
                          </w:rPr>
                          <w:t xml:space="preserve"> lub </w:t>
                        </w:r>
                      </w:ins>
                      <w:r w:rsidRPr="005150DE">
                        <w:rPr>
                          <w:sz w:val="22"/>
                          <w:szCs w:val="22"/>
                        </w:rPr>
                        <w:t xml:space="preserve"> SWUN kev sib koom tes thiab kev teeb tsa ntawm cov qauv kawm ELA tsim los ntawm ELA cov kws qhia tsim qauv qhia ntawv.</w:t>
                      </w:r>
                    </w:p>
                    <w:p w14:paraId="657309BC" w14:textId="77777777" w:rsidR="00AD19E5" w:rsidRPr="005150DE" w:rsidRDefault="00AD19E5"/>
                  </w:txbxContent>
                </v:textbox>
                <w10:wrap type="topAndBottom" anchorx="page"/>
              </v:shape>
            </w:pict>
          </mc:Fallback>
        </mc:AlternateContent>
      </w:r>
      <w:r w:rsidR="000E40D2" w:rsidRPr="00120705">
        <w:rPr>
          <w:sz w:val="19"/>
          <w:szCs w:val="19"/>
          <w:shd w:val="clear" w:color="auto" w:fill="DBE5F1"/>
        </w:rPr>
        <w:t>Cov lus piav qhia txog qhov ua tiav thiab / los</w:t>
      </w:r>
      <w:r w:rsidR="001B60EC" w:rsidRPr="00120705">
        <w:rPr>
          <w:sz w:val="19"/>
          <w:szCs w:val="19"/>
          <w:shd w:val="clear" w:color="auto" w:fill="DBE5F1"/>
        </w:rPr>
        <w:t xml:space="preserve"> </w:t>
      </w:r>
      <w:r w:rsidR="000E40D2" w:rsidRPr="00120705">
        <w:rPr>
          <w:sz w:val="19"/>
          <w:szCs w:val="19"/>
          <w:shd w:val="clear" w:color="auto" w:fill="DBE5F1"/>
        </w:rPr>
        <w:t>sis kev nce qib raws li kev saib xyuas los ntawm California</w:t>
      </w:r>
      <w:r w:rsidR="001B60EC" w:rsidRPr="00120705">
        <w:rPr>
          <w:sz w:val="19"/>
          <w:szCs w:val="19"/>
          <w:shd w:val="clear" w:color="auto" w:fill="DBE5F1"/>
        </w:rPr>
        <w:t xml:space="preserve"> </w:t>
      </w:r>
      <w:del w:id="317" w:author="Khamsaolee Xainhiaxang" w:date="2021-07-02T23:43:00Z">
        <w:r w:rsidR="001B60EC" w:rsidRPr="008C523E" w:rsidDel="008C523E">
          <w:rPr>
            <w:sz w:val="19"/>
            <w:szCs w:val="19"/>
            <w:shd w:val="clear" w:color="auto" w:fill="DBE5F1"/>
          </w:rPr>
          <w:delText>Cov Tsev Kawm Ntawv</w:delText>
        </w:r>
      </w:del>
      <w:ins w:id="318" w:author="Khamsaolee Xainhiaxang" w:date="2021-07-02T23:43:00Z">
        <w:r w:rsidR="008C523E" w:rsidRPr="008C523E">
          <w:rPr>
            <w:sz w:val="19"/>
            <w:szCs w:val="19"/>
            <w:shd w:val="clear" w:color="auto" w:fill="DBE5F1"/>
            <w:rPrChange w:id="319" w:author="Khamsaolee Xainhiaxang" w:date="2021-07-02T23:44:00Z">
              <w:rPr>
                <w:color w:val="FF0000"/>
                <w:sz w:val="19"/>
                <w:szCs w:val="19"/>
                <w:shd w:val="clear" w:color="auto" w:fill="DBE5F1"/>
              </w:rPr>
            </w:rPrChange>
          </w:rPr>
          <w:t>qhov chaw saib xyuas</w:t>
        </w:r>
      </w:ins>
      <w:r w:rsidR="000E40D2" w:rsidRPr="008C523E">
        <w:rPr>
          <w:sz w:val="19"/>
          <w:szCs w:val="19"/>
          <w:shd w:val="clear" w:color="auto" w:fill="DBE5F1"/>
        </w:rPr>
        <w:t xml:space="preserve"> </w:t>
      </w:r>
      <w:r w:rsidR="000E40D2" w:rsidRPr="00120705">
        <w:rPr>
          <w:sz w:val="19"/>
          <w:szCs w:val="19"/>
          <w:shd w:val="clear" w:color="auto" w:fill="DBE5F1"/>
        </w:rPr>
        <w:t xml:space="preserve">(Dashboard) thiab hauv </w:t>
      </w:r>
      <w:r w:rsidR="001B60EC" w:rsidRPr="00120705">
        <w:rPr>
          <w:sz w:val="19"/>
          <w:szCs w:val="19"/>
          <w:shd w:val="clear" w:color="auto" w:fill="DBE5F1"/>
        </w:rPr>
        <w:t xml:space="preserve">puag ncig </w:t>
      </w:r>
      <w:r w:rsidR="000E40D2" w:rsidRPr="00120705">
        <w:rPr>
          <w:sz w:val="19"/>
          <w:szCs w:val="19"/>
          <w:shd w:val="clear" w:color="auto" w:fill="DBE5F1"/>
        </w:rPr>
        <w:t>cov ntaub ntawv</w:t>
      </w:r>
      <w:r w:rsidR="000E40D2" w:rsidRPr="00120705">
        <w:rPr>
          <w:sz w:val="19"/>
          <w:szCs w:val="19"/>
          <w:shd w:val="clear" w:color="auto" w:fill="DBE5F1"/>
        </w:rPr>
        <w:tab/>
      </w:r>
    </w:p>
    <w:bookmarkStart w:id="320" w:name="Reflections:_Identified_Need"/>
    <w:bookmarkEnd w:id="320"/>
    <w:p w14:paraId="51229F3B" w14:textId="42F1398F" w:rsidR="00E43EF1" w:rsidRPr="00515341" w:rsidRDefault="000E40D2">
      <w:pPr>
        <w:pStyle w:val="Heading2"/>
        <w:spacing w:before="155" w:after="46"/>
        <w:ind w:left="240"/>
        <w:rPr>
          <w:sz w:val="32"/>
          <w:szCs w:val="32"/>
        </w:rPr>
      </w:pPr>
      <w:r w:rsidRPr="00515341">
        <w:rPr>
          <w:sz w:val="32"/>
          <w:szCs w:val="32"/>
        </w:rPr>
        <w:fldChar w:fldCharType="begin"/>
      </w:r>
      <w:r w:rsidRPr="00515341">
        <w:rPr>
          <w:sz w:val="32"/>
          <w:szCs w:val="32"/>
        </w:rPr>
        <w:instrText xml:space="preserve"> HYPERLINK "http://www.doc-tracking.com/screenshots/21LCAP/Instructions/21LCAPInstructions.htm" \l "ReflectionsIdentifiedNeed" \h </w:instrText>
      </w:r>
      <w:r w:rsidRPr="00515341">
        <w:rPr>
          <w:sz w:val="32"/>
          <w:szCs w:val="32"/>
        </w:rPr>
        <w:fldChar w:fldCharType="separate"/>
      </w:r>
      <w:r w:rsidR="00515341" w:rsidRPr="00515341">
        <w:rPr>
          <w:sz w:val="32"/>
          <w:szCs w:val="32"/>
        </w:rPr>
        <w:t>Kev Xav Ntawm</w:t>
      </w:r>
      <w:r w:rsidRPr="00515341">
        <w:rPr>
          <w:sz w:val="32"/>
          <w:szCs w:val="32"/>
        </w:rPr>
        <w:t>: Qhia Qhov Kev Xav Tau</w:t>
      </w:r>
      <w:r w:rsidRPr="00515341">
        <w:rPr>
          <w:sz w:val="32"/>
          <w:szCs w:val="32"/>
        </w:rPr>
        <w:fldChar w:fldCharType="end"/>
      </w:r>
    </w:p>
    <w:p w14:paraId="38437639" w14:textId="47A69AFF" w:rsidR="00E43EF1" w:rsidRDefault="00B672F4">
      <w:pPr>
        <w:pStyle w:val="BodyText"/>
        <w:ind w:left="211"/>
        <w:rPr>
          <w:sz w:val="20"/>
        </w:rPr>
      </w:pPr>
      <w:r>
        <w:rPr>
          <w:noProof/>
          <w:lang w:bidi="th-TH"/>
        </w:rPr>
        <mc:AlternateContent>
          <mc:Choice Requires="wps">
            <w:drawing>
              <wp:anchor distT="0" distB="0" distL="0" distR="0" simplePos="0" relativeHeight="251665408" behindDoc="1" locked="0" layoutInCell="1" allowOverlap="1" wp14:anchorId="33CF20ED" wp14:editId="0C19CB91">
                <wp:simplePos x="0" y="0"/>
                <wp:positionH relativeFrom="page">
                  <wp:posOffset>238125</wp:posOffset>
                </wp:positionH>
                <wp:positionV relativeFrom="paragraph">
                  <wp:posOffset>427990</wp:posOffset>
                </wp:positionV>
                <wp:extent cx="9588500" cy="603885"/>
                <wp:effectExtent l="0" t="0" r="12700" b="24765"/>
                <wp:wrapTopAndBottom/>
                <wp:docPr id="469" name="Text Box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603885"/>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786099FE" w14:textId="4E027FD7" w:rsidR="00AD19E5" w:rsidRPr="007E5583" w:rsidRDefault="00AD19E5" w:rsidP="00C81F59">
                            <w:pPr>
                              <w:pStyle w:val="BodyText"/>
                              <w:spacing w:before="58"/>
                              <w:ind w:left="48" w:right="98"/>
                              <w:jc w:val="both"/>
                              <w:rPr>
                                <w:sz w:val="22"/>
                                <w:szCs w:val="22"/>
                              </w:rPr>
                            </w:pPr>
                            <w:r>
                              <w:rPr>
                                <w:sz w:val="22"/>
                                <w:szCs w:val="22"/>
                              </w:rPr>
                              <w:t>Tsev Kawm Hauv Nroog Twin Rivers Unified</w:t>
                            </w:r>
                            <w:r w:rsidRPr="007E5583">
                              <w:rPr>
                                <w:sz w:val="22"/>
                                <w:szCs w:val="22"/>
                              </w:rPr>
                              <w:t xml:space="preserve"> (</w:t>
                            </w:r>
                            <w:del w:id="321" w:author="Khamsaolee Xainhiaxang" w:date="2021-07-03T00:21:00Z">
                              <w:r w:rsidDel="002703F7">
                                <w:delText>Twin Rivers Unified School District</w:delText>
                              </w:r>
                              <w:r w:rsidRPr="007E5583" w:rsidDel="002703F7">
                                <w:rPr>
                                  <w:sz w:val="22"/>
                                  <w:szCs w:val="22"/>
                                </w:rPr>
                                <w:delText xml:space="preserve"> </w:delText>
                              </w:r>
                            </w:del>
                            <w:r w:rsidRPr="007E5583">
                              <w:rPr>
                                <w:sz w:val="22"/>
                                <w:szCs w:val="22"/>
                              </w:rPr>
                              <w:t xml:space="preserve">TRUSD) </w:t>
                            </w:r>
                            <w:del w:id="322" w:author="Khamsaolee Xainhiaxang" w:date="2021-07-03T00:20:00Z">
                              <w:r w:rsidRPr="007E5583" w:rsidDel="002703F7">
                                <w:rPr>
                                  <w:sz w:val="22"/>
                                  <w:szCs w:val="22"/>
                                </w:rPr>
                                <w:delText>Chaw Sau Npe</w:delText>
                              </w:r>
                            </w:del>
                            <w:ins w:id="323" w:author="Khamsaolee Xainhiaxang" w:date="2021-07-03T00:20:00Z">
                              <w:r>
                                <w:rPr>
                                  <w:sz w:val="22"/>
                                  <w:szCs w:val="22"/>
                                </w:rPr>
                                <w:t>qhov chaw saib xyuas</w:t>
                              </w:r>
                            </w:ins>
                            <w:r w:rsidRPr="007E5583">
                              <w:rPr>
                                <w:sz w:val="22"/>
                                <w:szCs w:val="22"/>
                              </w:rPr>
                              <w:t xml:space="preserve"> muaj cov hauv qab no nyob rau theem ntawm cov txiv kab ntxwv los</w:t>
                            </w:r>
                            <w:r>
                              <w:rPr>
                                <w:sz w:val="22"/>
                                <w:szCs w:val="22"/>
                              </w:rPr>
                              <w:t xml:space="preserve"> </w:t>
                            </w:r>
                            <w:r w:rsidRPr="007E5583">
                              <w:rPr>
                                <w:sz w:val="22"/>
                                <w:szCs w:val="22"/>
                              </w:rPr>
                              <w:t xml:space="preserve">sis qis dua: Cov Kev Mob Qhaj Tsis Ntev, Qeb Tshem Tawm, thiab Zauv. </w:t>
                            </w:r>
                            <w:del w:id="324" w:author="Khamsaolee Xainhiaxang" w:date="2021-07-03T11:58:00Z">
                              <w:r w:rsidRPr="007E5583" w:rsidDel="007E76FF">
                                <w:rPr>
                                  <w:sz w:val="22"/>
                                  <w:szCs w:val="22"/>
                                </w:rPr>
                                <w:delText>Hauv paus tsev kawm ntawv</w:delText>
                              </w:r>
                            </w:del>
                            <w:ins w:id="325" w:author="Khamsaolee Xainhiaxang" w:date="2021-07-03T11:58:00Z">
                              <w:r>
                                <w:rPr>
                                  <w:sz w:val="22"/>
                                  <w:szCs w:val="22"/>
                                </w:rPr>
                                <w:t>Tsev Kawm Haum Nroog</w:t>
                              </w:r>
                            </w:ins>
                            <w:r w:rsidRPr="007E5583">
                              <w:rPr>
                                <w:sz w:val="22"/>
                                <w:szCs w:val="22"/>
                              </w:rPr>
                              <w:t xml:space="preserve"> Cov Kev Kawm Lus Askiv (ELA) yog 44.5 tus lej qis dua tus qauv</w:t>
                            </w:r>
                            <w:ins w:id="326" w:author="Khamsaolee Xainhiaxang" w:date="2021-07-03T09:56:00Z">
                              <w:r>
                                <w:rPr>
                                  <w:sz w:val="22"/>
                                  <w:szCs w:val="22"/>
                                </w:rPr>
                                <w:t xml:space="preserve"> (Average)</w:t>
                              </w:r>
                            </w:ins>
                            <w:r w:rsidRPr="007E5583">
                              <w:rPr>
                                <w:sz w:val="22"/>
                                <w:szCs w:val="22"/>
                              </w:rPr>
                              <w:t xml:space="preserve">, nrog kev hloov ntawm +6.8 </w:t>
                            </w:r>
                            <w:del w:id="327" w:author="Khamsaolee Xainhiaxang" w:date="2021-07-03T00:24:00Z">
                              <w:r w:rsidDel="002703F7">
                                <w:rPr>
                                  <w:sz w:val="22"/>
                                  <w:szCs w:val="22"/>
                                </w:rPr>
                                <w:delText>cov kev pom zoo</w:delText>
                              </w:r>
                            </w:del>
                            <w:ins w:id="328" w:author="Khamsaolee Xainhiaxang" w:date="2021-07-03T00:24:00Z">
                              <w:r>
                                <w:rPr>
                                  <w:sz w:val="22"/>
                                  <w:szCs w:val="22"/>
                                </w:rPr>
                                <w:t>qhab nias (points)</w:t>
                              </w:r>
                            </w:ins>
                            <w:r w:rsidRPr="007E5583">
                              <w:rPr>
                                <w:sz w:val="22"/>
                                <w:szCs w:val="22"/>
                              </w:rPr>
                              <w:t xml:space="preserve">, </w:t>
                            </w:r>
                            <w:del w:id="329" w:author="Khamsaolee Xainhiaxang" w:date="2021-07-03T00:24:00Z">
                              <w:r w:rsidRPr="007E5583" w:rsidDel="002703F7">
                                <w:rPr>
                                  <w:sz w:val="22"/>
                                  <w:szCs w:val="22"/>
                                </w:rPr>
                                <w:delText>hauv</w:delText>
                              </w:r>
                              <w:r w:rsidDel="002703F7">
                                <w:rPr>
                                  <w:sz w:val="22"/>
                                  <w:szCs w:val="22"/>
                                </w:rPr>
                                <w:delText xml:space="preserve"> kev nce qeb</w:delText>
                              </w:r>
                            </w:del>
                            <w:ins w:id="330" w:author="Khamsaolee Xainhiaxang" w:date="2021-07-03T00:24:00Z">
                              <w:r>
                                <w:rPr>
                                  <w:sz w:val="22"/>
                                  <w:szCs w:val="22"/>
                                </w:rPr>
                                <w:t>uas tau nce law</w:t>
                              </w:r>
                            </w:ins>
                            <w:ins w:id="331" w:author="Khamsaolee Xainhiaxang" w:date="2021-07-03T00:25:00Z">
                              <w:r>
                                <w:rPr>
                                  <w:sz w:val="22"/>
                                  <w:szCs w:val="22"/>
                                </w:rPr>
                                <w:t>m</w:t>
                              </w:r>
                            </w:ins>
                            <w:r>
                              <w:rPr>
                                <w:sz w:val="22"/>
                                <w:szCs w:val="2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CF20ED" id="Text Box 427" o:spid="_x0000_s1042" type="#_x0000_t202" style="position:absolute;left:0;text-align:left;margin-left:18.75pt;margin-top:33.7pt;width:755pt;height:47.5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" filled="f" strokecolor="#8496b0" strokeweight="1pt">
                <v:textbox inset="0,0,0,0">
                  <w:txbxContent>
                    <w:p w14:paraId="786099FE" w14:textId="4E027FD7" w:rsidR="00AD19E5" w:rsidRPr="007E5583" w:rsidRDefault="00AD19E5" w:rsidP="00C81F59">
                      <w:pPr>
                        <w:pStyle w:val="BodyText"/>
                        <w:spacing w:before="58"/>
                        <w:ind w:left="48" w:right="98"/>
                        <w:jc w:val="both"/>
                        <w:rPr>
                          <w:sz w:val="22"/>
                          <w:szCs w:val="22"/>
                        </w:rPr>
                      </w:pPr>
                      <w:r>
                        <w:rPr>
                          <w:sz w:val="22"/>
                          <w:szCs w:val="22"/>
                        </w:rPr>
                        <w:t>Tsev Kawm Hauv Nroog Twin Rivers Unified</w:t>
                      </w:r>
                      <w:r w:rsidRPr="007E5583">
                        <w:rPr>
                          <w:sz w:val="22"/>
                          <w:szCs w:val="22"/>
                        </w:rPr>
                        <w:t xml:space="preserve"> (</w:t>
                      </w:r>
                      <w:del w:id="332" w:author="Khamsaolee Xainhiaxang" w:date="2021-07-03T00:21:00Z">
                        <w:r w:rsidDel="002703F7">
                          <w:delText>Twin Rivers Unified School District</w:delText>
                        </w:r>
                        <w:r w:rsidRPr="007E5583" w:rsidDel="002703F7">
                          <w:rPr>
                            <w:sz w:val="22"/>
                            <w:szCs w:val="22"/>
                          </w:rPr>
                          <w:delText xml:space="preserve"> </w:delText>
                        </w:r>
                      </w:del>
                      <w:r w:rsidRPr="007E5583">
                        <w:rPr>
                          <w:sz w:val="22"/>
                          <w:szCs w:val="22"/>
                        </w:rPr>
                        <w:t xml:space="preserve">TRUSD) </w:t>
                      </w:r>
                      <w:del w:id="333" w:author="Khamsaolee Xainhiaxang" w:date="2021-07-03T00:20:00Z">
                        <w:r w:rsidRPr="007E5583" w:rsidDel="002703F7">
                          <w:rPr>
                            <w:sz w:val="22"/>
                            <w:szCs w:val="22"/>
                          </w:rPr>
                          <w:delText>Chaw Sau Npe</w:delText>
                        </w:r>
                      </w:del>
                      <w:ins w:id="334" w:author="Khamsaolee Xainhiaxang" w:date="2021-07-03T00:20:00Z">
                        <w:r>
                          <w:rPr>
                            <w:sz w:val="22"/>
                            <w:szCs w:val="22"/>
                          </w:rPr>
                          <w:t>qhov chaw saib xyuas</w:t>
                        </w:r>
                      </w:ins>
                      <w:r w:rsidRPr="007E5583">
                        <w:rPr>
                          <w:sz w:val="22"/>
                          <w:szCs w:val="22"/>
                        </w:rPr>
                        <w:t xml:space="preserve"> muaj cov hauv qab no nyob rau theem ntawm cov txiv kab ntxwv los</w:t>
                      </w:r>
                      <w:r>
                        <w:rPr>
                          <w:sz w:val="22"/>
                          <w:szCs w:val="22"/>
                        </w:rPr>
                        <w:t xml:space="preserve"> </w:t>
                      </w:r>
                      <w:r w:rsidRPr="007E5583">
                        <w:rPr>
                          <w:sz w:val="22"/>
                          <w:szCs w:val="22"/>
                        </w:rPr>
                        <w:t xml:space="preserve">sis qis dua: Cov Kev Mob Qhaj Tsis Ntev, Qeb Tshem Tawm, thiab Zauv. </w:t>
                      </w:r>
                      <w:del w:id="335" w:author="Khamsaolee Xainhiaxang" w:date="2021-07-03T11:58:00Z">
                        <w:r w:rsidRPr="007E5583" w:rsidDel="007E76FF">
                          <w:rPr>
                            <w:sz w:val="22"/>
                            <w:szCs w:val="22"/>
                          </w:rPr>
                          <w:delText>Hauv paus tsev kawm ntawv</w:delText>
                        </w:r>
                      </w:del>
                      <w:ins w:id="336" w:author="Khamsaolee Xainhiaxang" w:date="2021-07-03T11:58:00Z">
                        <w:r>
                          <w:rPr>
                            <w:sz w:val="22"/>
                            <w:szCs w:val="22"/>
                          </w:rPr>
                          <w:t>Tsev Kawm Haum Nroog</w:t>
                        </w:r>
                      </w:ins>
                      <w:r w:rsidRPr="007E5583">
                        <w:rPr>
                          <w:sz w:val="22"/>
                          <w:szCs w:val="22"/>
                        </w:rPr>
                        <w:t xml:space="preserve"> Cov Kev Kawm Lus Askiv (ELA) yog 44.5 tus lej qis dua tus qauv</w:t>
                      </w:r>
                      <w:ins w:id="337" w:author="Khamsaolee Xainhiaxang" w:date="2021-07-03T09:56:00Z">
                        <w:r>
                          <w:rPr>
                            <w:sz w:val="22"/>
                            <w:szCs w:val="22"/>
                          </w:rPr>
                          <w:t xml:space="preserve"> (Average)</w:t>
                        </w:r>
                      </w:ins>
                      <w:r w:rsidRPr="007E5583">
                        <w:rPr>
                          <w:sz w:val="22"/>
                          <w:szCs w:val="22"/>
                        </w:rPr>
                        <w:t xml:space="preserve">, nrog kev hloov ntawm +6.8 </w:t>
                      </w:r>
                      <w:del w:id="338" w:author="Khamsaolee Xainhiaxang" w:date="2021-07-03T00:24:00Z">
                        <w:r w:rsidDel="002703F7">
                          <w:rPr>
                            <w:sz w:val="22"/>
                            <w:szCs w:val="22"/>
                          </w:rPr>
                          <w:delText>cov kev pom zoo</w:delText>
                        </w:r>
                      </w:del>
                      <w:ins w:id="339" w:author="Khamsaolee Xainhiaxang" w:date="2021-07-03T00:24:00Z">
                        <w:r>
                          <w:rPr>
                            <w:sz w:val="22"/>
                            <w:szCs w:val="22"/>
                          </w:rPr>
                          <w:t>qhab nias (points)</w:t>
                        </w:r>
                      </w:ins>
                      <w:r w:rsidRPr="007E5583">
                        <w:rPr>
                          <w:sz w:val="22"/>
                          <w:szCs w:val="22"/>
                        </w:rPr>
                        <w:t xml:space="preserve">, </w:t>
                      </w:r>
                      <w:del w:id="340" w:author="Khamsaolee Xainhiaxang" w:date="2021-07-03T00:24:00Z">
                        <w:r w:rsidRPr="007E5583" w:rsidDel="002703F7">
                          <w:rPr>
                            <w:sz w:val="22"/>
                            <w:szCs w:val="22"/>
                          </w:rPr>
                          <w:delText>hauv</w:delText>
                        </w:r>
                        <w:r w:rsidDel="002703F7">
                          <w:rPr>
                            <w:sz w:val="22"/>
                            <w:szCs w:val="22"/>
                          </w:rPr>
                          <w:delText xml:space="preserve"> kev nce qeb</w:delText>
                        </w:r>
                      </w:del>
                      <w:ins w:id="341" w:author="Khamsaolee Xainhiaxang" w:date="2021-07-03T00:24:00Z">
                        <w:r>
                          <w:rPr>
                            <w:sz w:val="22"/>
                            <w:szCs w:val="22"/>
                          </w:rPr>
                          <w:t>uas tau nce law</w:t>
                        </w:r>
                      </w:ins>
                      <w:ins w:id="342" w:author="Khamsaolee Xainhiaxang" w:date="2021-07-03T00:25:00Z">
                        <w:r>
                          <w:rPr>
                            <w:sz w:val="22"/>
                            <w:szCs w:val="22"/>
                          </w:rPr>
                          <w:t>m</w:t>
                        </w:r>
                      </w:ins>
                      <w:r>
                        <w:rPr>
                          <w:sz w:val="22"/>
                          <w:szCs w:val="22"/>
                        </w:rPr>
                        <w:t>.</w:t>
                      </w:r>
                    </w:p>
                  </w:txbxContent>
                </v:textbox>
                <w10:wrap type="topAndBottom" anchorx="page"/>
              </v:shape>
            </w:pict>
          </mc:Fallback>
        </mc:AlternateContent>
      </w:r>
      <w:r>
        <w:rPr>
          <w:noProof/>
          <w:sz w:val="20"/>
          <w:lang w:bidi="th-TH"/>
        </w:rPr>
        <mc:AlternateContent>
          <mc:Choice Requires="wps">
            <w:drawing>
              <wp:inline distT="0" distB="0" distL="0" distR="0" wp14:anchorId="1DEB3EBD" wp14:editId="58AC850B">
                <wp:extent cx="9638030" cy="350520"/>
                <wp:effectExtent l="635" t="1270" r="635" b="635"/>
                <wp:docPr id="468" name="Text Box 6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8030" cy="35052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23C7B5" w14:textId="74A1B1DD" w:rsidR="00AD19E5" w:rsidRPr="00515341" w:rsidRDefault="00AD19E5" w:rsidP="00515341">
                            <w:pPr>
                              <w:pStyle w:val="BodyText"/>
                              <w:ind w:left="29" w:right="200"/>
                              <w:jc w:val="both"/>
                              <w:rPr>
                                <w:sz w:val="19"/>
                                <w:szCs w:val="19"/>
                              </w:rPr>
                            </w:pPr>
                            <w:r w:rsidRPr="00515341">
                              <w:rPr>
                                <w:sz w:val="19"/>
                                <w:szCs w:val="19"/>
                              </w:rPr>
                              <w:t xml:space="preserve">Cov lus piav qhia ntawm txhua qhov uas xav tau kev txhim kho tseem ceeb raws li kev </w:t>
                            </w:r>
                            <w:del w:id="343" w:author="Khamsaolee Xainhiaxang" w:date="2021-07-03T00:13:00Z">
                              <w:r w:rsidRPr="00515341" w:rsidDel="00C22015">
                                <w:rPr>
                                  <w:sz w:val="19"/>
                                  <w:szCs w:val="19"/>
                                </w:rPr>
                                <w:delText xml:space="preserve">tshuaj </w:delText>
                              </w:r>
                            </w:del>
                            <w:ins w:id="344" w:author="Khamsaolee Xainhiaxang" w:date="2021-07-03T00:13:00Z">
                              <w:r>
                                <w:rPr>
                                  <w:sz w:val="19"/>
                                  <w:szCs w:val="19"/>
                                </w:rPr>
                                <w:t>ntsuam</w:t>
                              </w:r>
                              <w:r w:rsidRPr="00515341">
                                <w:rPr>
                                  <w:sz w:val="19"/>
                                  <w:szCs w:val="19"/>
                                </w:rPr>
                                <w:t xml:space="preserve"> </w:t>
                              </w:r>
                            </w:ins>
                            <w:r w:rsidRPr="00515341">
                              <w:rPr>
                                <w:sz w:val="19"/>
                                <w:szCs w:val="19"/>
                              </w:rPr>
                              <w:t xml:space="preserve">xyuas </w:t>
                            </w:r>
                            <w:del w:id="345" w:author="Khamsaolee Xainhiaxang" w:date="2021-07-03T00:13:00Z">
                              <w:r w:rsidRPr="00515341" w:rsidDel="00C22015">
                                <w:rPr>
                                  <w:sz w:val="19"/>
                                  <w:szCs w:val="19"/>
                                </w:rPr>
                                <w:delText xml:space="preserve">cov </w:delText>
                              </w:r>
                              <w:r w:rsidDel="00C22015">
                                <w:rPr>
                                  <w:sz w:val="19"/>
                                  <w:szCs w:val="19"/>
                                </w:rPr>
                                <w:delText>Kev</w:delText>
                              </w:r>
                            </w:del>
                            <w:ins w:id="346" w:author="Khamsaolee Xainhiaxang" w:date="2021-07-03T00:13:00Z">
                              <w:r>
                                <w:rPr>
                                  <w:sz w:val="19"/>
                                  <w:szCs w:val="19"/>
                                </w:rPr>
                                <w:t>ntawm</w:t>
                              </w:r>
                            </w:ins>
                            <w:ins w:id="347" w:author="Khamsaolee Xainhiaxang" w:date="2021-07-03T00:14:00Z">
                              <w:r>
                                <w:rPr>
                                  <w:sz w:val="19"/>
                                  <w:szCs w:val="19"/>
                                </w:rPr>
                                <w:t xml:space="preserve"> qhov chaw saib xyuas</w:t>
                              </w:r>
                            </w:ins>
                            <w:r>
                              <w:rPr>
                                <w:sz w:val="19"/>
                                <w:szCs w:val="19"/>
                              </w:rPr>
                              <w:t xml:space="preserve"> </w:t>
                            </w:r>
                            <w:del w:id="348" w:author="Khamsaolee Xainhiaxang" w:date="2021-07-03T00:14:00Z">
                              <w:r w:rsidDel="00C22015">
                                <w:rPr>
                                  <w:sz w:val="19"/>
                                  <w:szCs w:val="19"/>
                                </w:rPr>
                                <w:delText>Tswj Hwv</w:delText>
                              </w:r>
                              <w:r w:rsidRPr="00515341" w:rsidDel="00C22015">
                                <w:rPr>
                                  <w:sz w:val="19"/>
                                  <w:szCs w:val="19"/>
                                </w:rPr>
                                <w:delText xml:space="preserve"> </w:delText>
                              </w:r>
                            </w:del>
                            <w:r w:rsidRPr="00515341">
                              <w:rPr>
                                <w:sz w:val="19"/>
                                <w:szCs w:val="19"/>
                              </w:rPr>
                              <w:t>thiab cov ntaub ntawv hauv zos, suav nrog txhua qhov chaw ntawm qhov hauj</w:t>
                            </w:r>
                            <w:r>
                              <w:rPr>
                                <w:sz w:val="19"/>
                                <w:szCs w:val="19"/>
                              </w:rPr>
                              <w:t xml:space="preserve"> </w:t>
                            </w:r>
                            <w:r w:rsidRPr="00515341">
                              <w:rPr>
                                <w:sz w:val="19"/>
                                <w:szCs w:val="19"/>
                              </w:rPr>
                              <w:t xml:space="preserve">lwm tsis tshua </w:t>
                            </w:r>
                            <w:del w:id="349" w:author="Khamsaolee Xainhiaxang" w:date="2021-07-03T00:15:00Z">
                              <w:r w:rsidRPr="00515341" w:rsidDel="002703F7">
                                <w:rPr>
                                  <w:sz w:val="19"/>
                                  <w:szCs w:val="19"/>
                                </w:rPr>
                                <w:delText xml:space="preserve">raug </w:delText>
                              </w:r>
                            </w:del>
                            <w:ins w:id="350" w:author="Khamsaolee Xainhiaxang" w:date="2021-07-03T00:15:00Z">
                              <w:r>
                                <w:rPr>
                                  <w:sz w:val="19"/>
                                  <w:szCs w:val="19"/>
                                </w:rPr>
                                <w:t>zoo</w:t>
                              </w:r>
                              <w:r w:rsidRPr="00515341">
                                <w:rPr>
                                  <w:sz w:val="19"/>
                                  <w:szCs w:val="19"/>
                                </w:rPr>
                                <w:t xml:space="preserve"> </w:t>
                              </w:r>
                            </w:ins>
                            <w:r w:rsidRPr="00515341">
                              <w:rPr>
                                <w:sz w:val="19"/>
                                <w:szCs w:val="19"/>
                              </w:rPr>
                              <w:t>thiab qhov ua tsis tiav ntawm cov tub ntxhais kawm nyob ntawm</w:t>
                            </w:r>
                            <w:r>
                              <w:rPr>
                                <w:sz w:val="19"/>
                                <w:szCs w:val="19"/>
                              </w:rPr>
                              <w:t xml:space="preserve"> Kev Tswj Fwv</w:t>
                            </w:r>
                            <w:r w:rsidRPr="00515341">
                              <w:rPr>
                                <w:sz w:val="19"/>
                                <w:szCs w:val="19"/>
                              </w:rPr>
                              <w:t>, thiab cov kauj ruam twg los daws cov chaw ntaw</w:t>
                            </w:r>
                            <w:r>
                              <w:rPr>
                                <w:sz w:val="19"/>
                                <w:szCs w:val="19"/>
                              </w:rPr>
                              <w:t>v</w:t>
                            </w:r>
                            <w:r w:rsidRPr="00515341">
                              <w:rPr>
                                <w:sz w:val="19"/>
                                <w:szCs w:val="19"/>
                              </w:rPr>
                              <w:t>.</w:t>
                            </w:r>
                          </w:p>
                        </w:txbxContent>
                      </wps:txbx>
                      <wps:bodyPr rot="0" vert="horz" wrap="square" lIns="0" tIns="0" rIns="0" bIns="0" anchor="t" anchorCtr="0" upright="1">
                        <a:noAutofit/>
                      </wps:bodyPr>
                    </wps:wsp>
                  </a:graphicData>
                </a:graphic>
              </wp:inline>
            </w:drawing>
          </mc:Choice>
          <mc:Fallback>
            <w:pict>
              <v:shape w14:anchorId="1DEB3EBD" id="Text Box 624" o:spid="_x0000_s1043" type="#_x0000_t202" style="width:758.9pt;height:2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" fillcolor="#dbe5f1" stroked="f">
                <v:textbox inset="0,0,0,0">
                  <w:txbxContent>
                    <w:p w14:paraId="0D23C7B5" w14:textId="74A1B1DD" w:rsidR="00AD19E5" w:rsidRPr="00515341" w:rsidRDefault="00AD19E5" w:rsidP="00515341">
                      <w:pPr>
                        <w:pStyle w:val="BodyText"/>
                        <w:ind w:left="29" w:right="200"/>
                        <w:jc w:val="both"/>
                        <w:rPr>
                          <w:sz w:val="19"/>
                          <w:szCs w:val="19"/>
                        </w:rPr>
                      </w:pPr>
                      <w:r w:rsidRPr="00515341">
                        <w:rPr>
                          <w:sz w:val="19"/>
                          <w:szCs w:val="19"/>
                        </w:rPr>
                        <w:t xml:space="preserve">Cov lus piav qhia ntawm txhua qhov uas xav tau kev txhim kho tseem ceeb raws li kev </w:t>
                      </w:r>
                      <w:del w:id="351" w:author="Khamsaolee Xainhiaxang" w:date="2021-07-03T00:13:00Z">
                        <w:r w:rsidRPr="00515341" w:rsidDel="00C22015">
                          <w:rPr>
                            <w:sz w:val="19"/>
                            <w:szCs w:val="19"/>
                          </w:rPr>
                          <w:delText xml:space="preserve">tshuaj </w:delText>
                        </w:r>
                      </w:del>
                      <w:ins w:id="352" w:author="Khamsaolee Xainhiaxang" w:date="2021-07-03T00:13:00Z">
                        <w:r>
                          <w:rPr>
                            <w:sz w:val="19"/>
                            <w:szCs w:val="19"/>
                          </w:rPr>
                          <w:t>ntsuam</w:t>
                        </w:r>
                        <w:r w:rsidRPr="00515341">
                          <w:rPr>
                            <w:sz w:val="19"/>
                            <w:szCs w:val="19"/>
                          </w:rPr>
                          <w:t xml:space="preserve"> </w:t>
                        </w:r>
                      </w:ins>
                      <w:r w:rsidRPr="00515341">
                        <w:rPr>
                          <w:sz w:val="19"/>
                          <w:szCs w:val="19"/>
                        </w:rPr>
                        <w:t xml:space="preserve">xyuas </w:t>
                      </w:r>
                      <w:del w:id="353" w:author="Khamsaolee Xainhiaxang" w:date="2021-07-03T00:13:00Z">
                        <w:r w:rsidRPr="00515341" w:rsidDel="00C22015">
                          <w:rPr>
                            <w:sz w:val="19"/>
                            <w:szCs w:val="19"/>
                          </w:rPr>
                          <w:delText xml:space="preserve">cov </w:delText>
                        </w:r>
                        <w:r w:rsidDel="00C22015">
                          <w:rPr>
                            <w:sz w:val="19"/>
                            <w:szCs w:val="19"/>
                          </w:rPr>
                          <w:delText>Kev</w:delText>
                        </w:r>
                      </w:del>
                      <w:ins w:id="354" w:author="Khamsaolee Xainhiaxang" w:date="2021-07-03T00:13:00Z">
                        <w:r>
                          <w:rPr>
                            <w:sz w:val="19"/>
                            <w:szCs w:val="19"/>
                          </w:rPr>
                          <w:t>ntawm</w:t>
                        </w:r>
                      </w:ins>
                      <w:ins w:id="355" w:author="Khamsaolee Xainhiaxang" w:date="2021-07-03T00:14:00Z">
                        <w:r>
                          <w:rPr>
                            <w:sz w:val="19"/>
                            <w:szCs w:val="19"/>
                          </w:rPr>
                          <w:t xml:space="preserve"> qhov chaw saib xyuas</w:t>
                        </w:r>
                      </w:ins>
                      <w:r>
                        <w:rPr>
                          <w:sz w:val="19"/>
                          <w:szCs w:val="19"/>
                        </w:rPr>
                        <w:t xml:space="preserve"> </w:t>
                      </w:r>
                      <w:del w:id="356" w:author="Khamsaolee Xainhiaxang" w:date="2021-07-03T00:14:00Z">
                        <w:r w:rsidDel="00C22015">
                          <w:rPr>
                            <w:sz w:val="19"/>
                            <w:szCs w:val="19"/>
                          </w:rPr>
                          <w:delText>Tswj Hwv</w:delText>
                        </w:r>
                        <w:r w:rsidRPr="00515341" w:rsidDel="00C22015">
                          <w:rPr>
                            <w:sz w:val="19"/>
                            <w:szCs w:val="19"/>
                          </w:rPr>
                          <w:delText xml:space="preserve"> </w:delText>
                        </w:r>
                      </w:del>
                      <w:r w:rsidRPr="00515341">
                        <w:rPr>
                          <w:sz w:val="19"/>
                          <w:szCs w:val="19"/>
                        </w:rPr>
                        <w:t>thiab cov ntaub ntawv hauv zos, suav nrog txhua qhov chaw ntawm qhov hauj</w:t>
                      </w:r>
                      <w:r>
                        <w:rPr>
                          <w:sz w:val="19"/>
                          <w:szCs w:val="19"/>
                        </w:rPr>
                        <w:t xml:space="preserve"> </w:t>
                      </w:r>
                      <w:r w:rsidRPr="00515341">
                        <w:rPr>
                          <w:sz w:val="19"/>
                          <w:szCs w:val="19"/>
                        </w:rPr>
                        <w:t xml:space="preserve">lwm tsis tshua </w:t>
                      </w:r>
                      <w:del w:id="357" w:author="Khamsaolee Xainhiaxang" w:date="2021-07-03T00:15:00Z">
                        <w:r w:rsidRPr="00515341" w:rsidDel="002703F7">
                          <w:rPr>
                            <w:sz w:val="19"/>
                            <w:szCs w:val="19"/>
                          </w:rPr>
                          <w:delText xml:space="preserve">raug </w:delText>
                        </w:r>
                      </w:del>
                      <w:ins w:id="358" w:author="Khamsaolee Xainhiaxang" w:date="2021-07-03T00:15:00Z">
                        <w:r>
                          <w:rPr>
                            <w:sz w:val="19"/>
                            <w:szCs w:val="19"/>
                          </w:rPr>
                          <w:t>zoo</w:t>
                        </w:r>
                        <w:r w:rsidRPr="00515341">
                          <w:rPr>
                            <w:sz w:val="19"/>
                            <w:szCs w:val="19"/>
                          </w:rPr>
                          <w:t xml:space="preserve"> </w:t>
                        </w:r>
                      </w:ins>
                      <w:r w:rsidRPr="00515341">
                        <w:rPr>
                          <w:sz w:val="19"/>
                          <w:szCs w:val="19"/>
                        </w:rPr>
                        <w:t>thiab qhov ua tsis tiav ntawm cov tub ntxhais kawm nyob ntawm</w:t>
                      </w:r>
                      <w:r>
                        <w:rPr>
                          <w:sz w:val="19"/>
                          <w:szCs w:val="19"/>
                        </w:rPr>
                        <w:t xml:space="preserve"> Kev Tswj Fwv</w:t>
                      </w:r>
                      <w:r w:rsidRPr="00515341">
                        <w:rPr>
                          <w:sz w:val="19"/>
                          <w:szCs w:val="19"/>
                        </w:rPr>
                        <w:t>, thiab cov kauj ruam twg los daws cov chaw ntaw</w:t>
                      </w:r>
                      <w:r>
                        <w:rPr>
                          <w:sz w:val="19"/>
                          <w:szCs w:val="19"/>
                        </w:rPr>
                        <w:t>v</w:t>
                      </w:r>
                      <w:r w:rsidRPr="00515341">
                        <w:rPr>
                          <w:sz w:val="19"/>
                          <w:szCs w:val="19"/>
                        </w:rPr>
                        <w:t>.</w:t>
                      </w:r>
                    </w:p>
                  </w:txbxContent>
                </v:textbox>
                <w10:anchorlock/>
              </v:shape>
            </w:pict>
          </mc:Fallback>
        </mc:AlternateContent>
      </w:r>
    </w:p>
    <w:p w14:paraId="0F1B46BF" w14:textId="77777777" w:rsidR="00E43EF1" w:rsidRDefault="00E43EF1">
      <w:pPr>
        <w:rPr>
          <w:sz w:val="20"/>
        </w:rPr>
        <w:sectPr w:rsidR="00E43EF1">
          <w:pgSz w:w="15840" w:h="12240" w:orient="landscape"/>
          <w:pgMar w:top="640" w:right="120" w:bottom="560" w:left="120" w:header="0" w:footer="284" w:gutter="0"/>
          <w:cols w:space="720"/>
        </w:sectPr>
      </w:pPr>
    </w:p>
    <w:p w14:paraId="2475BF4A" w14:textId="54BFEDEE" w:rsidR="00E43EF1" w:rsidRDefault="00B672F4" w:rsidP="0027001A">
      <w:pPr>
        <w:pStyle w:val="BodyText"/>
        <w:spacing w:before="74"/>
        <w:ind w:left="308" w:right="343"/>
        <w:jc w:val="both"/>
      </w:pPr>
      <w:r>
        <w:rPr>
          <w:noProof/>
          <w:sz w:val="22"/>
          <w:szCs w:val="22"/>
          <w:lang w:bidi="th-TH"/>
        </w:rPr>
        <w:lastRenderedPageBreak/>
        <mc:AlternateContent>
          <mc:Choice Requires="wps">
            <w:drawing>
              <wp:anchor distT="0" distB="0" distL="114300" distR="114300" simplePos="0" relativeHeight="239718400" behindDoc="1" locked="0" layoutInCell="1" allowOverlap="1" wp14:anchorId="64D29640" wp14:editId="4570B358">
                <wp:simplePos x="0" y="0"/>
                <wp:positionH relativeFrom="page">
                  <wp:posOffset>-6350</wp:posOffset>
                </wp:positionH>
                <wp:positionV relativeFrom="paragraph">
                  <wp:posOffset>3629660</wp:posOffset>
                </wp:positionV>
                <wp:extent cx="9601200" cy="3729990"/>
                <wp:effectExtent l="0" t="0" r="0" b="0"/>
                <wp:wrapNone/>
                <wp:docPr id="467" name="AutoShape 4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01200" cy="3729990"/>
                        </a:xfrm>
                        <a:custGeom>
                          <a:avLst/>
                          <a:gdLst>
                            <a:gd name="T0" fmla="+- 0 370 -10"/>
                            <a:gd name="T1" fmla="*/ T0 w 15120"/>
                            <a:gd name="T2" fmla="+- 0 16 5716"/>
                            <a:gd name="T3" fmla="*/ 16 h 5874"/>
                            <a:gd name="T4" fmla="+- 0 370 -10"/>
                            <a:gd name="T5" fmla="*/ T4 w 15120"/>
                            <a:gd name="T6" fmla="+- 0 5870 5716"/>
                            <a:gd name="T7" fmla="*/ 5870 h 5874"/>
                            <a:gd name="T8" fmla="+- 0 15470 -10"/>
                            <a:gd name="T9" fmla="*/ T8 w 15120"/>
                            <a:gd name="T10" fmla="+- 0 16 5716"/>
                            <a:gd name="T11" fmla="*/ 16 h 5874"/>
                            <a:gd name="T12" fmla="+- 0 15470 -10"/>
                            <a:gd name="T13" fmla="*/ T12 w 15120"/>
                            <a:gd name="T14" fmla="+- 0 5870 5716"/>
                            <a:gd name="T15" fmla="*/ 5870 h 5874"/>
                            <a:gd name="T16" fmla="+- 0 360 -10"/>
                            <a:gd name="T17" fmla="*/ T16 w 15120"/>
                            <a:gd name="T18" fmla="+- 0 6 5716"/>
                            <a:gd name="T19" fmla="*/ 6 h 5874"/>
                            <a:gd name="T20" fmla="+- 0 15480 -10"/>
                            <a:gd name="T21" fmla="*/ T20 w 15120"/>
                            <a:gd name="T22" fmla="+- 0 6 5716"/>
                            <a:gd name="T23" fmla="*/ 6 h 5874"/>
                            <a:gd name="T24" fmla="+- 0 360 -10"/>
                            <a:gd name="T25" fmla="*/ T24 w 15120"/>
                            <a:gd name="T26" fmla="+- 0 5880 5716"/>
                            <a:gd name="T27" fmla="*/ 5880 h 5874"/>
                            <a:gd name="T28" fmla="+- 0 15480 -10"/>
                            <a:gd name="T29" fmla="*/ T28 w 15120"/>
                            <a:gd name="T30" fmla="+- 0 5880 5716"/>
                            <a:gd name="T31" fmla="*/ 5880 h 587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120" h="5874">
                              <a:moveTo>
                                <a:pt x="380" y="-5700"/>
                              </a:moveTo>
                              <a:lnTo>
                                <a:pt x="380" y="154"/>
                              </a:lnTo>
                              <a:moveTo>
                                <a:pt x="15480" y="-5700"/>
                              </a:moveTo>
                              <a:lnTo>
                                <a:pt x="15480" y="154"/>
                              </a:lnTo>
                              <a:moveTo>
                                <a:pt x="370" y="-5710"/>
                              </a:moveTo>
                              <a:lnTo>
                                <a:pt x="15490" y="-5710"/>
                              </a:lnTo>
                              <a:moveTo>
                                <a:pt x="370" y="164"/>
                              </a:moveTo>
                              <a:lnTo>
                                <a:pt x="15490" y="164"/>
                              </a:lnTo>
                            </a:path>
                          </a:pathLst>
                        </a:custGeom>
                        <a:noFill/>
                        <a:ln w="12700">
                          <a:solidFill>
                            <a:srgbClr val="8496B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55EA6" id="AutoShape 425" o:spid="_x0000_s1026" style="position:absolute;margin-left:-.5pt;margin-top:285.8pt;width:756pt;height:293.7pt;z-index:-263598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120,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" path="m380,-5700r,5854m15480,-5700r,5854m370,-5710r15120,m370,164r15120,e" filled="f" strokecolor="#8496b0" strokeweight="1pt">
                <v:path arrowok="t" o:connecttype="custom" o:connectlocs="241300,10160;241300,3727450;9829800,10160;9829800,3727450;234950,3810;9836150,3810;234950,3733800;9836150,3733800" o:connectangles="0,0,0,0,0,0,0,0"/>
                <w10:wrap anchorx="page"/>
              </v:shape>
            </w:pict>
          </mc:Fallback>
        </mc:AlternateContent>
      </w:r>
      <w:r w:rsidR="000E40D2" w:rsidRPr="005C2E19">
        <w:rPr>
          <w:sz w:val="22"/>
          <w:szCs w:val="22"/>
        </w:rPr>
        <w:t>Saib ntxiv mus rau hauv pawg tub ntxhais kawm qhov kev pom</w:t>
      </w:r>
      <w:r w:rsidR="005C2E19" w:rsidRPr="005C2E19">
        <w:rPr>
          <w:sz w:val="22"/>
          <w:szCs w:val="22"/>
        </w:rPr>
        <w:t xml:space="preserve"> zoo</w:t>
      </w:r>
      <w:r w:rsidR="000E40D2" w:rsidRPr="005C2E19">
        <w:rPr>
          <w:sz w:val="22"/>
          <w:szCs w:val="22"/>
        </w:rPr>
        <w:t>, pawg neeg Asmeskas</w:t>
      </w:r>
      <w:ins w:id="359" w:author="Khamsaolee Xainhiaxang" w:date="2021-07-03T09:59:00Z">
        <w:r w:rsidR="00913758">
          <w:rPr>
            <w:sz w:val="22"/>
            <w:szCs w:val="22"/>
          </w:rPr>
          <w:t xml:space="preserve"> dub</w:t>
        </w:r>
      </w:ins>
      <w:r w:rsidR="000E40D2" w:rsidRPr="005C2E19">
        <w:rPr>
          <w:sz w:val="22"/>
          <w:szCs w:val="22"/>
        </w:rPr>
        <w:t xml:space="preserve"> cov tub ntxhais kawm yog teev </w:t>
      </w:r>
      <w:del w:id="360" w:author="Khamsaolee Xainhiaxang" w:date="2021-07-03T10:02:00Z">
        <w:r w:rsidR="000E40D2" w:rsidRPr="005C2E19" w:rsidDel="00C722AC">
          <w:rPr>
            <w:sz w:val="22"/>
            <w:szCs w:val="22"/>
          </w:rPr>
          <w:delText xml:space="preserve">muaj </w:delText>
        </w:r>
      </w:del>
      <w:ins w:id="361" w:author="Khamsaolee Xainhiaxang" w:date="2021-07-03T10:02:00Z">
        <w:r w:rsidR="00C722AC">
          <w:rPr>
            <w:sz w:val="22"/>
            <w:szCs w:val="22"/>
          </w:rPr>
          <w:t>yog</w:t>
        </w:r>
        <w:r w:rsidR="00C722AC" w:rsidRPr="005C2E19">
          <w:rPr>
            <w:sz w:val="22"/>
            <w:szCs w:val="22"/>
          </w:rPr>
          <w:t xml:space="preserve"> </w:t>
        </w:r>
      </w:ins>
      <w:r w:rsidR="000E40D2" w:rsidRPr="005C2E19">
        <w:rPr>
          <w:sz w:val="22"/>
          <w:szCs w:val="22"/>
        </w:rPr>
        <w:t xml:space="preserve">xim liab thiab cov Neeg </w:t>
      </w:r>
      <w:r w:rsidR="005C2E19" w:rsidRPr="005C2E19">
        <w:rPr>
          <w:sz w:val="22"/>
          <w:szCs w:val="22"/>
        </w:rPr>
        <w:t>Asias</w:t>
      </w:r>
      <w:r w:rsidR="000E40D2" w:rsidRPr="005C2E19">
        <w:rPr>
          <w:sz w:val="22"/>
          <w:szCs w:val="22"/>
        </w:rPr>
        <w:t xml:space="preserve">, Cov Neeg Tsis Muaj Tsev Nyob, Cov Tub Ntxhais Kawm Uas </w:t>
      </w:r>
      <w:del w:id="362" w:author="Khamsaolee Xainhiaxang" w:date="2021-07-03T10:01:00Z">
        <w:r w:rsidR="000E40D2" w:rsidRPr="005C2E19" w:rsidDel="00913758">
          <w:rPr>
            <w:sz w:val="22"/>
            <w:szCs w:val="22"/>
          </w:rPr>
          <w:delText>Tsis Taus</w:delText>
        </w:r>
      </w:del>
      <w:ins w:id="363" w:author="Khamsaolee Xainhiaxang" w:date="2021-07-03T10:01:00Z">
        <w:r w:rsidR="00913758">
          <w:rPr>
            <w:sz w:val="22"/>
            <w:szCs w:val="22"/>
          </w:rPr>
          <w:t>Xiam oos qhab</w:t>
        </w:r>
      </w:ins>
      <w:r w:rsidR="000E40D2" w:rsidRPr="005C2E19">
        <w:rPr>
          <w:sz w:val="22"/>
          <w:szCs w:val="22"/>
        </w:rPr>
        <w:t xml:space="preserve">, thiab Cov tub ntxhais kawm </w:t>
      </w:r>
      <w:ins w:id="364" w:author="Khamsaolee Xainhiaxang" w:date="2021-07-03T10:02:00Z">
        <w:r w:rsidR="00C722AC">
          <w:rPr>
            <w:sz w:val="22"/>
            <w:szCs w:val="22"/>
          </w:rPr>
          <w:t xml:space="preserve">tawv </w:t>
        </w:r>
      </w:ins>
      <w:r w:rsidR="000E40D2" w:rsidRPr="005C2E19">
        <w:rPr>
          <w:sz w:val="22"/>
          <w:szCs w:val="22"/>
        </w:rPr>
        <w:t xml:space="preserve">dawb </w:t>
      </w:r>
      <w:del w:id="365" w:author="Khamsaolee Xainhiaxang" w:date="2021-07-03T10:02:00Z">
        <w:r w:rsidR="000E40D2" w:rsidRPr="005C2E19" w:rsidDel="00C722AC">
          <w:rPr>
            <w:sz w:val="22"/>
            <w:szCs w:val="22"/>
          </w:rPr>
          <w:delText xml:space="preserve">uas </w:delText>
        </w:r>
      </w:del>
      <w:r w:rsidR="000E40D2" w:rsidRPr="005C2E19">
        <w:rPr>
          <w:sz w:val="22"/>
          <w:szCs w:val="22"/>
        </w:rPr>
        <w:t xml:space="preserve">teev </w:t>
      </w:r>
      <w:del w:id="366" w:author="Khamsaolee Xainhiaxang" w:date="2021-07-03T10:01:00Z">
        <w:r w:rsidR="000E40D2" w:rsidRPr="005C2E19" w:rsidDel="00C722AC">
          <w:rPr>
            <w:sz w:val="22"/>
            <w:szCs w:val="22"/>
          </w:rPr>
          <w:delText>muaj cov</w:delText>
        </w:r>
      </w:del>
      <w:ins w:id="367" w:author="Khamsaolee Xainhiaxang" w:date="2021-07-03T10:01:00Z">
        <w:r w:rsidR="00C722AC">
          <w:rPr>
            <w:sz w:val="22"/>
            <w:szCs w:val="22"/>
          </w:rPr>
          <w:t>yog xim</w:t>
        </w:r>
      </w:ins>
      <w:r w:rsidR="000E40D2" w:rsidRPr="005C2E19">
        <w:rPr>
          <w:sz w:val="22"/>
          <w:szCs w:val="22"/>
        </w:rPr>
        <w:t xml:space="preserve"> txiv kab ntxwv. </w:t>
      </w:r>
      <w:del w:id="368" w:author="Khamsaolee Xainhiaxang" w:date="2021-07-03T11:58:00Z">
        <w:r w:rsidR="000E40D2" w:rsidRPr="005C2E19" w:rsidDel="007E76FF">
          <w:rPr>
            <w:sz w:val="22"/>
            <w:szCs w:val="22"/>
          </w:rPr>
          <w:delText>Hauv paus tsev kawm ntawv</w:delText>
        </w:r>
      </w:del>
      <w:ins w:id="369" w:author="Khamsaolee Xainhiaxang" w:date="2021-07-03T11:58:00Z">
        <w:r w:rsidR="007E76FF">
          <w:rPr>
            <w:sz w:val="22"/>
            <w:szCs w:val="22"/>
          </w:rPr>
          <w:t>Tsev Kawm Haum Nroog</w:t>
        </w:r>
      </w:ins>
      <w:r w:rsidR="000E40D2" w:rsidRPr="005C2E19">
        <w:rPr>
          <w:sz w:val="22"/>
          <w:szCs w:val="22"/>
        </w:rPr>
        <w:t xml:space="preserve"> qhov kev </w:t>
      </w:r>
      <w:del w:id="370" w:author="Khamsaolee Xainhiaxang" w:date="2021-07-03T10:05:00Z">
        <w:r w:rsidR="000E40D2" w:rsidRPr="005C2E19" w:rsidDel="00C722AC">
          <w:rPr>
            <w:sz w:val="22"/>
            <w:szCs w:val="22"/>
          </w:rPr>
          <w:delText xml:space="preserve">ua </w:delText>
        </w:r>
      </w:del>
      <w:ins w:id="371" w:author="Khamsaolee Xainhiaxang" w:date="2021-07-03T10:05:00Z">
        <w:r w:rsidR="00C722AC">
          <w:rPr>
            <w:sz w:val="22"/>
            <w:szCs w:val="22"/>
          </w:rPr>
          <w:t>kawm</w:t>
        </w:r>
        <w:r w:rsidR="00C722AC" w:rsidRPr="005C2E19">
          <w:rPr>
            <w:sz w:val="22"/>
            <w:szCs w:val="22"/>
          </w:rPr>
          <w:t xml:space="preserve"> </w:t>
        </w:r>
      </w:ins>
      <w:r w:rsidR="000E40D2" w:rsidRPr="005C2E19">
        <w:rPr>
          <w:sz w:val="22"/>
          <w:szCs w:val="22"/>
        </w:rPr>
        <w:t xml:space="preserve">lej yog 69 </w:t>
      </w:r>
      <w:del w:id="372" w:author="Khamsaolee Xainhiaxang" w:date="2021-07-03T10:05:00Z">
        <w:r w:rsidR="005C2E19" w:rsidRPr="005C2E19" w:rsidDel="00C722AC">
          <w:rPr>
            <w:sz w:val="22"/>
            <w:szCs w:val="22"/>
          </w:rPr>
          <w:delText xml:space="preserve">lub </w:delText>
        </w:r>
        <w:r w:rsidR="000E40D2" w:rsidRPr="005C2E19" w:rsidDel="00C722AC">
          <w:rPr>
            <w:sz w:val="22"/>
            <w:szCs w:val="22"/>
          </w:rPr>
          <w:delText>ntsiab lus</w:delText>
        </w:r>
      </w:del>
      <w:ins w:id="373" w:author="Khamsaolee Xainhiaxang" w:date="2021-07-03T10:05:00Z">
        <w:r w:rsidR="00C722AC">
          <w:rPr>
            <w:sz w:val="22"/>
            <w:szCs w:val="22"/>
          </w:rPr>
          <w:t>qhab nias</w:t>
        </w:r>
      </w:ins>
      <w:r w:rsidR="000E40D2" w:rsidRPr="005C2E19">
        <w:rPr>
          <w:sz w:val="22"/>
          <w:szCs w:val="22"/>
        </w:rPr>
        <w:t xml:space="preserve"> qis dua tus qauv</w:t>
      </w:r>
      <w:ins w:id="374" w:author="Khamsaolee Xainhiaxang" w:date="2021-07-03T10:06:00Z">
        <w:r w:rsidR="00C722AC">
          <w:rPr>
            <w:sz w:val="22"/>
            <w:szCs w:val="22"/>
          </w:rPr>
          <w:t xml:space="preserve"> (average)</w:t>
        </w:r>
      </w:ins>
      <w:r w:rsidR="000E40D2" w:rsidRPr="005C2E19">
        <w:rPr>
          <w:sz w:val="22"/>
          <w:szCs w:val="22"/>
        </w:rPr>
        <w:t>, nrog kev hloov ntawm +2.4</w:t>
      </w:r>
      <w:ins w:id="375" w:author="Khamsaolee Xainhiaxang" w:date="2021-07-03T10:08:00Z">
        <w:r w:rsidR="00C722AC">
          <w:rPr>
            <w:sz w:val="22"/>
            <w:szCs w:val="22"/>
          </w:rPr>
          <w:t xml:space="preserve"> qhab nias</w:t>
        </w:r>
      </w:ins>
      <w:del w:id="376" w:author="Khamsaolee Xainhiaxang" w:date="2021-07-03T10:08:00Z">
        <w:r w:rsidR="000E40D2" w:rsidRPr="005C2E19" w:rsidDel="00C722AC">
          <w:rPr>
            <w:sz w:val="22"/>
            <w:szCs w:val="22"/>
          </w:rPr>
          <w:delText xml:space="preserve"> cov</w:delText>
        </w:r>
        <w:r w:rsidR="005C2E19" w:rsidRPr="005C2E19" w:rsidDel="00C722AC">
          <w:rPr>
            <w:sz w:val="22"/>
            <w:szCs w:val="22"/>
          </w:rPr>
          <w:delText xml:space="preserve"> kev pom zoo</w:delText>
        </w:r>
      </w:del>
      <w:r w:rsidR="000E40D2" w:rsidRPr="005C2E19">
        <w:rPr>
          <w:sz w:val="22"/>
          <w:szCs w:val="22"/>
        </w:rPr>
        <w:t xml:space="preserve">, </w:t>
      </w:r>
      <w:del w:id="377" w:author="Khamsaolee Xainhiaxang" w:date="2021-07-03T10:08:00Z">
        <w:r w:rsidR="000E40D2" w:rsidRPr="005C2E19" w:rsidDel="00C722AC">
          <w:rPr>
            <w:sz w:val="22"/>
            <w:szCs w:val="22"/>
          </w:rPr>
          <w:delText>hauv</w:delText>
        </w:r>
        <w:r w:rsidR="005C2E19" w:rsidRPr="005C2E19" w:rsidDel="00C722AC">
          <w:rPr>
            <w:sz w:val="22"/>
            <w:szCs w:val="22"/>
          </w:rPr>
          <w:delText xml:space="preserve"> kev</w:delText>
        </w:r>
        <w:r w:rsidR="000E40D2" w:rsidRPr="005C2E19" w:rsidDel="00C722AC">
          <w:rPr>
            <w:sz w:val="22"/>
            <w:szCs w:val="22"/>
          </w:rPr>
          <w:delText xml:space="preserve"> tswj hwm</w:delText>
        </w:r>
      </w:del>
      <w:ins w:id="378" w:author="Khamsaolee Xainhiaxang" w:date="2021-07-03T10:08:00Z">
        <w:r w:rsidR="00C722AC">
          <w:rPr>
            <w:sz w:val="22"/>
            <w:szCs w:val="22"/>
          </w:rPr>
          <w:t>uas tua muaj tshwj cia</w:t>
        </w:r>
      </w:ins>
      <w:r w:rsidR="000E40D2" w:rsidRPr="005C2E19">
        <w:rPr>
          <w:sz w:val="22"/>
          <w:szCs w:val="22"/>
        </w:rPr>
        <w:t xml:space="preserve">. Saib ntxiv mus rau cov pab pawg </w:t>
      </w:r>
      <w:del w:id="379" w:author="Khamsaolee Xainhiaxang" w:date="2021-07-03T10:09:00Z">
        <w:r w:rsidR="000E40D2" w:rsidRPr="005C2E19" w:rsidDel="00C722AC">
          <w:rPr>
            <w:sz w:val="22"/>
            <w:szCs w:val="22"/>
          </w:rPr>
          <w:delText>men</w:delText>
        </w:r>
        <w:r w:rsidR="005C2E19" w:rsidRPr="005C2E19" w:rsidDel="00C722AC">
          <w:rPr>
            <w:sz w:val="22"/>
            <w:szCs w:val="22"/>
          </w:rPr>
          <w:delText xml:space="preserve"> </w:delText>
        </w:r>
        <w:r w:rsidR="000E40D2" w:rsidRPr="005C2E19" w:rsidDel="00C722AC">
          <w:rPr>
            <w:sz w:val="22"/>
            <w:szCs w:val="22"/>
          </w:rPr>
          <w:delText>yuam</w:delText>
        </w:r>
      </w:del>
      <w:ins w:id="380" w:author="Khamsaolee Xainhiaxang" w:date="2021-07-03T10:09:00Z">
        <w:r w:rsidR="00C722AC">
          <w:rPr>
            <w:sz w:val="22"/>
            <w:szCs w:val="22"/>
          </w:rPr>
          <w:t>tub ntxhais</w:t>
        </w:r>
      </w:ins>
      <w:r w:rsidR="000E40D2" w:rsidRPr="005C2E19">
        <w:rPr>
          <w:sz w:val="22"/>
          <w:szCs w:val="22"/>
        </w:rPr>
        <w:t xml:space="preserve"> kawm</w:t>
      </w:r>
      <w:del w:id="381" w:author="Khamsaolee Xainhiaxang" w:date="2021-07-03T10:09:00Z">
        <w:r w:rsidR="000E40D2" w:rsidRPr="005C2E19" w:rsidDel="00C722AC">
          <w:rPr>
            <w:sz w:val="22"/>
            <w:szCs w:val="22"/>
          </w:rPr>
          <w:delText xml:space="preserve"> ntawv</w:delText>
        </w:r>
      </w:del>
      <w:r w:rsidR="000E40D2" w:rsidRPr="005C2E19">
        <w:rPr>
          <w:sz w:val="22"/>
          <w:szCs w:val="22"/>
        </w:rPr>
        <w:t>, Cov Neeg Asmeska</w:t>
      </w:r>
      <w:r w:rsidR="005C2E19" w:rsidRPr="005C2E19">
        <w:rPr>
          <w:sz w:val="22"/>
          <w:szCs w:val="22"/>
        </w:rPr>
        <w:t>s</w:t>
      </w:r>
      <w:r w:rsidR="000E40D2" w:rsidRPr="005C2E19">
        <w:rPr>
          <w:sz w:val="22"/>
          <w:szCs w:val="22"/>
        </w:rPr>
        <w:t xml:space="preserve"> </w:t>
      </w:r>
      <w:ins w:id="382" w:author="Khamsaolee Xainhiaxang" w:date="2021-07-03T10:10:00Z">
        <w:r w:rsidR="00C722AC">
          <w:rPr>
            <w:sz w:val="22"/>
            <w:szCs w:val="22"/>
          </w:rPr>
          <w:t xml:space="preserve">dub </w:t>
        </w:r>
      </w:ins>
      <w:r w:rsidR="000E40D2" w:rsidRPr="005C2E19">
        <w:rPr>
          <w:sz w:val="22"/>
          <w:szCs w:val="22"/>
        </w:rPr>
        <w:t>thiab Cov</w:t>
      </w:r>
      <w:del w:id="383" w:author="Khamsaolee Xainhiaxang" w:date="2021-07-03T10:10:00Z">
        <w:r w:rsidR="000E40D2" w:rsidRPr="005C2E19" w:rsidDel="00C722AC">
          <w:rPr>
            <w:sz w:val="22"/>
            <w:szCs w:val="22"/>
          </w:rPr>
          <w:delText xml:space="preserve"> Neeg</w:delText>
        </w:r>
      </w:del>
      <w:ins w:id="384" w:author="Khamsaolee Xainhiaxang" w:date="2021-07-03T10:10:00Z">
        <w:r w:rsidR="00C722AC">
          <w:rPr>
            <w:sz w:val="22"/>
            <w:szCs w:val="22"/>
          </w:rPr>
          <w:t xml:space="preserve">tub ntxhais </w:t>
        </w:r>
      </w:ins>
      <w:r w:rsidR="000E40D2" w:rsidRPr="005C2E19">
        <w:rPr>
          <w:sz w:val="22"/>
          <w:szCs w:val="22"/>
        </w:rPr>
        <w:t xml:space="preserve"> Kawm Ntawv Xiam Oob Qhab </w:t>
      </w:r>
      <w:del w:id="385" w:author="Khamsaolee Xainhiaxang" w:date="2021-07-03T10:10:00Z">
        <w:r w:rsidR="000E40D2" w:rsidRPr="005C2E19" w:rsidDel="00C722AC">
          <w:rPr>
            <w:sz w:val="22"/>
            <w:szCs w:val="22"/>
          </w:rPr>
          <w:delText xml:space="preserve">cov tub ntxhais kawm </w:delText>
        </w:r>
      </w:del>
      <w:r w:rsidR="000E40D2" w:rsidRPr="005C2E19">
        <w:rPr>
          <w:sz w:val="22"/>
          <w:szCs w:val="22"/>
        </w:rPr>
        <w:t xml:space="preserve">muaj npe </w:t>
      </w:r>
      <w:del w:id="386" w:author="Khamsaolee Xainhiaxang" w:date="2021-07-03T10:11:00Z">
        <w:r w:rsidR="000E40D2" w:rsidRPr="005C2E19" w:rsidDel="00C722AC">
          <w:rPr>
            <w:sz w:val="22"/>
            <w:szCs w:val="22"/>
          </w:rPr>
          <w:delText>xws li</w:delText>
        </w:r>
      </w:del>
      <w:ins w:id="387" w:author="Khamsaolee Xainhiaxang" w:date="2021-07-03T10:11:00Z">
        <w:r w:rsidR="00C722AC">
          <w:rPr>
            <w:sz w:val="22"/>
            <w:szCs w:val="22"/>
          </w:rPr>
          <w:t>yog pab pawg xim</w:t>
        </w:r>
      </w:ins>
      <w:r w:rsidR="000E40D2" w:rsidRPr="005C2E19">
        <w:rPr>
          <w:sz w:val="22"/>
          <w:szCs w:val="22"/>
        </w:rPr>
        <w:t xml:space="preserve"> liab thiab Neeg </w:t>
      </w:r>
      <w:r w:rsidR="005C2E19" w:rsidRPr="005C2E19">
        <w:rPr>
          <w:sz w:val="22"/>
          <w:szCs w:val="22"/>
        </w:rPr>
        <w:t>Asias</w:t>
      </w:r>
      <w:r w:rsidR="000E40D2" w:rsidRPr="005C2E19">
        <w:rPr>
          <w:sz w:val="22"/>
          <w:szCs w:val="22"/>
        </w:rPr>
        <w:t>, Cov Kawm Lus Askiv, Cov Tub Ntxhais Hluas</w:t>
      </w:r>
      <w:ins w:id="388" w:author="Khamsaolee Xainhiaxang" w:date="2021-07-03T10:15:00Z">
        <w:r w:rsidR="005F2636">
          <w:rPr>
            <w:sz w:val="22"/>
            <w:szCs w:val="22"/>
          </w:rPr>
          <w:t xml:space="preserve"> Tsis Muaj Neeg Yuav</w:t>
        </w:r>
      </w:ins>
      <w:r w:rsidR="000E40D2" w:rsidRPr="005C2E19">
        <w:rPr>
          <w:sz w:val="22"/>
          <w:szCs w:val="22"/>
        </w:rPr>
        <w:t>, Cov Tsis Muaj Tsev Nyob, Ob los</w:t>
      </w:r>
      <w:r w:rsidR="005C2E19" w:rsidRPr="005C2E19">
        <w:rPr>
          <w:sz w:val="22"/>
          <w:szCs w:val="22"/>
        </w:rPr>
        <w:t xml:space="preserve"> </w:t>
      </w:r>
      <w:r w:rsidR="000E40D2" w:rsidRPr="005C2E19">
        <w:rPr>
          <w:sz w:val="22"/>
          <w:szCs w:val="22"/>
        </w:rPr>
        <w:t>sis Ntau</w:t>
      </w:r>
      <w:del w:id="389" w:author="Khamsaolee Xainhiaxang" w:date="2021-07-03T10:16:00Z">
        <w:r w:rsidR="000E40D2" w:rsidRPr="005C2E19" w:rsidDel="005F2636">
          <w:rPr>
            <w:sz w:val="22"/>
            <w:szCs w:val="22"/>
          </w:rPr>
          <w:delText xml:space="preserve"> Dua</w:delText>
        </w:r>
      </w:del>
      <w:r w:rsidR="000E40D2" w:rsidRPr="005C2E19">
        <w:rPr>
          <w:sz w:val="22"/>
          <w:szCs w:val="22"/>
        </w:rPr>
        <w:t xml:space="preserve"> </w:t>
      </w:r>
      <w:r w:rsidR="005C2E19" w:rsidRPr="005C2E19">
        <w:rPr>
          <w:sz w:val="22"/>
          <w:szCs w:val="22"/>
        </w:rPr>
        <w:t>Hom Neeg</w:t>
      </w:r>
      <w:r w:rsidR="000E40D2" w:rsidRPr="005C2E19">
        <w:rPr>
          <w:sz w:val="22"/>
          <w:szCs w:val="22"/>
        </w:rPr>
        <w:t xml:space="preserve">, </w:t>
      </w:r>
      <w:ins w:id="390" w:author="Khamsaolee Xainhiaxang" w:date="2021-07-03T10:16:00Z">
        <w:r w:rsidR="005F2636">
          <w:rPr>
            <w:sz w:val="22"/>
            <w:szCs w:val="22"/>
          </w:rPr>
          <w:t>Neeg Pov</w:t>
        </w:r>
      </w:ins>
      <w:del w:id="391" w:author="Khamsaolee Xainhiaxang" w:date="2021-07-03T10:16:00Z">
        <w:r w:rsidR="005C2E19" w:rsidRPr="005C2E19" w:rsidDel="005F2636">
          <w:rPr>
            <w:sz w:val="22"/>
            <w:szCs w:val="22"/>
          </w:rPr>
          <w:delText>Haiv</w:delText>
        </w:r>
      </w:del>
      <w:r w:rsidR="005C2E19" w:rsidRPr="005C2E19">
        <w:rPr>
          <w:sz w:val="22"/>
          <w:szCs w:val="22"/>
        </w:rPr>
        <w:t xml:space="preserve"> Txwv </w:t>
      </w:r>
      <w:r w:rsidR="000E40D2" w:rsidRPr="005C2E19">
        <w:rPr>
          <w:sz w:val="22"/>
          <w:szCs w:val="22"/>
        </w:rPr>
        <w:t xml:space="preserve">Pacific, </w:t>
      </w:r>
      <w:del w:id="392" w:author="Khamsaolee Xainhiaxang" w:date="2021-07-03T10:18:00Z">
        <w:r w:rsidR="000E40D2" w:rsidRPr="005C2E19" w:rsidDel="005F2636">
          <w:rPr>
            <w:sz w:val="22"/>
            <w:szCs w:val="22"/>
          </w:rPr>
          <w:delText>Kev txom nyem</w:delText>
        </w:r>
      </w:del>
      <w:ins w:id="393" w:author="Khamsaolee Xainhiaxang" w:date="2021-07-03T10:18:00Z">
        <w:r w:rsidR="005F2636">
          <w:rPr>
            <w:sz w:val="22"/>
            <w:szCs w:val="22"/>
          </w:rPr>
          <w:t>Cov neeg uas tsis tau txais kev pab</w:t>
        </w:r>
      </w:ins>
      <w:r w:rsidR="000E40D2" w:rsidRPr="005C2E19">
        <w:rPr>
          <w:sz w:val="22"/>
          <w:szCs w:val="22"/>
        </w:rPr>
        <w:t xml:space="preserve"> thiab cov tub ntxhais kawm </w:t>
      </w:r>
      <w:del w:id="394" w:author="Khamsaolee Xainhiaxang" w:date="2021-07-03T10:18:00Z">
        <w:r w:rsidR="000E40D2" w:rsidRPr="005C2E19" w:rsidDel="005F2636">
          <w:rPr>
            <w:sz w:val="22"/>
            <w:szCs w:val="22"/>
          </w:rPr>
          <w:delText>n</w:delText>
        </w:r>
      </w:del>
      <w:r w:rsidR="000E40D2" w:rsidRPr="005C2E19">
        <w:rPr>
          <w:sz w:val="22"/>
          <w:szCs w:val="22"/>
        </w:rPr>
        <w:t xml:space="preserve">tawv dawb tau teev npe ua </w:t>
      </w:r>
      <w:ins w:id="395" w:author="Khamsaolee Xainhiaxang" w:date="2021-07-03T10:18:00Z">
        <w:r w:rsidR="005F2636">
          <w:rPr>
            <w:sz w:val="22"/>
            <w:szCs w:val="22"/>
          </w:rPr>
          <w:t xml:space="preserve">xim </w:t>
        </w:r>
      </w:ins>
      <w:r w:rsidR="000E40D2" w:rsidRPr="005C2E19">
        <w:rPr>
          <w:sz w:val="22"/>
          <w:szCs w:val="22"/>
        </w:rPr>
        <w:t>txiv kab ntxwv</w:t>
      </w:r>
      <w:del w:id="396" w:author="Khamsaolee Xainhiaxang" w:date="2021-07-03T10:19:00Z">
        <w:r w:rsidR="000E40D2" w:rsidRPr="005C2E19" w:rsidDel="005F2636">
          <w:rPr>
            <w:sz w:val="22"/>
            <w:szCs w:val="22"/>
          </w:rPr>
          <w:delText xml:space="preserve"> Cov</w:delText>
        </w:r>
      </w:del>
      <w:r w:rsidR="000E40D2" w:rsidRPr="005C2E19">
        <w:rPr>
          <w:sz w:val="22"/>
          <w:szCs w:val="22"/>
        </w:rPr>
        <w:t xml:space="preserve">. </w:t>
      </w:r>
      <w:del w:id="397" w:author="Khamsaolee Xainhiaxang" w:date="2021-07-03T11:58:00Z">
        <w:r w:rsidR="000E40D2" w:rsidRPr="005C2E19" w:rsidDel="007E76FF">
          <w:rPr>
            <w:sz w:val="22"/>
            <w:szCs w:val="22"/>
          </w:rPr>
          <w:delText>Hauv paus tsev kawm ntawv</w:delText>
        </w:r>
      </w:del>
      <w:ins w:id="398" w:author="Khamsaolee Xainhiaxang" w:date="2021-07-03T11:58:00Z">
        <w:r w:rsidR="007E76FF">
          <w:rPr>
            <w:sz w:val="22"/>
            <w:szCs w:val="22"/>
          </w:rPr>
          <w:t>Tsev Kawm Haum Nroog</w:t>
        </w:r>
      </w:ins>
      <w:r w:rsidR="000E40D2" w:rsidRPr="005C2E19">
        <w:rPr>
          <w:sz w:val="22"/>
          <w:szCs w:val="22"/>
        </w:rPr>
        <w:t xml:space="preserve"> tus lej muab ncua yog 8.5% </w:t>
      </w:r>
      <w:del w:id="399" w:author="Khamsaolee Xainhiaxang" w:date="2021-07-03T10:19:00Z">
        <w:r w:rsidR="000E40D2" w:rsidRPr="005C2E19" w:rsidDel="005F2636">
          <w:rPr>
            <w:sz w:val="22"/>
            <w:szCs w:val="22"/>
          </w:rPr>
          <w:delText>nrog tus lej ntawm</w:delText>
        </w:r>
      </w:del>
      <w:ins w:id="400" w:author="Khamsaolee Xainhiaxang" w:date="2021-07-03T10:19:00Z">
        <w:r w:rsidR="005F2636">
          <w:rPr>
            <w:sz w:val="22"/>
            <w:szCs w:val="22"/>
          </w:rPr>
          <w:t>tau nqis yog</w:t>
        </w:r>
      </w:ins>
      <w:r w:rsidR="000E40D2" w:rsidRPr="005C2E19">
        <w:rPr>
          <w:sz w:val="22"/>
          <w:szCs w:val="22"/>
        </w:rPr>
        <w:t xml:space="preserve"> -0.7%, uas tau teev nyob hauv</w:t>
      </w:r>
      <w:r w:rsidR="005C2E19" w:rsidRPr="005C2E19">
        <w:rPr>
          <w:sz w:val="22"/>
          <w:szCs w:val="22"/>
        </w:rPr>
        <w:t xml:space="preserve"> qib</w:t>
      </w:r>
      <w:r w:rsidR="000E40D2" w:rsidRPr="005C2E19">
        <w:rPr>
          <w:sz w:val="22"/>
          <w:szCs w:val="22"/>
        </w:rPr>
        <w:t xml:space="preserve"> </w:t>
      </w:r>
      <w:r w:rsidR="005C2E19" w:rsidRPr="005C2E19">
        <w:rPr>
          <w:sz w:val="22"/>
          <w:szCs w:val="22"/>
        </w:rPr>
        <w:t>kev tswj fwv</w:t>
      </w:r>
      <w:r w:rsidR="000E40D2">
        <w:t>.</w:t>
      </w:r>
    </w:p>
    <w:p w14:paraId="543852AC" w14:textId="77777777" w:rsidR="00E43EF1" w:rsidRDefault="00E43EF1">
      <w:pPr>
        <w:pStyle w:val="BodyText"/>
      </w:pPr>
    </w:p>
    <w:p w14:paraId="180B13A9" w14:textId="5D416443" w:rsidR="00E43EF1" w:rsidRPr="00A66514" w:rsidRDefault="00BD4275" w:rsidP="00A66514">
      <w:pPr>
        <w:pStyle w:val="BodyText"/>
        <w:ind w:left="308" w:right="345"/>
        <w:jc w:val="both"/>
        <w:rPr>
          <w:sz w:val="22"/>
          <w:szCs w:val="22"/>
        </w:rPr>
      </w:pPr>
      <w:r w:rsidRPr="00A66514">
        <w:rPr>
          <w:sz w:val="22"/>
          <w:szCs w:val="22"/>
        </w:rPr>
        <w:t xml:space="preserve">TRUSD tau </w:t>
      </w:r>
      <w:del w:id="401" w:author="Khamsaolee Xainhiaxang" w:date="2021-07-03T10:24:00Z">
        <w:r w:rsidRPr="00A66514" w:rsidDel="002C6614">
          <w:rPr>
            <w:sz w:val="22"/>
            <w:szCs w:val="22"/>
          </w:rPr>
          <w:delText xml:space="preserve">pom tias </w:delText>
        </w:r>
      </w:del>
      <w:r w:rsidRPr="00A66514">
        <w:rPr>
          <w:sz w:val="22"/>
          <w:szCs w:val="22"/>
        </w:rPr>
        <w:t xml:space="preserve">muaj kev pab </w:t>
      </w:r>
      <w:del w:id="402" w:author="Khamsaolee Xainhiaxang" w:date="2021-07-03T10:24:00Z">
        <w:r w:rsidRPr="00A66514" w:rsidDel="002C6614">
          <w:rPr>
            <w:sz w:val="22"/>
            <w:szCs w:val="22"/>
          </w:rPr>
          <w:delText>cuam sib txawv vim kev ua tiav ntawm peb</w:delText>
        </w:r>
      </w:del>
      <w:ins w:id="403" w:author="Khamsaolee Xainhiaxang" w:date="2021-07-03T10:24:00Z">
        <w:r w:rsidR="002C6614">
          <w:rPr>
            <w:sz w:val="22"/>
            <w:szCs w:val="22"/>
          </w:rPr>
          <w:t>rau</w:t>
        </w:r>
      </w:ins>
      <w:r w:rsidRPr="00A66514">
        <w:rPr>
          <w:sz w:val="22"/>
          <w:szCs w:val="22"/>
        </w:rPr>
        <w:t xml:space="preserve"> cov tub ntxhais</w:t>
      </w:r>
      <w:ins w:id="404" w:author="Khamsaolee Xainhiaxang" w:date="2021-07-03T10:26:00Z">
        <w:r w:rsidR="002C6614">
          <w:rPr>
            <w:sz w:val="22"/>
            <w:szCs w:val="22"/>
          </w:rPr>
          <w:t xml:space="preserve"> kawm</w:t>
        </w:r>
      </w:ins>
      <w:r w:rsidRPr="00A66514">
        <w:rPr>
          <w:sz w:val="22"/>
          <w:szCs w:val="22"/>
        </w:rPr>
        <w:t xml:space="preserve"> Asmeskas </w:t>
      </w:r>
      <w:ins w:id="405" w:author="Khamsaolee Xainhiaxang" w:date="2021-07-03T10:26:00Z">
        <w:r w:rsidR="002C6614">
          <w:rPr>
            <w:sz w:val="22"/>
            <w:szCs w:val="22"/>
          </w:rPr>
          <w:t xml:space="preserve">dub </w:t>
        </w:r>
      </w:ins>
      <w:r w:rsidRPr="00A66514">
        <w:rPr>
          <w:sz w:val="22"/>
          <w:szCs w:val="22"/>
        </w:rPr>
        <w:t xml:space="preserve">thiab Cov Neeg Kawm Ntawv Uas </w:t>
      </w:r>
      <w:del w:id="406" w:author="Khamsaolee Xainhiaxang" w:date="2021-07-03T10:25:00Z">
        <w:r w:rsidRPr="00A66514" w:rsidDel="002C6614">
          <w:rPr>
            <w:sz w:val="22"/>
            <w:szCs w:val="22"/>
          </w:rPr>
          <w:delText xml:space="preserve">Muaj Kev </w:delText>
        </w:r>
      </w:del>
      <w:r w:rsidRPr="00A66514">
        <w:rPr>
          <w:sz w:val="22"/>
          <w:szCs w:val="22"/>
        </w:rPr>
        <w:t>Xiam Oob Qhab. Cov tub ntxhais kawm Asmesliskas</w:t>
      </w:r>
      <w:ins w:id="407" w:author="Khamsaolee Xainhiaxang" w:date="2021-07-03T10:26:00Z">
        <w:r w:rsidR="002C6614">
          <w:rPr>
            <w:sz w:val="22"/>
            <w:szCs w:val="22"/>
          </w:rPr>
          <w:t xml:space="preserve"> dub</w:t>
        </w:r>
      </w:ins>
      <w:r w:rsidRPr="00A66514">
        <w:rPr>
          <w:sz w:val="22"/>
          <w:szCs w:val="22"/>
        </w:rPr>
        <w:t xml:space="preserve"> </w:t>
      </w:r>
      <w:del w:id="408" w:author="Khamsaolee Xainhiaxang" w:date="2021-07-03T10:27:00Z">
        <w:r w:rsidRPr="00A66514" w:rsidDel="002C6614">
          <w:rPr>
            <w:sz w:val="22"/>
            <w:szCs w:val="22"/>
          </w:rPr>
          <w:delText>tau txheeb xyuas</w:delText>
        </w:r>
      </w:del>
      <w:ins w:id="409" w:author="Khamsaolee Xainhiaxang" w:date="2021-07-03T10:27:00Z">
        <w:r w:rsidR="002C6614">
          <w:rPr>
            <w:sz w:val="22"/>
            <w:szCs w:val="22"/>
          </w:rPr>
          <w:t>teev</w:t>
        </w:r>
      </w:ins>
      <w:r w:rsidRPr="00A66514">
        <w:rPr>
          <w:sz w:val="22"/>
          <w:szCs w:val="22"/>
        </w:rPr>
        <w:t xml:space="preserve"> rau </w:t>
      </w:r>
      <w:ins w:id="410" w:author="Khamsaolee Xainhiaxang" w:date="2021-07-03T10:27:00Z">
        <w:r w:rsidR="002C6614">
          <w:rPr>
            <w:sz w:val="22"/>
            <w:szCs w:val="22"/>
          </w:rPr>
          <w:t xml:space="preserve">qib </w:t>
        </w:r>
      </w:ins>
      <w:r w:rsidRPr="00A66514">
        <w:rPr>
          <w:sz w:val="22"/>
          <w:szCs w:val="22"/>
        </w:rPr>
        <w:t xml:space="preserve">qhov ua tsis tau zoo hauv ELA, Lej, thiab Kev </w:t>
      </w:r>
      <w:del w:id="411" w:author="Khamsaolee Xainhiaxang" w:date="2021-07-03T10:28:00Z">
        <w:r w:rsidRPr="00A66514" w:rsidDel="002C6614">
          <w:rPr>
            <w:sz w:val="22"/>
            <w:szCs w:val="22"/>
          </w:rPr>
          <w:delText>Kawm Tsis Ntev</w:delText>
        </w:r>
      </w:del>
      <w:ins w:id="412" w:author="Khamsaolee Xainhiaxang" w:date="2021-07-03T10:28:00Z">
        <w:r w:rsidR="002C6614">
          <w:rPr>
            <w:sz w:val="22"/>
            <w:szCs w:val="22"/>
          </w:rPr>
          <w:t>Tsis tuaj kawm ntawv</w:t>
        </w:r>
      </w:ins>
      <w:r w:rsidRPr="00A66514">
        <w:rPr>
          <w:sz w:val="22"/>
          <w:szCs w:val="22"/>
        </w:rPr>
        <w:t xml:space="preserve">. TRUSD Cov Tub Kawm Ntawv </w:t>
      </w:r>
      <w:del w:id="413" w:author="Khamsaolee Xainhiaxang" w:date="2021-07-03T10:29:00Z">
        <w:r w:rsidRPr="00A66514" w:rsidDel="002C6614">
          <w:rPr>
            <w:sz w:val="22"/>
            <w:szCs w:val="22"/>
          </w:rPr>
          <w:delText>Muaj Kev</w:delText>
        </w:r>
      </w:del>
      <w:ins w:id="414" w:author="Khamsaolee Xainhiaxang" w:date="2021-07-03T10:29:00Z">
        <w:r w:rsidR="002C6614">
          <w:rPr>
            <w:sz w:val="22"/>
            <w:szCs w:val="22"/>
          </w:rPr>
          <w:t>Uas</w:t>
        </w:r>
      </w:ins>
      <w:r w:rsidRPr="00A66514">
        <w:rPr>
          <w:sz w:val="22"/>
          <w:szCs w:val="22"/>
        </w:rPr>
        <w:t xml:space="preserve"> Xiam Oob Qhab raug txheeb pom tias </w:t>
      </w:r>
      <w:del w:id="415" w:author="Khamsaolee Xainhiaxang" w:date="2021-07-03T10:30:00Z">
        <w:r w:rsidRPr="00A66514" w:rsidDel="002C6614">
          <w:rPr>
            <w:sz w:val="22"/>
            <w:szCs w:val="22"/>
          </w:rPr>
          <w:delText xml:space="preserve">ua </w:delText>
        </w:r>
      </w:del>
      <w:ins w:id="416" w:author="Khamsaolee Xainhiaxang" w:date="2021-07-03T10:30:00Z">
        <w:r w:rsidR="002C6614">
          <w:rPr>
            <w:sz w:val="22"/>
            <w:szCs w:val="22"/>
          </w:rPr>
          <w:t>kawm</w:t>
        </w:r>
        <w:r w:rsidR="002C6614" w:rsidRPr="00A66514">
          <w:rPr>
            <w:sz w:val="22"/>
            <w:szCs w:val="22"/>
          </w:rPr>
          <w:t xml:space="preserve"> </w:t>
        </w:r>
      </w:ins>
      <w:r w:rsidRPr="00A66514">
        <w:rPr>
          <w:sz w:val="22"/>
          <w:szCs w:val="22"/>
        </w:rPr>
        <w:t xml:space="preserve">tsis tau zoo </w:t>
      </w:r>
      <w:r w:rsidR="00A66514" w:rsidRPr="00A66514">
        <w:rPr>
          <w:sz w:val="22"/>
          <w:szCs w:val="22"/>
        </w:rPr>
        <w:t xml:space="preserve">ntawm kev </w:t>
      </w:r>
      <w:r w:rsidRPr="00A66514">
        <w:rPr>
          <w:sz w:val="22"/>
          <w:szCs w:val="22"/>
        </w:rPr>
        <w:t>ua lej</w:t>
      </w:r>
      <w:del w:id="417" w:author="Khamsaolee Xainhiaxang" w:date="2021-07-03T10:31:00Z">
        <w:r w:rsidRPr="00A66514" w:rsidDel="002C6614">
          <w:rPr>
            <w:sz w:val="22"/>
            <w:szCs w:val="22"/>
          </w:rPr>
          <w:delText xml:space="preserve"> zoo ib yam</w:delText>
        </w:r>
      </w:del>
      <w:r w:rsidRPr="00A66514">
        <w:rPr>
          <w:sz w:val="22"/>
          <w:szCs w:val="22"/>
        </w:rPr>
        <w:t xml:space="preserve"> </w:t>
      </w:r>
      <w:ins w:id="418" w:author="Khamsaolee Xainhiaxang" w:date="2021-07-03T10:31:00Z">
        <w:r w:rsidR="002C6614">
          <w:rPr>
            <w:sz w:val="22"/>
            <w:szCs w:val="22"/>
          </w:rPr>
          <w:t xml:space="preserve">xws </w:t>
        </w:r>
      </w:ins>
      <w:r w:rsidRPr="00A66514">
        <w:rPr>
          <w:sz w:val="22"/>
          <w:szCs w:val="22"/>
        </w:rPr>
        <w:t xml:space="preserve">li </w:t>
      </w:r>
      <w:del w:id="419" w:author="Khamsaolee Xainhiaxang" w:date="2021-07-03T10:31:00Z">
        <w:r w:rsidRPr="00A66514" w:rsidDel="002C6614">
          <w:rPr>
            <w:sz w:val="22"/>
            <w:szCs w:val="22"/>
          </w:rPr>
          <w:delText xml:space="preserve">dhau </w:delText>
        </w:r>
      </w:del>
      <w:r w:rsidRPr="00A66514">
        <w:rPr>
          <w:sz w:val="22"/>
          <w:szCs w:val="22"/>
        </w:rPr>
        <w:t>ntawm Cov Txheej Txheem Qeb Siab thiab Kev Ua Hauj</w:t>
      </w:r>
      <w:r w:rsidR="00A66514" w:rsidRPr="00A66514">
        <w:rPr>
          <w:sz w:val="22"/>
          <w:szCs w:val="22"/>
        </w:rPr>
        <w:t xml:space="preserve"> </w:t>
      </w:r>
      <w:r w:rsidRPr="00A66514">
        <w:rPr>
          <w:sz w:val="22"/>
          <w:szCs w:val="22"/>
        </w:rPr>
        <w:t>lwm. TRUSD tab tom ua hauj</w:t>
      </w:r>
      <w:r w:rsidR="00A66514" w:rsidRPr="00A66514">
        <w:rPr>
          <w:sz w:val="22"/>
          <w:szCs w:val="22"/>
        </w:rPr>
        <w:t xml:space="preserve"> </w:t>
      </w:r>
      <w:r w:rsidRPr="00A66514">
        <w:rPr>
          <w:sz w:val="22"/>
          <w:szCs w:val="22"/>
        </w:rPr>
        <w:t xml:space="preserve">lwm nrog </w:t>
      </w:r>
      <w:del w:id="420" w:author="Khamsaolee Xainhiaxang" w:date="2021-07-03T10:32:00Z">
        <w:r w:rsidR="00A66514" w:rsidRPr="00A66514" w:rsidDel="00475A1C">
          <w:rPr>
            <w:sz w:val="22"/>
            <w:szCs w:val="22"/>
          </w:rPr>
          <w:delText xml:space="preserve">Hauv </w:delText>
        </w:r>
      </w:del>
      <w:ins w:id="421" w:author="Khamsaolee Xainhiaxang" w:date="2021-07-03T10:32:00Z">
        <w:r w:rsidR="00475A1C">
          <w:rPr>
            <w:sz w:val="22"/>
            <w:szCs w:val="22"/>
          </w:rPr>
          <w:t>lub</w:t>
        </w:r>
        <w:r w:rsidR="00475A1C" w:rsidRPr="00A66514">
          <w:rPr>
            <w:sz w:val="22"/>
            <w:szCs w:val="22"/>
          </w:rPr>
          <w:t xml:space="preserve"> </w:t>
        </w:r>
      </w:ins>
      <w:r w:rsidR="00A66514" w:rsidRPr="00A66514">
        <w:rPr>
          <w:sz w:val="22"/>
          <w:szCs w:val="22"/>
        </w:rPr>
        <w:t xml:space="preserve">Nroog </w:t>
      </w:r>
      <w:r w:rsidRPr="00A66514">
        <w:rPr>
          <w:sz w:val="22"/>
          <w:szCs w:val="22"/>
        </w:rPr>
        <w:t>Sacramento Chaw Haujl</w:t>
      </w:r>
      <w:r w:rsidR="00A66514" w:rsidRPr="00A66514">
        <w:rPr>
          <w:sz w:val="22"/>
          <w:szCs w:val="22"/>
        </w:rPr>
        <w:t xml:space="preserve"> </w:t>
      </w:r>
      <w:r w:rsidRPr="00A66514">
        <w:rPr>
          <w:sz w:val="22"/>
          <w:szCs w:val="22"/>
        </w:rPr>
        <w:t>wm Saib Xyuas Kev Kawm (</w:t>
      </w:r>
      <w:r w:rsidR="00A66514" w:rsidRPr="00A66514">
        <w:rPr>
          <w:sz w:val="22"/>
          <w:szCs w:val="22"/>
        </w:rPr>
        <w:t xml:space="preserve">Sacramento County Office of Education </w:t>
      </w:r>
      <w:r w:rsidRPr="00A66514">
        <w:rPr>
          <w:sz w:val="22"/>
          <w:szCs w:val="22"/>
        </w:rPr>
        <w:t xml:space="preserve">SCOE) thiab siv </w:t>
      </w:r>
      <w:del w:id="422" w:author="Khamsaolee Xainhiaxang" w:date="2021-07-03T11:58:00Z">
        <w:r w:rsidRPr="00A66514" w:rsidDel="007E76FF">
          <w:rPr>
            <w:sz w:val="22"/>
            <w:szCs w:val="22"/>
          </w:rPr>
          <w:delText>Hauv Paus Tsev Kawm Ntawv</w:delText>
        </w:r>
      </w:del>
      <w:ins w:id="423" w:author="Khamsaolee Xainhiaxang" w:date="2021-07-03T11:58:00Z">
        <w:r w:rsidR="007E76FF">
          <w:rPr>
            <w:sz w:val="22"/>
            <w:szCs w:val="22"/>
          </w:rPr>
          <w:t>Tsev Kawm Haum Nroog</w:t>
        </w:r>
      </w:ins>
      <w:r w:rsidRPr="00A66514">
        <w:rPr>
          <w:sz w:val="22"/>
          <w:szCs w:val="22"/>
        </w:rPr>
        <w:t xml:space="preserve"> Pawg Thawj Coj Saib Xyuas Kev Ua Hauj</w:t>
      </w:r>
      <w:r w:rsidR="00A66514" w:rsidRPr="00A66514">
        <w:rPr>
          <w:sz w:val="22"/>
          <w:szCs w:val="22"/>
        </w:rPr>
        <w:t xml:space="preserve"> </w:t>
      </w:r>
      <w:r w:rsidRPr="00A66514">
        <w:rPr>
          <w:sz w:val="22"/>
          <w:szCs w:val="22"/>
        </w:rPr>
        <w:t>lwm Zoo thiab cov hom phiaj</w:t>
      </w:r>
      <w:r w:rsidR="00A66514" w:rsidRPr="00A66514">
        <w:rPr>
          <w:sz w:val="22"/>
          <w:szCs w:val="22"/>
        </w:rPr>
        <w:t xml:space="preserve"> uas</w:t>
      </w:r>
      <w:r w:rsidRPr="00A66514">
        <w:rPr>
          <w:sz w:val="22"/>
          <w:szCs w:val="22"/>
        </w:rPr>
        <w:t xml:space="preserve"> teeb tsa los saib xyuas peb </w:t>
      </w:r>
      <w:del w:id="424" w:author="Khamsaolee Xainhiaxang" w:date="2021-07-03T10:49:00Z">
        <w:r w:rsidRPr="00A66514" w:rsidDel="00F8756C">
          <w:rPr>
            <w:sz w:val="22"/>
            <w:szCs w:val="22"/>
          </w:rPr>
          <w:delText>qhov kev mob siab</w:delText>
        </w:r>
      </w:del>
      <w:ins w:id="425" w:author="Khamsaolee Xainhiaxang" w:date="2021-07-03T10:49:00Z">
        <w:r w:rsidR="00F8756C">
          <w:rPr>
            <w:sz w:val="22"/>
            <w:szCs w:val="22"/>
          </w:rPr>
          <w:t>cov haauj lwm</w:t>
        </w:r>
      </w:ins>
      <w:r w:rsidRPr="00A66514">
        <w:rPr>
          <w:sz w:val="22"/>
          <w:szCs w:val="22"/>
        </w:rPr>
        <w:t>. Los ntawm cov hauj</w:t>
      </w:r>
      <w:r w:rsidR="00A66514" w:rsidRPr="00A66514">
        <w:rPr>
          <w:sz w:val="22"/>
          <w:szCs w:val="22"/>
        </w:rPr>
        <w:t xml:space="preserve"> </w:t>
      </w:r>
      <w:r w:rsidRPr="00A66514">
        <w:rPr>
          <w:sz w:val="22"/>
          <w:szCs w:val="22"/>
        </w:rPr>
        <w:t>lwm no TRUSD lees paub cov kev xav tau tseem ceeb ntawm txhua lub tsev kawm ntawv thiab lub chaw hauj</w:t>
      </w:r>
      <w:r w:rsidR="00A66514" w:rsidRPr="00A66514">
        <w:rPr>
          <w:sz w:val="22"/>
          <w:szCs w:val="22"/>
        </w:rPr>
        <w:t xml:space="preserve"> </w:t>
      </w:r>
      <w:r w:rsidRPr="00A66514">
        <w:rPr>
          <w:sz w:val="22"/>
          <w:szCs w:val="22"/>
        </w:rPr>
        <w:t xml:space="preserve">lwm hauv nroog thiab peb saib xyuas peb cov ntaub ntawv thiab muab cov kev qhia ntxiv thiab txhawb nqa cov tsev kawm ntawv thiab cov chaw </w:t>
      </w:r>
      <w:r w:rsidR="00A66514" w:rsidRPr="00A66514">
        <w:rPr>
          <w:sz w:val="22"/>
          <w:szCs w:val="22"/>
        </w:rPr>
        <w:t xml:space="preserve">ua </w:t>
      </w:r>
      <w:r w:rsidRPr="00A66514">
        <w:rPr>
          <w:sz w:val="22"/>
          <w:szCs w:val="22"/>
        </w:rPr>
        <w:t>hauj</w:t>
      </w:r>
      <w:r w:rsidR="00A66514" w:rsidRPr="00A66514">
        <w:rPr>
          <w:sz w:val="22"/>
          <w:szCs w:val="22"/>
        </w:rPr>
        <w:t xml:space="preserve"> </w:t>
      </w:r>
      <w:r w:rsidRPr="00A66514">
        <w:rPr>
          <w:sz w:val="22"/>
          <w:szCs w:val="22"/>
        </w:rPr>
        <w:t>lwm thawm xyoo. Qhov kev ua hauj</w:t>
      </w:r>
      <w:r w:rsidR="00A66514" w:rsidRPr="00A66514">
        <w:rPr>
          <w:sz w:val="22"/>
          <w:szCs w:val="22"/>
        </w:rPr>
        <w:t xml:space="preserve"> </w:t>
      </w:r>
      <w:r w:rsidRPr="00A66514">
        <w:rPr>
          <w:sz w:val="22"/>
          <w:szCs w:val="22"/>
        </w:rPr>
        <w:t xml:space="preserve">lwm no pab ua kom </w:t>
      </w:r>
      <w:del w:id="426" w:author="Khamsaolee Xainhiaxang" w:date="2021-07-03T10:55:00Z">
        <w:r w:rsidRPr="00A66514" w:rsidDel="00F8756C">
          <w:rPr>
            <w:sz w:val="22"/>
            <w:szCs w:val="22"/>
          </w:rPr>
          <w:delText>lub zog</w:delText>
        </w:r>
      </w:del>
      <w:ins w:id="427" w:author="Khamsaolee Xainhiaxang" w:date="2021-07-03T10:55:00Z">
        <w:r w:rsidR="00F8756C">
          <w:rPr>
            <w:sz w:val="22"/>
            <w:szCs w:val="22"/>
          </w:rPr>
          <w:t>peb yuav</w:t>
        </w:r>
      </w:ins>
      <w:r w:rsidRPr="00A66514">
        <w:rPr>
          <w:sz w:val="22"/>
          <w:szCs w:val="22"/>
        </w:rPr>
        <w:t xml:space="preserve"> muaj </w:t>
      </w:r>
      <w:del w:id="428" w:author="Khamsaolee Xainhiaxang" w:date="2021-07-03T10:55:00Z">
        <w:r w:rsidRPr="00A66514" w:rsidDel="00F8756C">
          <w:rPr>
            <w:sz w:val="22"/>
            <w:szCs w:val="22"/>
          </w:rPr>
          <w:delText xml:space="preserve">zog </w:delText>
        </w:r>
      </w:del>
      <w:ins w:id="429" w:author="Khamsaolee Xainhiaxang" w:date="2021-07-03T10:55:00Z">
        <w:r w:rsidR="00F8756C">
          <w:rPr>
            <w:sz w:val="22"/>
            <w:szCs w:val="22"/>
          </w:rPr>
          <w:t xml:space="preserve">kev ua tau zoo </w:t>
        </w:r>
      </w:ins>
      <w:r w:rsidRPr="00A66514">
        <w:rPr>
          <w:sz w:val="22"/>
          <w:szCs w:val="22"/>
        </w:rPr>
        <w:t xml:space="preserve">txhawm rau txhim kho </w:t>
      </w:r>
      <w:del w:id="430" w:author="Khamsaolee Xainhiaxang" w:date="2021-07-03T10:56:00Z">
        <w:r w:rsidRPr="00A66514" w:rsidDel="00F8756C">
          <w:rPr>
            <w:sz w:val="22"/>
            <w:szCs w:val="22"/>
          </w:rPr>
          <w:delText>peb thaj chaw ntawm qhov tsis muaj zog</w:delText>
        </w:r>
      </w:del>
      <w:ins w:id="431" w:author="Khamsaolee Xainhiaxang" w:date="2021-07-03T10:56:00Z">
        <w:r w:rsidR="00F8756C">
          <w:rPr>
            <w:sz w:val="22"/>
            <w:szCs w:val="22"/>
          </w:rPr>
          <w:t>tej yam uas peb ua tsis tau zoo</w:t>
        </w:r>
      </w:ins>
      <w:r w:rsidRPr="00A66514">
        <w:rPr>
          <w:sz w:val="22"/>
          <w:szCs w:val="22"/>
        </w:rPr>
        <w:t xml:space="preserve">. Peb tab tom siv </w:t>
      </w:r>
      <w:del w:id="432" w:author="Khamsaolee Xainhiaxang" w:date="2021-07-03T11:58:00Z">
        <w:r w:rsidRPr="00A66514" w:rsidDel="007E76FF">
          <w:rPr>
            <w:sz w:val="22"/>
            <w:szCs w:val="22"/>
          </w:rPr>
          <w:delText>hauv paus tsev kawm ntawv</w:delText>
        </w:r>
      </w:del>
      <w:ins w:id="433" w:author="Khamsaolee Xainhiaxang" w:date="2021-07-03T11:58:00Z">
        <w:r w:rsidR="007E76FF">
          <w:rPr>
            <w:sz w:val="22"/>
            <w:szCs w:val="22"/>
          </w:rPr>
          <w:t>Tsev Kawm Haum Nroog</w:t>
        </w:r>
      </w:ins>
      <w:r w:rsidRPr="00A66514">
        <w:rPr>
          <w:sz w:val="22"/>
          <w:szCs w:val="22"/>
        </w:rPr>
        <w:t xml:space="preserve"> cov qauv kev txhawb nqa los ntawm kev siv Kev Nyab Xeeb thiab Tsev Kawm Ntawv Pej Xeem </w:t>
      </w:r>
      <w:r w:rsidR="00A66514" w:rsidRPr="00A66514">
        <w:rPr>
          <w:sz w:val="22"/>
          <w:szCs w:val="22"/>
        </w:rPr>
        <w:t xml:space="preserve">kev </w:t>
      </w:r>
      <w:r w:rsidRPr="00A66514">
        <w:rPr>
          <w:sz w:val="22"/>
          <w:szCs w:val="22"/>
        </w:rPr>
        <w:t>Ua Hauj</w:t>
      </w:r>
      <w:r w:rsidR="00A66514" w:rsidRPr="00A66514">
        <w:rPr>
          <w:sz w:val="22"/>
          <w:szCs w:val="22"/>
        </w:rPr>
        <w:t xml:space="preserve"> </w:t>
      </w:r>
      <w:r w:rsidRPr="00A66514">
        <w:rPr>
          <w:sz w:val="22"/>
          <w:szCs w:val="22"/>
        </w:rPr>
        <w:t xml:space="preserve">lwm, CHAMPS, thiab Kev Qhuab Qhia hauv </w:t>
      </w:r>
      <w:r w:rsidR="00A66514" w:rsidRPr="00A66514">
        <w:rPr>
          <w:sz w:val="22"/>
          <w:szCs w:val="22"/>
        </w:rPr>
        <w:t>Tsev Kawm</w:t>
      </w:r>
      <w:r w:rsidRPr="00A66514">
        <w:rPr>
          <w:sz w:val="22"/>
          <w:szCs w:val="22"/>
        </w:rPr>
        <w:t xml:space="preserve"> Chav Kawm </w:t>
      </w:r>
      <w:del w:id="434" w:author="Khamsaolee Xainhiaxang" w:date="2021-07-03T11:04:00Z">
        <w:r w:rsidRPr="00A66514" w:rsidDel="00DF69D0">
          <w:rPr>
            <w:sz w:val="22"/>
            <w:szCs w:val="22"/>
          </w:rPr>
          <w:delText>cov kev pab</w:delText>
        </w:r>
      </w:del>
      <w:ins w:id="435" w:author="Khamsaolee Xainhiaxang" w:date="2021-07-03T11:04:00Z">
        <w:r w:rsidR="00DF69D0">
          <w:rPr>
            <w:sz w:val="22"/>
            <w:szCs w:val="22"/>
          </w:rPr>
          <w:t>qib nrab</w:t>
        </w:r>
      </w:ins>
      <w:r w:rsidRPr="00A66514">
        <w:rPr>
          <w:sz w:val="22"/>
          <w:szCs w:val="22"/>
        </w:rPr>
        <w:t>. TRUSD muab kev txhawb rau cov neeg ua hauj</w:t>
      </w:r>
      <w:r w:rsidR="00A66514" w:rsidRPr="00A66514">
        <w:rPr>
          <w:sz w:val="22"/>
          <w:szCs w:val="22"/>
        </w:rPr>
        <w:t xml:space="preserve"> </w:t>
      </w:r>
      <w:r w:rsidRPr="00A66514">
        <w:rPr>
          <w:sz w:val="22"/>
          <w:szCs w:val="22"/>
        </w:rPr>
        <w:t>lwm kom ntseeg tau</w:t>
      </w:r>
      <w:r w:rsidR="00A66514" w:rsidRPr="00A66514">
        <w:rPr>
          <w:sz w:val="22"/>
          <w:szCs w:val="22"/>
        </w:rPr>
        <w:t xml:space="preserve"> tias</w:t>
      </w:r>
      <w:r w:rsidRPr="00A66514">
        <w:rPr>
          <w:sz w:val="22"/>
          <w:szCs w:val="22"/>
        </w:rPr>
        <w:t xml:space="preserve"> cov kws qhia ntawv thiab cov neeg ua hauj</w:t>
      </w:r>
      <w:r w:rsidR="00A66514" w:rsidRPr="00A66514">
        <w:rPr>
          <w:sz w:val="22"/>
          <w:szCs w:val="22"/>
        </w:rPr>
        <w:t xml:space="preserve"> </w:t>
      </w:r>
      <w:r w:rsidRPr="00A66514">
        <w:rPr>
          <w:sz w:val="22"/>
          <w:szCs w:val="22"/>
        </w:rPr>
        <w:t xml:space="preserve">lwm siv cov ntaub ntawv tshiab qhia rau Lus Askiv / Kev Tsim Kho Lus Askiv (ELA / ELD) thiab lej; suav nrog cov ntaub ntawv kawm rau Cov Tub Ntxhais Kawm </w:t>
      </w:r>
      <w:del w:id="436" w:author="Khamsaolee Xainhiaxang" w:date="2021-07-03T11:06:00Z">
        <w:r w:rsidRPr="00A66514" w:rsidDel="00DF69D0">
          <w:rPr>
            <w:sz w:val="22"/>
            <w:szCs w:val="22"/>
          </w:rPr>
          <w:delText>Uas Tsis Taus</w:delText>
        </w:r>
      </w:del>
      <w:ins w:id="437" w:author="Khamsaolee Xainhiaxang" w:date="2021-07-03T11:06:00Z">
        <w:r w:rsidR="00DF69D0">
          <w:rPr>
            <w:sz w:val="22"/>
            <w:szCs w:val="22"/>
          </w:rPr>
          <w:t>Xiam Oos Qhab</w:t>
        </w:r>
      </w:ins>
      <w:r w:rsidRPr="00A66514">
        <w:rPr>
          <w:sz w:val="22"/>
          <w:szCs w:val="22"/>
        </w:rPr>
        <w:t>. Thoob plaws qhov hauj</w:t>
      </w:r>
      <w:r w:rsidR="00A66514" w:rsidRPr="00A66514">
        <w:rPr>
          <w:sz w:val="22"/>
          <w:szCs w:val="22"/>
        </w:rPr>
        <w:t xml:space="preserve"> </w:t>
      </w:r>
      <w:r w:rsidRPr="00A66514">
        <w:rPr>
          <w:sz w:val="22"/>
          <w:szCs w:val="22"/>
        </w:rPr>
        <w:t xml:space="preserve">lwm no TRUSD siv </w:t>
      </w:r>
      <w:del w:id="438" w:author="Khamsaolee Xainhiaxang" w:date="2021-07-03T11:09:00Z">
        <w:r w:rsidR="00A66514" w:rsidRPr="00A66514" w:rsidDel="006304BE">
          <w:rPr>
            <w:sz w:val="22"/>
            <w:szCs w:val="22"/>
          </w:rPr>
          <w:delText>kev tswj fwv</w:delText>
        </w:r>
      </w:del>
      <w:ins w:id="439" w:author="Khamsaolee Xainhiaxang" w:date="2021-07-03T11:09:00Z">
        <w:r w:rsidR="006304BE">
          <w:rPr>
            <w:sz w:val="22"/>
            <w:szCs w:val="22"/>
          </w:rPr>
          <w:t>qhov chaw saib xyuas</w:t>
        </w:r>
      </w:ins>
      <w:r w:rsidRPr="00A66514">
        <w:rPr>
          <w:sz w:val="22"/>
          <w:szCs w:val="22"/>
        </w:rPr>
        <w:t xml:space="preserve"> thiab kev tshuaj ntsuam hauv ib cheeb tsam los txheeb xyuas, txhawb thiab saib xyuas cov tub ntxhais kawm uas xav tau ELA thiab lej. Qhov no yuav txhim kho cov kev txhawb pab muab rau cov kws qhia ntawv thiab cov tsev kawm ntawv qhov ua rau tub ntxhais kawm ua tiav</w:t>
      </w:r>
      <w:r w:rsidR="00A66514" w:rsidRPr="00A66514">
        <w:rPr>
          <w:sz w:val="22"/>
          <w:szCs w:val="22"/>
        </w:rPr>
        <w:t>.</w:t>
      </w:r>
    </w:p>
    <w:p w14:paraId="1E23AAA9" w14:textId="7A60A1C6" w:rsidR="00E43EF1" w:rsidRDefault="00E43EF1">
      <w:pPr>
        <w:pStyle w:val="BodyText"/>
        <w:rPr>
          <w:sz w:val="20"/>
        </w:rPr>
      </w:pPr>
    </w:p>
    <w:p w14:paraId="682B2EE6" w14:textId="77777777" w:rsidR="001E77F9" w:rsidRDefault="001E77F9">
      <w:pPr>
        <w:pStyle w:val="BodyText"/>
        <w:rPr>
          <w:sz w:val="22"/>
        </w:rPr>
      </w:pPr>
    </w:p>
    <w:bookmarkStart w:id="440" w:name="LCAP_Highlights"/>
    <w:bookmarkEnd w:id="440"/>
    <w:p w14:paraId="5956E305" w14:textId="77777777" w:rsidR="00E43EF1" w:rsidRPr="006E685C" w:rsidRDefault="000E40D2">
      <w:pPr>
        <w:pStyle w:val="Heading2"/>
        <w:spacing w:before="89"/>
        <w:ind w:left="240"/>
        <w:rPr>
          <w:sz w:val="32"/>
          <w:szCs w:val="32"/>
        </w:rPr>
      </w:pPr>
      <w:r w:rsidRPr="006E685C">
        <w:rPr>
          <w:sz w:val="32"/>
          <w:szCs w:val="32"/>
        </w:rPr>
        <w:fldChar w:fldCharType="begin"/>
      </w:r>
      <w:r w:rsidRPr="006E685C">
        <w:rPr>
          <w:sz w:val="32"/>
          <w:szCs w:val="32"/>
        </w:rPr>
        <w:instrText xml:space="preserve"> HYPERLINK "http://www.doc-tracking.com/screenshots/21LCAP/Instructions/21LCAPInstructions.htm" \l "LCAPHighlights" \h </w:instrText>
      </w:r>
      <w:r w:rsidRPr="006E685C">
        <w:rPr>
          <w:sz w:val="32"/>
          <w:szCs w:val="32"/>
        </w:rPr>
        <w:fldChar w:fldCharType="separate"/>
      </w:r>
      <w:r w:rsidRPr="006E685C">
        <w:rPr>
          <w:sz w:val="32"/>
          <w:szCs w:val="32"/>
        </w:rPr>
        <w:t>Cov lus tseem ceeb hauv LCAP</w:t>
      </w:r>
      <w:r w:rsidRPr="006E685C">
        <w:rPr>
          <w:sz w:val="32"/>
          <w:szCs w:val="32"/>
        </w:rPr>
        <w:fldChar w:fldCharType="end"/>
      </w:r>
    </w:p>
    <w:p w14:paraId="7550178C" w14:textId="74186C19" w:rsidR="00E43EF1" w:rsidRPr="006E685C" w:rsidRDefault="00B672F4">
      <w:pPr>
        <w:pStyle w:val="BodyText"/>
        <w:tabs>
          <w:tab w:val="left" w:pos="15388"/>
        </w:tabs>
        <w:spacing w:before="46"/>
        <w:ind w:left="240"/>
        <w:rPr>
          <w:sz w:val="22"/>
          <w:szCs w:val="22"/>
        </w:rPr>
      </w:pPr>
      <w:r>
        <w:rPr>
          <w:noProof/>
          <w:sz w:val="22"/>
          <w:szCs w:val="22"/>
          <w:lang w:bidi="th-TH"/>
        </w:rPr>
        <mc:AlternateContent>
          <mc:Choice Requires="wps">
            <w:drawing>
              <wp:anchor distT="0" distB="0" distL="0" distR="0" simplePos="0" relativeHeight="251667456" behindDoc="1" locked="0" layoutInCell="1" allowOverlap="1" wp14:anchorId="7DDAFAED" wp14:editId="10E7104B">
                <wp:simplePos x="0" y="0"/>
                <wp:positionH relativeFrom="page">
                  <wp:posOffset>234950</wp:posOffset>
                </wp:positionH>
                <wp:positionV relativeFrom="paragraph">
                  <wp:posOffset>283845</wp:posOffset>
                </wp:positionV>
                <wp:extent cx="9588500" cy="2450465"/>
                <wp:effectExtent l="0" t="0" r="0" b="0"/>
                <wp:wrapTopAndBottom/>
                <wp:docPr id="466" name="Text 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2450465"/>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180C5626" w14:textId="590FE6DF" w:rsidR="00AD19E5" w:rsidRPr="00E837EC" w:rsidRDefault="00AD19E5" w:rsidP="00E837EC">
                            <w:pPr>
                              <w:pStyle w:val="BodyText"/>
                              <w:spacing w:before="58"/>
                              <w:ind w:left="48" w:right="56"/>
                              <w:jc w:val="both"/>
                              <w:rPr>
                                <w:sz w:val="22"/>
                                <w:szCs w:val="22"/>
                              </w:rPr>
                            </w:pPr>
                            <w:r w:rsidRPr="00E837EC">
                              <w:rPr>
                                <w:sz w:val="22"/>
                                <w:szCs w:val="22"/>
                              </w:rPr>
                              <w:t>LCAP muaj cov kev ua thiab cov kev pab cuam uas ua raws Tsev Kawm Hauv Nroog Twin Rivers Unified Cov Moj Khaum</w:t>
                            </w:r>
                            <w:ins w:id="441" w:author="Khamsaolee Xainhiaxang" w:date="2021-07-03T11:23:00Z">
                              <w:r>
                                <w:rPr>
                                  <w:sz w:val="22"/>
                                  <w:szCs w:val="22"/>
                                </w:rPr>
                                <w:t xml:space="preserve"> (Framework</w:t>
                              </w:r>
                            </w:ins>
                            <w:ins w:id="442" w:author="Khamsaolee Xainhiaxang" w:date="2021-07-03T11:24:00Z">
                              <w:r>
                                <w:rPr>
                                  <w:sz w:val="22"/>
                                  <w:szCs w:val="22"/>
                                </w:rPr>
                                <w:t>)</w:t>
                              </w:r>
                            </w:ins>
                            <w:r w:rsidRPr="00E837EC">
                              <w:rPr>
                                <w:sz w:val="22"/>
                                <w:szCs w:val="22"/>
                              </w:rPr>
                              <w:t xml:space="preserve"> Ntau Tswv Yim </w:t>
                            </w:r>
                            <w:del w:id="443" w:author="Khamsaolee Xainhiaxang" w:date="2021-07-03T11:25:00Z">
                              <w:r w:rsidRPr="00E837EC" w:rsidDel="0082228B">
                                <w:rPr>
                                  <w:sz w:val="22"/>
                                  <w:szCs w:val="22"/>
                                </w:rPr>
                                <w:delText xml:space="preserve">thaum </w:delText>
                              </w:r>
                            </w:del>
                            <w:ins w:id="444" w:author="Khamsaolee Xainhiaxang" w:date="2021-07-03T11:25:00Z">
                              <w:r>
                                <w:rPr>
                                  <w:sz w:val="22"/>
                                  <w:szCs w:val="22"/>
                                </w:rPr>
                                <w:t>xws li</w:t>
                              </w:r>
                              <w:r w:rsidRPr="00E837EC">
                                <w:rPr>
                                  <w:sz w:val="22"/>
                                  <w:szCs w:val="22"/>
                                </w:rPr>
                                <w:t xml:space="preserve"> </w:t>
                              </w:r>
                            </w:ins>
                            <w:r w:rsidRPr="00E837EC">
                              <w:rPr>
                                <w:sz w:val="22"/>
                                <w:szCs w:val="22"/>
                              </w:rPr>
                              <w:t xml:space="preserve">peb ua hauj lwm mus rau 5 lub hom phiaj. </w:t>
                            </w:r>
                            <w:del w:id="445" w:author="Khamsaolee Xainhiaxang" w:date="2021-07-03T11:26:00Z">
                              <w:r w:rsidRPr="00E837EC" w:rsidDel="0082228B">
                                <w:rPr>
                                  <w:sz w:val="22"/>
                                  <w:szCs w:val="22"/>
                                </w:rPr>
                                <w:delText>Los ntawm kev siv</w:delText>
                              </w:r>
                            </w:del>
                            <w:ins w:id="446" w:author="Khamsaolee Xainhiaxang" w:date="2021-07-03T11:26:00Z">
                              <w:r>
                                <w:rPr>
                                  <w:sz w:val="22"/>
                                  <w:szCs w:val="22"/>
                                </w:rPr>
                                <w:t>Raws li</w:t>
                              </w:r>
                            </w:ins>
                            <w:r w:rsidRPr="00E837EC">
                              <w:rPr>
                                <w:sz w:val="22"/>
                                <w:szCs w:val="22"/>
                              </w:rPr>
                              <w:t xml:space="preserve"> kev sib koom tes nrog Pawg Neeg Kawm Kev Txawj Ntse (PLC's), kev txhim kho txuj ci, thiab kev siv nruj</w:t>
                            </w:r>
                            <w:ins w:id="447" w:author="Khamsaolee Xainhiaxang" w:date="2021-07-03T11:27:00Z">
                              <w:r>
                                <w:rPr>
                                  <w:sz w:val="22"/>
                                  <w:szCs w:val="22"/>
                                </w:rPr>
                                <w:t xml:space="preserve"> (Rigorous)</w:t>
                              </w:r>
                            </w:ins>
                            <w:r w:rsidRPr="00E837EC">
                              <w:rPr>
                                <w:sz w:val="22"/>
                                <w:szCs w:val="22"/>
                              </w:rPr>
                              <w:t xml:space="preserve">, tseem tab tom ua hauj lwm, kev cia siab thiab kev pab cuam rau cov tub ntxhais kawm, TRUSD muaj peev xwm tsim qhov chaw kawm ntawv thiab kev kawm uas zoo rau tub ntxhais kawm </w:t>
                            </w:r>
                            <w:del w:id="448" w:author="Khamsaolee Xainhiaxang" w:date="2021-07-03T11:29:00Z">
                              <w:r w:rsidRPr="00E837EC" w:rsidDel="0082228B">
                                <w:rPr>
                                  <w:sz w:val="22"/>
                                  <w:szCs w:val="22"/>
                                </w:rPr>
                                <w:delText>kev ua tiav</w:delText>
                              </w:r>
                            </w:del>
                            <w:ins w:id="449" w:author="Khamsaolee Xainhiaxang" w:date="2021-07-03T11:29:00Z">
                              <w:r>
                                <w:rPr>
                                  <w:sz w:val="22"/>
                                  <w:szCs w:val="22"/>
                                </w:rPr>
                                <w:t>kom kawm tiav</w:t>
                              </w:r>
                            </w:ins>
                            <w:r w:rsidRPr="00E837EC">
                              <w:rPr>
                                <w:sz w:val="22"/>
                                <w:szCs w:val="22"/>
                              </w:rPr>
                              <w:t xml:space="preserve">. </w:t>
                            </w:r>
                            <w:del w:id="450" w:author="Khamsaolee Xainhiaxang" w:date="2021-07-03T11:30:00Z">
                              <w:r w:rsidRPr="00E837EC" w:rsidDel="0082228B">
                                <w:rPr>
                                  <w:sz w:val="22"/>
                                  <w:szCs w:val="22"/>
                                </w:rPr>
                                <w:delText xml:space="preserve">Ua ke </w:delText>
                              </w:r>
                            </w:del>
                            <w:ins w:id="451" w:author="Khamsaolee Xainhiaxang" w:date="2021-07-03T11:30:00Z">
                              <w:r>
                                <w:rPr>
                                  <w:sz w:val="22"/>
                                  <w:szCs w:val="22"/>
                                </w:rPr>
                                <w:t>N</w:t>
                              </w:r>
                            </w:ins>
                            <w:del w:id="452" w:author="Khamsaolee Xainhiaxang" w:date="2021-07-03T11:30:00Z">
                              <w:r w:rsidRPr="00E837EC" w:rsidDel="0082228B">
                                <w:rPr>
                                  <w:sz w:val="22"/>
                                  <w:szCs w:val="22"/>
                                </w:rPr>
                                <w:delText>n</w:delText>
                              </w:r>
                            </w:del>
                            <w:r w:rsidRPr="00E837EC">
                              <w:rPr>
                                <w:sz w:val="22"/>
                                <w:szCs w:val="22"/>
                              </w:rPr>
                              <w:t xml:space="preserve">rog </w:t>
                            </w:r>
                            <w:ins w:id="453" w:author="Khamsaolee Xainhiaxang" w:date="2021-07-03T11:30:00Z">
                              <w:r>
                                <w:rPr>
                                  <w:sz w:val="22"/>
                                  <w:szCs w:val="22"/>
                                </w:rPr>
                                <w:t xml:space="preserve">rau </w:t>
                              </w:r>
                            </w:ins>
                            <w:r w:rsidRPr="00E837EC">
                              <w:rPr>
                                <w:sz w:val="22"/>
                                <w:szCs w:val="22"/>
                              </w:rPr>
                              <w:t xml:space="preserve">cov tswj hwm, cov kws qhia ntawv, thiab cov neeg ua hauj lwm kev sib raug zoo los kaw qhov sib txawv ntawm qhov ua tiav thiab tshem tawm txhua qhov kev tsis sib xws. Cov kev paub dhau los ntawm COVID-19 thiab txoj kev vam meej ntawm Peb Txoj Kev Kawm Mus Ntxiv thiab Kev Tuaj Koom hauv xyoo 2020-2021 kev nce qib thiab cov kev pab cuam rau kev siv thev naus laus zis, </w:t>
                            </w:r>
                            <w:del w:id="454" w:author="Khamsaolee Xainhiaxang" w:date="2021-07-03T11:33:00Z">
                              <w:r w:rsidRPr="00E837EC" w:rsidDel="00477662">
                                <w:rPr>
                                  <w:sz w:val="22"/>
                                  <w:szCs w:val="22"/>
                                </w:rPr>
                                <w:delText xml:space="preserve">niam txiv </w:delText>
                              </w:r>
                            </w:del>
                            <w:r w:rsidRPr="00E837EC">
                              <w:rPr>
                                <w:sz w:val="22"/>
                                <w:szCs w:val="22"/>
                              </w:rPr>
                              <w:t>kev koom tes</w:t>
                            </w:r>
                            <w:ins w:id="455" w:author="Khamsaolee Xainhiaxang" w:date="2021-07-03T11:33:00Z">
                              <w:r>
                                <w:rPr>
                                  <w:sz w:val="22"/>
                                  <w:szCs w:val="22"/>
                                </w:rPr>
                                <w:t xml:space="preserve"> ntawm niam txiv</w:t>
                              </w:r>
                            </w:ins>
                            <w:r w:rsidRPr="00E837EC">
                              <w:rPr>
                                <w:sz w:val="22"/>
                                <w:szCs w:val="22"/>
                              </w:rPr>
                              <w:t>, kev mob hlwb, thiab kev noj qab haus huv thiab kev nyab xeeb.</w:t>
                            </w:r>
                          </w:p>
                          <w:p w14:paraId="2C51AD19" w14:textId="77777777" w:rsidR="00AD19E5" w:rsidRDefault="00AD19E5">
                            <w:pPr>
                              <w:pStyle w:val="BodyText"/>
                            </w:pPr>
                          </w:p>
                          <w:p w14:paraId="546A61E3" w14:textId="74F0B6F6" w:rsidR="00AD19E5" w:rsidRPr="001E77F9" w:rsidRDefault="00AD19E5" w:rsidP="001E77F9">
                            <w:pPr>
                              <w:pStyle w:val="BodyText"/>
                              <w:ind w:left="48"/>
                              <w:jc w:val="both"/>
                              <w:rPr>
                                <w:sz w:val="22"/>
                                <w:szCs w:val="22"/>
                              </w:rPr>
                            </w:pPr>
                            <w:r w:rsidRPr="001E77F9">
                              <w:rPr>
                                <w:sz w:val="22"/>
                                <w:szCs w:val="22"/>
                              </w:rPr>
                              <w:t xml:space="preserve">Twin Rivers LCAP cov hom phiaj </w:t>
                            </w:r>
                            <w:del w:id="456" w:author="Khamsaolee Xainhiaxang" w:date="2021-07-03T11:33:00Z">
                              <w:r w:rsidRPr="001E77F9" w:rsidDel="00477662">
                                <w:rPr>
                                  <w:sz w:val="22"/>
                                  <w:szCs w:val="22"/>
                                </w:rPr>
                                <w:delText>suav nrog</w:delText>
                              </w:r>
                            </w:del>
                            <w:ins w:id="457" w:author="Khamsaolee Xainhiaxang" w:date="2021-07-03T11:33:00Z">
                              <w:r>
                                <w:rPr>
                                  <w:sz w:val="22"/>
                                  <w:szCs w:val="22"/>
                                </w:rPr>
                                <w:t>muaj xws li</w:t>
                              </w:r>
                            </w:ins>
                            <w:r w:rsidRPr="001E77F9">
                              <w:rPr>
                                <w:sz w:val="22"/>
                                <w:szCs w:val="22"/>
                              </w:rPr>
                              <w:t>:</w:t>
                            </w:r>
                          </w:p>
                          <w:p w14:paraId="103A1816" w14:textId="255510C0" w:rsidR="00AD19E5" w:rsidRPr="001E77F9" w:rsidRDefault="00AD19E5" w:rsidP="001E77F9">
                            <w:pPr>
                              <w:pStyle w:val="BodyText"/>
                              <w:numPr>
                                <w:ilvl w:val="0"/>
                                <w:numId w:val="47"/>
                              </w:numPr>
                              <w:tabs>
                                <w:tab w:val="left" w:pos="315"/>
                              </w:tabs>
                              <w:jc w:val="both"/>
                              <w:rPr>
                                <w:sz w:val="22"/>
                                <w:szCs w:val="22"/>
                              </w:rPr>
                            </w:pPr>
                            <w:r w:rsidRPr="001E77F9">
                              <w:rPr>
                                <w:sz w:val="22"/>
                                <w:szCs w:val="22"/>
                              </w:rPr>
                              <w:t xml:space="preserve">Muaj </w:t>
                            </w:r>
                            <w:ins w:id="458" w:author="Khamsaolee Xainhiaxang" w:date="2021-07-03T11:36:00Z">
                              <w:r>
                                <w:rPr>
                                  <w:sz w:val="22"/>
                                  <w:szCs w:val="22"/>
                                </w:rPr>
                                <w:t xml:space="preserve">Ntxiv (Increase) </w:t>
                              </w:r>
                            </w:ins>
                            <w:ins w:id="459" w:author="Khamsaolee Xainhiaxang" w:date="2021-07-03T11:38:00Z">
                              <w:r>
                                <w:rPr>
                                  <w:sz w:val="22"/>
                                  <w:szCs w:val="22"/>
                                </w:rPr>
                                <w:t xml:space="preserve">Kev Muaj Yeej </w:t>
                              </w:r>
                            </w:ins>
                            <w:r w:rsidRPr="001E77F9">
                              <w:rPr>
                                <w:sz w:val="22"/>
                                <w:szCs w:val="22"/>
                              </w:rPr>
                              <w:t xml:space="preserve">Kev Kawm </w:t>
                            </w:r>
                            <w:del w:id="460" w:author="Khamsaolee Xainhiaxang" w:date="2021-07-03T11:38:00Z">
                              <w:r w:rsidRPr="001E77F9" w:rsidDel="00477662">
                                <w:rPr>
                                  <w:sz w:val="22"/>
                                  <w:szCs w:val="22"/>
                                </w:rPr>
                                <w:delText xml:space="preserve">Ntau Dua </w:delText>
                              </w:r>
                            </w:del>
                            <w:r w:rsidRPr="001E77F9">
                              <w:rPr>
                                <w:sz w:val="22"/>
                                <w:szCs w:val="22"/>
                              </w:rPr>
                              <w:t xml:space="preserve">/ </w:t>
                            </w:r>
                            <w:ins w:id="461" w:author="Khamsaolee Xainhiaxang" w:date="2021-07-03T11:38:00Z">
                              <w:r>
                                <w:rPr>
                                  <w:sz w:val="22"/>
                                  <w:szCs w:val="22"/>
                                </w:rPr>
                                <w:t xml:space="preserve">Txo </w:t>
                              </w:r>
                            </w:ins>
                            <w:ins w:id="462" w:author="Khamsaolee Xainhiaxang" w:date="2021-07-03T11:39:00Z">
                              <w:r>
                                <w:rPr>
                                  <w:sz w:val="22"/>
                                  <w:szCs w:val="22"/>
                                </w:rPr>
                                <w:t xml:space="preserve">Nqis Kev Tsis </w:t>
                              </w:r>
                            </w:ins>
                            <w:ins w:id="463" w:author="Khamsaolee Xainhiaxang" w:date="2021-07-03T11:41:00Z">
                              <w:r>
                                <w:rPr>
                                  <w:sz w:val="22"/>
                                  <w:szCs w:val="22"/>
                                </w:rPr>
                                <w:t>Sib Luag</w:t>
                              </w:r>
                            </w:ins>
                            <w:del w:id="464" w:author="Khamsaolee Xainhiaxang" w:date="2021-07-03T11:39:00Z">
                              <w:r w:rsidRPr="001E77F9" w:rsidDel="00477662">
                                <w:rPr>
                                  <w:sz w:val="22"/>
                                  <w:szCs w:val="22"/>
                                </w:rPr>
                                <w:delText>Muaj Txiaj Ntsig Tsis Zoo</w:delText>
                              </w:r>
                            </w:del>
                          </w:p>
                          <w:p w14:paraId="1FBAB692" w14:textId="2310CE09" w:rsidR="00AD19E5" w:rsidRPr="001E77F9" w:rsidRDefault="00AD19E5" w:rsidP="001E77F9">
                            <w:pPr>
                              <w:pStyle w:val="BodyText"/>
                              <w:numPr>
                                <w:ilvl w:val="0"/>
                                <w:numId w:val="47"/>
                              </w:numPr>
                              <w:tabs>
                                <w:tab w:val="left" w:pos="315"/>
                              </w:tabs>
                              <w:jc w:val="both"/>
                              <w:rPr>
                                <w:sz w:val="22"/>
                                <w:szCs w:val="22"/>
                              </w:rPr>
                            </w:pPr>
                            <w:r w:rsidRPr="001E77F9">
                              <w:rPr>
                                <w:sz w:val="22"/>
                                <w:szCs w:val="22"/>
                              </w:rPr>
                              <w:t xml:space="preserve">Kev Npaj </w:t>
                            </w:r>
                            <w:ins w:id="465" w:author="Khamsaolee Xainhiaxang" w:date="2021-07-03T11:35:00Z">
                              <w:r>
                                <w:rPr>
                                  <w:sz w:val="22"/>
                                  <w:szCs w:val="22"/>
                                </w:rPr>
                                <w:t>Txhij Rau Kev</w:t>
                              </w:r>
                            </w:ins>
                            <w:r w:rsidRPr="001E77F9">
                              <w:rPr>
                                <w:sz w:val="22"/>
                                <w:szCs w:val="22"/>
                              </w:rPr>
                              <w:t>Kawm Qib Nrab thiab</w:t>
                            </w:r>
                            <w:del w:id="466" w:author="Khamsaolee Xainhiaxang" w:date="2021-07-03T11:35:00Z">
                              <w:r w:rsidRPr="001E77F9" w:rsidDel="00477662">
                                <w:rPr>
                                  <w:sz w:val="22"/>
                                  <w:szCs w:val="22"/>
                                </w:rPr>
                                <w:delText xml:space="preserve"> Kawm</w:delText>
                              </w:r>
                            </w:del>
                            <w:r w:rsidRPr="001E77F9">
                              <w:rPr>
                                <w:sz w:val="22"/>
                                <w:szCs w:val="22"/>
                              </w:rPr>
                              <w:t xml:space="preserve"> Ua Hauj lwm</w:t>
                            </w:r>
                          </w:p>
                          <w:p w14:paraId="58FAC9D1" w14:textId="25319653" w:rsidR="00AD19E5" w:rsidRPr="001E77F9" w:rsidRDefault="00AD19E5" w:rsidP="001E77F9">
                            <w:pPr>
                              <w:pStyle w:val="BodyText"/>
                              <w:numPr>
                                <w:ilvl w:val="0"/>
                                <w:numId w:val="47"/>
                              </w:numPr>
                              <w:tabs>
                                <w:tab w:val="left" w:pos="315"/>
                              </w:tabs>
                              <w:jc w:val="both"/>
                              <w:rPr>
                                <w:sz w:val="22"/>
                                <w:szCs w:val="22"/>
                              </w:rPr>
                            </w:pPr>
                            <w:r w:rsidRPr="001E77F9">
                              <w:rPr>
                                <w:sz w:val="22"/>
                                <w:szCs w:val="22"/>
                              </w:rPr>
                              <w:t>Txhim kho kab lis kev cai thiab huab cua los ntawm kev koom tes nrog tub ntxhais kawm kev koom tes</w:t>
                            </w:r>
                          </w:p>
                          <w:p w14:paraId="281D3B68" w14:textId="77777777" w:rsidR="00AD19E5" w:rsidRPr="001E77F9" w:rsidRDefault="00AD19E5" w:rsidP="001E77F9">
                            <w:pPr>
                              <w:pStyle w:val="BodyText"/>
                              <w:numPr>
                                <w:ilvl w:val="0"/>
                                <w:numId w:val="47"/>
                              </w:numPr>
                              <w:tabs>
                                <w:tab w:val="left" w:pos="315"/>
                              </w:tabs>
                              <w:jc w:val="both"/>
                              <w:rPr>
                                <w:sz w:val="22"/>
                                <w:szCs w:val="22"/>
                              </w:rPr>
                            </w:pPr>
                            <w:r w:rsidRPr="001E77F9">
                              <w:rPr>
                                <w:sz w:val="22"/>
                                <w:szCs w:val="22"/>
                              </w:rPr>
                              <w:t>Nce Kev Koom Tes Ntawm Niam Txiv</w:t>
                            </w:r>
                          </w:p>
                          <w:p w14:paraId="047CCE84" w14:textId="77777777" w:rsidR="00AD19E5" w:rsidRPr="001E77F9" w:rsidRDefault="00AD19E5" w:rsidP="001E77F9">
                            <w:pPr>
                              <w:pStyle w:val="BodyText"/>
                              <w:numPr>
                                <w:ilvl w:val="0"/>
                                <w:numId w:val="47"/>
                              </w:numPr>
                              <w:tabs>
                                <w:tab w:val="left" w:pos="315"/>
                              </w:tabs>
                              <w:jc w:val="both"/>
                              <w:rPr>
                                <w:sz w:val="22"/>
                                <w:szCs w:val="22"/>
                              </w:rPr>
                            </w:pPr>
                            <w:r w:rsidRPr="001E77F9">
                              <w:rPr>
                                <w:sz w:val="22"/>
                                <w:szCs w:val="22"/>
                              </w:rPr>
                              <w:t>Muab Cov Vaj Tse uas Huv Si, Nyab Xeeb thiab Tsim Nyog Rau Kev Kawm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AFAED" id="Text Box 424" o:spid="_x0000_s1044" type="#_x0000_t202" style="position:absolute;left:0;text-align:left;margin-left:18.5pt;margin-top:22.35pt;width:755pt;height:192.9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" filled="f" strokecolor="#8496b0" strokeweight="1pt">
                <v:textbox inset="0,0,0,0">
                  <w:txbxContent>
                    <w:p w14:paraId="180C5626" w14:textId="590FE6DF" w:rsidR="00AD19E5" w:rsidRPr="00E837EC" w:rsidRDefault="00AD19E5" w:rsidP="00E837EC">
                      <w:pPr>
                        <w:pStyle w:val="BodyText"/>
                        <w:spacing w:before="58"/>
                        <w:ind w:left="48" w:right="56"/>
                        <w:jc w:val="both"/>
                        <w:rPr>
                          <w:sz w:val="22"/>
                          <w:szCs w:val="22"/>
                        </w:rPr>
                      </w:pPr>
                      <w:r w:rsidRPr="00E837EC">
                        <w:rPr>
                          <w:sz w:val="22"/>
                          <w:szCs w:val="22"/>
                        </w:rPr>
                        <w:t>LCAP muaj cov kev ua thiab cov kev pab cuam uas ua raws Tsev Kawm Hauv Nroog Twin Rivers Unified Cov Moj Khaum</w:t>
                      </w:r>
                      <w:ins w:id="467" w:author="Khamsaolee Xainhiaxang" w:date="2021-07-03T11:23:00Z">
                        <w:r>
                          <w:rPr>
                            <w:sz w:val="22"/>
                            <w:szCs w:val="22"/>
                          </w:rPr>
                          <w:t xml:space="preserve"> (Framework</w:t>
                        </w:r>
                      </w:ins>
                      <w:ins w:id="468" w:author="Khamsaolee Xainhiaxang" w:date="2021-07-03T11:24:00Z">
                        <w:r>
                          <w:rPr>
                            <w:sz w:val="22"/>
                            <w:szCs w:val="22"/>
                          </w:rPr>
                          <w:t>)</w:t>
                        </w:r>
                      </w:ins>
                      <w:r w:rsidRPr="00E837EC">
                        <w:rPr>
                          <w:sz w:val="22"/>
                          <w:szCs w:val="22"/>
                        </w:rPr>
                        <w:t xml:space="preserve"> Ntau Tswv Yim </w:t>
                      </w:r>
                      <w:del w:id="469" w:author="Khamsaolee Xainhiaxang" w:date="2021-07-03T11:25:00Z">
                        <w:r w:rsidRPr="00E837EC" w:rsidDel="0082228B">
                          <w:rPr>
                            <w:sz w:val="22"/>
                            <w:szCs w:val="22"/>
                          </w:rPr>
                          <w:delText xml:space="preserve">thaum </w:delText>
                        </w:r>
                      </w:del>
                      <w:ins w:id="470" w:author="Khamsaolee Xainhiaxang" w:date="2021-07-03T11:25:00Z">
                        <w:r>
                          <w:rPr>
                            <w:sz w:val="22"/>
                            <w:szCs w:val="22"/>
                          </w:rPr>
                          <w:t>xws li</w:t>
                        </w:r>
                        <w:r w:rsidRPr="00E837EC">
                          <w:rPr>
                            <w:sz w:val="22"/>
                            <w:szCs w:val="22"/>
                          </w:rPr>
                          <w:t xml:space="preserve"> </w:t>
                        </w:r>
                      </w:ins>
                      <w:r w:rsidRPr="00E837EC">
                        <w:rPr>
                          <w:sz w:val="22"/>
                          <w:szCs w:val="22"/>
                        </w:rPr>
                        <w:t xml:space="preserve">peb ua hauj lwm mus rau 5 lub hom phiaj. </w:t>
                      </w:r>
                      <w:del w:id="471" w:author="Khamsaolee Xainhiaxang" w:date="2021-07-03T11:26:00Z">
                        <w:r w:rsidRPr="00E837EC" w:rsidDel="0082228B">
                          <w:rPr>
                            <w:sz w:val="22"/>
                            <w:szCs w:val="22"/>
                          </w:rPr>
                          <w:delText>Los ntawm kev siv</w:delText>
                        </w:r>
                      </w:del>
                      <w:ins w:id="472" w:author="Khamsaolee Xainhiaxang" w:date="2021-07-03T11:26:00Z">
                        <w:r>
                          <w:rPr>
                            <w:sz w:val="22"/>
                            <w:szCs w:val="22"/>
                          </w:rPr>
                          <w:t>Raws li</w:t>
                        </w:r>
                      </w:ins>
                      <w:r w:rsidRPr="00E837EC">
                        <w:rPr>
                          <w:sz w:val="22"/>
                          <w:szCs w:val="22"/>
                        </w:rPr>
                        <w:t xml:space="preserve"> kev sib koom tes nrog Pawg Neeg Kawm Kev Txawj Ntse (PLC's), kev txhim kho txuj ci, thiab kev siv nruj</w:t>
                      </w:r>
                      <w:ins w:id="473" w:author="Khamsaolee Xainhiaxang" w:date="2021-07-03T11:27:00Z">
                        <w:r>
                          <w:rPr>
                            <w:sz w:val="22"/>
                            <w:szCs w:val="22"/>
                          </w:rPr>
                          <w:t xml:space="preserve"> (Rigorous)</w:t>
                        </w:r>
                      </w:ins>
                      <w:r w:rsidRPr="00E837EC">
                        <w:rPr>
                          <w:sz w:val="22"/>
                          <w:szCs w:val="22"/>
                        </w:rPr>
                        <w:t xml:space="preserve">, tseem tab tom ua hauj lwm, kev cia siab thiab kev pab cuam rau cov tub ntxhais kawm, TRUSD muaj peev xwm tsim qhov chaw kawm ntawv thiab kev kawm uas zoo rau tub ntxhais kawm </w:t>
                      </w:r>
                      <w:del w:id="474" w:author="Khamsaolee Xainhiaxang" w:date="2021-07-03T11:29:00Z">
                        <w:r w:rsidRPr="00E837EC" w:rsidDel="0082228B">
                          <w:rPr>
                            <w:sz w:val="22"/>
                            <w:szCs w:val="22"/>
                          </w:rPr>
                          <w:delText>kev ua tiav</w:delText>
                        </w:r>
                      </w:del>
                      <w:ins w:id="475" w:author="Khamsaolee Xainhiaxang" w:date="2021-07-03T11:29:00Z">
                        <w:r>
                          <w:rPr>
                            <w:sz w:val="22"/>
                            <w:szCs w:val="22"/>
                          </w:rPr>
                          <w:t>kom kawm tiav</w:t>
                        </w:r>
                      </w:ins>
                      <w:r w:rsidRPr="00E837EC">
                        <w:rPr>
                          <w:sz w:val="22"/>
                          <w:szCs w:val="22"/>
                        </w:rPr>
                        <w:t xml:space="preserve">. </w:t>
                      </w:r>
                      <w:del w:id="476" w:author="Khamsaolee Xainhiaxang" w:date="2021-07-03T11:30:00Z">
                        <w:r w:rsidRPr="00E837EC" w:rsidDel="0082228B">
                          <w:rPr>
                            <w:sz w:val="22"/>
                            <w:szCs w:val="22"/>
                          </w:rPr>
                          <w:delText xml:space="preserve">Ua ke </w:delText>
                        </w:r>
                      </w:del>
                      <w:ins w:id="477" w:author="Khamsaolee Xainhiaxang" w:date="2021-07-03T11:30:00Z">
                        <w:r>
                          <w:rPr>
                            <w:sz w:val="22"/>
                            <w:szCs w:val="22"/>
                          </w:rPr>
                          <w:t>N</w:t>
                        </w:r>
                      </w:ins>
                      <w:del w:id="478" w:author="Khamsaolee Xainhiaxang" w:date="2021-07-03T11:30:00Z">
                        <w:r w:rsidRPr="00E837EC" w:rsidDel="0082228B">
                          <w:rPr>
                            <w:sz w:val="22"/>
                            <w:szCs w:val="22"/>
                          </w:rPr>
                          <w:delText>n</w:delText>
                        </w:r>
                      </w:del>
                      <w:r w:rsidRPr="00E837EC">
                        <w:rPr>
                          <w:sz w:val="22"/>
                          <w:szCs w:val="22"/>
                        </w:rPr>
                        <w:t xml:space="preserve">rog </w:t>
                      </w:r>
                      <w:ins w:id="479" w:author="Khamsaolee Xainhiaxang" w:date="2021-07-03T11:30:00Z">
                        <w:r>
                          <w:rPr>
                            <w:sz w:val="22"/>
                            <w:szCs w:val="22"/>
                          </w:rPr>
                          <w:t xml:space="preserve">rau </w:t>
                        </w:r>
                      </w:ins>
                      <w:r w:rsidRPr="00E837EC">
                        <w:rPr>
                          <w:sz w:val="22"/>
                          <w:szCs w:val="22"/>
                        </w:rPr>
                        <w:t xml:space="preserve">cov tswj hwm, cov kws qhia ntawv, thiab cov neeg ua hauj lwm kev sib raug zoo los kaw qhov sib txawv ntawm qhov ua tiav thiab tshem tawm txhua qhov kev tsis sib xws. Cov kev paub dhau los ntawm COVID-19 thiab txoj kev vam meej ntawm Peb Txoj Kev Kawm Mus Ntxiv thiab Kev Tuaj Koom hauv xyoo 2020-2021 kev nce qib thiab cov kev pab cuam rau kev siv thev naus laus zis, </w:t>
                      </w:r>
                      <w:del w:id="480" w:author="Khamsaolee Xainhiaxang" w:date="2021-07-03T11:33:00Z">
                        <w:r w:rsidRPr="00E837EC" w:rsidDel="00477662">
                          <w:rPr>
                            <w:sz w:val="22"/>
                            <w:szCs w:val="22"/>
                          </w:rPr>
                          <w:delText xml:space="preserve">niam txiv </w:delText>
                        </w:r>
                      </w:del>
                      <w:r w:rsidRPr="00E837EC">
                        <w:rPr>
                          <w:sz w:val="22"/>
                          <w:szCs w:val="22"/>
                        </w:rPr>
                        <w:t>kev koom tes</w:t>
                      </w:r>
                      <w:ins w:id="481" w:author="Khamsaolee Xainhiaxang" w:date="2021-07-03T11:33:00Z">
                        <w:r>
                          <w:rPr>
                            <w:sz w:val="22"/>
                            <w:szCs w:val="22"/>
                          </w:rPr>
                          <w:t xml:space="preserve"> ntawm niam txiv</w:t>
                        </w:r>
                      </w:ins>
                      <w:r w:rsidRPr="00E837EC">
                        <w:rPr>
                          <w:sz w:val="22"/>
                          <w:szCs w:val="22"/>
                        </w:rPr>
                        <w:t>, kev mob hlwb, thiab kev noj qab haus huv thiab kev nyab xeeb.</w:t>
                      </w:r>
                    </w:p>
                    <w:p w14:paraId="2C51AD19" w14:textId="77777777" w:rsidR="00AD19E5" w:rsidRDefault="00AD19E5">
                      <w:pPr>
                        <w:pStyle w:val="BodyText"/>
                      </w:pPr>
                    </w:p>
                    <w:p w14:paraId="546A61E3" w14:textId="74F0B6F6" w:rsidR="00AD19E5" w:rsidRPr="001E77F9" w:rsidRDefault="00AD19E5" w:rsidP="001E77F9">
                      <w:pPr>
                        <w:pStyle w:val="BodyText"/>
                        <w:ind w:left="48"/>
                        <w:jc w:val="both"/>
                        <w:rPr>
                          <w:sz w:val="22"/>
                          <w:szCs w:val="22"/>
                        </w:rPr>
                      </w:pPr>
                      <w:r w:rsidRPr="001E77F9">
                        <w:rPr>
                          <w:sz w:val="22"/>
                          <w:szCs w:val="22"/>
                        </w:rPr>
                        <w:t xml:space="preserve">Twin Rivers LCAP cov hom phiaj </w:t>
                      </w:r>
                      <w:del w:id="482" w:author="Khamsaolee Xainhiaxang" w:date="2021-07-03T11:33:00Z">
                        <w:r w:rsidRPr="001E77F9" w:rsidDel="00477662">
                          <w:rPr>
                            <w:sz w:val="22"/>
                            <w:szCs w:val="22"/>
                          </w:rPr>
                          <w:delText>suav nrog</w:delText>
                        </w:r>
                      </w:del>
                      <w:ins w:id="483" w:author="Khamsaolee Xainhiaxang" w:date="2021-07-03T11:33:00Z">
                        <w:r>
                          <w:rPr>
                            <w:sz w:val="22"/>
                            <w:szCs w:val="22"/>
                          </w:rPr>
                          <w:t>muaj xws li</w:t>
                        </w:r>
                      </w:ins>
                      <w:r w:rsidRPr="001E77F9">
                        <w:rPr>
                          <w:sz w:val="22"/>
                          <w:szCs w:val="22"/>
                        </w:rPr>
                        <w:t>:</w:t>
                      </w:r>
                    </w:p>
                    <w:p w14:paraId="103A1816" w14:textId="255510C0" w:rsidR="00AD19E5" w:rsidRPr="001E77F9" w:rsidRDefault="00AD19E5" w:rsidP="001E77F9">
                      <w:pPr>
                        <w:pStyle w:val="BodyText"/>
                        <w:numPr>
                          <w:ilvl w:val="0"/>
                          <w:numId w:val="47"/>
                        </w:numPr>
                        <w:tabs>
                          <w:tab w:val="left" w:pos="315"/>
                        </w:tabs>
                        <w:jc w:val="both"/>
                        <w:rPr>
                          <w:sz w:val="22"/>
                          <w:szCs w:val="22"/>
                        </w:rPr>
                      </w:pPr>
                      <w:r w:rsidRPr="001E77F9">
                        <w:rPr>
                          <w:sz w:val="22"/>
                          <w:szCs w:val="22"/>
                        </w:rPr>
                        <w:t xml:space="preserve">Muaj </w:t>
                      </w:r>
                      <w:ins w:id="484" w:author="Khamsaolee Xainhiaxang" w:date="2021-07-03T11:36:00Z">
                        <w:r>
                          <w:rPr>
                            <w:sz w:val="22"/>
                            <w:szCs w:val="22"/>
                          </w:rPr>
                          <w:t xml:space="preserve">Ntxiv (Increase) </w:t>
                        </w:r>
                      </w:ins>
                      <w:ins w:id="485" w:author="Khamsaolee Xainhiaxang" w:date="2021-07-03T11:38:00Z">
                        <w:r>
                          <w:rPr>
                            <w:sz w:val="22"/>
                            <w:szCs w:val="22"/>
                          </w:rPr>
                          <w:t xml:space="preserve">Kev Muaj Yeej </w:t>
                        </w:r>
                      </w:ins>
                      <w:r w:rsidRPr="001E77F9">
                        <w:rPr>
                          <w:sz w:val="22"/>
                          <w:szCs w:val="22"/>
                        </w:rPr>
                        <w:t xml:space="preserve">Kev Kawm </w:t>
                      </w:r>
                      <w:del w:id="486" w:author="Khamsaolee Xainhiaxang" w:date="2021-07-03T11:38:00Z">
                        <w:r w:rsidRPr="001E77F9" w:rsidDel="00477662">
                          <w:rPr>
                            <w:sz w:val="22"/>
                            <w:szCs w:val="22"/>
                          </w:rPr>
                          <w:delText xml:space="preserve">Ntau Dua </w:delText>
                        </w:r>
                      </w:del>
                      <w:r w:rsidRPr="001E77F9">
                        <w:rPr>
                          <w:sz w:val="22"/>
                          <w:szCs w:val="22"/>
                        </w:rPr>
                        <w:t xml:space="preserve">/ </w:t>
                      </w:r>
                      <w:ins w:id="487" w:author="Khamsaolee Xainhiaxang" w:date="2021-07-03T11:38:00Z">
                        <w:r>
                          <w:rPr>
                            <w:sz w:val="22"/>
                            <w:szCs w:val="22"/>
                          </w:rPr>
                          <w:t xml:space="preserve">Txo </w:t>
                        </w:r>
                      </w:ins>
                      <w:ins w:id="488" w:author="Khamsaolee Xainhiaxang" w:date="2021-07-03T11:39:00Z">
                        <w:r>
                          <w:rPr>
                            <w:sz w:val="22"/>
                            <w:szCs w:val="22"/>
                          </w:rPr>
                          <w:t xml:space="preserve">Nqis Kev Tsis </w:t>
                        </w:r>
                      </w:ins>
                      <w:ins w:id="489" w:author="Khamsaolee Xainhiaxang" w:date="2021-07-03T11:41:00Z">
                        <w:r>
                          <w:rPr>
                            <w:sz w:val="22"/>
                            <w:szCs w:val="22"/>
                          </w:rPr>
                          <w:t>Sib Luag</w:t>
                        </w:r>
                      </w:ins>
                      <w:del w:id="490" w:author="Khamsaolee Xainhiaxang" w:date="2021-07-03T11:39:00Z">
                        <w:r w:rsidRPr="001E77F9" w:rsidDel="00477662">
                          <w:rPr>
                            <w:sz w:val="22"/>
                            <w:szCs w:val="22"/>
                          </w:rPr>
                          <w:delText>Muaj Txiaj Ntsig Tsis Zoo</w:delText>
                        </w:r>
                      </w:del>
                    </w:p>
                    <w:p w14:paraId="1FBAB692" w14:textId="2310CE09" w:rsidR="00AD19E5" w:rsidRPr="001E77F9" w:rsidRDefault="00AD19E5" w:rsidP="001E77F9">
                      <w:pPr>
                        <w:pStyle w:val="BodyText"/>
                        <w:numPr>
                          <w:ilvl w:val="0"/>
                          <w:numId w:val="47"/>
                        </w:numPr>
                        <w:tabs>
                          <w:tab w:val="left" w:pos="315"/>
                        </w:tabs>
                        <w:jc w:val="both"/>
                        <w:rPr>
                          <w:sz w:val="22"/>
                          <w:szCs w:val="22"/>
                        </w:rPr>
                      </w:pPr>
                      <w:r w:rsidRPr="001E77F9">
                        <w:rPr>
                          <w:sz w:val="22"/>
                          <w:szCs w:val="22"/>
                        </w:rPr>
                        <w:t xml:space="preserve">Kev Npaj </w:t>
                      </w:r>
                      <w:ins w:id="491" w:author="Khamsaolee Xainhiaxang" w:date="2021-07-03T11:35:00Z">
                        <w:r>
                          <w:rPr>
                            <w:sz w:val="22"/>
                            <w:szCs w:val="22"/>
                          </w:rPr>
                          <w:t>Txhij Rau Kev</w:t>
                        </w:r>
                      </w:ins>
                      <w:r w:rsidRPr="001E77F9">
                        <w:rPr>
                          <w:sz w:val="22"/>
                          <w:szCs w:val="22"/>
                        </w:rPr>
                        <w:t>Kawm Qib Nrab thiab</w:t>
                      </w:r>
                      <w:del w:id="492" w:author="Khamsaolee Xainhiaxang" w:date="2021-07-03T11:35:00Z">
                        <w:r w:rsidRPr="001E77F9" w:rsidDel="00477662">
                          <w:rPr>
                            <w:sz w:val="22"/>
                            <w:szCs w:val="22"/>
                          </w:rPr>
                          <w:delText xml:space="preserve"> Kawm</w:delText>
                        </w:r>
                      </w:del>
                      <w:r w:rsidRPr="001E77F9">
                        <w:rPr>
                          <w:sz w:val="22"/>
                          <w:szCs w:val="22"/>
                        </w:rPr>
                        <w:t xml:space="preserve"> Ua Hauj lwm</w:t>
                      </w:r>
                    </w:p>
                    <w:p w14:paraId="58FAC9D1" w14:textId="25319653" w:rsidR="00AD19E5" w:rsidRPr="001E77F9" w:rsidRDefault="00AD19E5" w:rsidP="001E77F9">
                      <w:pPr>
                        <w:pStyle w:val="BodyText"/>
                        <w:numPr>
                          <w:ilvl w:val="0"/>
                          <w:numId w:val="47"/>
                        </w:numPr>
                        <w:tabs>
                          <w:tab w:val="left" w:pos="315"/>
                        </w:tabs>
                        <w:jc w:val="both"/>
                        <w:rPr>
                          <w:sz w:val="22"/>
                          <w:szCs w:val="22"/>
                        </w:rPr>
                      </w:pPr>
                      <w:r w:rsidRPr="001E77F9">
                        <w:rPr>
                          <w:sz w:val="22"/>
                          <w:szCs w:val="22"/>
                        </w:rPr>
                        <w:t>Txhim kho kab lis kev cai thiab huab cua los ntawm kev koom tes nrog tub ntxhais kawm kev koom tes</w:t>
                      </w:r>
                    </w:p>
                    <w:p w14:paraId="281D3B68" w14:textId="77777777" w:rsidR="00AD19E5" w:rsidRPr="001E77F9" w:rsidRDefault="00AD19E5" w:rsidP="001E77F9">
                      <w:pPr>
                        <w:pStyle w:val="BodyText"/>
                        <w:numPr>
                          <w:ilvl w:val="0"/>
                          <w:numId w:val="47"/>
                        </w:numPr>
                        <w:tabs>
                          <w:tab w:val="left" w:pos="315"/>
                        </w:tabs>
                        <w:jc w:val="both"/>
                        <w:rPr>
                          <w:sz w:val="22"/>
                          <w:szCs w:val="22"/>
                        </w:rPr>
                      </w:pPr>
                      <w:r w:rsidRPr="001E77F9">
                        <w:rPr>
                          <w:sz w:val="22"/>
                          <w:szCs w:val="22"/>
                        </w:rPr>
                        <w:t>Nce Kev Koom Tes Ntawm Niam Txiv</w:t>
                      </w:r>
                    </w:p>
                    <w:p w14:paraId="047CCE84" w14:textId="77777777" w:rsidR="00AD19E5" w:rsidRPr="001E77F9" w:rsidRDefault="00AD19E5" w:rsidP="001E77F9">
                      <w:pPr>
                        <w:pStyle w:val="BodyText"/>
                        <w:numPr>
                          <w:ilvl w:val="0"/>
                          <w:numId w:val="47"/>
                        </w:numPr>
                        <w:tabs>
                          <w:tab w:val="left" w:pos="315"/>
                        </w:tabs>
                        <w:jc w:val="both"/>
                        <w:rPr>
                          <w:sz w:val="22"/>
                          <w:szCs w:val="22"/>
                        </w:rPr>
                      </w:pPr>
                      <w:r w:rsidRPr="001E77F9">
                        <w:rPr>
                          <w:sz w:val="22"/>
                          <w:szCs w:val="22"/>
                        </w:rPr>
                        <w:t>Muab Cov Vaj Tse uas Huv Si, Nyab Xeeb thiab Tsim Nyog Rau Kev Kawm</w:t>
                      </w:r>
                    </w:p>
                  </w:txbxContent>
                </v:textbox>
                <w10:wrap type="topAndBottom" anchorx="page"/>
              </v:shape>
            </w:pict>
          </mc:Fallback>
        </mc:AlternateContent>
      </w:r>
      <w:r w:rsidR="000E40D2" w:rsidRPr="006E685C">
        <w:rPr>
          <w:sz w:val="22"/>
          <w:szCs w:val="22"/>
          <w:shd w:val="clear" w:color="auto" w:fill="DBE5F1"/>
        </w:rPr>
        <w:t>Cov ntsiab l</w:t>
      </w:r>
      <w:r w:rsidR="006E685C" w:rsidRPr="006E685C">
        <w:rPr>
          <w:sz w:val="22"/>
          <w:szCs w:val="22"/>
          <w:shd w:val="clear" w:color="auto" w:fill="DBE5F1"/>
        </w:rPr>
        <w:t>us paiv qhia</w:t>
      </w:r>
      <w:r w:rsidR="000E40D2" w:rsidRPr="006E685C">
        <w:rPr>
          <w:sz w:val="22"/>
          <w:szCs w:val="22"/>
          <w:shd w:val="clear" w:color="auto" w:fill="DBE5F1"/>
        </w:rPr>
        <w:t xml:space="preserve"> ntawm LCAP, </w:t>
      </w:r>
      <w:del w:id="493" w:author="Khamsaolee Xainhiaxang" w:date="2021-07-03T11:11:00Z">
        <w:r w:rsidR="000E40D2" w:rsidRPr="006E685C" w:rsidDel="006304BE">
          <w:rPr>
            <w:sz w:val="22"/>
            <w:szCs w:val="22"/>
            <w:shd w:val="clear" w:color="auto" w:fill="DBE5F1"/>
          </w:rPr>
          <w:delText xml:space="preserve">suav </w:delText>
        </w:r>
      </w:del>
      <w:r w:rsidR="000E40D2" w:rsidRPr="006E685C">
        <w:rPr>
          <w:sz w:val="22"/>
          <w:szCs w:val="22"/>
          <w:shd w:val="clear" w:color="auto" w:fill="DBE5F1"/>
        </w:rPr>
        <w:t xml:space="preserve">nrog </w:t>
      </w:r>
      <w:ins w:id="494" w:author="Khamsaolee Xainhiaxang" w:date="2021-07-03T11:11:00Z">
        <w:r w:rsidR="006304BE">
          <w:rPr>
            <w:sz w:val="22"/>
            <w:szCs w:val="22"/>
            <w:shd w:val="clear" w:color="auto" w:fill="DBE5F1"/>
          </w:rPr>
          <w:t xml:space="preserve">rau </w:t>
        </w:r>
      </w:ins>
      <w:r w:rsidR="000E40D2" w:rsidRPr="006E685C">
        <w:rPr>
          <w:sz w:val="22"/>
          <w:szCs w:val="22"/>
          <w:shd w:val="clear" w:color="auto" w:fill="DBE5F1"/>
        </w:rPr>
        <w:t>ib cov hauj</w:t>
      </w:r>
      <w:r w:rsidR="006E685C" w:rsidRPr="006E685C">
        <w:rPr>
          <w:sz w:val="22"/>
          <w:szCs w:val="22"/>
          <w:shd w:val="clear" w:color="auto" w:fill="DBE5F1"/>
        </w:rPr>
        <w:t xml:space="preserve"> </w:t>
      </w:r>
      <w:r w:rsidR="000E40D2" w:rsidRPr="006E685C">
        <w:rPr>
          <w:sz w:val="22"/>
          <w:szCs w:val="22"/>
          <w:shd w:val="clear" w:color="auto" w:fill="DBE5F1"/>
        </w:rPr>
        <w:t>lwm tseem ceeb uas yuav tsum muaj qhia txog.</w:t>
      </w:r>
      <w:r w:rsidR="000E40D2" w:rsidRPr="006E685C">
        <w:rPr>
          <w:sz w:val="22"/>
          <w:szCs w:val="22"/>
          <w:shd w:val="clear" w:color="auto" w:fill="DBE5F1"/>
        </w:rPr>
        <w:tab/>
      </w:r>
    </w:p>
    <w:p w14:paraId="1CA442CF" w14:textId="77777777" w:rsidR="00E43EF1" w:rsidRDefault="00E43EF1">
      <w:pPr>
        <w:sectPr w:rsidR="00E43EF1">
          <w:pgSz w:w="15840" w:h="12240" w:orient="landscape"/>
          <w:pgMar w:top="640" w:right="120" w:bottom="560" w:left="120" w:header="0" w:footer="284" w:gutter="0"/>
          <w:cols w:space="720"/>
        </w:sectPr>
      </w:pPr>
    </w:p>
    <w:p w14:paraId="64A3B6DE" w14:textId="1B82209F" w:rsidR="00E43EF1" w:rsidRDefault="00B672F4">
      <w:pPr>
        <w:pStyle w:val="BodyText"/>
        <w:ind w:left="230"/>
        <w:rPr>
          <w:sz w:val="20"/>
        </w:rPr>
      </w:pPr>
      <w:r>
        <w:rPr>
          <w:noProof/>
          <w:sz w:val="20"/>
          <w:lang w:bidi="th-TH"/>
        </w:rPr>
        <w:lastRenderedPageBreak/>
        <mc:AlternateContent>
          <mc:Choice Requires="wpg">
            <w:drawing>
              <wp:inline distT="0" distB="0" distL="0" distR="0" wp14:anchorId="2DDC9BA9" wp14:editId="5D9E4321">
                <wp:extent cx="9601200" cy="290830"/>
                <wp:effectExtent l="12700" t="6350" r="6350" b="7620"/>
                <wp:docPr id="461"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01200" cy="290830"/>
                          <a:chOff x="0" y="0"/>
                          <a:chExt cx="15120" cy="458"/>
                        </a:xfrm>
                      </wpg:grpSpPr>
                      <wps:wsp>
                        <wps:cNvPr id="462" name="Line 423"/>
                        <wps:cNvCnPr>
                          <a:cxnSpLocks noChangeShapeType="1"/>
                        </wps:cNvCnPr>
                        <wps:spPr bwMode="auto">
                          <a:xfrm>
                            <a:off x="10" y="20"/>
                            <a:ext cx="0" cy="418"/>
                          </a:xfrm>
                          <a:prstGeom prst="line">
                            <a:avLst/>
                          </a:prstGeom>
                          <a:noFill/>
                          <a:ln w="12700">
                            <a:solidFill>
                              <a:srgbClr val="8496B0"/>
                            </a:solidFill>
                            <a:round/>
                            <a:headEnd/>
                            <a:tailEnd/>
                          </a:ln>
                          <a:extLst>
                            <a:ext uri="{909E8E84-426E-40DD-AFC4-6F175D3DCCD1}">
                              <a14:hiddenFill xmlns:a14="http://schemas.microsoft.com/office/drawing/2010/main">
                                <a:noFill/>
                              </a14:hiddenFill>
                            </a:ext>
                          </a:extLst>
                        </wps:spPr>
                        <wps:bodyPr/>
                      </wps:wsp>
                      <wps:wsp>
                        <wps:cNvPr id="463" name="Line 422"/>
                        <wps:cNvCnPr>
                          <a:cxnSpLocks noChangeShapeType="1"/>
                        </wps:cNvCnPr>
                        <wps:spPr bwMode="auto">
                          <a:xfrm>
                            <a:off x="15110" y="20"/>
                            <a:ext cx="0" cy="418"/>
                          </a:xfrm>
                          <a:prstGeom prst="line">
                            <a:avLst/>
                          </a:prstGeom>
                          <a:noFill/>
                          <a:ln w="12700">
                            <a:solidFill>
                              <a:srgbClr val="8496B0"/>
                            </a:solidFill>
                            <a:round/>
                            <a:headEnd/>
                            <a:tailEnd/>
                          </a:ln>
                          <a:extLst>
                            <a:ext uri="{909E8E84-426E-40DD-AFC4-6F175D3DCCD1}">
                              <a14:hiddenFill xmlns:a14="http://schemas.microsoft.com/office/drawing/2010/main">
                                <a:noFill/>
                              </a14:hiddenFill>
                            </a:ext>
                          </a:extLst>
                        </wps:spPr>
                        <wps:bodyPr/>
                      </wps:wsp>
                      <wps:wsp>
                        <wps:cNvPr id="464" name="Line 421"/>
                        <wps:cNvCnPr>
                          <a:cxnSpLocks noChangeShapeType="1"/>
                        </wps:cNvCnPr>
                        <wps:spPr bwMode="auto">
                          <a:xfrm>
                            <a:off x="0" y="10"/>
                            <a:ext cx="15120" cy="0"/>
                          </a:xfrm>
                          <a:prstGeom prst="line">
                            <a:avLst/>
                          </a:prstGeom>
                          <a:noFill/>
                          <a:ln w="12700">
                            <a:solidFill>
                              <a:srgbClr val="8496B0"/>
                            </a:solidFill>
                            <a:round/>
                            <a:headEnd/>
                            <a:tailEnd/>
                          </a:ln>
                          <a:extLst>
                            <a:ext uri="{909E8E84-426E-40DD-AFC4-6F175D3DCCD1}">
                              <a14:hiddenFill xmlns:a14="http://schemas.microsoft.com/office/drawing/2010/main">
                                <a:noFill/>
                              </a14:hiddenFill>
                            </a:ext>
                          </a:extLst>
                        </wps:spPr>
                        <wps:bodyPr/>
                      </wps:wsp>
                      <wps:wsp>
                        <wps:cNvPr id="465" name="Line 420"/>
                        <wps:cNvCnPr>
                          <a:cxnSpLocks noChangeShapeType="1"/>
                        </wps:cNvCnPr>
                        <wps:spPr bwMode="auto">
                          <a:xfrm>
                            <a:off x="0" y="448"/>
                            <a:ext cx="15120" cy="0"/>
                          </a:xfrm>
                          <a:prstGeom prst="line">
                            <a:avLst/>
                          </a:prstGeom>
                          <a:noFill/>
                          <a:ln w="12700">
                            <a:solidFill>
                              <a:srgbClr val="8496B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0A44667" id="Group 419" o:spid="_x0000_s1026" style="width:756pt;height:22.9pt;mso-position-horizontal-relative:char;mso-position-vertical-relative:line" coordsize="15120,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">
                <v:line id="Line 423" o:spid="_x0000_s1027" style="position:absolute;visibility:visible;mso-wrap-style:square" from="10,20" to="10,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" strokecolor="#8496b0" strokeweight="1pt"/>
                <v:line id="Line 422" o:spid="_x0000_s1028" style="position:absolute;visibility:visible;mso-wrap-style:square" from="15110,20" to="15110,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" strokecolor="#8496b0" strokeweight="1pt"/>
                <v:line id="Line 421" o:spid="_x0000_s1029" style="position:absolute;visibility:visible;mso-wrap-style:square" from="0,10" to="151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" strokecolor="#8496b0" strokeweight="1pt"/>
                <v:line id="Line 420" o:spid="_x0000_s1030" style="position:absolute;visibility:visible;mso-wrap-style:square" from="0,448" to="15120,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" strokecolor="#8496b0" strokeweight="1pt"/>
                <w10:anchorlock/>
              </v:group>
            </w:pict>
          </mc:Fallback>
        </mc:AlternateContent>
      </w:r>
    </w:p>
    <w:bookmarkStart w:id="495" w:name="Comprehensive_Support_and_Improvement"/>
    <w:bookmarkEnd w:id="495"/>
    <w:p w14:paraId="77AB6146" w14:textId="67C8A54A" w:rsidR="00E43EF1" w:rsidRPr="007419CF" w:rsidRDefault="000E40D2">
      <w:pPr>
        <w:pStyle w:val="Heading2"/>
        <w:spacing w:before="158"/>
        <w:ind w:left="240"/>
        <w:rPr>
          <w:sz w:val="32"/>
          <w:szCs w:val="32"/>
        </w:rPr>
      </w:pPr>
      <w:r w:rsidRPr="007419CF">
        <w:rPr>
          <w:sz w:val="32"/>
          <w:szCs w:val="32"/>
        </w:rPr>
        <w:fldChar w:fldCharType="begin"/>
      </w:r>
      <w:r w:rsidRPr="007419CF">
        <w:rPr>
          <w:sz w:val="32"/>
          <w:szCs w:val="32"/>
        </w:rPr>
        <w:instrText xml:space="preserve"> HYPERLINK "http://www.doc-tracking.com/screenshots/21LCAP/Instructions/21LCAPInstructions.htm" \l "ComprehensiveSupportandImprovement" \h </w:instrText>
      </w:r>
      <w:r w:rsidRPr="007419CF">
        <w:rPr>
          <w:sz w:val="32"/>
          <w:szCs w:val="32"/>
        </w:rPr>
        <w:fldChar w:fldCharType="separate"/>
      </w:r>
      <w:r w:rsidRPr="007419CF">
        <w:rPr>
          <w:sz w:val="32"/>
          <w:szCs w:val="32"/>
        </w:rPr>
        <w:t>Kev Txhawb nqa thiab Kev Txhim Kho</w:t>
      </w:r>
      <w:r w:rsidRPr="007419CF">
        <w:rPr>
          <w:sz w:val="32"/>
          <w:szCs w:val="32"/>
        </w:rPr>
        <w:fldChar w:fldCharType="end"/>
      </w:r>
      <w:r w:rsidR="002E6652" w:rsidRPr="007419CF">
        <w:rPr>
          <w:sz w:val="32"/>
          <w:szCs w:val="32"/>
        </w:rPr>
        <w:t xml:space="preserve"> Uas Muaj Txhij Txhua</w:t>
      </w:r>
    </w:p>
    <w:p w14:paraId="04BFB996" w14:textId="1D6B08AF" w:rsidR="00E43EF1" w:rsidRPr="006F3BE9" w:rsidRDefault="008D283B">
      <w:pPr>
        <w:pStyle w:val="BodyText"/>
        <w:spacing w:before="115"/>
        <w:ind w:left="240"/>
        <w:rPr>
          <w:sz w:val="22"/>
          <w:szCs w:val="22"/>
        </w:rPr>
      </w:pPr>
      <w:ins w:id="496" w:author="Khamsaolee Xainhiaxang" w:date="2021-07-03T11:44:00Z">
        <w:r>
          <w:rPr>
            <w:sz w:val="22"/>
            <w:szCs w:val="22"/>
          </w:rPr>
          <w:t xml:space="preserve">Cov </w:t>
        </w:r>
      </w:ins>
      <w:del w:id="497" w:author="Khamsaolee Xainhiaxang" w:date="2021-07-03T11:44:00Z">
        <w:r w:rsidR="000E40D2" w:rsidRPr="006F3BE9" w:rsidDel="008D283B">
          <w:rPr>
            <w:sz w:val="22"/>
            <w:szCs w:val="22"/>
          </w:rPr>
          <w:delText>LEA uas muaj tsev kawm los</w:delText>
        </w:r>
        <w:r w:rsidR="006F3BE9" w:rsidRPr="006F3BE9" w:rsidDel="008D283B">
          <w:rPr>
            <w:sz w:val="22"/>
            <w:szCs w:val="22"/>
          </w:rPr>
          <w:delText xml:space="preserve"> </w:delText>
        </w:r>
        <w:r w:rsidR="000E40D2" w:rsidRPr="006F3BE9" w:rsidDel="008D283B">
          <w:rPr>
            <w:sz w:val="22"/>
            <w:szCs w:val="22"/>
          </w:rPr>
          <w:delText xml:space="preserve">sis </w:delText>
        </w:r>
      </w:del>
      <w:r w:rsidR="000E40D2" w:rsidRPr="006F3BE9">
        <w:rPr>
          <w:sz w:val="22"/>
          <w:szCs w:val="22"/>
        </w:rPr>
        <w:t xml:space="preserve">tsev kawm </w:t>
      </w:r>
      <w:ins w:id="498" w:author="Khamsaolee Xainhiaxang" w:date="2021-07-03T11:44:00Z">
        <w:r>
          <w:rPr>
            <w:sz w:val="22"/>
            <w:szCs w:val="22"/>
          </w:rPr>
          <w:t xml:space="preserve">ntawm LEA uas </w:t>
        </w:r>
      </w:ins>
      <w:r w:rsidR="000E40D2" w:rsidRPr="006F3BE9">
        <w:rPr>
          <w:sz w:val="22"/>
          <w:szCs w:val="22"/>
        </w:rPr>
        <w:t>tsim nyog rau kev txhawb nqa thiab kev txhim kho yuav tsum teb ra</w:t>
      </w:r>
      <w:ins w:id="499" w:author="Khamsaolee Xainhiaxang" w:date="2021-07-03T11:44:00Z">
        <w:r>
          <w:rPr>
            <w:sz w:val="22"/>
            <w:szCs w:val="22"/>
          </w:rPr>
          <w:t>ws</w:t>
        </w:r>
      </w:ins>
      <w:del w:id="500" w:author="Khamsaolee Xainhiaxang" w:date="2021-07-03T11:44:00Z">
        <w:r w:rsidR="000E40D2" w:rsidRPr="006F3BE9" w:rsidDel="008D283B">
          <w:rPr>
            <w:sz w:val="22"/>
            <w:szCs w:val="22"/>
          </w:rPr>
          <w:delText>u</w:delText>
        </w:r>
      </w:del>
      <w:r w:rsidR="000E40D2" w:rsidRPr="006F3BE9">
        <w:rPr>
          <w:sz w:val="22"/>
          <w:szCs w:val="22"/>
        </w:rPr>
        <w:t xml:space="preserve"> cov lus nug hauv qab no.</w:t>
      </w:r>
    </w:p>
    <w:bookmarkStart w:id="501" w:name="Schools_Identified"/>
    <w:bookmarkEnd w:id="501"/>
    <w:p w14:paraId="4A3F6C69" w14:textId="49E0822C" w:rsidR="00E43EF1" w:rsidRPr="00F95455" w:rsidRDefault="000E40D2">
      <w:pPr>
        <w:spacing w:before="115"/>
        <w:ind w:left="240"/>
        <w:rPr>
          <w:b/>
        </w:rPr>
      </w:pPr>
      <w:r w:rsidRPr="00F95455">
        <w:fldChar w:fldCharType="begin"/>
      </w:r>
      <w:r w:rsidRPr="00F95455">
        <w:instrText xml:space="preserve"> HYPERLINK "http://www.doc-tracking.com/screenshots/21LCAP/Instructions/21LCAPInstructions.htm" \l "SchoolsIdentified" \h </w:instrText>
      </w:r>
      <w:r w:rsidRPr="00F95455">
        <w:fldChar w:fldCharType="separate"/>
      </w:r>
      <w:r w:rsidRPr="00F95455">
        <w:rPr>
          <w:b/>
        </w:rPr>
        <w:t xml:space="preserve">Cov Tsev Kawm Ntawv </w:t>
      </w:r>
      <w:r w:rsidR="006F3BE9" w:rsidRPr="00F95455">
        <w:rPr>
          <w:b/>
        </w:rPr>
        <w:t xml:space="preserve">Kev </w:t>
      </w:r>
      <w:r w:rsidRPr="00F95455">
        <w:rPr>
          <w:b/>
        </w:rPr>
        <w:t>Qhia</w:t>
      </w:r>
      <w:r w:rsidRPr="00F95455">
        <w:rPr>
          <w:b/>
        </w:rPr>
        <w:fldChar w:fldCharType="end"/>
      </w:r>
    </w:p>
    <w:p w14:paraId="7E2EC578" w14:textId="45C99A5F" w:rsidR="00E43EF1" w:rsidRPr="003303CB" w:rsidRDefault="00B672F4">
      <w:pPr>
        <w:pStyle w:val="BodyText"/>
        <w:tabs>
          <w:tab w:val="left" w:pos="15388"/>
        </w:tabs>
        <w:spacing w:before="46"/>
        <w:ind w:left="240"/>
        <w:rPr>
          <w:sz w:val="22"/>
          <w:szCs w:val="22"/>
        </w:rPr>
      </w:pPr>
      <w:r>
        <w:rPr>
          <w:noProof/>
          <w:sz w:val="22"/>
          <w:szCs w:val="22"/>
          <w:lang w:bidi="th-TH"/>
        </w:rPr>
        <mc:AlternateContent>
          <mc:Choice Requires="wps">
            <w:drawing>
              <wp:anchor distT="0" distB="0" distL="0" distR="0" simplePos="0" relativeHeight="251670528" behindDoc="1" locked="0" layoutInCell="1" allowOverlap="1" wp14:anchorId="034C5F17" wp14:editId="0E40D728">
                <wp:simplePos x="0" y="0"/>
                <wp:positionH relativeFrom="page">
                  <wp:posOffset>238125</wp:posOffset>
                </wp:positionH>
                <wp:positionV relativeFrom="paragraph">
                  <wp:posOffset>283845</wp:posOffset>
                </wp:positionV>
                <wp:extent cx="9588500" cy="4150360"/>
                <wp:effectExtent l="0" t="0" r="12700" b="21590"/>
                <wp:wrapTopAndBottom/>
                <wp:docPr id="460"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415036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22B8CC39" w14:textId="77777777" w:rsidR="00AD19E5" w:rsidRPr="00D75F6F" w:rsidRDefault="00AD19E5">
                            <w:pPr>
                              <w:pStyle w:val="BodyText"/>
                              <w:spacing w:before="58"/>
                              <w:ind w:left="48"/>
                              <w:rPr>
                                <w:sz w:val="22"/>
                                <w:szCs w:val="22"/>
                              </w:rPr>
                            </w:pPr>
                            <w:r w:rsidRPr="00D75F6F">
                              <w:rPr>
                                <w:sz w:val="22"/>
                                <w:szCs w:val="22"/>
                              </w:rPr>
                              <w:t>Cov tsev kawm ntawv hauv qab no tau txheeb xyuas rau Kev Txhawb thiab Kev Txhim Kho Zoo Tshaj (CSI);</w:t>
                            </w:r>
                          </w:p>
                          <w:p w14:paraId="267F711D" w14:textId="77777777" w:rsidR="00AD19E5" w:rsidRPr="00D75F6F" w:rsidRDefault="00AD19E5">
                            <w:pPr>
                              <w:pStyle w:val="BodyText"/>
                              <w:rPr>
                                <w:sz w:val="22"/>
                                <w:szCs w:val="22"/>
                              </w:rPr>
                            </w:pPr>
                          </w:p>
                          <w:p w14:paraId="0223272D" w14:textId="49179316" w:rsidR="00AD19E5" w:rsidRPr="00D75F6F" w:rsidRDefault="00AD19E5">
                            <w:pPr>
                              <w:pStyle w:val="BodyText"/>
                              <w:ind w:left="48"/>
                              <w:rPr>
                                <w:sz w:val="22"/>
                                <w:szCs w:val="22"/>
                              </w:rPr>
                            </w:pPr>
                            <w:r w:rsidRPr="00D75F6F">
                              <w:rPr>
                                <w:sz w:val="22"/>
                                <w:szCs w:val="22"/>
                              </w:rPr>
                              <w:t xml:space="preserve">Cov tsev kawm ntawv tau txais qhov kev ntsuas </w:t>
                            </w:r>
                            <w:ins w:id="502" w:author="Khamsaolee Xainhiaxang" w:date="2021-07-03T11:46:00Z">
                              <w:r>
                                <w:rPr>
                                  <w:sz w:val="22"/>
                                  <w:szCs w:val="22"/>
                                </w:rPr>
                                <w:t xml:space="preserve">yog </w:t>
                              </w:r>
                            </w:ins>
                            <w:del w:id="503" w:author="Khamsaolee Xainhiaxang" w:date="2021-07-03T11:46:00Z">
                              <w:r w:rsidRPr="00D75F6F" w:rsidDel="008D283B">
                                <w:rPr>
                                  <w:sz w:val="22"/>
                                  <w:szCs w:val="22"/>
                                </w:rPr>
                                <w:delText xml:space="preserve">ntawm Txhua </w:delText>
                              </w:r>
                            </w:del>
                            <w:r w:rsidRPr="00D75F6F">
                              <w:rPr>
                                <w:sz w:val="22"/>
                                <w:szCs w:val="22"/>
                              </w:rPr>
                              <w:t xml:space="preserve">Liab </w:t>
                            </w:r>
                            <w:ins w:id="504" w:author="Khamsaolee Xainhiaxang" w:date="2021-07-03T11:46:00Z">
                              <w:r>
                                <w:rPr>
                                  <w:sz w:val="22"/>
                                  <w:szCs w:val="22"/>
                                </w:rPr>
                                <w:t xml:space="preserve">tag nrho </w:t>
                              </w:r>
                            </w:ins>
                            <w:r w:rsidRPr="00D75F6F">
                              <w:rPr>
                                <w:sz w:val="22"/>
                                <w:szCs w:val="22"/>
                              </w:rPr>
                              <w:t>(kev ua tau</w:t>
                            </w:r>
                            <w:ins w:id="505" w:author="Khamsaolee Xainhiaxang" w:date="2021-07-03T11:47:00Z">
                              <w:r>
                                <w:rPr>
                                  <w:sz w:val="22"/>
                                  <w:szCs w:val="22"/>
                                </w:rPr>
                                <w:t xml:space="preserve"> tsis</w:t>
                              </w:r>
                            </w:ins>
                            <w:r w:rsidRPr="00D75F6F">
                              <w:rPr>
                                <w:sz w:val="22"/>
                                <w:szCs w:val="22"/>
                              </w:rPr>
                              <w:t xml:space="preserve"> zoo tshaj plaws) thiab ib qho 1 xim:</w:t>
                            </w:r>
                          </w:p>
                          <w:p w14:paraId="19A2A152" w14:textId="7B8C0ACC" w:rsidR="00AD19E5" w:rsidRPr="00D75F6F" w:rsidRDefault="00AD19E5">
                            <w:pPr>
                              <w:pStyle w:val="BodyText"/>
                              <w:ind w:left="48"/>
                              <w:rPr>
                                <w:sz w:val="22"/>
                                <w:szCs w:val="22"/>
                              </w:rPr>
                            </w:pPr>
                            <w:r w:rsidRPr="00D75F6F">
                              <w:rPr>
                                <w:sz w:val="22"/>
                                <w:szCs w:val="22"/>
                              </w:rPr>
                              <w:t>Visa Tshiab kev Ua Hauj lwm thiab Txuj Ci Siab</w:t>
                            </w:r>
                          </w:p>
                          <w:p w14:paraId="0F139492" w14:textId="77777777" w:rsidR="00AD19E5" w:rsidRPr="00D75F6F" w:rsidRDefault="00AD19E5">
                            <w:pPr>
                              <w:pStyle w:val="BodyText"/>
                              <w:rPr>
                                <w:sz w:val="22"/>
                                <w:szCs w:val="22"/>
                              </w:rPr>
                            </w:pPr>
                          </w:p>
                          <w:p w14:paraId="7D375DFB" w14:textId="71A85AEA" w:rsidR="00AD19E5" w:rsidRPr="00D75F6F" w:rsidRDefault="00AD19E5">
                            <w:pPr>
                              <w:pStyle w:val="BodyText"/>
                              <w:ind w:left="48"/>
                              <w:rPr>
                                <w:sz w:val="22"/>
                                <w:szCs w:val="22"/>
                              </w:rPr>
                            </w:pPr>
                            <w:r w:rsidRPr="00D75F6F">
                              <w:rPr>
                                <w:sz w:val="22"/>
                                <w:szCs w:val="22"/>
                              </w:rPr>
                              <w:t xml:space="preserve">Cov tsev kawm ntawv tau txais qhov kev ntsuas nrog rau feem ntau </w:t>
                            </w:r>
                            <w:del w:id="506" w:author="Khamsaolee Xainhiaxang" w:date="2021-07-03T11:47:00Z">
                              <w:r w:rsidRPr="00D75F6F" w:rsidDel="008D283B">
                                <w:rPr>
                                  <w:sz w:val="22"/>
                                  <w:szCs w:val="22"/>
                                </w:rPr>
                                <w:delText xml:space="preserve">ntawm </w:delText>
                              </w:r>
                            </w:del>
                            <w:ins w:id="507" w:author="Khamsaolee Xainhiaxang" w:date="2021-07-03T11:47:00Z">
                              <w:r>
                                <w:rPr>
                                  <w:sz w:val="22"/>
                                  <w:szCs w:val="22"/>
                                </w:rPr>
                                <w:t xml:space="preserve">yog xim </w:t>
                              </w:r>
                            </w:ins>
                            <w:r w:rsidRPr="00D75F6F">
                              <w:rPr>
                                <w:sz w:val="22"/>
                                <w:szCs w:val="22"/>
                              </w:rPr>
                              <w:t>Liab:</w:t>
                            </w:r>
                          </w:p>
                          <w:p w14:paraId="501D682F" w14:textId="05331DB5" w:rsidR="00AD19E5" w:rsidRPr="00D75F6F" w:rsidRDefault="00AD19E5">
                            <w:pPr>
                              <w:pStyle w:val="BodyText"/>
                              <w:ind w:left="48"/>
                              <w:rPr>
                                <w:sz w:val="22"/>
                                <w:szCs w:val="22"/>
                              </w:rPr>
                            </w:pPr>
                            <w:r w:rsidRPr="00D75F6F">
                              <w:rPr>
                                <w:sz w:val="22"/>
                                <w:szCs w:val="22"/>
                              </w:rPr>
                              <w:t>- Elwood J. Keem Siab</w:t>
                            </w:r>
                          </w:p>
                          <w:p w14:paraId="1332B29C" w14:textId="77777777" w:rsidR="00AD19E5" w:rsidRPr="00D75F6F" w:rsidRDefault="00AD19E5">
                            <w:pPr>
                              <w:pStyle w:val="BodyText"/>
                              <w:rPr>
                                <w:sz w:val="22"/>
                                <w:szCs w:val="22"/>
                              </w:rPr>
                            </w:pPr>
                          </w:p>
                          <w:p w14:paraId="1AFAD4DA" w14:textId="2734EBE5" w:rsidR="00AD19E5" w:rsidRPr="00D75F6F" w:rsidRDefault="00AD19E5">
                            <w:pPr>
                              <w:pStyle w:val="BodyText"/>
                              <w:ind w:left="48"/>
                              <w:rPr>
                                <w:sz w:val="22"/>
                                <w:szCs w:val="22"/>
                              </w:rPr>
                            </w:pPr>
                            <w:r w:rsidRPr="00D75F6F">
                              <w:rPr>
                                <w:sz w:val="22"/>
                                <w:szCs w:val="22"/>
                              </w:rPr>
                              <w:t>Cov Tsev Kawm Ntawv tau txais qhov ntsuas ntawm Tag Nrho Cov</w:t>
                            </w:r>
                            <w:ins w:id="508" w:author="Khamsaolee Xainhiaxang" w:date="2021-07-03T11:48:00Z">
                              <w:r>
                                <w:rPr>
                                  <w:sz w:val="22"/>
                                  <w:szCs w:val="22"/>
                                </w:rPr>
                                <w:t xml:space="preserve"> Xim</w:t>
                              </w:r>
                            </w:ins>
                            <w:r w:rsidRPr="00D75F6F">
                              <w:rPr>
                                <w:sz w:val="22"/>
                                <w:szCs w:val="22"/>
                              </w:rPr>
                              <w:t xml:space="preserve"> Liab thiab </w:t>
                            </w:r>
                            <w:del w:id="509" w:author="Khamsaolee Xainhiaxang" w:date="2021-07-03T11:48:00Z">
                              <w:r w:rsidRPr="00D75F6F" w:rsidDel="008D283B">
                                <w:rPr>
                                  <w:sz w:val="22"/>
                                  <w:szCs w:val="22"/>
                                </w:rPr>
                                <w:delText xml:space="preserve">Txiv </w:delText>
                              </w:r>
                            </w:del>
                            <w:ins w:id="510" w:author="Khamsaolee Xainhiaxang" w:date="2021-07-03T11:48:00Z">
                              <w:r>
                                <w:rPr>
                                  <w:sz w:val="22"/>
                                  <w:szCs w:val="22"/>
                                </w:rPr>
                                <w:t>Xim</w:t>
                              </w:r>
                              <w:r w:rsidRPr="00D75F6F">
                                <w:rPr>
                                  <w:sz w:val="22"/>
                                  <w:szCs w:val="22"/>
                                </w:rPr>
                                <w:t xml:space="preserve"> </w:t>
                              </w:r>
                            </w:ins>
                            <w:r w:rsidRPr="00D75F6F">
                              <w:rPr>
                                <w:sz w:val="22"/>
                                <w:szCs w:val="22"/>
                              </w:rPr>
                              <w:t>Qaub:</w:t>
                            </w:r>
                          </w:p>
                          <w:p w14:paraId="23C4824B" w14:textId="77777777" w:rsidR="00AD19E5" w:rsidRPr="00D75F6F" w:rsidRDefault="00AD19E5">
                            <w:pPr>
                              <w:pStyle w:val="BodyText"/>
                              <w:ind w:left="48"/>
                              <w:rPr>
                                <w:sz w:val="22"/>
                                <w:szCs w:val="22"/>
                              </w:rPr>
                            </w:pPr>
                            <w:r w:rsidRPr="00D75F6F">
                              <w:rPr>
                                <w:sz w:val="22"/>
                                <w:szCs w:val="22"/>
                              </w:rPr>
                              <w:t>MIchael J. Castori Qib Qis</w:t>
                            </w:r>
                          </w:p>
                          <w:p w14:paraId="44C73B95" w14:textId="4C7A179D" w:rsidR="00AD19E5" w:rsidRPr="00D75F6F" w:rsidRDefault="00AD19E5">
                            <w:pPr>
                              <w:pStyle w:val="BodyText"/>
                              <w:ind w:left="48" w:right="12211"/>
                              <w:rPr>
                                <w:sz w:val="22"/>
                                <w:szCs w:val="22"/>
                              </w:rPr>
                            </w:pPr>
                            <w:r w:rsidRPr="00D75F6F">
                              <w:rPr>
                                <w:sz w:val="22"/>
                                <w:szCs w:val="22"/>
                              </w:rPr>
                              <w:t>D.W Babcock Qib Pib Rio Linda Prep Academy Siab Rio Tsev Kawm Qib Pib</w:t>
                            </w:r>
                          </w:p>
                          <w:p w14:paraId="02E8AEC4" w14:textId="3F744B60" w:rsidR="00AD19E5" w:rsidRDefault="00AD19E5">
                            <w:pPr>
                              <w:pStyle w:val="BodyText"/>
                              <w:ind w:left="48" w:right="12211"/>
                              <w:rPr>
                                <w:sz w:val="22"/>
                                <w:szCs w:val="22"/>
                              </w:rPr>
                            </w:pPr>
                            <w:r w:rsidRPr="00D75F6F">
                              <w:rPr>
                                <w:sz w:val="22"/>
                                <w:szCs w:val="22"/>
                              </w:rPr>
                              <w:t>Rio Tierra Tsev Kawm Siab</w:t>
                            </w:r>
                          </w:p>
                          <w:p w14:paraId="6B7C69F4" w14:textId="2AD9975A" w:rsidR="00AD19E5" w:rsidRDefault="00AD19E5">
                            <w:pPr>
                              <w:pStyle w:val="BodyText"/>
                              <w:ind w:left="48" w:right="12211"/>
                              <w:rPr>
                                <w:sz w:val="22"/>
                                <w:szCs w:val="22"/>
                              </w:rPr>
                            </w:pPr>
                            <w:r w:rsidRPr="003B4372">
                              <w:rPr>
                                <w:sz w:val="22"/>
                                <w:szCs w:val="22"/>
                              </w:rPr>
                              <w:t xml:space="preserve">Zos </w:t>
                            </w:r>
                            <w:r>
                              <w:rPr>
                                <w:sz w:val="22"/>
                                <w:szCs w:val="22"/>
                              </w:rPr>
                              <w:t>Qib Pib</w:t>
                            </w:r>
                          </w:p>
                          <w:p w14:paraId="547740CC" w14:textId="67634C17" w:rsidR="00AD19E5" w:rsidRPr="00D75F6F" w:rsidRDefault="00AD19E5">
                            <w:pPr>
                              <w:pStyle w:val="BodyText"/>
                              <w:ind w:left="48" w:right="12211"/>
                              <w:rPr>
                                <w:sz w:val="22"/>
                                <w:szCs w:val="22"/>
                              </w:rPr>
                            </w:pPr>
                            <w:r w:rsidRPr="003B4372">
                              <w:rPr>
                                <w:sz w:val="22"/>
                                <w:szCs w:val="22"/>
                              </w:rPr>
                              <w:t>Woodlake</w:t>
                            </w:r>
                            <w:r>
                              <w:rPr>
                                <w:sz w:val="22"/>
                                <w:szCs w:val="22"/>
                              </w:rPr>
                              <w:t xml:space="preserve"> Qib Pib</w:t>
                            </w:r>
                          </w:p>
                          <w:p w14:paraId="2A458FC8" w14:textId="77777777" w:rsidR="00AD19E5" w:rsidRDefault="00AD19E5">
                            <w:pPr>
                              <w:pStyle w:val="BodyText"/>
                            </w:pPr>
                          </w:p>
                          <w:p w14:paraId="49A9BE87" w14:textId="777746A4" w:rsidR="00AD19E5" w:rsidRPr="00174E67" w:rsidRDefault="00AD19E5">
                            <w:pPr>
                              <w:pStyle w:val="BodyText"/>
                              <w:ind w:left="48"/>
                              <w:rPr>
                                <w:sz w:val="22"/>
                                <w:szCs w:val="22"/>
                              </w:rPr>
                            </w:pPr>
                            <w:r w:rsidRPr="00174E67">
                              <w:rPr>
                                <w:sz w:val="22"/>
                                <w:szCs w:val="22"/>
                              </w:rPr>
                              <w:t xml:space="preserve">Cov Tsev Kawm Ntawv tau txais qhov ntsuas </w:t>
                            </w:r>
                            <w:del w:id="511" w:author="Khamsaolee Xainhiaxang" w:date="2021-07-03T11:49:00Z">
                              <w:r w:rsidRPr="00174E67" w:rsidDel="008D283B">
                                <w:rPr>
                                  <w:sz w:val="22"/>
                                  <w:szCs w:val="22"/>
                                </w:rPr>
                                <w:delText>ntawm Txhua</w:delText>
                              </w:r>
                            </w:del>
                            <w:ins w:id="512" w:author="Khamsaolee Xainhiaxang" w:date="2021-07-03T11:49:00Z">
                              <w:r>
                                <w:rPr>
                                  <w:sz w:val="22"/>
                                  <w:szCs w:val="22"/>
                                </w:rPr>
                                <w:t>uas yog xim</w:t>
                              </w:r>
                            </w:ins>
                            <w:r w:rsidRPr="00174E67">
                              <w:rPr>
                                <w:sz w:val="22"/>
                                <w:szCs w:val="22"/>
                              </w:rPr>
                              <w:t xml:space="preserve"> Liab</w:t>
                            </w:r>
                            <w:ins w:id="513" w:author="Khamsaolee Xainhiaxang" w:date="2021-07-03T11:49:00Z">
                              <w:r>
                                <w:rPr>
                                  <w:sz w:val="22"/>
                                  <w:szCs w:val="22"/>
                                </w:rPr>
                                <w:t xml:space="preserve"> tag nrho</w:t>
                              </w:r>
                            </w:ins>
                            <w:r w:rsidRPr="00174E67">
                              <w:rPr>
                                <w:sz w:val="22"/>
                                <w:szCs w:val="22"/>
                              </w:rPr>
                              <w:t>:</w:t>
                            </w:r>
                          </w:p>
                          <w:p w14:paraId="0FFF16D7" w14:textId="7F9EFA8D" w:rsidR="00AD19E5" w:rsidRPr="00174E67" w:rsidRDefault="00AD19E5">
                            <w:pPr>
                              <w:pStyle w:val="BodyText"/>
                              <w:ind w:left="48"/>
                              <w:rPr>
                                <w:sz w:val="22"/>
                                <w:szCs w:val="22"/>
                              </w:rPr>
                            </w:pPr>
                            <w:del w:id="514" w:author="Khamsaolee Xainhiaxang" w:date="2021-07-03T11:49:00Z">
                              <w:r w:rsidRPr="00174E67" w:rsidDel="008D283B">
                                <w:rPr>
                                  <w:sz w:val="22"/>
                                  <w:szCs w:val="22"/>
                                </w:rPr>
                                <w:delText>Lub Sij hawm Tshiab</w:delText>
                              </w:r>
                            </w:del>
                            <w:ins w:id="515" w:author="Khamsaolee Xainhiaxang" w:date="2021-07-03T11:49:00Z">
                              <w:r>
                                <w:rPr>
                                  <w:sz w:val="22"/>
                                  <w:szCs w:val="22"/>
                                </w:rPr>
                                <w:t>Nova Opportunity</w:t>
                              </w:r>
                            </w:ins>
                          </w:p>
                          <w:p w14:paraId="481BE8C2" w14:textId="77777777" w:rsidR="00AD19E5" w:rsidRPr="00174E67" w:rsidRDefault="00AD19E5">
                            <w:pPr>
                              <w:pStyle w:val="BodyText"/>
                              <w:rPr>
                                <w:sz w:val="22"/>
                                <w:szCs w:val="22"/>
                              </w:rPr>
                            </w:pPr>
                          </w:p>
                          <w:p w14:paraId="71BD2C38" w14:textId="7FA3F0F0" w:rsidR="00AD19E5" w:rsidRPr="00174E67" w:rsidRDefault="00AD19E5">
                            <w:pPr>
                              <w:pStyle w:val="BodyText"/>
                              <w:ind w:left="48"/>
                              <w:rPr>
                                <w:sz w:val="22"/>
                                <w:szCs w:val="22"/>
                              </w:rPr>
                            </w:pPr>
                            <w:r w:rsidRPr="00174E67">
                              <w:rPr>
                                <w:sz w:val="22"/>
                                <w:szCs w:val="22"/>
                              </w:rPr>
                              <w:t>Cov Tsev Kawm Ntawv Qib Siab uas Qib Kawm Tiav Qis Dua 67% nyob rau 2 xyoos:</w:t>
                            </w:r>
                          </w:p>
                          <w:p w14:paraId="01566712" w14:textId="29EFF54A" w:rsidR="00AD19E5" w:rsidRPr="00174E67" w:rsidRDefault="00AD19E5">
                            <w:pPr>
                              <w:pStyle w:val="BodyText"/>
                              <w:ind w:left="48"/>
                              <w:rPr>
                                <w:sz w:val="22"/>
                                <w:szCs w:val="22"/>
                              </w:rPr>
                            </w:pPr>
                            <w:del w:id="516" w:author="Khamsaolee Xainhiaxang" w:date="2021-07-03T11:51:00Z">
                              <w:r w:rsidRPr="00174E67" w:rsidDel="007E76FF">
                                <w:rPr>
                                  <w:sz w:val="22"/>
                                  <w:szCs w:val="22"/>
                                </w:rPr>
                                <w:delText>Pacific Kev Kawm Hauj lwm thiab Kev Kawm Qib Siab</w:delText>
                              </w:r>
                            </w:del>
                            <w:ins w:id="517" w:author="Khamsaolee Xainhiaxang" w:date="2021-07-03T11:51:00Z">
                              <w:r>
                                <w:rPr>
                                  <w:sz w:val="22"/>
                                  <w:szCs w:val="22"/>
                                </w:rPr>
                                <w:t>Tsev Kawm Pacific Career and Technical</w:t>
                              </w:r>
                            </w:ins>
                          </w:p>
                          <w:p w14:paraId="6ABCC16D" w14:textId="77777777" w:rsidR="00AD19E5" w:rsidRPr="00174E67" w:rsidRDefault="00AD19E5">
                            <w:pPr>
                              <w:pStyle w:val="BodyText"/>
                              <w:rPr>
                                <w:sz w:val="22"/>
                                <w:szCs w:val="22"/>
                              </w:rPr>
                            </w:pPr>
                          </w:p>
                          <w:p w14:paraId="66557306" w14:textId="06219250" w:rsidR="00AD19E5" w:rsidRPr="00174E67" w:rsidRDefault="00AD19E5">
                            <w:pPr>
                              <w:pStyle w:val="BodyText"/>
                              <w:ind w:left="48" w:right="123"/>
                              <w:rPr>
                                <w:sz w:val="22"/>
                                <w:szCs w:val="22"/>
                              </w:rPr>
                            </w:pPr>
                            <w:r w:rsidRPr="00174E67">
                              <w:rPr>
                                <w:sz w:val="22"/>
                                <w:szCs w:val="22"/>
                              </w:rPr>
                              <w:t xml:space="preserve">Cov tsev kawm ntawv no tau txheeb pom nyob rau xyoo 2019-20. Qhov ntsuas no tseem </w:t>
                            </w:r>
                            <w:del w:id="518" w:author="Khamsaolee Xainhiaxang" w:date="2021-07-03T11:53:00Z">
                              <w:r w:rsidRPr="00174E67" w:rsidDel="007E76FF">
                                <w:rPr>
                                  <w:sz w:val="22"/>
                                  <w:szCs w:val="22"/>
                                </w:rPr>
                                <w:delText xml:space="preserve">tshuav </w:delText>
                              </w:r>
                            </w:del>
                            <w:ins w:id="519" w:author="Khamsaolee Xainhiaxang" w:date="2021-07-03T11:53:00Z">
                              <w:r>
                                <w:rPr>
                                  <w:sz w:val="22"/>
                                  <w:szCs w:val="22"/>
                                </w:rPr>
                                <w:t>yuav raug siv</w:t>
                              </w:r>
                              <w:r w:rsidRPr="00174E67">
                                <w:rPr>
                                  <w:sz w:val="22"/>
                                  <w:szCs w:val="22"/>
                                </w:rPr>
                                <w:t xml:space="preserve"> </w:t>
                              </w:r>
                            </w:ins>
                            <w:r w:rsidRPr="00174E67">
                              <w:rPr>
                                <w:sz w:val="22"/>
                                <w:szCs w:val="22"/>
                              </w:rPr>
                              <w:t xml:space="preserve">rau xyoo kawm ntawv 2020-21 vim tias tsis muaj ntaub ntawv los ntawm California </w:t>
                            </w:r>
                            <w:del w:id="520" w:author="Khamsaolee Xainhiaxang" w:date="2021-07-03T11:54:00Z">
                              <w:r w:rsidRPr="00174E67" w:rsidDel="007E76FF">
                                <w:rPr>
                                  <w:sz w:val="22"/>
                                  <w:szCs w:val="22"/>
                                </w:rPr>
                                <w:delText>Keev Tswj Fwv</w:delText>
                              </w:r>
                            </w:del>
                            <w:ins w:id="521" w:author="Khamsaolee Xainhiaxang" w:date="2021-07-03T11:54:00Z">
                              <w:r>
                                <w:rPr>
                                  <w:sz w:val="22"/>
                                  <w:szCs w:val="22"/>
                                </w:rPr>
                                <w:t>Qhov Chaw Saib Xyuas</w:t>
                              </w:r>
                            </w:ins>
                            <w:r w:rsidRPr="00174E67">
                              <w:rPr>
                                <w:sz w:val="22"/>
                                <w:szCs w:val="22"/>
                              </w:rPr>
                              <w:t xml:space="preserve"> vim yog COVID-19.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C5F17" id="Text Box 418" o:spid="_x0000_s1045" type="#_x0000_t202" style="position:absolute;left:0;text-align:left;margin-left:18.75pt;margin-top:22.35pt;width:755pt;height:326.8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" filled="f" strokecolor="#8496b0" strokeweight="1pt">
                <v:textbox inset="0,0,0,0">
                  <w:txbxContent>
                    <w:p w14:paraId="22B8CC39" w14:textId="77777777" w:rsidR="00AD19E5" w:rsidRPr="00D75F6F" w:rsidRDefault="00AD19E5">
                      <w:pPr>
                        <w:pStyle w:val="BodyText"/>
                        <w:spacing w:before="58"/>
                        <w:ind w:left="48"/>
                        <w:rPr>
                          <w:sz w:val="22"/>
                          <w:szCs w:val="22"/>
                        </w:rPr>
                      </w:pPr>
                      <w:r w:rsidRPr="00D75F6F">
                        <w:rPr>
                          <w:sz w:val="22"/>
                          <w:szCs w:val="22"/>
                        </w:rPr>
                        <w:t>Cov tsev kawm ntawv hauv qab no tau txheeb xyuas rau Kev Txhawb thiab Kev Txhim Kho Zoo Tshaj (CSI);</w:t>
                      </w:r>
                    </w:p>
                    <w:p w14:paraId="267F711D" w14:textId="77777777" w:rsidR="00AD19E5" w:rsidRPr="00D75F6F" w:rsidRDefault="00AD19E5">
                      <w:pPr>
                        <w:pStyle w:val="BodyText"/>
                        <w:rPr>
                          <w:sz w:val="22"/>
                          <w:szCs w:val="22"/>
                        </w:rPr>
                      </w:pPr>
                    </w:p>
                    <w:p w14:paraId="0223272D" w14:textId="49179316" w:rsidR="00AD19E5" w:rsidRPr="00D75F6F" w:rsidRDefault="00AD19E5">
                      <w:pPr>
                        <w:pStyle w:val="BodyText"/>
                        <w:ind w:left="48"/>
                        <w:rPr>
                          <w:sz w:val="22"/>
                          <w:szCs w:val="22"/>
                        </w:rPr>
                      </w:pPr>
                      <w:r w:rsidRPr="00D75F6F">
                        <w:rPr>
                          <w:sz w:val="22"/>
                          <w:szCs w:val="22"/>
                        </w:rPr>
                        <w:t xml:space="preserve">Cov tsev kawm ntawv tau txais qhov kev ntsuas </w:t>
                      </w:r>
                      <w:ins w:id="522" w:author="Khamsaolee Xainhiaxang" w:date="2021-07-03T11:46:00Z">
                        <w:r>
                          <w:rPr>
                            <w:sz w:val="22"/>
                            <w:szCs w:val="22"/>
                          </w:rPr>
                          <w:t xml:space="preserve">yog </w:t>
                        </w:r>
                      </w:ins>
                      <w:del w:id="523" w:author="Khamsaolee Xainhiaxang" w:date="2021-07-03T11:46:00Z">
                        <w:r w:rsidRPr="00D75F6F" w:rsidDel="008D283B">
                          <w:rPr>
                            <w:sz w:val="22"/>
                            <w:szCs w:val="22"/>
                          </w:rPr>
                          <w:delText xml:space="preserve">ntawm Txhua </w:delText>
                        </w:r>
                      </w:del>
                      <w:r w:rsidRPr="00D75F6F">
                        <w:rPr>
                          <w:sz w:val="22"/>
                          <w:szCs w:val="22"/>
                        </w:rPr>
                        <w:t xml:space="preserve">Liab </w:t>
                      </w:r>
                      <w:ins w:id="524" w:author="Khamsaolee Xainhiaxang" w:date="2021-07-03T11:46:00Z">
                        <w:r>
                          <w:rPr>
                            <w:sz w:val="22"/>
                            <w:szCs w:val="22"/>
                          </w:rPr>
                          <w:t xml:space="preserve">tag nrho </w:t>
                        </w:r>
                      </w:ins>
                      <w:r w:rsidRPr="00D75F6F">
                        <w:rPr>
                          <w:sz w:val="22"/>
                          <w:szCs w:val="22"/>
                        </w:rPr>
                        <w:t>(kev ua tau</w:t>
                      </w:r>
                      <w:ins w:id="525" w:author="Khamsaolee Xainhiaxang" w:date="2021-07-03T11:47:00Z">
                        <w:r>
                          <w:rPr>
                            <w:sz w:val="22"/>
                            <w:szCs w:val="22"/>
                          </w:rPr>
                          <w:t xml:space="preserve"> tsis</w:t>
                        </w:r>
                      </w:ins>
                      <w:r w:rsidRPr="00D75F6F">
                        <w:rPr>
                          <w:sz w:val="22"/>
                          <w:szCs w:val="22"/>
                        </w:rPr>
                        <w:t xml:space="preserve"> zoo tshaj plaws) thiab ib qho 1 xim:</w:t>
                      </w:r>
                    </w:p>
                    <w:p w14:paraId="19A2A152" w14:textId="7B8C0ACC" w:rsidR="00AD19E5" w:rsidRPr="00D75F6F" w:rsidRDefault="00AD19E5">
                      <w:pPr>
                        <w:pStyle w:val="BodyText"/>
                        <w:ind w:left="48"/>
                        <w:rPr>
                          <w:sz w:val="22"/>
                          <w:szCs w:val="22"/>
                        </w:rPr>
                      </w:pPr>
                      <w:r w:rsidRPr="00D75F6F">
                        <w:rPr>
                          <w:sz w:val="22"/>
                          <w:szCs w:val="22"/>
                        </w:rPr>
                        <w:t>Visa Tshiab kev Ua Hauj lwm thiab Txuj Ci Siab</w:t>
                      </w:r>
                    </w:p>
                    <w:p w14:paraId="0F139492" w14:textId="77777777" w:rsidR="00AD19E5" w:rsidRPr="00D75F6F" w:rsidRDefault="00AD19E5">
                      <w:pPr>
                        <w:pStyle w:val="BodyText"/>
                        <w:rPr>
                          <w:sz w:val="22"/>
                          <w:szCs w:val="22"/>
                        </w:rPr>
                      </w:pPr>
                    </w:p>
                    <w:p w14:paraId="7D375DFB" w14:textId="71A85AEA" w:rsidR="00AD19E5" w:rsidRPr="00D75F6F" w:rsidRDefault="00AD19E5">
                      <w:pPr>
                        <w:pStyle w:val="BodyText"/>
                        <w:ind w:left="48"/>
                        <w:rPr>
                          <w:sz w:val="22"/>
                          <w:szCs w:val="22"/>
                        </w:rPr>
                      </w:pPr>
                      <w:r w:rsidRPr="00D75F6F">
                        <w:rPr>
                          <w:sz w:val="22"/>
                          <w:szCs w:val="22"/>
                        </w:rPr>
                        <w:t xml:space="preserve">Cov tsev kawm ntawv tau txais qhov kev ntsuas nrog rau feem ntau </w:t>
                      </w:r>
                      <w:del w:id="526" w:author="Khamsaolee Xainhiaxang" w:date="2021-07-03T11:47:00Z">
                        <w:r w:rsidRPr="00D75F6F" w:rsidDel="008D283B">
                          <w:rPr>
                            <w:sz w:val="22"/>
                            <w:szCs w:val="22"/>
                          </w:rPr>
                          <w:delText xml:space="preserve">ntawm </w:delText>
                        </w:r>
                      </w:del>
                      <w:ins w:id="527" w:author="Khamsaolee Xainhiaxang" w:date="2021-07-03T11:47:00Z">
                        <w:r>
                          <w:rPr>
                            <w:sz w:val="22"/>
                            <w:szCs w:val="22"/>
                          </w:rPr>
                          <w:t xml:space="preserve">yog xim </w:t>
                        </w:r>
                      </w:ins>
                      <w:r w:rsidRPr="00D75F6F">
                        <w:rPr>
                          <w:sz w:val="22"/>
                          <w:szCs w:val="22"/>
                        </w:rPr>
                        <w:t>Liab:</w:t>
                      </w:r>
                    </w:p>
                    <w:p w14:paraId="501D682F" w14:textId="05331DB5" w:rsidR="00AD19E5" w:rsidRPr="00D75F6F" w:rsidRDefault="00AD19E5">
                      <w:pPr>
                        <w:pStyle w:val="BodyText"/>
                        <w:ind w:left="48"/>
                        <w:rPr>
                          <w:sz w:val="22"/>
                          <w:szCs w:val="22"/>
                        </w:rPr>
                      </w:pPr>
                      <w:r w:rsidRPr="00D75F6F">
                        <w:rPr>
                          <w:sz w:val="22"/>
                          <w:szCs w:val="22"/>
                        </w:rPr>
                        <w:t>- Elwood J. Keem Siab</w:t>
                      </w:r>
                    </w:p>
                    <w:p w14:paraId="1332B29C" w14:textId="77777777" w:rsidR="00AD19E5" w:rsidRPr="00D75F6F" w:rsidRDefault="00AD19E5">
                      <w:pPr>
                        <w:pStyle w:val="BodyText"/>
                        <w:rPr>
                          <w:sz w:val="22"/>
                          <w:szCs w:val="22"/>
                        </w:rPr>
                      </w:pPr>
                    </w:p>
                    <w:p w14:paraId="1AFAD4DA" w14:textId="2734EBE5" w:rsidR="00AD19E5" w:rsidRPr="00D75F6F" w:rsidRDefault="00AD19E5">
                      <w:pPr>
                        <w:pStyle w:val="BodyText"/>
                        <w:ind w:left="48"/>
                        <w:rPr>
                          <w:sz w:val="22"/>
                          <w:szCs w:val="22"/>
                        </w:rPr>
                      </w:pPr>
                      <w:r w:rsidRPr="00D75F6F">
                        <w:rPr>
                          <w:sz w:val="22"/>
                          <w:szCs w:val="22"/>
                        </w:rPr>
                        <w:t>Cov Tsev Kawm Ntawv tau txais qhov ntsuas ntawm Tag Nrho Cov</w:t>
                      </w:r>
                      <w:ins w:id="528" w:author="Khamsaolee Xainhiaxang" w:date="2021-07-03T11:48:00Z">
                        <w:r>
                          <w:rPr>
                            <w:sz w:val="22"/>
                            <w:szCs w:val="22"/>
                          </w:rPr>
                          <w:t xml:space="preserve"> Xim</w:t>
                        </w:r>
                      </w:ins>
                      <w:r w:rsidRPr="00D75F6F">
                        <w:rPr>
                          <w:sz w:val="22"/>
                          <w:szCs w:val="22"/>
                        </w:rPr>
                        <w:t xml:space="preserve"> Liab thiab </w:t>
                      </w:r>
                      <w:del w:id="529" w:author="Khamsaolee Xainhiaxang" w:date="2021-07-03T11:48:00Z">
                        <w:r w:rsidRPr="00D75F6F" w:rsidDel="008D283B">
                          <w:rPr>
                            <w:sz w:val="22"/>
                            <w:szCs w:val="22"/>
                          </w:rPr>
                          <w:delText xml:space="preserve">Txiv </w:delText>
                        </w:r>
                      </w:del>
                      <w:ins w:id="530" w:author="Khamsaolee Xainhiaxang" w:date="2021-07-03T11:48:00Z">
                        <w:r>
                          <w:rPr>
                            <w:sz w:val="22"/>
                            <w:szCs w:val="22"/>
                          </w:rPr>
                          <w:t>Xim</w:t>
                        </w:r>
                        <w:r w:rsidRPr="00D75F6F">
                          <w:rPr>
                            <w:sz w:val="22"/>
                            <w:szCs w:val="22"/>
                          </w:rPr>
                          <w:t xml:space="preserve"> </w:t>
                        </w:r>
                      </w:ins>
                      <w:r w:rsidRPr="00D75F6F">
                        <w:rPr>
                          <w:sz w:val="22"/>
                          <w:szCs w:val="22"/>
                        </w:rPr>
                        <w:t>Qaub:</w:t>
                      </w:r>
                    </w:p>
                    <w:p w14:paraId="23C4824B" w14:textId="77777777" w:rsidR="00AD19E5" w:rsidRPr="00D75F6F" w:rsidRDefault="00AD19E5">
                      <w:pPr>
                        <w:pStyle w:val="BodyText"/>
                        <w:ind w:left="48"/>
                        <w:rPr>
                          <w:sz w:val="22"/>
                          <w:szCs w:val="22"/>
                        </w:rPr>
                      </w:pPr>
                      <w:r w:rsidRPr="00D75F6F">
                        <w:rPr>
                          <w:sz w:val="22"/>
                          <w:szCs w:val="22"/>
                        </w:rPr>
                        <w:t>MIchael J. Castori Qib Qis</w:t>
                      </w:r>
                    </w:p>
                    <w:p w14:paraId="44C73B95" w14:textId="4C7A179D" w:rsidR="00AD19E5" w:rsidRPr="00D75F6F" w:rsidRDefault="00AD19E5">
                      <w:pPr>
                        <w:pStyle w:val="BodyText"/>
                        <w:ind w:left="48" w:right="12211"/>
                        <w:rPr>
                          <w:sz w:val="22"/>
                          <w:szCs w:val="22"/>
                        </w:rPr>
                      </w:pPr>
                      <w:r w:rsidRPr="00D75F6F">
                        <w:rPr>
                          <w:sz w:val="22"/>
                          <w:szCs w:val="22"/>
                        </w:rPr>
                        <w:t>D.W Babcock Qib Pib Rio Linda Prep Academy Siab Rio Tsev Kawm Qib Pib</w:t>
                      </w:r>
                    </w:p>
                    <w:p w14:paraId="02E8AEC4" w14:textId="3F744B60" w:rsidR="00AD19E5" w:rsidRDefault="00AD19E5">
                      <w:pPr>
                        <w:pStyle w:val="BodyText"/>
                        <w:ind w:left="48" w:right="12211"/>
                        <w:rPr>
                          <w:sz w:val="22"/>
                          <w:szCs w:val="22"/>
                        </w:rPr>
                      </w:pPr>
                      <w:r w:rsidRPr="00D75F6F">
                        <w:rPr>
                          <w:sz w:val="22"/>
                          <w:szCs w:val="22"/>
                        </w:rPr>
                        <w:t>Rio Tierra Tsev Kawm Siab</w:t>
                      </w:r>
                    </w:p>
                    <w:p w14:paraId="6B7C69F4" w14:textId="2AD9975A" w:rsidR="00AD19E5" w:rsidRDefault="00AD19E5">
                      <w:pPr>
                        <w:pStyle w:val="BodyText"/>
                        <w:ind w:left="48" w:right="12211"/>
                        <w:rPr>
                          <w:sz w:val="22"/>
                          <w:szCs w:val="22"/>
                        </w:rPr>
                      </w:pPr>
                      <w:r w:rsidRPr="003B4372">
                        <w:rPr>
                          <w:sz w:val="22"/>
                          <w:szCs w:val="22"/>
                        </w:rPr>
                        <w:t xml:space="preserve">Zos </w:t>
                      </w:r>
                      <w:r>
                        <w:rPr>
                          <w:sz w:val="22"/>
                          <w:szCs w:val="22"/>
                        </w:rPr>
                        <w:t>Qib Pib</w:t>
                      </w:r>
                    </w:p>
                    <w:p w14:paraId="547740CC" w14:textId="67634C17" w:rsidR="00AD19E5" w:rsidRPr="00D75F6F" w:rsidRDefault="00AD19E5">
                      <w:pPr>
                        <w:pStyle w:val="BodyText"/>
                        <w:ind w:left="48" w:right="12211"/>
                        <w:rPr>
                          <w:sz w:val="22"/>
                          <w:szCs w:val="22"/>
                        </w:rPr>
                      </w:pPr>
                      <w:r w:rsidRPr="003B4372">
                        <w:rPr>
                          <w:sz w:val="22"/>
                          <w:szCs w:val="22"/>
                        </w:rPr>
                        <w:t>Woodlake</w:t>
                      </w:r>
                      <w:r>
                        <w:rPr>
                          <w:sz w:val="22"/>
                          <w:szCs w:val="22"/>
                        </w:rPr>
                        <w:t xml:space="preserve"> Qib Pib</w:t>
                      </w:r>
                    </w:p>
                    <w:p w14:paraId="2A458FC8" w14:textId="77777777" w:rsidR="00AD19E5" w:rsidRDefault="00AD19E5">
                      <w:pPr>
                        <w:pStyle w:val="BodyText"/>
                      </w:pPr>
                    </w:p>
                    <w:p w14:paraId="49A9BE87" w14:textId="777746A4" w:rsidR="00AD19E5" w:rsidRPr="00174E67" w:rsidRDefault="00AD19E5">
                      <w:pPr>
                        <w:pStyle w:val="BodyText"/>
                        <w:ind w:left="48"/>
                        <w:rPr>
                          <w:sz w:val="22"/>
                          <w:szCs w:val="22"/>
                        </w:rPr>
                      </w:pPr>
                      <w:r w:rsidRPr="00174E67">
                        <w:rPr>
                          <w:sz w:val="22"/>
                          <w:szCs w:val="22"/>
                        </w:rPr>
                        <w:t xml:space="preserve">Cov Tsev Kawm Ntawv tau txais qhov ntsuas </w:t>
                      </w:r>
                      <w:del w:id="531" w:author="Khamsaolee Xainhiaxang" w:date="2021-07-03T11:49:00Z">
                        <w:r w:rsidRPr="00174E67" w:rsidDel="008D283B">
                          <w:rPr>
                            <w:sz w:val="22"/>
                            <w:szCs w:val="22"/>
                          </w:rPr>
                          <w:delText>ntawm Txhua</w:delText>
                        </w:r>
                      </w:del>
                      <w:ins w:id="532" w:author="Khamsaolee Xainhiaxang" w:date="2021-07-03T11:49:00Z">
                        <w:r>
                          <w:rPr>
                            <w:sz w:val="22"/>
                            <w:szCs w:val="22"/>
                          </w:rPr>
                          <w:t>uas yog xim</w:t>
                        </w:r>
                      </w:ins>
                      <w:r w:rsidRPr="00174E67">
                        <w:rPr>
                          <w:sz w:val="22"/>
                          <w:szCs w:val="22"/>
                        </w:rPr>
                        <w:t xml:space="preserve"> Liab</w:t>
                      </w:r>
                      <w:ins w:id="533" w:author="Khamsaolee Xainhiaxang" w:date="2021-07-03T11:49:00Z">
                        <w:r>
                          <w:rPr>
                            <w:sz w:val="22"/>
                            <w:szCs w:val="22"/>
                          </w:rPr>
                          <w:t xml:space="preserve"> tag nrho</w:t>
                        </w:r>
                      </w:ins>
                      <w:r w:rsidRPr="00174E67">
                        <w:rPr>
                          <w:sz w:val="22"/>
                          <w:szCs w:val="22"/>
                        </w:rPr>
                        <w:t>:</w:t>
                      </w:r>
                    </w:p>
                    <w:p w14:paraId="0FFF16D7" w14:textId="7F9EFA8D" w:rsidR="00AD19E5" w:rsidRPr="00174E67" w:rsidRDefault="00AD19E5">
                      <w:pPr>
                        <w:pStyle w:val="BodyText"/>
                        <w:ind w:left="48"/>
                        <w:rPr>
                          <w:sz w:val="22"/>
                          <w:szCs w:val="22"/>
                        </w:rPr>
                      </w:pPr>
                      <w:del w:id="534" w:author="Khamsaolee Xainhiaxang" w:date="2021-07-03T11:49:00Z">
                        <w:r w:rsidRPr="00174E67" w:rsidDel="008D283B">
                          <w:rPr>
                            <w:sz w:val="22"/>
                            <w:szCs w:val="22"/>
                          </w:rPr>
                          <w:delText>Lub Sij hawm Tshiab</w:delText>
                        </w:r>
                      </w:del>
                      <w:ins w:id="535" w:author="Khamsaolee Xainhiaxang" w:date="2021-07-03T11:49:00Z">
                        <w:r>
                          <w:rPr>
                            <w:sz w:val="22"/>
                            <w:szCs w:val="22"/>
                          </w:rPr>
                          <w:t>Nova Opportunity</w:t>
                        </w:r>
                      </w:ins>
                    </w:p>
                    <w:p w14:paraId="481BE8C2" w14:textId="77777777" w:rsidR="00AD19E5" w:rsidRPr="00174E67" w:rsidRDefault="00AD19E5">
                      <w:pPr>
                        <w:pStyle w:val="BodyText"/>
                        <w:rPr>
                          <w:sz w:val="22"/>
                          <w:szCs w:val="22"/>
                        </w:rPr>
                      </w:pPr>
                    </w:p>
                    <w:p w14:paraId="71BD2C38" w14:textId="7FA3F0F0" w:rsidR="00AD19E5" w:rsidRPr="00174E67" w:rsidRDefault="00AD19E5">
                      <w:pPr>
                        <w:pStyle w:val="BodyText"/>
                        <w:ind w:left="48"/>
                        <w:rPr>
                          <w:sz w:val="22"/>
                          <w:szCs w:val="22"/>
                        </w:rPr>
                      </w:pPr>
                      <w:r w:rsidRPr="00174E67">
                        <w:rPr>
                          <w:sz w:val="22"/>
                          <w:szCs w:val="22"/>
                        </w:rPr>
                        <w:t>Cov Tsev Kawm Ntawv Qib Siab uas Qib Kawm Tiav Qis Dua 67% nyob rau 2 xyoos:</w:t>
                      </w:r>
                    </w:p>
                    <w:p w14:paraId="01566712" w14:textId="29EFF54A" w:rsidR="00AD19E5" w:rsidRPr="00174E67" w:rsidRDefault="00AD19E5">
                      <w:pPr>
                        <w:pStyle w:val="BodyText"/>
                        <w:ind w:left="48"/>
                        <w:rPr>
                          <w:sz w:val="22"/>
                          <w:szCs w:val="22"/>
                        </w:rPr>
                      </w:pPr>
                      <w:del w:id="536" w:author="Khamsaolee Xainhiaxang" w:date="2021-07-03T11:51:00Z">
                        <w:r w:rsidRPr="00174E67" w:rsidDel="007E76FF">
                          <w:rPr>
                            <w:sz w:val="22"/>
                            <w:szCs w:val="22"/>
                          </w:rPr>
                          <w:delText>Pacific Kev Kawm Hauj lwm thiab Kev Kawm Qib Siab</w:delText>
                        </w:r>
                      </w:del>
                      <w:ins w:id="537" w:author="Khamsaolee Xainhiaxang" w:date="2021-07-03T11:51:00Z">
                        <w:r>
                          <w:rPr>
                            <w:sz w:val="22"/>
                            <w:szCs w:val="22"/>
                          </w:rPr>
                          <w:t>Tsev Kawm Pacific Career and Technical</w:t>
                        </w:r>
                      </w:ins>
                    </w:p>
                    <w:p w14:paraId="6ABCC16D" w14:textId="77777777" w:rsidR="00AD19E5" w:rsidRPr="00174E67" w:rsidRDefault="00AD19E5">
                      <w:pPr>
                        <w:pStyle w:val="BodyText"/>
                        <w:rPr>
                          <w:sz w:val="22"/>
                          <w:szCs w:val="22"/>
                        </w:rPr>
                      </w:pPr>
                    </w:p>
                    <w:p w14:paraId="66557306" w14:textId="06219250" w:rsidR="00AD19E5" w:rsidRPr="00174E67" w:rsidRDefault="00AD19E5">
                      <w:pPr>
                        <w:pStyle w:val="BodyText"/>
                        <w:ind w:left="48" w:right="123"/>
                        <w:rPr>
                          <w:sz w:val="22"/>
                          <w:szCs w:val="22"/>
                        </w:rPr>
                      </w:pPr>
                      <w:r w:rsidRPr="00174E67">
                        <w:rPr>
                          <w:sz w:val="22"/>
                          <w:szCs w:val="22"/>
                        </w:rPr>
                        <w:t xml:space="preserve">Cov tsev kawm ntawv no tau txheeb pom nyob rau xyoo 2019-20. Qhov ntsuas no tseem </w:t>
                      </w:r>
                      <w:del w:id="538" w:author="Khamsaolee Xainhiaxang" w:date="2021-07-03T11:53:00Z">
                        <w:r w:rsidRPr="00174E67" w:rsidDel="007E76FF">
                          <w:rPr>
                            <w:sz w:val="22"/>
                            <w:szCs w:val="22"/>
                          </w:rPr>
                          <w:delText xml:space="preserve">tshuav </w:delText>
                        </w:r>
                      </w:del>
                      <w:ins w:id="539" w:author="Khamsaolee Xainhiaxang" w:date="2021-07-03T11:53:00Z">
                        <w:r>
                          <w:rPr>
                            <w:sz w:val="22"/>
                            <w:szCs w:val="22"/>
                          </w:rPr>
                          <w:t>yuav raug siv</w:t>
                        </w:r>
                        <w:r w:rsidRPr="00174E67">
                          <w:rPr>
                            <w:sz w:val="22"/>
                            <w:szCs w:val="22"/>
                          </w:rPr>
                          <w:t xml:space="preserve"> </w:t>
                        </w:r>
                      </w:ins>
                      <w:r w:rsidRPr="00174E67">
                        <w:rPr>
                          <w:sz w:val="22"/>
                          <w:szCs w:val="22"/>
                        </w:rPr>
                        <w:t xml:space="preserve">rau xyoo kawm ntawv 2020-21 vim tias tsis muaj ntaub ntawv los ntawm California </w:t>
                      </w:r>
                      <w:del w:id="540" w:author="Khamsaolee Xainhiaxang" w:date="2021-07-03T11:54:00Z">
                        <w:r w:rsidRPr="00174E67" w:rsidDel="007E76FF">
                          <w:rPr>
                            <w:sz w:val="22"/>
                            <w:szCs w:val="22"/>
                          </w:rPr>
                          <w:delText>Keev Tswj Fwv</w:delText>
                        </w:r>
                      </w:del>
                      <w:ins w:id="541" w:author="Khamsaolee Xainhiaxang" w:date="2021-07-03T11:54:00Z">
                        <w:r>
                          <w:rPr>
                            <w:sz w:val="22"/>
                            <w:szCs w:val="22"/>
                          </w:rPr>
                          <w:t>Qhov Chaw Saib Xyuas</w:t>
                        </w:r>
                      </w:ins>
                      <w:r w:rsidRPr="00174E67">
                        <w:rPr>
                          <w:sz w:val="22"/>
                          <w:szCs w:val="22"/>
                        </w:rPr>
                        <w:t xml:space="preserve"> vim yog COVID-19.</w:t>
                      </w:r>
                    </w:p>
                  </w:txbxContent>
                </v:textbox>
                <w10:wrap type="topAndBottom" anchorx="page"/>
              </v:shape>
            </w:pict>
          </mc:Fallback>
        </mc:AlternateContent>
      </w:r>
      <w:r w:rsidR="000E40D2" w:rsidRPr="003303CB">
        <w:rPr>
          <w:sz w:val="22"/>
          <w:szCs w:val="22"/>
          <w:shd w:val="clear" w:color="auto" w:fill="DBE5F1"/>
        </w:rPr>
        <w:t xml:space="preserve">Cov npe tsev kawm ntawv hauv LEA uas tsim nyog </w:t>
      </w:r>
      <w:r w:rsidR="003303CB" w:rsidRPr="003303CB">
        <w:rPr>
          <w:sz w:val="22"/>
          <w:szCs w:val="22"/>
          <w:shd w:val="clear" w:color="auto" w:fill="DBE5F1"/>
        </w:rPr>
        <w:t xml:space="preserve">tau </w:t>
      </w:r>
      <w:r w:rsidR="000E40D2" w:rsidRPr="003303CB">
        <w:rPr>
          <w:sz w:val="22"/>
          <w:szCs w:val="22"/>
          <w:shd w:val="clear" w:color="auto" w:fill="DBE5F1"/>
        </w:rPr>
        <w:t>txais kev txhawb nqa thiab kev txhim kho.</w:t>
      </w:r>
      <w:r w:rsidR="000E40D2" w:rsidRPr="003303CB">
        <w:rPr>
          <w:sz w:val="22"/>
          <w:szCs w:val="22"/>
          <w:shd w:val="clear" w:color="auto" w:fill="DBE5F1"/>
        </w:rPr>
        <w:tab/>
      </w:r>
    </w:p>
    <w:p w14:paraId="635A77D0" w14:textId="77777777" w:rsidR="00E43EF1" w:rsidRDefault="00E43EF1">
      <w:pPr>
        <w:sectPr w:rsidR="00E43EF1">
          <w:pgSz w:w="15840" w:h="12240" w:orient="landscape"/>
          <w:pgMar w:top="640" w:right="120" w:bottom="560" w:left="120" w:header="0" w:footer="284" w:gutter="0"/>
          <w:cols w:space="720"/>
        </w:sectPr>
      </w:pPr>
    </w:p>
    <w:bookmarkStart w:id="542" w:name="Support_for_Identified_Schools"/>
    <w:bookmarkEnd w:id="542"/>
    <w:p w14:paraId="20B36412" w14:textId="026EE1B2" w:rsidR="00E43EF1" w:rsidRPr="0013481D" w:rsidRDefault="000E40D2">
      <w:pPr>
        <w:spacing w:before="76"/>
        <w:ind w:left="240"/>
        <w:rPr>
          <w:b/>
        </w:rPr>
      </w:pPr>
      <w:r w:rsidRPr="0013481D">
        <w:lastRenderedPageBreak/>
        <w:fldChar w:fldCharType="begin"/>
      </w:r>
      <w:r w:rsidRPr="0013481D">
        <w:instrText xml:space="preserve"> HYPERLINK "http://www.doc-tracking.com/screenshots/21LCAP/Instructions/21LCAPInstructions.htm" \l "SupportforIdentifiedSchools" \h </w:instrText>
      </w:r>
      <w:r w:rsidRPr="0013481D">
        <w:fldChar w:fldCharType="separate"/>
      </w:r>
      <w:r w:rsidRPr="0013481D">
        <w:rPr>
          <w:b/>
        </w:rPr>
        <w:t xml:space="preserve">Txhawb </w:t>
      </w:r>
      <w:r w:rsidR="0013481D" w:rsidRPr="0013481D">
        <w:rPr>
          <w:b/>
        </w:rPr>
        <w:t xml:space="preserve">Nqa Txhawm Rau </w:t>
      </w:r>
      <w:r w:rsidRPr="0013481D">
        <w:rPr>
          <w:b/>
        </w:rPr>
        <w:t xml:space="preserve">Cov Tsev Kawm Ntawv </w:t>
      </w:r>
      <w:r w:rsidR="0013481D" w:rsidRPr="0013481D">
        <w:rPr>
          <w:b/>
        </w:rPr>
        <w:t>Kev Qhia</w:t>
      </w:r>
      <w:r w:rsidRPr="0013481D">
        <w:rPr>
          <w:b/>
        </w:rPr>
        <w:fldChar w:fldCharType="end"/>
      </w:r>
    </w:p>
    <w:p w14:paraId="1D12C388" w14:textId="7790826E" w:rsidR="00E43EF1" w:rsidRPr="00DC3079" w:rsidRDefault="00B672F4">
      <w:pPr>
        <w:pStyle w:val="BodyText"/>
        <w:tabs>
          <w:tab w:val="left" w:pos="15388"/>
        </w:tabs>
        <w:spacing w:before="46"/>
        <w:ind w:left="240"/>
        <w:rPr>
          <w:sz w:val="20"/>
          <w:szCs w:val="20"/>
        </w:rPr>
      </w:pPr>
      <w:r>
        <w:rPr>
          <w:noProof/>
          <w:sz w:val="20"/>
          <w:szCs w:val="20"/>
          <w:lang w:bidi="th-TH"/>
        </w:rPr>
        <mc:AlternateContent>
          <mc:Choice Requires="wps">
            <w:drawing>
              <wp:anchor distT="0" distB="0" distL="0" distR="0" simplePos="0" relativeHeight="251671552" behindDoc="1" locked="0" layoutInCell="1" allowOverlap="1" wp14:anchorId="23E8ADC7" wp14:editId="2914AF8D">
                <wp:simplePos x="0" y="0"/>
                <wp:positionH relativeFrom="page">
                  <wp:posOffset>234950</wp:posOffset>
                </wp:positionH>
                <wp:positionV relativeFrom="paragraph">
                  <wp:posOffset>283845</wp:posOffset>
                </wp:positionV>
                <wp:extent cx="9588500" cy="2152650"/>
                <wp:effectExtent l="0" t="0" r="0" b="0"/>
                <wp:wrapTopAndBottom/>
                <wp:docPr id="459"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215265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392B12B7" w14:textId="77777777" w:rsidR="00AD19E5" w:rsidRPr="00B96685" w:rsidRDefault="00AD19E5" w:rsidP="00B96685">
                            <w:pPr>
                              <w:pStyle w:val="BodyText"/>
                              <w:spacing w:before="58"/>
                              <w:ind w:left="48" w:right="579"/>
                              <w:jc w:val="both"/>
                              <w:rPr>
                                <w:sz w:val="22"/>
                                <w:szCs w:val="22"/>
                              </w:rPr>
                            </w:pPr>
                            <w:r w:rsidRPr="00B96685">
                              <w:rPr>
                                <w:sz w:val="22"/>
                                <w:szCs w:val="22"/>
                              </w:rPr>
                              <w:t>Raws li cov ntaub ntawv siv tsev kawm hauv nroog, Twin Rivers (TR) mob siab rau nws Cov Kev Txhawb thiab Txhim Kho Cov Tsev Kawm Ntawv Zoo (CSI). Peb tau thov Kev Pab Nyiaj CSI Ntxiv Nyiaj Txiag rau txhua lub tsev kawm ntawv uas tau txheeb xyuas thiab peb yuav siv cov peev txheej no los daws qhov chaw tsis muaj zog.</w:t>
                            </w:r>
                          </w:p>
                          <w:p w14:paraId="4479DB8F" w14:textId="77777777" w:rsidR="00AD19E5" w:rsidRDefault="00AD19E5">
                            <w:pPr>
                              <w:pStyle w:val="BodyText"/>
                            </w:pPr>
                          </w:p>
                          <w:p w14:paraId="11E8D811" w14:textId="6DDE745A" w:rsidR="00AD19E5" w:rsidRPr="00523EC2" w:rsidRDefault="00AD19E5" w:rsidP="000D1A3D">
                            <w:pPr>
                              <w:pStyle w:val="BodyText"/>
                              <w:ind w:left="48" w:right="96"/>
                              <w:jc w:val="both"/>
                              <w:rPr>
                                <w:sz w:val="22"/>
                                <w:szCs w:val="22"/>
                              </w:rPr>
                            </w:pPr>
                            <w:r w:rsidRPr="00523EC2">
                              <w:rPr>
                                <w:sz w:val="22"/>
                                <w:szCs w:val="22"/>
                              </w:rPr>
                              <w:t xml:space="preserve">TR tau txheeb xyuas txhua lub tsev kawm ntawv los nrhiav qhov chaw </w:t>
                            </w:r>
                            <w:del w:id="543" w:author="Khamsaolee Xainhiaxang" w:date="2021-07-03T12:24:00Z">
                              <w:r w:rsidRPr="00523EC2" w:rsidDel="0006086A">
                                <w:rPr>
                                  <w:sz w:val="22"/>
                                  <w:szCs w:val="22"/>
                                </w:rPr>
                                <w:delText xml:space="preserve">ntawm lub zog </w:delText>
                              </w:r>
                            </w:del>
                            <w:r w:rsidRPr="00523EC2">
                              <w:rPr>
                                <w:sz w:val="22"/>
                                <w:szCs w:val="22"/>
                              </w:rPr>
                              <w:t xml:space="preserve">kom </w:t>
                            </w:r>
                            <w:ins w:id="544" w:author="Khamsaolee Xainhiaxang" w:date="2021-07-03T12:24:00Z">
                              <w:r>
                                <w:rPr>
                                  <w:sz w:val="22"/>
                                  <w:szCs w:val="22"/>
                                </w:rPr>
                                <w:t xml:space="preserve">zoo thiaj </w:t>
                              </w:r>
                            </w:ins>
                            <w:r w:rsidRPr="00523EC2">
                              <w:rPr>
                                <w:sz w:val="22"/>
                                <w:szCs w:val="22"/>
                              </w:rPr>
                              <w:t xml:space="preserve">siv los ua kev pib </w:t>
                            </w:r>
                            <w:del w:id="545" w:author="Khamsaolee Xainhiaxang" w:date="2021-07-03T12:25:00Z">
                              <w:r w:rsidRPr="00523EC2" w:rsidDel="0006086A">
                                <w:rPr>
                                  <w:sz w:val="22"/>
                                  <w:szCs w:val="22"/>
                                </w:rPr>
                                <w:delText xml:space="preserve">ua kom pib </w:delText>
                              </w:r>
                            </w:del>
                            <w:r w:rsidRPr="00523EC2">
                              <w:rPr>
                                <w:sz w:val="22"/>
                                <w:szCs w:val="22"/>
                              </w:rPr>
                              <w:t xml:space="preserve">peb txoj hauj lwm. </w:t>
                            </w:r>
                            <w:del w:id="546" w:author="Khamsaolee Xainhiaxang" w:date="2021-07-03T12:25:00Z">
                              <w:r w:rsidRPr="00523EC2" w:rsidDel="0006086A">
                                <w:rPr>
                                  <w:sz w:val="22"/>
                                  <w:szCs w:val="22"/>
                                </w:rPr>
                                <w:delText xml:space="preserve">Rau </w:delText>
                              </w:r>
                            </w:del>
                            <w:ins w:id="547" w:author="Khamsaolee Xainhiaxang" w:date="2021-07-03T12:25:00Z">
                              <w:r>
                                <w:rPr>
                                  <w:sz w:val="22"/>
                                  <w:szCs w:val="22"/>
                                </w:rPr>
                                <w:t>C</w:t>
                              </w:r>
                            </w:ins>
                            <w:del w:id="548" w:author="Khamsaolee Xainhiaxang" w:date="2021-07-03T12:25:00Z">
                              <w:r w:rsidRPr="00523EC2" w:rsidDel="0006086A">
                                <w:rPr>
                                  <w:sz w:val="22"/>
                                  <w:szCs w:val="22"/>
                                </w:rPr>
                                <w:delText>c</w:delText>
                              </w:r>
                            </w:del>
                            <w:r w:rsidRPr="00523EC2">
                              <w:rPr>
                                <w:sz w:val="22"/>
                                <w:szCs w:val="22"/>
                              </w:rPr>
                              <w:t xml:space="preserve">ov tsev kawm CSI, </w:t>
                            </w:r>
                            <w:del w:id="549" w:author="Khamsaolee Xainhiaxang" w:date="2021-07-03T11:58:00Z">
                              <w:r w:rsidRPr="00523EC2" w:rsidDel="007E76FF">
                                <w:rPr>
                                  <w:sz w:val="22"/>
                                  <w:szCs w:val="22"/>
                                </w:rPr>
                                <w:delText>hauv paus tsev kawm ntawv</w:delText>
                              </w:r>
                            </w:del>
                            <w:ins w:id="550" w:author="Khamsaolee Xainhiaxang" w:date="2021-07-03T11:58:00Z">
                              <w:r>
                                <w:rPr>
                                  <w:sz w:val="22"/>
                                  <w:szCs w:val="22"/>
                                </w:rPr>
                                <w:t>Tsev Kawm Haum Nroog</w:t>
                              </w:r>
                            </w:ins>
                            <w:r w:rsidRPr="00523EC2">
                              <w:rPr>
                                <w:sz w:val="22"/>
                                <w:szCs w:val="22"/>
                              </w:rPr>
                              <w:t xml:space="preserve"> </w:t>
                            </w:r>
                            <w:del w:id="551" w:author="Khamsaolee Xainhiaxang" w:date="2021-07-03T14:24:00Z">
                              <w:r w:rsidRPr="00523EC2" w:rsidDel="00D84362">
                                <w:rPr>
                                  <w:sz w:val="22"/>
                                  <w:szCs w:val="22"/>
                                </w:rPr>
                                <w:delText xml:space="preserve">npaj </w:delText>
                              </w:r>
                            </w:del>
                            <w:r w:rsidRPr="00523EC2">
                              <w:rPr>
                                <w:sz w:val="22"/>
                                <w:szCs w:val="22"/>
                              </w:rPr>
                              <w:t>muaj cov kev npaj, kev tshuaj xyuas, thiab kev tshaj tawm ntawm cov tsev kawm ntawv,</w:t>
                            </w:r>
                            <w:del w:id="552" w:author="Khamsaolee Xainhiaxang" w:date="2021-07-03T14:26:00Z">
                              <w:r w:rsidRPr="00523EC2" w:rsidDel="00D84362">
                                <w:rPr>
                                  <w:sz w:val="22"/>
                                  <w:szCs w:val="22"/>
                                </w:rPr>
                                <w:delText xml:space="preserve"> suav</w:delText>
                              </w:r>
                            </w:del>
                            <w:r w:rsidRPr="00523EC2">
                              <w:rPr>
                                <w:sz w:val="22"/>
                                <w:szCs w:val="22"/>
                              </w:rPr>
                              <w:t xml:space="preserve"> nrog </w:t>
                            </w:r>
                            <w:ins w:id="553" w:author="Khamsaolee Xainhiaxang" w:date="2021-07-03T14:27:00Z">
                              <w:r>
                                <w:rPr>
                                  <w:sz w:val="22"/>
                                  <w:szCs w:val="22"/>
                                </w:rPr>
                                <w:t xml:space="preserve">rau lub koom txoos yuav tsim kho huam </w:t>
                              </w:r>
                            </w:ins>
                            <w:del w:id="554" w:author="Khamsaolee Xainhiaxang" w:date="2021-07-03T14:27:00Z">
                              <w:r w:rsidRPr="00523EC2" w:rsidDel="00B939A6">
                                <w:rPr>
                                  <w:sz w:val="22"/>
                                  <w:szCs w:val="22"/>
                                </w:rPr>
                                <w:delText>Cheeb Tsam Chaw Tswj Xyuas Cov Lus Cog Tseg Hauv Paus Tsev Kawm ntxiv</w:delText>
                              </w:r>
                            </w:del>
                            <w:r w:rsidRPr="00523EC2">
                              <w:rPr>
                                <w:sz w:val="22"/>
                                <w:szCs w:val="22"/>
                              </w:rPr>
                              <w:t xml:space="preserve">, nrog rau kev cob qhia rau tsev kawm ntawv cov neeg </w:t>
                            </w:r>
                            <w:ins w:id="555" w:author="Khamsaolee Xainhiaxang" w:date="2021-07-03T14:29:00Z">
                              <w:r>
                                <w:rPr>
                                  <w:sz w:val="22"/>
                                  <w:szCs w:val="22"/>
                                </w:rPr>
                                <w:t>ua</w:t>
                              </w:r>
                            </w:ins>
                            <w:del w:id="556" w:author="Khamsaolee Xainhiaxang" w:date="2021-07-03T14:29:00Z">
                              <w:r w:rsidRPr="00523EC2" w:rsidDel="00B939A6">
                                <w:rPr>
                                  <w:sz w:val="22"/>
                                  <w:szCs w:val="22"/>
                                </w:rPr>
                                <w:delText>lis</w:delText>
                              </w:r>
                            </w:del>
                            <w:r w:rsidRPr="00523EC2">
                              <w:rPr>
                                <w:sz w:val="22"/>
                                <w:szCs w:val="22"/>
                              </w:rPr>
                              <w:t xml:space="preserve"> haujl</w:t>
                            </w:r>
                            <w:del w:id="557" w:author="Khamsaolee Xainhiaxang" w:date="2021-07-03T14:29:00Z">
                              <w:r w:rsidRPr="00523EC2" w:rsidDel="00B939A6">
                                <w:rPr>
                                  <w:sz w:val="22"/>
                                  <w:szCs w:val="22"/>
                                </w:rPr>
                                <w:delText xml:space="preserve"> </w:delText>
                              </w:r>
                            </w:del>
                            <w:r w:rsidRPr="00523EC2">
                              <w:rPr>
                                <w:sz w:val="22"/>
                                <w:szCs w:val="22"/>
                              </w:rPr>
                              <w:t xml:space="preserve">wm thiab cov thawj coj hauv tsev kawm. Tus Thawj Coj thiab Tus Thawj Coj ntawm Cov Hauj lwm Tshwj Xeeb ua hauj lwm nrog txhua tus Thawj Xib Fwb los tsim kev tshuaj xyuas </w:t>
                            </w:r>
                            <w:del w:id="558" w:author="Khamsaolee Xainhiaxang" w:date="2021-07-03T14:30:00Z">
                              <w:r w:rsidRPr="00523EC2" w:rsidDel="00B939A6">
                                <w:rPr>
                                  <w:sz w:val="22"/>
                                  <w:szCs w:val="22"/>
                                </w:rPr>
                                <w:delText xml:space="preserve">xav tau </w:delText>
                              </w:r>
                            </w:del>
                            <w:r w:rsidRPr="00523EC2">
                              <w:rPr>
                                <w:sz w:val="22"/>
                                <w:szCs w:val="22"/>
                              </w:rPr>
                              <w:t>kev xav tau. Tus thawj coj hauv tsev kawm ntawv txheeb xyuas cov ntaub ntawv, peev txheej tsis sib luag thiab cov neeg muaj feem xyuam cov ncauj lus nkag</w:t>
                            </w:r>
                            <w:ins w:id="559" w:author="Khamsaolee Xainhiaxang" w:date="2021-07-03T14:31:00Z">
                              <w:r>
                                <w:rPr>
                                  <w:sz w:val="22"/>
                                  <w:szCs w:val="22"/>
                                </w:rPr>
                                <w:t xml:space="preserve"> (input data</w:t>
                              </w:r>
                            </w:ins>
                            <w:ins w:id="560" w:author="Khamsaolee Xainhiaxang" w:date="2021-07-03T14:32:00Z">
                              <w:r>
                                <w:rPr>
                                  <w:sz w:val="22"/>
                                  <w:szCs w:val="22"/>
                                </w:rPr>
                                <w:t>)</w:t>
                              </w:r>
                            </w:ins>
                            <w:r w:rsidRPr="00523EC2">
                              <w:rPr>
                                <w:sz w:val="22"/>
                                <w:szCs w:val="22"/>
                              </w:rPr>
                              <w:t xml:space="preserve"> thaum lub caij ntuj no thiab caij nplooj ntoo hlav los tsim CSI txoj kev npaj ua ib feem ntawm SPSA tus txheej txheem. Kev txhim kho ntawm cov pov thawj raws li kev ua hauj lwm tau txhawb nqa los ntawm Tus Thawj Coj thiab Tus Thawj Coj ntawm Cov Hauj lwm Tshwj Xeeb hauv cov rooj sib tham txhua hli los xyuas kom meej tias cov khoom tsis sib xws raug daws.</w:t>
                            </w:r>
                            <w:ins w:id="561" w:author="Khamsaolee Xainhiaxang" w:date="2021-07-03T14:35:00Z">
                              <w:r>
                                <w:rPr>
                                  <w:sz w:val="22"/>
                                  <w:szCs w:val="22"/>
                                </w:rPr>
                                <w:t xml:space="preserve"> Cov hauj lwm no yuav tsum tau txais kev txhawb nqa los ntawm kev koom tes</w:t>
                              </w:r>
                            </w:ins>
                            <w:ins w:id="562" w:author="Khamsaolee Xainhiaxang" w:date="2021-07-03T14:36:00Z">
                              <w:r>
                                <w:rPr>
                                  <w:sz w:val="22"/>
                                  <w:szCs w:val="22"/>
                                </w:rPr>
                                <w:t xml:space="preserve"> ntawm cov </w:t>
                              </w:r>
                            </w:ins>
                            <w:ins w:id="563" w:author="Khamsaolee Xainhiaxang" w:date="2021-07-03T14:43:00Z">
                              <w:r>
                                <w:rPr>
                                  <w:sz w:val="22"/>
                                  <w:szCs w:val="22"/>
                                </w:rPr>
                                <w:t>Thawj C</w:t>
                              </w:r>
                            </w:ins>
                            <w:ins w:id="564" w:author="Khamsaolee Xainhiaxang" w:date="2021-07-03T14:36:00Z">
                              <w:r>
                                <w:rPr>
                                  <w:sz w:val="22"/>
                                  <w:szCs w:val="22"/>
                                </w:rPr>
                                <w:t>oj</w:t>
                              </w:r>
                            </w:ins>
                            <w:ins w:id="565" w:author="Khamsaolee Xainhiaxang" w:date="2021-07-03T14:42:00Z">
                              <w:r>
                                <w:rPr>
                                  <w:sz w:val="22"/>
                                  <w:szCs w:val="22"/>
                                </w:rPr>
                                <w:t xml:space="preserve"> </w:t>
                              </w:r>
                            </w:ins>
                            <w:ins w:id="566" w:author="Khamsaolee Xainhiaxang" w:date="2021-07-03T14:43:00Z">
                              <w:r>
                                <w:rPr>
                                  <w:sz w:val="22"/>
                                  <w:szCs w:val="22"/>
                                </w:rPr>
                                <w:t>T</w:t>
                              </w:r>
                            </w:ins>
                            <w:ins w:id="567" w:author="Khamsaolee Xainhiaxang" w:date="2021-07-03T14:42:00Z">
                              <w:r>
                                <w:rPr>
                                  <w:sz w:val="22"/>
                                  <w:szCs w:val="22"/>
                                </w:rPr>
                                <w:t xml:space="preserve">sev </w:t>
                              </w:r>
                            </w:ins>
                            <w:ins w:id="568" w:author="Khamsaolee Xainhiaxang" w:date="2021-07-03T14:43:00Z">
                              <w:r>
                                <w:rPr>
                                  <w:sz w:val="22"/>
                                  <w:szCs w:val="22"/>
                                </w:rPr>
                                <w:t>K</w:t>
                              </w:r>
                            </w:ins>
                            <w:ins w:id="569" w:author="Khamsaolee Xainhiaxang" w:date="2021-07-03T14:42:00Z">
                              <w:r>
                                <w:rPr>
                                  <w:sz w:val="22"/>
                                  <w:szCs w:val="22"/>
                                </w:rPr>
                                <w:t>awm</w:t>
                              </w:r>
                            </w:ins>
                            <w:ins w:id="570" w:author="Khamsaolee Xainhiaxang" w:date="2021-07-03T14:36:00Z">
                              <w:r>
                                <w:rPr>
                                  <w:sz w:val="22"/>
                                  <w:szCs w:val="22"/>
                                </w:rPr>
                                <w:t xml:space="preserve"> thiab </w:t>
                              </w:r>
                            </w:ins>
                            <w:ins w:id="571" w:author="Khamsaolee Xainhiaxang" w:date="2021-07-03T14:43:00Z">
                              <w:r>
                                <w:rPr>
                                  <w:sz w:val="22"/>
                                  <w:szCs w:val="22"/>
                                </w:rPr>
                                <w:t>C</w:t>
                              </w:r>
                            </w:ins>
                            <w:ins w:id="572" w:author="Khamsaolee Xainhiaxang" w:date="2021-07-03T14:40:00Z">
                              <w:r>
                                <w:rPr>
                                  <w:sz w:val="22"/>
                                  <w:szCs w:val="22"/>
                                </w:rPr>
                                <w:t xml:space="preserve">haw </w:t>
                              </w:r>
                            </w:ins>
                            <w:ins w:id="573" w:author="Khamsaolee Xainhiaxang" w:date="2021-07-03T14:43:00Z">
                              <w:r>
                                <w:rPr>
                                  <w:sz w:val="22"/>
                                  <w:szCs w:val="22"/>
                                </w:rPr>
                                <w:t>H</w:t>
                              </w:r>
                            </w:ins>
                            <w:ins w:id="574" w:author="Khamsaolee Xainhiaxang" w:date="2021-07-03T14:40:00Z">
                              <w:r>
                                <w:rPr>
                                  <w:sz w:val="22"/>
                                  <w:szCs w:val="22"/>
                                </w:rPr>
                                <w:t xml:space="preserve">auj </w:t>
                              </w:r>
                            </w:ins>
                            <w:ins w:id="575" w:author="Khamsaolee Xainhiaxang" w:date="2021-07-03T14:43:00Z">
                              <w:r>
                                <w:rPr>
                                  <w:sz w:val="22"/>
                                  <w:szCs w:val="22"/>
                                </w:rPr>
                                <w:t>L</w:t>
                              </w:r>
                            </w:ins>
                            <w:ins w:id="576" w:author="Khamsaolee Xainhiaxang" w:date="2021-07-03T14:40:00Z">
                              <w:r>
                                <w:rPr>
                                  <w:sz w:val="22"/>
                                  <w:szCs w:val="22"/>
                                </w:rPr>
                                <w:t xml:space="preserve">wm </w:t>
                              </w:r>
                            </w:ins>
                            <w:ins w:id="577" w:author="Khamsaolee Xainhiaxang" w:date="2021-07-03T14:43:00Z">
                              <w:r>
                                <w:rPr>
                                  <w:sz w:val="22"/>
                                  <w:szCs w:val="22"/>
                                </w:rPr>
                                <w:t>P</w:t>
                              </w:r>
                            </w:ins>
                            <w:ins w:id="578" w:author="Khamsaolee Xainhiaxang" w:date="2021-07-03T14:40:00Z">
                              <w:r>
                                <w:rPr>
                                  <w:sz w:val="22"/>
                                  <w:szCs w:val="22"/>
                                </w:rPr>
                                <w:t xml:space="preserve">ab </w:t>
                              </w:r>
                            </w:ins>
                            <w:ins w:id="579" w:author="Khamsaolee Xainhiaxang" w:date="2021-07-03T14:43:00Z">
                              <w:r>
                                <w:rPr>
                                  <w:sz w:val="22"/>
                                  <w:szCs w:val="22"/>
                                </w:rPr>
                                <w:t>C</w:t>
                              </w:r>
                            </w:ins>
                            <w:ins w:id="580" w:author="Khamsaolee Xainhiaxang" w:date="2021-07-03T14:40:00Z">
                              <w:r>
                                <w:rPr>
                                  <w:sz w:val="22"/>
                                  <w:szCs w:val="22"/>
                                </w:rPr>
                                <w:t>uam.</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E8ADC7" id="Text Box 417" o:spid="_x0000_s1046" type="#_x0000_t202" style="position:absolute;left:0;text-align:left;margin-left:18.5pt;margin-top:22.35pt;width:755pt;height:169.5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" filled="f" strokecolor="#8496b0" strokeweight="1pt">
                <v:textbox inset="0,0,0,0">
                  <w:txbxContent>
                    <w:p w14:paraId="392B12B7" w14:textId="77777777" w:rsidR="00AD19E5" w:rsidRPr="00B96685" w:rsidRDefault="00AD19E5" w:rsidP="00B96685">
                      <w:pPr>
                        <w:pStyle w:val="BodyText"/>
                        <w:spacing w:before="58"/>
                        <w:ind w:left="48" w:right="579"/>
                        <w:jc w:val="both"/>
                        <w:rPr>
                          <w:sz w:val="22"/>
                          <w:szCs w:val="22"/>
                        </w:rPr>
                      </w:pPr>
                      <w:r w:rsidRPr="00B96685">
                        <w:rPr>
                          <w:sz w:val="22"/>
                          <w:szCs w:val="22"/>
                        </w:rPr>
                        <w:t>Raws li cov ntaub ntawv siv tsev kawm hauv nroog, Twin Rivers (TR) mob siab rau nws Cov Kev Txhawb thiab Txhim Kho Cov Tsev Kawm Ntawv Zoo (CSI). Peb tau thov Kev Pab Nyiaj CSI Ntxiv Nyiaj Txiag rau txhua lub tsev kawm ntawv uas tau txheeb xyuas thiab peb yuav siv cov peev txheej no los daws qhov chaw tsis muaj zog.</w:t>
                      </w:r>
                    </w:p>
                    <w:p w14:paraId="4479DB8F" w14:textId="77777777" w:rsidR="00AD19E5" w:rsidRDefault="00AD19E5">
                      <w:pPr>
                        <w:pStyle w:val="BodyText"/>
                      </w:pPr>
                    </w:p>
                    <w:p w14:paraId="11E8D811" w14:textId="6DDE745A" w:rsidR="00AD19E5" w:rsidRPr="00523EC2" w:rsidRDefault="00AD19E5" w:rsidP="000D1A3D">
                      <w:pPr>
                        <w:pStyle w:val="BodyText"/>
                        <w:ind w:left="48" w:right="96"/>
                        <w:jc w:val="both"/>
                        <w:rPr>
                          <w:sz w:val="22"/>
                          <w:szCs w:val="22"/>
                        </w:rPr>
                      </w:pPr>
                      <w:r w:rsidRPr="00523EC2">
                        <w:rPr>
                          <w:sz w:val="22"/>
                          <w:szCs w:val="22"/>
                        </w:rPr>
                        <w:t xml:space="preserve">TR tau txheeb xyuas txhua lub tsev kawm ntawv los nrhiav qhov chaw </w:t>
                      </w:r>
                      <w:del w:id="581" w:author="Khamsaolee Xainhiaxang" w:date="2021-07-03T12:24:00Z">
                        <w:r w:rsidRPr="00523EC2" w:rsidDel="0006086A">
                          <w:rPr>
                            <w:sz w:val="22"/>
                            <w:szCs w:val="22"/>
                          </w:rPr>
                          <w:delText xml:space="preserve">ntawm lub zog </w:delText>
                        </w:r>
                      </w:del>
                      <w:r w:rsidRPr="00523EC2">
                        <w:rPr>
                          <w:sz w:val="22"/>
                          <w:szCs w:val="22"/>
                        </w:rPr>
                        <w:t xml:space="preserve">kom </w:t>
                      </w:r>
                      <w:ins w:id="582" w:author="Khamsaolee Xainhiaxang" w:date="2021-07-03T12:24:00Z">
                        <w:r>
                          <w:rPr>
                            <w:sz w:val="22"/>
                            <w:szCs w:val="22"/>
                          </w:rPr>
                          <w:t xml:space="preserve">zoo thiaj </w:t>
                        </w:r>
                      </w:ins>
                      <w:r w:rsidRPr="00523EC2">
                        <w:rPr>
                          <w:sz w:val="22"/>
                          <w:szCs w:val="22"/>
                        </w:rPr>
                        <w:t xml:space="preserve">siv los ua kev pib </w:t>
                      </w:r>
                      <w:del w:id="583" w:author="Khamsaolee Xainhiaxang" w:date="2021-07-03T12:25:00Z">
                        <w:r w:rsidRPr="00523EC2" w:rsidDel="0006086A">
                          <w:rPr>
                            <w:sz w:val="22"/>
                            <w:szCs w:val="22"/>
                          </w:rPr>
                          <w:delText xml:space="preserve">ua kom pib </w:delText>
                        </w:r>
                      </w:del>
                      <w:r w:rsidRPr="00523EC2">
                        <w:rPr>
                          <w:sz w:val="22"/>
                          <w:szCs w:val="22"/>
                        </w:rPr>
                        <w:t xml:space="preserve">peb txoj hauj lwm. </w:t>
                      </w:r>
                      <w:del w:id="584" w:author="Khamsaolee Xainhiaxang" w:date="2021-07-03T12:25:00Z">
                        <w:r w:rsidRPr="00523EC2" w:rsidDel="0006086A">
                          <w:rPr>
                            <w:sz w:val="22"/>
                            <w:szCs w:val="22"/>
                          </w:rPr>
                          <w:delText xml:space="preserve">Rau </w:delText>
                        </w:r>
                      </w:del>
                      <w:ins w:id="585" w:author="Khamsaolee Xainhiaxang" w:date="2021-07-03T12:25:00Z">
                        <w:r>
                          <w:rPr>
                            <w:sz w:val="22"/>
                            <w:szCs w:val="22"/>
                          </w:rPr>
                          <w:t>C</w:t>
                        </w:r>
                      </w:ins>
                      <w:del w:id="586" w:author="Khamsaolee Xainhiaxang" w:date="2021-07-03T12:25:00Z">
                        <w:r w:rsidRPr="00523EC2" w:rsidDel="0006086A">
                          <w:rPr>
                            <w:sz w:val="22"/>
                            <w:szCs w:val="22"/>
                          </w:rPr>
                          <w:delText>c</w:delText>
                        </w:r>
                      </w:del>
                      <w:r w:rsidRPr="00523EC2">
                        <w:rPr>
                          <w:sz w:val="22"/>
                          <w:szCs w:val="22"/>
                        </w:rPr>
                        <w:t xml:space="preserve">ov tsev kawm CSI, </w:t>
                      </w:r>
                      <w:del w:id="587" w:author="Khamsaolee Xainhiaxang" w:date="2021-07-03T11:58:00Z">
                        <w:r w:rsidRPr="00523EC2" w:rsidDel="007E76FF">
                          <w:rPr>
                            <w:sz w:val="22"/>
                            <w:szCs w:val="22"/>
                          </w:rPr>
                          <w:delText>hauv paus tsev kawm ntawv</w:delText>
                        </w:r>
                      </w:del>
                      <w:ins w:id="588" w:author="Khamsaolee Xainhiaxang" w:date="2021-07-03T11:58:00Z">
                        <w:r>
                          <w:rPr>
                            <w:sz w:val="22"/>
                            <w:szCs w:val="22"/>
                          </w:rPr>
                          <w:t>Tsev Kawm Haum Nroog</w:t>
                        </w:r>
                      </w:ins>
                      <w:r w:rsidRPr="00523EC2">
                        <w:rPr>
                          <w:sz w:val="22"/>
                          <w:szCs w:val="22"/>
                        </w:rPr>
                        <w:t xml:space="preserve"> </w:t>
                      </w:r>
                      <w:del w:id="589" w:author="Khamsaolee Xainhiaxang" w:date="2021-07-03T14:24:00Z">
                        <w:r w:rsidRPr="00523EC2" w:rsidDel="00D84362">
                          <w:rPr>
                            <w:sz w:val="22"/>
                            <w:szCs w:val="22"/>
                          </w:rPr>
                          <w:delText xml:space="preserve">npaj </w:delText>
                        </w:r>
                      </w:del>
                      <w:r w:rsidRPr="00523EC2">
                        <w:rPr>
                          <w:sz w:val="22"/>
                          <w:szCs w:val="22"/>
                        </w:rPr>
                        <w:t>muaj cov kev npaj, kev tshuaj xyuas, thiab kev tshaj tawm ntawm cov tsev kawm ntawv,</w:t>
                      </w:r>
                      <w:del w:id="590" w:author="Khamsaolee Xainhiaxang" w:date="2021-07-03T14:26:00Z">
                        <w:r w:rsidRPr="00523EC2" w:rsidDel="00D84362">
                          <w:rPr>
                            <w:sz w:val="22"/>
                            <w:szCs w:val="22"/>
                          </w:rPr>
                          <w:delText xml:space="preserve"> suav</w:delText>
                        </w:r>
                      </w:del>
                      <w:r w:rsidRPr="00523EC2">
                        <w:rPr>
                          <w:sz w:val="22"/>
                          <w:szCs w:val="22"/>
                        </w:rPr>
                        <w:t xml:space="preserve"> nrog </w:t>
                      </w:r>
                      <w:ins w:id="591" w:author="Khamsaolee Xainhiaxang" w:date="2021-07-03T14:27:00Z">
                        <w:r>
                          <w:rPr>
                            <w:sz w:val="22"/>
                            <w:szCs w:val="22"/>
                          </w:rPr>
                          <w:t xml:space="preserve">rau lub koom txoos yuav tsim kho huam </w:t>
                        </w:r>
                      </w:ins>
                      <w:del w:id="592" w:author="Khamsaolee Xainhiaxang" w:date="2021-07-03T14:27:00Z">
                        <w:r w:rsidRPr="00523EC2" w:rsidDel="00B939A6">
                          <w:rPr>
                            <w:sz w:val="22"/>
                            <w:szCs w:val="22"/>
                          </w:rPr>
                          <w:delText>Cheeb Tsam Chaw Tswj Xyuas Cov Lus Cog Tseg Hauv Paus Tsev Kawm ntxiv</w:delText>
                        </w:r>
                      </w:del>
                      <w:r w:rsidRPr="00523EC2">
                        <w:rPr>
                          <w:sz w:val="22"/>
                          <w:szCs w:val="22"/>
                        </w:rPr>
                        <w:t xml:space="preserve">, nrog rau kev cob qhia rau tsev kawm ntawv cov neeg </w:t>
                      </w:r>
                      <w:ins w:id="593" w:author="Khamsaolee Xainhiaxang" w:date="2021-07-03T14:29:00Z">
                        <w:r>
                          <w:rPr>
                            <w:sz w:val="22"/>
                            <w:szCs w:val="22"/>
                          </w:rPr>
                          <w:t>ua</w:t>
                        </w:r>
                      </w:ins>
                      <w:del w:id="594" w:author="Khamsaolee Xainhiaxang" w:date="2021-07-03T14:29:00Z">
                        <w:r w:rsidRPr="00523EC2" w:rsidDel="00B939A6">
                          <w:rPr>
                            <w:sz w:val="22"/>
                            <w:szCs w:val="22"/>
                          </w:rPr>
                          <w:delText>lis</w:delText>
                        </w:r>
                      </w:del>
                      <w:r w:rsidRPr="00523EC2">
                        <w:rPr>
                          <w:sz w:val="22"/>
                          <w:szCs w:val="22"/>
                        </w:rPr>
                        <w:t xml:space="preserve"> haujl</w:t>
                      </w:r>
                      <w:del w:id="595" w:author="Khamsaolee Xainhiaxang" w:date="2021-07-03T14:29:00Z">
                        <w:r w:rsidRPr="00523EC2" w:rsidDel="00B939A6">
                          <w:rPr>
                            <w:sz w:val="22"/>
                            <w:szCs w:val="22"/>
                          </w:rPr>
                          <w:delText xml:space="preserve"> </w:delText>
                        </w:r>
                      </w:del>
                      <w:r w:rsidRPr="00523EC2">
                        <w:rPr>
                          <w:sz w:val="22"/>
                          <w:szCs w:val="22"/>
                        </w:rPr>
                        <w:t xml:space="preserve">wm thiab cov thawj coj hauv tsev kawm. Tus Thawj Coj thiab Tus Thawj Coj ntawm Cov Hauj lwm Tshwj Xeeb ua hauj lwm nrog txhua tus Thawj Xib Fwb los tsim kev tshuaj xyuas </w:t>
                      </w:r>
                      <w:del w:id="596" w:author="Khamsaolee Xainhiaxang" w:date="2021-07-03T14:30:00Z">
                        <w:r w:rsidRPr="00523EC2" w:rsidDel="00B939A6">
                          <w:rPr>
                            <w:sz w:val="22"/>
                            <w:szCs w:val="22"/>
                          </w:rPr>
                          <w:delText xml:space="preserve">xav tau </w:delText>
                        </w:r>
                      </w:del>
                      <w:r w:rsidRPr="00523EC2">
                        <w:rPr>
                          <w:sz w:val="22"/>
                          <w:szCs w:val="22"/>
                        </w:rPr>
                        <w:t>kev xav tau. Tus thawj coj hauv tsev kawm ntawv txheeb xyuas cov ntaub ntawv, peev txheej tsis sib luag thiab cov neeg muaj feem xyuam cov ncauj lus nkag</w:t>
                      </w:r>
                      <w:ins w:id="597" w:author="Khamsaolee Xainhiaxang" w:date="2021-07-03T14:31:00Z">
                        <w:r>
                          <w:rPr>
                            <w:sz w:val="22"/>
                            <w:szCs w:val="22"/>
                          </w:rPr>
                          <w:t xml:space="preserve"> (input data</w:t>
                        </w:r>
                      </w:ins>
                      <w:ins w:id="598" w:author="Khamsaolee Xainhiaxang" w:date="2021-07-03T14:32:00Z">
                        <w:r>
                          <w:rPr>
                            <w:sz w:val="22"/>
                            <w:szCs w:val="22"/>
                          </w:rPr>
                          <w:t>)</w:t>
                        </w:r>
                      </w:ins>
                      <w:r w:rsidRPr="00523EC2">
                        <w:rPr>
                          <w:sz w:val="22"/>
                          <w:szCs w:val="22"/>
                        </w:rPr>
                        <w:t xml:space="preserve"> thaum lub caij ntuj no thiab caij nplooj ntoo hlav los tsim CSI txoj kev npaj ua ib feem ntawm SPSA tus txheej txheem. Kev txhim kho ntawm cov pov thawj raws li kev ua hauj lwm tau txhawb nqa los ntawm Tus Thawj Coj thiab Tus Thawj Coj ntawm Cov Hauj lwm Tshwj Xeeb hauv cov rooj sib tham txhua hli los xyuas kom meej tias cov khoom tsis sib xws raug daws.</w:t>
                      </w:r>
                      <w:ins w:id="599" w:author="Khamsaolee Xainhiaxang" w:date="2021-07-03T14:35:00Z">
                        <w:r>
                          <w:rPr>
                            <w:sz w:val="22"/>
                            <w:szCs w:val="22"/>
                          </w:rPr>
                          <w:t xml:space="preserve"> Cov hauj lwm no yuav tsum tau txais kev txhawb nqa los ntawm kev koom tes</w:t>
                        </w:r>
                      </w:ins>
                      <w:ins w:id="600" w:author="Khamsaolee Xainhiaxang" w:date="2021-07-03T14:36:00Z">
                        <w:r>
                          <w:rPr>
                            <w:sz w:val="22"/>
                            <w:szCs w:val="22"/>
                          </w:rPr>
                          <w:t xml:space="preserve"> ntawm cov </w:t>
                        </w:r>
                      </w:ins>
                      <w:ins w:id="601" w:author="Khamsaolee Xainhiaxang" w:date="2021-07-03T14:43:00Z">
                        <w:r>
                          <w:rPr>
                            <w:sz w:val="22"/>
                            <w:szCs w:val="22"/>
                          </w:rPr>
                          <w:t>Thawj C</w:t>
                        </w:r>
                      </w:ins>
                      <w:ins w:id="602" w:author="Khamsaolee Xainhiaxang" w:date="2021-07-03T14:36:00Z">
                        <w:r>
                          <w:rPr>
                            <w:sz w:val="22"/>
                            <w:szCs w:val="22"/>
                          </w:rPr>
                          <w:t>oj</w:t>
                        </w:r>
                      </w:ins>
                      <w:ins w:id="603" w:author="Khamsaolee Xainhiaxang" w:date="2021-07-03T14:42:00Z">
                        <w:r>
                          <w:rPr>
                            <w:sz w:val="22"/>
                            <w:szCs w:val="22"/>
                          </w:rPr>
                          <w:t xml:space="preserve"> </w:t>
                        </w:r>
                      </w:ins>
                      <w:ins w:id="604" w:author="Khamsaolee Xainhiaxang" w:date="2021-07-03T14:43:00Z">
                        <w:r>
                          <w:rPr>
                            <w:sz w:val="22"/>
                            <w:szCs w:val="22"/>
                          </w:rPr>
                          <w:t>T</w:t>
                        </w:r>
                      </w:ins>
                      <w:ins w:id="605" w:author="Khamsaolee Xainhiaxang" w:date="2021-07-03T14:42:00Z">
                        <w:r>
                          <w:rPr>
                            <w:sz w:val="22"/>
                            <w:szCs w:val="22"/>
                          </w:rPr>
                          <w:t xml:space="preserve">sev </w:t>
                        </w:r>
                      </w:ins>
                      <w:ins w:id="606" w:author="Khamsaolee Xainhiaxang" w:date="2021-07-03T14:43:00Z">
                        <w:r>
                          <w:rPr>
                            <w:sz w:val="22"/>
                            <w:szCs w:val="22"/>
                          </w:rPr>
                          <w:t>K</w:t>
                        </w:r>
                      </w:ins>
                      <w:ins w:id="607" w:author="Khamsaolee Xainhiaxang" w:date="2021-07-03T14:42:00Z">
                        <w:r>
                          <w:rPr>
                            <w:sz w:val="22"/>
                            <w:szCs w:val="22"/>
                          </w:rPr>
                          <w:t>awm</w:t>
                        </w:r>
                      </w:ins>
                      <w:ins w:id="608" w:author="Khamsaolee Xainhiaxang" w:date="2021-07-03T14:36:00Z">
                        <w:r>
                          <w:rPr>
                            <w:sz w:val="22"/>
                            <w:szCs w:val="22"/>
                          </w:rPr>
                          <w:t xml:space="preserve"> thiab </w:t>
                        </w:r>
                      </w:ins>
                      <w:ins w:id="609" w:author="Khamsaolee Xainhiaxang" w:date="2021-07-03T14:43:00Z">
                        <w:r>
                          <w:rPr>
                            <w:sz w:val="22"/>
                            <w:szCs w:val="22"/>
                          </w:rPr>
                          <w:t>C</w:t>
                        </w:r>
                      </w:ins>
                      <w:ins w:id="610" w:author="Khamsaolee Xainhiaxang" w:date="2021-07-03T14:40:00Z">
                        <w:r>
                          <w:rPr>
                            <w:sz w:val="22"/>
                            <w:szCs w:val="22"/>
                          </w:rPr>
                          <w:t xml:space="preserve">haw </w:t>
                        </w:r>
                      </w:ins>
                      <w:ins w:id="611" w:author="Khamsaolee Xainhiaxang" w:date="2021-07-03T14:43:00Z">
                        <w:r>
                          <w:rPr>
                            <w:sz w:val="22"/>
                            <w:szCs w:val="22"/>
                          </w:rPr>
                          <w:t>H</w:t>
                        </w:r>
                      </w:ins>
                      <w:ins w:id="612" w:author="Khamsaolee Xainhiaxang" w:date="2021-07-03T14:40:00Z">
                        <w:r>
                          <w:rPr>
                            <w:sz w:val="22"/>
                            <w:szCs w:val="22"/>
                          </w:rPr>
                          <w:t xml:space="preserve">auj </w:t>
                        </w:r>
                      </w:ins>
                      <w:ins w:id="613" w:author="Khamsaolee Xainhiaxang" w:date="2021-07-03T14:43:00Z">
                        <w:r>
                          <w:rPr>
                            <w:sz w:val="22"/>
                            <w:szCs w:val="22"/>
                          </w:rPr>
                          <w:t>L</w:t>
                        </w:r>
                      </w:ins>
                      <w:ins w:id="614" w:author="Khamsaolee Xainhiaxang" w:date="2021-07-03T14:40:00Z">
                        <w:r>
                          <w:rPr>
                            <w:sz w:val="22"/>
                            <w:szCs w:val="22"/>
                          </w:rPr>
                          <w:t xml:space="preserve">wm </w:t>
                        </w:r>
                      </w:ins>
                      <w:ins w:id="615" w:author="Khamsaolee Xainhiaxang" w:date="2021-07-03T14:43:00Z">
                        <w:r>
                          <w:rPr>
                            <w:sz w:val="22"/>
                            <w:szCs w:val="22"/>
                          </w:rPr>
                          <w:t>P</w:t>
                        </w:r>
                      </w:ins>
                      <w:ins w:id="616" w:author="Khamsaolee Xainhiaxang" w:date="2021-07-03T14:40:00Z">
                        <w:r>
                          <w:rPr>
                            <w:sz w:val="22"/>
                            <w:szCs w:val="22"/>
                          </w:rPr>
                          <w:t xml:space="preserve">ab </w:t>
                        </w:r>
                      </w:ins>
                      <w:ins w:id="617" w:author="Khamsaolee Xainhiaxang" w:date="2021-07-03T14:43:00Z">
                        <w:r>
                          <w:rPr>
                            <w:sz w:val="22"/>
                            <w:szCs w:val="22"/>
                          </w:rPr>
                          <w:t>C</w:t>
                        </w:r>
                      </w:ins>
                      <w:ins w:id="618" w:author="Khamsaolee Xainhiaxang" w:date="2021-07-03T14:40:00Z">
                        <w:r>
                          <w:rPr>
                            <w:sz w:val="22"/>
                            <w:szCs w:val="22"/>
                          </w:rPr>
                          <w:t>uam.</w:t>
                        </w:r>
                      </w:ins>
                    </w:p>
                  </w:txbxContent>
                </v:textbox>
                <w10:wrap type="topAndBottom" anchorx="page"/>
              </v:shape>
            </w:pict>
          </mc:Fallback>
        </mc:AlternateContent>
      </w:r>
      <w:r w:rsidR="000E40D2" w:rsidRPr="00DC3079">
        <w:rPr>
          <w:sz w:val="20"/>
          <w:szCs w:val="20"/>
          <w:shd w:val="clear" w:color="auto" w:fill="DBE5F1"/>
        </w:rPr>
        <w:t xml:space="preserve">Cov lus piav qhia txog LEA </w:t>
      </w:r>
      <w:del w:id="619" w:author="Khamsaolee Xainhiaxang" w:date="2021-07-03T11:55:00Z">
        <w:r w:rsidR="000E40D2" w:rsidRPr="00DC3079" w:rsidDel="007E76FF">
          <w:rPr>
            <w:sz w:val="20"/>
            <w:szCs w:val="20"/>
            <w:shd w:val="clear" w:color="auto" w:fill="DBE5F1"/>
          </w:rPr>
          <w:delText>muaj li cas</w:delText>
        </w:r>
      </w:del>
      <w:ins w:id="620" w:author="Khamsaolee Xainhiaxang" w:date="2021-07-03T11:55:00Z">
        <w:r w:rsidR="007E76FF">
          <w:rPr>
            <w:sz w:val="20"/>
            <w:szCs w:val="20"/>
            <w:shd w:val="clear" w:color="auto" w:fill="DBE5F1"/>
          </w:rPr>
          <w:t>tau txhawb</w:t>
        </w:r>
      </w:ins>
      <w:r w:rsidR="000E40D2" w:rsidRPr="00DC3079">
        <w:rPr>
          <w:sz w:val="20"/>
          <w:szCs w:val="20"/>
          <w:shd w:val="clear" w:color="auto" w:fill="DBE5F1"/>
        </w:rPr>
        <w:t xml:space="preserve"> los</w:t>
      </w:r>
      <w:r w:rsidR="00DC3079" w:rsidRPr="00DC3079">
        <w:rPr>
          <w:sz w:val="20"/>
          <w:szCs w:val="20"/>
          <w:shd w:val="clear" w:color="auto" w:fill="DBE5F1"/>
        </w:rPr>
        <w:t xml:space="preserve"> </w:t>
      </w:r>
      <w:r w:rsidR="000E40D2" w:rsidRPr="00DC3079">
        <w:rPr>
          <w:sz w:val="20"/>
          <w:szCs w:val="20"/>
          <w:shd w:val="clear" w:color="auto" w:fill="DBE5F1"/>
        </w:rPr>
        <w:t xml:space="preserve">sis </w:t>
      </w:r>
      <w:ins w:id="621" w:author="Khamsaolee Xainhiaxang" w:date="2021-07-03T11:55:00Z">
        <w:r w:rsidR="007E76FF">
          <w:rPr>
            <w:sz w:val="20"/>
            <w:szCs w:val="20"/>
            <w:shd w:val="clear" w:color="auto" w:fill="DBE5F1"/>
          </w:rPr>
          <w:t xml:space="preserve">yuav </w:t>
        </w:r>
      </w:ins>
      <w:r w:rsidR="000E40D2" w:rsidRPr="00DC3079">
        <w:rPr>
          <w:sz w:val="20"/>
          <w:szCs w:val="20"/>
          <w:shd w:val="clear" w:color="auto" w:fill="DBE5F1"/>
        </w:rPr>
        <w:t>txhawb nws cov tsev kawm ntawv uas tsim nyog hauv kev tsim kev txhawb nqa thiab kev txhim kho kom zoo phiaj xwm.</w:t>
      </w:r>
      <w:r w:rsidR="000E40D2" w:rsidRPr="00DC3079">
        <w:rPr>
          <w:sz w:val="20"/>
          <w:szCs w:val="20"/>
          <w:shd w:val="clear" w:color="auto" w:fill="DBE5F1"/>
        </w:rPr>
        <w:tab/>
      </w:r>
    </w:p>
    <w:bookmarkStart w:id="622" w:name="Monitoring_and_Evaluating_Effectiveness"/>
    <w:bookmarkEnd w:id="622"/>
    <w:p w14:paraId="73E40CB3" w14:textId="77777777" w:rsidR="00E43EF1" w:rsidRDefault="000E40D2">
      <w:pPr>
        <w:spacing w:before="155"/>
        <w:ind w:left="240"/>
        <w:rPr>
          <w:b/>
          <w:sz w:val="24"/>
        </w:rPr>
      </w:pPr>
      <w:r>
        <w:fldChar w:fldCharType="begin"/>
      </w:r>
      <w:r>
        <w:instrText xml:space="preserve"> HYPERLINK "http://www.doc-tracking.com/screenshots/21LCAP/Instructions/21LCAPInstructions.htm" \l "MonitoringandEvaluatingEffectiveness" \h </w:instrText>
      </w:r>
      <w:r>
        <w:fldChar w:fldCharType="separate"/>
      </w:r>
      <w:r>
        <w:rPr>
          <w:b/>
          <w:sz w:val="24"/>
        </w:rPr>
        <w:t>Saib xyuas thiab Ntsuam Xyuas Kev Ua Tau Zoo</w:t>
      </w:r>
      <w:r>
        <w:rPr>
          <w:b/>
          <w:sz w:val="24"/>
        </w:rPr>
        <w:fldChar w:fldCharType="end"/>
      </w:r>
    </w:p>
    <w:p w14:paraId="0EC81622" w14:textId="5BF95BEB" w:rsidR="00E43EF1" w:rsidRPr="00065255" w:rsidRDefault="00B672F4">
      <w:pPr>
        <w:pStyle w:val="BodyText"/>
        <w:tabs>
          <w:tab w:val="left" w:pos="15388"/>
        </w:tabs>
        <w:spacing w:before="46"/>
        <w:ind w:left="240"/>
        <w:rPr>
          <w:sz w:val="22"/>
          <w:szCs w:val="22"/>
        </w:rPr>
      </w:pPr>
      <w:r>
        <w:rPr>
          <w:noProof/>
          <w:lang w:bidi="th-TH"/>
        </w:rPr>
        <mc:AlternateContent>
          <mc:Choice Requires="wps">
            <w:drawing>
              <wp:anchor distT="0" distB="0" distL="0" distR="0" simplePos="0" relativeHeight="251672576" behindDoc="1" locked="0" layoutInCell="1" allowOverlap="1" wp14:anchorId="305F7C85" wp14:editId="11329135">
                <wp:simplePos x="0" y="0"/>
                <wp:positionH relativeFrom="page">
                  <wp:posOffset>234950</wp:posOffset>
                </wp:positionH>
                <wp:positionV relativeFrom="paragraph">
                  <wp:posOffset>283845</wp:posOffset>
                </wp:positionV>
                <wp:extent cx="9588500" cy="1817370"/>
                <wp:effectExtent l="0" t="0" r="0" b="0"/>
                <wp:wrapTopAndBottom/>
                <wp:docPr id="458"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181737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501690FE" w14:textId="522E8EA8" w:rsidR="00AD19E5" w:rsidRPr="005C3002" w:rsidRDefault="00AD19E5" w:rsidP="005C3002">
                            <w:pPr>
                              <w:pStyle w:val="BodyText"/>
                              <w:spacing w:before="58"/>
                              <w:ind w:left="48" w:right="30"/>
                              <w:jc w:val="both"/>
                              <w:rPr>
                                <w:sz w:val="22"/>
                                <w:szCs w:val="22"/>
                              </w:rPr>
                            </w:pPr>
                            <w:r w:rsidRPr="005C3002">
                              <w:rPr>
                                <w:sz w:val="22"/>
                                <w:szCs w:val="22"/>
                              </w:rPr>
                              <w:t>Txhawm rau txhawb nqa</w:t>
                            </w:r>
                            <w:del w:id="623" w:author="Khamsaolee Xainhiaxang" w:date="2021-07-03T14:41:00Z">
                              <w:r w:rsidRPr="005C3002" w:rsidDel="00BB2D6B">
                                <w:rPr>
                                  <w:sz w:val="22"/>
                                  <w:szCs w:val="22"/>
                                </w:rPr>
                                <w:delText xml:space="preserve"> CSI</w:delText>
                              </w:r>
                            </w:del>
                            <w:r w:rsidRPr="005C3002">
                              <w:rPr>
                                <w:sz w:val="22"/>
                                <w:szCs w:val="22"/>
                              </w:rPr>
                              <w:t xml:space="preserve"> peb cov tsev kawm</w:t>
                            </w:r>
                            <w:ins w:id="624" w:author="Khamsaolee Xainhiaxang" w:date="2021-07-03T14:41:00Z">
                              <w:r>
                                <w:rPr>
                                  <w:sz w:val="22"/>
                                  <w:szCs w:val="22"/>
                                </w:rPr>
                                <w:t xml:space="preserve"> CSI</w:t>
                              </w:r>
                            </w:ins>
                            <w:r w:rsidRPr="005C3002">
                              <w:rPr>
                                <w:sz w:val="22"/>
                                <w:szCs w:val="22"/>
                              </w:rPr>
                              <w:t xml:space="preserve">, TR tau teeb tsa cov kev soj ntsuam ntxiv hauv Cov Thawj Coj Kev Kawm thiab Cov Chaw Ua Hauj lwm Pab cuam Kev Kawm Ntawv kom paub meej tias CSI cov ntaub ntawv thiab kev ua hauj lwm tau muab qhia rau </w:t>
                            </w:r>
                            <w:del w:id="625" w:author="Khamsaolee Xainhiaxang" w:date="2021-07-03T11:58:00Z">
                              <w:r w:rsidRPr="005C3002" w:rsidDel="007E76FF">
                                <w:rPr>
                                  <w:sz w:val="22"/>
                                  <w:szCs w:val="22"/>
                                </w:rPr>
                                <w:delText>Hauv Paus Tsev Kawm Ntawv</w:delText>
                              </w:r>
                            </w:del>
                            <w:ins w:id="626" w:author="Khamsaolee Xainhiaxang" w:date="2021-07-03T11:58:00Z">
                              <w:r>
                                <w:rPr>
                                  <w:sz w:val="22"/>
                                  <w:szCs w:val="22"/>
                                </w:rPr>
                                <w:t>Tsev Kawm Haum Nroog</w:t>
                              </w:r>
                            </w:ins>
                            <w:r w:rsidRPr="005C3002">
                              <w:rPr>
                                <w:sz w:val="22"/>
                                <w:szCs w:val="22"/>
                              </w:rPr>
                              <w:t xml:space="preserve"> thiab Tus Thawj Coj Hauv Ib Cheeb Tsam </w:t>
                            </w:r>
                            <w:del w:id="627" w:author="Khamsaolee Xainhiaxang" w:date="2021-07-03T14:45:00Z">
                              <w:r w:rsidRPr="005C3002" w:rsidDel="00BB2D6B">
                                <w:rPr>
                                  <w:sz w:val="22"/>
                                  <w:szCs w:val="22"/>
                                </w:rPr>
                                <w:delText>feem ntau</w:delText>
                              </w:r>
                            </w:del>
                            <w:ins w:id="628" w:author="Khamsaolee Xainhiaxang" w:date="2021-07-03T14:45:00Z">
                              <w:r>
                                <w:rPr>
                                  <w:sz w:val="22"/>
                                  <w:szCs w:val="22"/>
                                </w:rPr>
                                <w:t>ua ntu zus</w:t>
                              </w:r>
                            </w:ins>
                            <w:r w:rsidRPr="005C3002">
                              <w:rPr>
                                <w:sz w:val="22"/>
                                <w:szCs w:val="22"/>
                              </w:rPr>
                              <w:t xml:space="preserve">, suav nrog kev tshuaj xyuas txhua lub hlis ntawm kev nce qib hauv tsev kawm. Txhua lub tsev kawm CSI </w:t>
                            </w:r>
                            <w:ins w:id="629" w:author="Khamsaolee Xainhiaxang" w:date="2021-07-03T14:46:00Z">
                              <w:r>
                                <w:rPr>
                                  <w:sz w:val="22"/>
                                  <w:szCs w:val="22"/>
                                </w:rPr>
                                <w:t xml:space="preserve">tau txais kev </w:t>
                              </w:r>
                            </w:ins>
                            <w:r w:rsidRPr="005C3002">
                              <w:rPr>
                                <w:sz w:val="22"/>
                                <w:szCs w:val="22"/>
                              </w:rPr>
                              <w:t xml:space="preserve">txhawb nqa los ntawm </w:t>
                            </w:r>
                            <w:del w:id="630" w:author="Khamsaolee Xainhiaxang" w:date="2021-07-03T11:58:00Z">
                              <w:r w:rsidRPr="005C3002" w:rsidDel="007E76FF">
                                <w:rPr>
                                  <w:sz w:val="22"/>
                                  <w:szCs w:val="22"/>
                                </w:rPr>
                                <w:delText>Hauv Paus Tsev Kawm Ntawv</w:delText>
                              </w:r>
                            </w:del>
                            <w:ins w:id="631" w:author="Khamsaolee Xainhiaxang" w:date="2021-07-03T11:58:00Z">
                              <w:r>
                                <w:rPr>
                                  <w:sz w:val="22"/>
                                  <w:szCs w:val="22"/>
                                </w:rPr>
                                <w:t>Tsev Kawm Haum Nroog</w:t>
                              </w:r>
                            </w:ins>
                            <w:r w:rsidRPr="005C3002">
                              <w:rPr>
                                <w:sz w:val="22"/>
                                <w:szCs w:val="22"/>
                              </w:rPr>
                              <w:t xml:space="preserve"> Tus Thawj Coj. Tus Thawj Coj yuav saib xyuas thiab txhawb nqa cov tsev kawm ntawv no thaum lub sij hawm mus saib xyuas tsev kawm ntawv kom ntseeg tau tias cov neeg ua hauj lwm tau ua txhua yam ntawm 2021-22 Txoj Kev Npaj rau Tsev Kawm Ntawv Kev Ua tiav (SPSA). Cov Thawj Coj yuav muab cov ntsiab lus no los sib tham nrog </w:t>
                            </w:r>
                            <w:del w:id="632" w:author="Khamsaolee Xainhiaxang" w:date="2021-07-03T11:59:00Z">
                              <w:r w:rsidRPr="005C3002" w:rsidDel="007E76FF">
                                <w:rPr>
                                  <w:sz w:val="22"/>
                                  <w:szCs w:val="22"/>
                                </w:rPr>
                                <w:delText>Hauv Paus Tsev Kawm Ntawv</w:delText>
                              </w:r>
                            </w:del>
                            <w:ins w:id="633" w:author="Khamsaolee Xainhiaxang" w:date="2021-07-03T11:59:00Z">
                              <w:r>
                                <w:rPr>
                                  <w:sz w:val="22"/>
                                  <w:szCs w:val="22"/>
                                </w:rPr>
                                <w:t>Tsev Kawm Haum Nroog</w:t>
                              </w:r>
                            </w:ins>
                            <w:r w:rsidRPr="005C3002">
                              <w:rPr>
                                <w:sz w:val="22"/>
                                <w:szCs w:val="22"/>
                              </w:rPr>
                              <w:t xml:space="preserve"> Pawg Thawj Coj Kev Sib Tham kom paub tseeb tias muaj kev txhawb nqa rau cov chaw</w:t>
                            </w:r>
                            <w:ins w:id="634" w:author="Khamsaolee Xainhiaxang" w:date="2021-07-03T14:49:00Z">
                              <w:r>
                                <w:rPr>
                                  <w:sz w:val="22"/>
                                  <w:szCs w:val="22"/>
                                </w:rPr>
                                <w:t xml:space="preserve"> kawm</w:t>
                              </w:r>
                            </w:ins>
                            <w:r w:rsidRPr="005C3002">
                              <w:rPr>
                                <w:sz w:val="22"/>
                                <w:szCs w:val="22"/>
                              </w:rPr>
                              <w:t>.</w:t>
                            </w:r>
                            <w:r>
                              <w:rPr>
                                <w:sz w:val="22"/>
                                <w:szCs w:val="22"/>
                              </w:rPr>
                              <w:t xml:space="preserve"> </w:t>
                            </w:r>
                            <w:del w:id="635" w:author="Khamsaolee Xainhiaxang" w:date="2021-07-03T14:49:00Z">
                              <w:r w:rsidRPr="005C3002" w:rsidDel="00885A60">
                                <w:rPr>
                                  <w:sz w:val="22"/>
                                  <w:szCs w:val="22"/>
                                </w:rPr>
                                <w:delText>Thoob plaws</w:delText>
                              </w:r>
                            </w:del>
                            <w:ins w:id="636" w:author="Khamsaolee Xainhiaxang" w:date="2021-07-03T14:49:00Z">
                              <w:r>
                                <w:rPr>
                                  <w:sz w:val="22"/>
                                  <w:szCs w:val="22"/>
                                </w:rPr>
                                <w:t>Txhawm kom tau</w:t>
                              </w:r>
                            </w:ins>
                            <w:r w:rsidRPr="005C3002">
                              <w:rPr>
                                <w:sz w:val="22"/>
                                <w:szCs w:val="22"/>
                              </w:rPr>
                              <w:t xml:space="preserve"> txoj hauj lwm no, TR tau</w:t>
                            </w:r>
                            <w:ins w:id="637" w:author="Khamsaolee Xainhiaxang" w:date="2021-07-03T14:49:00Z">
                              <w:r>
                                <w:rPr>
                                  <w:sz w:val="22"/>
                                  <w:szCs w:val="22"/>
                                </w:rPr>
                                <w:t>siv zog ua hauj lwm</w:t>
                              </w:r>
                            </w:ins>
                            <w:r w:rsidRPr="005C3002">
                              <w:rPr>
                                <w:sz w:val="22"/>
                                <w:szCs w:val="22"/>
                              </w:rPr>
                              <w:t xml:space="preserve"> tsom mus rau </w:t>
                            </w:r>
                            <w:del w:id="638" w:author="Khamsaolee Xainhiaxang" w:date="2021-07-03T11:59:00Z">
                              <w:r w:rsidRPr="005C3002" w:rsidDel="007E76FF">
                                <w:rPr>
                                  <w:sz w:val="22"/>
                                  <w:szCs w:val="22"/>
                                </w:rPr>
                                <w:delText>hauv paus tsev kawm ntawv</w:delText>
                              </w:r>
                            </w:del>
                            <w:ins w:id="639" w:author="Khamsaolee Xainhiaxang" w:date="2021-07-03T11:59:00Z">
                              <w:r>
                                <w:rPr>
                                  <w:sz w:val="22"/>
                                  <w:szCs w:val="22"/>
                                </w:rPr>
                                <w:t>Tsev Kawm Haum Nroog</w:t>
                              </w:r>
                            </w:ins>
                            <w:r w:rsidRPr="005C3002">
                              <w:rPr>
                                <w:sz w:val="22"/>
                                <w:szCs w:val="22"/>
                              </w:rPr>
                              <w:t xml:space="preserve"> </w:t>
                            </w:r>
                            <w:del w:id="640" w:author="Khamsaolee Xainhiaxang" w:date="2021-07-03T14:50:00Z">
                              <w:r w:rsidRPr="005C3002" w:rsidDel="00885A60">
                                <w:rPr>
                                  <w:sz w:val="22"/>
                                  <w:szCs w:val="22"/>
                                </w:rPr>
                                <w:delText xml:space="preserve">Kev </w:delText>
                              </w:r>
                            </w:del>
                            <w:ins w:id="641" w:author="Khamsaolee Xainhiaxang" w:date="2021-07-03T14:50:00Z">
                              <w:r>
                                <w:rPr>
                                  <w:sz w:val="22"/>
                                  <w:szCs w:val="22"/>
                                </w:rPr>
                                <w:t>qhov chaw saib xyuas</w:t>
                              </w:r>
                              <w:r w:rsidRPr="005C3002">
                                <w:rPr>
                                  <w:sz w:val="22"/>
                                  <w:szCs w:val="22"/>
                                </w:rPr>
                                <w:t xml:space="preserve"> </w:t>
                              </w:r>
                            </w:ins>
                            <w:del w:id="642" w:author="Khamsaolee Xainhiaxang" w:date="2021-07-03T14:50:00Z">
                              <w:r w:rsidRPr="005C3002" w:rsidDel="00885A60">
                                <w:rPr>
                                  <w:sz w:val="22"/>
                                  <w:szCs w:val="22"/>
                                </w:rPr>
                                <w:delText xml:space="preserve">Tswj Fwv </w:delText>
                              </w:r>
                            </w:del>
                            <w:r w:rsidRPr="005C3002">
                              <w:rPr>
                                <w:sz w:val="22"/>
                                <w:szCs w:val="22"/>
                              </w:rPr>
                              <w:t>thiab cov kev ntsuas hauv ib cheeb tsam kom txhawb nqa thiab saib xyuas thaj chaw uas xav tau kev cuam tshuam. Qhov hauj lwm no yuav ua rau cheeb tsam tsev kawm ntawv txhawm rau txhim kho txoj kev pab txhawb rau cov neeg ua hauj lwm, cov tub ntxhais kawm, cov niam txiv, thiab zej zog ntawm CSI cov tsev kawm ntawv.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5F7C85" id="Text Box 416" o:spid="_x0000_s1047" type="#_x0000_t202" style="position:absolute;left:0;text-align:left;margin-left:18.5pt;margin-top:22.35pt;width:755pt;height:143.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" filled="f" strokecolor="#8496b0" strokeweight="1pt">
                <v:textbox inset="0,0,0,0">
                  <w:txbxContent>
                    <w:p w14:paraId="501690FE" w14:textId="522E8EA8" w:rsidR="00AD19E5" w:rsidRPr="005C3002" w:rsidRDefault="00AD19E5" w:rsidP="005C3002">
                      <w:pPr>
                        <w:pStyle w:val="BodyText"/>
                        <w:spacing w:before="58"/>
                        <w:ind w:left="48" w:right="30"/>
                        <w:jc w:val="both"/>
                        <w:rPr>
                          <w:sz w:val="22"/>
                          <w:szCs w:val="22"/>
                        </w:rPr>
                      </w:pPr>
                      <w:r w:rsidRPr="005C3002">
                        <w:rPr>
                          <w:sz w:val="22"/>
                          <w:szCs w:val="22"/>
                        </w:rPr>
                        <w:t>Txhawm rau txhawb nqa</w:t>
                      </w:r>
                      <w:del w:id="643" w:author="Khamsaolee Xainhiaxang" w:date="2021-07-03T14:41:00Z">
                        <w:r w:rsidRPr="005C3002" w:rsidDel="00BB2D6B">
                          <w:rPr>
                            <w:sz w:val="22"/>
                            <w:szCs w:val="22"/>
                          </w:rPr>
                          <w:delText xml:space="preserve"> CSI</w:delText>
                        </w:r>
                      </w:del>
                      <w:r w:rsidRPr="005C3002">
                        <w:rPr>
                          <w:sz w:val="22"/>
                          <w:szCs w:val="22"/>
                        </w:rPr>
                        <w:t xml:space="preserve"> peb cov tsev kawm</w:t>
                      </w:r>
                      <w:ins w:id="644" w:author="Khamsaolee Xainhiaxang" w:date="2021-07-03T14:41:00Z">
                        <w:r>
                          <w:rPr>
                            <w:sz w:val="22"/>
                            <w:szCs w:val="22"/>
                          </w:rPr>
                          <w:t xml:space="preserve"> CSI</w:t>
                        </w:r>
                      </w:ins>
                      <w:r w:rsidRPr="005C3002">
                        <w:rPr>
                          <w:sz w:val="22"/>
                          <w:szCs w:val="22"/>
                        </w:rPr>
                        <w:t xml:space="preserve">, TR tau teeb tsa cov kev soj ntsuam ntxiv hauv Cov Thawj Coj Kev Kawm thiab Cov Chaw Ua Hauj lwm Pab cuam Kev Kawm Ntawv kom paub meej tias CSI cov ntaub ntawv thiab kev ua hauj lwm tau muab qhia rau </w:t>
                      </w:r>
                      <w:del w:id="645" w:author="Khamsaolee Xainhiaxang" w:date="2021-07-03T11:58:00Z">
                        <w:r w:rsidRPr="005C3002" w:rsidDel="007E76FF">
                          <w:rPr>
                            <w:sz w:val="22"/>
                            <w:szCs w:val="22"/>
                          </w:rPr>
                          <w:delText>Hauv Paus Tsev Kawm Ntawv</w:delText>
                        </w:r>
                      </w:del>
                      <w:ins w:id="646" w:author="Khamsaolee Xainhiaxang" w:date="2021-07-03T11:58:00Z">
                        <w:r>
                          <w:rPr>
                            <w:sz w:val="22"/>
                            <w:szCs w:val="22"/>
                          </w:rPr>
                          <w:t>Tsev Kawm Haum Nroog</w:t>
                        </w:r>
                      </w:ins>
                      <w:r w:rsidRPr="005C3002">
                        <w:rPr>
                          <w:sz w:val="22"/>
                          <w:szCs w:val="22"/>
                        </w:rPr>
                        <w:t xml:space="preserve"> thiab Tus Thawj Coj Hauv Ib Cheeb Tsam </w:t>
                      </w:r>
                      <w:del w:id="647" w:author="Khamsaolee Xainhiaxang" w:date="2021-07-03T14:45:00Z">
                        <w:r w:rsidRPr="005C3002" w:rsidDel="00BB2D6B">
                          <w:rPr>
                            <w:sz w:val="22"/>
                            <w:szCs w:val="22"/>
                          </w:rPr>
                          <w:delText>feem ntau</w:delText>
                        </w:r>
                      </w:del>
                      <w:ins w:id="648" w:author="Khamsaolee Xainhiaxang" w:date="2021-07-03T14:45:00Z">
                        <w:r>
                          <w:rPr>
                            <w:sz w:val="22"/>
                            <w:szCs w:val="22"/>
                          </w:rPr>
                          <w:t>ua ntu zus</w:t>
                        </w:r>
                      </w:ins>
                      <w:r w:rsidRPr="005C3002">
                        <w:rPr>
                          <w:sz w:val="22"/>
                          <w:szCs w:val="22"/>
                        </w:rPr>
                        <w:t xml:space="preserve">, suav nrog kev tshuaj xyuas txhua lub hlis ntawm kev nce qib hauv tsev kawm. Txhua lub tsev kawm CSI </w:t>
                      </w:r>
                      <w:ins w:id="649" w:author="Khamsaolee Xainhiaxang" w:date="2021-07-03T14:46:00Z">
                        <w:r>
                          <w:rPr>
                            <w:sz w:val="22"/>
                            <w:szCs w:val="22"/>
                          </w:rPr>
                          <w:t xml:space="preserve">tau txais kev </w:t>
                        </w:r>
                      </w:ins>
                      <w:r w:rsidRPr="005C3002">
                        <w:rPr>
                          <w:sz w:val="22"/>
                          <w:szCs w:val="22"/>
                        </w:rPr>
                        <w:t xml:space="preserve">txhawb nqa los ntawm </w:t>
                      </w:r>
                      <w:del w:id="650" w:author="Khamsaolee Xainhiaxang" w:date="2021-07-03T11:58:00Z">
                        <w:r w:rsidRPr="005C3002" w:rsidDel="007E76FF">
                          <w:rPr>
                            <w:sz w:val="22"/>
                            <w:szCs w:val="22"/>
                          </w:rPr>
                          <w:delText>Hauv Paus Tsev Kawm Ntawv</w:delText>
                        </w:r>
                      </w:del>
                      <w:ins w:id="651" w:author="Khamsaolee Xainhiaxang" w:date="2021-07-03T11:58:00Z">
                        <w:r>
                          <w:rPr>
                            <w:sz w:val="22"/>
                            <w:szCs w:val="22"/>
                          </w:rPr>
                          <w:t>Tsev Kawm Haum Nroog</w:t>
                        </w:r>
                      </w:ins>
                      <w:r w:rsidRPr="005C3002">
                        <w:rPr>
                          <w:sz w:val="22"/>
                          <w:szCs w:val="22"/>
                        </w:rPr>
                        <w:t xml:space="preserve"> Tus Thawj Coj. Tus Thawj Coj yuav saib xyuas thiab txhawb nqa cov tsev kawm ntawv no thaum lub sij hawm mus saib xyuas tsev kawm ntawv kom ntseeg tau tias cov neeg ua hauj lwm tau ua txhua yam ntawm 2021-22 Txoj Kev Npaj rau Tsev Kawm Ntawv Kev Ua tiav (SPSA). Cov Thawj Coj yuav muab cov ntsiab lus no los sib tham nrog </w:t>
                      </w:r>
                      <w:del w:id="652" w:author="Khamsaolee Xainhiaxang" w:date="2021-07-03T11:59:00Z">
                        <w:r w:rsidRPr="005C3002" w:rsidDel="007E76FF">
                          <w:rPr>
                            <w:sz w:val="22"/>
                            <w:szCs w:val="22"/>
                          </w:rPr>
                          <w:delText>Hauv Paus Tsev Kawm Ntawv</w:delText>
                        </w:r>
                      </w:del>
                      <w:ins w:id="653" w:author="Khamsaolee Xainhiaxang" w:date="2021-07-03T11:59:00Z">
                        <w:r>
                          <w:rPr>
                            <w:sz w:val="22"/>
                            <w:szCs w:val="22"/>
                          </w:rPr>
                          <w:t>Tsev Kawm Haum Nroog</w:t>
                        </w:r>
                      </w:ins>
                      <w:r w:rsidRPr="005C3002">
                        <w:rPr>
                          <w:sz w:val="22"/>
                          <w:szCs w:val="22"/>
                        </w:rPr>
                        <w:t xml:space="preserve"> Pawg Thawj Coj Kev Sib Tham kom paub tseeb tias muaj kev txhawb nqa rau cov chaw</w:t>
                      </w:r>
                      <w:ins w:id="654" w:author="Khamsaolee Xainhiaxang" w:date="2021-07-03T14:49:00Z">
                        <w:r>
                          <w:rPr>
                            <w:sz w:val="22"/>
                            <w:szCs w:val="22"/>
                          </w:rPr>
                          <w:t xml:space="preserve"> kawm</w:t>
                        </w:r>
                      </w:ins>
                      <w:r w:rsidRPr="005C3002">
                        <w:rPr>
                          <w:sz w:val="22"/>
                          <w:szCs w:val="22"/>
                        </w:rPr>
                        <w:t>.</w:t>
                      </w:r>
                      <w:r>
                        <w:rPr>
                          <w:sz w:val="22"/>
                          <w:szCs w:val="22"/>
                        </w:rPr>
                        <w:t xml:space="preserve"> </w:t>
                      </w:r>
                      <w:del w:id="655" w:author="Khamsaolee Xainhiaxang" w:date="2021-07-03T14:49:00Z">
                        <w:r w:rsidRPr="005C3002" w:rsidDel="00885A60">
                          <w:rPr>
                            <w:sz w:val="22"/>
                            <w:szCs w:val="22"/>
                          </w:rPr>
                          <w:delText>Thoob plaws</w:delText>
                        </w:r>
                      </w:del>
                      <w:ins w:id="656" w:author="Khamsaolee Xainhiaxang" w:date="2021-07-03T14:49:00Z">
                        <w:r>
                          <w:rPr>
                            <w:sz w:val="22"/>
                            <w:szCs w:val="22"/>
                          </w:rPr>
                          <w:t>Txhawm kom tau</w:t>
                        </w:r>
                      </w:ins>
                      <w:r w:rsidRPr="005C3002">
                        <w:rPr>
                          <w:sz w:val="22"/>
                          <w:szCs w:val="22"/>
                        </w:rPr>
                        <w:t xml:space="preserve"> txoj hauj lwm no, TR tau</w:t>
                      </w:r>
                      <w:ins w:id="657" w:author="Khamsaolee Xainhiaxang" w:date="2021-07-03T14:49:00Z">
                        <w:r>
                          <w:rPr>
                            <w:sz w:val="22"/>
                            <w:szCs w:val="22"/>
                          </w:rPr>
                          <w:t>siv zog ua hauj lwm</w:t>
                        </w:r>
                      </w:ins>
                      <w:r w:rsidRPr="005C3002">
                        <w:rPr>
                          <w:sz w:val="22"/>
                          <w:szCs w:val="22"/>
                        </w:rPr>
                        <w:t xml:space="preserve"> tsom mus rau </w:t>
                      </w:r>
                      <w:del w:id="658" w:author="Khamsaolee Xainhiaxang" w:date="2021-07-03T11:59:00Z">
                        <w:r w:rsidRPr="005C3002" w:rsidDel="007E76FF">
                          <w:rPr>
                            <w:sz w:val="22"/>
                            <w:szCs w:val="22"/>
                          </w:rPr>
                          <w:delText>hauv paus tsev kawm ntawv</w:delText>
                        </w:r>
                      </w:del>
                      <w:ins w:id="659" w:author="Khamsaolee Xainhiaxang" w:date="2021-07-03T11:59:00Z">
                        <w:r>
                          <w:rPr>
                            <w:sz w:val="22"/>
                            <w:szCs w:val="22"/>
                          </w:rPr>
                          <w:t>Tsev Kawm Haum Nroog</w:t>
                        </w:r>
                      </w:ins>
                      <w:r w:rsidRPr="005C3002">
                        <w:rPr>
                          <w:sz w:val="22"/>
                          <w:szCs w:val="22"/>
                        </w:rPr>
                        <w:t xml:space="preserve"> </w:t>
                      </w:r>
                      <w:del w:id="660" w:author="Khamsaolee Xainhiaxang" w:date="2021-07-03T14:50:00Z">
                        <w:r w:rsidRPr="005C3002" w:rsidDel="00885A60">
                          <w:rPr>
                            <w:sz w:val="22"/>
                            <w:szCs w:val="22"/>
                          </w:rPr>
                          <w:delText xml:space="preserve">Kev </w:delText>
                        </w:r>
                      </w:del>
                      <w:ins w:id="661" w:author="Khamsaolee Xainhiaxang" w:date="2021-07-03T14:50:00Z">
                        <w:r>
                          <w:rPr>
                            <w:sz w:val="22"/>
                            <w:szCs w:val="22"/>
                          </w:rPr>
                          <w:t>qhov chaw saib xyuas</w:t>
                        </w:r>
                        <w:r w:rsidRPr="005C3002">
                          <w:rPr>
                            <w:sz w:val="22"/>
                            <w:szCs w:val="22"/>
                          </w:rPr>
                          <w:t xml:space="preserve"> </w:t>
                        </w:r>
                      </w:ins>
                      <w:del w:id="662" w:author="Khamsaolee Xainhiaxang" w:date="2021-07-03T14:50:00Z">
                        <w:r w:rsidRPr="005C3002" w:rsidDel="00885A60">
                          <w:rPr>
                            <w:sz w:val="22"/>
                            <w:szCs w:val="22"/>
                          </w:rPr>
                          <w:delText xml:space="preserve">Tswj Fwv </w:delText>
                        </w:r>
                      </w:del>
                      <w:r w:rsidRPr="005C3002">
                        <w:rPr>
                          <w:sz w:val="22"/>
                          <w:szCs w:val="22"/>
                        </w:rPr>
                        <w:t>thiab cov kev ntsuas hauv ib cheeb tsam kom txhawb nqa thiab saib xyuas thaj chaw uas xav tau kev cuam tshuam. Qhov hauj lwm no yuav ua rau cheeb tsam tsev kawm ntawv txhawm rau txhim kho txoj kev pab txhawb rau cov neeg ua hauj lwm, cov tub ntxhais kawm, cov niam txiv, thiab zej zog ntawm CSI cov tsev kawm ntawv.</w:t>
                      </w:r>
                    </w:p>
                  </w:txbxContent>
                </v:textbox>
                <w10:wrap type="topAndBottom" anchorx="page"/>
              </v:shape>
            </w:pict>
          </mc:Fallback>
        </mc:AlternateContent>
      </w:r>
      <w:r w:rsidR="000E40D2">
        <w:rPr>
          <w:shd w:val="clear" w:color="auto" w:fill="DBE5F1"/>
        </w:rPr>
        <w:t>C</w:t>
      </w:r>
      <w:r w:rsidR="000E40D2" w:rsidRPr="00065255">
        <w:rPr>
          <w:sz w:val="22"/>
          <w:szCs w:val="22"/>
          <w:shd w:val="clear" w:color="auto" w:fill="DBE5F1"/>
        </w:rPr>
        <w:t>ov lus piav qhia txog LEA yuav saib xyuas thiab ntsuam xyuas txoj kev npaj txhawb pab tub kawm ntawv thiab</w:t>
      </w:r>
      <w:r w:rsidR="00065255" w:rsidRPr="00065255">
        <w:rPr>
          <w:sz w:val="22"/>
          <w:szCs w:val="22"/>
          <w:shd w:val="clear" w:color="auto" w:fill="DBE5F1"/>
        </w:rPr>
        <w:t xml:space="preserve"> kev txhim kho</w:t>
      </w:r>
      <w:r w:rsidR="000E40D2" w:rsidRPr="00065255">
        <w:rPr>
          <w:sz w:val="22"/>
          <w:szCs w:val="22"/>
          <w:shd w:val="clear" w:color="auto" w:fill="DBE5F1"/>
        </w:rPr>
        <w:t xml:space="preserve"> tsev kawm.</w:t>
      </w:r>
    </w:p>
    <w:p w14:paraId="2D05C76E" w14:textId="77777777" w:rsidR="00E43EF1" w:rsidRDefault="00E43EF1">
      <w:pPr>
        <w:sectPr w:rsidR="00E43EF1">
          <w:pgSz w:w="15840" w:h="12240" w:orient="landscape"/>
          <w:pgMar w:top="560" w:right="120" w:bottom="560" w:left="120" w:header="0" w:footer="284" w:gutter="0"/>
          <w:cols w:space="720"/>
        </w:sectPr>
      </w:pPr>
    </w:p>
    <w:p w14:paraId="51C09FD3" w14:textId="77777777" w:rsidR="00E43EF1" w:rsidRDefault="00E43EF1">
      <w:pPr>
        <w:pStyle w:val="BodyText"/>
        <w:rPr>
          <w:sz w:val="20"/>
        </w:rPr>
      </w:pPr>
    </w:p>
    <w:p w14:paraId="65C04BD3" w14:textId="77777777" w:rsidR="00E43EF1" w:rsidRDefault="00E43EF1">
      <w:pPr>
        <w:pStyle w:val="BodyText"/>
        <w:rPr>
          <w:sz w:val="20"/>
        </w:rPr>
      </w:pPr>
    </w:p>
    <w:p w14:paraId="1D29C641" w14:textId="77777777" w:rsidR="00E43EF1" w:rsidRDefault="00E43EF1">
      <w:pPr>
        <w:pStyle w:val="BodyText"/>
        <w:spacing w:before="2"/>
        <w:rPr>
          <w:sz w:val="29"/>
        </w:rPr>
      </w:pPr>
    </w:p>
    <w:p w14:paraId="66A774F7" w14:textId="58CC7D8D" w:rsidR="00E43EF1" w:rsidRPr="00C1157D" w:rsidRDefault="00B672F4" w:rsidP="00C1157D">
      <w:pPr>
        <w:pStyle w:val="BodyText"/>
        <w:tabs>
          <w:tab w:val="left" w:pos="15388"/>
        </w:tabs>
        <w:spacing w:before="92"/>
        <w:ind w:left="240"/>
        <w:jc w:val="both"/>
        <w:rPr>
          <w:sz w:val="20"/>
          <w:szCs w:val="20"/>
        </w:rPr>
      </w:pPr>
      <w:r>
        <w:rPr>
          <w:noProof/>
          <w:sz w:val="20"/>
          <w:szCs w:val="20"/>
          <w:lang w:bidi="th-TH"/>
        </w:rPr>
        <mc:AlternateContent>
          <mc:Choice Requires="wps">
            <w:drawing>
              <wp:anchor distT="0" distB="0" distL="114300" distR="114300" simplePos="0" relativeHeight="251674624" behindDoc="0" locked="0" layoutInCell="1" allowOverlap="1" wp14:anchorId="5A38C0E6" wp14:editId="39890689">
                <wp:simplePos x="0" y="0"/>
                <wp:positionH relativeFrom="page">
                  <wp:posOffset>145415</wp:posOffset>
                </wp:positionH>
                <wp:positionV relativeFrom="paragraph">
                  <wp:posOffset>-506095</wp:posOffset>
                </wp:positionV>
                <wp:extent cx="9768205" cy="346075"/>
                <wp:effectExtent l="0" t="0" r="0" b="0"/>
                <wp:wrapNone/>
                <wp:docPr id="457"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68205" cy="346075"/>
                        </a:xfrm>
                        <a:prstGeom prst="rect">
                          <a:avLst/>
                        </a:prstGeom>
                        <a:solidFill>
                          <a:srgbClr val="DBE5F1"/>
                        </a:solidFill>
                        <a:ln w="28575">
                          <a:solidFill>
                            <a:srgbClr val="000000"/>
                          </a:solidFill>
                          <a:miter lim="800000"/>
                          <a:headEnd/>
                          <a:tailEnd/>
                        </a:ln>
                      </wps:spPr>
                      <wps:txbx>
                        <w:txbxContent>
                          <w:p w14:paraId="05BD976D" w14:textId="5F3E3441" w:rsidR="00AD19E5" w:rsidRPr="00900F5A" w:rsidRDefault="00AD19E5">
                            <w:pPr>
                              <w:spacing w:before="20"/>
                              <w:ind w:left="108"/>
                              <w:rPr>
                                <w:b/>
                                <w:sz w:val="36"/>
                                <w:szCs w:val="36"/>
                              </w:rPr>
                            </w:pPr>
                            <w:hyperlink r:id="rId13" w:anchor="StakeholderEngagement">
                              <w:r w:rsidRPr="00900F5A">
                                <w:rPr>
                                  <w:b/>
                                  <w:sz w:val="36"/>
                                  <w:szCs w:val="36"/>
                                </w:rPr>
                                <w:t>Kev Koom Tes Ntawm Cov Uas Muaj Feem Xyuam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8C0E6" id="Text Box 415" o:spid="_x0000_s1048" type="#_x0000_t202" style="position:absolute;left:0;text-align:left;margin-left:11.45pt;margin-top:-39.85pt;width:769.15pt;height:27.2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" fillcolor="#dbe5f1" strokeweight="2.25pt">
                <v:textbox inset="0,0,0,0">
                  <w:txbxContent>
                    <w:p w14:paraId="05BD976D" w14:textId="5F3E3441" w:rsidR="00AD19E5" w:rsidRPr="00900F5A" w:rsidRDefault="00AD19E5">
                      <w:pPr>
                        <w:spacing w:before="20"/>
                        <w:ind w:left="108"/>
                        <w:rPr>
                          <w:b/>
                          <w:sz w:val="36"/>
                          <w:szCs w:val="36"/>
                        </w:rPr>
                      </w:pPr>
                      <w:hyperlink r:id="rId14" w:anchor="StakeholderEngagement">
                        <w:r w:rsidRPr="00900F5A">
                          <w:rPr>
                            <w:b/>
                            <w:sz w:val="36"/>
                            <w:szCs w:val="36"/>
                          </w:rPr>
                          <w:t>Kev Koom Tes Ntawm Cov Uas Muaj Feem Xyuam</w:t>
                        </w:r>
                      </w:hyperlink>
                    </w:p>
                  </w:txbxContent>
                </v:textbox>
                <w10:wrap anchorx="page"/>
              </v:shape>
            </w:pict>
          </mc:Fallback>
        </mc:AlternateContent>
      </w:r>
      <w:r w:rsidR="000E40D2" w:rsidRPr="00C1157D">
        <w:rPr>
          <w:sz w:val="20"/>
          <w:szCs w:val="20"/>
          <w:shd w:val="clear" w:color="auto" w:fill="DBE5F1"/>
        </w:rPr>
        <w:t xml:space="preserve">Cov ntsiab lus ntawm cov neeg </w:t>
      </w:r>
      <w:r w:rsidR="00C1157D" w:rsidRPr="00C1157D">
        <w:rPr>
          <w:sz w:val="20"/>
          <w:szCs w:val="20"/>
          <w:shd w:val="clear" w:color="auto" w:fill="DBE5F1"/>
        </w:rPr>
        <w:t xml:space="preserve">uas </w:t>
      </w:r>
      <w:r w:rsidR="000E40D2" w:rsidRPr="00C1157D">
        <w:rPr>
          <w:sz w:val="20"/>
          <w:szCs w:val="20"/>
          <w:shd w:val="clear" w:color="auto" w:fill="DBE5F1"/>
        </w:rPr>
        <w:t xml:space="preserve">muaj feem xyuam </w:t>
      </w:r>
      <w:r w:rsidR="00C1157D" w:rsidRPr="00C1157D">
        <w:rPr>
          <w:sz w:val="20"/>
          <w:szCs w:val="20"/>
          <w:shd w:val="clear" w:color="auto" w:fill="DBE5F1"/>
        </w:rPr>
        <w:t xml:space="preserve">ntawm </w:t>
      </w:r>
      <w:r w:rsidR="000E40D2" w:rsidRPr="00C1157D">
        <w:rPr>
          <w:sz w:val="20"/>
          <w:szCs w:val="20"/>
          <w:shd w:val="clear" w:color="auto" w:fill="DBE5F1"/>
        </w:rPr>
        <w:t>cov txheej txheem thi</w:t>
      </w:r>
      <w:r w:rsidR="00C1157D" w:rsidRPr="00C1157D">
        <w:rPr>
          <w:sz w:val="20"/>
          <w:szCs w:val="20"/>
          <w:shd w:val="clear" w:color="auto" w:fill="DBE5F1"/>
        </w:rPr>
        <w:t>ab yuav ua li cas cov neeg koom nrog tau txiav txim siab ua ntej ua tiav qhov LCAP</w:t>
      </w:r>
      <w:r w:rsidR="000E40D2" w:rsidRPr="00C1157D">
        <w:rPr>
          <w:sz w:val="20"/>
          <w:szCs w:val="20"/>
          <w:shd w:val="clear" w:color="auto" w:fill="DBE5F1"/>
        </w:rPr>
        <w:t>.</w:t>
      </w:r>
      <w:r w:rsidR="000E40D2" w:rsidRPr="00C1157D">
        <w:rPr>
          <w:sz w:val="20"/>
          <w:szCs w:val="20"/>
          <w:shd w:val="clear" w:color="auto" w:fill="DBE5F1"/>
        </w:rPr>
        <w:tab/>
      </w:r>
    </w:p>
    <w:p w14:paraId="413F2144" w14:textId="5A659733" w:rsidR="00E43EF1" w:rsidRPr="00897D76" w:rsidRDefault="00B672F4" w:rsidP="00C87893">
      <w:pPr>
        <w:pStyle w:val="BodyText"/>
        <w:spacing w:before="193"/>
        <w:ind w:left="308" w:right="369"/>
        <w:jc w:val="both"/>
        <w:rPr>
          <w:sz w:val="23"/>
          <w:szCs w:val="23"/>
        </w:rPr>
      </w:pPr>
      <w:r>
        <w:rPr>
          <w:noProof/>
          <w:lang w:bidi="th-TH"/>
        </w:rPr>
        <mc:AlternateContent>
          <mc:Choice Requires="wps">
            <w:drawing>
              <wp:anchor distT="0" distB="0" distL="114300" distR="114300" simplePos="0" relativeHeight="239723520" behindDoc="1" locked="0" layoutInCell="1" allowOverlap="1" wp14:anchorId="4E4D1570" wp14:editId="49AB1092">
                <wp:simplePos x="0" y="0"/>
                <wp:positionH relativeFrom="page">
                  <wp:posOffset>-6350</wp:posOffset>
                </wp:positionH>
                <wp:positionV relativeFrom="paragraph">
                  <wp:posOffset>600075</wp:posOffset>
                </wp:positionV>
                <wp:extent cx="9601200" cy="6008370"/>
                <wp:effectExtent l="0" t="0" r="0" b="0"/>
                <wp:wrapNone/>
                <wp:docPr id="456" name="AutoShape 4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01200" cy="6008370"/>
                        </a:xfrm>
                        <a:custGeom>
                          <a:avLst/>
                          <a:gdLst>
                            <a:gd name="T0" fmla="+- 0 370 -10"/>
                            <a:gd name="T1" fmla="*/ T0 w 15120"/>
                            <a:gd name="T2" fmla="+- 0 135 945"/>
                            <a:gd name="T3" fmla="*/ 135 h 9462"/>
                            <a:gd name="T4" fmla="+- 0 370 -10"/>
                            <a:gd name="T5" fmla="*/ T4 w 15120"/>
                            <a:gd name="T6" fmla="+- 0 9576 945"/>
                            <a:gd name="T7" fmla="*/ 9576 h 9462"/>
                            <a:gd name="T8" fmla="+- 0 15470 -10"/>
                            <a:gd name="T9" fmla="*/ T8 w 15120"/>
                            <a:gd name="T10" fmla="+- 0 135 945"/>
                            <a:gd name="T11" fmla="*/ 135 h 9462"/>
                            <a:gd name="T12" fmla="+- 0 15470 -10"/>
                            <a:gd name="T13" fmla="*/ T12 w 15120"/>
                            <a:gd name="T14" fmla="+- 0 9576 945"/>
                            <a:gd name="T15" fmla="*/ 9576 h 9462"/>
                            <a:gd name="T16" fmla="+- 0 360 -10"/>
                            <a:gd name="T17" fmla="*/ T16 w 15120"/>
                            <a:gd name="T18" fmla="+- 0 125 945"/>
                            <a:gd name="T19" fmla="*/ 125 h 9462"/>
                            <a:gd name="T20" fmla="+- 0 15480 -10"/>
                            <a:gd name="T21" fmla="*/ T20 w 15120"/>
                            <a:gd name="T22" fmla="+- 0 125 945"/>
                            <a:gd name="T23" fmla="*/ 125 h 9462"/>
                            <a:gd name="T24" fmla="+- 0 360 -10"/>
                            <a:gd name="T25" fmla="*/ T24 w 15120"/>
                            <a:gd name="T26" fmla="+- 0 9586 945"/>
                            <a:gd name="T27" fmla="*/ 9586 h 9462"/>
                            <a:gd name="T28" fmla="+- 0 15480 -10"/>
                            <a:gd name="T29" fmla="*/ T28 w 15120"/>
                            <a:gd name="T30" fmla="+- 0 9586 945"/>
                            <a:gd name="T31" fmla="*/ 9586 h 94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120" h="9462">
                              <a:moveTo>
                                <a:pt x="380" y="-810"/>
                              </a:moveTo>
                              <a:lnTo>
                                <a:pt x="380" y="8631"/>
                              </a:lnTo>
                              <a:moveTo>
                                <a:pt x="15480" y="-810"/>
                              </a:moveTo>
                              <a:lnTo>
                                <a:pt x="15480" y="8631"/>
                              </a:lnTo>
                              <a:moveTo>
                                <a:pt x="370" y="-820"/>
                              </a:moveTo>
                              <a:lnTo>
                                <a:pt x="15490" y="-820"/>
                              </a:lnTo>
                              <a:moveTo>
                                <a:pt x="370" y="8641"/>
                              </a:moveTo>
                              <a:lnTo>
                                <a:pt x="15490" y="8641"/>
                              </a:lnTo>
                            </a:path>
                          </a:pathLst>
                        </a:custGeom>
                        <a:noFill/>
                        <a:ln w="12700">
                          <a:solidFill>
                            <a:srgbClr val="8496B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4F9C10" id="AutoShape 414" o:spid="_x0000_s1026" style="position:absolute;margin-left:-.5pt;margin-top:47.25pt;width:756pt;height:473.1pt;z-index:-263592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120,9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" path="m380,-810r,9441m15480,-810r,9441m370,-820r15120,m370,8641r15120,e" filled="f" strokecolor="#8496b0" strokeweight="1pt">
                <v:path arrowok="t" o:connecttype="custom" o:connectlocs="241300,85725;241300,6080760;9829800,85725;9829800,6080760;234950,79375;9836150,79375;234950,6087110;9836150,6087110" o:connectangles="0,0,0,0,0,0,0,0"/>
                <w10:wrap anchorx="page"/>
              </v:shape>
            </w:pict>
          </mc:Fallback>
        </mc:AlternateContent>
      </w:r>
      <w:r w:rsidR="000E40D2">
        <w:t>C</w:t>
      </w:r>
      <w:r w:rsidR="000E40D2" w:rsidRPr="00897D76">
        <w:rPr>
          <w:sz w:val="23"/>
          <w:szCs w:val="23"/>
        </w:rPr>
        <w:t>ov neeg muaj feem xyuam</w:t>
      </w:r>
      <w:r w:rsidR="00304ABE" w:rsidRPr="00897D76">
        <w:rPr>
          <w:sz w:val="23"/>
          <w:szCs w:val="23"/>
        </w:rPr>
        <w:t xml:space="preserve"> ntawm</w:t>
      </w:r>
      <w:r w:rsidR="000E40D2" w:rsidRPr="00897D76">
        <w:rPr>
          <w:sz w:val="23"/>
          <w:szCs w:val="23"/>
        </w:rPr>
        <w:t xml:space="preserve"> kev koom tes tau ua tiav ntawm daim foos thoob xyoo 2020-21 vim</w:t>
      </w:r>
      <w:r w:rsidR="00304ABE" w:rsidRPr="00897D76">
        <w:rPr>
          <w:sz w:val="23"/>
          <w:szCs w:val="23"/>
        </w:rPr>
        <w:t xml:space="preserve"> tias COVID</w:t>
      </w:r>
      <w:r w:rsidR="000E40D2" w:rsidRPr="00897D76">
        <w:rPr>
          <w:sz w:val="23"/>
          <w:szCs w:val="23"/>
        </w:rPr>
        <w:t xml:space="preserve">-19. </w:t>
      </w:r>
      <w:ins w:id="663" w:author="Khamsaolee Xainhiaxang" w:date="2021-07-03T14:58:00Z">
        <w:r w:rsidR="00885A60">
          <w:rPr>
            <w:sz w:val="23"/>
            <w:szCs w:val="23"/>
          </w:rPr>
          <w:t xml:space="preserve">Tau siv </w:t>
        </w:r>
      </w:ins>
      <w:r w:rsidR="000E40D2" w:rsidRPr="00897D76">
        <w:rPr>
          <w:sz w:val="23"/>
          <w:szCs w:val="23"/>
        </w:rPr>
        <w:t xml:space="preserve">Zoom thiab ThoughtExhange </w:t>
      </w:r>
      <w:del w:id="664" w:author="Khamsaolee Xainhiaxang" w:date="2021-07-03T14:58:00Z">
        <w:r w:rsidR="000E40D2" w:rsidRPr="00897D76" w:rsidDel="00885A60">
          <w:rPr>
            <w:sz w:val="23"/>
            <w:szCs w:val="23"/>
          </w:rPr>
          <w:delText xml:space="preserve">tau siv </w:delText>
        </w:r>
      </w:del>
      <w:r w:rsidR="000E40D2" w:rsidRPr="00897D76">
        <w:rPr>
          <w:sz w:val="23"/>
          <w:szCs w:val="23"/>
        </w:rPr>
        <w:t>los mus khaws cov lus teb</w:t>
      </w:r>
      <w:ins w:id="665" w:author="Khamsaolee Xainhiaxang" w:date="2021-07-03T14:58:00Z">
        <w:r w:rsidR="00885A60">
          <w:rPr>
            <w:sz w:val="23"/>
            <w:szCs w:val="23"/>
          </w:rPr>
          <w:t xml:space="preserve"> thiab xav tau (feedback</w:t>
        </w:r>
      </w:ins>
      <w:ins w:id="666" w:author="Khamsaolee Xainhiaxang" w:date="2021-07-03T14:59:00Z">
        <w:r w:rsidR="00885A60">
          <w:rPr>
            <w:sz w:val="23"/>
            <w:szCs w:val="23"/>
          </w:rPr>
          <w:t>)</w:t>
        </w:r>
      </w:ins>
      <w:r w:rsidR="000E40D2" w:rsidRPr="00897D76">
        <w:rPr>
          <w:sz w:val="23"/>
          <w:szCs w:val="23"/>
        </w:rPr>
        <w:t xml:space="preserve"> los ntawm txhua tus neeg koom tes. Hauv cov rooj sib tham nrog cov neeg muaj feem, cov ntaub ntawv hais txog LCAP tus txheej txheem, cov xwm txheej tshwj xeeb hauv </w:t>
      </w:r>
      <w:r w:rsidR="00C87893" w:rsidRPr="00897D76">
        <w:rPr>
          <w:sz w:val="23"/>
          <w:szCs w:val="23"/>
        </w:rPr>
        <w:t>xyoo</w:t>
      </w:r>
      <w:del w:id="667" w:author="Khamsaolee Xainhiaxang" w:date="2021-07-03T15:00:00Z">
        <w:r w:rsidR="00C87893" w:rsidRPr="00897D76" w:rsidDel="00885A60">
          <w:rPr>
            <w:sz w:val="23"/>
            <w:szCs w:val="23"/>
          </w:rPr>
          <w:delText>o</w:delText>
        </w:r>
      </w:del>
      <w:r w:rsidR="00C87893" w:rsidRPr="00897D76">
        <w:rPr>
          <w:sz w:val="23"/>
          <w:szCs w:val="23"/>
        </w:rPr>
        <w:t xml:space="preserve"> </w:t>
      </w:r>
      <w:r w:rsidR="000E40D2" w:rsidRPr="00897D76">
        <w:rPr>
          <w:sz w:val="23"/>
          <w:szCs w:val="23"/>
        </w:rPr>
        <w:t xml:space="preserve">2020-2021, thiab qhov tseem ceeb thiab muaj nuj nqis ntawm cov neeg koom nrog cov ncauj lus. Cov neeg koom tau raug coj los ntawm </w:t>
      </w:r>
      <w:del w:id="668" w:author="Khamsaolee Xainhiaxang" w:date="2021-07-03T11:57:00Z">
        <w:r w:rsidR="000E40D2" w:rsidRPr="00897D76" w:rsidDel="007E76FF">
          <w:rPr>
            <w:sz w:val="23"/>
            <w:szCs w:val="23"/>
          </w:rPr>
          <w:delText>hauv paus tsev kawm ntawv</w:delText>
        </w:r>
      </w:del>
      <w:ins w:id="669" w:author="Khamsaolee Xainhiaxang" w:date="2021-07-03T11:57:00Z">
        <w:r w:rsidR="007E76FF">
          <w:rPr>
            <w:sz w:val="23"/>
            <w:szCs w:val="23"/>
          </w:rPr>
          <w:t>tsev kawm haum nroog</w:t>
        </w:r>
      </w:ins>
      <w:r w:rsidR="000E40D2" w:rsidRPr="00897D76">
        <w:rPr>
          <w:sz w:val="23"/>
          <w:szCs w:val="23"/>
        </w:rPr>
        <w:t xml:space="preserve"> lub hom phiaj LCAP thiab muab lus teb rov los teb cov lus nug uas muaj qhib thiab rov xyuas dua thiab ntsuam xyuas cov kev xav ntawm lwm tus. Cov lus qhia los ntawm peb cov rooj sib tham thaum lub Kaum Ob Hlis tau muab cov lus teb rov los kho cov lus nug tseem ceeb uas nug rau cov neeg muaj feem xyuam thiab cov lus nug taw kev siv los tshuaj xyuas thiab kho LCAP cov hom phiaj thiab kev nqis tes ua. Raws li qhov tshwm sim, cov lus nug uas muaj kev cuam tshuam tag nrho </w:t>
      </w:r>
      <w:r w:rsidR="00C87893" w:rsidRPr="00897D76">
        <w:rPr>
          <w:sz w:val="23"/>
          <w:szCs w:val="23"/>
        </w:rPr>
        <w:t xml:space="preserve">rau </w:t>
      </w:r>
      <w:r w:rsidR="000E40D2" w:rsidRPr="00897D76">
        <w:rPr>
          <w:sz w:val="23"/>
          <w:szCs w:val="23"/>
        </w:rPr>
        <w:t>cov me</w:t>
      </w:r>
      <w:r w:rsidR="00C87893" w:rsidRPr="00897D76">
        <w:rPr>
          <w:sz w:val="23"/>
          <w:szCs w:val="23"/>
        </w:rPr>
        <w:t xml:space="preserve"> </w:t>
      </w:r>
      <w:r w:rsidR="000E40D2" w:rsidRPr="00897D76">
        <w:rPr>
          <w:sz w:val="23"/>
          <w:szCs w:val="23"/>
        </w:rPr>
        <w:t xml:space="preserve">nyuam thiab suav nrog kev xav hauv zej zog thiab kev noj qab haus huv </w:t>
      </w:r>
      <w:ins w:id="670" w:author="Khamsaolee Xainhiaxang" w:date="2021-07-03T15:03:00Z">
        <w:r w:rsidR="00885A60">
          <w:rPr>
            <w:sz w:val="23"/>
            <w:szCs w:val="23"/>
          </w:rPr>
          <w:t xml:space="preserve">tau </w:t>
        </w:r>
      </w:ins>
      <w:r w:rsidR="000E40D2" w:rsidRPr="00897D76">
        <w:rPr>
          <w:sz w:val="23"/>
          <w:szCs w:val="23"/>
        </w:rPr>
        <w:t>hloov</w:t>
      </w:r>
      <w:del w:id="671" w:author="Khamsaolee Xainhiaxang" w:date="2021-07-03T15:03:00Z">
        <w:r w:rsidR="000E40D2" w:rsidRPr="00897D76" w:rsidDel="00885A60">
          <w:rPr>
            <w:sz w:val="23"/>
            <w:szCs w:val="23"/>
          </w:rPr>
          <w:delText xml:space="preserve"> chaw</w:delText>
        </w:r>
      </w:del>
      <w:r w:rsidR="000E40D2" w:rsidRPr="00897D76">
        <w:rPr>
          <w:sz w:val="23"/>
          <w:szCs w:val="23"/>
        </w:rPr>
        <w:t xml:space="preserve"> peb cov lus nug yav dhau los uas feem ntau nyob nruab nrab ntawm txoj kev kawm tiav. Lo lus nug uas txhua tus neeg muaj feem cuam </w:t>
      </w:r>
      <w:del w:id="672" w:author="Khamsaolee Xainhiaxang" w:date="2021-07-03T15:04:00Z">
        <w:r w:rsidR="000E40D2" w:rsidRPr="00897D76" w:rsidDel="00885A60">
          <w:rPr>
            <w:sz w:val="23"/>
            <w:szCs w:val="23"/>
          </w:rPr>
          <w:delText>teb rau</w:delText>
        </w:r>
      </w:del>
      <w:ins w:id="673" w:author="Khamsaolee Xainhiaxang" w:date="2021-07-03T15:04:00Z">
        <w:r w:rsidR="00885A60">
          <w:rPr>
            <w:sz w:val="23"/>
            <w:szCs w:val="23"/>
          </w:rPr>
          <w:t>tau teb</w:t>
        </w:r>
      </w:ins>
      <w:r w:rsidR="000E40D2" w:rsidRPr="00897D76">
        <w:rPr>
          <w:sz w:val="23"/>
          <w:szCs w:val="23"/>
        </w:rPr>
        <w:t xml:space="preserve"> yog:</w:t>
      </w:r>
    </w:p>
    <w:p w14:paraId="2DEBF902" w14:textId="77777777" w:rsidR="00E43EF1" w:rsidRDefault="00E43EF1">
      <w:pPr>
        <w:pStyle w:val="BodyText"/>
      </w:pPr>
    </w:p>
    <w:p w14:paraId="50BC8A42" w14:textId="77777777" w:rsidR="00E43EF1" w:rsidRPr="002B5A0C" w:rsidRDefault="000E40D2" w:rsidP="00273DA8">
      <w:pPr>
        <w:pStyle w:val="BodyText"/>
        <w:ind w:left="308" w:right="605"/>
        <w:jc w:val="both"/>
        <w:rPr>
          <w:sz w:val="22"/>
          <w:szCs w:val="22"/>
        </w:rPr>
      </w:pPr>
      <w:r w:rsidRPr="002B5A0C">
        <w:rPr>
          <w:sz w:val="22"/>
          <w:szCs w:val="22"/>
        </w:rPr>
        <w:t>"Peb lub tsev kawm ntawv ua li cas thiaj li kawm tau Kev Kawm Txuj Ci &amp; Kev Lom Zem / Kev Siab ntsws thiab lwm yam kev xav tau ntawm peb cov tub ntxhais kawm thiab zej zog thiab koj cov lus qhia dab tsi los txhim kho?"</w:t>
      </w:r>
    </w:p>
    <w:p w14:paraId="6C10D938" w14:textId="77777777" w:rsidR="00E43EF1" w:rsidRDefault="00E43EF1">
      <w:pPr>
        <w:pStyle w:val="BodyText"/>
      </w:pPr>
    </w:p>
    <w:p w14:paraId="5D6A31FA" w14:textId="4D24BFB4" w:rsidR="00E43EF1" w:rsidRPr="009359B2" w:rsidRDefault="00C87138">
      <w:pPr>
        <w:pStyle w:val="BodyText"/>
        <w:ind w:left="308"/>
        <w:rPr>
          <w:sz w:val="22"/>
          <w:szCs w:val="22"/>
        </w:rPr>
      </w:pPr>
      <w:r w:rsidRPr="009359B2">
        <w:rPr>
          <w:sz w:val="22"/>
          <w:szCs w:val="22"/>
        </w:rPr>
        <w:t xml:space="preserve">Los </w:t>
      </w:r>
      <w:r w:rsidR="000E40D2" w:rsidRPr="009359B2">
        <w:rPr>
          <w:sz w:val="22"/>
          <w:szCs w:val="22"/>
        </w:rPr>
        <w:t>Lus</w:t>
      </w:r>
      <w:r w:rsidRPr="009359B2">
        <w:rPr>
          <w:sz w:val="22"/>
          <w:szCs w:val="22"/>
        </w:rPr>
        <w:t xml:space="preserve"> Txhais</w:t>
      </w:r>
      <w:r w:rsidR="000E40D2" w:rsidRPr="009359B2">
        <w:rPr>
          <w:sz w:val="22"/>
          <w:szCs w:val="22"/>
        </w:rPr>
        <w:t>:</w:t>
      </w:r>
    </w:p>
    <w:p w14:paraId="4E0C2EBE" w14:textId="4E9C97CB" w:rsidR="00E43EF1" w:rsidRPr="009359B2" w:rsidRDefault="000E40D2">
      <w:pPr>
        <w:pStyle w:val="BodyText"/>
        <w:ind w:left="308" w:right="9682"/>
        <w:rPr>
          <w:sz w:val="22"/>
          <w:szCs w:val="22"/>
        </w:rPr>
      </w:pPr>
      <w:r w:rsidRPr="009359B2">
        <w:rPr>
          <w:sz w:val="22"/>
          <w:szCs w:val="22"/>
        </w:rPr>
        <w:t>ASLT- Cov Thawj Coj Pab</w:t>
      </w:r>
      <w:r w:rsidR="0063436F" w:rsidRPr="009359B2">
        <w:rPr>
          <w:sz w:val="22"/>
          <w:szCs w:val="22"/>
        </w:rPr>
        <w:t xml:space="preserve"> </w:t>
      </w:r>
      <w:del w:id="674" w:author="Khamsaolee Xainhiaxang" w:date="2021-07-11T09:48:00Z">
        <w:r w:rsidRPr="009359B2" w:rsidDel="00710FE1">
          <w:rPr>
            <w:sz w:val="22"/>
            <w:szCs w:val="22"/>
          </w:rPr>
          <w:delText xml:space="preserve">cuam </w:delText>
        </w:r>
      </w:del>
      <w:r w:rsidRPr="009359B2">
        <w:rPr>
          <w:sz w:val="22"/>
          <w:szCs w:val="22"/>
        </w:rPr>
        <w:t>Kev Ua Hauj</w:t>
      </w:r>
      <w:r w:rsidR="0063436F" w:rsidRPr="009359B2">
        <w:rPr>
          <w:sz w:val="22"/>
          <w:szCs w:val="22"/>
        </w:rPr>
        <w:t xml:space="preserve"> </w:t>
      </w:r>
      <w:r w:rsidRPr="009359B2">
        <w:rPr>
          <w:sz w:val="22"/>
          <w:szCs w:val="22"/>
        </w:rPr>
        <w:t xml:space="preserve">lwm </w:t>
      </w:r>
    </w:p>
    <w:p w14:paraId="34032957" w14:textId="264337E7" w:rsidR="0025084B" w:rsidRPr="009359B2" w:rsidRDefault="0025084B">
      <w:pPr>
        <w:pStyle w:val="BodyText"/>
        <w:ind w:left="308" w:right="437"/>
        <w:rPr>
          <w:sz w:val="22"/>
          <w:szCs w:val="22"/>
        </w:rPr>
      </w:pPr>
      <w:r w:rsidRPr="009359B2">
        <w:rPr>
          <w:sz w:val="22"/>
          <w:szCs w:val="22"/>
        </w:rPr>
        <w:t xml:space="preserve">DELAC - </w:t>
      </w:r>
      <w:del w:id="675" w:author="Khamsaolee Xainhiaxang" w:date="2021-07-03T11:57:00Z">
        <w:r w:rsidRPr="009359B2" w:rsidDel="007E76FF">
          <w:rPr>
            <w:sz w:val="22"/>
            <w:szCs w:val="22"/>
          </w:rPr>
          <w:delText>Hauv Paus Tsev Kawm Ntawv</w:delText>
        </w:r>
      </w:del>
      <w:ins w:id="676" w:author="Khamsaolee Xainhiaxang" w:date="2021-07-03T11:57:00Z">
        <w:r w:rsidR="007E76FF">
          <w:rPr>
            <w:sz w:val="22"/>
            <w:szCs w:val="22"/>
          </w:rPr>
          <w:t>Tsev Kawm Haum Nroog</w:t>
        </w:r>
      </w:ins>
      <w:r w:rsidRPr="009359B2">
        <w:rPr>
          <w:sz w:val="22"/>
          <w:szCs w:val="22"/>
        </w:rPr>
        <w:t xml:space="preserve"> Pab Tswv Yim Kawm Lus Askiv</w:t>
      </w:r>
    </w:p>
    <w:p w14:paraId="6E4E8181" w14:textId="573302F6" w:rsidR="00A50DCE" w:rsidRPr="009359B2" w:rsidRDefault="0011340C" w:rsidP="0048156B">
      <w:pPr>
        <w:pStyle w:val="BodyText"/>
        <w:ind w:left="308" w:right="437"/>
        <w:rPr>
          <w:sz w:val="22"/>
          <w:szCs w:val="22"/>
        </w:rPr>
      </w:pPr>
      <w:r w:rsidRPr="009359B2">
        <w:rPr>
          <w:sz w:val="22"/>
          <w:szCs w:val="22"/>
        </w:rPr>
        <w:t xml:space="preserve">ISLT - Pab Qhia Cov Thawj Coj Kev Pab </w:t>
      </w:r>
      <w:del w:id="677" w:author="Khamsaolee Xainhiaxang" w:date="2021-07-11T09:48:00Z">
        <w:r w:rsidRPr="009359B2" w:rsidDel="00710FE1">
          <w:rPr>
            <w:sz w:val="22"/>
            <w:szCs w:val="22"/>
          </w:rPr>
          <w:delText xml:space="preserve">Cuam </w:delText>
        </w:r>
      </w:del>
      <w:r w:rsidRPr="009359B2">
        <w:rPr>
          <w:sz w:val="22"/>
          <w:szCs w:val="22"/>
        </w:rPr>
        <w:t>(</w:t>
      </w:r>
      <w:ins w:id="678" w:author="Khamsaolee Xainhiaxang" w:date="2021-07-03T15:07:00Z">
        <w:r w:rsidR="00885A60">
          <w:rPr>
            <w:sz w:val="22"/>
            <w:szCs w:val="22"/>
          </w:rPr>
          <w:t>S</w:t>
        </w:r>
      </w:ins>
      <w:del w:id="679" w:author="Khamsaolee Xainhiaxang" w:date="2021-07-03T15:07:00Z">
        <w:r w:rsidRPr="009359B2" w:rsidDel="00885A60">
          <w:rPr>
            <w:sz w:val="22"/>
            <w:szCs w:val="22"/>
          </w:rPr>
          <w:delText>Qhov no su</w:delText>
        </w:r>
      </w:del>
      <w:ins w:id="680" w:author="Khamsaolee Xainhiaxang" w:date="2021-07-03T15:07:00Z">
        <w:r w:rsidR="00885A60">
          <w:rPr>
            <w:sz w:val="22"/>
            <w:szCs w:val="22"/>
          </w:rPr>
          <w:t>u</w:t>
        </w:r>
      </w:ins>
      <w:r w:rsidRPr="009359B2">
        <w:rPr>
          <w:sz w:val="22"/>
          <w:szCs w:val="22"/>
        </w:rPr>
        <w:t>av</w:t>
      </w:r>
      <w:ins w:id="681" w:author="Khamsaolee Xainhiaxang" w:date="2021-07-03T15:07:00Z">
        <w:r w:rsidR="00885A60">
          <w:rPr>
            <w:sz w:val="22"/>
            <w:szCs w:val="22"/>
          </w:rPr>
          <w:t xml:space="preserve"> tag</w:t>
        </w:r>
      </w:ins>
      <w:r w:rsidRPr="009359B2">
        <w:rPr>
          <w:sz w:val="22"/>
          <w:szCs w:val="22"/>
        </w:rPr>
        <w:t xml:space="preserve"> nr</w:t>
      </w:r>
      <w:ins w:id="682" w:author="Khamsaolee Xainhiaxang" w:date="2021-07-03T15:07:00Z">
        <w:r w:rsidR="00885A60">
          <w:rPr>
            <w:sz w:val="22"/>
            <w:szCs w:val="22"/>
          </w:rPr>
          <w:t>h</w:t>
        </w:r>
      </w:ins>
      <w:r w:rsidRPr="009359B2">
        <w:rPr>
          <w:sz w:val="22"/>
          <w:szCs w:val="22"/>
        </w:rPr>
        <w:t>o</w:t>
      </w:r>
      <w:del w:id="683" w:author="Khamsaolee Xainhiaxang" w:date="2021-07-03T15:07:00Z">
        <w:r w:rsidRPr="009359B2" w:rsidDel="00885A60">
          <w:rPr>
            <w:sz w:val="22"/>
            <w:szCs w:val="22"/>
          </w:rPr>
          <w:delText>g</w:delText>
        </w:r>
      </w:del>
      <w:r w:rsidRPr="009359B2">
        <w:rPr>
          <w:sz w:val="22"/>
          <w:szCs w:val="22"/>
        </w:rPr>
        <w:t xml:space="preserve"> cov thawj coj thiab sab sau</w:t>
      </w:r>
      <w:r w:rsidR="0048156B" w:rsidRPr="009359B2">
        <w:rPr>
          <w:sz w:val="22"/>
          <w:szCs w:val="22"/>
        </w:rPr>
        <w:t>v</w:t>
      </w:r>
      <w:r w:rsidRPr="009359B2">
        <w:rPr>
          <w:sz w:val="22"/>
          <w:szCs w:val="22"/>
        </w:rPr>
        <w:t xml:space="preserve"> los ntawm txhua lub chaw ua hauj</w:t>
      </w:r>
      <w:r w:rsidR="0048156B" w:rsidRPr="009359B2">
        <w:rPr>
          <w:sz w:val="22"/>
          <w:szCs w:val="22"/>
        </w:rPr>
        <w:t xml:space="preserve"> </w:t>
      </w:r>
      <w:r w:rsidRPr="009359B2">
        <w:rPr>
          <w:sz w:val="22"/>
          <w:szCs w:val="22"/>
        </w:rPr>
        <w:t>lwm</w:t>
      </w:r>
      <w:del w:id="684" w:author="Khamsaolee Xainhiaxang" w:date="2021-07-03T15:07:00Z">
        <w:r w:rsidRPr="009359B2" w:rsidDel="00885A60">
          <w:rPr>
            <w:sz w:val="22"/>
            <w:szCs w:val="22"/>
          </w:rPr>
          <w:delText xml:space="preserve"> suav</w:delText>
        </w:r>
      </w:del>
      <w:r w:rsidRPr="009359B2">
        <w:rPr>
          <w:sz w:val="22"/>
          <w:szCs w:val="22"/>
        </w:rPr>
        <w:t xml:space="preserve"> nrog </w:t>
      </w:r>
      <w:ins w:id="685" w:author="Khamsaolee Xainhiaxang" w:date="2021-07-03T15:07:00Z">
        <w:r w:rsidR="00885A60">
          <w:rPr>
            <w:sz w:val="22"/>
            <w:szCs w:val="22"/>
          </w:rPr>
          <w:t xml:space="preserve">rau </w:t>
        </w:r>
      </w:ins>
      <w:r w:rsidRPr="009359B2">
        <w:rPr>
          <w:sz w:val="22"/>
          <w:szCs w:val="22"/>
        </w:rPr>
        <w:t>peb Cov Chaw Kawm Ntawv Tshwj Xeeb thiab Cov Kawm Lus Askiv)</w:t>
      </w:r>
    </w:p>
    <w:p w14:paraId="22331B51" w14:textId="44E708EF" w:rsidR="00A50DCE" w:rsidRPr="009359B2" w:rsidRDefault="00A50DCE" w:rsidP="0048156B">
      <w:pPr>
        <w:pStyle w:val="BodyText"/>
        <w:ind w:left="308" w:right="437"/>
        <w:rPr>
          <w:sz w:val="22"/>
          <w:szCs w:val="22"/>
        </w:rPr>
      </w:pPr>
      <w:del w:id="686" w:author="Khamsaolee Xainhiaxang" w:date="2021-07-03T15:08:00Z">
        <w:r w:rsidRPr="009359B2" w:rsidDel="00885A60">
          <w:rPr>
            <w:sz w:val="22"/>
            <w:szCs w:val="22"/>
          </w:rPr>
          <w:delText xml:space="preserve"> </w:delText>
        </w:r>
      </w:del>
      <w:r w:rsidRPr="009359B2">
        <w:rPr>
          <w:sz w:val="22"/>
          <w:szCs w:val="22"/>
        </w:rPr>
        <w:t>ISMT – Txoj Kev Tswj Pab Pawg</w:t>
      </w:r>
    </w:p>
    <w:p w14:paraId="48DE5E01" w14:textId="77777777" w:rsidR="00E9639B" w:rsidRPr="009359B2" w:rsidRDefault="00A50DCE" w:rsidP="00A50DCE">
      <w:pPr>
        <w:pStyle w:val="BodyText"/>
        <w:ind w:left="308" w:right="437"/>
        <w:rPr>
          <w:sz w:val="22"/>
          <w:szCs w:val="22"/>
        </w:rPr>
      </w:pPr>
      <w:r w:rsidRPr="009359B2">
        <w:rPr>
          <w:sz w:val="22"/>
          <w:szCs w:val="22"/>
        </w:rPr>
        <w:t>LCAP-Npaj Cov Kev Tswj Hauv Puag Ncig</w:t>
      </w:r>
      <w:r w:rsidR="00E9639B" w:rsidRPr="009359B2">
        <w:rPr>
          <w:sz w:val="22"/>
          <w:szCs w:val="22"/>
        </w:rPr>
        <w:t xml:space="preserve"> </w:t>
      </w:r>
    </w:p>
    <w:p w14:paraId="52D0B10E" w14:textId="77777777" w:rsidR="00670116" w:rsidRPr="009359B2" w:rsidRDefault="00E9639B" w:rsidP="00A50DCE">
      <w:pPr>
        <w:pStyle w:val="BodyText"/>
        <w:ind w:left="308" w:right="437"/>
        <w:rPr>
          <w:sz w:val="22"/>
          <w:szCs w:val="22"/>
        </w:rPr>
      </w:pPr>
      <w:r w:rsidRPr="009359B2">
        <w:rPr>
          <w:sz w:val="22"/>
          <w:szCs w:val="22"/>
        </w:rPr>
        <w:t>PIR – Kev Ntsuam Xyuas Qhov Ntsuas Ua Ntej</w:t>
      </w:r>
      <w:r w:rsidR="00670116" w:rsidRPr="009359B2">
        <w:rPr>
          <w:sz w:val="22"/>
          <w:szCs w:val="22"/>
        </w:rPr>
        <w:t xml:space="preserve"> </w:t>
      </w:r>
    </w:p>
    <w:p w14:paraId="6A78F9B9" w14:textId="77777777" w:rsidR="00C51A50" w:rsidRPr="009359B2" w:rsidRDefault="00670116" w:rsidP="00A50DCE">
      <w:pPr>
        <w:pStyle w:val="BodyText"/>
        <w:ind w:left="308" w:right="437"/>
        <w:rPr>
          <w:sz w:val="22"/>
          <w:szCs w:val="22"/>
        </w:rPr>
      </w:pPr>
      <w:r w:rsidRPr="009359B2">
        <w:rPr>
          <w:sz w:val="22"/>
          <w:szCs w:val="22"/>
        </w:rPr>
        <w:t>FACE – Tsev Neeg thiab Kev Koom Tes Hauv Zej Zog</w:t>
      </w:r>
      <w:r w:rsidR="00C51A50" w:rsidRPr="009359B2">
        <w:rPr>
          <w:sz w:val="22"/>
          <w:szCs w:val="22"/>
        </w:rPr>
        <w:t xml:space="preserve"> </w:t>
      </w:r>
    </w:p>
    <w:p w14:paraId="24279AD9" w14:textId="699A0A5B" w:rsidR="000723CF" w:rsidRPr="009359B2" w:rsidRDefault="00C51A50" w:rsidP="008E2E4C">
      <w:pPr>
        <w:pStyle w:val="BodyText"/>
        <w:ind w:left="308" w:right="437"/>
        <w:rPr>
          <w:sz w:val="22"/>
          <w:szCs w:val="22"/>
        </w:rPr>
      </w:pPr>
      <w:r w:rsidRPr="009359B2">
        <w:rPr>
          <w:sz w:val="22"/>
          <w:szCs w:val="22"/>
        </w:rPr>
        <w:t>SCOE – Nroog Scramento Lub Chaw Ua Hauj Lwm Saib Xyuas Kev Kawm</w:t>
      </w:r>
      <w:r w:rsidR="000723CF" w:rsidRPr="009359B2">
        <w:rPr>
          <w:sz w:val="22"/>
          <w:szCs w:val="22"/>
        </w:rPr>
        <w:t xml:space="preserve"> </w:t>
      </w:r>
    </w:p>
    <w:p w14:paraId="558C4363" w14:textId="77777777" w:rsidR="008E2E4C" w:rsidRPr="009359B2" w:rsidRDefault="008E2E4C" w:rsidP="008E2E4C">
      <w:pPr>
        <w:pStyle w:val="BodyText"/>
        <w:ind w:left="308" w:right="437"/>
        <w:rPr>
          <w:sz w:val="22"/>
          <w:szCs w:val="22"/>
        </w:rPr>
      </w:pPr>
    </w:p>
    <w:p w14:paraId="0F1D482B" w14:textId="77777777" w:rsidR="00E13CA2" w:rsidRPr="009359B2" w:rsidRDefault="000723CF" w:rsidP="0099669B">
      <w:pPr>
        <w:pStyle w:val="BodyText"/>
        <w:ind w:left="308" w:right="437"/>
        <w:rPr>
          <w:sz w:val="22"/>
          <w:szCs w:val="22"/>
        </w:rPr>
      </w:pPr>
      <w:r w:rsidRPr="009359B2">
        <w:rPr>
          <w:sz w:val="22"/>
          <w:szCs w:val="22"/>
        </w:rPr>
        <w:t>Hnub Tim 26 Lub Kaum Hlis, 2020 - Cov Txheeb Xyuas Txawv Teb chaws 2020-21 LCAP cov hauj lwm nqis tes</w:t>
      </w:r>
      <w:r w:rsidR="00E85E82" w:rsidRPr="009359B2">
        <w:rPr>
          <w:sz w:val="22"/>
          <w:szCs w:val="22"/>
        </w:rPr>
        <w:t xml:space="preserve"> </w:t>
      </w:r>
    </w:p>
    <w:p w14:paraId="6D7702CA" w14:textId="77777777" w:rsidR="00D9795A" w:rsidRPr="009359B2" w:rsidRDefault="00E85E82" w:rsidP="00D9795A">
      <w:pPr>
        <w:pStyle w:val="BodyText"/>
        <w:ind w:left="308" w:right="437"/>
        <w:rPr>
          <w:sz w:val="22"/>
          <w:szCs w:val="22"/>
        </w:rPr>
      </w:pPr>
      <w:r w:rsidRPr="009359B2">
        <w:rPr>
          <w:sz w:val="22"/>
          <w:szCs w:val="22"/>
        </w:rPr>
        <w:t>Hnub Tim 27 Lub Kaum Hlis, 2020 - CA Kev Ntsuas Cov Me nyuam Kev Noj Qab Nyob Zoo</w:t>
      </w:r>
    </w:p>
    <w:p w14:paraId="3D8BD13D" w14:textId="7526A030" w:rsidR="00E43EF1" w:rsidRPr="009359B2" w:rsidRDefault="00D9795A" w:rsidP="00D9795A">
      <w:pPr>
        <w:pStyle w:val="BodyText"/>
        <w:ind w:left="308" w:right="437"/>
        <w:rPr>
          <w:sz w:val="22"/>
          <w:szCs w:val="22"/>
        </w:rPr>
      </w:pPr>
      <w:r w:rsidRPr="009359B2">
        <w:rPr>
          <w:sz w:val="22"/>
          <w:szCs w:val="22"/>
        </w:rPr>
        <w:t xml:space="preserve">Hnub Tim 16 </w:t>
      </w:r>
      <w:r w:rsidR="000E40D2" w:rsidRPr="009359B2">
        <w:rPr>
          <w:sz w:val="22"/>
          <w:szCs w:val="22"/>
        </w:rPr>
        <w:t xml:space="preserve">Lub Kaum Ib Hlis, 2020 - LCAP Cov Thawj Coj / </w:t>
      </w:r>
      <w:del w:id="687" w:author="Khamsaolee Xainhiaxang" w:date="2021-07-03T15:15:00Z">
        <w:r w:rsidR="000E40D2" w:rsidRPr="009359B2" w:rsidDel="004514C8">
          <w:rPr>
            <w:sz w:val="22"/>
            <w:szCs w:val="22"/>
          </w:rPr>
          <w:delText xml:space="preserve">Daj </w:delText>
        </w:r>
      </w:del>
      <w:ins w:id="688" w:author="Khamsaolee Xainhiaxang" w:date="2021-07-03T15:15:00Z">
        <w:r w:rsidR="004514C8">
          <w:rPr>
            <w:sz w:val="22"/>
            <w:szCs w:val="22"/>
          </w:rPr>
          <w:t>Ua tus qauv</w:t>
        </w:r>
      </w:ins>
      <w:ins w:id="689" w:author="Khamsaolee Xainhiaxang" w:date="2021-07-03T15:16:00Z">
        <w:r w:rsidR="004514C8">
          <w:rPr>
            <w:sz w:val="22"/>
            <w:szCs w:val="22"/>
          </w:rPr>
          <w:t xml:space="preserve"> </w:t>
        </w:r>
      </w:ins>
      <w:ins w:id="690" w:author="Khamsaolee Xainhiaxang" w:date="2021-07-03T15:15:00Z">
        <w:r w:rsidR="004514C8">
          <w:rPr>
            <w:sz w:val="22"/>
            <w:szCs w:val="22"/>
          </w:rPr>
          <w:t>kev</w:t>
        </w:r>
        <w:r w:rsidR="004514C8" w:rsidRPr="009359B2">
          <w:rPr>
            <w:sz w:val="22"/>
            <w:szCs w:val="22"/>
          </w:rPr>
          <w:t xml:space="preserve"> </w:t>
        </w:r>
      </w:ins>
      <w:r w:rsidR="000E40D2" w:rsidRPr="009359B2">
        <w:rPr>
          <w:sz w:val="22"/>
          <w:szCs w:val="22"/>
        </w:rPr>
        <w:t xml:space="preserve">Sib Tham </w:t>
      </w:r>
      <w:r w:rsidRPr="009359B2">
        <w:rPr>
          <w:sz w:val="22"/>
          <w:szCs w:val="22"/>
        </w:rPr>
        <w:t xml:space="preserve">ntawm </w:t>
      </w:r>
      <w:r w:rsidR="000E40D2" w:rsidRPr="009359B2">
        <w:rPr>
          <w:sz w:val="22"/>
          <w:szCs w:val="22"/>
        </w:rPr>
        <w:t>Pab Pawg</w:t>
      </w:r>
    </w:p>
    <w:p w14:paraId="77357066" w14:textId="0AB1AB71" w:rsidR="00173B43" w:rsidRPr="009359B2" w:rsidRDefault="003B51A5" w:rsidP="00173B43">
      <w:pPr>
        <w:pStyle w:val="BodyText"/>
        <w:ind w:left="308"/>
        <w:rPr>
          <w:sz w:val="22"/>
          <w:szCs w:val="22"/>
        </w:rPr>
      </w:pPr>
      <w:r w:rsidRPr="009359B2">
        <w:rPr>
          <w:sz w:val="22"/>
          <w:szCs w:val="22"/>
        </w:rPr>
        <w:t xml:space="preserve">Hnub Tim 30 Lub </w:t>
      </w:r>
      <w:r w:rsidR="000E40D2" w:rsidRPr="009359B2">
        <w:rPr>
          <w:sz w:val="22"/>
          <w:szCs w:val="22"/>
        </w:rPr>
        <w:t xml:space="preserve">Kaum Ib Hlis, 2020 - LCAP Cov Thawj Coj / </w:t>
      </w:r>
      <w:ins w:id="691" w:author="Khamsaolee Xainhiaxang" w:date="2021-07-03T15:16:00Z">
        <w:r w:rsidR="004514C8">
          <w:rPr>
            <w:sz w:val="22"/>
            <w:szCs w:val="22"/>
          </w:rPr>
          <w:t xml:space="preserve">Ua tus qauv </w:t>
        </w:r>
      </w:ins>
      <w:del w:id="692" w:author="Khamsaolee Xainhiaxang" w:date="2021-07-03T15:16:00Z">
        <w:r w:rsidR="000E40D2" w:rsidRPr="009359B2" w:rsidDel="004514C8">
          <w:rPr>
            <w:sz w:val="22"/>
            <w:szCs w:val="22"/>
          </w:rPr>
          <w:delText xml:space="preserve">Daj </w:delText>
        </w:r>
      </w:del>
      <w:r w:rsidR="000E40D2" w:rsidRPr="009359B2">
        <w:rPr>
          <w:sz w:val="22"/>
          <w:szCs w:val="22"/>
        </w:rPr>
        <w:t>Pab Koom Tes nrog SCOE Kev Sab Laj</w:t>
      </w:r>
    </w:p>
    <w:p w14:paraId="3ADF04AB" w14:textId="77777777" w:rsidR="00113C94" w:rsidRDefault="008E2E4C" w:rsidP="006E4B62">
      <w:pPr>
        <w:pStyle w:val="BodyText"/>
        <w:ind w:left="308"/>
        <w:rPr>
          <w:ins w:id="693" w:author="Khamsaolee Xainhiaxang" w:date="2021-07-03T15:20:00Z"/>
          <w:sz w:val="22"/>
          <w:szCs w:val="22"/>
        </w:rPr>
      </w:pPr>
      <w:r w:rsidRPr="009359B2">
        <w:rPr>
          <w:sz w:val="22"/>
          <w:szCs w:val="22"/>
        </w:rPr>
        <w:t xml:space="preserve">Hnub Tim </w:t>
      </w:r>
      <w:del w:id="694" w:author="Khamsaolee Xainhiaxang" w:date="2021-07-03T15:19:00Z">
        <w:r w:rsidRPr="009359B2" w:rsidDel="00113C94">
          <w:rPr>
            <w:sz w:val="22"/>
            <w:szCs w:val="22"/>
          </w:rPr>
          <w:delText xml:space="preserve">1 </w:delText>
        </w:r>
        <w:r w:rsidR="000E40D2" w:rsidRPr="009359B2" w:rsidDel="00113C94">
          <w:rPr>
            <w:sz w:val="22"/>
            <w:szCs w:val="22"/>
          </w:rPr>
          <w:delText>Lub</w:delText>
        </w:r>
      </w:del>
      <w:ins w:id="695" w:author="Khamsaolee Xainhiaxang" w:date="2021-07-03T15:19:00Z">
        <w:r w:rsidR="00113C94" w:rsidRPr="009359B2">
          <w:rPr>
            <w:sz w:val="22"/>
            <w:szCs w:val="22"/>
          </w:rPr>
          <w:t xml:space="preserve">1 </w:t>
        </w:r>
        <w:r w:rsidR="00113C94">
          <w:rPr>
            <w:sz w:val="22"/>
            <w:szCs w:val="22"/>
          </w:rPr>
          <w:t>Lub</w:t>
        </w:r>
      </w:ins>
      <w:r w:rsidR="000E40D2" w:rsidRPr="009359B2">
        <w:rPr>
          <w:sz w:val="22"/>
          <w:szCs w:val="22"/>
        </w:rPr>
        <w:t xml:space="preserve"> Kaum Ob Hlis, 2020 - LCAP Kev </w:t>
      </w:r>
      <w:r w:rsidRPr="009359B2">
        <w:rPr>
          <w:sz w:val="22"/>
          <w:szCs w:val="22"/>
        </w:rPr>
        <w:t xml:space="preserve">Ntsuam </w:t>
      </w:r>
      <w:r w:rsidR="000E40D2" w:rsidRPr="009359B2">
        <w:rPr>
          <w:sz w:val="22"/>
          <w:szCs w:val="22"/>
        </w:rPr>
        <w:t>Xyuas Txhua Xyoo thiab Kev Qhia</w:t>
      </w:r>
      <w:r w:rsidR="00B02036" w:rsidRPr="009359B2">
        <w:rPr>
          <w:sz w:val="22"/>
          <w:szCs w:val="22"/>
        </w:rPr>
        <w:t xml:space="preserve"> </w:t>
      </w:r>
      <w:r w:rsidR="000E40D2" w:rsidRPr="009359B2">
        <w:rPr>
          <w:sz w:val="22"/>
          <w:szCs w:val="22"/>
        </w:rPr>
        <w:t xml:space="preserve">Rau Cov Thawj Coj Tsev Kawm Ntawv (Ntu 1) </w:t>
      </w:r>
    </w:p>
    <w:p w14:paraId="78536EF5" w14:textId="573C2EDF" w:rsidR="006E4B62" w:rsidRPr="009359B2" w:rsidRDefault="00173B43" w:rsidP="006E4B62">
      <w:pPr>
        <w:pStyle w:val="BodyText"/>
        <w:ind w:left="308"/>
        <w:rPr>
          <w:sz w:val="22"/>
          <w:szCs w:val="22"/>
        </w:rPr>
      </w:pPr>
      <w:r w:rsidRPr="009359B2">
        <w:rPr>
          <w:sz w:val="22"/>
          <w:szCs w:val="22"/>
        </w:rPr>
        <w:t xml:space="preserve">Hnub Tim 10 Lub </w:t>
      </w:r>
      <w:r w:rsidR="000E40D2" w:rsidRPr="009359B2">
        <w:rPr>
          <w:sz w:val="22"/>
          <w:szCs w:val="22"/>
        </w:rPr>
        <w:t>Kaum Ob Hlis, 2020 - DELAC / LCAP Rov Tshawb Xyuas Kev Xav Txhua Xyoo</w:t>
      </w:r>
    </w:p>
    <w:p w14:paraId="623D863B" w14:textId="77777777" w:rsidR="00113C94" w:rsidRDefault="006E4B62" w:rsidP="00E57342">
      <w:pPr>
        <w:pStyle w:val="BodyText"/>
        <w:ind w:left="308"/>
        <w:rPr>
          <w:ins w:id="696" w:author="Khamsaolee Xainhiaxang" w:date="2021-07-03T15:19:00Z"/>
          <w:sz w:val="22"/>
          <w:szCs w:val="22"/>
        </w:rPr>
      </w:pPr>
      <w:r w:rsidRPr="009359B2">
        <w:rPr>
          <w:sz w:val="22"/>
          <w:szCs w:val="22"/>
        </w:rPr>
        <w:t xml:space="preserve">Hnub Tim 5 </w:t>
      </w:r>
      <w:r w:rsidR="000E40D2" w:rsidRPr="009359B2">
        <w:rPr>
          <w:sz w:val="22"/>
          <w:szCs w:val="22"/>
        </w:rPr>
        <w:t xml:space="preserve">Lub Ib Hlis, 2021 - Txhua Lub Rooj Sib Tham Cov Thawj Coj: LCAP Cov Koom Tes Pab </w:t>
      </w:r>
      <w:r w:rsidRPr="009359B2">
        <w:rPr>
          <w:sz w:val="22"/>
          <w:szCs w:val="22"/>
        </w:rPr>
        <w:t xml:space="preserve">ntawm </w:t>
      </w:r>
      <w:r w:rsidR="000E40D2" w:rsidRPr="009359B2">
        <w:rPr>
          <w:sz w:val="22"/>
          <w:szCs w:val="22"/>
        </w:rPr>
        <w:t xml:space="preserve">Kev cob qhia thiab tawm tswv yim </w:t>
      </w:r>
    </w:p>
    <w:p w14:paraId="6748DF58" w14:textId="4F82A695" w:rsidR="00E57342" w:rsidRPr="009359B2" w:rsidRDefault="006E4B62" w:rsidP="00E57342">
      <w:pPr>
        <w:pStyle w:val="BodyText"/>
        <w:ind w:left="308"/>
        <w:rPr>
          <w:sz w:val="22"/>
          <w:szCs w:val="22"/>
        </w:rPr>
      </w:pPr>
      <w:r w:rsidRPr="009359B2">
        <w:rPr>
          <w:sz w:val="22"/>
          <w:szCs w:val="22"/>
        </w:rPr>
        <w:t xml:space="preserve">Hnub Tim 8 </w:t>
      </w:r>
      <w:r w:rsidR="000E40D2" w:rsidRPr="009359B2">
        <w:rPr>
          <w:sz w:val="22"/>
          <w:szCs w:val="22"/>
        </w:rPr>
        <w:t xml:space="preserve">Lub Ib Hlis, 2021 - LCAP ThoughtExchange digital pib nrog kev nthuav tawm rau txhua tus neeg </w:t>
      </w:r>
      <w:r w:rsidRPr="009359B2">
        <w:rPr>
          <w:sz w:val="22"/>
          <w:szCs w:val="22"/>
        </w:rPr>
        <w:t xml:space="preserve">uas </w:t>
      </w:r>
      <w:r w:rsidR="000E40D2" w:rsidRPr="009359B2">
        <w:rPr>
          <w:sz w:val="22"/>
          <w:szCs w:val="22"/>
        </w:rPr>
        <w:t xml:space="preserve">koom nrog </w:t>
      </w:r>
    </w:p>
    <w:p w14:paraId="37F507BC" w14:textId="0A25CD7D" w:rsidR="00E43EF1" w:rsidRPr="009359B2" w:rsidRDefault="00E57342" w:rsidP="00E57342">
      <w:pPr>
        <w:pStyle w:val="BodyText"/>
        <w:ind w:left="308"/>
        <w:rPr>
          <w:sz w:val="22"/>
          <w:szCs w:val="22"/>
        </w:rPr>
      </w:pPr>
      <w:r w:rsidRPr="009359B2">
        <w:rPr>
          <w:sz w:val="22"/>
          <w:szCs w:val="22"/>
        </w:rPr>
        <w:t xml:space="preserve">Hnub Tim 11 </w:t>
      </w:r>
      <w:r w:rsidR="000E40D2" w:rsidRPr="009359B2">
        <w:rPr>
          <w:sz w:val="22"/>
          <w:szCs w:val="22"/>
        </w:rPr>
        <w:t>Lub Ib Hlis, 2021 - Cov Txwj Laus Tswj Hauj</w:t>
      </w:r>
      <w:r w:rsidRPr="009359B2">
        <w:rPr>
          <w:sz w:val="22"/>
          <w:szCs w:val="22"/>
        </w:rPr>
        <w:t xml:space="preserve"> </w:t>
      </w:r>
      <w:r w:rsidR="000E40D2" w:rsidRPr="009359B2">
        <w:rPr>
          <w:sz w:val="22"/>
          <w:szCs w:val="22"/>
        </w:rPr>
        <w:t xml:space="preserve">lwm: Tshab xyuas Cov Hom Phiaj / </w:t>
      </w:r>
      <w:r w:rsidRPr="009359B2">
        <w:rPr>
          <w:sz w:val="22"/>
          <w:szCs w:val="22"/>
        </w:rPr>
        <w:t xml:space="preserve">Kev </w:t>
      </w:r>
      <w:r w:rsidR="000E40D2" w:rsidRPr="009359B2">
        <w:rPr>
          <w:sz w:val="22"/>
          <w:szCs w:val="22"/>
        </w:rPr>
        <w:t>Ua / Kev Ntsuas</w:t>
      </w:r>
    </w:p>
    <w:p w14:paraId="4CC4D39C" w14:textId="5F5A875F" w:rsidR="002A38F6" w:rsidRDefault="009359B2" w:rsidP="002A38F6">
      <w:pPr>
        <w:pStyle w:val="BodyText"/>
        <w:ind w:left="308"/>
        <w:rPr>
          <w:sz w:val="22"/>
          <w:szCs w:val="22"/>
        </w:rPr>
      </w:pPr>
      <w:r w:rsidRPr="009359B2">
        <w:rPr>
          <w:sz w:val="22"/>
          <w:szCs w:val="22"/>
        </w:rPr>
        <w:t xml:space="preserve">Hnub Tim 15 </w:t>
      </w:r>
      <w:r w:rsidR="000E40D2" w:rsidRPr="009359B2">
        <w:rPr>
          <w:sz w:val="22"/>
          <w:szCs w:val="22"/>
        </w:rPr>
        <w:t xml:space="preserve">Lub Ib Hlis, 2021 - Tseem Ceeb ntawm Kev Tswj Xyuas ThoughtExchange kev hloov tswv yim thiab tshuaj xyuas cov kev tawm tswv yim </w:t>
      </w:r>
      <w:r w:rsidR="00C1029A">
        <w:rPr>
          <w:sz w:val="22"/>
          <w:szCs w:val="22"/>
        </w:rPr>
        <w:t xml:space="preserve">   </w:t>
      </w:r>
      <w:r w:rsidR="000E40D2" w:rsidRPr="009359B2">
        <w:rPr>
          <w:sz w:val="22"/>
          <w:szCs w:val="22"/>
        </w:rPr>
        <w:t>thiab kev koom nrog (cov ntawv ceeb toom txhua lub lim tiam</w:t>
      </w:r>
      <w:ins w:id="697" w:author="Khamsaolee Xainhiaxang" w:date="2021-07-03T15:21:00Z">
        <w:r w:rsidR="00113C94">
          <w:rPr>
            <w:sz w:val="22"/>
            <w:szCs w:val="22"/>
          </w:rPr>
          <w:t>: Weekly report</w:t>
        </w:r>
      </w:ins>
      <w:r w:rsidR="000E40D2" w:rsidRPr="009359B2">
        <w:rPr>
          <w:sz w:val="22"/>
          <w:szCs w:val="22"/>
        </w:rPr>
        <w:t>)</w:t>
      </w:r>
    </w:p>
    <w:p w14:paraId="592827ED" w14:textId="77777777" w:rsidR="002A38F6" w:rsidRDefault="002A38F6" w:rsidP="002A38F6">
      <w:pPr>
        <w:pStyle w:val="BodyText"/>
        <w:ind w:left="308"/>
        <w:rPr>
          <w:sz w:val="22"/>
          <w:szCs w:val="22"/>
        </w:rPr>
      </w:pPr>
    </w:p>
    <w:p w14:paraId="6B99A60D" w14:textId="77777777" w:rsidR="002A38F6" w:rsidRDefault="002A38F6" w:rsidP="002A38F6">
      <w:pPr>
        <w:pStyle w:val="BodyText"/>
        <w:ind w:left="308"/>
        <w:rPr>
          <w:sz w:val="22"/>
          <w:szCs w:val="22"/>
        </w:rPr>
      </w:pPr>
    </w:p>
    <w:p w14:paraId="0EA69677" w14:textId="4650AE27" w:rsidR="00807792" w:rsidRPr="00095ADA" w:rsidRDefault="00B672F4" w:rsidP="00940DA3">
      <w:pPr>
        <w:pStyle w:val="BodyText"/>
        <w:ind w:left="308"/>
        <w:rPr>
          <w:sz w:val="20"/>
          <w:szCs w:val="20"/>
        </w:rPr>
      </w:pPr>
      <w:r>
        <w:rPr>
          <w:noProof/>
          <w:sz w:val="20"/>
          <w:szCs w:val="20"/>
          <w:lang w:bidi="th-TH"/>
        </w:rPr>
        <w:lastRenderedPageBreak/>
        <mc:AlternateContent>
          <mc:Choice Requires="wps">
            <w:drawing>
              <wp:anchor distT="0" distB="0" distL="114300" distR="114300" simplePos="0" relativeHeight="239726592" behindDoc="1" locked="0" layoutInCell="1" allowOverlap="1" wp14:anchorId="7E3C5A60" wp14:editId="0E391181">
                <wp:simplePos x="0" y="0"/>
                <wp:positionH relativeFrom="page">
                  <wp:posOffset>-6350</wp:posOffset>
                </wp:positionH>
                <wp:positionV relativeFrom="paragraph">
                  <wp:posOffset>2228215</wp:posOffset>
                </wp:positionV>
                <wp:extent cx="9601200" cy="5132070"/>
                <wp:effectExtent l="0" t="0" r="0" b="0"/>
                <wp:wrapNone/>
                <wp:docPr id="455" name="AutoShape 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01200" cy="5132070"/>
                        </a:xfrm>
                        <a:custGeom>
                          <a:avLst/>
                          <a:gdLst>
                            <a:gd name="T0" fmla="+- 0 370 -10"/>
                            <a:gd name="T1" fmla="*/ T0 w 15120"/>
                            <a:gd name="T2" fmla="+- 0 16 3509"/>
                            <a:gd name="T3" fmla="*/ 16 h 8082"/>
                            <a:gd name="T4" fmla="+- 0 370 -10"/>
                            <a:gd name="T5" fmla="*/ T4 w 15120"/>
                            <a:gd name="T6" fmla="+- 0 8077 3509"/>
                            <a:gd name="T7" fmla="*/ 8077 h 8082"/>
                            <a:gd name="T8" fmla="+- 0 15470 -10"/>
                            <a:gd name="T9" fmla="*/ T8 w 15120"/>
                            <a:gd name="T10" fmla="+- 0 16 3509"/>
                            <a:gd name="T11" fmla="*/ 16 h 8082"/>
                            <a:gd name="T12" fmla="+- 0 15470 -10"/>
                            <a:gd name="T13" fmla="*/ T12 w 15120"/>
                            <a:gd name="T14" fmla="+- 0 8077 3509"/>
                            <a:gd name="T15" fmla="*/ 8077 h 8082"/>
                            <a:gd name="T16" fmla="+- 0 360 -10"/>
                            <a:gd name="T17" fmla="*/ T16 w 15120"/>
                            <a:gd name="T18" fmla="+- 0 6 3509"/>
                            <a:gd name="T19" fmla="*/ 6 h 8082"/>
                            <a:gd name="T20" fmla="+- 0 15480 -10"/>
                            <a:gd name="T21" fmla="*/ T20 w 15120"/>
                            <a:gd name="T22" fmla="+- 0 6 3509"/>
                            <a:gd name="T23" fmla="*/ 6 h 8082"/>
                            <a:gd name="T24" fmla="+- 0 360 -10"/>
                            <a:gd name="T25" fmla="*/ T24 w 15120"/>
                            <a:gd name="T26" fmla="+- 0 8087 3509"/>
                            <a:gd name="T27" fmla="*/ 8087 h 8082"/>
                            <a:gd name="T28" fmla="+- 0 15480 -10"/>
                            <a:gd name="T29" fmla="*/ T28 w 15120"/>
                            <a:gd name="T30" fmla="+- 0 8087 3509"/>
                            <a:gd name="T31" fmla="*/ 8087 h 808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120" h="8082">
                              <a:moveTo>
                                <a:pt x="380" y="-3493"/>
                              </a:moveTo>
                              <a:lnTo>
                                <a:pt x="380" y="4568"/>
                              </a:lnTo>
                              <a:moveTo>
                                <a:pt x="15480" y="-3493"/>
                              </a:moveTo>
                              <a:lnTo>
                                <a:pt x="15480" y="4568"/>
                              </a:lnTo>
                              <a:moveTo>
                                <a:pt x="370" y="-3503"/>
                              </a:moveTo>
                              <a:lnTo>
                                <a:pt x="15490" y="-3503"/>
                              </a:lnTo>
                              <a:moveTo>
                                <a:pt x="370" y="4578"/>
                              </a:moveTo>
                              <a:lnTo>
                                <a:pt x="15490" y="4578"/>
                              </a:lnTo>
                            </a:path>
                          </a:pathLst>
                        </a:custGeom>
                        <a:noFill/>
                        <a:ln w="12700">
                          <a:solidFill>
                            <a:srgbClr val="8496B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42649" id="AutoShape 413" o:spid="_x0000_s1026" style="position:absolute;margin-left:-.5pt;margin-top:175.45pt;width:756pt;height:404.1pt;z-index:-263589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120,8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" path="m380,-3493r,8061m15480,-3493r,8061m370,-3503r15120,m370,4578r15120,e" filled="f" strokecolor="#8496b0" strokeweight="1pt">
                <v:path arrowok="t" o:connecttype="custom" o:connectlocs="241300,10160;241300,5128895;9829800,10160;9829800,5128895;234950,3810;9836150,3810;234950,5135245;9836150,5135245" o:connectangles="0,0,0,0,0,0,0,0"/>
                <w10:wrap anchorx="page"/>
              </v:shape>
            </w:pict>
          </mc:Fallback>
        </mc:AlternateContent>
      </w:r>
      <w:r w:rsidR="002A38F6" w:rsidRPr="00940DA3">
        <w:rPr>
          <w:sz w:val="20"/>
          <w:szCs w:val="20"/>
        </w:rPr>
        <w:t>H</w:t>
      </w:r>
      <w:r w:rsidR="002A38F6" w:rsidRPr="00095ADA">
        <w:rPr>
          <w:sz w:val="20"/>
          <w:szCs w:val="20"/>
        </w:rPr>
        <w:t xml:space="preserve">nub Tim 19 </w:t>
      </w:r>
      <w:r w:rsidR="000E40D2" w:rsidRPr="00095ADA">
        <w:rPr>
          <w:sz w:val="20"/>
          <w:szCs w:val="20"/>
        </w:rPr>
        <w:t>Lub Ib Hlis, 2021 - Cov Txwj Laus Tswj Hauj</w:t>
      </w:r>
      <w:r w:rsidR="002A38F6" w:rsidRPr="00095ADA">
        <w:rPr>
          <w:sz w:val="20"/>
          <w:szCs w:val="20"/>
        </w:rPr>
        <w:t xml:space="preserve"> </w:t>
      </w:r>
      <w:r w:rsidR="000E40D2" w:rsidRPr="00095ADA">
        <w:rPr>
          <w:sz w:val="20"/>
          <w:szCs w:val="20"/>
        </w:rPr>
        <w:t xml:space="preserve">lwm: Tshawb Xyuas Cov Hom Phiaj / Cov Nqis Tes Ua / Cov Kev Ntsuas tau sib sau los ntawm </w:t>
      </w:r>
      <w:del w:id="698" w:author="Khamsaolee Xainhiaxang" w:date="2021-07-03T16:08:00Z">
        <w:r w:rsidR="00807792" w:rsidRPr="00095ADA" w:rsidDel="00967CCC">
          <w:rPr>
            <w:sz w:val="20"/>
            <w:szCs w:val="20"/>
          </w:rPr>
          <w:delText>Kev Sib Pauv Tswv Yim</w:delText>
        </w:r>
      </w:del>
      <w:ins w:id="699" w:author="Khamsaolee Xainhiaxang" w:date="2021-07-03T16:08:00Z">
        <w:r w:rsidR="00967CCC">
          <w:rPr>
            <w:sz w:val="20"/>
            <w:szCs w:val="20"/>
          </w:rPr>
          <w:t>ThoughtExchange</w:t>
        </w:r>
      </w:ins>
    </w:p>
    <w:p w14:paraId="3219CC06" w14:textId="7DC6A989" w:rsidR="002B5611" w:rsidRPr="00095ADA" w:rsidRDefault="001762C8" w:rsidP="00940DA3">
      <w:pPr>
        <w:pStyle w:val="BodyText"/>
        <w:ind w:left="308"/>
        <w:rPr>
          <w:sz w:val="20"/>
          <w:szCs w:val="20"/>
        </w:rPr>
      </w:pPr>
      <w:r w:rsidRPr="00095ADA">
        <w:rPr>
          <w:sz w:val="20"/>
          <w:szCs w:val="20"/>
        </w:rPr>
        <w:t xml:space="preserve">Hnub Tim 21 </w:t>
      </w:r>
      <w:r w:rsidR="000E40D2" w:rsidRPr="00095ADA">
        <w:rPr>
          <w:sz w:val="20"/>
          <w:szCs w:val="20"/>
        </w:rPr>
        <w:t xml:space="preserve">Lub Ib Hlis, 2021 - Tus Thawj Saib Xyuas Cov Niam Txiv: LCAP Kev </w:t>
      </w:r>
      <w:r w:rsidR="002B5611" w:rsidRPr="00095ADA">
        <w:rPr>
          <w:sz w:val="20"/>
          <w:szCs w:val="20"/>
        </w:rPr>
        <w:t>Ntsuam</w:t>
      </w:r>
      <w:r w:rsidR="000E40D2" w:rsidRPr="00095ADA">
        <w:rPr>
          <w:sz w:val="20"/>
          <w:szCs w:val="20"/>
        </w:rPr>
        <w:t xml:space="preserve"> Xyuas Txhua Xyoo thiab cov lus qhia los ntawm </w:t>
      </w:r>
      <w:del w:id="700" w:author="Khamsaolee Xainhiaxang" w:date="2021-07-03T16:08:00Z">
        <w:r w:rsidR="002B5611" w:rsidRPr="00095ADA" w:rsidDel="00967CCC">
          <w:rPr>
            <w:sz w:val="20"/>
            <w:szCs w:val="20"/>
          </w:rPr>
          <w:delText>Kev Sib Pauv Tswv Yim</w:delText>
        </w:r>
      </w:del>
      <w:ins w:id="701" w:author="Khamsaolee Xainhiaxang" w:date="2021-07-03T16:08:00Z">
        <w:r w:rsidR="00967CCC">
          <w:rPr>
            <w:sz w:val="20"/>
            <w:szCs w:val="20"/>
          </w:rPr>
          <w:t>ThoughtExchange</w:t>
        </w:r>
      </w:ins>
    </w:p>
    <w:p w14:paraId="1DED1299" w14:textId="6792B5BA" w:rsidR="00E43EF1" w:rsidRPr="00095ADA" w:rsidRDefault="004F3F33" w:rsidP="00940DA3">
      <w:pPr>
        <w:pStyle w:val="BodyText"/>
        <w:ind w:left="308"/>
        <w:rPr>
          <w:sz w:val="20"/>
          <w:szCs w:val="20"/>
        </w:rPr>
      </w:pPr>
      <w:r w:rsidRPr="00095ADA">
        <w:rPr>
          <w:sz w:val="20"/>
          <w:szCs w:val="20"/>
        </w:rPr>
        <w:t xml:space="preserve">Hnub Tim 25 </w:t>
      </w:r>
      <w:r w:rsidR="000E40D2" w:rsidRPr="00095ADA">
        <w:rPr>
          <w:sz w:val="20"/>
          <w:szCs w:val="20"/>
        </w:rPr>
        <w:t>Lub Ib Hlis, 2021 - Cov Txwj Laus Tswj Hauj</w:t>
      </w:r>
      <w:r w:rsidRPr="00095ADA">
        <w:rPr>
          <w:sz w:val="20"/>
          <w:szCs w:val="20"/>
        </w:rPr>
        <w:t xml:space="preserve"> </w:t>
      </w:r>
      <w:r w:rsidR="000E40D2" w:rsidRPr="00095ADA">
        <w:rPr>
          <w:sz w:val="20"/>
          <w:szCs w:val="20"/>
        </w:rPr>
        <w:t xml:space="preserve">lwm thiab </w:t>
      </w:r>
      <w:ins w:id="702" w:author="Khamsaolee Xainhiaxang" w:date="2021-07-03T15:26:00Z">
        <w:r w:rsidR="00113C94">
          <w:rPr>
            <w:sz w:val="20"/>
            <w:szCs w:val="20"/>
          </w:rPr>
          <w:t>pab pawg</w:t>
        </w:r>
      </w:ins>
      <w:del w:id="703" w:author="Khamsaolee Xainhiaxang" w:date="2021-07-03T15:26:00Z">
        <w:r w:rsidR="000E40D2" w:rsidRPr="00095ADA" w:rsidDel="00113C94">
          <w:rPr>
            <w:sz w:val="20"/>
            <w:szCs w:val="20"/>
          </w:rPr>
          <w:delText>ceg</w:delText>
        </w:r>
      </w:del>
      <w:r w:rsidR="000E40D2" w:rsidRPr="00095ADA">
        <w:rPr>
          <w:sz w:val="20"/>
          <w:szCs w:val="20"/>
        </w:rPr>
        <w:t xml:space="preserve"> ntsuam xyuas kev nqis tes</w:t>
      </w:r>
    </w:p>
    <w:p w14:paraId="2AEF389F" w14:textId="3FE7E30A" w:rsidR="00E43EF1" w:rsidRPr="00095ADA" w:rsidRDefault="004F3F33" w:rsidP="00940DA3">
      <w:pPr>
        <w:pStyle w:val="BodyText"/>
        <w:ind w:left="308"/>
        <w:rPr>
          <w:sz w:val="20"/>
          <w:szCs w:val="20"/>
        </w:rPr>
      </w:pPr>
      <w:r w:rsidRPr="00095ADA">
        <w:rPr>
          <w:sz w:val="20"/>
          <w:szCs w:val="20"/>
        </w:rPr>
        <w:t xml:space="preserve">Hnub Tim 28 </w:t>
      </w:r>
      <w:r w:rsidR="000E40D2" w:rsidRPr="00095ADA">
        <w:rPr>
          <w:sz w:val="20"/>
          <w:szCs w:val="20"/>
        </w:rPr>
        <w:t xml:space="preserve">Lub Ib Hlis, 2021 </w:t>
      </w:r>
      <w:del w:id="704" w:author="Khamsaolee Xainhiaxang" w:date="2021-07-03T15:27:00Z">
        <w:r w:rsidR="000E40D2" w:rsidRPr="00095ADA" w:rsidDel="00113C94">
          <w:rPr>
            <w:sz w:val="20"/>
            <w:szCs w:val="20"/>
          </w:rPr>
          <w:delText>-</w:delText>
        </w:r>
      </w:del>
      <w:ins w:id="705" w:author="Khamsaolee Xainhiaxang" w:date="2021-07-03T15:27:00Z">
        <w:r w:rsidR="00113C94">
          <w:rPr>
            <w:sz w:val="20"/>
            <w:szCs w:val="20"/>
          </w:rPr>
          <w:t>–</w:t>
        </w:r>
      </w:ins>
      <w:r w:rsidR="000E40D2" w:rsidRPr="00095ADA">
        <w:rPr>
          <w:sz w:val="20"/>
          <w:szCs w:val="20"/>
        </w:rPr>
        <w:t xml:space="preserve"> </w:t>
      </w:r>
      <w:del w:id="706" w:author="Khamsaolee Xainhiaxang" w:date="2021-07-03T15:26:00Z">
        <w:r w:rsidR="000E40D2" w:rsidRPr="00F528B5" w:rsidDel="00113C94">
          <w:rPr>
            <w:sz w:val="19"/>
            <w:szCs w:val="19"/>
          </w:rPr>
          <w:delText>Pawg Kws Pab Tswv Yim Txog</w:delText>
        </w:r>
      </w:del>
      <w:ins w:id="707" w:author="Khamsaolee Xainhiaxang" w:date="2021-07-03T15:26:00Z">
        <w:r w:rsidR="00113C94">
          <w:rPr>
            <w:sz w:val="19"/>
            <w:szCs w:val="19"/>
          </w:rPr>
          <w:t xml:space="preserve">Cov </w:t>
        </w:r>
      </w:ins>
      <w:ins w:id="708" w:author="Khamsaolee Xainhiaxang" w:date="2021-07-03T15:27:00Z">
        <w:r w:rsidR="00113C94">
          <w:rPr>
            <w:sz w:val="19"/>
            <w:szCs w:val="19"/>
          </w:rPr>
          <w:t>Saib Xyuas</w:t>
        </w:r>
      </w:ins>
      <w:r w:rsidR="000E40D2" w:rsidRPr="00F528B5">
        <w:rPr>
          <w:sz w:val="19"/>
          <w:szCs w:val="19"/>
        </w:rPr>
        <w:t xml:space="preserve"> Nyiaj Txiag: LCAP Qhov Kev Ntsuas Xyuas Txhua Xyoo thiab tawm tswv yim los ntawm </w:t>
      </w:r>
      <w:del w:id="709" w:author="Khamsaolee Xainhiaxang" w:date="2021-07-03T16:08:00Z">
        <w:r w:rsidRPr="00F528B5" w:rsidDel="00967CCC">
          <w:rPr>
            <w:sz w:val="19"/>
            <w:szCs w:val="19"/>
          </w:rPr>
          <w:delText>Kev Sib Pauv Tswv Yim</w:delText>
        </w:r>
      </w:del>
      <w:ins w:id="710" w:author="Khamsaolee Xainhiaxang" w:date="2021-07-03T16:08:00Z">
        <w:r w:rsidR="00967CCC">
          <w:rPr>
            <w:sz w:val="19"/>
            <w:szCs w:val="19"/>
          </w:rPr>
          <w:t>ThoughtExchange</w:t>
        </w:r>
      </w:ins>
    </w:p>
    <w:p w14:paraId="6062D168" w14:textId="5E809EE0" w:rsidR="00175CC2" w:rsidRPr="00095ADA" w:rsidRDefault="000E40D2" w:rsidP="00940DA3">
      <w:pPr>
        <w:pStyle w:val="BodyText"/>
        <w:ind w:left="308" w:right="1052"/>
        <w:rPr>
          <w:sz w:val="20"/>
          <w:szCs w:val="20"/>
        </w:rPr>
      </w:pPr>
      <w:r w:rsidRPr="00095ADA">
        <w:rPr>
          <w:sz w:val="20"/>
          <w:szCs w:val="20"/>
        </w:rPr>
        <w:t>Lub Ob Hlis - Plaub Hlis 2021-</w:t>
      </w:r>
      <w:ins w:id="711" w:author="Khamsaolee Xainhiaxang" w:date="2021-07-03T15:27:00Z">
        <w:r w:rsidR="00113C94">
          <w:rPr>
            <w:sz w:val="20"/>
            <w:szCs w:val="20"/>
          </w:rPr>
          <w:t xml:space="preserve"> </w:t>
        </w:r>
      </w:ins>
      <w:r w:rsidRPr="00095ADA">
        <w:rPr>
          <w:sz w:val="20"/>
          <w:szCs w:val="20"/>
        </w:rPr>
        <w:t xml:space="preserve">Niam Txiv </w:t>
      </w:r>
      <w:r w:rsidR="009B4368" w:rsidRPr="00095ADA">
        <w:rPr>
          <w:sz w:val="20"/>
          <w:szCs w:val="20"/>
        </w:rPr>
        <w:t>Cov Xwm Txheej Uas Cuam Tshuam</w:t>
      </w:r>
      <w:r w:rsidRPr="00095ADA">
        <w:rPr>
          <w:sz w:val="20"/>
          <w:szCs w:val="20"/>
        </w:rPr>
        <w:t xml:space="preserve"> cov lus pom zoo xa rau tag nrho TRUSD Cov Tsev Neeg, Tub Ntxhais Kawm, thiab Neeg Ua Hauj</w:t>
      </w:r>
      <w:r w:rsidR="009B4368" w:rsidRPr="00095ADA">
        <w:rPr>
          <w:sz w:val="20"/>
          <w:szCs w:val="20"/>
        </w:rPr>
        <w:t xml:space="preserve"> </w:t>
      </w:r>
      <w:r w:rsidRPr="00095ADA">
        <w:rPr>
          <w:sz w:val="20"/>
          <w:szCs w:val="20"/>
        </w:rPr>
        <w:t xml:space="preserve">lwm ob </w:t>
      </w:r>
      <w:r w:rsidR="009B4368" w:rsidRPr="00095ADA">
        <w:rPr>
          <w:sz w:val="20"/>
          <w:szCs w:val="20"/>
        </w:rPr>
        <w:t>lim tiam</w:t>
      </w:r>
      <w:r w:rsidRPr="00095ADA">
        <w:rPr>
          <w:sz w:val="20"/>
          <w:szCs w:val="20"/>
        </w:rPr>
        <w:t xml:space="preserve"> (</w:t>
      </w:r>
      <w:r w:rsidR="009B4368" w:rsidRPr="00095ADA">
        <w:rPr>
          <w:sz w:val="20"/>
          <w:szCs w:val="20"/>
        </w:rPr>
        <w:t xml:space="preserve">sau </w:t>
      </w:r>
      <w:r w:rsidRPr="00095ADA">
        <w:rPr>
          <w:sz w:val="20"/>
          <w:szCs w:val="20"/>
        </w:rPr>
        <w:t xml:space="preserve">ntawv &amp; email) </w:t>
      </w:r>
    </w:p>
    <w:p w14:paraId="6D93DFDD" w14:textId="77777777" w:rsidR="00175CC2" w:rsidRPr="00095ADA" w:rsidRDefault="007505F0" w:rsidP="00940DA3">
      <w:pPr>
        <w:pStyle w:val="BodyText"/>
        <w:ind w:left="308" w:right="1052"/>
        <w:rPr>
          <w:sz w:val="20"/>
          <w:szCs w:val="20"/>
        </w:rPr>
      </w:pPr>
      <w:r w:rsidRPr="00095ADA">
        <w:rPr>
          <w:sz w:val="20"/>
          <w:szCs w:val="20"/>
        </w:rPr>
        <w:t xml:space="preserve">Hnub Tim 3 </w:t>
      </w:r>
      <w:r w:rsidR="000E40D2" w:rsidRPr="00095ADA">
        <w:rPr>
          <w:sz w:val="20"/>
          <w:szCs w:val="20"/>
        </w:rPr>
        <w:t xml:space="preserve">Lub Ob Hlis, 2021 - ISLT: </w:t>
      </w:r>
      <w:r w:rsidRPr="00095ADA">
        <w:rPr>
          <w:sz w:val="20"/>
          <w:szCs w:val="20"/>
        </w:rPr>
        <w:t>LCAP Li Sij hawm &amp; Ntawv Qhia Txhua Lub Sij Hawm Tshiab</w:t>
      </w:r>
      <w:r w:rsidR="00175CC2" w:rsidRPr="00095ADA">
        <w:rPr>
          <w:sz w:val="20"/>
          <w:szCs w:val="20"/>
        </w:rPr>
        <w:t xml:space="preserve"> </w:t>
      </w:r>
    </w:p>
    <w:p w14:paraId="4960A17B" w14:textId="77777777" w:rsidR="00175CC2" w:rsidRPr="00095ADA" w:rsidRDefault="007505F0" w:rsidP="00940DA3">
      <w:pPr>
        <w:pStyle w:val="BodyText"/>
        <w:ind w:left="308" w:right="1052"/>
        <w:rPr>
          <w:sz w:val="20"/>
          <w:szCs w:val="20"/>
        </w:rPr>
      </w:pPr>
      <w:r w:rsidRPr="00095ADA">
        <w:rPr>
          <w:sz w:val="20"/>
          <w:szCs w:val="20"/>
        </w:rPr>
        <w:t xml:space="preserve">Hnub Tim 3 </w:t>
      </w:r>
      <w:r w:rsidR="000E40D2" w:rsidRPr="00095ADA">
        <w:rPr>
          <w:sz w:val="20"/>
          <w:szCs w:val="20"/>
        </w:rPr>
        <w:t xml:space="preserve">Lub Ob Hlis, 2021 - ASLT: LCAP </w:t>
      </w:r>
      <w:r w:rsidRPr="00095ADA">
        <w:rPr>
          <w:sz w:val="20"/>
          <w:szCs w:val="20"/>
        </w:rPr>
        <w:t xml:space="preserve">Li </w:t>
      </w:r>
      <w:r w:rsidR="000E40D2" w:rsidRPr="00095ADA">
        <w:rPr>
          <w:sz w:val="20"/>
          <w:szCs w:val="20"/>
        </w:rPr>
        <w:t>Sij</w:t>
      </w:r>
      <w:r w:rsidRPr="00095ADA">
        <w:rPr>
          <w:sz w:val="20"/>
          <w:szCs w:val="20"/>
        </w:rPr>
        <w:t xml:space="preserve"> </w:t>
      </w:r>
      <w:r w:rsidR="000E40D2" w:rsidRPr="00095ADA">
        <w:rPr>
          <w:sz w:val="20"/>
          <w:szCs w:val="20"/>
        </w:rPr>
        <w:t>hawm &amp; Ntawv Qhia Txhua Lub Sij Hawm Tshiab</w:t>
      </w:r>
    </w:p>
    <w:p w14:paraId="74FB99DE" w14:textId="77777777" w:rsidR="00175CC2" w:rsidRPr="00095ADA" w:rsidRDefault="006961C9" w:rsidP="00940DA3">
      <w:pPr>
        <w:pStyle w:val="BodyText"/>
        <w:ind w:left="308" w:right="1052"/>
        <w:rPr>
          <w:sz w:val="20"/>
          <w:szCs w:val="20"/>
        </w:rPr>
      </w:pPr>
      <w:r w:rsidRPr="00095ADA">
        <w:rPr>
          <w:sz w:val="20"/>
          <w:szCs w:val="20"/>
        </w:rPr>
        <w:t xml:space="preserve">Hnub Tim 4 </w:t>
      </w:r>
      <w:r w:rsidR="000E40D2" w:rsidRPr="00095ADA">
        <w:rPr>
          <w:sz w:val="20"/>
          <w:szCs w:val="20"/>
        </w:rPr>
        <w:t xml:space="preserve">Lub Ob Hlis, 2021 - </w:t>
      </w:r>
      <w:r w:rsidR="000E40D2" w:rsidRPr="00F528B5">
        <w:rPr>
          <w:sz w:val="18"/>
          <w:szCs w:val="18"/>
        </w:rPr>
        <w:t xml:space="preserve">Tus Thawj </w:t>
      </w:r>
      <w:r w:rsidR="00E23626" w:rsidRPr="00F528B5">
        <w:rPr>
          <w:sz w:val="18"/>
          <w:szCs w:val="18"/>
        </w:rPr>
        <w:t>Tswj</w:t>
      </w:r>
      <w:r w:rsidR="000E40D2" w:rsidRPr="00F528B5">
        <w:rPr>
          <w:sz w:val="18"/>
          <w:szCs w:val="18"/>
        </w:rPr>
        <w:t xml:space="preserve"> Hauj</w:t>
      </w:r>
      <w:r w:rsidR="00E23626" w:rsidRPr="00F528B5">
        <w:rPr>
          <w:sz w:val="18"/>
          <w:szCs w:val="18"/>
        </w:rPr>
        <w:t xml:space="preserve"> </w:t>
      </w:r>
      <w:r w:rsidR="000E40D2" w:rsidRPr="00F528B5">
        <w:rPr>
          <w:sz w:val="18"/>
          <w:szCs w:val="18"/>
        </w:rPr>
        <w:t xml:space="preserve">lwm Pab Pawg Pab Txhawb Tsev Kawm Ntawv: LCAP </w:t>
      </w:r>
      <w:r w:rsidR="00030CA7" w:rsidRPr="00F528B5">
        <w:rPr>
          <w:sz w:val="18"/>
          <w:szCs w:val="18"/>
        </w:rPr>
        <w:t xml:space="preserve">Li </w:t>
      </w:r>
      <w:r w:rsidR="000E40D2" w:rsidRPr="00F528B5">
        <w:rPr>
          <w:sz w:val="18"/>
          <w:szCs w:val="18"/>
        </w:rPr>
        <w:t>Sij</w:t>
      </w:r>
      <w:r w:rsidR="00030CA7" w:rsidRPr="00F528B5">
        <w:rPr>
          <w:sz w:val="18"/>
          <w:szCs w:val="18"/>
        </w:rPr>
        <w:t xml:space="preserve"> </w:t>
      </w:r>
      <w:r w:rsidR="000E40D2" w:rsidRPr="00F528B5">
        <w:rPr>
          <w:sz w:val="18"/>
          <w:szCs w:val="18"/>
        </w:rPr>
        <w:t xml:space="preserve">hawm &amp; </w:t>
      </w:r>
      <w:r w:rsidR="00030CA7" w:rsidRPr="00F528B5">
        <w:rPr>
          <w:sz w:val="18"/>
          <w:szCs w:val="18"/>
        </w:rPr>
        <w:t>Ntawv Qhia Txhua Lub Sij Hawm Tshiab</w:t>
      </w:r>
    </w:p>
    <w:p w14:paraId="45A46958" w14:textId="77777777" w:rsidR="00DA6350" w:rsidRPr="00095ADA" w:rsidRDefault="00D400AA" w:rsidP="00940DA3">
      <w:pPr>
        <w:pStyle w:val="BodyText"/>
        <w:ind w:left="308" w:right="1052"/>
        <w:rPr>
          <w:sz w:val="20"/>
          <w:szCs w:val="20"/>
        </w:rPr>
      </w:pPr>
      <w:r w:rsidRPr="00095ADA">
        <w:rPr>
          <w:sz w:val="20"/>
          <w:szCs w:val="20"/>
        </w:rPr>
        <w:t xml:space="preserve">Hnub Tim 10 </w:t>
      </w:r>
      <w:r w:rsidR="000E40D2" w:rsidRPr="00095ADA">
        <w:rPr>
          <w:sz w:val="20"/>
          <w:szCs w:val="20"/>
        </w:rPr>
        <w:t xml:space="preserve">Lub Ob Hlis, 2021 - ISMT: </w:t>
      </w:r>
      <w:r w:rsidRPr="00095ADA">
        <w:rPr>
          <w:sz w:val="20"/>
          <w:szCs w:val="20"/>
        </w:rPr>
        <w:t>LCAP Li Sij hawm &amp; Ntawv Qhia Txhua Lub Sij Hawm Tsh</w:t>
      </w:r>
      <w:r w:rsidR="00152377" w:rsidRPr="00095ADA">
        <w:rPr>
          <w:sz w:val="20"/>
          <w:szCs w:val="20"/>
        </w:rPr>
        <w:t>iab</w:t>
      </w:r>
    </w:p>
    <w:p w14:paraId="6C71609C" w14:textId="025836BA" w:rsidR="00A83FA0" w:rsidRPr="00095ADA" w:rsidRDefault="00175CC2" w:rsidP="00940DA3">
      <w:pPr>
        <w:pStyle w:val="BodyText"/>
        <w:ind w:left="308" w:right="1052"/>
        <w:rPr>
          <w:sz w:val="20"/>
          <w:szCs w:val="20"/>
        </w:rPr>
      </w:pPr>
      <w:r w:rsidRPr="00095ADA">
        <w:rPr>
          <w:sz w:val="20"/>
          <w:szCs w:val="20"/>
        </w:rPr>
        <w:t xml:space="preserve">Hnub Tim 11 </w:t>
      </w:r>
      <w:r w:rsidR="000E40D2" w:rsidRPr="00095ADA">
        <w:rPr>
          <w:sz w:val="20"/>
          <w:szCs w:val="20"/>
        </w:rPr>
        <w:t xml:space="preserve">Lub Ob Hlis, 2021 - </w:t>
      </w:r>
      <w:ins w:id="712" w:author="Khamsaolee Xainhiaxang" w:date="2021-07-03T15:55:00Z">
        <w:r w:rsidR="00AB33B9">
          <w:rPr>
            <w:sz w:val="20"/>
            <w:szCs w:val="20"/>
          </w:rPr>
          <w:t xml:space="preserve">Cov ntawv </w:t>
        </w:r>
      </w:ins>
      <w:r w:rsidR="000E40D2" w:rsidRPr="00095ADA">
        <w:rPr>
          <w:sz w:val="20"/>
          <w:szCs w:val="20"/>
        </w:rPr>
        <w:t xml:space="preserve">LCAP </w:t>
      </w:r>
      <w:ins w:id="713" w:author="Khamsaolee Xainhiaxang" w:date="2021-07-03T15:56:00Z">
        <w:r w:rsidR="00AB33B9">
          <w:rPr>
            <w:sz w:val="20"/>
            <w:szCs w:val="20"/>
          </w:rPr>
          <w:t xml:space="preserve">ThoughtExchange tau raug </w:t>
        </w:r>
      </w:ins>
      <w:del w:id="714" w:author="Khamsaolee Xainhiaxang" w:date="2021-07-03T15:56:00Z">
        <w:r w:rsidR="000E40D2" w:rsidRPr="00095ADA" w:rsidDel="00AB33B9">
          <w:rPr>
            <w:sz w:val="20"/>
            <w:szCs w:val="20"/>
          </w:rPr>
          <w:delText xml:space="preserve">Xav Tias Yuav Xa Ntawv </w:delText>
        </w:r>
      </w:del>
      <w:ins w:id="715" w:author="Khamsaolee Xainhiaxang" w:date="2021-07-03T15:57:00Z">
        <w:r w:rsidR="00AB33B9">
          <w:rPr>
            <w:sz w:val="20"/>
            <w:szCs w:val="20"/>
          </w:rPr>
          <w:t>x</w:t>
        </w:r>
      </w:ins>
      <w:del w:id="716" w:author="Khamsaolee Xainhiaxang" w:date="2021-07-03T15:57:00Z">
        <w:r w:rsidR="000E40D2" w:rsidRPr="00095ADA" w:rsidDel="00AB33B9">
          <w:rPr>
            <w:sz w:val="20"/>
            <w:szCs w:val="20"/>
          </w:rPr>
          <w:delText>X</w:delText>
        </w:r>
      </w:del>
      <w:r w:rsidR="000E40D2" w:rsidRPr="00095ADA">
        <w:rPr>
          <w:sz w:val="20"/>
          <w:szCs w:val="20"/>
        </w:rPr>
        <w:t xml:space="preserve">a </w:t>
      </w:r>
      <w:del w:id="717" w:author="Khamsaolee Xainhiaxang" w:date="2021-07-03T15:56:00Z">
        <w:r w:rsidR="000E40D2" w:rsidRPr="00095ADA" w:rsidDel="00AB33B9">
          <w:rPr>
            <w:sz w:val="20"/>
            <w:szCs w:val="20"/>
          </w:rPr>
          <w:delText xml:space="preserve">Npe </w:delText>
        </w:r>
      </w:del>
      <w:r w:rsidR="000E40D2" w:rsidRPr="00095ADA">
        <w:rPr>
          <w:sz w:val="20"/>
          <w:szCs w:val="20"/>
        </w:rPr>
        <w:t xml:space="preserve">mus rau </w:t>
      </w:r>
      <w:r w:rsidRPr="00095ADA">
        <w:rPr>
          <w:sz w:val="20"/>
          <w:szCs w:val="20"/>
        </w:rPr>
        <w:t>tsev neeg</w:t>
      </w:r>
    </w:p>
    <w:p w14:paraId="3AD1ED66" w14:textId="342CF60C" w:rsidR="008F45C8" w:rsidRPr="00095ADA" w:rsidRDefault="008F45C8" w:rsidP="00940DA3">
      <w:pPr>
        <w:pStyle w:val="BodyText"/>
        <w:ind w:left="308" w:right="1052"/>
        <w:rPr>
          <w:sz w:val="20"/>
          <w:szCs w:val="20"/>
        </w:rPr>
      </w:pPr>
      <w:r w:rsidRPr="00095ADA">
        <w:rPr>
          <w:sz w:val="20"/>
          <w:szCs w:val="20"/>
        </w:rPr>
        <w:t xml:space="preserve">Hnub Tim 16 </w:t>
      </w:r>
      <w:r w:rsidR="000E40D2" w:rsidRPr="00095ADA">
        <w:rPr>
          <w:sz w:val="20"/>
          <w:szCs w:val="20"/>
        </w:rPr>
        <w:t xml:space="preserve">Lub Ob Hlis, 2021 - </w:t>
      </w:r>
      <w:r w:rsidR="000E40D2" w:rsidRPr="00F528B5">
        <w:rPr>
          <w:sz w:val="18"/>
          <w:szCs w:val="18"/>
        </w:rPr>
        <w:t>Pawg Neeg Asmeskas</w:t>
      </w:r>
      <w:ins w:id="718" w:author="Khamsaolee Xainhiaxang" w:date="2021-07-03T15:57:00Z">
        <w:r w:rsidR="00AB33B9">
          <w:rPr>
            <w:sz w:val="18"/>
            <w:szCs w:val="18"/>
          </w:rPr>
          <w:t xml:space="preserve"> dub</w:t>
        </w:r>
      </w:ins>
      <w:r w:rsidR="000E40D2" w:rsidRPr="00F528B5">
        <w:rPr>
          <w:sz w:val="18"/>
          <w:szCs w:val="18"/>
        </w:rPr>
        <w:t xml:space="preserve"> </w:t>
      </w:r>
      <w:r w:rsidRPr="00F528B5">
        <w:rPr>
          <w:sz w:val="18"/>
          <w:szCs w:val="18"/>
        </w:rPr>
        <w:t xml:space="preserve">Cov </w:t>
      </w:r>
      <w:r w:rsidR="000E40D2" w:rsidRPr="00F528B5">
        <w:rPr>
          <w:sz w:val="18"/>
          <w:szCs w:val="18"/>
        </w:rPr>
        <w:t xml:space="preserve">Niam Txiv: LCAP Kev Tshuaj Xyuas Txhua Xyoo thiab cov lus qhia los ntawm </w:t>
      </w:r>
      <w:del w:id="719" w:author="Khamsaolee Xainhiaxang" w:date="2021-07-03T16:08:00Z">
        <w:r w:rsidRPr="00A40CEC" w:rsidDel="00967CCC">
          <w:rPr>
            <w:sz w:val="18"/>
            <w:szCs w:val="18"/>
          </w:rPr>
          <w:delText>Kev Sib Pauv Tswv Yim</w:delText>
        </w:r>
      </w:del>
      <w:ins w:id="720" w:author="Khamsaolee Xainhiaxang" w:date="2021-07-03T16:08:00Z">
        <w:r w:rsidR="00967CCC" w:rsidRPr="00A40CEC">
          <w:rPr>
            <w:sz w:val="18"/>
            <w:szCs w:val="18"/>
            <w:rPrChange w:id="721" w:author="Khamsaolee Xainhiaxang" w:date="2021-07-10T13:33:00Z">
              <w:rPr>
                <w:sz w:val="18"/>
                <w:szCs w:val="18"/>
                <w:highlight w:val="yellow"/>
              </w:rPr>
            </w:rPrChange>
          </w:rPr>
          <w:t>ThoughtExchange</w:t>
        </w:r>
      </w:ins>
    </w:p>
    <w:p w14:paraId="06BD09E1" w14:textId="4DAF4FAC" w:rsidR="008F45C8" w:rsidRPr="00095ADA" w:rsidRDefault="008F45C8" w:rsidP="00940DA3">
      <w:pPr>
        <w:pStyle w:val="BodyText"/>
        <w:ind w:left="308" w:right="1052"/>
        <w:rPr>
          <w:sz w:val="20"/>
          <w:szCs w:val="20"/>
        </w:rPr>
      </w:pPr>
      <w:r w:rsidRPr="00095ADA">
        <w:rPr>
          <w:sz w:val="20"/>
          <w:szCs w:val="20"/>
        </w:rPr>
        <w:t xml:space="preserve">Hnu Tim 18 </w:t>
      </w:r>
      <w:r w:rsidR="000E40D2" w:rsidRPr="00095ADA">
        <w:rPr>
          <w:sz w:val="20"/>
          <w:szCs w:val="20"/>
        </w:rPr>
        <w:t xml:space="preserve">Lub Ob Hlis, 2021 - Rooj Sib Tham Hauv Zej Zog: LCAP Kev Tshuaj Xyuas Txhua Xyoo ntawm cov hom phiaj / kev nqis tes ua thiab cov tswv yim los ntawm </w:t>
      </w:r>
      <w:del w:id="722" w:author="Khamsaolee Xainhiaxang" w:date="2021-07-03T16:08:00Z">
        <w:r w:rsidRPr="00095ADA" w:rsidDel="00967CCC">
          <w:rPr>
            <w:sz w:val="20"/>
            <w:szCs w:val="20"/>
          </w:rPr>
          <w:delText>Kev Sib Pauv Tswv Yim</w:delText>
        </w:r>
      </w:del>
      <w:ins w:id="723" w:author="Khamsaolee Xainhiaxang" w:date="2021-07-03T16:08:00Z">
        <w:r w:rsidR="00967CCC">
          <w:rPr>
            <w:sz w:val="20"/>
            <w:szCs w:val="20"/>
          </w:rPr>
          <w:t>ThoughtExchange</w:t>
        </w:r>
      </w:ins>
    </w:p>
    <w:p w14:paraId="03E52F76" w14:textId="0EA3D788" w:rsidR="00E43EF1" w:rsidRPr="00095ADA" w:rsidRDefault="001F4555" w:rsidP="00940DA3">
      <w:pPr>
        <w:pStyle w:val="BodyText"/>
        <w:ind w:left="308" w:right="1052"/>
        <w:rPr>
          <w:sz w:val="20"/>
          <w:szCs w:val="20"/>
        </w:rPr>
      </w:pPr>
      <w:r w:rsidRPr="00095ADA">
        <w:rPr>
          <w:sz w:val="20"/>
          <w:szCs w:val="20"/>
        </w:rPr>
        <w:t xml:space="preserve">Hnub Tim 1 </w:t>
      </w:r>
      <w:r w:rsidR="000E40D2" w:rsidRPr="00095ADA">
        <w:rPr>
          <w:sz w:val="20"/>
          <w:szCs w:val="20"/>
        </w:rPr>
        <w:t>Lub Peb Hlis</w:t>
      </w:r>
      <w:r w:rsidRPr="00095ADA">
        <w:rPr>
          <w:sz w:val="20"/>
          <w:szCs w:val="20"/>
        </w:rPr>
        <w:t>,</w:t>
      </w:r>
      <w:r w:rsidR="000E40D2" w:rsidRPr="00095ADA">
        <w:rPr>
          <w:sz w:val="20"/>
          <w:szCs w:val="20"/>
        </w:rPr>
        <w:t xml:space="preserve"> 2021 - </w:t>
      </w:r>
      <w:r w:rsidR="00C7493A" w:rsidRPr="00095ADA">
        <w:rPr>
          <w:sz w:val="20"/>
          <w:szCs w:val="20"/>
        </w:rPr>
        <w:t xml:space="preserve">Cov Hauv Paus Saib Xyuas Lub Chaw ua hauj lwm tshuaj xyuas thiab hloov pauv cov hauj lwm thiab cov kev pab </w:t>
      </w:r>
      <w:del w:id="724" w:author="Khamsaolee Xainhiaxang" w:date="2021-07-11T09:48:00Z">
        <w:r w:rsidR="00C7493A" w:rsidRPr="00095ADA" w:rsidDel="00710FE1">
          <w:rPr>
            <w:sz w:val="20"/>
            <w:szCs w:val="20"/>
          </w:rPr>
          <w:delText>cuam</w:delText>
        </w:r>
      </w:del>
    </w:p>
    <w:p w14:paraId="0A5A84DB" w14:textId="6D3787FC" w:rsidR="00E43EF1" w:rsidRPr="00095ADA" w:rsidRDefault="00A03C06" w:rsidP="00940DA3">
      <w:pPr>
        <w:pStyle w:val="BodyText"/>
        <w:ind w:left="308"/>
        <w:rPr>
          <w:sz w:val="20"/>
          <w:szCs w:val="20"/>
        </w:rPr>
      </w:pPr>
      <w:r w:rsidRPr="00095ADA">
        <w:rPr>
          <w:sz w:val="20"/>
          <w:szCs w:val="20"/>
        </w:rPr>
        <w:t xml:space="preserve">Hnub Tim 9 Lub </w:t>
      </w:r>
      <w:r w:rsidR="000E40D2" w:rsidRPr="00095ADA">
        <w:rPr>
          <w:sz w:val="20"/>
          <w:szCs w:val="20"/>
        </w:rPr>
        <w:t>Peb Hlis</w:t>
      </w:r>
      <w:r w:rsidRPr="00095ADA">
        <w:rPr>
          <w:sz w:val="20"/>
          <w:szCs w:val="20"/>
        </w:rPr>
        <w:t xml:space="preserve">, </w:t>
      </w:r>
      <w:r w:rsidR="000E40D2" w:rsidRPr="00095ADA">
        <w:rPr>
          <w:sz w:val="20"/>
          <w:szCs w:val="20"/>
        </w:rPr>
        <w:t xml:space="preserve">2021 - </w:t>
      </w:r>
      <w:del w:id="725" w:author="Khamsaolee Xainhiaxang" w:date="2021-07-03T16:01:00Z">
        <w:r w:rsidR="000E40D2" w:rsidRPr="00095ADA" w:rsidDel="00967CCC">
          <w:rPr>
            <w:sz w:val="20"/>
            <w:szCs w:val="20"/>
          </w:rPr>
          <w:delText xml:space="preserve">Tsev Kawm Ntawv </w:delText>
        </w:r>
      </w:del>
      <w:r w:rsidR="000E40D2" w:rsidRPr="00095ADA">
        <w:rPr>
          <w:sz w:val="20"/>
          <w:szCs w:val="20"/>
        </w:rPr>
        <w:t>Pawg Tswj Xyuas Tsev Kawm Ntawv LCAP Kev nthuav qhia Kev Ntsuas Xyuas Txhua Xyoo</w:t>
      </w:r>
    </w:p>
    <w:p w14:paraId="079EE15E" w14:textId="77777777" w:rsidR="00941E6E" w:rsidRPr="00095ADA" w:rsidRDefault="00ED1A47" w:rsidP="00940DA3">
      <w:pPr>
        <w:pStyle w:val="BodyText"/>
        <w:ind w:left="308"/>
        <w:rPr>
          <w:sz w:val="20"/>
          <w:szCs w:val="20"/>
        </w:rPr>
      </w:pPr>
      <w:r w:rsidRPr="00095ADA">
        <w:rPr>
          <w:sz w:val="20"/>
          <w:szCs w:val="20"/>
        </w:rPr>
        <w:t xml:space="preserve">Hnub Tim 11 </w:t>
      </w:r>
      <w:r w:rsidR="000E40D2" w:rsidRPr="00095ADA">
        <w:rPr>
          <w:sz w:val="20"/>
          <w:szCs w:val="20"/>
        </w:rPr>
        <w:t>Lub Peb Hlis</w:t>
      </w:r>
      <w:r w:rsidRPr="00095ADA">
        <w:rPr>
          <w:sz w:val="20"/>
          <w:szCs w:val="20"/>
        </w:rPr>
        <w:t>,</w:t>
      </w:r>
      <w:r w:rsidR="000E40D2" w:rsidRPr="00095ADA">
        <w:rPr>
          <w:sz w:val="20"/>
          <w:szCs w:val="20"/>
        </w:rPr>
        <w:t xml:space="preserve"> 2021 - DELAC Kev Txhim Kho Txhua Xyoo thiab Tshuaj Xyuas Cov Ntsiab Lus III </w:t>
      </w:r>
      <w:r w:rsidRPr="00095ADA">
        <w:rPr>
          <w:sz w:val="20"/>
          <w:szCs w:val="20"/>
        </w:rPr>
        <w:t xml:space="preserve">ntawm </w:t>
      </w:r>
      <w:r w:rsidR="000E40D2" w:rsidRPr="00095ADA">
        <w:rPr>
          <w:sz w:val="20"/>
          <w:szCs w:val="20"/>
        </w:rPr>
        <w:t>Cov Lus Ntxiv</w:t>
      </w:r>
    </w:p>
    <w:p w14:paraId="3F915984" w14:textId="7ABBD1DE" w:rsidR="00940DA3" w:rsidRPr="00095ADA" w:rsidRDefault="00ED1A47" w:rsidP="00940DA3">
      <w:pPr>
        <w:pStyle w:val="BodyText"/>
        <w:ind w:left="308"/>
        <w:rPr>
          <w:sz w:val="20"/>
          <w:szCs w:val="20"/>
        </w:rPr>
      </w:pPr>
      <w:r w:rsidRPr="00095ADA">
        <w:rPr>
          <w:sz w:val="20"/>
          <w:szCs w:val="20"/>
        </w:rPr>
        <w:t xml:space="preserve">Hnub Tim 22 </w:t>
      </w:r>
      <w:r w:rsidR="000E40D2" w:rsidRPr="00095ADA">
        <w:rPr>
          <w:sz w:val="20"/>
          <w:szCs w:val="20"/>
        </w:rPr>
        <w:t>Lub Peb Hlis</w:t>
      </w:r>
      <w:r w:rsidRPr="00095ADA">
        <w:rPr>
          <w:sz w:val="20"/>
          <w:szCs w:val="20"/>
        </w:rPr>
        <w:t>,</w:t>
      </w:r>
      <w:r w:rsidR="000E40D2" w:rsidRPr="00095ADA">
        <w:rPr>
          <w:sz w:val="20"/>
          <w:szCs w:val="20"/>
        </w:rPr>
        <w:t xml:space="preserve"> 2021 - Chav Sib Tham: Txhim Kho Txhua Xyoo thiab cov lus qhia los ntawm</w:t>
      </w:r>
      <w:r w:rsidR="00BA5CCE" w:rsidRPr="00095ADA">
        <w:rPr>
          <w:sz w:val="20"/>
          <w:szCs w:val="20"/>
        </w:rPr>
        <w:t xml:space="preserve"> </w:t>
      </w:r>
      <w:del w:id="726" w:author="Khamsaolee Xainhiaxang" w:date="2021-07-03T16:08:00Z">
        <w:r w:rsidR="00BA5CCE" w:rsidRPr="00095ADA" w:rsidDel="00967CCC">
          <w:rPr>
            <w:sz w:val="20"/>
            <w:szCs w:val="20"/>
          </w:rPr>
          <w:delText>Kev Sib Pauv Tswv Yim</w:delText>
        </w:r>
      </w:del>
      <w:ins w:id="727" w:author="Khamsaolee Xainhiaxang" w:date="2021-07-03T16:08:00Z">
        <w:r w:rsidR="00967CCC">
          <w:rPr>
            <w:sz w:val="20"/>
            <w:szCs w:val="20"/>
          </w:rPr>
          <w:t>ThoughtExchange</w:t>
        </w:r>
      </w:ins>
    </w:p>
    <w:p w14:paraId="78C36C62" w14:textId="4AC1250F" w:rsidR="00940DA3" w:rsidRPr="00095ADA" w:rsidRDefault="00941E6E" w:rsidP="00940DA3">
      <w:pPr>
        <w:pStyle w:val="BodyText"/>
        <w:ind w:left="308"/>
        <w:rPr>
          <w:sz w:val="20"/>
          <w:szCs w:val="20"/>
        </w:rPr>
      </w:pPr>
      <w:r w:rsidRPr="00095ADA">
        <w:rPr>
          <w:sz w:val="20"/>
          <w:szCs w:val="20"/>
        </w:rPr>
        <w:t xml:space="preserve">Hnub Tim 25 </w:t>
      </w:r>
      <w:r w:rsidR="000E40D2" w:rsidRPr="00095ADA">
        <w:rPr>
          <w:sz w:val="20"/>
          <w:szCs w:val="20"/>
        </w:rPr>
        <w:t>Lub Peb Hlis</w:t>
      </w:r>
      <w:r w:rsidRPr="00095ADA">
        <w:rPr>
          <w:sz w:val="20"/>
          <w:szCs w:val="20"/>
        </w:rPr>
        <w:t>,</w:t>
      </w:r>
      <w:r w:rsidR="000E40D2" w:rsidRPr="00095ADA">
        <w:rPr>
          <w:sz w:val="20"/>
          <w:szCs w:val="20"/>
        </w:rPr>
        <w:t xml:space="preserve"> 2021 - Chav Sib Tham: Kev Hloov Kho Txhua Xyoo thiab cov lus qhia los ntawm </w:t>
      </w:r>
      <w:del w:id="728" w:author="Khamsaolee Xainhiaxang" w:date="2021-07-03T16:08:00Z">
        <w:r w:rsidRPr="00095ADA" w:rsidDel="00967CCC">
          <w:rPr>
            <w:sz w:val="20"/>
            <w:szCs w:val="20"/>
          </w:rPr>
          <w:delText>Kev Sib Pauv Tswv Yim</w:delText>
        </w:r>
      </w:del>
      <w:ins w:id="729" w:author="Khamsaolee Xainhiaxang" w:date="2021-07-03T16:08:00Z">
        <w:r w:rsidR="00967CCC">
          <w:rPr>
            <w:sz w:val="20"/>
            <w:szCs w:val="20"/>
          </w:rPr>
          <w:t>ThoughtExchange</w:t>
        </w:r>
      </w:ins>
    </w:p>
    <w:p w14:paraId="2F144656" w14:textId="0484E149" w:rsidR="00E43EF1" w:rsidRPr="00095ADA" w:rsidRDefault="00940DA3" w:rsidP="00940DA3">
      <w:pPr>
        <w:pStyle w:val="BodyText"/>
        <w:ind w:left="308"/>
        <w:rPr>
          <w:sz w:val="20"/>
          <w:szCs w:val="20"/>
        </w:rPr>
      </w:pPr>
      <w:r w:rsidRPr="00095ADA">
        <w:rPr>
          <w:sz w:val="20"/>
          <w:szCs w:val="20"/>
        </w:rPr>
        <w:t xml:space="preserve">Hnub Tim 1 Lub </w:t>
      </w:r>
      <w:r w:rsidR="000E40D2" w:rsidRPr="00095ADA">
        <w:rPr>
          <w:sz w:val="20"/>
          <w:szCs w:val="20"/>
        </w:rPr>
        <w:t xml:space="preserve">Plaub Hlis, 2021 - Daim Qauv LCAP / LCP Qhov </w:t>
      </w:r>
      <w:r w:rsidRPr="00095ADA">
        <w:rPr>
          <w:sz w:val="20"/>
          <w:szCs w:val="20"/>
        </w:rPr>
        <w:t xml:space="preserve">Kev </w:t>
      </w:r>
      <w:r w:rsidR="000E40D2" w:rsidRPr="00095ADA">
        <w:rPr>
          <w:sz w:val="20"/>
          <w:szCs w:val="20"/>
        </w:rPr>
        <w:t>Kho Tshiab Txhua Xyoo nrog SCOE</w:t>
      </w:r>
    </w:p>
    <w:p w14:paraId="6F76087B" w14:textId="1C1C78B4" w:rsidR="00F9361D" w:rsidRPr="00095ADA" w:rsidRDefault="000E40D2" w:rsidP="00F9361D">
      <w:pPr>
        <w:pStyle w:val="BodyText"/>
        <w:ind w:left="308"/>
        <w:rPr>
          <w:sz w:val="20"/>
          <w:szCs w:val="20"/>
        </w:rPr>
      </w:pPr>
      <w:r w:rsidRPr="00095ADA">
        <w:rPr>
          <w:sz w:val="20"/>
          <w:szCs w:val="20"/>
        </w:rPr>
        <w:t xml:space="preserve">Lub Plaub Hlis - Tsib Hlis 2021 - </w:t>
      </w:r>
      <w:ins w:id="730" w:author="Khamsaolee Xainhiaxang" w:date="2021-07-03T16:12:00Z">
        <w:r w:rsidR="00F93E54">
          <w:rPr>
            <w:sz w:val="20"/>
            <w:szCs w:val="20"/>
          </w:rPr>
          <w:t xml:space="preserve"> </w:t>
        </w:r>
      </w:ins>
      <w:ins w:id="731" w:author="Khamsaolee Xainhiaxang" w:date="2021-07-03T16:13:00Z">
        <w:r w:rsidR="00F93E54">
          <w:rPr>
            <w:sz w:val="20"/>
            <w:szCs w:val="20"/>
          </w:rPr>
          <w:t xml:space="preserve">Daim Qauv </w:t>
        </w:r>
      </w:ins>
      <w:r w:rsidR="00940DA3" w:rsidRPr="00095ADA">
        <w:rPr>
          <w:sz w:val="20"/>
          <w:szCs w:val="20"/>
        </w:rPr>
        <w:t>LCAP</w:t>
      </w:r>
      <w:del w:id="732" w:author="Khamsaolee Xainhiaxang" w:date="2021-07-03T16:13:00Z">
        <w:r w:rsidR="00940DA3" w:rsidRPr="00095ADA" w:rsidDel="00F93E54">
          <w:rPr>
            <w:sz w:val="20"/>
            <w:szCs w:val="20"/>
          </w:rPr>
          <w:delText xml:space="preserve"> </w:delText>
        </w:r>
        <w:r w:rsidRPr="00095ADA" w:rsidDel="00F93E54">
          <w:rPr>
            <w:sz w:val="20"/>
            <w:szCs w:val="20"/>
          </w:rPr>
          <w:delText>Daim Ntawv</w:delText>
        </w:r>
      </w:del>
      <w:r w:rsidRPr="00095ADA">
        <w:rPr>
          <w:sz w:val="20"/>
          <w:szCs w:val="20"/>
        </w:rPr>
        <w:t xml:space="preserve"> tau xa rau SCOE txhawm rau tshuaj xyuas thiab lus pom</w:t>
      </w:r>
      <w:r w:rsidR="00940DA3" w:rsidRPr="00095ADA">
        <w:rPr>
          <w:sz w:val="20"/>
          <w:szCs w:val="20"/>
        </w:rPr>
        <w:t xml:space="preserve"> zoo</w:t>
      </w:r>
      <w:r w:rsidR="00F9361D" w:rsidRPr="00095ADA">
        <w:rPr>
          <w:sz w:val="20"/>
          <w:szCs w:val="20"/>
        </w:rPr>
        <w:t xml:space="preserve"> </w:t>
      </w:r>
    </w:p>
    <w:p w14:paraId="08079DCE" w14:textId="77777777" w:rsidR="00E54F7A" w:rsidRPr="00095ADA" w:rsidRDefault="00290644" w:rsidP="00E54F7A">
      <w:pPr>
        <w:pStyle w:val="BodyText"/>
        <w:ind w:left="308"/>
        <w:rPr>
          <w:sz w:val="20"/>
          <w:szCs w:val="20"/>
        </w:rPr>
      </w:pPr>
      <w:r w:rsidRPr="00095ADA">
        <w:rPr>
          <w:sz w:val="20"/>
          <w:szCs w:val="20"/>
        </w:rPr>
        <w:t xml:space="preserve">Hnub Tim 14 </w:t>
      </w:r>
      <w:r w:rsidR="000E40D2" w:rsidRPr="00095ADA">
        <w:rPr>
          <w:sz w:val="20"/>
          <w:szCs w:val="20"/>
        </w:rPr>
        <w:t>Lub Plaub Hlis, 2021 - Tswv yim los ntawm T</w:t>
      </w:r>
      <w:r w:rsidRPr="00095ADA">
        <w:rPr>
          <w:sz w:val="20"/>
          <w:szCs w:val="20"/>
        </w:rPr>
        <w:t>us</w:t>
      </w:r>
      <w:r w:rsidR="000E40D2" w:rsidRPr="00095ADA">
        <w:rPr>
          <w:sz w:val="20"/>
          <w:szCs w:val="20"/>
        </w:rPr>
        <w:t xml:space="preserve"> Thawj Saib Xyuas Cov Niam Txiv </w:t>
      </w:r>
      <w:r w:rsidRPr="00095ADA">
        <w:rPr>
          <w:sz w:val="20"/>
          <w:szCs w:val="20"/>
        </w:rPr>
        <w:t>Kev Tawm</w:t>
      </w:r>
      <w:r w:rsidR="000E40D2" w:rsidRPr="00095ADA">
        <w:rPr>
          <w:sz w:val="20"/>
          <w:szCs w:val="20"/>
        </w:rPr>
        <w:t xml:space="preserve"> Tswv Yim: Mloog </w:t>
      </w:r>
    </w:p>
    <w:p w14:paraId="77E3EB17" w14:textId="216BA354" w:rsidR="00E54F7A" w:rsidRPr="00095ADA" w:rsidRDefault="00B13F65" w:rsidP="00E54F7A">
      <w:pPr>
        <w:pStyle w:val="BodyText"/>
        <w:ind w:left="308"/>
        <w:rPr>
          <w:sz w:val="20"/>
          <w:szCs w:val="20"/>
        </w:rPr>
      </w:pPr>
      <w:r w:rsidRPr="00095ADA">
        <w:rPr>
          <w:sz w:val="20"/>
          <w:szCs w:val="20"/>
        </w:rPr>
        <w:t>Hnub Tim</w:t>
      </w:r>
      <w:r w:rsidR="000E40D2" w:rsidRPr="00095ADA">
        <w:rPr>
          <w:sz w:val="20"/>
          <w:szCs w:val="20"/>
        </w:rPr>
        <w:t xml:space="preserve"> 1</w:t>
      </w:r>
      <w:ins w:id="733" w:author="Khamsaolee Xainhiaxang" w:date="2021-07-03T16:14:00Z">
        <w:r w:rsidR="00F93E54">
          <w:rPr>
            <w:sz w:val="20"/>
            <w:szCs w:val="20"/>
          </w:rPr>
          <w:t>9</w:t>
        </w:r>
      </w:ins>
      <w:del w:id="734" w:author="Khamsaolee Xainhiaxang" w:date="2021-07-03T16:14:00Z">
        <w:r w:rsidR="000E40D2" w:rsidRPr="00095ADA" w:rsidDel="00F93E54">
          <w:rPr>
            <w:sz w:val="20"/>
            <w:szCs w:val="20"/>
          </w:rPr>
          <w:delText>5</w:delText>
        </w:r>
      </w:del>
      <w:r w:rsidR="000E40D2" w:rsidRPr="00095ADA">
        <w:rPr>
          <w:sz w:val="20"/>
          <w:szCs w:val="20"/>
        </w:rPr>
        <w:t xml:space="preserve"> Lub Plaub Hlis</w:t>
      </w:r>
      <w:del w:id="735" w:author="Khamsaolee Xainhiaxang" w:date="2021-07-03T16:14:00Z">
        <w:r w:rsidR="000E40D2" w:rsidRPr="00095ADA" w:rsidDel="00F93E54">
          <w:rPr>
            <w:sz w:val="20"/>
            <w:szCs w:val="20"/>
          </w:rPr>
          <w:delText xml:space="preserve"> 19</w:delText>
        </w:r>
      </w:del>
      <w:r w:rsidR="000E40D2" w:rsidRPr="00095ADA">
        <w:rPr>
          <w:sz w:val="20"/>
          <w:szCs w:val="20"/>
        </w:rPr>
        <w:t>, 2021 - Rov saib LCAP kev vam meej nrog Cov Txwj Laus Tswj Hauj</w:t>
      </w:r>
      <w:r w:rsidRPr="00095ADA">
        <w:rPr>
          <w:sz w:val="20"/>
          <w:szCs w:val="20"/>
        </w:rPr>
        <w:t xml:space="preserve"> </w:t>
      </w:r>
      <w:r w:rsidR="000E40D2" w:rsidRPr="00095ADA">
        <w:rPr>
          <w:sz w:val="20"/>
          <w:szCs w:val="20"/>
        </w:rPr>
        <w:t>lwm</w:t>
      </w:r>
      <w:r w:rsidR="00E54F7A" w:rsidRPr="00095ADA">
        <w:rPr>
          <w:sz w:val="20"/>
          <w:szCs w:val="20"/>
        </w:rPr>
        <w:t xml:space="preserve"> </w:t>
      </w:r>
    </w:p>
    <w:p w14:paraId="5290330D" w14:textId="455031DC" w:rsidR="00E54F7A" w:rsidRPr="00095ADA" w:rsidRDefault="00F9361D" w:rsidP="00E54F7A">
      <w:pPr>
        <w:pStyle w:val="BodyText"/>
        <w:ind w:left="308"/>
        <w:rPr>
          <w:sz w:val="20"/>
          <w:szCs w:val="20"/>
        </w:rPr>
      </w:pPr>
      <w:r w:rsidRPr="00095ADA">
        <w:rPr>
          <w:sz w:val="20"/>
          <w:szCs w:val="20"/>
        </w:rPr>
        <w:t xml:space="preserve">Hnub 11 </w:t>
      </w:r>
      <w:r w:rsidR="000E40D2" w:rsidRPr="00095ADA">
        <w:rPr>
          <w:sz w:val="20"/>
          <w:szCs w:val="20"/>
        </w:rPr>
        <w:t xml:space="preserve">Lub Tsib Hlis, 2021 - </w:t>
      </w:r>
      <w:r w:rsidRPr="00095ADA">
        <w:rPr>
          <w:sz w:val="20"/>
          <w:szCs w:val="20"/>
        </w:rPr>
        <w:t>Tus</w:t>
      </w:r>
      <w:r w:rsidR="000E40D2" w:rsidRPr="00095ADA">
        <w:rPr>
          <w:sz w:val="20"/>
          <w:szCs w:val="20"/>
        </w:rPr>
        <w:t xml:space="preserve"> Vev Xaib tau ts</w:t>
      </w:r>
      <w:ins w:id="736" w:author="Khamsaolee Xainhiaxang" w:date="2021-07-03T16:15:00Z">
        <w:r w:rsidR="00F93E54">
          <w:rPr>
            <w:sz w:val="20"/>
            <w:szCs w:val="20"/>
          </w:rPr>
          <w:t>o</w:t>
        </w:r>
      </w:ins>
      <w:del w:id="737" w:author="Khamsaolee Xainhiaxang" w:date="2021-07-03T16:15:00Z">
        <w:r w:rsidR="000E40D2" w:rsidRPr="00095ADA" w:rsidDel="00F93E54">
          <w:rPr>
            <w:sz w:val="20"/>
            <w:szCs w:val="20"/>
          </w:rPr>
          <w:delText>im</w:delText>
        </w:r>
      </w:del>
      <w:r w:rsidR="000E40D2" w:rsidRPr="00095ADA">
        <w:rPr>
          <w:sz w:val="20"/>
          <w:szCs w:val="20"/>
        </w:rPr>
        <w:t xml:space="preserve"> daim LCAP thiab </w:t>
      </w:r>
      <w:del w:id="738" w:author="Khamsaolee Xainhiaxang" w:date="2021-07-03T16:17:00Z">
        <w:r w:rsidR="000E40D2" w:rsidRPr="00095ADA" w:rsidDel="00F93E54">
          <w:rPr>
            <w:sz w:val="20"/>
            <w:szCs w:val="20"/>
          </w:rPr>
          <w:delText xml:space="preserve">khawm rau </w:delText>
        </w:r>
      </w:del>
      <w:r w:rsidR="000E40D2" w:rsidRPr="00095ADA">
        <w:rPr>
          <w:sz w:val="20"/>
          <w:szCs w:val="20"/>
        </w:rPr>
        <w:t xml:space="preserve">cov lus nug rau tus thawj saib xyuas </w:t>
      </w:r>
    </w:p>
    <w:p w14:paraId="05C7511C" w14:textId="0426762C" w:rsidR="00E43EF1" w:rsidRPr="00095ADA" w:rsidRDefault="00E54F7A" w:rsidP="00E54F7A">
      <w:pPr>
        <w:pStyle w:val="BodyText"/>
        <w:ind w:left="308"/>
        <w:rPr>
          <w:sz w:val="20"/>
          <w:szCs w:val="20"/>
        </w:rPr>
      </w:pPr>
      <w:r w:rsidRPr="00095ADA">
        <w:rPr>
          <w:sz w:val="20"/>
          <w:szCs w:val="20"/>
        </w:rPr>
        <w:t xml:space="preserve">Hnub Tim 13 </w:t>
      </w:r>
      <w:r w:rsidR="000E40D2" w:rsidRPr="00095ADA">
        <w:rPr>
          <w:sz w:val="20"/>
          <w:szCs w:val="20"/>
        </w:rPr>
        <w:t>Lub Tsib Hlis, 2021 - DELAC Rov Saib Daim Qauv LCAP &amp; cov lus nug rau Tus Thawj Tswj Tsev Kawm Ntawv</w:t>
      </w:r>
    </w:p>
    <w:p w14:paraId="4A7F5DE3" w14:textId="2DC235DF" w:rsidR="00E43EF1" w:rsidRPr="00095ADA" w:rsidRDefault="00E54F7A">
      <w:pPr>
        <w:pStyle w:val="BodyText"/>
        <w:ind w:left="308"/>
        <w:rPr>
          <w:sz w:val="20"/>
          <w:szCs w:val="20"/>
        </w:rPr>
      </w:pPr>
      <w:r w:rsidRPr="00095ADA">
        <w:rPr>
          <w:sz w:val="20"/>
          <w:szCs w:val="20"/>
        </w:rPr>
        <w:t xml:space="preserve">Hnub Tim 18 </w:t>
      </w:r>
      <w:r w:rsidR="000E40D2" w:rsidRPr="00095ADA">
        <w:rPr>
          <w:sz w:val="20"/>
          <w:szCs w:val="20"/>
        </w:rPr>
        <w:t>Lub Tsib Hlis, 2021 - LCSSP Rov Xyuas Daim Qauv LCAP &amp; Cov Lus Nug rau Tus Thawj Saib Xyuas Tsev Kawm Ntawv.</w:t>
      </w:r>
    </w:p>
    <w:p w14:paraId="1014811B" w14:textId="0698D966" w:rsidR="0002164C" w:rsidRPr="00095ADA" w:rsidRDefault="00E54F7A">
      <w:pPr>
        <w:pStyle w:val="BodyText"/>
        <w:ind w:left="308" w:right="369"/>
        <w:rPr>
          <w:sz w:val="20"/>
          <w:szCs w:val="20"/>
        </w:rPr>
      </w:pPr>
      <w:r w:rsidRPr="00095ADA">
        <w:rPr>
          <w:sz w:val="20"/>
          <w:szCs w:val="20"/>
        </w:rPr>
        <w:t xml:space="preserve">Hnub Tim 23 </w:t>
      </w:r>
      <w:r w:rsidR="000E40D2" w:rsidRPr="00095ADA">
        <w:rPr>
          <w:sz w:val="20"/>
          <w:szCs w:val="20"/>
        </w:rPr>
        <w:t xml:space="preserve">Lub Tsib Hlis, 2021 - ISLT tshuaj xyuas cov lus nug rau Tus Thawj Saib Xyuas Tsev Kawm Ntawv. Tus Thawj Saib Xyuas Tsev Kawm Ntawv teb cov lus teb rau cov </w:t>
      </w:r>
      <w:r w:rsidR="00F52F16" w:rsidRPr="00095ADA">
        <w:rPr>
          <w:sz w:val="20"/>
          <w:szCs w:val="20"/>
        </w:rPr>
        <w:t>kev pom zoo</w:t>
      </w:r>
      <w:r w:rsidR="000E40D2" w:rsidRPr="00095ADA">
        <w:rPr>
          <w:sz w:val="20"/>
          <w:szCs w:val="20"/>
        </w:rPr>
        <w:t xml:space="preserve"> thiab cov lus nug tau txais</w:t>
      </w:r>
      <w:del w:id="739" w:author="Khamsaolee Xainhiaxang" w:date="2021-07-03T16:19:00Z">
        <w:r w:rsidR="000E40D2" w:rsidRPr="00095ADA" w:rsidDel="005A0F62">
          <w:rPr>
            <w:sz w:val="20"/>
            <w:szCs w:val="20"/>
          </w:rPr>
          <w:delText xml:space="preserve"> </w:delText>
        </w:r>
        <w:r w:rsidR="0002164C" w:rsidRPr="00095ADA" w:rsidDel="005A0F62">
          <w:rPr>
            <w:sz w:val="20"/>
            <w:szCs w:val="20"/>
          </w:rPr>
          <w:delText xml:space="preserve">los sib </w:delText>
        </w:r>
        <w:r w:rsidR="000E40D2" w:rsidRPr="00095ADA" w:rsidDel="005A0F62">
          <w:rPr>
            <w:sz w:val="20"/>
            <w:szCs w:val="20"/>
          </w:rPr>
          <w:delText>thaum</w:delText>
        </w:r>
      </w:del>
    </w:p>
    <w:p w14:paraId="5FE24A7E" w14:textId="77777777" w:rsidR="005B3AB1" w:rsidRPr="00095ADA" w:rsidRDefault="005B3AB1" w:rsidP="005B3AB1">
      <w:pPr>
        <w:pStyle w:val="BodyText"/>
        <w:ind w:left="308" w:right="369"/>
        <w:rPr>
          <w:sz w:val="20"/>
          <w:szCs w:val="20"/>
        </w:rPr>
      </w:pPr>
      <w:r w:rsidRPr="00095ADA">
        <w:rPr>
          <w:sz w:val="20"/>
          <w:szCs w:val="20"/>
        </w:rPr>
        <w:t xml:space="preserve">Hnub Tim 8 </w:t>
      </w:r>
      <w:r w:rsidR="000E40D2" w:rsidRPr="00095ADA">
        <w:rPr>
          <w:sz w:val="20"/>
          <w:szCs w:val="20"/>
        </w:rPr>
        <w:t xml:space="preserve">Lub Rau Hli, 2021 - Tus Thawj Saib Kev Kawm sau ntawv teb rau cov lus nug tso rau hauv koog tsev kawm ntawv </w:t>
      </w:r>
      <w:r w:rsidRPr="00095ADA">
        <w:rPr>
          <w:sz w:val="20"/>
          <w:szCs w:val="20"/>
        </w:rPr>
        <w:t>tus</w:t>
      </w:r>
      <w:r w:rsidR="000E40D2" w:rsidRPr="00095ADA">
        <w:rPr>
          <w:sz w:val="20"/>
          <w:szCs w:val="20"/>
        </w:rPr>
        <w:t xml:space="preserve"> vev xaib.</w:t>
      </w:r>
    </w:p>
    <w:p w14:paraId="2F05937D" w14:textId="77777777" w:rsidR="00D049E6" w:rsidRPr="00095ADA" w:rsidRDefault="005B3AB1" w:rsidP="00D049E6">
      <w:pPr>
        <w:pStyle w:val="BodyText"/>
        <w:ind w:left="308" w:right="369"/>
        <w:rPr>
          <w:sz w:val="20"/>
          <w:szCs w:val="20"/>
        </w:rPr>
      </w:pPr>
      <w:r w:rsidRPr="00095ADA">
        <w:rPr>
          <w:sz w:val="20"/>
          <w:szCs w:val="20"/>
        </w:rPr>
        <w:t xml:space="preserve">Hnub Tim 15 </w:t>
      </w:r>
      <w:r w:rsidR="000E40D2" w:rsidRPr="00095ADA">
        <w:rPr>
          <w:sz w:val="20"/>
          <w:szCs w:val="20"/>
        </w:rPr>
        <w:t>Lub Rau Hli, 2021 - Pej xeem hnov ​​txog LCAP thiab Pob Nyiaj</w:t>
      </w:r>
    </w:p>
    <w:p w14:paraId="570B66C3" w14:textId="2CBB29B3" w:rsidR="00E7491D" w:rsidRPr="00CC5B10" w:rsidRDefault="00D049E6" w:rsidP="00CC5B10">
      <w:pPr>
        <w:pStyle w:val="BodyText"/>
        <w:ind w:left="308" w:right="369"/>
        <w:rPr>
          <w:sz w:val="20"/>
          <w:szCs w:val="20"/>
        </w:rPr>
      </w:pPr>
      <w:r w:rsidRPr="00095ADA">
        <w:rPr>
          <w:sz w:val="20"/>
          <w:szCs w:val="20"/>
        </w:rPr>
        <w:t xml:space="preserve">Hnub Tim 22 </w:t>
      </w:r>
      <w:r w:rsidR="000E40D2" w:rsidRPr="00095ADA">
        <w:rPr>
          <w:sz w:val="20"/>
          <w:szCs w:val="20"/>
        </w:rPr>
        <w:t xml:space="preserve">Lub Rau Hli, 2021 - Tsoom Fwv Tso Cai los ntawm LCAP thiab </w:t>
      </w:r>
      <w:del w:id="740" w:author="Khamsaolee Xainhiaxang" w:date="2021-07-03T16:20:00Z">
        <w:r w:rsidR="000E40D2" w:rsidRPr="00095ADA" w:rsidDel="005A0F62">
          <w:rPr>
            <w:sz w:val="20"/>
            <w:szCs w:val="20"/>
          </w:rPr>
          <w:delText xml:space="preserve">Kev Siv </w:delText>
        </w:r>
      </w:del>
      <w:ins w:id="741" w:author="Khamsaolee Xainhiaxang" w:date="2021-07-03T16:20:00Z">
        <w:r w:rsidR="005A0F62">
          <w:rPr>
            <w:sz w:val="20"/>
            <w:szCs w:val="20"/>
          </w:rPr>
          <w:t xml:space="preserve">Pob </w:t>
        </w:r>
      </w:ins>
      <w:r w:rsidR="000E40D2" w:rsidRPr="00095ADA">
        <w:rPr>
          <w:sz w:val="20"/>
          <w:szCs w:val="20"/>
        </w:rPr>
        <w:t>Nyiaj</w:t>
      </w:r>
    </w:p>
    <w:p w14:paraId="0355D5B7" w14:textId="77777777" w:rsidR="00D41FF1" w:rsidRDefault="00D41FF1">
      <w:pPr>
        <w:pStyle w:val="BodyText"/>
        <w:tabs>
          <w:tab w:val="left" w:pos="15388"/>
        </w:tabs>
        <w:ind w:left="240"/>
        <w:rPr>
          <w:shd w:val="clear" w:color="auto" w:fill="DBE5F1"/>
        </w:rPr>
      </w:pPr>
    </w:p>
    <w:p w14:paraId="14AC94A7" w14:textId="0733615F" w:rsidR="00E43EF1" w:rsidRDefault="00B672F4">
      <w:pPr>
        <w:pStyle w:val="BodyText"/>
        <w:tabs>
          <w:tab w:val="left" w:pos="15388"/>
        </w:tabs>
        <w:ind w:left="240"/>
      </w:pPr>
      <w:r>
        <w:rPr>
          <w:noProof/>
          <w:sz w:val="22"/>
          <w:szCs w:val="22"/>
          <w:lang w:bidi="th-TH"/>
        </w:rPr>
        <mc:AlternateContent>
          <mc:Choice Requires="wps">
            <w:drawing>
              <wp:anchor distT="0" distB="0" distL="0" distR="0" simplePos="0" relativeHeight="251675648" behindDoc="1" locked="0" layoutInCell="1" allowOverlap="1" wp14:anchorId="6C641C45" wp14:editId="0FECB6F4">
                <wp:simplePos x="0" y="0"/>
                <wp:positionH relativeFrom="page">
                  <wp:posOffset>234950</wp:posOffset>
                </wp:positionH>
                <wp:positionV relativeFrom="paragraph">
                  <wp:posOffset>254635</wp:posOffset>
                </wp:positionV>
                <wp:extent cx="9588500" cy="1403985"/>
                <wp:effectExtent l="0" t="0" r="0" b="0"/>
                <wp:wrapTopAndBottom/>
                <wp:docPr id="454"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1403985"/>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3EF0D543" w14:textId="36FC55DB" w:rsidR="00AD19E5" w:rsidRPr="00AE087E" w:rsidRDefault="00AD19E5" w:rsidP="009D47F2">
                            <w:pPr>
                              <w:pStyle w:val="BodyText"/>
                              <w:spacing w:before="58"/>
                              <w:ind w:left="48"/>
                              <w:rPr>
                                <w:sz w:val="20"/>
                                <w:szCs w:val="20"/>
                              </w:rPr>
                            </w:pPr>
                            <w:r w:rsidRPr="00AE087E">
                              <w:rPr>
                                <w:sz w:val="20"/>
                                <w:szCs w:val="20"/>
                              </w:rPr>
                              <w:t>Kev koom nrog cov tswv yim los ntawm cov neeg muaj feem nrog rau cov hauv qab no:</w:t>
                            </w:r>
                          </w:p>
                          <w:p w14:paraId="09768595" w14:textId="77777777" w:rsidR="00AD19E5" w:rsidRPr="00AE087E" w:rsidRDefault="00AD19E5" w:rsidP="009D47F2">
                            <w:pPr>
                              <w:pStyle w:val="BodyText"/>
                              <w:spacing w:before="58"/>
                              <w:ind w:left="48"/>
                              <w:rPr>
                                <w:sz w:val="20"/>
                                <w:szCs w:val="20"/>
                              </w:rPr>
                            </w:pPr>
                          </w:p>
                          <w:p w14:paraId="39A174A3" w14:textId="4DBD8420" w:rsidR="00AD19E5" w:rsidRPr="00AE087E" w:rsidRDefault="00AD19E5" w:rsidP="009D47F2">
                            <w:pPr>
                              <w:pStyle w:val="BodyText"/>
                              <w:spacing w:before="58"/>
                              <w:ind w:left="48"/>
                              <w:rPr>
                                <w:sz w:val="20"/>
                                <w:szCs w:val="20"/>
                              </w:rPr>
                            </w:pPr>
                            <w:r w:rsidRPr="00AE087E">
                              <w:rPr>
                                <w:sz w:val="20"/>
                                <w:szCs w:val="20"/>
                              </w:rPr>
                              <w:t xml:space="preserve">4,328 </w:t>
                            </w:r>
                            <w:del w:id="742" w:author="Khamsaolee Xainhiaxang" w:date="2021-07-03T16:21:00Z">
                              <w:r w:rsidRPr="00AE087E" w:rsidDel="005A0F62">
                                <w:rPr>
                                  <w:sz w:val="20"/>
                                  <w:szCs w:val="20"/>
                                </w:rPr>
                                <w:delText xml:space="preserve">cov </w:delText>
                              </w:r>
                            </w:del>
                            <w:ins w:id="743" w:author="Khamsaolee Xainhiaxang" w:date="2021-07-03T16:21:00Z">
                              <w:r>
                                <w:rPr>
                                  <w:sz w:val="20"/>
                                  <w:szCs w:val="20"/>
                                </w:rPr>
                                <w:t>tus</w:t>
                              </w:r>
                              <w:r w:rsidRPr="00AE087E">
                                <w:rPr>
                                  <w:sz w:val="20"/>
                                  <w:szCs w:val="20"/>
                                </w:rPr>
                                <w:t xml:space="preserve"> </w:t>
                              </w:r>
                            </w:ins>
                            <w:r w:rsidRPr="00AE087E">
                              <w:rPr>
                                <w:sz w:val="20"/>
                                <w:szCs w:val="20"/>
                              </w:rPr>
                              <w:t>tib neeg koom nrog</w:t>
                            </w:r>
                          </w:p>
                          <w:p w14:paraId="5A1DB964" w14:textId="639AA431" w:rsidR="00AD19E5" w:rsidRPr="00AE087E" w:rsidRDefault="00AD19E5" w:rsidP="009D47F2">
                            <w:pPr>
                              <w:pStyle w:val="BodyText"/>
                              <w:spacing w:before="58"/>
                              <w:ind w:left="48"/>
                              <w:rPr>
                                <w:sz w:val="20"/>
                                <w:szCs w:val="20"/>
                              </w:rPr>
                            </w:pPr>
                            <w:r w:rsidRPr="00AE087E">
                              <w:rPr>
                                <w:sz w:val="20"/>
                                <w:szCs w:val="20"/>
                              </w:rPr>
                              <w:t xml:space="preserve">3,149 </w:t>
                            </w:r>
                            <w:del w:id="744" w:author="Khamsaolee Xainhiaxang" w:date="2021-07-03T16:21:00Z">
                              <w:r w:rsidRPr="00AE087E" w:rsidDel="005A0F62">
                                <w:rPr>
                                  <w:sz w:val="20"/>
                                  <w:szCs w:val="20"/>
                                </w:rPr>
                                <w:delText xml:space="preserve">cov </w:delText>
                              </w:r>
                            </w:del>
                            <w:ins w:id="745" w:author="Khamsaolee Xainhiaxang" w:date="2021-07-03T16:21:00Z">
                              <w:r>
                                <w:rPr>
                                  <w:sz w:val="20"/>
                                  <w:szCs w:val="20"/>
                                </w:rPr>
                                <w:t>tus tib</w:t>
                              </w:r>
                              <w:r w:rsidRPr="00AE087E">
                                <w:rPr>
                                  <w:sz w:val="20"/>
                                  <w:szCs w:val="20"/>
                                </w:rPr>
                                <w:t xml:space="preserve"> </w:t>
                              </w:r>
                            </w:ins>
                            <w:r w:rsidRPr="00AE087E">
                              <w:rPr>
                                <w:sz w:val="20"/>
                                <w:szCs w:val="20"/>
                              </w:rPr>
                              <w:t xml:space="preserve">neeg </w:t>
                            </w:r>
                            <w:del w:id="746" w:author="Khamsaolee Xainhiaxang" w:date="2021-07-03T16:22:00Z">
                              <w:r w:rsidRPr="00AE087E" w:rsidDel="005A0F62">
                                <w:rPr>
                                  <w:sz w:val="20"/>
                                  <w:szCs w:val="20"/>
                                </w:rPr>
                                <w:delText>xav hauv kev xav sib qhia</w:delText>
                              </w:r>
                            </w:del>
                            <w:ins w:id="747" w:author="Khamsaolee Xainhiaxang" w:date="2021-07-03T16:22:00Z">
                              <w:r>
                                <w:rPr>
                                  <w:sz w:val="20"/>
                                  <w:szCs w:val="20"/>
                                </w:rPr>
                                <w:t>tau tawm tswv yim</w:t>
                              </w:r>
                            </w:ins>
                          </w:p>
                          <w:p w14:paraId="5CE19816" w14:textId="16317DAB" w:rsidR="00AD19E5" w:rsidRDefault="00AD19E5" w:rsidP="001B72A6">
                            <w:pPr>
                              <w:pStyle w:val="BodyText"/>
                              <w:ind w:left="48"/>
                              <w:rPr>
                                <w:sz w:val="20"/>
                                <w:szCs w:val="20"/>
                              </w:rPr>
                            </w:pPr>
                            <w:r w:rsidRPr="00AE087E">
                              <w:rPr>
                                <w:sz w:val="20"/>
                                <w:szCs w:val="20"/>
                              </w:rPr>
                              <w:t>49,659 kev xav los ntawm cov neeg koom tes</w:t>
                            </w:r>
                            <w:r>
                              <w:rPr>
                                <w:sz w:val="20"/>
                                <w:szCs w:val="20"/>
                              </w:rPr>
                              <w:t xml:space="preserve"> nrog</w:t>
                            </w:r>
                          </w:p>
                          <w:p w14:paraId="03AEB9C1" w14:textId="77777777" w:rsidR="00AD19E5" w:rsidRDefault="00AD19E5" w:rsidP="001B72A6">
                            <w:pPr>
                              <w:pStyle w:val="BodyText"/>
                              <w:ind w:left="48"/>
                              <w:rPr>
                                <w:sz w:val="20"/>
                                <w:szCs w:val="20"/>
                              </w:rPr>
                            </w:pPr>
                          </w:p>
                          <w:p w14:paraId="2192C237" w14:textId="77777777" w:rsidR="00AD19E5" w:rsidRPr="007B1029" w:rsidRDefault="00AD19E5" w:rsidP="001B72A6">
                            <w:pPr>
                              <w:pStyle w:val="BodyText"/>
                              <w:ind w:left="48"/>
                              <w:rPr>
                                <w:sz w:val="20"/>
                                <w:szCs w:val="20"/>
                              </w:rPr>
                            </w:pPr>
                            <w:r w:rsidRPr="007B1029">
                              <w:rPr>
                                <w:sz w:val="20"/>
                                <w:szCs w:val="20"/>
                              </w:rPr>
                              <w:t>Ntawm cov koom tes nrog:</w:t>
                            </w:r>
                          </w:p>
                          <w:p w14:paraId="3DB07A6D" w14:textId="39EBAE84" w:rsidR="00AD19E5" w:rsidRPr="007B1029" w:rsidRDefault="00AD19E5" w:rsidP="001B72A6">
                            <w:pPr>
                              <w:pStyle w:val="BodyText"/>
                              <w:ind w:left="48"/>
                              <w:rPr>
                                <w:sz w:val="20"/>
                                <w:szCs w:val="20"/>
                              </w:rPr>
                            </w:pPr>
                            <w:r w:rsidRPr="007B1029">
                              <w:rPr>
                                <w:sz w:val="20"/>
                                <w:szCs w:val="20"/>
                              </w:rPr>
                              <w:t>39% Cov Niam Txiv / Cov Saib Xyuas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41C45" id="Text Box 412" o:spid="_x0000_s1049" type="#_x0000_t202" style="position:absolute;left:0;text-align:left;margin-left:18.5pt;margin-top:20.05pt;width:755pt;height:110.55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" filled="f" strokecolor="#8496b0" strokeweight="1pt">
                <v:textbox inset="0,0,0,0">
                  <w:txbxContent>
                    <w:p w14:paraId="3EF0D543" w14:textId="36FC55DB" w:rsidR="00AD19E5" w:rsidRPr="00AE087E" w:rsidRDefault="00AD19E5" w:rsidP="009D47F2">
                      <w:pPr>
                        <w:pStyle w:val="BodyText"/>
                        <w:spacing w:before="58"/>
                        <w:ind w:left="48"/>
                        <w:rPr>
                          <w:sz w:val="20"/>
                          <w:szCs w:val="20"/>
                        </w:rPr>
                      </w:pPr>
                      <w:r w:rsidRPr="00AE087E">
                        <w:rPr>
                          <w:sz w:val="20"/>
                          <w:szCs w:val="20"/>
                        </w:rPr>
                        <w:t>Kev koom nrog cov tswv yim los ntawm cov neeg muaj feem nrog rau cov hauv qab no:</w:t>
                      </w:r>
                    </w:p>
                    <w:p w14:paraId="09768595" w14:textId="77777777" w:rsidR="00AD19E5" w:rsidRPr="00AE087E" w:rsidRDefault="00AD19E5" w:rsidP="009D47F2">
                      <w:pPr>
                        <w:pStyle w:val="BodyText"/>
                        <w:spacing w:before="58"/>
                        <w:ind w:left="48"/>
                        <w:rPr>
                          <w:sz w:val="20"/>
                          <w:szCs w:val="20"/>
                        </w:rPr>
                      </w:pPr>
                    </w:p>
                    <w:p w14:paraId="39A174A3" w14:textId="4DBD8420" w:rsidR="00AD19E5" w:rsidRPr="00AE087E" w:rsidRDefault="00AD19E5" w:rsidP="009D47F2">
                      <w:pPr>
                        <w:pStyle w:val="BodyText"/>
                        <w:spacing w:before="58"/>
                        <w:ind w:left="48"/>
                        <w:rPr>
                          <w:sz w:val="20"/>
                          <w:szCs w:val="20"/>
                        </w:rPr>
                      </w:pPr>
                      <w:r w:rsidRPr="00AE087E">
                        <w:rPr>
                          <w:sz w:val="20"/>
                          <w:szCs w:val="20"/>
                        </w:rPr>
                        <w:t xml:space="preserve">4,328 </w:t>
                      </w:r>
                      <w:del w:id="748" w:author="Khamsaolee Xainhiaxang" w:date="2021-07-03T16:21:00Z">
                        <w:r w:rsidRPr="00AE087E" w:rsidDel="005A0F62">
                          <w:rPr>
                            <w:sz w:val="20"/>
                            <w:szCs w:val="20"/>
                          </w:rPr>
                          <w:delText xml:space="preserve">cov </w:delText>
                        </w:r>
                      </w:del>
                      <w:ins w:id="749" w:author="Khamsaolee Xainhiaxang" w:date="2021-07-03T16:21:00Z">
                        <w:r>
                          <w:rPr>
                            <w:sz w:val="20"/>
                            <w:szCs w:val="20"/>
                          </w:rPr>
                          <w:t>tus</w:t>
                        </w:r>
                        <w:r w:rsidRPr="00AE087E">
                          <w:rPr>
                            <w:sz w:val="20"/>
                            <w:szCs w:val="20"/>
                          </w:rPr>
                          <w:t xml:space="preserve"> </w:t>
                        </w:r>
                      </w:ins>
                      <w:r w:rsidRPr="00AE087E">
                        <w:rPr>
                          <w:sz w:val="20"/>
                          <w:szCs w:val="20"/>
                        </w:rPr>
                        <w:t>tib neeg koom nrog</w:t>
                      </w:r>
                    </w:p>
                    <w:p w14:paraId="5A1DB964" w14:textId="639AA431" w:rsidR="00AD19E5" w:rsidRPr="00AE087E" w:rsidRDefault="00AD19E5" w:rsidP="009D47F2">
                      <w:pPr>
                        <w:pStyle w:val="BodyText"/>
                        <w:spacing w:before="58"/>
                        <w:ind w:left="48"/>
                        <w:rPr>
                          <w:sz w:val="20"/>
                          <w:szCs w:val="20"/>
                        </w:rPr>
                      </w:pPr>
                      <w:r w:rsidRPr="00AE087E">
                        <w:rPr>
                          <w:sz w:val="20"/>
                          <w:szCs w:val="20"/>
                        </w:rPr>
                        <w:t xml:space="preserve">3,149 </w:t>
                      </w:r>
                      <w:del w:id="750" w:author="Khamsaolee Xainhiaxang" w:date="2021-07-03T16:21:00Z">
                        <w:r w:rsidRPr="00AE087E" w:rsidDel="005A0F62">
                          <w:rPr>
                            <w:sz w:val="20"/>
                            <w:szCs w:val="20"/>
                          </w:rPr>
                          <w:delText xml:space="preserve">cov </w:delText>
                        </w:r>
                      </w:del>
                      <w:ins w:id="751" w:author="Khamsaolee Xainhiaxang" w:date="2021-07-03T16:21:00Z">
                        <w:r>
                          <w:rPr>
                            <w:sz w:val="20"/>
                            <w:szCs w:val="20"/>
                          </w:rPr>
                          <w:t>tus tib</w:t>
                        </w:r>
                        <w:r w:rsidRPr="00AE087E">
                          <w:rPr>
                            <w:sz w:val="20"/>
                            <w:szCs w:val="20"/>
                          </w:rPr>
                          <w:t xml:space="preserve"> </w:t>
                        </w:r>
                      </w:ins>
                      <w:r w:rsidRPr="00AE087E">
                        <w:rPr>
                          <w:sz w:val="20"/>
                          <w:szCs w:val="20"/>
                        </w:rPr>
                        <w:t xml:space="preserve">neeg </w:t>
                      </w:r>
                      <w:del w:id="752" w:author="Khamsaolee Xainhiaxang" w:date="2021-07-03T16:22:00Z">
                        <w:r w:rsidRPr="00AE087E" w:rsidDel="005A0F62">
                          <w:rPr>
                            <w:sz w:val="20"/>
                            <w:szCs w:val="20"/>
                          </w:rPr>
                          <w:delText>xav hauv kev xav sib qhia</w:delText>
                        </w:r>
                      </w:del>
                      <w:ins w:id="753" w:author="Khamsaolee Xainhiaxang" w:date="2021-07-03T16:22:00Z">
                        <w:r>
                          <w:rPr>
                            <w:sz w:val="20"/>
                            <w:szCs w:val="20"/>
                          </w:rPr>
                          <w:t>tau tawm tswv yim</w:t>
                        </w:r>
                      </w:ins>
                    </w:p>
                    <w:p w14:paraId="5CE19816" w14:textId="16317DAB" w:rsidR="00AD19E5" w:rsidRDefault="00AD19E5" w:rsidP="001B72A6">
                      <w:pPr>
                        <w:pStyle w:val="BodyText"/>
                        <w:ind w:left="48"/>
                        <w:rPr>
                          <w:sz w:val="20"/>
                          <w:szCs w:val="20"/>
                        </w:rPr>
                      </w:pPr>
                      <w:r w:rsidRPr="00AE087E">
                        <w:rPr>
                          <w:sz w:val="20"/>
                          <w:szCs w:val="20"/>
                        </w:rPr>
                        <w:t>49,659 kev xav los ntawm cov neeg koom tes</w:t>
                      </w:r>
                      <w:r>
                        <w:rPr>
                          <w:sz w:val="20"/>
                          <w:szCs w:val="20"/>
                        </w:rPr>
                        <w:t xml:space="preserve"> nrog</w:t>
                      </w:r>
                    </w:p>
                    <w:p w14:paraId="03AEB9C1" w14:textId="77777777" w:rsidR="00AD19E5" w:rsidRDefault="00AD19E5" w:rsidP="001B72A6">
                      <w:pPr>
                        <w:pStyle w:val="BodyText"/>
                        <w:ind w:left="48"/>
                        <w:rPr>
                          <w:sz w:val="20"/>
                          <w:szCs w:val="20"/>
                        </w:rPr>
                      </w:pPr>
                    </w:p>
                    <w:p w14:paraId="2192C237" w14:textId="77777777" w:rsidR="00AD19E5" w:rsidRPr="007B1029" w:rsidRDefault="00AD19E5" w:rsidP="001B72A6">
                      <w:pPr>
                        <w:pStyle w:val="BodyText"/>
                        <w:ind w:left="48"/>
                        <w:rPr>
                          <w:sz w:val="20"/>
                          <w:szCs w:val="20"/>
                        </w:rPr>
                      </w:pPr>
                      <w:r w:rsidRPr="007B1029">
                        <w:rPr>
                          <w:sz w:val="20"/>
                          <w:szCs w:val="20"/>
                        </w:rPr>
                        <w:t>Ntawm cov koom tes nrog:</w:t>
                      </w:r>
                    </w:p>
                    <w:p w14:paraId="3DB07A6D" w14:textId="39EBAE84" w:rsidR="00AD19E5" w:rsidRPr="007B1029" w:rsidRDefault="00AD19E5" w:rsidP="001B72A6">
                      <w:pPr>
                        <w:pStyle w:val="BodyText"/>
                        <w:ind w:left="48"/>
                        <w:rPr>
                          <w:sz w:val="20"/>
                          <w:szCs w:val="20"/>
                        </w:rPr>
                      </w:pPr>
                      <w:r w:rsidRPr="007B1029">
                        <w:rPr>
                          <w:sz w:val="20"/>
                          <w:szCs w:val="20"/>
                        </w:rPr>
                        <w:t>39% Cov Niam Txiv / Cov Saib Xyuas</w:t>
                      </w:r>
                    </w:p>
                  </w:txbxContent>
                </v:textbox>
                <w10:wrap type="topAndBottom" anchorx="page"/>
              </v:shape>
            </w:pict>
          </mc:Fallback>
        </mc:AlternateContent>
      </w:r>
      <w:r w:rsidR="000E40D2" w:rsidRPr="004B7B16">
        <w:rPr>
          <w:sz w:val="22"/>
          <w:szCs w:val="22"/>
          <w:shd w:val="clear" w:color="auto" w:fill="DBE5F1"/>
        </w:rPr>
        <w:t xml:space="preserve">Cov ntsiab lus xaus ntawm cov lus taw qhia los ntawm cov neeg muaj feem xyuam tshwj </w:t>
      </w:r>
      <w:r w:rsidR="0000257D" w:rsidRPr="004B7B16">
        <w:rPr>
          <w:sz w:val="22"/>
          <w:szCs w:val="22"/>
          <w:shd w:val="clear" w:color="auto" w:fill="DBE5F1"/>
        </w:rPr>
        <w:t>xyuas pab pawg</w:t>
      </w:r>
      <w:r w:rsidR="000E40D2">
        <w:rPr>
          <w:shd w:val="clear" w:color="auto" w:fill="DBE5F1"/>
        </w:rPr>
        <w:t>.</w:t>
      </w:r>
      <w:r w:rsidR="000E40D2">
        <w:rPr>
          <w:shd w:val="clear" w:color="auto" w:fill="DBE5F1"/>
        </w:rPr>
        <w:tab/>
      </w:r>
    </w:p>
    <w:p w14:paraId="3BCF91A0" w14:textId="77777777" w:rsidR="00E43EF1" w:rsidRDefault="00E43EF1">
      <w:pPr>
        <w:sectPr w:rsidR="00E43EF1">
          <w:pgSz w:w="15840" w:h="12240" w:orient="landscape"/>
          <w:pgMar w:top="640" w:right="120" w:bottom="540" w:left="120" w:header="0" w:footer="284" w:gutter="0"/>
          <w:cols w:space="720"/>
        </w:sectPr>
      </w:pPr>
    </w:p>
    <w:p w14:paraId="2512817E" w14:textId="39C0D680" w:rsidR="00E43EF1" w:rsidRPr="008667B4" w:rsidRDefault="00B672F4">
      <w:pPr>
        <w:pStyle w:val="BodyText"/>
        <w:spacing w:before="74"/>
        <w:ind w:left="308"/>
        <w:rPr>
          <w:sz w:val="20"/>
          <w:szCs w:val="20"/>
        </w:rPr>
      </w:pPr>
      <w:r>
        <w:rPr>
          <w:noProof/>
          <w:lang w:bidi="th-TH"/>
        </w:rPr>
        <w:lastRenderedPageBreak/>
        <mc:AlternateContent>
          <mc:Choice Requires="wps">
            <w:drawing>
              <wp:anchor distT="0" distB="0" distL="114300" distR="114300" simplePos="0" relativeHeight="239728640" behindDoc="1" locked="0" layoutInCell="1" allowOverlap="1" wp14:anchorId="579D6599" wp14:editId="10B6394C">
                <wp:simplePos x="0" y="0"/>
                <wp:positionH relativeFrom="page">
                  <wp:posOffset>-6350</wp:posOffset>
                </wp:positionH>
                <wp:positionV relativeFrom="paragraph">
                  <wp:posOffset>3103880</wp:posOffset>
                </wp:positionV>
                <wp:extent cx="9601200" cy="4255770"/>
                <wp:effectExtent l="0" t="0" r="0" b="0"/>
                <wp:wrapNone/>
                <wp:docPr id="453" name="AutoShape 4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01200" cy="4255770"/>
                        </a:xfrm>
                        <a:custGeom>
                          <a:avLst/>
                          <a:gdLst>
                            <a:gd name="T0" fmla="+- 0 370 -10"/>
                            <a:gd name="T1" fmla="*/ T0 w 15120"/>
                            <a:gd name="T2" fmla="+- 0 16 4888"/>
                            <a:gd name="T3" fmla="*/ 16 h 6702"/>
                            <a:gd name="T4" fmla="+- 0 370 -10"/>
                            <a:gd name="T5" fmla="*/ T4 w 15120"/>
                            <a:gd name="T6" fmla="+- 0 6698 4888"/>
                            <a:gd name="T7" fmla="*/ 6698 h 6702"/>
                            <a:gd name="T8" fmla="+- 0 15470 -10"/>
                            <a:gd name="T9" fmla="*/ T8 w 15120"/>
                            <a:gd name="T10" fmla="+- 0 16 4888"/>
                            <a:gd name="T11" fmla="*/ 16 h 6702"/>
                            <a:gd name="T12" fmla="+- 0 15470 -10"/>
                            <a:gd name="T13" fmla="*/ T12 w 15120"/>
                            <a:gd name="T14" fmla="+- 0 6698 4888"/>
                            <a:gd name="T15" fmla="*/ 6698 h 6702"/>
                            <a:gd name="T16" fmla="+- 0 360 -10"/>
                            <a:gd name="T17" fmla="*/ T16 w 15120"/>
                            <a:gd name="T18" fmla="+- 0 6 4888"/>
                            <a:gd name="T19" fmla="*/ 6 h 6702"/>
                            <a:gd name="T20" fmla="+- 0 15480 -10"/>
                            <a:gd name="T21" fmla="*/ T20 w 15120"/>
                            <a:gd name="T22" fmla="+- 0 6 4888"/>
                            <a:gd name="T23" fmla="*/ 6 h 6702"/>
                            <a:gd name="T24" fmla="+- 0 360 -10"/>
                            <a:gd name="T25" fmla="*/ T24 w 15120"/>
                            <a:gd name="T26" fmla="+- 0 6708 4888"/>
                            <a:gd name="T27" fmla="*/ 6708 h 6702"/>
                            <a:gd name="T28" fmla="+- 0 15480 -10"/>
                            <a:gd name="T29" fmla="*/ T28 w 15120"/>
                            <a:gd name="T30" fmla="+- 0 6708 4888"/>
                            <a:gd name="T31" fmla="*/ 6708 h 670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120" h="6702">
                              <a:moveTo>
                                <a:pt x="380" y="-4872"/>
                              </a:moveTo>
                              <a:lnTo>
                                <a:pt x="380" y="1810"/>
                              </a:lnTo>
                              <a:moveTo>
                                <a:pt x="15480" y="-4872"/>
                              </a:moveTo>
                              <a:lnTo>
                                <a:pt x="15480" y="1810"/>
                              </a:lnTo>
                              <a:moveTo>
                                <a:pt x="370" y="-4882"/>
                              </a:moveTo>
                              <a:lnTo>
                                <a:pt x="15490" y="-4882"/>
                              </a:lnTo>
                              <a:moveTo>
                                <a:pt x="370" y="1820"/>
                              </a:moveTo>
                              <a:lnTo>
                                <a:pt x="15490" y="1820"/>
                              </a:lnTo>
                            </a:path>
                          </a:pathLst>
                        </a:custGeom>
                        <a:noFill/>
                        <a:ln w="12700">
                          <a:solidFill>
                            <a:srgbClr val="8496B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29063" id="AutoShape 411" o:spid="_x0000_s1026" style="position:absolute;margin-left:-.5pt;margin-top:244.4pt;width:756pt;height:335.1pt;z-index:-263587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120,6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" path="m380,-4872r,6682m15480,-4872r,6682m370,-4882r15120,m370,1820r15120,e" filled="f" strokecolor="#8496b0" strokeweight="1pt">
                <v:path arrowok="t" o:connecttype="custom" o:connectlocs="241300,10160;241300,4253230;9829800,10160;9829800,4253230;234950,3810;9836150,3810;234950,4259580;9836150,4259580" o:connectangles="0,0,0,0,0,0,0,0"/>
                <w10:wrap anchorx="page"/>
              </v:shape>
            </w:pict>
          </mc:Fallback>
        </mc:AlternateContent>
      </w:r>
      <w:r w:rsidR="000E40D2">
        <w:t>3</w:t>
      </w:r>
      <w:r w:rsidR="000E40D2" w:rsidRPr="008667B4">
        <w:rPr>
          <w:sz w:val="20"/>
          <w:szCs w:val="20"/>
        </w:rPr>
        <w:t>0% Cov Neeg Ua Hauj</w:t>
      </w:r>
      <w:r w:rsidR="00A0309D" w:rsidRPr="008667B4">
        <w:rPr>
          <w:sz w:val="20"/>
          <w:szCs w:val="20"/>
        </w:rPr>
        <w:t xml:space="preserve"> </w:t>
      </w:r>
      <w:r w:rsidR="000E40D2" w:rsidRPr="008667B4">
        <w:rPr>
          <w:sz w:val="20"/>
          <w:szCs w:val="20"/>
        </w:rPr>
        <w:t>lwm</w:t>
      </w:r>
    </w:p>
    <w:p w14:paraId="62E261E8" w14:textId="77777777" w:rsidR="00325DB0" w:rsidRPr="008667B4" w:rsidRDefault="000E40D2" w:rsidP="00325DB0">
      <w:pPr>
        <w:pStyle w:val="BodyText"/>
        <w:ind w:left="308"/>
        <w:rPr>
          <w:sz w:val="20"/>
          <w:szCs w:val="20"/>
        </w:rPr>
      </w:pPr>
      <w:r w:rsidRPr="008667B4">
        <w:rPr>
          <w:sz w:val="20"/>
          <w:szCs w:val="20"/>
        </w:rPr>
        <w:t>28% Cov Tub Ntxhais Kawm</w:t>
      </w:r>
    </w:p>
    <w:p w14:paraId="102BF731" w14:textId="77777777" w:rsidR="00325DB0" w:rsidRPr="008667B4" w:rsidRDefault="000E40D2" w:rsidP="00325DB0">
      <w:pPr>
        <w:pStyle w:val="BodyText"/>
        <w:ind w:left="308"/>
        <w:rPr>
          <w:sz w:val="20"/>
          <w:szCs w:val="20"/>
        </w:rPr>
      </w:pPr>
      <w:r w:rsidRPr="008667B4">
        <w:rPr>
          <w:sz w:val="20"/>
          <w:szCs w:val="20"/>
        </w:rPr>
        <w:t xml:space="preserve">2% </w:t>
      </w:r>
      <w:r w:rsidR="00A0309D" w:rsidRPr="008667B4">
        <w:rPr>
          <w:sz w:val="20"/>
          <w:szCs w:val="20"/>
        </w:rPr>
        <w:t>Cov Tswv Cuab Hauv Zej Zog</w:t>
      </w:r>
      <w:r w:rsidR="00325DB0" w:rsidRPr="008667B4">
        <w:rPr>
          <w:sz w:val="20"/>
          <w:szCs w:val="20"/>
        </w:rPr>
        <w:t xml:space="preserve"> </w:t>
      </w:r>
    </w:p>
    <w:p w14:paraId="29C80F0B" w14:textId="7318C058" w:rsidR="00E43EF1" w:rsidRPr="008667B4" w:rsidRDefault="000E40D2" w:rsidP="00325DB0">
      <w:pPr>
        <w:pStyle w:val="BodyText"/>
        <w:ind w:left="308"/>
        <w:rPr>
          <w:sz w:val="20"/>
          <w:szCs w:val="20"/>
        </w:rPr>
      </w:pPr>
      <w:r w:rsidRPr="008667B4">
        <w:rPr>
          <w:sz w:val="20"/>
          <w:szCs w:val="20"/>
        </w:rPr>
        <w:t xml:space="preserve">1% </w:t>
      </w:r>
      <w:del w:id="754" w:author="Khamsaolee Xainhiaxang" w:date="2021-07-03T16:30:00Z">
        <w:r w:rsidRPr="008667B4" w:rsidDel="006B0B21">
          <w:rPr>
            <w:sz w:val="20"/>
            <w:szCs w:val="20"/>
          </w:rPr>
          <w:delText>Sab Nrau</w:delText>
        </w:r>
        <w:r w:rsidR="00C21B96" w:rsidRPr="008667B4" w:rsidDel="006B0B21">
          <w:rPr>
            <w:sz w:val="20"/>
            <w:szCs w:val="20"/>
          </w:rPr>
          <w:delText>v Ntawm</w:delText>
        </w:r>
      </w:del>
      <w:ins w:id="755" w:author="Khamsaolee Xainhiaxang" w:date="2021-07-03T16:30:00Z">
        <w:r w:rsidR="006B0B21">
          <w:rPr>
            <w:sz w:val="20"/>
            <w:szCs w:val="20"/>
          </w:rPr>
          <w:t xml:space="preserve">Tsis </w:t>
        </w:r>
      </w:ins>
      <w:ins w:id="756" w:author="Khamsaolee Xainhiaxang" w:date="2021-07-03T16:31:00Z">
        <w:r w:rsidR="006B0B21">
          <w:rPr>
            <w:sz w:val="20"/>
            <w:szCs w:val="20"/>
          </w:rPr>
          <w:t>Nyob haum</w:t>
        </w:r>
      </w:ins>
      <w:r w:rsidRPr="008667B4">
        <w:rPr>
          <w:sz w:val="20"/>
          <w:szCs w:val="20"/>
        </w:rPr>
        <w:t xml:space="preserve"> Nroog</w:t>
      </w:r>
    </w:p>
    <w:p w14:paraId="7AF5E9D7" w14:textId="77777777" w:rsidR="00E43EF1" w:rsidRDefault="00E43EF1">
      <w:pPr>
        <w:pStyle w:val="BodyText"/>
        <w:spacing w:before="11"/>
        <w:rPr>
          <w:sz w:val="23"/>
        </w:rPr>
      </w:pPr>
    </w:p>
    <w:p w14:paraId="4718DCEF" w14:textId="7A90246C" w:rsidR="00E43EF1" w:rsidRPr="00F32F90" w:rsidRDefault="000E40D2" w:rsidP="00657EE3">
      <w:pPr>
        <w:pStyle w:val="BodyText"/>
        <w:ind w:left="308" w:right="383"/>
        <w:jc w:val="both"/>
        <w:rPr>
          <w:sz w:val="22"/>
          <w:szCs w:val="22"/>
        </w:rPr>
      </w:pPr>
      <w:del w:id="757" w:author="Khamsaolee Xainhiaxang" w:date="2021-07-03T16:33:00Z">
        <w:r w:rsidRPr="00F32F90" w:rsidDel="006B0B21">
          <w:rPr>
            <w:sz w:val="22"/>
            <w:szCs w:val="22"/>
          </w:rPr>
          <w:delText xml:space="preserve">Qhov </w:delText>
        </w:r>
      </w:del>
      <w:ins w:id="758" w:author="Khamsaolee Xainhiaxang" w:date="2021-07-03T16:33:00Z">
        <w:r w:rsidR="006B0B21">
          <w:rPr>
            <w:sz w:val="22"/>
            <w:szCs w:val="22"/>
          </w:rPr>
          <w:t>Kev</w:t>
        </w:r>
        <w:r w:rsidR="006B0B21" w:rsidRPr="00F32F90">
          <w:rPr>
            <w:sz w:val="22"/>
            <w:szCs w:val="22"/>
          </w:rPr>
          <w:t xml:space="preserve"> </w:t>
        </w:r>
      </w:ins>
      <w:r w:rsidRPr="00F32F90">
        <w:rPr>
          <w:sz w:val="22"/>
          <w:szCs w:val="22"/>
        </w:rPr>
        <w:t xml:space="preserve">cuam tshuam ntawm COVID-19 yog pom tseeb nyob hauv cov neeg koom nrog cov tswv yim. Qhov </w:t>
      </w:r>
      <w:del w:id="759" w:author="Khamsaolee Xainhiaxang" w:date="2021-07-03T16:34:00Z">
        <w:r w:rsidRPr="00F32F90" w:rsidDel="006B0B21">
          <w:rPr>
            <w:sz w:val="22"/>
            <w:szCs w:val="22"/>
          </w:rPr>
          <w:delText>kev ntsuas siab</w:delText>
        </w:r>
      </w:del>
      <w:ins w:id="760" w:author="Khamsaolee Xainhiaxang" w:date="2021-07-03T16:34:00Z">
        <w:r w:rsidR="006B0B21">
          <w:rPr>
            <w:sz w:val="22"/>
            <w:szCs w:val="22"/>
          </w:rPr>
          <w:t>neeg pom zoo</w:t>
        </w:r>
      </w:ins>
      <w:r w:rsidRPr="00F32F90">
        <w:rPr>
          <w:sz w:val="22"/>
          <w:szCs w:val="22"/>
        </w:rPr>
        <w:t xml:space="preserve"> tshaj yog qhov xav </w:t>
      </w:r>
      <w:del w:id="761" w:author="Khamsaolee Xainhiaxang" w:date="2021-07-03T16:35:00Z">
        <w:r w:rsidRPr="00F32F90" w:rsidDel="006B0B21">
          <w:rPr>
            <w:sz w:val="22"/>
            <w:szCs w:val="22"/>
          </w:rPr>
          <w:delText>tau ntau tus</w:delText>
        </w:r>
      </w:del>
      <w:ins w:id="762" w:author="Khamsaolee Xainhiaxang" w:date="2021-07-03T16:35:00Z">
        <w:r w:rsidR="006B0B21">
          <w:rPr>
            <w:sz w:val="22"/>
            <w:szCs w:val="22"/>
          </w:rPr>
          <w:t>kom</w:t>
        </w:r>
      </w:ins>
      <w:r w:rsidRPr="00F32F90">
        <w:rPr>
          <w:sz w:val="22"/>
          <w:szCs w:val="22"/>
        </w:rPr>
        <w:t xml:space="preserve"> niam txiv thiab tsev neeg </w:t>
      </w:r>
      <w:del w:id="763" w:author="Khamsaolee Xainhiaxang" w:date="2021-07-03T16:35:00Z">
        <w:r w:rsidRPr="00F32F90" w:rsidDel="006B0B21">
          <w:rPr>
            <w:sz w:val="22"/>
            <w:szCs w:val="22"/>
          </w:rPr>
          <w:delText xml:space="preserve">kev </w:delText>
        </w:r>
      </w:del>
      <w:ins w:id="764" w:author="Khamsaolee Xainhiaxang" w:date="2021-07-03T16:35:00Z">
        <w:r w:rsidR="006B0B21">
          <w:rPr>
            <w:sz w:val="22"/>
            <w:szCs w:val="22"/>
          </w:rPr>
          <w:t>tau</w:t>
        </w:r>
        <w:r w:rsidR="006B0B21" w:rsidRPr="00F32F90">
          <w:rPr>
            <w:sz w:val="22"/>
            <w:szCs w:val="22"/>
          </w:rPr>
          <w:t xml:space="preserve"> </w:t>
        </w:r>
      </w:ins>
      <w:r w:rsidRPr="00F32F90">
        <w:rPr>
          <w:sz w:val="22"/>
          <w:szCs w:val="22"/>
        </w:rPr>
        <w:t xml:space="preserve">kawm </w:t>
      </w:r>
      <w:r w:rsidR="00FA3466" w:rsidRPr="00F32F90">
        <w:rPr>
          <w:sz w:val="22"/>
          <w:szCs w:val="22"/>
        </w:rPr>
        <w:t>thev naus laus zis</w:t>
      </w:r>
      <w:r w:rsidRPr="00F32F90">
        <w:rPr>
          <w:sz w:val="22"/>
          <w:szCs w:val="22"/>
        </w:rPr>
        <w:t xml:space="preserve">. Nov yog </w:t>
      </w:r>
      <w:del w:id="765" w:author="Khamsaolee Xainhiaxang" w:date="2021-07-03T16:36:00Z">
        <w:r w:rsidRPr="00F32F90" w:rsidDel="006B0B21">
          <w:rPr>
            <w:sz w:val="22"/>
            <w:szCs w:val="22"/>
          </w:rPr>
          <w:delText xml:space="preserve">tus naj npawb ib </w:delText>
        </w:r>
      </w:del>
      <w:r w:rsidRPr="00F32F90">
        <w:rPr>
          <w:sz w:val="22"/>
          <w:szCs w:val="22"/>
        </w:rPr>
        <w:t>nqe lus</w:t>
      </w:r>
      <w:ins w:id="766" w:author="Khamsaolee Xainhiaxang" w:date="2021-07-03T16:36:00Z">
        <w:r w:rsidR="006B0B21">
          <w:rPr>
            <w:sz w:val="22"/>
            <w:szCs w:val="22"/>
          </w:rPr>
          <w:t xml:space="preserve"> zeeg ib uas</w:t>
        </w:r>
      </w:ins>
      <w:r w:rsidRPr="00F32F90">
        <w:rPr>
          <w:sz w:val="22"/>
          <w:szCs w:val="22"/>
        </w:rPr>
        <w:t xml:space="preserve"> teb</w:t>
      </w:r>
      <w:del w:id="767" w:author="Khamsaolee Xainhiaxang" w:date="2021-07-03T16:36:00Z">
        <w:r w:rsidRPr="00F32F90" w:rsidDel="006B0B21">
          <w:rPr>
            <w:sz w:val="22"/>
            <w:szCs w:val="22"/>
          </w:rPr>
          <w:delText xml:space="preserve"> uas tau </w:delText>
        </w:r>
      </w:del>
      <w:r w:rsidRPr="00F32F90">
        <w:rPr>
          <w:sz w:val="22"/>
          <w:szCs w:val="22"/>
        </w:rPr>
        <w:t xml:space="preserve">los ntawm niam txiv thiab pab pawg hauv zej zog thiab tau pom tseeb hauv DELAC, Niam Txiv Pab Tawm Tswv Yim, thiab lwm cov lus qhuab qhia tau muaj. Thaum xyoo kawm ntawv 2020-21, Twin Rivers muaj cov kev kawm thev naus laus zis </w:t>
      </w:r>
      <w:del w:id="768" w:author="Khamsaolee Xainhiaxang" w:date="2021-07-03T16:47:00Z">
        <w:r w:rsidRPr="00F32F90" w:rsidDel="005F392B">
          <w:rPr>
            <w:sz w:val="22"/>
            <w:szCs w:val="22"/>
          </w:rPr>
          <w:delText xml:space="preserve">txuas ntxiv </w:delText>
        </w:r>
      </w:del>
      <w:r w:rsidRPr="00F32F90">
        <w:rPr>
          <w:sz w:val="22"/>
          <w:szCs w:val="22"/>
        </w:rPr>
        <w:t>los ntawm peb Tsev Neeg thiab Lub Zej Zog Chaw Sib Koom Tes (FACE) thiab los ntawm peb Chav Hauj</w:t>
      </w:r>
      <w:r w:rsidR="00FA3466" w:rsidRPr="00F32F90">
        <w:rPr>
          <w:sz w:val="22"/>
          <w:szCs w:val="22"/>
        </w:rPr>
        <w:t xml:space="preserve"> </w:t>
      </w:r>
      <w:r w:rsidRPr="00F32F90">
        <w:rPr>
          <w:sz w:val="22"/>
          <w:szCs w:val="22"/>
        </w:rPr>
        <w:t xml:space="preserve">lwm Qhia </w:t>
      </w:r>
      <w:r w:rsidR="00FA3466" w:rsidRPr="00F32F90">
        <w:rPr>
          <w:sz w:val="22"/>
          <w:szCs w:val="22"/>
        </w:rPr>
        <w:t xml:space="preserve">ntawm </w:t>
      </w:r>
      <w:r w:rsidRPr="00F32F90">
        <w:rPr>
          <w:sz w:val="22"/>
          <w:szCs w:val="22"/>
        </w:rPr>
        <w:t xml:space="preserve">thiab Kawm </w:t>
      </w:r>
      <w:r w:rsidR="00FA3466" w:rsidRPr="00F32F90">
        <w:rPr>
          <w:sz w:val="22"/>
          <w:szCs w:val="22"/>
        </w:rPr>
        <w:t>Ntawv</w:t>
      </w:r>
      <w:r w:rsidRPr="00F32F90">
        <w:rPr>
          <w:sz w:val="22"/>
          <w:szCs w:val="22"/>
        </w:rPr>
        <w:t xml:space="preserve">. Ntau qhov kev xav tau nthuav tawm hauv peb cov tswv cuab cov tswv yim hais txog kev txhawb nqa ntawm Twin Rivers los txuas cov tsev neeg rau thev naus laus zis thiab tswj hwm niam txiv kev kawm tej xwm txheej rau thev naus laus zis. Ib qho ntxiv, kev kawm txog kev sib raug zoo, kev </w:t>
      </w:r>
      <w:del w:id="769" w:author="Khamsaolee Xainhiaxang" w:date="2021-07-06T20:57:00Z">
        <w:r w:rsidRPr="00F32F90" w:rsidDel="00A74629">
          <w:rPr>
            <w:sz w:val="22"/>
            <w:szCs w:val="22"/>
          </w:rPr>
          <w:delText>mob hlwb</w:delText>
        </w:r>
      </w:del>
      <w:ins w:id="770" w:author="Khamsaolee Xainhiaxang" w:date="2021-07-06T20:57:00Z">
        <w:r w:rsidR="00A74629">
          <w:rPr>
            <w:sz w:val="22"/>
            <w:szCs w:val="22"/>
          </w:rPr>
          <w:t>xav</w:t>
        </w:r>
      </w:ins>
      <w:r w:rsidRPr="00F32F90">
        <w:rPr>
          <w:sz w:val="22"/>
          <w:szCs w:val="22"/>
        </w:rPr>
        <w:t xml:space="preserve">, thiab cov tub ntxhais kawm kev koom tes thiab ua tswv cuab tau nyob hauv cov kev xav zoo tshaj plaws. Txog kev kawm tau, kev mob siab kawm txuas ntxiv cov kev pab </w:t>
      </w:r>
      <w:del w:id="771" w:author="Khamsaolee Xainhiaxang" w:date="2021-07-11T09:49:00Z">
        <w:r w:rsidRPr="00F32F90" w:rsidDel="00710FE1">
          <w:rPr>
            <w:sz w:val="22"/>
            <w:szCs w:val="22"/>
          </w:rPr>
          <w:delText xml:space="preserve">cuam </w:delText>
        </w:r>
      </w:del>
      <w:r w:rsidRPr="00F32F90">
        <w:rPr>
          <w:sz w:val="22"/>
          <w:szCs w:val="22"/>
        </w:rPr>
        <w:t xml:space="preserve">xws li Cov Txheej Txheem Txhawb Ntau Yam (MTSS) thiab kev txhawb nqa rau Cov Neeg Kawm Lus Askiv thiab Cov Tub Ntxhais Kawm Uas Muaj </w:t>
      </w:r>
      <w:ins w:id="772" w:author="Khamsaolee Xainhiaxang" w:date="2021-07-03T16:52:00Z">
        <w:r w:rsidR="00EF26B1">
          <w:rPr>
            <w:sz w:val="22"/>
            <w:szCs w:val="22"/>
          </w:rPr>
          <w:t xml:space="preserve">Xiam Oos Qhab </w:t>
        </w:r>
      </w:ins>
      <w:del w:id="773" w:author="Khamsaolee Xainhiaxang" w:date="2021-07-03T16:52:00Z">
        <w:r w:rsidRPr="00F32F90" w:rsidDel="00EF26B1">
          <w:rPr>
            <w:sz w:val="22"/>
            <w:szCs w:val="22"/>
          </w:rPr>
          <w:delText xml:space="preserve">Kev Tsis Taus </w:delText>
        </w:r>
      </w:del>
      <w:r w:rsidRPr="00F32F90">
        <w:rPr>
          <w:sz w:val="22"/>
          <w:szCs w:val="22"/>
        </w:rPr>
        <w:t xml:space="preserve">tau nquag ntsuas. Muaj kev qhia tshwj xeeb rau kev ua kom peb cov tub ntxhais hluas kawm ntawv poob qab ntawm kev kawm ntawm kev nyeem ntawv thiab kev nyeem ntawv. Lub siab xav muab kev txhawb nqa </w:t>
      </w:r>
      <w:del w:id="774" w:author="Khamsaolee Xainhiaxang" w:date="2021-07-03T16:55:00Z">
        <w:r w:rsidRPr="00F32F90" w:rsidDel="00EF26B1">
          <w:rPr>
            <w:sz w:val="22"/>
            <w:szCs w:val="22"/>
          </w:rPr>
          <w:delText xml:space="preserve">kom </w:delText>
        </w:r>
      </w:del>
      <w:ins w:id="775" w:author="Khamsaolee Xainhiaxang" w:date="2021-07-03T16:55:00Z">
        <w:r w:rsidR="00EF26B1">
          <w:rPr>
            <w:sz w:val="22"/>
            <w:szCs w:val="22"/>
          </w:rPr>
          <w:t xml:space="preserve">rau cov </w:t>
        </w:r>
      </w:ins>
      <w:r w:rsidRPr="00F32F90">
        <w:rPr>
          <w:sz w:val="22"/>
          <w:szCs w:val="22"/>
        </w:rPr>
        <w:t xml:space="preserve">kawm </w:t>
      </w:r>
      <w:del w:id="776" w:author="Khamsaolee Xainhiaxang" w:date="2021-07-03T16:55:00Z">
        <w:r w:rsidRPr="00F32F90" w:rsidDel="00EF26B1">
          <w:rPr>
            <w:sz w:val="22"/>
            <w:szCs w:val="22"/>
          </w:rPr>
          <w:delText xml:space="preserve">txuas ntxiv </w:delText>
        </w:r>
      </w:del>
      <w:r w:rsidRPr="00F32F90">
        <w:rPr>
          <w:sz w:val="22"/>
          <w:szCs w:val="22"/>
        </w:rPr>
        <w:t xml:space="preserve">tsis tiav los ntawm Covid-19 tau muaj nyob hauv pawg neeg </w:t>
      </w:r>
      <w:r w:rsidR="00FA3466" w:rsidRPr="00F32F90">
        <w:rPr>
          <w:sz w:val="22"/>
          <w:szCs w:val="22"/>
        </w:rPr>
        <w:t xml:space="preserve">uas </w:t>
      </w:r>
      <w:r w:rsidRPr="00F32F90">
        <w:rPr>
          <w:sz w:val="22"/>
          <w:szCs w:val="22"/>
        </w:rPr>
        <w:t xml:space="preserve">muaj feem. Feem ntau, cov kev xav tau qhuas txog kev siv zog thiab kev ua uas muaj nyob rau hauv qhov chaw thiab </w:t>
      </w:r>
      <w:del w:id="777" w:author="Khamsaolee Xainhiaxang" w:date="2021-07-03T16:59:00Z">
        <w:r w:rsidRPr="00F32F90" w:rsidDel="0024340C">
          <w:rPr>
            <w:sz w:val="22"/>
            <w:szCs w:val="22"/>
          </w:rPr>
          <w:delText xml:space="preserve">thov qhov </w:delText>
        </w:r>
      </w:del>
      <w:ins w:id="778" w:author="Khamsaolee Xainhiaxang" w:date="2021-07-03T16:59:00Z">
        <w:r w:rsidR="0024340C">
          <w:rPr>
            <w:sz w:val="22"/>
            <w:szCs w:val="22"/>
          </w:rPr>
          <w:t xml:space="preserve">kev </w:t>
        </w:r>
      </w:ins>
      <w:r w:rsidRPr="00F32F90">
        <w:rPr>
          <w:sz w:val="22"/>
          <w:szCs w:val="22"/>
        </w:rPr>
        <w:t xml:space="preserve">xav tau thiab lub siab xav nthuav cov peev txheej rau cov chaw no. Piv txwv li, kev ua haujlwm ntawm cov kws pab tswv yim nrog cov tub ntxhais kawm tau txais cov lus teb zoo los ntawm cov neeg muaj feem hauv tsev kawm ntawv theem pib thiab theem nrab. Cov lus teb no tau ntxiv los ntawm ntau cov kev xav uas xav tau ntau tus kws pab tswv yim, cov kws npliag siab, thiab cov neeg kho </w:t>
      </w:r>
      <w:del w:id="779" w:author="Khamsaolee Xainhiaxang" w:date="2021-07-06T20:57:00Z">
        <w:r w:rsidRPr="00F32F90" w:rsidDel="00A74629">
          <w:rPr>
            <w:sz w:val="22"/>
            <w:szCs w:val="22"/>
          </w:rPr>
          <w:delText>mob hlwb</w:delText>
        </w:r>
      </w:del>
      <w:ins w:id="780" w:author="Khamsaolee Xainhiaxang" w:date="2021-07-06T20:57:00Z">
        <w:r w:rsidR="00A74629">
          <w:rPr>
            <w:sz w:val="22"/>
            <w:szCs w:val="22"/>
          </w:rPr>
          <w:t>xav</w:t>
        </w:r>
      </w:ins>
      <w:r w:rsidRPr="00F32F90">
        <w:rPr>
          <w:sz w:val="22"/>
          <w:szCs w:val="22"/>
        </w:rPr>
        <w:t xml:space="preserve"> ntawm qib hauv nroog thiab hauv tsev kawm ntawv. Cov neeg ua hauj</w:t>
      </w:r>
      <w:r w:rsidR="00FA3466" w:rsidRPr="00F32F90">
        <w:rPr>
          <w:sz w:val="22"/>
          <w:szCs w:val="22"/>
        </w:rPr>
        <w:t xml:space="preserve"> </w:t>
      </w:r>
      <w:r w:rsidRPr="00F32F90">
        <w:rPr>
          <w:sz w:val="22"/>
          <w:szCs w:val="22"/>
        </w:rPr>
        <w:t xml:space="preserve">lwm thiab cov tub ntxhais kawm tau </w:t>
      </w:r>
      <w:ins w:id="781" w:author="Khamsaolee Xainhiaxang" w:date="2021-07-03T17:03:00Z">
        <w:r w:rsidR="0024340C">
          <w:rPr>
            <w:sz w:val="22"/>
            <w:szCs w:val="22"/>
          </w:rPr>
          <w:t xml:space="preserve">txais </w:t>
        </w:r>
      </w:ins>
      <w:del w:id="782" w:author="Khamsaolee Xainhiaxang" w:date="2021-07-03T17:03:00Z">
        <w:r w:rsidRPr="00F32F90" w:rsidDel="0024340C">
          <w:rPr>
            <w:sz w:val="22"/>
            <w:szCs w:val="22"/>
          </w:rPr>
          <w:delText>txhawb</w:delText>
        </w:r>
      </w:del>
      <w:r w:rsidRPr="00F32F90">
        <w:rPr>
          <w:sz w:val="22"/>
          <w:szCs w:val="22"/>
        </w:rPr>
        <w:t xml:space="preserve"> kev </w:t>
      </w:r>
      <w:ins w:id="783" w:author="Khamsaolee Xainhiaxang" w:date="2021-07-03T17:03:00Z">
        <w:r w:rsidR="0024340C">
          <w:rPr>
            <w:sz w:val="22"/>
            <w:szCs w:val="22"/>
          </w:rPr>
          <w:t>t</w:t>
        </w:r>
        <w:r w:rsidR="0024340C" w:rsidRPr="00F32F90">
          <w:rPr>
            <w:sz w:val="22"/>
            <w:szCs w:val="22"/>
          </w:rPr>
          <w:t>xhawb</w:t>
        </w:r>
        <w:r w:rsidR="0024340C">
          <w:rPr>
            <w:sz w:val="22"/>
            <w:szCs w:val="22"/>
          </w:rPr>
          <w:t xml:space="preserve"> </w:t>
        </w:r>
      </w:ins>
      <w:r w:rsidRPr="00F32F90">
        <w:rPr>
          <w:sz w:val="22"/>
          <w:szCs w:val="22"/>
        </w:rPr>
        <w:t xml:space="preserve">siab ntsws thiab lub hlwb </w:t>
      </w:r>
      <w:del w:id="784" w:author="Khamsaolee Xainhiaxang" w:date="2021-07-03T17:04:00Z">
        <w:r w:rsidRPr="00F32F90" w:rsidDel="0024340C">
          <w:rPr>
            <w:sz w:val="22"/>
            <w:szCs w:val="22"/>
          </w:rPr>
          <w:delText xml:space="preserve">txoj kev noj qab haus huv txhawb siab tshaj plaws suav nrog </w:delText>
        </w:r>
      </w:del>
      <w:ins w:id="785" w:author="Khamsaolee Xainhiaxang" w:date="2021-07-03T17:05:00Z">
        <w:r w:rsidR="0024340C">
          <w:rPr>
            <w:sz w:val="22"/>
            <w:szCs w:val="22"/>
          </w:rPr>
          <w:t xml:space="preserve">yog </w:t>
        </w:r>
      </w:ins>
      <w:r w:rsidRPr="00F32F90">
        <w:rPr>
          <w:sz w:val="22"/>
          <w:szCs w:val="22"/>
        </w:rPr>
        <w:t xml:space="preserve">kev txhawb nqa los ntawm cov kws pab tswv yim, kev txhim kho </w:t>
      </w:r>
      <w:r w:rsidR="00FA3466" w:rsidRPr="00F32F90">
        <w:rPr>
          <w:sz w:val="22"/>
          <w:szCs w:val="22"/>
        </w:rPr>
        <w:t>kev kawm</w:t>
      </w:r>
      <w:r w:rsidRPr="00F32F90">
        <w:rPr>
          <w:sz w:val="22"/>
          <w:szCs w:val="22"/>
        </w:rPr>
        <w:t>, thiab cov kev pab</w:t>
      </w:r>
      <w:r w:rsidR="00FA3466" w:rsidRPr="00F32F90">
        <w:rPr>
          <w:sz w:val="22"/>
          <w:szCs w:val="22"/>
        </w:rPr>
        <w:t xml:space="preserve"> </w:t>
      </w:r>
      <w:del w:id="786" w:author="Khamsaolee Xainhiaxang" w:date="2021-07-11T09:49:00Z">
        <w:r w:rsidRPr="00F32F90" w:rsidDel="00710FE1">
          <w:rPr>
            <w:sz w:val="22"/>
            <w:szCs w:val="22"/>
          </w:rPr>
          <w:delText xml:space="preserve">cuam </w:delText>
        </w:r>
      </w:del>
      <w:r w:rsidRPr="00F32F90">
        <w:rPr>
          <w:sz w:val="22"/>
          <w:szCs w:val="22"/>
        </w:rPr>
        <w:t xml:space="preserve">ntxiv kom tau raws li kev xav tau ntawm Twin Rivers. Feem ntau ntawm cov lus teb muab los ntawm txhua pawg neeg </w:t>
      </w:r>
      <w:del w:id="787" w:author="Khamsaolee Xainhiaxang" w:date="2021-07-03T17:06:00Z">
        <w:r w:rsidRPr="00F32F90" w:rsidDel="0024340C">
          <w:rPr>
            <w:sz w:val="22"/>
            <w:szCs w:val="22"/>
          </w:rPr>
          <w:delText>koom nrog</w:delText>
        </w:r>
      </w:del>
      <w:ins w:id="788" w:author="Khamsaolee Xainhiaxang" w:date="2021-07-03T17:06:00Z">
        <w:r w:rsidR="0024340C">
          <w:rPr>
            <w:sz w:val="22"/>
            <w:szCs w:val="22"/>
          </w:rPr>
          <w:t>muaj feem xyuam</w:t>
        </w:r>
      </w:ins>
      <w:del w:id="789" w:author="Khamsaolee Xainhiaxang" w:date="2021-07-03T17:06:00Z">
        <w:r w:rsidRPr="00F32F90" w:rsidDel="0024340C">
          <w:rPr>
            <w:sz w:val="22"/>
            <w:szCs w:val="22"/>
          </w:rPr>
          <w:delText xml:space="preserve"> suav </w:delText>
        </w:r>
      </w:del>
      <w:r w:rsidRPr="00F32F90">
        <w:rPr>
          <w:sz w:val="22"/>
          <w:szCs w:val="22"/>
        </w:rPr>
        <w:t xml:space="preserve">nrog </w:t>
      </w:r>
      <w:ins w:id="790" w:author="Khamsaolee Xainhiaxang" w:date="2021-07-03T17:06:00Z">
        <w:r w:rsidR="0024340C">
          <w:rPr>
            <w:sz w:val="22"/>
            <w:szCs w:val="22"/>
          </w:rPr>
          <w:t xml:space="preserve">rau </w:t>
        </w:r>
      </w:ins>
      <w:r w:rsidRPr="00F32F90">
        <w:rPr>
          <w:sz w:val="22"/>
          <w:szCs w:val="22"/>
        </w:rPr>
        <w:t xml:space="preserve">kev xav rov qab kawm tus kheej nrog kev pab ntxiv rau cov kev kawm </w:t>
      </w:r>
      <w:r w:rsidR="00FA3466" w:rsidRPr="00F32F90">
        <w:rPr>
          <w:sz w:val="22"/>
          <w:szCs w:val="22"/>
        </w:rPr>
        <w:t xml:space="preserve">uas </w:t>
      </w:r>
      <w:r w:rsidRPr="00F32F90">
        <w:rPr>
          <w:sz w:val="22"/>
          <w:szCs w:val="22"/>
        </w:rPr>
        <w:t xml:space="preserve">tsis tiav </w:t>
      </w:r>
      <w:r w:rsidR="002B1BC6" w:rsidRPr="00F32F90">
        <w:rPr>
          <w:sz w:val="22"/>
          <w:szCs w:val="22"/>
        </w:rPr>
        <w:t>thiab cov khoos kas txhawb siab.</w:t>
      </w:r>
    </w:p>
    <w:p w14:paraId="1FE0922B" w14:textId="77777777" w:rsidR="00E43EF1" w:rsidRDefault="00E43EF1">
      <w:pPr>
        <w:pStyle w:val="BodyText"/>
        <w:rPr>
          <w:sz w:val="20"/>
        </w:rPr>
      </w:pPr>
    </w:p>
    <w:p w14:paraId="05545131" w14:textId="77777777" w:rsidR="00E43EF1" w:rsidRDefault="00E43EF1">
      <w:pPr>
        <w:pStyle w:val="BodyText"/>
        <w:rPr>
          <w:sz w:val="20"/>
        </w:rPr>
      </w:pPr>
    </w:p>
    <w:p w14:paraId="0EBB88EA" w14:textId="77777777" w:rsidR="00E43EF1" w:rsidRDefault="00E43EF1">
      <w:pPr>
        <w:pStyle w:val="BodyText"/>
        <w:rPr>
          <w:sz w:val="20"/>
        </w:rPr>
      </w:pPr>
    </w:p>
    <w:p w14:paraId="4B8030C1" w14:textId="77777777" w:rsidR="00E43EF1" w:rsidRDefault="00E43EF1">
      <w:pPr>
        <w:pStyle w:val="BodyText"/>
        <w:spacing w:before="8"/>
        <w:rPr>
          <w:sz w:val="29"/>
        </w:rPr>
      </w:pPr>
    </w:p>
    <w:p w14:paraId="0FDB3B5A" w14:textId="28641879" w:rsidR="00E43EF1" w:rsidRDefault="00B672F4">
      <w:pPr>
        <w:pStyle w:val="BodyText"/>
        <w:tabs>
          <w:tab w:val="left" w:pos="15388"/>
        </w:tabs>
        <w:spacing w:before="93"/>
        <w:ind w:left="240"/>
      </w:pPr>
      <w:r>
        <w:rPr>
          <w:noProof/>
          <w:sz w:val="22"/>
          <w:szCs w:val="22"/>
          <w:lang w:bidi="th-TH"/>
        </w:rPr>
        <mc:AlternateContent>
          <mc:Choice Requires="wps">
            <w:drawing>
              <wp:anchor distT="0" distB="0" distL="0" distR="0" simplePos="0" relativeHeight="251677696" behindDoc="1" locked="0" layoutInCell="1" allowOverlap="1" wp14:anchorId="4C4F7307" wp14:editId="349A8EC6">
                <wp:simplePos x="0" y="0"/>
                <wp:positionH relativeFrom="page">
                  <wp:posOffset>234950</wp:posOffset>
                </wp:positionH>
                <wp:positionV relativeFrom="paragraph">
                  <wp:posOffset>313690</wp:posOffset>
                </wp:positionV>
                <wp:extent cx="9588500" cy="1977390"/>
                <wp:effectExtent l="0" t="0" r="0" b="0"/>
                <wp:wrapTopAndBottom/>
                <wp:docPr id="452" name="Text 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197739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09DA9149" w14:textId="4E344028" w:rsidR="00AD19E5" w:rsidRPr="00210BB4" w:rsidRDefault="00AD19E5">
                            <w:pPr>
                              <w:pStyle w:val="BodyText"/>
                              <w:spacing w:before="58"/>
                              <w:ind w:right="309"/>
                              <w:jc w:val="both"/>
                              <w:rPr>
                                <w:sz w:val="20"/>
                                <w:szCs w:val="20"/>
                              </w:rPr>
                              <w:pPrChange w:id="791" w:author="Khamsaolee Xainhiaxang" w:date="2021-07-03T17:08:00Z">
                                <w:pPr>
                                  <w:pStyle w:val="BodyText"/>
                                  <w:spacing w:before="58"/>
                                  <w:ind w:left="48" w:right="309"/>
                                  <w:jc w:val="both"/>
                                </w:pPr>
                              </w:pPrChange>
                            </w:pPr>
                            <w:ins w:id="792" w:author="Khamsaolee Xainhiaxang" w:date="2021-07-03T17:08:00Z">
                              <w:r>
                                <w:rPr>
                                  <w:sz w:val="20"/>
                                  <w:szCs w:val="20"/>
                                </w:rPr>
                                <w:t>H</w:t>
                              </w:r>
                            </w:ins>
                            <w:del w:id="793" w:author="Khamsaolee Xainhiaxang" w:date="2021-07-03T17:08:00Z">
                              <w:r w:rsidRPr="00210BB4" w:rsidDel="0024340C">
                                <w:rPr>
                                  <w:sz w:val="20"/>
                                  <w:szCs w:val="20"/>
                                </w:rPr>
                                <w:delText>Peb h</w:delText>
                              </w:r>
                            </w:del>
                            <w:r w:rsidRPr="00210BB4">
                              <w:rPr>
                                <w:sz w:val="20"/>
                                <w:szCs w:val="20"/>
                              </w:rPr>
                              <w:t xml:space="preserve">auv xyoo 2021-2024 LCAP kev qhia niam txiv thiab tsev neeg </w:t>
                            </w:r>
                            <w:ins w:id="794" w:author="Khamsaolee Xainhiaxang" w:date="2021-07-03T17:09:00Z">
                              <w:r>
                                <w:rPr>
                                  <w:sz w:val="20"/>
                                  <w:szCs w:val="20"/>
                                </w:rPr>
                                <w:t xml:space="preserve">txog </w:t>
                              </w:r>
                            </w:ins>
                            <w:r w:rsidRPr="00210BB4">
                              <w:rPr>
                                <w:sz w:val="20"/>
                                <w:szCs w:val="20"/>
                              </w:rPr>
                              <w:t>kev siv cuab yeej thev naus laus zis tau hais txog hauv kev txhawb nqa FACE (lub hom phiaj 4) thiab kev yuav cov Zoom pro rau cov tub ntxhais kawm (lub hom phiaj 2.5). Txawm tias tsis nyob hauv LCAP, cov tsev kawm ntawv tau tsim kho cov phiaj xwm kev qhia niam txiv thiab tsev neeg kev siv thev naus laus zis ntawm law</w:t>
                            </w:r>
                            <w:ins w:id="795" w:author="Khamsaolee Xainhiaxang" w:date="2021-07-03T17:11:00Z">
                              <w:r>
                                <w:rPr>
                                  <w:sz w:val="20"/>
                                  <w:szCs w:val="20"/>
                                </w:rPr>
                                <w:t>v</w:t>
                              </w:r>
                            </w:ins>
                            <w:del w:id="796" w:author="Khamsaolee Xainhiaxang" w:date="2021-07-03T17:11:00Z">
                              <w:r w:rsidRPr="00210BB4" w:rsidDel="003C32B2">
                                <w:rPr>
                                  <w:sz w:val="20"/>
                                  <w:szCs w:val="20"/>
                                </w:rPr>
                                <w:delText>m</w:delText>
                              </w:r>
                            </w:del>
                            <w:r w:rsidRPr="00210BB4">
                              <w:rPr>
                                <w:sz w:val="20"/>
                                <w:szCs w:val="20"/>
                              </w:rPr>
                              <w:t xml:space="preserve"> xyoo 2021-2024 cov phiaj xwm txhawm rau ua kom tau raws li qhov xav tau</w:t>
                            </w:r>
                            <w:del w:id="797" w:author="Khamsaolee Xainhiaxang" w:date="2021-07-03T17:11:00Z">
                              <w:r w:rsidRPr="00210BB4" w:rsidDel="003C32B2">
                                <w:rPr>
                                  <w:sz w:val="20"/>
                                  <w:szCs w:val="20"/>
                                </w:rPr>
                                <w:delText xml:space="preserve"> uas xav tau</w:delText>
                              </w:r>
                            </w:del>
                            <w:r w:rsidRPr="00210BB4">
                              <w:rPr>
                                <w:sz w:val="20"/>
                                <w:szCs w:val="20"/>
                              </w:rPr>
                              <w:t>.</w:t>
                            </w:r>
                          </w:p>
                          <w:p w14:paraId="21044EAD" w14:textId="77777777" w:rsidR="00AD19E5" w:rsidRDefault="00AD19E5">
                            <w:pPr>
                              <w:pStyle w:val="BodyText"/>
                            </w:pPr>
                          </w:p>
                          <w:p w14:paraId="3D4AFC51" w14:textId="09ED7E9B" w:rsidR="00AD19E5" w:rsidRPr="00AE790F" w:rsidRDefault="00AD19E5" w:rsidP="003E0CF7">
                            <w:pPr>
                              <w:pStyle w:val="BodyText"/>
                              <w:ind w:left="48" w:right="69"/>
                              <w:jc w:val="both"/>
                              <w:rPr>
                                <w:sz w:val="21"/>
                                <w:szCs w:val="21"/>
                              </w:rPr>
                            </w:pPr>
                            <w:r w:rsidRPr="00AE790F">
                              <w:rPr>
                                <w:sz w:val="21"/>
                                <w:szCs w:val="21"/>
                              </w:rPr>
                              <w:t xml:space="preserve">Txuas ntxiv kev kawm tsis tiav, tshwj xeeb tshaj yog thaj chaw ntawm kev paub nyeem ntawv </w:t>
                            </w:r>
                            <w:del w:id="798" w:author="Khamsaolee Xainhiaxang" w:date="2021-07-03T17:13:00Z">
                              <w:r w:rsidRPr="00AE790F" w:rsidDel="003C32B2">
                                <w:rPr>
                                  <w:sz w:val="21"/>
                                  <w:szCs w:val="21"/>
                                </w:rPr>
                                <w:delText>ntxov</w:delText>
                              </w:r>
                            </w:del>
                            <w:ins w:id="799" w:author="Khamsaolee Xainhiaxang" w:date="2021-07-03T17:13:00Z">
                              <w:r>
                                <w:rPr>
                                  <w:sz w:val="21"/>
                                  <w:szCs w:val="21"/>
                                </w:rPr>
                                <w:t>thaum tseem yau</w:t>
                              </w:r>
                            </w:ins>
                            <w:r w:rsidRPr="00AE790F">
                              <w:rPr>
                                <w:sz w:val="21"/>
                                <w:szCs w:val="21"/>
                              </w:rPr>
                              <w:t>, tuaj yeem pom nyob rau hauv ntau qhov kev ua hauv lub hom phiaj 1. Lub hom phiaj 1 hais txog qhov yuav tsum tau mob siab rau kev coj ua thaum ntxov txhawm rau kom peb cov tub ntxhais hluas tau txais qhov zoo tshaj plaws, ua</w:t>
                            </w:r>
                            <w:ins w:id="800" w:author="Khamsaolee Xainhiaxang" w:date="2021-07-03T17:14:00Z">
                              <w:r>
                                <w:rPr>
                                  <w:sz w:val="21"/>
                                  <w:szCs w:val="21"/>
                                </w:rPr>
                                <w:t>s</w:t>
                              </w:r>
                            </w:ins>
                            <w:r w:rsidRPr="00AE790F">
                              <w:rPr>
                                <w:sz w:val="21"/>
                                <w:szCs w:val="21"/>
                              </w:rPr>
                              <w:t xml:space="preserve"> raws li kev ua pov thawj rau qhov ua neeg nyeem. Lwm qhov chaw uas xav tau qhov kev pab no yog nyob rau hauv kev nthuav dav ntawm txoj kev kawm txhawb nyob rau lub caij ntuj sov, kev thov rau lwm tus, thiab lwm yam kev kawm kom nthuav dav. Qhov kev txhim kho ntawm cov kev kawm ywj pheej yuav pab txo kev kawm</w:t>
                            </w:r>
                            <w:ins w:id="801" w:author="Khamsaolee Xainhiaxang" w:date="2021-07-03T17:17:00Z">
                              <w:r>
                                <w:rPr>
                                  <w:sz w:val="21"/>
                                  <w:szCs w:val="21"/>
                                </w:rPr>
                                <w:t xml:space="preserve"> poob qab</w:t>
                              </w:r>
                            </w:ins>
                            <w:r w:rsidRPr="00AE790F">
                              <w:rPr>
                                <w:sz w:val="21"/>
                                <w:szCs w:val="21"/>
                              </w:rPr>
                              <w:t xml:space="preserve"> rau cov tub ntxhais kawm uas tsis koom nrog kev kawm deb thiab / los sis tej zaum tsis tuaj kawm. Txhawb rau txhua tus tub ntxhais kawm tuaj yeem pom nyob rau hauv kev nthuav dav ntawm Kev Tshawb Fawb Ntau Txheej Ntawm Cov Txheej Txheem (Multi-tiered System of Supports MTSS), Kev Coj Tus Cwj Pwm Zoo thiab Kev Txhawb (PBIS), Kev Kawm Ntawv Askiv (ELA) Kev Siv Cov Lus Qhia, thiab kev yuav cov phau ntawv nyeem.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F7307" id="Text Box 410" o:spid="_x0000_s1050" type="#_x0000_t202" style="position:absolute;left:0;text-align:left;margin-left:18.5pt;margin-top:24.7pt;width:755pt;height:155.7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" filled="f" strokecolor="#8496b0" strokeweight="1pt">
                <v:textbox inset="0,0,0,0">
                  <w:txbxContent>
                    <w:p w14:paraId="09DA9149" w14:textId="4E344028" w:rsidR="00AD19E5" w:rsidRPr="00210BB4" w:rsidRDefault="00AD19E5">
                      <w:pPr>
                        <w:pStyle w:val="BodyText"/>
                        <w:spacing w:before="58"/>
                        <w:ind w:right="309"/>
                        <w:jc w:val="both"/>
                        <w:rPr>
                          <w:sz w:val="20"/>
                          <w:szCs w:val="20"/>
                        </w:rPr>
                        <w:pPrChange w:id="802" w:author="Khamsaolee Xainhiaxang" w:date="2021-07-03T17:08:00Z">
                          <w:pPr>
                            <w:pStyle w:val="BodyText"/>
                            <w:spacing w:before="58"/>
                            <w:ind w:left="48" w:right="309"/>
                            <w:jc w:val="both"/>
                          </w:pPr>
                        </w:pPrChange>
                      </w:pPr>
                      <w:ins w:id="803" w:author="Khamsaolee Xainhiaxang" w:date="2021-07-03T17:08:00Z">
                        <w:r>
                          <w:rPr>
                            <w:sz w:val="20"/>
                            <w:szCs w:val="20"/>
                          </w:rPr>
                          <w:t>H</w:t>
                        </w:r>
                      </w:ins>
                      <w:del w:id="804" w:author="Khamsaolee Xainhiaxang" w:date="2021-07-03T17:08:00Z">
                        <w:r w:rsidRPr="00210BB4" w:rsidDel="0024340C">
                          <w:rPr>
                            <w:sz w:val="20"/>
                            <w:szCs w:val="20"/>
                          </w:rPr>
                          <w:delText>Peb h</w:delText>
                        </w:r>
                      </w:del>
                      <w:r w:rsidRPr="00210BB4">
                        <w:rPr>
                          <w:sz w:val="20"/>
                          <w:szCs w:val="20"/>
                        </w:rPr>
                        <w:t xml:space="preserve">auv xyoo 2021-2024 LCAP kev qhia niam txiv thiab tsev neeg </w:t>
                      </w:r>
                      <w:ins w:id="805" w:author="Khamsaolee Xainhiaxang" w:date="2021-07-03T17:09:00Z">
                        <w:r>
                          <w:rPr>
                            <w:sz w:val="20"/>
                            <w:szCs w:val="20"/>
                          </w:rPr>
                          <w:t xml:space="preserve">txog </w:t>
                        </w:r>
                      </w:ins>
                      <w:r w:rsidRPr="00210BB4">
                        <w:rPr>
                          <w:sz w:val="20"/>
                          <w:szCs w:val="20"/>
                        </w:rPr>
                        <w:t>kev siv cuab yeej thev naus laus zis tau hais txog hauv kev txhawb nqa FACE (lub hom phiaj 4) thiab kev yuav cov Zoom pro rau cov tub ntxhais kawm (lub hom phiaj 2.5). Txawm tias tsis nyob hauv LCAP, cov tsev kawm ntawv tau tsim kho cov phiaj xwm kev qhia niam txiv thiab tsev neeg kev siv thev naus laus zis ntawm law</w:t>
                      </w:r>
                      <w:ins w:id="806" w:author="Khamsaolee Xainhiaxang" w:date="2021-07-03T17:11:00Z">
                        <w:r>
                          <w:rPr>
                            <w:sz w:val="20"/>
                            <w:szCs w:val="20"/>
                          </w:rPr>
                          <w:t>v</w:t>
                        </w:r>
                      </w:ins>
                      <w:del w:id="807" w:author="Khamsaolee Xainhiaxang" w:date="2021-07-03T17:11:00Z">
                        <w:r w:rsidRPr="00210BB4" w:rsidDel="003C32B2">
                          <w:rPr>
                            <w:sz w:val="20"/>
                            <w:szCs w:val="20"/>
                          </w:rPr>
                          <w:delText>m</w:delText>
                        </w:r>
                      </w:del>
                      <w:r w:rsidRPr="00210BB4">
                        <w:rPr>
                          <w:sz w:val="20"/>
                          <w:szCs w:val="20"/>
                        </w:rPr>
                        <w:t xml:space="preserve"> xyoo 2021-2024 cov phiaj xwm txhawm rau ua kom tau raws li qhov xav tau</w:t>
                      </w:r>
                      <w:del w:id="808" w:author="Khamsaolee Xainhiaxang" w:date="2021-07-03T17:11:00Z">
                        <w:r w:rsidRPr="00210BB4" w:rsidDel="003C32B2">
                          <w:rPr>
                            <w:sz w:val="20"/>
                            <w:szCs w:val="20"/>
                          </w:rPr>
                          <w:delText xml:space="preserve"> uas xav tau</w:delText>
                        </w:r>
                      </w:del>
                      <w:r w:rsidRPr="00210BB4">
                        <w:rPr>
                          <w:sz w:val="20"/>
                          <w:szCs w:val="20"/>
                        </w:rPr>
                        <w:t>.</w:t>
                      </w:r>
                    </w:p>
                    <w:p w14:paraId="21044EAD" w14:textId="77777777" w:rsidR="00AD19E5" w:rsidRDefault="00AD19E5">
                      <w:pPr>
                        <w:pStyle w:val="BodyText"/>
                      </w:pPr>
                    </w:p>
                    <w:p w14:paraId="3D4AFC51" w14:textId="09ED7E9B" w:rsidR="00AD19E5" w:rsidRPr="00AE790F" w:rsidRDefault="00AD19E5" w:rsidP="003E0CF7">
                      <w:pPr>
                        <w:pStyle w:val="BodyText"/>
                        <w:ind w:left="48" w:right="69"/>
                        <w:jc w:val="both"/>
                        <w:rPr>
                          <w:sz w:val="21"/>
                          <w:szCs w:val="21"/>
                        </w:rPr>
                      </w:pPr>
                      <w:r w:rsidRPr="00AE790F">
                        <w:rPr>
                          <w:sz w:val="21"/>
                          <w:szCs w:val="21"/>
                        </w:rPr>
                        <w:t xml:space="preserve">Txuas ntxiv kev kawm tsis tiav, tshwj xeeb tshaj yog thaj chaw ntawm kev paub nyeem ntawv </w:t>
                      </w:r>
                      <w:del w:id="809" w:author="Khamsaolee Xainhiaxang" w:date="2021-07-03T17:13:00Z">
                        <w:r w:rsidRPr="00AE790F" w:rsidDel="003C32B2">
                          <w:rPr>
                            <w:sz w:val="21"/>
                            <w:szCs w:val="21"/>
                          </w:rPr>
                          <w:delText>ntxov</w:delText>
                        </w:r>
                      </w:del>
                      <w:ins w:id="810" w:author="Khamsaolee Xainhiaxang" w:date="2021-07-03T17:13:00Z">
                        <w:r>
                          <w:rPr>
                            <w:sz w:val="21"/>
                            <w:szCs w:val="21"/>
                          </w:rPr>
                          <w:t>thaum tseem yau</w:t>
                        </w:r>
                      </w:ins>
                      <w:r w:rsidRPr="00AE790F">
                        <w:rPr>
                          <w:sz w:val="21"/>
                          <w:szCs w:val="21"/>
                        </w:rPr>
                        <w:t>, tuaj yeem pom nyob rau hauv ntau qhov kev ua hauv lub hom phiaj 1. Lub hom phiaj 1 hais txog qhov yuav tsum tau mob siab rau kev coj ua thaum ntxov txhawm rau kom peb cov tub ntxhais hluas tau txais qhov zoo tshaj plaws, ua</w:t>
                      </w:r>
                      <w:ins w:id="811" w:author="Khamsaolee Xainhiaxang" w:date="2021-07-03T17:14:00Z">
                        <w:r>
                          <w:rPr>
                            <w:sz w:val="21"/>
                            <w:szCs w:val="21"/>
                          </w:rPr>
                          <w:t>s</w:t>
                        </w:r>
                      </w:ins>
                      <w:r w:rsidRPr="00AE790F">
                        <w:rPr>
                          <w:sz w:val="21"/>
                          <w:szCs w:val="21"/>
                        </w:rPr>
                        <w:t xml:space="preserve"> raws li kev ua pov thawj rau qhov ua neeg nyeem. Lwm qhov chaw uas xav tau qhov kev pab no yog nyob rau hauv kev nthuav dav ntawm txoj kev kawm txhawb nyob rau lub caij ntuj sov, kev thov rau lwm tus, thiab lwm yam kev kawm kom nthuav dav. Qhov kev txhim kho ntawm cov kev kawm ywj pheej yuav pab txo kev kawm</w:t>
                      </w:r>
                      <w:ins w:id="812" w:author="Khamsaolee Xainhiaxang" w:date="2021-07-03T17:17:00Z">
                        <w:r>
                          <w:rPr>
                            <w:sz w:val="21"/>
                            <w:szCs w:val="21"/>
                          </w:rPr>
                          <w:t xml:space="preserve"> poob qab</w:t>
                        </w:r>
                      </w:ins>
                      <w:r w:rsidRPr="00AE790F">
                        <w:rPr>
                          <w:sz w:val="21"/>
                          <w:szCs w:val="21"/>
                        </w:rPr>
                        <w:t xml:space="preserve"> rau cov tub ntxhais kawm uas tsis koom nrog kev kawm deb thiab / los sis tej zaum tsis tuaj kawm. Txhawb rau txhua tus tub ntxhais kawm tuaj yeem pom nyob rau hauv kev nthuav dav ntawm Kev Tshawb Fawb Ntau Txheej Ntawm Cov Txheej Txheem (Multi-tiered System of Supports MTSS), Kev Coj Tus Cwj Pwm Zoo thiab Kev Txhawb (PBIS), Kev Kawm Ntawv Askiv (ELA) Kev Siv Cov Lus Qhia, thiab kev yuav cov phau ntawv nyeem.</w:t>
                      </w:r>
                    </w:p>
                  </w:txbxContent>
                </v:textbox>
                <w10:wrap type="topAndBottom" anchorx="page"/>
              </v:shape>
            </w:pict>
          </mc:Fallback>
        </mc:AlternateContent>
      </w:r>
      <w:r w:rsidR="000E40D2" w:rsidRPr="00B81511">
        <w:rPr>
          <w:sz w:val="22"/>
          <w:szCs w:val="22"/>
          <w:shd w:val="clear" w:color="auto" w:fill="DBE5F1"/>
        </w:rPr>
        <w:t>Cov lus piav qhia txog txhua qhov ntawm LCAP uas tau cuam tshuam los ntawm cov neeg muaj feem xyuam tshwj xeeb</w:t>
      </w:r>
      <w:r w:rsidR="00B81511" w:rsidRPr="00B81511">
        <w:rPr>
          <w:sz w:val="22"/>
          <w:szCs w:val="22"/>
          <w:shd w:val="clear" w:color="auto" w:fill="DBE5F1"/>
        </w:rPr>
        <w:t xml:space="preserve"> ntawm</w:t>
      </w:r>
      <w:r w:rsidR="000E40D2" w:rsidRPr="00B81511">
        <w:rPr>
          <w:sz w:val="22"/>
          <w:szCs w:val="22"/>
          <w:shd w:val="clear" w:color="auto" w:fill="DBE5F1"/>
        </w:rPr>
        <w:t xml:space="preserve"> cov lus qhia</w:t>
      </w:r>
      <w:r w:rsidR="000E40D2">
        <w:rPr>
          <w:shd w:val="clear" w:color="auto" w:fill="DBE5F1"/>
        </w:rPr>
        <w:t>.</w:t>
      </w:r>
      <w:r w:rsidR="000E40D2">
        <w:rPr>
          <w:shd w:val="clear" w:color="auto" w:fill="DBE5F1"/>
        </w:rPr>
        <w:tab/>
      </w:r>
    </w:p>
    <w:p w14:paraId="68809A00" w14:textId="77777777" w:rsidR="00E43EF1" w:rsidRDefault="00E43EF1">
      <w:pPr>
        <w:sectPr w:rsidR="00E43EF1">
          <w:pgSz w:w="15840" w:h="12240" w:orient="landscape"/>
          <w:pgMar w:top="640" w:right="120" w:bottom="560" w:left="120" w:header="0" w:footer="284" w:gutter="0"/>
          <w:cols w:space="720"/>
        </w:sectPr>
      </w:pPr>
    </w:p>
    <w:p w14:paraId="28A0D595" w14:textId="19552309" w:rsidR="00E43EF1" w:rsidRDefault="00B672F4">
      <w:pPr>
        <w:pStyle w:val="BodyText"/>
        <w:ind w:left="240"/>
        <w:rPr>
          <w:sz w:val="20"/>
        </w:rPr>
      </w:pPr>
      <w:r>
        <w:rPr>
          <w:noProof/>
          <w:sz w:val="20"/>
          <w:lang w:bidi="th-TH"/>
        </w:rPr>
        <w:lastRenderedPageBreak/>
        <mc:AlternateContent>
          <mc:Choice Requires="wps">
            <w:drawing>
              <wp:inline distT="0" distB="0" distL="0" distR="0" wp14:anchorId="5CE80D8B" wp14:editId="1E6C01F1">
                <wp:extent cx="9588500" cy="1936750"/>
                <wp:effectExtent l="0" t="0" r="12700" b="25400"/>
                <wp:docPr id="451" name="Text Box 6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193675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2A79524C" w14:textId="2088465F" w:rsidR="00AD19E5" w:rsidRPr="002D5DF7" w:rsidRDefault="00AD19E5">
                            <w:pPr>
                              <w:pStyle w:val="BodyText"/>
                              <w:spacing w:before="58"/>
                              <w:ind w:right="897"/>
                              <w:jc w:val="both"/>
                              <w:rPr>
                                <w:sz w:val="22"/>
                                <w:szCs w:val="22"/>
                              </w:rPr>
                              <w:pPrChange w:id="813" w:author="Khamsaolee Xainhiaxang" w:date="2021-07-03T17:19:00Z">
                                <w:pPr>
                                  <w:pStyle w:val="BodyText"/>
                                  <w:spacing w:before="58"/>
                                  <w:ind w:left="48" w:right="897"/>
                                  <w:jc w:val="both"/>
                                </w:pPr>
                              </w:pPrChange>
                            </w:pPr>
                            <w:r w:rsidRPr="002D5DF7">
                              <w:rPr>
                                <w:sz w:val="22"/>
                                <w:szCs w:val="22"/>
                              </w:rPr>
                              <w:t xml:space="preserve">Txhawb rau Cov Kawm Lus Askiv thiab cov tub ntxhais kawm xiam oob qhab pom tau tseeb hauv ntau </w:t>
                            </w:r>
                            <w:ins w:id="814" w:author="Khamsaolee Xainhiaxang" w:date="2021-07-03T17:20:00Z">
                              <w:r>
                                <w:rPr>
                                  <w:sz w:val="22"/>
                                  <w:szCs w:val="22"/>
                                </w:rPr>
                                <w:t>hauv</w:t>
                              </w:r>
                            </w:ins>
                            <w:del w:id="815" w:author="Khamsaolee Xainhiaxang" w:date="2021-07-03T17:20:00Z">
                              <w:r w:rsidRPr="002D5DF7" w:rsidDel="007F2B59">
                                <w:rPr>
                                  <w:sz w:val="22"/>
                                  <w:szCs w:val="22"/>
                                </w:rPr>
                                <w:delText>qhov</w:delText>
                              </w:r>
                            </w:del>
                            <w:r w:rsidRPr="002D5DF7">
                              <w:rPr>
                                <w:sz w:val="22"/>
                                <w:szCs w:val="22"/>
                              </w:rPr>
                              <w:t xml:space="preserve"> kev ua hauv lub hom phiaj 1. Cov khoos kas tshiab rau kev cob qhia thiab txhawb nqa cov tub ntxhais kawm ntawv npaj rau tsev kawm qib siab raug ntxiv nrog rau lwm txoj kev kawm rau cov tub ntxhais kawm theem siab kom nce </w:t>
                            </w:r>
                            <w:r w:rsidRPr="00AC42EE">
                              <w:rPr>
                                <w:sz w:val="22"/>
                                <w:szCs w:val="22"/>
                              </w:rPr>
                              <w:t>kev sib koom tes.</w:t>
                            </w:r>
                          </w:p>
                          <w:p w14:paraId="0B56F372" w14:textId="77777777" w:rsidR="00AD19E5" w:rsidRDefault="00AD19E5">
                            <w:pPr>
                              <w:pStyle w:val="BodyText"/>
                            </w:pPr>
                          </w:p>
                          <w:p w14:paraId="21C6267C" w14:textId="392F5B76" w:rsidR="00AD19E5" w:rsidRPr="00BC0EEB" w:rsidRDefault="00AD19E5" w:rsidP="002D5DF7">
                            <w:pPr>
                              <w:pStyle w:val="BodyText"/>
                              <w:ind w:left="48" w:right="136"/>
                              <w:jc w:val="both"/>
                              <w:rPr>
                                <w:sz w:val="22"/>
                                <w:szCs w:val="22"/>
                              </w:rPr>
                            </w:pPr>
                            <w:r w:rsidRPr="00BC0EEB">
                              <w:rPr>
                                <w:sz w:val="22"/>
                                <w:szCs w:val="22"/>
                              </w:rPr>
                              <w:t>Hauv kev teb rau cov kev xav tau zoo rau kev pab lub paj hlwb thiab kev kawm paub txog kev sib raug zoo, LCAP suav nrog kev nthuav dav ntawm cov kev pab</w:t>
                            </w:r>
                            <w:del w:id="816" w:author="Khamsaolee Xainhiaxang" w:date="2021-07-11T09:35:00Z">
                              <w:r w:rsidRPr="00BC0EEB" w:rsidDel="00F8367E">
                                <w:rPr>
                                  <w:sz w:val="22"/>
                                  <w:szCs w:val="22"/>
                                </w:rPr>
                                <w:delText xml:space="preserve"> cuam</w:delText>
                              </w:r>
                            </w:del>
                            <w:r w:rsidRPr="00BC0EEB">
                              <w:rPr>
                                <w:sz w:val="22"/>
                                <w:szCs w:val="22"/>
                              </w:rPr>
                              <w:t xml:space="preserve"> uas twb ua tiav lawm. Cov no suav nrog kev txuas ntxiv ntawm cov kws pab tswvyim thiab kws npli</w:t>
                            </w:r>
                            <w:ins w:id="817" w:author="Khamsaolee Xainhiaxang" w:date="2021-07-03T19:48:00Z">
                              <w:r>
                                <w:rPr>
                                  <w:sz w:val="22"/>
                                  <w:szCs w:val="22"/>
                                </w:rPr>
                                <w:t>a</w:t>
                              </w:r>
                            </w:ins>
                            <w:r w:rsidRPr="00BC0EEB">
                              <w:rPr>
                                <w:sz w:val="22"/>
                                <w:szCs w:val="22"/>
                              </w:rPr>
                              <w:t>g siab tib si nrog rau kev siv txuas ntxiv saib xyuas cov hauj</w:t>
                            </w:r>
                            <w:ins w:id="818" w:author="Khamsaolee Xainhiaxang" w:date="2021-07-03T19:52:00Z">
                              <w:r>
                                <w:rPr>
                                  <w:sz w:val="22"/>
                                  <w:szCs w:val="22"/>
                                </w:rPr>
                                <w:t xml:space="preserve"> </w:t>
                              </w:r>
                            </w:ins>
                            <w:r w:rsidRPr="00BC0EEB">
                              <w:rPr>
                                <w:sz w:val="22"/>
                                <w:szCs w:val="22"/>
                              </w:rPr>
                              <w:t>l</w:t>
                            </w:r>
                            <w:del w:id="819" w:author="Khamsaolee Xainhiaxang" w:date="2021-07-03T19:52:00Z">
                              <w:r w:rsidRPr="00BC0EEB" w:rsidDel="00AC42EE">
                                <w:rPr>
                                  <w:sz w:val="22"/>
                                  <w:szCs w:val="22"/>
                                </w:rPr>
                                <w:delText xml:space="preserve"> </w:delText>
                              </w:r>
                            </w:del>
                            <w:r w:rsidRPr="00BC0EEB">
                              <w:rPr>
                                <w:sz w:val="22"/>
                                <w:szCs w:val="22"/>
                              </w:rPr>
                              <w:t>wm thiab cov kev pab cuam uas txhawb nqa lub hlwb thiab kev xav kom zoo rau peb cov tub ntxhais kawm. Lwm cov neeg ua hauj lwm hauv thaj chaw no suav nrog peev nyiaj ntawm tus cwj pwm thiab ntxiv cov neeg ua hauj lwm hauv chaw uas pab cuam los pab hloov cov tub ntxhais kawm rov qab mus nyob tom tsev kawm ntawv thawm hnub. Txuas ntxiv, Twin Rivers yuav txuas ntxiv nyiaj txiag rau hauv k</w:t>
                            </w:r>
                            <w:ins w:id="820" w:author="Khamsaolee Xainhiaxang" w:date="2021-07-03T19:56:00Z">
                              <w:r>
                                <w:rPr>
                                  <w:sz w:val="22"/>
                                  <w:szCs w:val="22"/>
                                </w:rPr>
                                <w:t>ev siv qh</w:t>
                              </w:r>
                            </w:ins>
                            <w:r w:rsidRPr="00BC0EEB">
                              <w:rPr>
                                <w:sz w:val="22"/>
                                <w:szCs w:val="22"/>
                              </w:rPr>
                              <w:t xml:space="preserve">oos </w:t>
                            </w:r>
                            <w:ins w:id="821" w:author="Khamsaolee Xainhiaxang" w:date="2021-07-03T19:56:00Z">
                              <w:r>
                                <w:rPr>
                                  <w:sz w:val="22"/>
                                  <w:szCs w:val="22"/>
                                </w:rPr>
                                <w:t>np</w:t>
                              </w:r>
                            </w:ins>
                            <w:del w:id="822" w:author="Khamsaolee Xainhiaxang" w:date="2021-07-03T19:56:00Z">
                              <w:r w:rsidRPr="00BC0EEB" w:rsidDel="00DB6DF1">
                                <w:rPr>
                                  <w:sz w:val="22"/>
                                  <w:szCs w:val="22"/>
                                </w:rPr>
                                <w:delText>t</w:delText>
                              </w:r>
                            </w:del>
                            <w:r w:rsidRPr="00BC0EEB">
                              <w:rPr>
                                <w:sz w:val="22"/>
                                <w:szCs w:val="22"/>
                              </w:rPr>
                              <w:t xml:space="preserve">ij tawj (computer) thiab </w:t>
                            </w:r>
                            <w:ins w:id="823" w:author="Khamsaolee Xainhiaxang" w:date="2021-07-03T19:57:00Z">
                              <w:r>
                                <w:rPr>
                                  <w:sz w:val="22"/>
                                  <w:szCs w:val="22"/>
                                </w:rPr>
                                <w:t xml:space="preserve">kev tshaj tawm </w:t>
                              </w:r>
                            </w:ins>
                            <w:r w:rsidRPr="00BC0EEB">
                              <w:rPr>
                                <w:sz w:val="22"/>
                                <w:szCs w:val="22"/>
                              </w:rPr>
                              <w:t>cov ntaub ntawv qhia Kelvin uas tau siv thaum lub sij hawm kawm</w:t>
                            </w:r>
                            <w:ins w:id="824" w:author="Khamsaolee Xainhiaxang" w:date="2021-07-03T19:57:00Z">
                              <w:r>
                                <w:rPr>
                                  <w:sz w:val="22"/>
                                  <w:szCs w:val="22"/>
                                </w:rPr>
                                <w:t xml:space="preserve"> zoo li tiag</w:t>
                              </w:r>
                            </w:ins>
                            <w:r w:rsidRPr="00BC0EEB">
                              <w:rPr>
                                <w:sz w:val="22"/>
                                <w:szCs w:val="22"/>
                              </w:rPr>
                              <w:t xml:space="preserve"> </w:t>
                            </w:r>
                            <w:ins w:id="825" w:author="Khamsaolee Xainhiaxang" w:date="2021-07-03T19:58:00Z">
                              <w:r>
                                <w:rPr>
                                  <w:sz w:val="22"/>
                                  <w:szCs w:val="22"/>
                                </w:rPr>
                                <w:t>(</w:t>
                              </w:r>
                            </w:ins>
                            <w:r w:rsidRPr="00BC0EEB">
                              <w:rPr>
                                <w:sz w:val="22"/>
                                <w:szCs w:val="22"/>
                              </w:rPr>
                              <w:t>virtual</w:t>
                            </w:r>
                            <w:ins w:id="826" w:author="Khamsaolee Xainhiaxang" w:date="2021-07-03T19:58:00Z">
                              <w:r>
                                <w:rPr>
                                  <w:sz w:val="22"/>
                                  <w:szCs w:val="22"/>
                                </w:rPr>
                                <w:t xml:space="preserve"> learning)</w:t>
                              </w:r>
                            </w:ins>
                            <w:r w:rsidRPr="00BC0EEB">
                              <w:rPr>
                                <w:sz w:val="22"/>
                                <w:szCs w:val="22"/>
                              </w:rPr>
                              <w:t xml:space="preserve"> los soj ntsuam kev sib raug zoo thiab lub siab lub ntsws los muab kev pab cuam txuas ntxiv rau cov tub ntxhais kawm hauv cov cheeb tsam no raws cov ntaub ntawv.</w:t>
                            </w:r>
                          </w:p>
                        </w:txbxContent>
                      </wps:txbx>
                      <wps:bodyPr rot="0" vert="horz" wrap="square" lIns="0" tIns="0" rIns="0" bIns="0" anchor="t" anchorCtr="0" upright="1">
                        <a:noAutofit/>
                      </wps:bodyPr>
                    </wps:wsp>
                  </a:graphicData>
                </a:graphic>
              </wp:inline>
            </w:drawing>
          </mc:Choice>
          <mc:Fallback>
            <w:pict>
              <v:shape w14:anchorId="5CE80D8B" id="Text Box 623" o:spid="_x0000_s1051" type="#_x0000_t202" style="width:755pt;height:1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" filled="f" strokecolor="#8496b0" strokeweight="1pt">
                <v:textbox inset="0,0,0,0">
                  <w:txbxContent>
                    <w:p w14:paraId="2A79524C" w14:textId="2088465F" w:rsidR="00AD19E5" w:rsidRPr="002D5DF7" w:rsidRDefault="00AD19E5">
                      <w:pPr>
                        <w:pStyle w:val="BodyText"/>
                        <w:spacing w:before="58"/>
                        <w:ind w:right="897"/>
                        <w:jc w:val="both"/>
                        <w:rPr>
                          <w:sz w:val="22"/>
                          <w:szCs w:val="22"/>
                        </w:rPr>
                        <w:pPrChange w:id="827" w:author="Khamsaolee Xainhiaxang" w:date="2021-07-03T17:19:00Z">
                          <w:pPr>
                            <w:pStyle w:val="BodyText"/>
                            <w:spacing w:before="58"/>
                            <w:ind w:left="48" w:right="897"/>
                            <w:jc w:val="both"/>
                          </w:pPr>
                        </w:pPrChange>
                      </w:pPr>
                      <w:r w:rsidRPr="002D5DF7">
                        <w:rPr>
                          <w:sz w:val="22"/>
                          <w:szCs w:val="22"/>
                        </w:rPr>
                        <w:t xml:space="preserve">Txhawb rau Cov Kawm Lus Askiv thiab cov tub ntxhais kawm xiam oob qhab pom tau tseeb hauv ntau </w:t>
                      </w:r>
                      <w:ins w:id="828" w:author="Khamsaolee Xainhiaxang" w:date="2021-07-03T17:20:00Z">
                        <w:r>
                          <w:rPr>
                            <w:sz w:val="22"/>
                            <w:szCs w:val="22"/>
                          </w:rPr>
                          <w:t>hauv</w:t>
                        </w:r>
                      </w:ins>
                      <w:del w:id="829" w:author="Khamsaolee Xainhiaxang" w:date="2021-07-03T17:20:00Z">
                        <w:r w:rsidRPr="002D5DF7" w:rsidDel="007F2B59">
                          <w:rPr>
                            <w:sz w:val="22"/>
                            <w:szCs w:val="22"/>
                          </w:rPr>
                          <w:delText>qhov</w:delText>
                        </w:r>
                      </w:del>
                      <w:r w:rsidRPr="002D5DF7">
                        <w:rPr>
                          <w:sz w:val="22"/>
                          <w:szCs w:val="22"/>
                        </w:rPr>
                        <w:t xml:space="preserve"> kev ua hauv lub hom phiaj 1. Cov khoos kas tshiab rau kev cob qhia thiab txhawb nqa cov tub ntxhais kawm ntawv npaj rau tsev kawm qib siab raug ntxiv nrog rau lwm txoj kev kawm rau cov tub ntxhais kawm theem siab kom nce </w:t>
                      </w:r>
                      <w:r w:rsidRPr="00AC42EE">
                        <w:rPr>
                          <w:sz w:val="22"/>
                          <w:szCs w:val="22"/>
                        </w:rPr>
                        <w:t>kev sib koom tes.</w:t>
                      </w:r>
                    </w:p>
                    <w:p w14:paraId="0B56F372" w14:textId="77777777" w:rsidR="00AD19E5" w:rsidRDefault="00AD19E5">
                      <w:pPr>
                        <w:pStyle w:val="BodyText"/>
                      </w:pPr>
                    </w:p>
                    <w:p w14:paraId="21C6267C" w14:textId="392F5B76" w:rsidR="00AD19E5" w:rsidRPr="00BC0EEB" w:rsidRDefault="00AD19E5" w:rsidP="002D5DF7">
                      <w:pPr>
                        <w:pStyle w:val="BodyText"/>
                        <w:ind w:left="48" w:right="136"/>
                        <w:jc w:val="both"/>
                        <w:rPr>
                          <w:sz w:val="22"/>
                          <w:szCs w:val="22"/>
                        </w:rPr>
                      </w:pPr>
                      <w:r w:rsidRPr="00BC0EEB">
                        <w:rPr>
                          <w:sz w:val="22"/>
                          <w:szCs w:val="22"/>
                        </w:rPr>
                        <w:t>Hauv kev teb rau cov kev xav tau zoo rau kev pab lub paj hlwb thiab kev kawm paub txog kev sib raug zoo, LCAP suav nrog kev nthuav dav ntawm cov kev pab</w:t>
                      </w:r>
                      <w:del w:id="830" w:author="Khamsaolee Xainhiaxang" w:date="2021-07-11T09:35:00Z">
                        <w:r w:rsidRPr="00BC0EEB" w:rsidDel="00F8367E">
                          <w:rPr>
                            <w:sz w:val="22"/>
                            <w:szCs w:val="22"/>
                          </w:rPr>
                          <w:delText xml:space="preserve"> cuam</w:delText>
                        </w:r>
                      </w:del>
                      <w:r w:rsidRPr="00BC0EEB">
                        <w:rPr>
                          <w:sz w:val="22"/>
                          <w:szCs w:val="22"/>
                        </w:rPr>
                        <w:t xml:space="preserve"> uas twb ua tiav lawm. Cov no suav nrog kev txuas ntxiv ntawm cov kws pab tswvyim thiab kws npli</w:t>
                      </w:r>
                      <w:ins w:id="831" w:author="Khamsaolee Xainhiaxang" w:date="2021-07-03T19:48:00Z">
                        <w:r>
                          <w:rPr>
                            <w:sz w:val="22"/>
                            <w:szCs w:val="22"/>
                          </w:rPr>
                          <w:t>a</w:t>
                        </w:r>
                      </w:ins>
                      <w:r w:rsidRPr="00BC0EEB">
                        <w:rPr>
                          <w:sz w:val="22"/>
                          <w:szCs w:val="22"/>
                        </w:rPr>
                        <w:t>g siab tib si nrog rau kev siv txuas ntxiv saib xyuas cov hauj</w:t>
                      </w:r>
                      <w:ins w:id="832" w:author="Khamsaolee Xainhiaxang" w:date="2021-07-03T19:52:00Z">
                        <w:r>
                          <w:rPr>
                            <w:sz w:val="22"/>
                            <w:szCs w:val="22"/>
                          </w:rPr>
                          <w:t xml:space="preserve"> </w:t>
                        </w:r>
                      </w:ins>
                      <w:r w:rsidRPr="00BC0EEB">
                        <w:rPr>
                          <w:sz w:val="22"/>
                          <w:szCs w:val="22"/>
                        </w:rPr>
                        <w:t>l</w:t>
                      </w:r>
                      <w:del w:id="833" w:author="Khamsaolee Xainhiaxang" w:date="2021-07-03T19:52:00Z">
                        <w:r w:rsidRPr="00BC0EEB" w:rsidDel="00AC42EE">
                          <w:rPr>
                            <w:sz w:val="22"/>
                            <w:szCs w:val="22"/>
                          </w:rPr>
                          <w:delText xml:space="preserve"> </w:delText>
                        </w:r>
                      </w:del>
                      <w:r w:rsidRPr="00BC0EEB">
                        <w:rPr>
                          <w:sz w:val="22"/>
                          <w:szCs w:val="22"/>
                        </w:rPr>
                        <w:t>wm thiab cov kev pab cuam uas txhawb nqa lub hlwb thiab kev xav kom zoo rau peb cov tub ntxhais kawm. Lwm cov neeg ua hauj lwm hauv thaj chaw no suav nrog peev nyiaj ntawm tus cwj pwm thiab ntxiv cov neeg ua hauj lwm hauv chaw uas pab cuam los pab hloov cov tub ntxhais kawm rov qab mus nyob tom tsev kawm ntawv thawm hnub. Txuas ntxiv, Twin Rivers yuav txuas ntxiv nyiaj txiag rau hauv k</w:t>
                      </w:r>
                      <w:ins w:id="834" w:author="Khamsaolee Xainhiaxang" w:date="2021-07-03T19:56:00Z">
                        <w:r>
                          <w:rPr>
                            <w:sz w:val="22"/>
                            <w:szCs w:val="22"/>
                          </w:rPr>
                          <w:t>ev siv qh</w:t>
                        </w:r>
                      </w:ins>
                      <w:r w:rsidRPr="00BC0EEB">
                        <w:rPr>
                          <w:sz w:val="22"/>
                          <w:szCs w:val="22"/>
                        </w:rPr>
                        <w:t xml:space="preserve">oos </w:t>
                      </w:r>
                      <w:ins w:id="835" w:author="Khamsaolee Xainhiaxang" w:date="2021-07-03T19:56:00Z">
                        <w:r>
                          <w:rPr>
                            <w:sz w:val="22"/>
                            <w:szCs w:val="22"/>
                          </w:rPr>
                          <w:t>np</w:t>
                        </w:r>
                      </w:ins>
                      <w:del w:id="836" w:author="Khamsaolee Xainhiaxang" w:date="2021-07-03T19:56:00Z">
                        <w:r w:rsidRPr="00BC0EEB" w:rsidDel="00DB6DF1">
                          <w:rPr>
                            <w:sz w:val="22"/>
                            <w:szCs w:val="22"/>
                          </w:rPr>
                          <w:delText>t</w:delText>
                        </w:r>
                      </w:del>
                      <w:r w:rsidRPr="00BC0EEB">
                        <w:rPr>
                          <w:sz w:val="22"/>
                          <w:szCs w:val="22"/>
                        </w:rPr>
                        <w:t xml:space="preserve">ij tawj (computer) thiab </w:t>
                      </w:r>
                      <w:ins w:id="837" w:author="Khamsaolee Xainhiaxang" w:date="2021-07-03T19:57:00Z">
                        <w:r>
                          <w:rPr>
                            <w:sz w:val="22"/>
                            <w:szCs w:val="22"/>
                          </w:rPr>
                          <w:t xml:space="preserve">kev tshaj tawm </w:t>
                        </w:r>
                      </w:ins>
                      <w:r w:rsidRPr="00BC0EEB">
                        <w:rPr>
                          <w:sz w:val="22"/>
                          <w:szCs w:val="22"/>
                        </w:rPr>
                        <w:t>cov ntaub ntawv qhia Kelvin uas tau siv thaum lub sij hawm kawm</w:t>
                      </w:r>
                      <w:ins w:id="838" w:author="Khamsaolee Xainhiaxang" w:date="2021-07-03T19:57:00Z">
                        <w:r>
                          <w:rPr>
                            <w:sz w:val="22"/>
                            <w:szCs w:val="22"/>
                          </w:rPr>
                          <w:t xml:space="preserve"> zoo li tiag</w:t>
                        </w:r>
                      </w:ins>
                      <w:r w:rsidRPr="00BC0EEB">
                        <w:rPr>
                          <w:sz w:val="22"/>
                          <w:szCs w:val="22"/>
                        </w:rPr>
                        <w:t xml:space="preserve"> </w:t>
                      </w:r>
                      <w:ins w:id="839" w:author="Khamsaolee Xainhiaxang" w:date="2021-07-03T19:58:00Z">
                        <w:r>
                          <w:rPr>
                            <w:sz w:val="22"/>
                            <w:szCs w:val="22"/>
                          </w:rPr>
                          <w:t>(</w:t>
                        </w:r>
                      </w:ins>
                      <w:r w:rsidRPr="00BC0EEB">
                        <w:rPr>
                          <w:sz w:val="22"/>
                          <w:szCs w:val="22"/>
                        </w:rPr>
                        <w:t>virtual</w:t>
                      </w:r>
                      <w:ins w:id="840" w:author="Khamsaolee Xainhiaxang" w:date="2021-07-03T19:58:00Z">
                        <w:r>
                          <w:rPr>
                            <w:sz w:val="22"/>
                            <w:szCs w:val="22"/>
                          </w:rPr>
                          <w:t xml:space="preserve"> learning)</w:t>
                        </w:r>
                      </w:ins>
                      <w:r w:rsidRPr="00BC0EEB">
                        <w:rPr>
                          <w:sz w:val="22"/>
                          <w:szCs w:val="22"/>
                        </w:rPr>
                        <w:t xml:space="preserve"> los soj ntsuam kev sib raug zoo thiab lub siab lub ntsws los muab kev pab cuam txuas ntxiv rau cov tub ntxhais kawm hauv cov cheeb tsam no raws cov ntaub ntawv.</w:t>
                      </w:r>
                    </w:p>
                  </w:txbxContent>
                </v:textbox>
                <w10:anchorlock/>
              </v:shape>
            </w:pict>
          </mc:Fallback>
        </mc:AlternateContent>
      </w:r>
    </w:p>
    <w:p w14:paraId="3D2E77F7" w14:textId="77777777" w:rsidR="00E43EF1" w:rsidRDefault="00E43EF1">
      <w:pPr>
        <w:rPr>
          <w:sz w:val="20"/>
        </w:rPr>
        <w:sectPr w:rsidR="00E43EF1">
          <w:pgSz w:w="15840" w:h="12240" w:orient="landscape"/>
          <w:pgMar w:top="640" w:right="120" w:bottom="560" w:left="120" w:header="0" w:footer="284" w:gutter="0"/>
          <w:cols w:space="720"/>
        </w:sectPr>
      </w:pPr>
    </w:p>
    <w:p w14:paraId="3ABD1978" w14:textId="77777777" w:rsidR="00E43EF1" w:rsidRDefault="00E43EF1">
      <w:pPr>
        <w:pStyle w:val="BodyText"/>
        <w:rPr>
          <w:sz w:val="20"/>
        </w:rPr>
      </w:pPr>
    </w:p>
    <w:p w14:paraId="0386E92A" w14:textId="77777777" w:rsidR="00E43EF1" w:rsidRDefault="00E43EF1">
      <w:pPr>
        <w:pStyle w:val="BodyText"/>
        <w:rPr>
          <w:sz w:val="20"/>
        </w:rPr>
      </w:pPr>
    </w:p>
    <w:p w14:paraId="69AB9831" w14:textId="77777777" w:rsidR="00E43EF1" w:rsidRDefault="00E43EF1">
      <w:pPr>
        <w:pStyle w:val="BodyText"/>
        <w:spacing w:before="6"/>
        <w:rPr>
          <w:sz w:val="25"/>
        </w:rPr>
      </w:pPr>
    </w:p>
    <w:p w14:paraId="76FA88E2" w14:textId="4991616D" w:rsidR="00E43EF1" w:rsidRPr="000660A5" w:rsidRDefault="00B672F4">
      <w:pPr>
        <w:pStyle w:val="Heading2"/>
        <w:spacing w:before="88"/>
        <w:ind w:left="240"/>
        <w:rPr>
          <w:sz w:val="32"/>
          <w:szCs w:val="32"/>
        </w:rPr>
      </w:pPr>
      <w:r>
        <w:rPr>
          <w:noProof/>
          <w:lang w:bidi="th-TH"/>
        </w:rPr>
        <mc:AlternateContent>
          <mc:Choice Requires="wps">
            <w:drawing>
              <wp:anchor distT="0" distB="0" distL="114300" distR="114300" simplePos="0" relativeHeight="251682816" behindDoc="0" locked="0" layoutInCell="1" allowOverlap="1" wp14:anchorId="4D5C671C" wp14:editId="2B2BC781">
                <wp:simplePos x="0" y="0"/>
                <wp:positionH relativeFrom="page">
                  <wp:posOffset>145415</wp:posOffset>
                </wp:positionH>
                <wp:positionV relativeFrom="paragraph">
                  <wp:posOffset>-479425</wp:posOffset>
                </wp:positionV>
                <wp:extent cx="9768205" cy="346075"/>
                <wp:effectExtent l="0" t="0" r="0" b="0"/>
                <wp:wrapNone/>
                <wp:docPr id="450"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68205" cy="346075"/>
                        </a:xfrm>
                        <a:prstGeom prst="rect">
                          <a:avLst/>
                        </a:prstGeom>
                        <a:solidFill>
                          <a:srgbClr val="DBE5F1"/>
                        </a:solidFill>
                        <a:ln w="28575">
                          <a:solidFill>
                            <a:srgbClr val="000000"/>
                          </a:solidFill>
                          <a:miter lim="800000"/>
                          <a:headEnd/>
                          <a:tailEnd/>
                        </a:ln>
                      </wps:spPr>
                      <wps:txbx>
                        <w:txbxContent>
                          <w:p w14:paraId="431C10ED" w14:textId="3824AB2B" w:rsidR="00AD19E5" w:rsidRPr="00713D9E" w:rsidRDefault="00AD19E5">
                            <w:pPr>
                              <w:spacing w:before="20"/>
                              <w:ind w:left="108"/>
                              <w:rPr>
                                <w:b/>
                                <w:sz w:val="36"/>
                                <w:szCs w:val="36"/>
                              </w:rPr>
                            </w:pPr>
                            <w:hyperlink r:id="rId15" w:anchor="GoalsandActions">
                              <w:r>
                                <w:rPr>
                                  <w:b/>
                                  <w:sz w:val="36"/>
                                  <w:szCs w:val="36"/>
                                </w:rPr>
                                <w:t xml:space="preserve">Cov </w:t>
                              </w:r>
                              <w:r w:rsidRPr="00713D9E">
                                <w:rPr>
                                  <w:b/>
                                  <w:sz w:val="36"/>
                                  <w:szCs w:val="36"/>
                                </w:rPr>
                                <w:t xml:space="preserve">Hom Phiaj thiab </w:t>
                              </w:r>
                              <w:r>
                                <w:rPr>
                                  <w:b/>
                                  <w:sz w:val="36"/>
                                  <w:szCs w:val="36"/>
                                </w:rPr>
                                <w:t xml:space="preserve">Cov </w:t>
                              </w:r>
                              <w:r w:rsidRPr="00713D9E">
                                <w:rPr>
                                  <w:b/>
                                  <w:sz w:val="36"/>
                                  <w:szCs w:val="36"/>
                                </w:rPr>
                                <w:t>Kev Ua</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C671C" id="Text Box 408" o:spid="_x0000_s1052" type="#_x0000_t202" style="position:absolute;left:0;text-align:left;margin-left:11.45pt;margin-top:-37.75pt;width:769.15pt;height:27.2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" fillcolor="#dbe5f1" strokeweight="2.25pt">
                <v:textbox inset="0,0,0,0">
                  <w:txbxContent>
                    <w:p w14:paraId="431C10ED" w14:textId="3824AB2B" w:rsidR="00AD19E5" w:rsidRPr="00713D9E" w:rsidRDefault="00AD19E5">
                      <w:pPr>
                        <w:spacing w:before="20"/>
                        <w:ind w:left="108"/>
                        <w:rPr>
                          <w:b/>
                          <w:sz w:val="36"/>
                          <w:szCs w:val="36"/>
                        </w:rPr>
                      </w:pPr>
                      <w:hyperlink r:id="rId16" w:anchor="GoalsandActions">
                        <w:r>
                          <w:rPr>
                            <w:b/>
                            <w:sz w:val="36"/>
                            <w:szCs w:val="36"/>
                          </w:rPr>
                          <w:t xml:space="preserve">Cov </w:t>
                        </w:r>
                        <w:r w:rsidRPr="00713D9E">
                          <w:rPr>
                            <w:b/>
                            <w:sz w:val="36"/>
                            <w:szCs w:val="36"/>
                          </w:rPr>
                          <w:t xml:space="preserve">Hom Phiaj thiab </w:t>
                        </w:r>
                        <w:r>
                          <w:rPr>
                            <w:b/>
                            <w:sz w:val="36"/>
                            <w:szCs w:val="36"/>
                          </w:rPr>
                          <w:t xml:space="preserve">Cov </w:t>
                        </w:r>
                        <w:r w:rsidRPr="00713D9E">
                          <w:rPr>
                            <w:b/>
                            <w:sz w:val="36"/>
                            <w:szCs w:val="36"/>
                          </w:rPr>
                          <w:t>Kev Ua</w:t>
                        </w:r>
                      </w:hyperlink>
                    </w:p>
                  </w:txbxContent>
                </v:textbox>
                <w10:wrap anchorx="page"/>
              </v:shape>
            </w:pict>
          </mc:Fallback>
        </mc:AlternateContent>
      </w:r>
      <w:hyperlink r:id="rId17" w:anchor="goalDescription">
        <w:r w:rsidR="00C34C3C">
          <w:rPr>
            <w:sz w:val="32"/>
            <w:szCs w:val="32"/>
          </w:rPr>
          <w:t>Lub</w:t>
        </w:r>
        <w:r w:rsidR="00DF2102">
          <w:rPr>
            <w:sz w:val="32"/>
            <w:szCs w:val="32"/>
          </w:rPr>
          <w:t xml:space="preserve"> </w:t>
        </w:r>
        <w:r w:rsidR="000E40D2" w:rsidRPr="000660A5">
          <w:rPr>
            <w:sz w:val="32"/>
            <w:szCs w:val="32"/>
          </w:rPr>
          <w:t>Hom Phiaj</w:t>
        </w:r>
      </w:hyperlink>
    </w:p>
    <w:p w14:paraId="04623453" w14:textId="77777777" w:rsidR="00E43EF1" w:rsidRDefault="00E43EF1">
      <w:pPr>
        <w:pStyle w:val="BodyText"/>
        <w:rPr>
          <w:b/>
          <w:sz w:val="10"/>
        </w:rPr>
      </w:pPr>
    </w:p>
    <w:tbl>
      <w:tblPr>
        <w:tblW w:w="0" w:type="auto"/>
        <w:tblInd w:w="25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3085"/>
        <w:gridCol w:w="12025"/>
      </w:tblGrid>
      <w:tr w:rsidR="00E43EF1" w14:paraId="240AC45A" w14:textId="77777777" w:rsidTr="00A8184B">
        <w:trPr>
          <w:trHeight w:val="417"/>
        </w:trPr>
        <w:tc>
          <w:tcPr>
            <w:tcW w:w="3085" w:type="dxa"/>
            <w:shd w:val="clear" w:color="auto" w:fill="DBE5F1"/>
          </w:tcPr>
          <w:p w14:paraId="467E0F1F" w14:textId="1CE400ED" w:rsidR="00E43EF1" w:rsidRPr="00710813" w:rsidRDefault="00DF2102">
            <w:pPr>
              <w:pStyle w:val="TableParagraph"/>
              <w:spacing w:before="58"/>
              <w:ind w:left="605" w:right="596"/>
              <w:jc w:val="center"/>
              <w:rPr>
                <w:b/>
              </w:rPr>
            </w:pPr>
            <w:r>
              <w:rPr>
                <w:b/>
              </w:rPr>
              <w:t>H</w:t>
            </w:r>
            <w:r w:rsidR="000E40D2" w:rsidRPr="00710813">
              <w:rPr>
                <w:b/>
              </w:rPr>
              <w:t>om phiaj #</w:t>
            </w:r>
          </w:p>
        </w:tc>
        <w:tc>
          <w:tcPr>
            <w:tcW w:w="12025" w:type="dxa"/>
            <w:shd w:val="clear" w:color="auto" w:fill="DBE5F1"/>
          </w:tcPr>
          <w:p w14:paraId="6D16F03A" w14:textId="77777777" w:rsidR="00E43EF1" w:rsidRPr="00710813" w:rsidRDefault="000E40D2">
            <w:pPr>
              <w:pStyle w:val="TableParagraph"/>
              <w:spacing w:before="58"/>
              <w:ind w:left="58"/>
              <w:rPr>
                <w:b/>
              </w:rPr>
            </w:pPr>
            <w:r w:rsidRPr="00710813">
              <w:rPr>
                <w:b/>
              </w:rPr>
              <w:t>Kev piav qhia</w:t>
            </w:r>
          </w:p>
        </w:tc>
      </w:tr>
      <w:tr w:rsidR="00E43EF1" w14:paraId="7449CD96" w14:textId="77777777" w:rsidTr="00A8184B">
        <w:trPr>
          <w:trHeight w:val="417"/>
        </w:trPr>
        <w:tc>
          <w:tcPr>
            <w:tcW w:w="3085" w:type="dxa"/>
          </w:tcPr>
          <w:p w14:paraId="4C1B7E19" w14:textId="77777777" w:rsidR="00E43EF1" w:rsidRPr="00710813" w:rsidRDefault="000E40D2">
            <w:pPr>
              <w:pStyle w:val="TableParagraph"/>
              <w:spacing w:before="58"/>
              <w:ind w:left="9"/>
              <w:jc w:val="center"/>
              <w:rPr>
                <w:b/>
              </w:rPr>
            </w:pPr>
            <w:r w:rsidRPr="00710813">
              <w:rPr>
                <w:b/>
              </w:rPr>
              <w:t>1</w:t>
            </w:r>
          </w:p>
        </w:tc>
        <w:tc>
          <w:tcPr>
            <w:tcW w:w="12025" w:type="dxa"/>
          </w:tcPr>
          <w:p w14:paraId="55C150E9" w14:textId="2AFCB23B" w:rsidR="00E43EF1" w:rsidRPr="00710813" w:rsidRDefault="0021302C">
            <w:pPr>
              <w:pStyle w:val="TableParagraph"/>
              <w:spacing w:before="58"/>
              <w:ind w:left="58"/>
            </w:pPr>
            <w:r w:rsidRPr="00710813">
              <w:t xml:space="preserve">Nce </w:t>
            </w:r>
            <w:ins w:id="841" w:author="Khamsaolee Xainhiaxang" w:date="2021-07-03T19:59:00Z">
              <w:r w:rsidR="00DB6DF1">
                <w:t xml:space="preserve">ntxiv </w:t>
              </w:r>
            </w:ins>
            <w:r w:rsidRPr="00710813">
              <w:t xml:space="preserve">kev kawm tiav thiab txo qhov tsis </w:t>
            </w:r>
            <w:r w:rsidR="003C0694" w:rsidRPr="00710813">
              <w:t>ncaj ncees</w:t>
            </w:r>
          </w:p>
        </w:tc>
      </w:tr>
    </w:tbl>
    <w:p w14:paraId="4E60F69E" w14:textId="229A653B" w:rsidR="00E43EF1" w:rsidRDefault="00B672F4">
      <w:pPr>
        <w:pStyle w:val="BodyText"/>
        <w:spacing w:before="10"/>
        <w:rPr>
          <w:b/>
          <w:sz w:val="7"/>
        </w:rPr>
      </w:pPr>
      <w:r>
        <w:rPr>
          <w:noProof/>
          <w:lang w:bidi="th-TH"/>
        </w:rPr>
        <mc:AlternateContent>
          <mc:Choice Requires="wps">
            <w:drawing>
              <wp:anchor distT="0" distB="0" distL="0" distR="0" simplePos="0" relativeHeight="251680768" behindDoc="1" locked="0" layoutInCell="1" allowOverlap="1" wp14:anchorId="6CEC804D" wp14:editId="5543BC44">
                <wp:simplePos x="0" y="0"/>
                <wp:positionH relativeFrom="page">
                  <wp:posOffset>210185</wp:posOffset>
                </wp:positionH>
                <wp:positionV relativeFrom="paragraph">
                  <wp:posOffset>73025</wp:posOffset>
                </wp:positionV>
                <wp:extent cx="9638030" cy="175260"/>
                <wp:effectExtent l="0" t="0" r="0" b="0"/>
                <wp:wrapTopAndBottom/>
                <wp:docPr id="449" name="Text 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8030" cy="17526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5B1988" w14:textId="7C621B21" w:rsidR="00AD19E5" w:rsidRPr="00FF4723" w:rsidRDefault="00AD19E5">
                            <w:pPr>
                              <w:pStyle w:val="BodyText"/>
                              <w:ind w:left="29"/>
                              <w:rPr>
                                <w:sz w:val="22"/>
                                <w:szCs w:val="22"/>
                              </w:rPr>
                            </w:pPr>
                            <w:r>
                              <w:fldChar w:fldCharType="begin"/>
                            </w:r>
                            <w:r>
                              <w:instrText xml:space="preserve"> HYPERLINK "http://www.doc-tracking.com/screenshots/21LCAP/Instructions/21LCAPInstructions.htm" \l "ExplanationofWhytheLEADevelopedGoals" \h </w:instrText>
                            </w:r>
                            <w:r>
                              <w:fldChar w:fldCharType="separate"/>
                            </w:r>
                            <w:r w:rsidRPr="00FF4723">
                              <w:rPr>
                                <w:sz w:val="22"/>
                                <w:szCs w:val="22"/>
                              </w:rPr>
                              <w:t xml:space="preserve">Cov lus piav qhia txog tias vim li cas LEA tau tsim </w:t>
                            </w:r>
                            <w:ins w:id="842" w:author="Khamsaolee Xainhiaxang" w:date="2021-07-03T20:00:00Z">
                              <w:r>
                                <w:rPr>
                                  <w:sz w:val="22"/>
                                  <w:szCs w:val="22"/>
                                </w:rPr>
                                <w:t xml:space="preserve">kho </w:t>
                              </w:r>
                            </w:ins>
                            <w:r w:rsidRPr="00FF4723">
                              <w:rPr>
                                <w:sz w:val="22"/>
                                <w:szCs w:val="22"/>
                              </w:rPr>
                              <w:t>lub hom phiaj no.</w:t>
                            </w:r>
                            <w:r>
                              <w:rPr>
                                <w:sz w:val="22"/>
                                <w:szCs w:val="22"/>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EC804D" id="Text Box 407" o:spid="_x0000_s1053" type="#_x0000_t202" style="position:absolute;margin-left:16.55pt;margin-top:5.75pt;width:758.9pt;height:13.8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" fillcolor="#dbe5f1" stroked="f">
                <v:textbox inset="0,0,0,0">
                  <w:txbxContent>
                    <w:p w14:paraId="005B1988" w14:textId="7C621B21" w:rsidR="00AD19E5" w:rsidRPr="00FF4723" w:rsidRDefault="00AD19E5">
                      <w:pPr>
                        <w:pStyle w:val="BodyText"/>
                        <w:ind w:left="29"/>
                        <w:rPr>
                          <w:sz w:val="22"/>
                          <w:szCs w:val="22"/>
                        </w:rPr>
                      </w:pPr>
                      <w:r>
                        <w:fldChar w:fldCharType="begin"/>
                      </w:r>
                      <w:r>
                        <w:instrText xml:space="preserve"> HYPERLINK "http://www.doc-tracking.com/screenshots/21LCAP/Instructions/21LCAPInstructions.htm" \l "ExplanationofWhytheLEADevelopedGoals" \h </w:instrText>
                      </w:r>
                      <w:r>
                        <w:fldChar w:fldCharType="separate"/>
                      </w:r>
                      <w:r w:rsidRPr="00FF4723">
                        <w:rPr>
                          <w:sz w:val="22"/>
                          <w:szCs w:val="22"/>
                        </w:rPr>
                        <w:t xml:space="preserve">Cov lus piav qhia txog tias vim li cas LEA tau tsim </w:t>
                      </w:r>
                      <w:ins w:id="843" w:author="Khamsaolee Xainhiaxang" w:date="2021-07-03T20:00:00Z">
                        <w:r>
                          <w:rPr>
                            <w:sz w:val="22"/>
                            <w:szCs w:val="22"/>
                          </w:rPr>
                          <w:t xml:space="preserve">kho </w:t>
                        </w:r>
                      </w:ins>
                      <w:r w:rsidRPr="00FF4723">
                        <w:rPr>
                          <w:sz w:val="22"/>
                          <w:szCs w:val="22"/>
                        </w:rPr>
                        <w:t>lub hom phiaj no.</w:t>
                      </w:r>
                      <w:r>
                        <w:rPr>
                          <w:sz w:val="22"/>
                          <w:szCs w:val="22"/>
                        </w:rPr>
                        <w:fldChar w:fldCharType="end"/>
                      </w:r>
                    </w:p>
                  </w:txbxContent>
                </v:textbox>
                <w10:wrap type="topAndBottom" anchorx="page"/>
              </v:shape>
            </w:pict>
          </mc:Fallback>
        </mc:AlternateContent>
      </w:r>
    </w:p>
    <w:p w14:paraId="78E1E070" w14:textId="77777777" w:rsidR="00E43EF1" w:rsidRDefault="00E43EF1">
      <w:pPr>
        <w:pStyle w:val="BodyText"/>
        <w:spacing w:before="8"/>
        <w:rPr>
          <w:b/>
          <w:sz w:val="2"/>
        </w:rPr>
      </w:pPr>
    </w:p>
    <w:p w14:paraId="0C6C2F1D" w14:textId="3872D1AC" w:rsidR="00E43EF1" w:rsidRDefault="00B672F4">
      <w:pPr>
        <w:pStyle w:val="BodyText"/>
        <w:ind w:left="240"/>
        <w:rPr>
          <w:sz w:val="20"/>
        </w:rPr>
      </w:pPr>
      <w:r>
        <w:rPr>
          <w:noProof/>
          <w:sz w:val="20"/>
          <w:lang w:bidi="th-TH"/>
        </w:rPr>
        <mc:AlternateContent>
          <mc:Choice Requires="wps">
            <w:drawing>
              <wp:inline distT="0" distB="0" distL="0" distR="0" wp14:anchorId="33B37FD3" wp14:editId="6EA12E1C">
                <wp:extent cx="9588500" cy="1451610"/>
                <wp:effectExtent l="9525" t="9525" r="12700" b="15240"/>
                <wp:docPr id="448" name="Text Box 6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145161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0D1E4C30" w14:textId="39422347" w:rsidR="00AD19E5" w:rsidRPr="006262FF" w:rsidRDefault="00AD19E5" w:rsidP="006262FF">
                            <w:pPr>
                              <w:pStyle w:val="BodyText"/>
                              <w:spacing w:before="58"/>
                              <w:ind w:left="48" w:right="671"/>
                              <w:jc w:val="both"/>
                              <w:rPr>
                                <w:sz w:val="21"/>
                                <w:szCs w:val="21"/>
                              </w:rPr>
                            </w:pPr>
                            <w:r w:rsidRPr="006262FF">
                              <w:rPr>
                                <w:sz w:val="21"/>
                                <w:szCs w:val="21"/>
                              </w:rPr>
                              <w:t>Txhim kho cov qauv ntsuas kev kawm ntawv zoo, cov txiaj ntsig ELPAC rau Cov Neeg Kawm Lus Askiv, thiab kev ntsuam xyuas tus qauv rau txhua tus tub ntxhais kawm yog qhov tseem ceeb los ntsuas kev nce qib mus txog lub hom phiaj. Muaj qhov sib txawv ntawm cov pawg neeg me, tsis yog hauv kev ua tau zoo hauv kev ntsuas cov qauv</w:t>
                            </w:r>
                            <w:ins w:id="844" w:author="Khamsaolee Xainhiaxang" w:date="2021-07-03T20:03:00Z">
                              <w:r>
                                <w:rPr>
                                  <w:sz w:val="21"/>
                                  <w:szCs w:val="21"/>
                                </w:rPr>
                                <w:t xml:space="preserve"> xwb</w:t>
                              </w:r>
                            </w:ins>
                            <w:r w:rsidRPr="006262FF">
                              <w:rPr>
                                <w:sz w:val="21"/>
                                <w:szCs w:val="21"/>
                              </w:rPr>
                              <w:t>,</w:t>
                            </w:r>
                          </w:p>
                          <w:p w14:paraId="5E5D797E" w14:textId="48D06432" w:rsidR="00AD19E5" w:rsidRPr="006262FF" w:rsidRDefault="00AD19E5" w:rsidP="006262FF">
                            <w:pPr>
                              <w:pStyle w:val="BodyText"/>
                              <w:ind w:left="48" w:right="96"/>
                              <w:jc w:val="both"/>
                              <w:rPr>
                                <w:sz w:val="21"/>
                                <w:szCs w:val="21"/>
                              </w:rPr>
                            </w:pPr>
                            <w:r w:rsidRPr="006262FF">
                              <w:rPr>
                                <w:sz w:val="21"/>
                                <w:szCs w:val="21"/>
                              </w:rPr>
                              <w:t xml:space="preserve">tab sis kuj </w:t>
                            </w:r>
                            <w:ins w:id="845" w:author="Khamsaolee Xainhiaxang" w:date="2021-07-03T20:03:00Z">
                              <w:r>
                                <w:rPr>
                                  <w:sz w:val="21"/>
                                  <w:szCs w:val="21"/>
                                </w:rPr>
                                <w:t xml:space="preserve">tseem muaj </w:t>
                              </w:r>
                            </w:ins>
                            <w:r w:rsidRPr="006262FF">
                              <w:rPr>
                                <w:sz w:val="21"/>
                                <w:szCs w:val="21"/>
                              </w:rPr>
                              <w:t xml:space="preserve">hauv txoj kev kawm nyuaj ntawm cov kev kawm, raws li ntsuas los ntawm kev </w:t>
                            </w:r>
                            <w:del w:id="846" w:author="Khamsaolee Xainhiaxang" w:date="2021-07-03T20:04:00Z">
                              <w:r w:rsidRPr="006262FF" w:rsidDel="00DB6DF1">
                                <w:rPr>
                                  <w:sz w:val="21"/>
                                  <w:szCs w:val="21"/>
                                </w:rPr>
                                <w:delText xml:space="preserve">cuv </w:delText>
                              </w:r>
                            </w:del>
                            <w:ins w:id="847" w:author="Khamsaolee Xainhiaxang" w:date="2021-07-03T20:04:00Z">
                              <w:r>
                                <w:rPr>
                                  <w:sz w:val="21"/>
                                  <w:szCs w:val="21"/>
                                </w:rPr>
                                <w:t>sau</w:t>
                              </w:r>
                              <w:r w:rsidRPr="006262FF">
                                <w:rPr>
                                  <w:sz w:val="21"/>
                                  <w:szCs w:val="21"/>
                                </w:rPr>
                                <w:t xml:space="preserve"> </w:t>
                              </w:r>
                            </w:ins>
                            <w:r w:rsidRPr="006262FF">
                              <w:rPr>
                                <w:sz w:val="21"/>
                                <w:szCs w:val="21"/>
                              </w:rPr>
                              <w:t xml:space="preserve">npe hauv cov chav kawm xws li AP, kev </w:t>
                            </w:r>
                            <w:del w:id="848" w:author="Khamsaolee Xainhiaxang" w:date="2021-07-03T20:04:00Z">
                              <w:r w:rsidRPr="006262FF" w:rsidDel="00DB6DF1">
                                <w:rPr>
                                  <w:sz w:val="21"/>
                                  <w:szCs w:val="21"/>
                                </w:rPr>
                                <w:delText xml:space="preserve">cuv </w:delText>
                              </w:r>
                            </w:del>
                            <w:ins w:id="849" w:author="Khamsaolee Xainhiaxang" w:date="2021-07-03T20:04:00Z">
                              <w:r>
                                <w:rPr>
                                  <w:sz w:val="21"/>
                                  <w:szCs w:val="21"/>
                                </w:rPr>
                                <w:t>sau</w:t>
                              </w:r>
                              <w:r w:rsidRPr="006262FF">
                                <w:rPr>
                                  <w:sz w:val="21"/>
                                  <w:szCs w:val="21"/>
                                </w:rPr>
                                <w:t xml:space="preserve"> </w:t>
                              </w:r>
                            </w:ins>
                            <w:r w:rsidRPr="006262FF">
                              <w:rPr>
                                <w:sz w:val="21"/>
                                <w:szCs w:val="21"/>
                              </w:rPr>
                              <w:t>npe ob zaug, thiab hauv cov qib A</w:t>
                            </w:r>
                            <w:ins w:id="850" w:author="Khamsaolee Xainhiaxang" w:date="2021-07-03T20:04:00Z">
                              <w:r>
                                <w:rPr>
                                  <w:sz w:val="21"/>
                                  <w:szCs w:val="21"/>
                                </w:rPr>
                                <w:t>-</w:t>
                              </w:r>
                            </w:ins>
                            <w:r w:rsidRPr="006262FF">
                              <w:rPr>
                                <w:sz w:val="21"/>
                                <w:szCs w:val="21"/>
                              </w:rPr>
                              <w:t xml:space="preserve">G. Qhov tsis sib xws no yog </w:t>
                            </w:r>
                            <w:del w:id="851" w:author="Khamsaolee Xainhiaxang" w:date="2021-07-03T20:05:00Z">
                              <w:r w:rsidRPr="006262FF" w:rsidDel="00DB6DF1">
                                <w:rPr>
                                  <w:sz w:val="21"/>
                                  <w:szCs w:val="21"/>
                                </w:rPr>
                                <w:delText xml:space="preserve">qhov </w:delText>
                              </w:r>
                            </w:del>
                            <w:ins w:id="852" w:author="Khamsaolee Xainhiaxang" w:date="2021-07-03T20:05:00Z">
                              <w:r>
                                <w:rPr>
                                  <w:sz w:val="21"/>
                                  <w:szCs w:val="21"/>
                                </w:rPr>
                                <w:t>yam</w:t>
                              </w:r>
                              <w:r w:rsidRPr="006262FF">
                                <w:rPr>
                                  <w:sz w:val="21"/>
                                  <w:szCs w:val="21"/>
                                </w:rPr>
                                <w:t xml:space="preserve"> </w:t>
                              </w:r>
                            </w:ins>
                            <w:r w:rsidRPr="006262FF">
                              <w:rPr>
                                <w:sz w:val="21"/>
                                <w:szCs w:val="21"/>
                              </w:rPr>
                              <w:t xml:space="preserve">sawv cev ntawm txoj kev kawm tiav. Ib qho ntxiv, </w:t>
                            </w:r>
                            <w:ins w:id="853" w:author="Khamsaolee Xainhiaxang" w:date="2021-07-03T20:06:00Z">
                              <w:r>
                                <w:rPr>
                                  <w:sz w:val="21"/>
                                  <w:szCs w:val="21"/>
                                </w:rPr>
                                <w:t>kev</w:t>
                              </w:r>
                            </w:ins>
                            <w:del w:id="854" w:author="Khamsaolee Xainhiaxang" w:date="2021-07-03T20:07:00Z">
                              <w:r w:rsidRPr="006262FF" w:rsidDel="004E39B2">
                                <w:rPr>
                                  <w:sz w:val="21"/>
                                  <w:szCs w:val="21"/>
                                </w:rPr>
                                <w:delText>tseem ceeb</w:delText>
                              </w:r>
                            </w:del>
                            <w:r w:rsidRPr="006262FF">
                              <w:rPr>
                                <w:sz w:val="21"/>
                                <w:szCs w:val="21"/>
                              </w:rPr>
                              <w:t xml:space="preserve"> tsis sib xws </w:t>
                            </w:r>
                            <w:ins w:id="855" w:author="Khamsaolee Xainhiaxang" w:date="2021-07-03T20:07:00Z">
                              <w:r>
                                <w:rPr>
                                  <w:sz w:val="21"/>
                                  <w:szCs w:val="21"/>
                                </w:rPr>
                                <w:t xml:space="preserve">uas tseem ceeb tshwm sim </w:t>
                              </w:r>
                            </w:ins>
                            <w:r w:rsidRPr="006262FF">
                              <w:rPr>
                                <w:sz w:val="21"/>
                                <w:szCs w:val="21"/>
                              </w:rPr>
                              <w:t xml:space="preserve">ntawm cov tub ntxhais kawm pawg </w:t>
                            </w:r>
                            <w:ins w:id="856" w:author="Khamsaolee Xainhiaxang" w:date="2021-07-03T20:08:00Z">
                              <w:r>
                                <w:rPr>
                                  <w:sz w:val="21"/>
                                  <w:szCs w:val="21"/>
                                </w:rPr>
                                <w:t xml:space="preserve">me </w:t>
                              </w:r>
                            </w:ins>
                            <w:del w:id="857" w:author="Khamsaolee Xainhiaxang" w:date="2021-07-03T20:08:00Z">
                              <w:r w:rsidRPr="006262FF" w:rsidDel="004E39B2">
                                <w:rPr>
                                  <w:sz w:val="21"/>
                                  <w:szCs w:val="21"/>
                                </w:rPr>
                                <w:delText>hauv ob</w:delText>
                              </w:r>
                            </w:del>
                            <w:ins w:id="858" w:author="Khamsaolee Xainhiaxang" w:date="2021-07-03T20:08:00Z">
                              <w:r>
                                <w:rPr>
                                  <w:sz w:val="21"/>
                                  <w:szCs w:val="21"/>
                                </w:rPr>
                                <w:t>xws li</w:t>
                              </w:r>
                            </w:ins>
                            <w:r w:rsidRPr="006262FF">
                              <w:rPr>
                                <w:sz w:val="21"/>
                                <w:szCs w:val="21"/>
                              </w:rPr>
                              <w:t xml:space="preserve"> </w:t>
                            </w:r>
                            <w:ins w:id="859" w:author="Khamsaolee Xainhiaxang" w:date="2021-07-03T20:08:00Z">
                              <w:r>
                                <w:rPr>
                                  <w:sz w:val="21"/>
                                  <w:szCs w:val="21"/>
                                </w:rPr>
                                <w:t>cov</w:t>
                              </w:r>
                            </w:ins>
                            <w:del w:id="860" w:author="Khamsaolee Xainhiaxang" w:date="2021-07-03T20:08:00Z">
                              <w:r w:rsidRPr="006262FF" w:rsidDel="004E39B2">
                                <w:rPr>
                                  <w:sz w:val="21"/>
                                  <w:szCs w:val="21"/>
                                </w:rPr>
                                <w:delText>qho</w:delText>
                              </w:r>
                            </w:del>
                            <w:r w:rsidRPr="006262FF">
                              <w:rPr>
                                <w:sz w:val="21"/>
                                <w:szCs w:val="21"/>
                              </w:rPr>
                              <w:t xml:space="preserve"> ntaub ntawv kev kawm thiab kev coj cwj pwm. Ntau yam ntawm peb cov kev nqis tes ua thiab cov kev pab cuam tshwj xeeb yog tsom rau pawg tub ntxhais kawm uas pom qhov xav tau ntau dua</w:t>
                            </w:r>
                            <w:ins w:id="861" w:author="Khamsaolee Xainhiaxang" w:date="2021-07-03T20:09:00Z">
                              <w:r>
                                <w:rPr>
                                  <w:sz w:val="21"/>
                                  <w:szCs w:val="21"/>
                                </w:rPr>
                                <w:t>.</w:t>
                              </w:r>
                            </w:ins>
                            <w:r w:rsidRPr="006262FF">
                              <w:rPr>
                                <w:sz w:val="21"/>
                                <w:szCs w:val="21"/>
                              </w:rPr>
                              <w:t xml:space="preserve"> Ntawm cov no yog peb cov tub ntxhais Asmeska, thiab cov neeg tsis muaj tsev nyob thiab nyob nrog niam qhuav txiv qhuav. Williams daim ntawv qhia cov ntaub ntawv ntsua</w:t>
                            </w:r>
                            <w:r>
                              <w:rPr>
                                <w:sz w:val="21"/>
                                <w:szCs w:val="21"/>
                              </w:rPr>
                              <w:t xml:space="preserve">m xyuas </w:t>
                            </w:r>
                            <w:r w:rsidRPr="006262FF">
                              <w:rPr>
                                <w:sz w:val="21"/>
                                <w:szCs w:val="21"/>
                              </w:rPr>
                              <w:t>kev nkag mus rau cov ntaub ntawv kawm.</w:t>
                            </w:r>
                          </w:p>
                        </w:txbxContent>
                      </wps:txbx>
                      <wps:bodyPr rot="0" vert="horz" wrap="square" lIns="0" tIns="0" rIns="0" bIns="0" anchor="t" anchorCtr="0" upright="1">
                        <a:noAutofit/>
                      </wps:bodyPr>
                    </wps:wsp>
                  </a:graphicData>
                </a:graphic>
              </wp:inline>
            </w:drawing>
          </mc:Choice>
          <mc:Fallback>
            <w:pict>
              <v:shape w14:anchorId="33B37FD3" id="Text Box 622" o:spid="_x0000_s1054" type="#_x0000_t202" style="width:755pt;height:11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" filled="f" strokecolor="#8496b0" strokeweight="1pt">
                <v:textbox inset="0,0,0,0">
                  <w:txbxContent>
                    <w:p w14:paraId="0D1E4C30" w14:textId="39422347" w:rsidR="00AD19E5" w:rsidRPr="006262FF" w:rsidRDefault="00AD19E5" w:rsidP="006262FF">
                      <w:pPr>
                        <w:pStyle w:val="BodyText"/>
                        <w:spacing w:before="58"/>
                        <w:ind w:left="48" w:right="671"/>
                        <w:jc w:val="both"/>
                        <w:rPr>
                          <w:sz w:val="21"/>
                          <w:szCs w:val="21"/>
                        </w:rPr>
                      </w:pPr>
                      <w:r w:rsidRPr="006262FF">
                        <w:rPr>
                          <w:sz w:val="21"/>
                          <w:szCs w:val="21"/>
                        </w:rPr>
                        <w:t>Txhim kho cov qauv ntsuas kev kawm ntawv zoo, cov txiaj ntsig ELPAC rau Cov Neeg Kawm Lus Askiv, thiab kev ntsuam xyuas tus qauv rau txhua tus tub ntxhais kawm yog qhov tseem ceeb los ntsuas kev nce qib mus txog lub hom phiaj. Muaj qhov sib txawv ntawm cov pawg neeg me, tsis yog hauv kev ua tau zoo hauv kev ntsuas cov qauv</w:t>
                      </w:r>
                      <w:ins w:id="862" w:author="Khamsaolee Xainhiaxang" w:date="2021-07-03T20:03:00Z">
                        <w:r>
                          <w:rPr>
                            <w:sz w:val="21"/>
                            <w:szCs w:val="21"/>
                          </w:rPr>
                          <w:t xml:space="preserve"> xwb</w:t>
                        </w:r>
                      </w:ins>
                      <w:r w:rsidRPr="006262FF">
                        <w:rPr>
                          <w:sz w:val="21"/>
                          <w:szCs w:val="21"/>
                        </w:rPr>
                        <w:t>,</w:t>
                      </w:r>
                    </w:p>
                    <w:p w14:paraId="5E5D797E" w14:textId="48D06432" w:rsidR="00AD19E5" w:rsidRPr="006262FF" w:rsidRDefault="00AD19E5" w:rsidP="006262FF">
                      <w:pPr>
                        <w:pStyle w:val="BodyText"/>
                        <w:ind w:left="48" w:right="96"/>
                        <w:jc w:val="both"/>
                        <w:rPr>
                          <w:sz w:val="21"/>
                          <w:szCs w:val="21"/>
                        </w:rPr>
                      </w:pPr>
                      <w:r w:rsidRPr="006262FF">
                        <w:rPr>
                          <w:sz w:val="21"/>
                          <w:szCs w:val="21"/>
                        </w:rPr>
                        <w:t xml:space="preserve">tab sis kuj </w:t>
                      </w:r>
                      <w:ins w:id="863" w:author="Khamsaolee Xainhiaxang" w:date="2021-07-03T20:03:00Z">
                        <w:r>
                          <w:rPr>
                            <w:sz w:val="21"/>
                            <w:szCs w:val="21"/>
                          </w:rPr>
                          <w:t xml:space="preserve">tseem muaj </w:t>
                        </w:r>
                      </w:ins>
                      <w:r w:rsidRPr="006262FF">
                        <w:rPr>
                          <w:sz w:val="21"/>
                          <w:szCs w:val="21"/>
                        </w:rPr>
                        <w:t xml:space="preserve">hauv txoj kev kawm nyuaj ntawm cov kev kawm, raws li ntsuas los ntawm kev </w:t>
                      </w:r>
                      <w:del w:id="864" w:author="Khamsaolee Xainhiaxang" w:date="2021-07-03T20:04:00Z">
                        <w:r w:rsidRPr="006262FF" w:rsidDel="00DB6DF1">
                          <w:rPr>
                            <w:sz w:val="21"/>
                            <w:szCs w:val="21"/>
                          </w:rPr>
                          <w:delText xml:space="preserve">cuv </w:delText>
                        </w:r>
                      </w:del>
                      <w:ins w:id="865" w:author="Khamsaolee Xainhiaxang" w:date="2021-07-03T20:04:00Z">
                        <w:r>
                          <w:rPr>
                            <w:sz w:val="21"/>
                            <w:szCs w:val="21"/>
                          </w:rPr>
                          <w:t>sau</w:t>
                        </w:r>
                        <w:r w:rsidRPr="006262FF">
                          <w:rPr>
                            <w:sz w:val="21"/>
                            <w:szCs w:val="21"/>
                          </w:rPr>
                          <w:t xml:space="preserve"> </w:t>
                        </w:r>
                      </w:ins>
                      <w:r w:rsidRPr="006262FF">
                        <w:rPr>
                          <w:sz w:val="21"/>
                          <w:szCs w:val="21"/>
                        </w:rPr>
                        <w:t xml:space="preserve">npe hauv cov chav kawm xws li AP, kev </w:t>
                      </w:r>
                      <w:del w:id="866" w:author="Khamsaolee Xainhiaxang" w:date="2021-07-03T20:04:00Z">
                        <w:r w:rsidRPr="006262FF" w:rsidDel="00DB6DF1">
                          <w:rPr>
                            <w:sz w:val="21"/>
                            <w:szCs w:val="21"/>
                          </w:rPr>
                          <w:delText xml:space="preserve">cuv </w:delText>
                        </w:r>
                      </w:del>
                      <w:ins w:id="867" w:author="Khamsaolee Xainhiaxang" w:date="2021-07-03T20:04:00Z">
                        <w:r>
                          <w:rPr>
                            <w:sz w:val="21"/>
                            <w:szCs w:val="21"/>
                          </w:rPr>
                          <w:t>sau</w:t>
                        </w:r>
                        <w:r w:rsidRPr="006262FF">
                          <w:rPr>
                            <w:sz w:val="21"/>
                            <w:szCs w:val="21"/>
                          </w:rPr>
                          <w:t xml:space="preserve"> </w:t>
                        </w:r>
                      </w:ins>
                      <w:r w:rsidRPr="006262FF">
                        <w:rPr>
                          <w:sz w:val="21"/>
                          <w:szCs w:val="21"/>
                        </w:rPr>
                        <w:t>npe ob zaug, thiab hauv cov qib A</w:t>
                      </w:r>
                      <w:ins w:id="868" w:author="Khamsaolee Xainhiaxang" w:date="2021-07-03T20:04:00Z">
                        <w:r>
                          <w:rPr>
                            <w:sz w:val="21"/>
                            <w:szCs w:val="21"/>
                          </w:rPr>
                          <w:t>-</w:t>
                        </w:r>
                      </w:ins>
                      <w:r w:rsidRPr="006262FF">
                        <w:rPr>
                          <w:sz w:val="21"/>
                          <w:szCs w:val="21"/>
                        </w:rPr>
                        <w:t xml:space="preserve">G. Qhov tsis sib xws no yog </w:t>
                      </w:r>
                      <w:del w:id="869" w:author="Khamsaolee Xainhiaxang" w:date="2021-07-03T20:05:00Z">
                        <w:r w:rsidRPr="006262FF" w:rsidDel="00DB6DF1">
                          <w:rPr>
                            <w:sz w:val="21"/>
                            <w:szCs w:val="21"/>
                          </w:rPr>
                          <w:delText xml:space="preserve">qhov </w:delText>
                        </w:r>
                      </w:del>
                      <w:ins w:id="870" w:author="Khamsaolee Xainhiaxang" w:date="2021-07-03T20:05:00Z">
                        <w:r>
                          <w:rPr>
                            <w:sz w:val="21"/>
                            <w:szCs w:val="21"/>
                          </w:rPr>
                          <w:t>yam</w:t>
                        </w:r>
                        <w:r w:rsidRPr="006262FF">
                          <w:rPr>
                            <w:sz w:val="21"/>
                            <w:szCs w:val="21"/>
                          </w:rPr>
                          <w:t xml:space="preserve"> </w:t>
                        </w:r>
                      </w:ins>
                      <w:r w:rsidRPr="006262FF">
                        <w:rPr>
                          <w:sz w:val="21"/>
                          <w:szCs w:val="21"/>
                        </w:rPr>
                        <w:t xml:space="preserve">sawv cev ntawm txoj kev kawm tiav. Ib qho ntxiv, </w:t>
                      </w:r>
                      <w:ins w:id="871" w:author="Khamsaolee Xainhiaxang" w:date="2021-07-03T20:06:00Z">
                        <w:r>
                          <w:rPr>
                            <w:sz w:val="21"/>
                            <w:szCs w:val="21"/>
                          </w:rPr>
                          <w:t>kev</w:t>
                        </w:r>
                      </w:ins>
                      <w:del w:id="872" w:author="Khamsaolee Xainhiaxang" w:date="2021-07-03T20:07:00Z">
                        <w:r w:rsidRPr="006262FF" w:rsidDel="004E39B2">
                          <w:rPr>
                            <w:sz w:val="21"/>
                            <w:szCs w:val="21"/>
                          </w:rPr>
                          <w:delText>tseem ceeb</w:delText>
                        </w:r>
                      </w:del>
                      <w:r w:rsidRPr="006262FF">
                        <w:rPr>
                          <w:sz w:val="21"/>
                          <w:szCs w:val="21"/>
                        </w:rPr>
                        <w:t xml:space="preserve"> tsis sib xws </w:t>
                      </w:r>
                      <w:ins w:id="873" w:author="Khamsaolee Xainhiaxang" w:date="2021-07-03T20:07:00Z">
                        <w:r>
                          <w:rPr>
                            <w:sz w:val="21"/>
                            <w:szCs w:val="21"/>
                          </w:rPr>
                          <w:t xml:space="preserve">uas tseem ceeb tshwm sim </w:t>
                        </w:r>
                      </w:ins>
                      <w:r w:rsidRPr="006262FF">
                        <w:rPr>
                          <w:sz w:val="21"/>
                          <w:szCs w:val="21"/>
                        </w:rPr>
                        <w:t xml:space="preserve">ntawm cov tub ntxhais kawm pawg </w:t>
                      </w:r>
                      <w:ins w:id="874" w:author="Khamsaolee Xainhiaxang" w:date="2021-07-03T20:08:00Z">
                        <w:r>
                          <w:rPr>
                            <w:sz w:val="21"/>
                            <w:szCs w:val="21"/>
                          </w:rPr>
                          <w:t xml:space="preserve">me </w:t>
                        </w:r>
                      </w:ins>
                      <w:del w:id="875" w:author="Khamsaolee Xainhiaxang" w:date="2021-07-03T20:08:00Z">
                        <w:r w:rsidRPr="006262FF" w:rsidDel="004E39B2">
                          <w:rPr>
                            <w:sz w:val="21"/>
                            <w:szCs w:val="21"/>
                          </w:rPr>
                          <w:delText>hauv ob</w:delText>
                        </w:r>
                      </w:del>
                      <w:ins w:id="876" w:author="Khamsaolee Xainhiaxang" w:date="2021-07-03T20:08:00Z">
                        <w:r>
                          <w:rPr>
                            <w:sz w:val="21"/>
                            <w:szCs w:val="21"/>
                          </w:rPr>
                          <w:t>xws li</w:t>
                        </w:r>
                      </w:ins>
                      <w:r w:rsidRPr="006262FF">
                        <w:rPr>
                          <w:sz w:val="21"/>
                          <w:szCs w:val="21"/>
                        </w:rPr>
                        <w:t xml:space="preserve"> </w:t>
                      </w:r>
                      <w:ins w:id="877" w:author="Khamsaolee Xainhiaxang" w:date="2021-07-03T20:08:00Z">
                        <w:r>
                          <w:rPr>
                            <w:sz w:val="21"/>
                            <w:szCs w:val="21"/>
                          </w:rPr>
                          <w:t>cov</w:t>
                        </w:r>
                      </w:ins>
                      <w:del w:id="878" w:author="Khamsaolee Xainhiaxang" w:date="2021-07-03T20:08:00Z">
                        <w:r w:rsidRPr="006262FF" w:rsidDel="004E39B2">
                          <w:rPr>
                            <w:sz w:val="21"/>
                            <w:szCs w:val="21"/>
                          </w:rPr>
                          <w:delText>qho</w:delText>
                        </w:r>
                      </w:del>
                      <w:r w:rsidRPr="006262FF">
                        <w:rPr>
                          <w:sz w:val="21"/>
                          <w:szCs w:val="21"/>
                        </w:rPr>
                        <w:t xml:space="preserve"> ntaub ntawv kev kawm thiab kev coj cwj pwm. Ntau yam ntawm peb cov kev nqis tes ua thiab cov kev pab cuam tshwj xeeb yog tsom rau pawg tub ntxhais kawm uas pom qhov xav tau ntau dua</w:t>
                      </w:r>
                      <w:ins w:id="879" w:author="Khamsaolee Xainhiaxang" w:date="2021-07-03T20:09:00Z">
                        <w:r>
                          <w:rPr>
                            <w:sz w:val="21"/>
                            <w:szCs w:val="21"/>
                          </w:rPr>
                          <w:t>.</w:t>
                        </w:r>
                      </w:ins>
                      <w:r w:rsidRPr="006262FF">
                        <w:rPr>
                          <w:sz w:val="21"/>
                          <w:szCs w:val="21"/>
                        </w:rPr>
                        <w:t xml:space="preserve"> Ntawm cov no yog peb cov tub ntxhais Asmeska, thiab cov neeg tsis muaj tsev nyob thiab nyob nrog niam qhuav txiv qhuav. Williams daim ntawv qhia cov ntaub ntawv ntsua</w:t>
                      </w:r>
                      <w:r>
                        <w:rPr>
                          <w:sz w:val="21"/>
                          <w:szCs w:val="21"/>
                        </w:rPr>
                        <w:t xml:space="preserve">m xyuas </w:t>
                      </w:r>
                      <w:r w:rsidRPr="006262FF">
                        <w:rPr>
                          <w:sz w:val="21"/>
                          <w:szCs w:val="21"/>
                        </w:rPr>
                        <w:t>kev nkag mus rau cov ntaub ntawv kawm.</w:t>
                      </w:r>
                    </w:p>
                  </w:txbxContent>
                </v:textbox>
                <w10:anchorlock/>
              </v:shape>
            </w:pict>
          </mc:Fallback>
        </mc:AlternateContent>
      </w:r>
    </w:p>
    <w:p w14:paraId="2D5819EB" w14:textId="77777777" w:rsidR="00E43EF1" w:rsidRPr="00CA768F" w:rsidRDefault="00151748">
      <w:pPr>
        <w:spacing w:before="165"/>
        <w:ind w:left="240"/>
        <w:rPr>
          <w:b/>
          <w:sz w:val="32"/>
          <w:szCs w:val="32"/>
        </w:rPr>
      </w:pPr>
      <w:hyperlink r:id="rId18" w:anchor="MeasuringandReportingResults">
        <w:r w:rsidR="000E40D2" w:rsidRPr="00CA768F">
          <w:rPr>
            <w:b/>
            <w:sz w:val="32"/>
            <w:szCs w:val="32"/>
          </w:rPr>
          <w:t>Ntsuas thiab Tshaj Tawm Cov Ntsiab Lus</w:t>
        </w:r>
      </w:hyperlink>
    </w:p>
    <w:p w14:paraId="27E7108F" w14:textId="77777777" w:rsidR="00E43EF1" w:rsidRDefault="00E43EF1">
      <w:pPr>
        <w:pStyle w:val="BodyText"/>
        <w:spacing w:before="11"/>
        <w:rPr>
          <w:b/>
          <w:sz w:val="9"/>
        </w:rPr>
      </w:pPr>
    </w:p>
    <w:tbl>
      <w:tblPr>
        <w:tblW w:w="0" w:type="auto"/>
        <w:tblInd w:w="250"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left w:w="0" w:type="dxa"/>
          <w:right w:w="0" w:type="dxa"/>
        </w:tblCellMar>
        <w:tblLook w:val="01E0" w:firstRow="1" w:lastRow="1" w:firstColumn="1" w:lastColumn="1" w:noHBand="0" w:noVBand="0"/>
      </w:tblPr>
      <w:tblGrid>
        <w:gridCol w:w="2518"/>
        <w:gridCol w:w="2727"/>
        <w:gridCol w:w="2160"/>
        <w:gridCol w:w="2250"/>
        <w:gridCol w:w="2250"/>
        <w:gridCol w:w="3205"/>
      </w:tblGrid>
      <w:tr w:rsidR="00E43EF1" w14:paraId="7AB7FF35" w14:textId="77777777" w:rsidTr="002257F1">
        <w:trPr>
          <w:trHeight w:val="667"/>
        </w:trPr>
        <w:tc>
          <w:tcPr>
            <w:tcW w:w="2518" w:type="dxa"/>
            <w:shd w:val="clear" w:color="auto" w:fill="DBE5F1"/>
          </w:tcPr>
          <w:p w14:paraId="6672FCAA" w14:textId="74E0C033" w:rsidR="00E43EF1" w:rsidRPr="002257F1" w:rsidRDefault="008C2DCE" w:rsidP="008C2DCE">
            <w:pPr>
              <w:pStyle w:val="TableParagraph"/>
              <w:spacing w:before="196"/>
              <w:ind w:right="902"/>
              <w:rPr>
                <w:sz w:val="20"/>
                <w:szCs w:val="20"/>
              </w:rPr>
            </w:pPr>
            <w:r>
              <w:rPr>
                <w:sz w:val="20"/>
                <w:szCs w:val="20"/>
              </w:rPr>
              <w:t xml:space="preserve">    Cov Cuab Yeej</w:t>
            </w:r>
          </w:p>
        </w:tc>
        <w:tc>
          <w:tcPr>
            <w:tcW w:w="2727" w:type="dxa"/>
            <w:shd w:val="clear" w:color="auto" w:fill="DBE5F1"/>
          </w:tcPr>
          <w:p w14:paraId="6453E0DE" w14:textId="77777777" w:rsidR="00E43EF1" w:rsidRPr="002257F1" w:rsidRDefault="000E40D2">
            <w:pPr>
              <w:pStyle w:val="TableParagraph"/>
              <w:spacing w:before="196"/>
              <w:ind w:left="798"/>
              <w:rPr>
                <w:sz w:val="20"/>
                <w:szCs w:val="20"/>
              </w:rPr>
            </w:pPr>
            <w:r w:rsidRPr="002257F1">
              <w:rPr>
                <w:sz w:val="20"/>
                <w:szCs w:val="20"/>
              </w:rPr>
              <w:t>Lub hauv paus</w:t>
            </w:r>
          </w:p>
        </w:tc>
        <w:tc>
          <w:tcPr>
            <w:tcW w:w="2160" w:type="dxa"/>
            <w:shd w:val="clear" w:color="auto" w:fill="DBE5F1"/>
          </w:tcPr>
          <w:p w14:paraId="00E6A00F" w14:textId="2559A6E8" w:rsidR="00E43EF1" w:rsidRPr="002257F1" w:rsidRDefault="000E40D2" w:rsidP="002257F1">
            <w:pPr>
              <w:pStyle w:val="TableParagraph"/>
              <w:spacing w:before="196"/>
              <w:ind w:left="385"/>
              <w:jc w:val="center"/>
              <w:rPr>
                <w:sz w:val="20"/>
                <w:szCs w:val="20"/>
              </w:rPr>
            </w:pPr>
            <w:r w:rsidRPr="002257F1">
              <w:rPr>
                <w:sz w:val="20"/>
                <w:szCs w:val="20"/>
              </w:rPr>
              <w:t>Qhov tshwm sim</w:t>
            </w:r>
            <w:r w:rsidR="002257F1" w:rsidRPr="002257F1">
              <w:rPr>
                <w:sz w:val="20"/>
                <w:szCs w:val="20"/>
              </w:rPr>
              <w:t xml:space="preserve"> Xyoo 1</w:t>
            </w:r>
          </w:p>
        </w:tc>
        <w:tc>
          <w:tcPr>
            <w:tcW w:w="2250" w:type="dxa"/>
            <w:shd w:val="clear" w:color="auto" w:fill="DBE5F1"/>
          </w:tcPr>
          <w:p w14:paraId="2A971925" w14:textId="72BC21CA" w:rsidR="00E43EF1" w:rsidRPr="002257F1" w:rsidRDefault="000E40D2" w:rsidP="002257F1">
            <w:pPr>
              <w:pStyle w:val="TableParagraph"/>
              <w:spacing w:before="196"/>
              <w:ind w:left="385"/>
              <w:jc w:val="center"/>
              <w:rPr>
                <w:sz w:val="20"/>
                <w:szCs w:val="20"/>
              </w:rPr>
            </w:pPr>
            <w:r w:rsidRPr="002257F1">
              <w:rPr>
                <w:sz w:val="20"/>
                <w:szCs w:val="20"/>
              </w:rPr>
              <w:t>Qhov tshwm sim</w:t>
            </w:r>
            <w:r w:rsidR="002257F1" w:rsidRPr="002257F1">
              <w:rPr>
                <w:sz w:val="20"/>
                <w:szCs w:val="20"/>
              </w:rPr>
              <w:t xml:space="preserve"> Xyoo 2</w:t>
            </w:r>
          </w:p>
        </w:tc>
        <w:tc>
          <w:tcPr>
            <w:tcW w:w="2250" w:type="dxa"/>
            <w:shd w:val="clear" w:color="auto" w:fill="DBE5F1"/>
          </w:tcPr>
          <w:p w14:paraId="01AC750A" w14:textId="3D0BDDB8" w:rsidR="00E43EF1" w:rsidRPr="002257F1" w:rsidRDefault="000E40D2" w:rsidP="002257F1">
            <w:pPr>
              <w:pStyle w:val="TableParagraph"/>
              <w:spacing w:before="196"/>
              <w:ind w:left="385"/>
              <w:jc w:val="center"/>
              <w:rPr>
                <w:sz w:val="20"/>
                <w:szCs w:val="20"/>
              </w:rPr>
            </w:pPr>
            <w:r w:rsidRPr="002257F1">
              <w:rPr>
                <w:sz w:val="20"/>
                <w:szCs w:val="20"/>
              </w:rPr>
              <w:t>Qhov tshwm sim</w:t>
            </w:r>
            <w:r w:rsidR="002257F1" w:rsidRPr="002257F1">
              <w:rPr>
                <w:sz w:val="20"/>
                <w:szCs w:val="20"/>
              </w:rPr>
              <w:t xml:space="preserve"> Xyoo 3</w:t>
            </w:r>
          </w:p>
        </w:tc>
        <w:tc>
          <w:tcPr>
            <w:tcW w:w="3205" w:type="dxa"/>
            <w:shd w:val="clear" w:color="auto" w:fill="DBE5F1"/>
          </w:tcPr>
          <w:p w14:paraId="5012C262" w14:textId="765E6CC2" w:rsidR="00E43EF1" w:rsidRPr="002257F1" w:rsidRDefault="000E40D2">
            <w:pPr>
              <w:pStyle w:val="TableParagraph"/>
              <w:spacing w:before="58"/>
              <w:ind w:left="792" w:right="122" w:hanging="640"/>
              <w:rPr>
                <w:sz w:val="20"/>
                <w:szCs w:val="20"/>
              </w:rPr>
            </w:pPr>
            <w:r w:rsidRPr="002257F1">
              <w:rPr>
                <w:sz w:val="20"/>
                <w:szCs w:val="20"/>
              </w:rPr>
              <w:t>Xav Kom Muaj Qhov Zoo Tshaj rau</w:t>
            </w:r>
            <w:r w:rsidR="000F7687">
              <w:rPr>
                <w:sz w:val="20"/>
                <w:szCs w:val="20"/>
              </w:rPr>
              <w:t xml:space="preserve"> xyoo</w:t>
            </w:r>
            <w:r w:rsidRPr="002257F1">
              <w:rPr>
                <w:sz w:val="20"/>
                <w:szCs w:val="20"/>
              </w:rPr>
              <w:t xml:space="preserve"> 2023–24</w:t>
            </w:r>
          </w:p>
        </w:tc>
      </w:tr>
      <w:tr w:rsidR="00E43EF1" w14:paraId="29DA7D51" w14:textId="77777777" w:rsidTr="002257F1">
        <w:trPr>
          <w:trHeight w:val="2047"/>
        </w:trPr>
        <w:tc>
          <w:tcPr>
            <w:tcW w:w="2518" w:type="dxa"/>
          </w:tcPr>
          <w:p w14:paraId="7FC685FE" w14:textId="77777777" w:rsidR="00E43EF1" w:rsidRPr="005951D4" w:rsidRDefault="000E40D2">
            <w:pPr>
              <w:pStyle w:val="TableParagraph"/>
              <w:spacing w:before="58"/>
              <w:ind w:left="58"/>
            </w:pPr>
            <w:r w:rsidRPr="005951D4">
              <w:t>CAASPP</w:t>
            </w:r>
          </w:p>
        </w:tc>
        <w:tc>
          <w:tcPr>
            <w:tcW w:w="2727" w:type="dxa"/>
          </w:tcPr>
          <w:p w14:paraId="7E0F5748" w14:textId="77777777" w:rsidR="00E43EF1" w:rsidRPr="005951D4" w:rsidRDefault="000E40D2">
            <w:pPr>
              <w:pStyle w:val="TableParagraph"/>
              <w:spacing w:before="58"/>
              <w:ind w:left="58"/>
            </w:pPr>
            <w:r w:rsidRPr="005951D4">
              <w:t>2018--19:</w:t>
            </w:r>
          </w:p>
          <w:p w14:paraId="2D9468A8" w14:textId="0AB19E65" w:rsidR="00E43EF1" w:rsidRPr="005951D4" w:rsidRDefault="000E40D2">
            <w:pPr>
              <w:pStyle w:val="TableParagraph"/>
              <w:ind w:left="58" w:right="335"/>
            </w:pPr>
            <w:r w:rsidRPr="005951D4">
              <w:t>"</w:t>
            </w:r>
            <w:del w:id="880" w:author="Khamsaolee Xainhiaxang" w:date="2021-07-03T20:15:00Z">
              <w:r w:rsidRPr="005951D4" w:rsidDel="004E39B2">
                <w:delText xml:space="preserve">Ntawm </w:delText>
              </w:r>
            </w:del>
            <w:ins w:id="881" w:author="Khamsaolee Xainhiaxang" w:date="2021-07-03T20:15:00Z">
              <w:r w:rsidR="004E39B2">
                <w:t>Nyob rau</w:t>
              </w:r>
              <w:r w:rsidR="004E39B2" w:rsidRPr="005951D4">
                <w:t xml:space="preserve"> </w:t>
              </w:r>
            </w:ins>
            <w:r w:rsidRPr="005951D4">
              <w:t>los</w:t>
            </w:r>
            <w:r w:rsidR="00AA2E84" w:rsidRPr="005951D4">
              <w:t xml:space="preserve"> </w:t>
            </w:r>
            <w:r w:rsidRPr="005951D4">
              <w:t xml:space="preserve">sis Tshaj" </w:t>
            </w:r>
            <w:r w:rsidR="00AA2E84" w:rsidRPr="005951D4">
              <w:t>Ua Tau Raws Li Qib Kawm</w:t>
            </w:r>
          </w:p>
          <w:p w14:paraId="317FC67B" w14:textId="77777777" w:rsidR="00E43EF1" w:rsidRPr="005951D4" w:rsidRDefault="000E40D2">
            <w:pPr>
              <w:pStyle w:val="TableParagraph"/>
              <w:ind w:left="58"/>
            </w:pPr>
            <w:r w:rsidRPr="005951D4">
              <w:t>ELA: 37.32%</w:t>
            </w:r>
          </w:p>
          <w:p w14:paraId="0DEE212C" w14:textId="5073CA0D" w:rsidR="00E43EF1" w:rsidRPr="005951D4" w:rsidRDefault="00AA2E84" w:rsidP="004E39B2">
            <w:pPr>
              <w:pStyle w:val="TableParagraph"/>
              <w:ind w:left="58"/>
            </w:pPr>
            <w:r w:rsidRPr="005951D4">
              <w:t>L</w:t>
            </w:r>
            <w:del w:id="882" w:author="Khamsaolee Xainhiaxang" w:date="2021-07-03T20:13:00Z">
              <w:r w:rsidRPr="005951D4" w:rsidDel="004E39B2">
                <w:delText>aij</w:delText>
              </w:r>
              <w:r w:rsidR="000E40D2" w:rsidRPr="005951D4" w:rsidDel="004E39B2">
                <w:delText xml:space="preserve"> l</w:delText>
              </w:r>
            </w:del>
            <w:r w:rsidR="000E40D2" w:rsidRPr="005951D4">
              <w:t>ej: 28.82%</w:t>
            </w:r>
          </w:p>
        </w:tc>
        <w:tc>
          <w:tcPr>
            <w:tcW w:w="2160" w:type="dxa"/>
          </w:tcPr>
          <w:p w14:paraId="037B4937" w14:textId="77777777" w:rsidR="00E43EF1" w:rsidRPr="005951D4" w:rsidRDefault="00E43EF1">
            <w:pPr>
              <w:pStyle w:val="TableParagraph"/>
              <w:rPr>
                <w:rFonts w:ascii="Times New Roman"/>
              </w:rPr>
            </w:pPr>
          </w:p>
        </w:tc>
        <w:tc>
          <w:tcPr>
            <w:tcW w:w="2250" w:type="dxa"/>
          </w:tcPr>
          <w:p w14:paraId="2BB4673F" w14:textId="77777777" w:rsidR="00E43EF1" w:rsidRPr="005951D4" w:rsidRDefault="00E43EF1">
            <w:pPr>
              <w:pStyle w:val="TableParagraph"/>
              <w:rPr>
                <w:rFonts w:ascii="Times New Roman"/>
              </w:rPr>
            </w:pPr>
          </w:p>
        </w:tc>
        <w:tc>
          <w:tcPr>
            <w:tcW w:w="2250" w:type="dxa"/>
          </w:tcPr>
          <w:p w14:paraId="42E9B26E" w14:textId="77777777" w:rsidR="00E43EF1" w:rsidRPr="005951D4" w:rsidRDefault="00E43EF1">
            <w:pPr>
              <w:pStyle w:val="TableParagraph"/>
              <w:rPr>
                <w:rFonts w:ascii="Times New Roman"/>
              </w:rPr>
            </w:pPr>
          </w:p>
        </w:tc>
        <w:tc>
          <w:tcPr>
            <w:tcW w:w="3205" w:type="dxa"/>
          </w:tcPr>
          <w:p w14:paraId="1A6EF7EF" w14:textId="3F65BB03" w:rsidR="00E43EF1" w:rsidRPr="005951D4" w:rsidRDefault="000E40D2">
            <w:pPr>
              <w:pStyle w:val="TableParagraph"/>
              <w:spacing w:before="58"/>
              <w:ind w:left="57"/>
            </w:pPr>
            <w:r w:rsidRPr="005951D4">
              <w:t>2023--24: "</w:t>
            </w:r>
            <w:del w:id="883" w:author="Khamsaolee Xainhiaxang" w:date="2021-07-03T20:15:00Z">
              <w:r w:rsidRPr="005951D4" w:rsidDel="004E39B2">
                <w:delText xml:space="preserve">Ntawm </w:delText>
              </w:r>
            </w:del>
            <w:ins w:id="884" w:author="Khamsaolee Xainhiaxang" w:date="2021-07-03T20:15:00Z">
              <w:r w:rsidR="004E39B2">
                <w:t>Nyob rau</w:t>
              </w:r>
              <w:r w:rsidR="004E39B2" w:rsidRPr="005951D4">
                <w:t xml:space="preserve"> </w:t>
              </w:r>
            </w:ins>
            <w:r w:rsidRPr="005951D4">
              <w:t>los</w:t>
            </w:r>
            <w:r w:rsidR="00AA2E84" w:rsidRPr="005951D4">
              <w:t xml:space="preserve"> </w:t>
            </w:r>
            <w:r w:rsidRPr="005951D4">
              <w:t>sis</w:t>
            </w:r>
          </w:p>
          <w:p w14:paraId="5E0E5C8F" w14:textId="2922C28D" w:rsidR="00AA2E84" w:rsidRPr="005951D4" w:rsidRDefault="000E40D2">
            <w:pPr>
              <w:pStyle w:val="TableParagraph"/>
              <w:ind w:left="57" w:right="417"/>
            </w:pPr>
            <w:del w:id="885" w:author="Khamsaolee Xainhiaxang" w:date="2021-07-03T20:15:00Z">
              <w:r w:rsidRPr="005951D4" w:rsidDel="004E39B2">
                <w:delText>Saum toj no</w:delText>
              </w:r>
            </w:del>
            <w:ins w:id="886" w:author="Khamsaolee Xainhiaxang" w:date="2021-07-03T20:15:00Z">
              <w:r w:rsidR="004E39B2">
                <w:t>Siab dua</w:t>
              </w:r>
            </w:ins>
            <w:r w:rsidRPr="005951D4">
              <w:t xml:space="preserve"> "Ua Tau Raws Li Qib Kawm</w:t>
            </w:r>
          </w:p>
          <w:p w14:paraId="2E2A5ABA" w14:textId="6801B236" w:rsidR="00E43EF1" w:rsidRPr="005951D4" w:rsidRDefault="000E40D2">
            <w:pPr>
              <w:pStyle w:val="TableParagraph"/>
              <w:ind w:left="57" w:right="417"/>
            </w:pPr>
            <w:r w:rsidRPr="005951D4">
              <w:t>ELA: 50%</w:t>
            </w:r>
          </w:p>
          <w:p w14:paraId="29E74F50" w14:textId="6B01F535" w:rsidR="00E43EF1" w:rsidRPr="005951D4" w:rsidRDefault="00AA2E84" w:rsidP="004E39B2">
            <w:pPr>
              <w:pStyle w:val="TableParagraph"/>
              <w:ind w:left="57"/>
            </w:pPr>
            <w:r w:rsidRPr="005951D4">
              <w:t>Laij</w:t>
            </w:r>
            <w:r w:rsidR="000E40D2" w:rsidRPr="005951D4">
              <w:t xml:space="preserve"> </w:t>
            </w:r>
            <w:del w:id="887" w:author="Khamsaolee Xainhiaxang" w:date="2021-07-03T20:16:00Z">
              <w:r w:rsidR="000E40D2" w:rsidRPr="005951D4" w:rsidDel="004E39B2">
                <w:delText>l</w:delText>
              </w:r>
            </w:del>
            <w:del w:id="888" w:author="Khamsaolee Xainhiaxang" w:date="2021-07-03T20:15:00Z">
              <w:r w:rsidR="000E40D2" w:rsidRPr="005951D4" w:rsidDel="004E39B2">
                <w:delText>ej</w:delText>
              </w:r>
            </w:del>
            <w:r w:rsidR="000E40D2" w:rsidRPr="005951D4">
              <w:t>: 50%</w:t>
            </w:r>
          </w:p>
        </w:tc>
      </w:tr>
      <w:tr w:rsidR="00E43EF1" w14:paraId="1D85F0CF" w14:textId="77777777" w:rsidTr="002257F1">
        <w:trPr>
          <w:trHeight w:val="1219"/>
        </w:trPr>
        <w:tc>
          <w:tcPr>
            <w:tcW w:w="2518" w:type="dxa"/>
          </w:tcPr>
          <w:p w14:paraId="3E064A51" w14:textId="77777777" w:rsidR="00E43EF1" w:rsidRPr="005951D4" w:rsidRDefault="000E40D2">
            <w:pPr>
              <w:pStyle w:val="TableParagraph"/>
              <w:spacing w:before="58"/>
              <w:ind w:left="58" w:right="656"/>
            </w:pPr>
            <w:r w:rsidRPr="005951D4">
              <w:t>Cheeb Tsam CAASPP Kev Loj Hlob</w:t>
            </w:r>
          </w:p>
        </w:tc>
        <w:tc>
          <w:tcPr>
            <w:tcW w:w="2727" w:type="dxa"/>
          </w:tcPr>
          <w:p w14:paraId="125DE09E" w14:textId="77777777" w:rsidR="00E43EF1" w:rsidRPr="005951D4" w:rsidRDefault="000E40D2">
            <w:pPr>
              <w:pStyle w:val="TableParagraph"/>
              <w:spacing w:before="58"/>
              <w:ind w:left="58"/>
            </w:pPr>
            <w:r w:rsidRPr="005951D4">
              <w:t>2018-19</w:t>
            </w:r>
          </w:p>
          <w:p w14:paraId="367EC30C" w14:textId="2A605A63" w:rsidR="00E43EF1" w:rsidRPr="005951D4" w:rsidRDefault="000E40D2">
            <w:pPr>
              <w:pStyle w:val="TableParagraph"/>
              <w:ind w:left="58"/>
            </w:pPr>
            <w:del w:id="889" w:author="Khamsaolee Xainhiaxang" w:date="2021-07-03T20:14:00Z">
              <w:r w:rsidRPr="005951D4" w:rsidDel="004E39B2">
                <w:delText xml:space="preserve">Kev Loj Hlob Ntawm </w:delText>
              </w:r>
            </w:del>
            <w:r w:rsidRPr="005951D4">
              <w:t>ELA</w:t>
            </w:r>
            <w:ins w:id="890" w:author="Khamsaolee Xainhiaxang" w:date="2021-07-03T20:14:00Z">
              <w:r w:rsidR="004E39B2" w:rsidRPr="005951D4">
                <w:t xml:space="preserve"> Loj Hlob</w:t>
              </w:r>
            </w:ins>
            <w:r w:rsidRPr="005951D4">
              <w:t>: 2%</w:t>
            </w:r>
          </w:p>
          <w:p w14:paraId="380D7F4C" w14:textId="7822CAC7" w:rsidR="00E43EF1" w:rsidRPr="005951D4" w:rsidRDefault="000E40D2" w:rsidP="004E39B2">
            <w:pPr>
              <w:pStyle w:val="TableParagraph"/>
              <w:ind w:left="58"/>
            </w:pPr>
            <w:r w:rsidRPr="005951D4">
              <w:t xml:space="preserve">Lej </w:t>
            </w:r>
            <w:del w:id="891" w:author="Khamsaolee Xainhiaxang" w:date="2021-07-03T20:13:00Z">
              <w:r w:rsidRPr="005951D4" w:rsidDel="004E39B2">
                <w:delText xml:space="preserve">Kev </w:delText>
              </w:r>
            </w:del>
            <w:r w:rsidRPr="005951D4">
              <w:t>Loj Hlob: 2%</w:t>
            </w:r>
          </w:p>
        </w:tc>
        <w:tc>
          <w:tcPr>
            <w:tcW w:w="2160" w:type="dxa"/>
          </w:tcPr>
          <w:p w14:paraId="78D95B93" w14:textId="77777777" w:rsidR="00E43EF1" w:rsidRPr="005951D4" w:rsidRDefault="00E43EF1">
            <w:pPr>
              <w:pStyle w:val="TableParagraph"/>
              <w:rPr>
                <w:rFonts w:ascii="Times New Roman"/>
              </w:rPr>
            </w:pPr>
          </w:p>
        </w:tc>
        <w:tc>
          <w:tcPr>
            <w:tcW w:w="2250" w:type="dxa"/>
          </w:tcPr>
          <w:p w14:paraId="459B15DB" w14:textId="77777777" w:rsidR="00E43EF1" w:rsidRPr="005951D4" w:rsidRDefault="00E43EF1">
            <w:pPr>
              <w:pStyle w:val="TableParagraph"/>
              <w:rPr>
                <w:rFonts w:ascii="Times New Roman"/>
              </w:rPr>
            </w:pPr>
          </w:p>
        </w:tc>
        <w:tc>
          <w:tcPr>
            <w:tcW w:w="2250" w:type="dxa"/>
          </w:tcPr>
          <w:p w14:paraId="69A24B59" w14:textId="77777777" w:rsidR="00E43EF1" w:rsidRPr="005951D4" w:rsidRDefault="00E43EF1">
            <w:pPr>
              <w:pStyle w:val="TableParagraph"/>
              <w:rPr>
                <w:rFonts w:ascii="Times New Roman"/>
              </w:rPr>
            </w:pPr>
          </w:p>
        </w:tc>
        <w:tc>
          <w:tcPr>
            <w:tcW w:w="3205" w:type="dxa"/>
          </w:tcPr>
          <w:p w14:paraId="1231788A" w14:textId="77777777" w:rsidR="00E43EF1" w:rsidRPr="005951D4" w:rsidRDefault="000E40D2">
            <w:pPr>
              <w:pStyle w:val="TableParagraph"/>
              <w:spacing w:before="58"/>
              <w:ind w:left="57"/>
            </w:pPr>
            <w:r w:rsidRPr="005951D4">
              <w:t>2023--24:</w:t>
            </w:r>
          </w:p>
          <w:p w14:paraId="0EEA0C7E" w14:textId="3B9E13A1" w:rsidR="00E43EF1" w:rsidRPr="005951D4" w:rsidRDefault="000E40D2">
            <w:pPr>
              <w:pStyle w:val="TableParagraph"/>
              <w:ind w:left="57"/>
            </w:pPr>
            <w:del w:id="892" w:author="Khamsaolee Xainhiaxang" w:date="2021-07-03T20:16:00Z">
              <w:r w:rsidRPr="005951D4" w:rsidDel="003F38AD">
                <w:delText xml:space="preserve">Kev Loj Hlob Ntawm </w:delText>
              </w:r>
            </w:del>
            <w:r w:rsidRPr="005951D4">
              <w:t>ELA</w:t>
            </w:r>
            <w:ins w:id="893" w:author="Khamsaolee Xainhiaxang" w:date="2021-07-03T20:16:00Z">
              <w:r w:rsidR="003F38AD">
                <w:t xml:space="preserve"> </w:t>
              </w:r>
              <w:r w:rsidR="003F38AD" w:rsidRPr="005951D4">
                <w:t>Loj Hlob</w:t>
              </w:r>
            </w:ins>
            <w:r w:rsidRPr="005951D4">
              <w:t>: 14%</w:t>
            </w:r>
          </w:p>
          <w:p w14:paraId="43EE06C1" w14:textId="2E9F5A45" w:rsidR="00E43EF1" w:rsidRPr="005951D4" w:rsidRDefault="00AA2E84" w:rsidP="003F38AD">
            <w:pPr>
              <w:pStyle w:val="TableParagraph"/>
              <w:ind w:left="57"/>
            </w:pPr>
            <w:r w:rsidRPr="005951D4">
              <w:t xml:space="preserve">Lej </w:t>
            </w:r>
            <w:del w:id="894" w:author="Khamsaolee Xainhiaxang" w:date="2021-07-03T20:16:00Z">
              <w:r w:rsidR="000E40D2" w:rsidRPr="005951D4" w:rsidDel="003F38AD">
                <w:delText xml:space="preserve">Kev </w:delText>
              </w:r>
            </w:del>
            <w:r w:rsidR="000E40D2" w:rsidRPr="005951D4">
              <w:t>Loj Hlob: 23%</w:t>
            </w:r>
          </w:p>
        </w:tc>
      </w:tr>
      <w:tr w:rsidR="00E43EF1" w14:paraId="61B83D3D" w14:textId="77777777" w:rsidTr="002257F1">
        <w:trPr>
          <w:trHeight w:val="1219"/>
        </w:trPr>
        <w:tc>
          <w:tcPr>
            <w:tcW w:w="2518" w:type="dxa"/>
          </w:tcPr>
          <w:p w14:paraId="3673EEBF" w14:textId="44FCC12F" w:rsidR="00E43EF1" w:rsidRPr="005951D4" w:rsidRDefault="003F38AD" w:rsidP="003F38AD">
            <w:pPr>
              <w:pStyle w:val="TableParagraph"/>
              <w:spacing w:before="58"/>
              <w:ind w:left="58" w:right="722"/>
            </w:pPr>
            <w:ins w:id="895" w:author="Khamsaolee Xainhiaxang" w:date="2021-07-03T20:22:00Z">
              <w:r>
                <w:t>Cov xibfwb qhia tsis yog xaim</w:t>
              </w:r>
            </w:ins>
            <w:del w:id="896" w:author="Khamsaolee Xainhiaxang" w:date="2021-07-03T20:23:00Z">
              <w:r w:rsidR="000E40D2" w:rsidRPr="005951D4" w:rsidDel="003F38AD">
                <w:delText>Tus nqi qhia ntawv ntawm xibfwb</w:delText>
              </w:r>
            </w:del>
          </w:p>
        </w:tc>
        <w:tc>
          <w:tcPr>
            <w:tcW w:w="2727" w:type="dxa"/>
          </w:tcPr>
          <w:p w14:paraId="189ADC0C" w14:textId="77777777" w:rsidR="00E43EF1" w:rsidRPr="005951D4" w:rsidRDefault="000E40D2">
            <w:pPr>
              <w:pStyle w:val="TableParagraph"/>
              <w:spacing w:before="58"/>
              <w:ind w:left="58" w:right="95"/>
            </w:pPr>
            <w:r w:rsidRPr="005951D4">
              <w:t>Peb cov ntaub ntawv tam sim no los ntawm SARCs yog cov hauv qab no</w:t>
            </w:r>
          </w:p>
        </w:tc>
        <w:tc>
          <w:tcPr>
            <w:tcW w:w="2160" w:type="dxa"/>
          </w:tcPr>
          <w:p w14:paraId="07F876DA" w14:textId="77777777" w:rsidR="00E43EF1" w:rsidRPr="005951D4" w:rsidRDefault="00E43EF1">
            <w:pPr>
              <w:pStyle w:val="TableParagraph"/>
              <w:rPr>
                <w:rFonts w:ascii="Times New Roman"/>
              </w:rPr>
            </w:pPr>
          </w:p>
        </w:tc>
        <w:tc>
          <w:tcPr>
            <w:tcW w:w="2250" w:type="dxa"/>
          </w:tcPr>
          <w:p w14:paraId="61F44F67" w14:textId="77777777" w:rsidR="00E43EF1" w:rsidRPr="005951D4" w:rsidRDefault="00E43EF1">
            <w:pPr>
              <w:pStyle w:val="TableParagraph"/>
              <w:rPr>
                <w:rFonts w:ascii="Times New Roman"/>
              </w:rPr>
            </w:pPr>
          </w:p>
        </w:tc>
        <w:tc>
          <w:tcPr>
            <w:tcW w:w="2250" w:type="dxa"/>
          </w:tcPr>
          <w:p w14:paraId="749703D2" w14:textId="77777777" w:rsidR="00E43EF1" w:rsidRPr="005951D4" w:rsidRDefault="00E43EF1">
            <w:pPr>
              <w:pStyle w:val="TableParagraph"/>
              <w:rPr>
                <w:rFonts w:ascii="Times New Roman"/>
              </w:rPr>
            </w:pPr>
          </w:p>
        </w:tc>
        <w:tc>
          <w:tcPr>
            <w:tcW w:w="3205" w:type="dxa"/>
          </w:tcPr>
          <w:p w14:paraId="607A9496" w14:textId="77777777" w:rsidR="00E43EF1" w:rsidRPr="005951D4" w:rsidRDefault="000E40D2">
            <w:pPr>
              <w:pStyle w:val="TableParagraph"/>
              <w:spacing w:before="58"/>
              <w:ind w:left="57"/>
            </w:pPr>
            <w:r w:rsidRPr="005951D4">
              <w:t>2023-24:</w:t>
            </w:r>
          </w:p>
          <w:p w14:paraId="59A31DBA" w14:textId="78C6A554" w:rsidR="00E43EF1" w:rsidRPr="005951D4" w:rsidRDefault="000E40D2" w:rsidP="00FB3ABE">
            <w:pPr>
              <w:pStyle w:val="TableParagraph"/>
              <w:ind w:left="57" w:right="327"/>
            </w:pPr>
            <w:del w:id="897" w:author="Khamsaolee Xainhiaxang" w:date="2021-07-03T20:42:00Z">
              <w:r w:rsidRPr="005951D4" w:rsidDel="00E966ED">
                <w:delText xml:space="preserve">Kev ua txhaum tsis zoo ntawm </w:delText>
              </w:r>
            </w:del>
            <w:r w:rsidRPr="005951D4">
              <w:t>cov xib</w:t>
            </w:r>
            <w:r w:rsidR="00FB3ABE" w:rsidRPr="005951D4">
              <w:t xml:space="preserve"> </w:t>
            </w:r>
            <w:r w:rsidRPr="005951D4">
              <w:t xml:space="preserve">fwb </w:t>
            </w:r>
            <w:ins w:id="898" w:author="Khamsaolee Xainhiaxang" w:date="2021-07-03T20:42:00Z">
              <w:r w:rsidR="00E966ED">
                <w:t xml:space="preserve">qhia tsis yog xaim </w:t>
              </w:r>
            </w:ins>
            <w:r w:rsidRPr="005951D4">
              <w:t>ntawm Cov Neeg Kawm Lus Askiv</w:t>
            </w:r>
          </w:p>
        </w:tc>
      </w:tr>
    </w:tbl>
    <w:p w14:paraId="741230BD" w14:textId="77777777" w:rsidR="00E43EF1" w:rsidRDefault="00E43EF1">
      <w:pPr>
        <w:jc w:val="both"/>
        <w:rPr>
          <w:sz w:val="24"/>
        </w:rPr>
        <w:sectPr w:rsidR="00E43EF1">
          <w:pgSz w:w="15840" w:h="12240" w:orient="landscape"/>
          <w:pgMar w:top="660" w:right="120" w:bottom="560" w:left="120" w:header="0" w:footer="284" w:gutter="0"/>
          <w:cols w:space="720"/>
        </w:sectPr>
      </w:pPr>
    </w:p>
    <w:tbl>
      <w:tblPr>
        <w:tblW w:w="0" w:type="auto"/>
        <w:tblInd w:w="250"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left w:w="0" w:type="dxa"/>
          <w:right w:w="0" w:type="dxa"/>
        </w:tblCellMar>
        <w:tblLook w:val="01E0" w:firstRow="1" w:lastRow="1" w:firstColumn="1" w:lastColumn="1" w:noHBand="0" w:noVBand="0"/>
      </w:tblPr>
      <w:tblGrid>
        <w:gridCol w:w="2518"/>
        <w:gridCol w:w="2727"/>
        <w:gridCol w:w="2160"/>
        <w:gridCol w:w="2250"/>
        <w:gridCol w:w="2250"/>
        <w:gridCol w:w="3205"/>
        <w:tblGridChange w:id="899">
          <w:tblGrid>
            <w:gridCol w:w="2518"/>
            <w:gridCol w:w="2727"/>
            <w:gridCol w:w="2160"/>
            <w:gridCol w:w="2250"/>
            <w:gridCol w:w="2250"/>
            <w:gridCol w:w="3205"/>
          </w:tblGrid>
        </w:tblGridChange>
      </w:tblGrid>
      <w:tr w:rsidR="005951D4" w14:paraId="215F17B9" w14:textId="77777777" w:rsidTr="00223609">
        <w:trPr>
          <w:trHeight w:val="667"/>
        </w:trPr>
        <w:tc>
          <w:tcPr>
            <w:tcW w:w="2518" w:type="dxa"/>
            <w:shd w:val="clear" w:color="auto" w:fill="DBE5F1"/>
          </w:tcPr>
          <w:p w14:paraId="78E4ABDB" w14:textId="06992782" w:rsidR="005951D4" w:rsidRDefault="00D26234" w:rsidP="00D26234">
            <w:pPr>
              <w:pStyle w:val="TableParagraph"/>
              <w:spacing w:before="192"/>
              <w:ind w:right="902"/>
              <w:rPr>
                <w:sz w:val="24"/>
              </w:rPr>
            </w:pPr>
            <w:r>
              <w:rPr>
                <w:sz w:val="20"/>
                <w:szCs w:val="20"/>
              </w:rPr>
              <w:lastRenderedPageBreak/>
              <w:t xml:space="preserve">    Cov Cuab Yeej</w:t>
            </w:r>
          </w:p>
        </w:tc>
        <w:tc>
          <w:tcPr>
            <w:tcW w:w="2727" w:type="dxa"/>
            <w:shd w:val="clear" w:color="auto" w:fill="DBE5F1"/>
          </w:tcPr>
          <w:p w14:paraId="77A1F1A8" w14:textId="0655EB46" w:rsidR="005951D4" w:rsidRDefault="005951D4" w:rsidP="005951D4">
            <w:pPr>
              <w:pStyle w:val="TableParagraph"/>
              <w:spacing w:before="192"/>
              <w:ind w:left="798"/>
              <w:rPr>
                <w:sz w:val="24"/>
              </w:rPr>
            </w:pPr>
            <w:r w:rsidRPr="002257F1">
              <w:rPr>
                <w:sz w:val="20"/>
                <w:szCs w:val="20"/>
              </w:rPr>
              <w:t>Lub hauv paus</w:t>
            </w:r>
          </w:p>
        </w:tc>
        <w:tc>
          <w:tcPr>
            <w:tcW w:w="2160" w:type="dxa"/>
            <w:shd w:val="clear" w:color="auto" w:fill="DBE5F1"/>
          </w:tcPr>
          <w:p w14:paraId="1AC0B90A" w14:textId="233D0B99" w:rsidR="005951D4" w:rsidRDefault="005951D4" w:rsidP="00223609">
            <w:pPr>
              <w:pStyle w:val="TableParagraph"/>
              <w:spacing w:before="192"/>
              <w:ind w:left="385"/>
              <w:jc w:val="center"/>
              <w:rPr>
                <w:sz w:val="24"/>
              </w:rPr>
            </w:pPr>
            <w:r w:rsidRPr="002257F1">
              <w:rPr>
                <w:sz w:val="20"/>
                <w:szCs w:val="20"/>
              </w:rPr>
              <w:t>Qhov tshwm sim Xyoo 1</w:t>
            </w:r>
          </w:p>
        </w:tc>
        <w:tc>
          <w:tcPr>
            <w:tcW w:w="2250" w:type="dxa"/>
            <w:shd w:val="clear" w:color="auto" w:fill="DBE5F1"/>
          </w:tcPr>
          <w:p w14:paraId="6E87639C" w14:textId="356B6929" w:rsidR="005951D4" w:rsidRDefault="005951D4" w:rsidP="00223609">
            <w:pPr>
              <w:pStyle w:val="TableParagraph"/>
              <w:spacing w:before="192"/>
              <w:ind w:left="385"/>
              <w:jc w:val="center"/>
              <w:rPr>
                <w:sz w:val="24"/>
              </w:rPr>
            </w:pPr>
            <w:r w:rsidRPr="002257F1">
              <w:rPr>
                <w:sz w:val="20"/>
                <w:szCs w:val="20"/>
              </w:rPr>
              <w:t>Qhov tshwm sim Xyoo 2</w:t>
            </w:r>
          </w:p>
        </w:tc>
        <w:tc>
          <w:tcPr>
            <w:tcW w:w="2250" w:type="dxa"/>
            <w:shd w:val="clear" w:color="auto" w:fill="DBE5F1"/>
          </w:tcPr>
          <w:p w14:paraId="5B05539A" w14:textId="5672C26B" w:rsidR="005951D4" w:rsidRDefault="005951D4" w:rsidP="00223609">
            <w:pPr>
              <w:pStyle w:val="TableParagraph"/>
              <w:spacing w:before="192"/>
              <w:ind w:left="385"/>
              <w:jc w:val="center"/>
              <w:rPr>
                <w:sz w:val="24"/>
              </w:rPr>
            </w:pPr>
            <w:r w:rsidRPr="002257F1">
              <w:rPr>
                <w:sz w:val="20"/>
                <w:szCs w:val="20"/>
              </w:rPr>
              <w:t>Qhov tshwm sim Xyoo 3</w:t>
            </w:r>
          </w:p>
        </w:tc>
        <w:tc>
          <w:tcPr>
            <w:tcW w:w="3205" w:type="dxa"/>
            <w:shd w:val="clear" w:color="auto" w:fill="DBE5F1"/>
          </w:tcPr>
          <w:p w14:paraId="76652591" w14:textId="1677F8EE" w:rsidR="005951D4" w:rsidRDefault="005951D4" w:rsidP="005951D4">
            <w:pPr>
              <w:pStyle w:val="TableParagraph"/>
              <w:spacing w:before="54"/>
              <w:ind w:left="792" w:right="122" w:hanging="640"/>
              <w:rPr>
                <w:sz w:val="24"/>
              </w:rPr>
            </w:pPr>
            <w:r w:rsidRPr="002257F1">
              <w:rPr>
                <w:sz w:val="20"/>
                <w:szCs w:val="20"/>
              </w:rPr>
              <w:t>Xav Kom Muaj Qhov Zoo Tshaj rau 2023–24</w:t>
            </w:r>
          </w:p>
        </w:tc>
      </w:tr>
      <w:tr w:rsidR="00E43EF1" w14:paraId="62D3493F" w14:textId="77777777" w:rsidTr="00223609">
        <w:trPr>
          <w:trHeight w:val="884"/>
        </w:trPr>
        <w:tc>
          <w:tcPr>
            <w:tcW w:w="2518" w:type="dxa"/>
            <w:vMerge w:val="restart"/>
          </w:tcPr>
          <w:p w14:paraId="581DEB59" w14:textId="77777777" w:rsidR="00E43EF1" w:rsidRPr="002A2D3D" w:rsidRDefault="00E43EF1">
            <w:pPr>
              <w:pStyle w:val="TableParagraph"/>
              <w:rPr>
                <w:rFonts w:ascii="Times New Roman"/>
                <w:sz w:val="20"/>
                <w:szCs w:val="20"/>
              </w:rPr>
            </w:pPr>
          </w:p>
        </w:tc>
        <w:tc>
          <w:tcPr>
            <w:tcW w:w="2727" w:type="dxa"/>
            <w:tcBorders>
              <w:bottom w:val="nil"/>
            </w:tcBorders>
          </w:tcPr>
          <w:p w14:paraId="73206C3B" w14:textId="3BB242C6" w:rsidR="00E43EF1" w:rsidRPr="002A2D3D" w:rsidRDefault="00532D91" w:rsidP="00E966ED">
            <w:pPr>
              <w:pStyle w:val="TableParagraph"/>
              <w:spacing w:before="54"/>
              <w:ind w:left="58" w:right="41"/>
              <w:rPr>
                <w:sz w:val="20"/>
                <w:szCs w:val="20"/>
              </w:rPr>
            </w:pPr>
            <w:r w:rsidRPr="002A2D3D">
              <w:rPr>
                <w:sz w:val="20"/>
                <w:szCs w:val="20"/>
              </w:rPr>
              <w:t xml:space="preserve">Xib fwb qhia tsis ncaj </w:t>
            </w:r>
            <w:del w:id="900" w:author="Khamsaolee Xainhiaxang" w:date="2021-07-03T20:43:00Z">
              <w:r w:rsidRPr="002A2D3D" w:rsidDel="00E966ED">
                <w:rPr>
                  <w:sz w:val="20"/>
                  <w:szCs w:val="20"/>
                </w:rPr>
                <w:delText xml:space="preserve">rau tus nqi </w:delText>
              </w:r>
            </w:del>
            <w:ins w:id="901" w:author="Khamsaolee Xainhiaxang" w:date="2021-07-03T20:43:00Z">
              <w:r w:rsidR="00E966ED">
                <w:rPr>
                  <w:sz w:val="20"/>
                  <w:szCs w:val="20"/>
                </w:rPr>
                <w:t xml:space="preserve">xaim </w:t>
              </w:r>
            </w:ins>
            <w:r w:rsidR="006C166B" w:rsidRPr="002A2D3D">
              <w:rPr>
                <w:sz w:val="20"/>
                <w:szCs w:val="20"/>
              </w:rPr>
              <w:t xml:space="preserve">ntawm xyoo </w:t>
            </w:r>
            <w:r w:rsidRPr="002A2D3D">
              <w:rPr>
                <w:sz w:val="20"/>
                <w:szCs w:val="20"/>
              </w:rPr>
              <w:t>2019-</w:t>
            </w:r>
            <w:r w:rsidR="0087743C" w:rsidRPr="002A2D3D">
              <w:rPr>
                <w:sz w:val="20"/>
                <w:szCs w:val="20"/>
              </w:rPr>
              <w:t xml:space="preserve"> </w:t>
            </w:r>
            <w:r w:rsidRPr="002A2D3D">
              <w:rPr>
                <w:sz w:val="20"/>
                <w:szCs w:val="20"/>
              </w:rPr>
              <w:t>2020</w:t>
            </w:r>
          </w:p>
        </w:tc>
        <w:tc>
          <w:tcPr>
            <w:tcW w:w="2160" w:type="dxa"/>
            <w:vMerge w:val="restart"/>
          </w:tcPr>
          <w:p w14:paraId="3DE4FA89" w14:textId="77777777" w:rsidR="00E43EF1" w:rsidRPr="002A2D3D" w:rsidRDefault="00E43EF1">
            <w:pPr>
              <w:pStyle w:val="TableParagraph"/>
              <w:rPr>
                <w:rFonts w:ascii="Times New Roman"/>
                <w:sz w:val="20"/>
                <w:szCs w:val="20"/>
              </w:rPr>
            </w:pPr>
          </w:p>
        </w:tc>
        <w:tc>
          <w:tcPr>
            <w:tcW w:w="2250" w:type="dxa"/>
            <w:vMerge w:val="restart"/>
          </w:tcPr>
          <w:p w14:paraId="146C3137" w14:textId="77777777" w:rsidR="00E43EF1" w:rsidRPr="002A2D3D" w:rsidRDefault="00E43EF1">
            <w:pPr>
              <w:pStyle w:val="TableParagraph"/>
              <w:rPr>
                <w:rFonts w:ascii="Times New Roman"/>
                <w:sz w:val="20"/>
                <w:szCs w:val="20"/>
              </w:rPr>
            </w:pPr>
          </w:p>
        </w:tc>
        <w:tc>
          <w:tcPr>
            <w:tcW w:w="2250" w:type="dxa"/>
            <w:vMerge w:val="restart"/>
          </w:tcPr>
          <w:p w14:paraId="15A8BD7C" w14:textId="77777777" w:rsidR="00E43EF1" w:rsidRPr="002A2D3D" w:rsidRDefault="00E43EF1">
            <w:pPr>
              <w:pStyle w:val="TableParagraph"/>
              <w:rPr>
                <w:rFonts w:ascii="Times New Roman"/>
                <w:sz w:val="20"/>
                <w:szCs w:val="20"/>
              </w:rPr>
            </w:pPr>
          </w:p>
        </w:tc>
        <w:tc>
          <w:tcPr>
            <w:tcW w:w="3205" w:type="dxa"/>
            <w:tcBorders>
              <w:bottom w:val="nil"/>
            </w:tcBorders>
          </w:tcPr>
          <w:p w14:paraId="057A01DC" w14:textId="4A19CACA" w:rsidR="00E43EF1" w:rsidRPr="002A2D3D" w:rsidRDefault="000E40D2">
            <w:pPr>
              <w:pStyle w:val="TableParagraph"/>
              <w:spacing w:before="54"/>
              <w:ind w:left="57"/>
              <w:rPr>
                <w:sz w:val="20"/>
                <w:szCs w:val="20"/>
              </w:rPr>
            </w:pPr>
            <w:r w:rsidRPr="002A2D3D">
              <w:rPr>
                <w:sz w:val="20"/>
                <w:szCs w:val="20"/>
              </w:rPr>
              <w:t>Qib</w:t>
            </w:r>
            <w:r w:rsidR="002A2D3D" w:rsidRPr="002A2D3D">
              <w:rPr>
                <w:sz w:val="20"/>
                <w:szCs w:val="20"/>
              </w:rPr>
              <w:t xml:space="preserve"> Thawj</w:t>
            </w:r>
            <w:r w:rsidRPr="002A2D3D">
              <w:rPr>
                <w:sz w:val="20"/>
                <w:szCs w:val="20"/>
              </w:rPr>
              <w:t>: 0%</w:t>
            </w:r>
          </w:p>
          <w:p w14:paraId="34A61729" w14:textId="2A7F8875" w:rsidR="00E43EF1" w:rsidRPr="002A2D3D" w:rsidRDefault="002A2D3D">
            <w:pPr>
              <w:pStyle w:val="TableParagraph"/>
              <w:ind w:left="57"/>
              <w:rPr>
                <w:sz w:val="20"/>
                <w:szCs w:val="20"/>
              </w:rPr>
            </w:pPr>
            <w:r w:rsidRPr="002A2D3D">
              <w:rPr>
                <w:sz w:val="20"/>
                <w:szCs w:val="20"/>
              </w:rPr>
              <w:t>Qhib</w:t>
            </w:r>
            <w:r w:rsidR="000E40D2" w:rsidRPr="002A2D3D">
              <w:rPr>
                <w:sz w:val="20"/>
                <w:szCs w:val="20"/>
              </w:rPr>
              <w:t xml:space="preserve"> Ob: 0%</w:t>
            </w:r>
          </w:p>
        </w:tc>
      </w:tr>
      <w:tr w:rsidR="00E43EF1" w14:paraId="4068DD77" w14:textId="77777777" w:rsidTr="00223609">
        <w:trPr>
          <w:trHeight w:val="2059"/>
        </w:trPr>
        <w:tc>
          <w:tcPr>
            <w:tcW w:w="2518" w:type="dxa"/>
            <w:vMerge/>
            <w:tcBorders>
              <w:top w:val="nil"/>
            </w:tcBorders>
          </w:tcPr>
          <w:p w14:paraId="5EADEF6B" w14:textId="77777777" w:rsidR="00E43EF1" w:rsidRPr="002A2D3D" w:rsidRDefault="00E43EF1">
            <w:pPr>
              <w:rPr>
                <w:sz w:val="20"/>
                <w:szCs w:val="20"/>
              </w:rPr>
            </w:pPr>
          </w:p>
        </w:tc>
        <w:tc>
          <w:tcPr>
            <w:tcW w:w="2727" w:type="dxa"/>
            <w:tcBorders>
              <w:top w:val="nil"/>
              <w:bottom w:val="nil"/>
            </w:tcBorders>
          </w:tcPr>
          <w:p w14:paraId="51C6CD89" w14:textId="77777777" w:rsidR="00E43EF1" w:rsidRPr="002A2D3D" w:rsidRDefault="00E43EF1">
            <w:pPr>
              <w:pStyle w:val="TableParagraph"/>
              <w:spacing w:before="10"/>
              <w:rPr>
                <w:b/>
                <w:sz w:val="20"/>
                <w:szCs w:val="20"/>
              </w:rPr>
            </w:pPr>
          </w:p>
          <w:p w14:paraId="2937146A" w14:textId="77777777" w:rsidR="00E966ED" w:rsidRDefault="000E40D2">
            <w:pPr>
              <w:pStyle w:val="TableParagraph"/>
              <w:ind w:left="58" w:right="308"/>
              <w:rPr>
                <w:ins w:id="902" w:author="Khamsaolee Xainhiaxang" w:date="2021-07-03T20:44:00Z"/>
                <w:sz w:val="20"/>
                <w:szCs w:val="20"/>
              </w:rPr>
            </w:pPr>
            <w:del w:id="903" w:author="Khamsaolee Xainhiaxang" w:date="2021-07-03T20:44:00Z">
              <w:r w:rsidRPr="002A2D3D" w:rsidDel="00E966ED">
                <w:rPr>
                  <w:sz w:val="20"/>
                  <w:szCs w:val="20"/>
                </w:rPr>
                <w:delText xml:space="preserve">Kev ua txhaum ntawm </w:delText>
              </w:r>
            </w:del>
            <w:r w:rsidRPr="002A2D3D">
              <w:rPr>
                <w:sz w:val="20"/>
                <w:szCs w:val="20"/>
              </w:rPr>
              <w:t>cov xib</w:t>
            </w:r>
            <w:r w:rsidR="004B63A8" w:rsidRPr="002A2D3D">
              <w:rPr>
                <w:sz w:val="20"/>
                <w:szCs w:val="20"/>
              </w:rPr>
              <w:t xml:space="preserve"> </w:t>
            </w:r>
            <w:r w:rsidRPr="002A2D3D">
              <w:rPr>
                <w:sz w:val="20"/>
                <w:szCs w:val="20"/>
              </w:rPr>
              <w:t xml:space="preserve">fwb </w:t>
            </w:r>
            <w:ins w:id="904" w:author="Khamsaolee Xainhiaxang" w:date="2021-07-03T20:44:00Z">
              <w:r w:rsidR="00E966ED">
                <w:t>qhia tsis yog xaim</w:t>
              </w:r>
              <w:r w:rsidR="00E966ED" w:rsidRPr="002A2D3D">
                <w:rPr>
                  <w:sz w:val="20"/>
                  <w:szCs w:val="20"/>
                </w:rPr>
                <w:t xml:space="preserve"> </w:t>
              </w:r>
            </w:ins>
            <w:r w:rsidRPr="002A2D3D">
              <w:rPr>
                <w:sz w:val="20"/>
                <w:szCs w:val="20"/>
              </w:rPr>
              <w:t xml:space="preserve">ntawm Cov Kawm Lus Askiv </w:t>
            </w:r>
          </w:p>
          <w:p w14:paraId="52C7EFAA" w14:textId="6C558E0A" w:rsidR="00E43EF1" w:rsidRPr="002A2D3D" w:rsidRDefault="00337AA8">
            <w:pPr>
              <w:pStyle w:val="TableParagraph"/>
              <w:ind w:left="58" w:right="308"/>
              <w:rPr>
                <w:sz w:val="20"/>
                <w:szCs w:val="20"/>
              </w:rPr>
            </w:pPr>
            <w:r w:rsidRPr="002A2D3D">
              <w:rPr>
                <w:sz w:val="20"/>
                <w:szCs w:val="20"/>
              </w:rPr>
              <w:t>Qib Thawj</w:t>
            </w:r>
            <w:r w:rsidR="000E40D2" w:rsidRPr="002A2D3D">
              <w:rPr>
                <w:sz w:val="20"/>
                <w:szCs w:val="20"/>
              </w:rPr>
              <w:t>: 0%</w:t>
            </w:r>
          </w:p>
          <w:p w14:paraId="5B422000" w14:textId="46BDB815" w:rsidR="00E43EF1" w:rsidRPr="002A2D3D" w:rsidRDefault="00337AA8">
            <w:pPr>
              <w:pStyle w:val="TableParagraph"/>
              <w:ind w:left="58" w:right="382"/>
              <w:rPr>
                <w:sz w:val="20"/>
                <w:szCs w:val="20"/>
              </w:rPr>
            </w:pPr>
            <w:r w:rsidRPr="002A2D3D">
              <w:rPr>
                <w:sz w:val="20"/>
                <w:szCs w:val="20"/>
              </w:rPr>
              <w:t>Qib</w:t>
            </w:r>
            <w:r w:rsidR="000E40D2" w:rsidRPr="002A2D3D">
              <w:rPr>
                <w:sz w:val="20"/>
                <w:szCs w:val="20"/>
              </w:rPr>
              <w:t xml:space="preserve"> Ob: &lt;1% (3 tag nrho)</w:t>
            </w:r>
          </w:p>
        </w:tc>
        <w:tc>
          <w:tcPr>
            <w:tcW w:w="2160" w:type="dxa"/>
            <w:vMerge/>
            <w:tcBorders>
              <w:top w:val="nil"/>
            </w:tcBorders>
          </w:tcPr>
          <w:p w14:paraId="12D298A3" w14:textId="77777777" w:rsidR="00E43EF1" w:rsidRPr="002A2D3D" w:rsidRDefault="00E43EF1">
            <w:pPr>
              <w:rPr>
                <w:sz w:val="20"/>
                <w:szCs w:val="20"/>
              </w:rPr>
            </w:pPr>
          </w:p>
        </w:tc>
        <w:tc>
          <w:tcPr>
            <w:tcW w:w="2250" w:type="dxa"/>
            <w:vMerge/>
            <w:tcBorders>
              <w:top w:val="nil"/>
            </w:tcBorders>
          </w:tcPr>
          <w:p w14:paraId="343669A0" w14:textId="77777777" w:rsidR="00E43EF1" w:rsidRPr="002A2D3D" w:rsidRDefault="00E43EF1">
            <w:pPr>
              <w:rPr>
                <w:sz w:val="20"/>
                <w:szCs w:val="20"/>
              </w:rPr>
            </w:pPr>
          </w:p>
        </w:tc>
        <w:tc>
          <w:tcPr>
            <w:tcW w:w="2250" w:type="dxa"/>
            <w:vMerge/>
            <w:tcBorders>
              <w:top w:val="nil"/>
            </w:tcBorders>
          </w:tcPr>
          <w:p w14:paraId="267EF2BF" w14:textId="77777777" w:rsidR="00E43EF1" w:rsidRPr="002A2D3D" w:rsidRDefault="00E43EF1">
            <w:pPr>
              <w:rPr>
                <w:sz w:val="20"/>
                <w:szCs w:val="20"/>
              </w:rPr>
            </w:pPr>
          </w:p>
        </w:tc>
        <w:tc>
          <w:tcPr>
            <w:tcW w:w="3205" w:type="dxa"/>
            <w:tcBorders>
              <w:top w:val="nil"/>
              <w:bottom w:val="nil"/>
            </w:tcBorders>
          </w:tcPr>
          <w:p w14:paraId="5D886CA0" w14:textId="77777777" w:rsidR="00287442" w:rsidRDefault="000E40D2">
            <w:pPr>
              <w:pStyle w:val="TableParagraph"/>
              <w:ind w:left="57" w:right="431"/>
              <w:rPr>
                <w:ins w:id="905" w:author="Khamsaolee Xainhiaxang" w:date="2021-07-03T20:58:00Z"/>
                <w:sz w:val="20"/>
                <w:szCs w:val="20"/>
              </w:rPr>
            </w:pPr>
            <w:r w:rsidRPr="002A2D3D">
              <w:rPr>
                <w:sz w:val="20"/>
                <w:szCs w:val="20"/>
              </w:rPr>
              <w:t xml:space="preserve">Cov </w:t>
            </w:r>
            <w:r w:rsidR="002A2D3D" w:rsidRPr="002A2D3D">
              <w:rPr>
                <w:sz w:val="20"/>
                <w:szCs w:val="20"/>
              </w:rPr>
              <w:t>Xib Fwb</w:t>
            </w:r>
            <w:r w:rsidRPr="002A2D3D">
              <w:rPr>
                <w:sz w:val="20"/>
                <w:szCs w:val="20"/>
              </w:rPr>
              <w:t xml:space="preserve"> </w:t>
            </w:r>
            <w:del w:id="906" w:author="Khamsaolee Xainhiaxang" w:date="2021-07-03T20:58:00Z">
              <w:r w:rsidRPr="002A2D3D" w:rsidDel="00287442">
                <w:rPr>
                  <w:sz w:val="20"/>
                  <w:szCs w:val="20"/>
                </w:rPr>
                <w:delText xml:space="preserve">Tag Nrho </w:delText>
              </w:r>
            </w:del>
            <w:r w:rsidRPr="002A2D3D">
              <w:rPr>
                <w:sz w:val="20"/>
                <w:szCs w:val="20"/>
              </w:rPr>
              <w:t>Ua Hauj</w:t>
            </w:r>
            <w:r w:rsidR="002A2D3D" w:rsidRPr="002A2D3D">
              <w:rPr>
                <w:sz w:val="20"/>
                <w:szCs w:val="20"/>
              </w:rPr>
              <w:t xml:space="preserve"> </w:t>
            </w:r>
            <w:r w:rsidRPr="002A2D3D">
              <w:rPr>
                <w:sz w:val="20"/>
                <w:szCs w:val="20"/>
              </w:rPr>
              <w:t>lwm</w:t>
            </w:r>
            <w:ins w:id="907" w:author="Khamsaolee Xainhiaxang" w:date="2021-07-03T20:57:00Z">
              <w:r w:rsidR="00287442">
                <w:rPr>
                  <w:sz w:val="20"/>
                  <w:szCs w:val="20"/>
                </w:rPr>
                <w:t xml:space="preserve"> T</w:t>
              </w:r>
            </w:ins>
            <w:ins w:id="908" w:author="Khamsaolee Xainhiaxang" w:date="2021-07-03T20:58:00Z">
              <w:r w:rsidR="00287442">
                <w:rPr>
                  <w:sz w:val="20"/>
                  <w:szCs w:val="20"/>
                </w:rPr>
                <w:t xml:space="preserve">sis yog xaim </w:t>
              </w:r>
              <w:r w:rsidR="00287442" w:rsidRPr="002A2D3D">
                <w:rPr>
                  <w:sz w:val="20"/>
                  <w:szCs w:val="20"/>
                </w:rPr>
                <w:t>Tag Nrho</w:t>
              </w:r>
            </w:ins>
          </w:p>
          <w:p w14:paraId="6F335822" w14:textId="5A121CDA" w:rsidR="00E43EF1" w:rsidRPr="002A2D3D" w:rsidRDefault="00287442">
            <w:pPr>
              <w:pStyle w:val="TableParagraph"/>
              <w:ind w:left="57" w:right="431"/>
              <w:rPr>
                <w:sz w:val="20"/>
                <w:szCs w:val="20"/>
              </w:rPr>
            </w:pPr>
            <w:ins w:id="909" w:author="Khamsaolee Xainhiaxang" w:date="2021-07-03T20:58:00Z">
              <w:r>
                <w:rPr>
                  <w:sz w:val="20"/>
                  <w:szCs w:val="20"/>
                </w:rPr>
                <w:t>Qib Thawj</w:t>
              </w:r>
            </w:ins>
            <w:r w:rsidR="000E40D2" w:rsidRPr="002A2D3D">
              <w:rPr>
                <w:sz w:val="20"/>
                <w:szCs w:val="20"/>
              </w:rPr>
              <w:t xml:space="preserve">: </w:t>
            </w:r>
            <w:r w:rsidR="002A2D3D" w:rsidRPr="002A2D3D">
              <w:rPr>
                <w:sz w:val="20"/>
                <w:szCs w:val="20"/>
              </w:rPr>
              <w:t>0</w:t>
            </w:r>
            <w:r w:rsidR="000E40D2" w:rsidRPr="002A2D3D">
              <w:rPr>
                <w:sz w:val="20"/>
                <w:szCs w:val="20"/>
              </w:rPr>
              <w:t>%</w:t>
            </w:r>
          </w:p>
          <w:p w14:paraId="1FC90CE2" w14:textId="3466B927" w:rsidR="00E43EF1" w:rsidRPr="002A2D3D" w:rsidRDefault="000E40D2">
            <w:pPr>
              <w:pStyle w:val="TableParagraph"/>
              <w:ind w:left="57"/>
              <w:jc w:val="both"/>
              <w:rPr>
                <w:sz w:val="20"/>
                <w:szCs w:val="20"/>
              </w:rPr>
            </w:pPr>
            <w:r w:rsidRPr="002A2D3D">
              <w:rPr>
                <w:sz w:val="20"/>
                <w:szCs w:val="20"/>
              </w:rPr>
              <w:t>Cov</w:t>
            </w:r>
            <w:r w:rsidR="002A2D3D" w:rsidRPr="002A2D3D">
              <w:rPr>
                <w:sz w:val="20"/>
                <w:szCs w:val="20"/>
              </w:rPr>
              <w:t xml:space="preserve"> Kawm Lej Qib Ob</w:t>
            </w:r>
            <w:r w:rsidRPr="002A2D3D">
              <w:rPr>
                <w:sz w:val="20"/>
                <w:szCs w:val="20"/>
              </w:rPr>
              <w:t>: 0%</w:t>
            </w:r>
          </w:p>
          <w:p w14:paraId="46B5DC0B" w14:textId="1611E8E9" w:rsidR="00287442" w:rsidRDefault="002A2D3D">
            <w:pPr>
              <w:pStyle w:val="TableParagraph"/>
              <w:ind w:left="57" w:right="301"/>
              <w:jc w:val="both"/>
              <w:rPr>
                <w:ins w:id="910" w:author="Khamsaolee Xainhiaxang" w:date="2021-07-03T20:58:00Z"/>
                <w:sz w:val="20"/>
                <w:szCs w:val="20"/>
              </w:rPr>
            </w:pPr>
            <w:r w:rsidRPr="002A2D3D">
              <w:rPr>
                <w:sz w:val="20"/>
                <w:szCs w:val="20"/>
              </w:rPr>
              <w:t xml:space="preserve">Cov Kawm </w:t>
            </w:r>
            <w:del w:id="911" w:author="Khamsaolee Xainhiaxang" w:date="2021-07-03T21:00:00Z">
              <w:r w:rsidRPr="002A2D3D" w:rsidDel="00287442">
                <w:rPr>
                  <w:sz w:val="20"/>
                  <w:szCs w:val="20"/>
                </w:rPr>
                <w:delText>Lus Askis</w:delText>
              </w:r>
            </w:del>
            <w:ins w:id="912" w:author="Khamsaolee Xainhiaxang" w:date="2021-07-03T21:00:00Z">
              <w:r w:rsidR="00287442">
                <w:rPr>
                  <w:sz w:val="20"/>
                  <w:szCs w:val="20"/>
                </w:rPr>
                <w:t>ELA</w:t>
              </w:r>
            </w:ins>
            <w:r w:rsidRPr="002A2D3D">
              <w:rPr>
                <w:sz w:val="20"/>
                <w:szCs w:val="20"/>
              </w:rPr>
              <w:t xml:space="preserve"> Qib Ob</w:t>
            </w:r>
            <w:r w:rsidR="000E40D2" w:rsidRPr="002A2D3D">
              <w:rPr>
                <w:sz w:val="20"/>
                <w:szCs w:val="20"/>
              </w:rPr>
              <w:t xml:space="preserve">: 0% </w:t>
            </w:r>
          </w:p>
          <w:p w14:paraId="7F000FBE" w14:textId="1D12EFAA" w:rsidR="00E43EF1" w:rsidRPr="002A2D3D" w:rsidRDefault="002A2D3D">
            <w:pPr>
              <w:pStyle w:val="TableParagraph"/>
              <w:ind w:left="57" w:right="301"/>
              <w:jc w:val="both"/>
              <w:rPr>
                <w:sz w:val="20"/>
                <w:szCs w:val="20"/>
              </w:rPr>
            </w:pPr>
            <w:r w:rsidRPr="002A2D3D">
              <w:rPr>
                <w:sz w:val="20"/>
                <w:szCs w:val="20"/>
              </w:rPr>
              <w:t>Cov Kawm Ke</w:t>
            </w:r>
            <w:ins w:id="913" w:author="Khamsaolee Xainhiaxang" w:date="2021-07-03T21:00:00Z">
              <w:r w:rsidR="00287442">
                <w:rPr>
                  <w:sz w:val="20"/>
                  <w:szCs w:val="20"/>
                </w:rPr>
                <w:t>v</w:t>
              </w:r>
            </w:ins>
            <w:del w:id="914" w:author="Khamsaolee Xainhiaxang" w:date="2021-07-03T21:00:00Z">
              <w:r w:rsidRPr="002A2D3D" w:rsidDel="00287442">
                <w:rPr>
                  <w:sz w:val="20"/>
                  <w:szCs w:val="20"/>
                </w:rPr>
                <w:delText>b</w:delText>
              </w:r>
            </w:del>
            <w:r w:rsidRPr="002A2D3D">
              <w:rPr>
                <w:sz w:val="20"/>
                <w:szCs w:val="20"/>
              </w:rPr>
              <w:t xml:space="preserve"> Tshawb Fawb Qib Ob:</w:t>
            </w:r>
            <w:r w:rsidR="000E40D2" w:rsidRPr="002A2D3D">
              <w:rPr>
                <w:sz w:val="20"/>
                <w:szCs w:val="20"/>
              </w:rPr>
              <w:t>0%</w:t>
            </w:r>
          </w:p>
        </w:tc>
      </w:tr>
      <w:tr w:rsidR="00E43EF1" w14:paraId="457BF624" w14:textId="77777777" w:rsidTr="00223609">
        <w:trPr>
          <w:trHeight w:val="2197"/>
        </w:trPr>
        <w:tc>
          <w:tcPr>
            <w:tcW w:w="2518" w:type="dxa"/>
            <w:vMerge/>
            <w:tcBorders>
              <w:top w:val="nil"/>
            </w:tcBorders>
          </w:tcPr>
          <w:p w14:paraId="1204F85F" w14:textId="77777777" w:rsidR="00E43EF1" w:rsidRPr="002A2D3D" w:rsidRDefault="00E43EF1">
            <w:pPr>
              <w:rPr>
                <w:sz w:val="20"/>
                <w:szCs w:val="20"/>
              </w:rPr>
            </w:pPr>
          </w:p>
        </w:tc>
        <w:tc>
          <w:tcPr>
            <w:tcW w:w="2727" w:type="dxa"/>
            <w:tcBorders>
              <w:top w:val="nil"/>
              <w:bottom w:val="nil"/>
            </w:tcBorders>
          </w:tcPr>
          <w:p w14:paraId="1EEC4B2C" w14:textId="77777777" w:rsidR="00E966ED" w:rsidRDefault="00E966ED">
            <w:pPr>
              <w:pStyle w:val="TableParagraph"/>
              <w:spacing w:before="125"/>
              <w:ind w:left="58" w:right="429"/>
              <w:rPr>
                <w:ins w:id="915" w:author="Khamsaolee Xainhiaxang" w:date="2021-07-03T20:47:00Z"/>
                <w:sz w:val="20"/>
                <w:szCs w:val="20"/>
              </w:rPr>
            </w:pPr>
            <w:ins w:id="916" w:author="Khamsaolee Xainhiaxang" w:date="2021-07-03T20:46:00Z">
              <w:r w:rsidRPr="002A2D3D">
                <w:rPr>
                  <w:sz w:val="20"/>
                  <w:szCs w:val="20"/>
                </w:rPr>
                <w:t xml:space="preserve">Tag Nrho </w:t>
              </w:r>
            </w:ins>
            <w:r w:rsidR="000E40D2" w:rsidRPr="002A2D3D">
              <w:rPr>
                <w:sz w:val="20"/>
                <w:szCs w:val="20"/>
              </w:rPr>
              <w:t xml:space="preserve">Cov </w:t>
            </w:r>
            <w:r w:rsidR="002A2D3D" w:rsidRPr="002A2D3D">
              <w:rPr>
                <w:sz w:val="20"/>
                <w:szCs w:val="20"/>
              </w:rPr>
              <w:t>Xib Fwb</w:t>
            </w:r>
            <w:r w:rsidR="000E40D2" w:rsidRPr="002A2D3D">
              <w:rPr>
                <w:sz w:val="20"/>
                <w:szCs w:val="20"/>
              </w:rPr>
              <w:t xml:space="preserve"> </w:t>
            </w:r>
            <w:ins w:id="917" w:author="Khamsaolee Xainhiaxang" w:date="2021-07-03T20:46:00Z">
              <w:r>
                <w:t>qhia tsis yog xaim</w:t>
              </w:r>
              <w:r w:rsidRPr="002A2D3D">
                <w:rPr>
                  <w:sz w:val="20"/>
                  <w:szCs w:val="20"/>
                </w:rPr>
                <w:t xml:space="preserve"> </w:t>
              </w:r>
            </w:ins>
            <w:del w:id="918" w:author="Khamsaolee Xainhiaxang" w:date="2021-07-03T20:46:00Z">
              <w:r w:rsidR="000E40D2" w:rsidRPr="002A2D3D" w:rsidDel="00E966ED">
                <w:rPr>
                  <w:sz w:val="20"/>
                  <w:szCs w:val="20"/>
                </w:rPr>
                <w:delText xml:space="preserve">Tag Nrho </w:delText>
              </w:r>
            </w:del>
            <w:del w:id="919" w:author="Khamsaolee Xainhiaxang" w:date="2021-07-03T20:47:00Z">
              <w:r w:rsidR="000E40D2" w:rsidRPr="002A2D3D" w:rsidDel="00E966ED">
                <w:rPr>
                  <w:sz w:val="20"/>
                  <w:szCs w:val="20"/>
                </w:rPr>
                <w:delText>Ua Hauj</w:delText>
              </w:r>
              <w:r w:rsidR="002A2D3D" w:rsidRPr="002A2D3D" w:rsidDel="00E966ED">
                <w:rPr>
                  <w:sz w:val="20"/>
                  <w:szCs w:val="20"/>
                </w:rPr>
                <w:delText xml:space="preserve"> </w:delText>
              </w:r>
              <w:r w:rsidR="000E40D2" w:rsidRPr="002A2D3D" w:rsidDel="00E966ED">
                <w:rPr>
                  <w:sz w:val="20"/>
                  <w:szCs w:val="20"/>
                </w:rPr>
                <w:delText>lwm</w:delText>
              </w:r>
            </w:del>
            <w:ins w:id="920" w:author="Khamsaolee Xainhiaxang" w:date="2021-07-03T20:47:00Z">
              <w:r w:rsidRPr="002A2D3D">
                <w:rPr>
                  <w:sz w:val="20"/>
                  <w:szCs w:val="20"/>
                </w:rPr>
                <w:t xml:space="preserve"> </w:t>
              </w:r>
            </w:ins>
          </w:p>
          <w:p w14:paraId="63B91BB1" w14:textId="27310728" w:rsidR="00E43EF1" w:rsidRPr="002A2D3D" w:rsidRDefault="00E966ED">
            <w:pPr>
              <w:pStyle w:val="TableParagraph"/>
              <w:spacing w:before="125"/>
              <w:ind w:left="58" w:right="429"/>
              <w:rPr>
                <w:sz w:val="20"/>
                <w:szCs w:val="20"/>
              </w:rPr>
            </w:pPr>
            <w:ins w:id="921" w:author="Khamsaolee Xainhiaxang" w:date="2021-07-03T20:47:00Z">
              <w:r w:rsidRPr="002A2D3D">
                <w:rPr>
                  <w:sz w:val="20"/>
                  <w:szCs w:val="20"/>
                </w:rPr>
                <w:t>Qib Thawj</w:t>
              </w:r>
            </w:ins>
            <w:r w:rsidR="000E40D2" w:rsidRPr="002A2D3D">
              <w:rPr>
                <w:sz w:val="20"/>
                <w:szCs w:val="20"/>
              </w:rPr>
              <w:t xml:space="preserve">: </w:t>
            </w:r>
            <w:r w:rsidR="002A2D3D" w:rsidRPr="002A2D3D">
              <w:rPr>
                <w:sz w:val="20"/>
                <w:szCs w:val="20"/>
              </w:rPr>
              <w:t>0</w:t>
            </w:r>
            <w:r w:rsidR="000E40D2" w:rsidRPr="002A2D3D">
              <w:rPr>
                <w:sz w:val="20"/>
                <w:szCs w:val="20"/>
              </w:rPr>
              <w:t>%</w:t>
            </w:r>
          </w:p>
          <w:p w14:paraId="4F684492" w14:textId="6A3798AE" w:rsidR="00E43EF1" w:rsidRPr="002A2D3D" w:rsidRDefault="000E40D2">
            <w:pPr>
              <w:pStyle w:val="TableParagraph"/>
              <w:ind w:left="58"/>
              <w:rPr>
                <w:sz w:val="20"/>
                <w:szCs w:val="20"/>
              </w:rPr>
            </w:pPr>
            <w:r w:rsidRPr="002A2D3D">
              <w:rPr>
                <w:sz w:val="20"/>
                <w:szCs w:val="20"/>
              </w:rPr>
              <w:t xml:space="preserve">Cov kawm </w:t>
            </w:r>
            <w:r w:rsidR="002A2D3D" w:rsidRPr="002A2D3D">
              <w:rPr>
                <w:sz w:val="20"/>
                <w:szCs w:val="20"/>
              </w:rPr>
              <w:t>Lej Qib Ob</w:t>
            </w:r>
            <w:r w:rsidRPr="002A2D3D">
              <w:rPr>
                <w:sz w:val="20"/>
                <w:szCs w:val="20"/>
              </w:rPr>
              <w:t>: 0%</w:t>
            </w:r>
          </w:p>
          <w:p w14:paraId="4B3E1A18" w14:textId="77777777" w:rsidR="00E966ED" w:rsidRDefault="002A2D3D">
            <w:pPr>
              <w:pStyle w:val="TableParagraph"/>
              <w:ind w:left="58" w:right="300"/>
              <w:jc w:val="both"/>
              <w:rPr>
                <w:ins w:id="922" w:author="Khamsaolee Xainhiaxang" w:date="2021-07-03T20:48:00Z"/>
                <w:sz w:val="20"/>
                <w:szCs w:val="20"/>
              </w:rPr>
            </w:pPr>
            <w:r w:rsidRPr="002A2D3D">
              <w:rPr>
                <w:sz w:val="20"/>
                <w:szCs w:val="20"/>
              </w:rPr>
              <w:t>Cov Kawm Lus Askis Qib Ob</w:t>
            </w:r>
            <w:r w:rsidR="000E40D2" w:rsidRPr="002A2D3D">
              <w:rPr>
                <w:sz w:val="20"/>
                <w:szCs w:val="20"/>
              </w:rPr>
              <w:t xml:space="preserve">: 0% </w:t>
            </w:r>
          </w:p>
          <w:p w14:paraId="6E1B64C3" w14:textId="4752B6DD" w:rsidR="00E43EF1" w:rsidRPr="002A2D3D" w:rsidRDefault="002A2D3D">
            <w:pPr>
              <w:pStyle w:val="TableParagraph"/>
              <w:ind w:left="58" w:right="300"/>
              <w:jc w:val="both"/>
              <w:rPr>
                <w:sz w:val="20"/>
                <w:szCs w:val="20"/>
              </w:rPr>
            </w:pPr>
            <w:r w:rsidRPr="002A2D3D">
              <w:rPr>
                <w:sz w:val="20"/>
                <w:szCs w:val="20"/>
              </w:rPr>
              <w:t>Cov Kawm Kawm Tshawb Fwb Qib Ob</w:t>
            </w:r>
            <w:r w:rsidR="000E40D2" w:rsidRPr="002A2D3D">
              <w:rPr>
                <w:sz w:val="20"/>
                <w:szCs w:val="20"/>
              </w:rPr>
              <w:t>: 0%</w:t>
            </w:r>
          </w:p>
        </w:tc>
        <w:tc>
          <w:tcPr>
            <w:tcW w:w="2160" w:type="dxa"/>
            <w:vMerge/>
            <w:tcBorders>
              <w:top w:val="nil"/>
            </w:tcBorders>
          </w:tcPr>
          <w:p w14:paraId="2BF570DF" w14:textId="77777777" w:rsidR="00E43EF1" w:rsidRPr="002A2D3D" w:rsidRDefault="00E43EF1">
            <w:pPr>
              <w:rPr>
                <w:sz w:val="20"/>
                <w:szCs w:val="20"/>
              </w:rPr>
            </w:pPr>
          </w:p>
        </w:tc>
        <w:tc>
          <w:tcPr>
            <w:tcW w:w="2250" w:type="dxa"/>
            <w:vMerge/>
            <w:tcBorders>
              <w:top w:val="nil"/>
            </w:tcBorders>
          </w:tcPr>
          <w:p w14:paraId="01F7E160" w14:textId="77777777" w:rsidR="00E43EF1" w:rsidRPr="002A2D3D" w:rsidRDefault="00E43EF1">
            <w:pPr>
              <w:rPr>
                <w:sz w:val="20"/>
                <w:szCs w:val="20"/>
              </w:rPr>
            </w:pPr>
          </w:p>
        </w:tc>
        <w:tc>
          <w:tcPr>
            <w:tcW w:w="2250" w:type="dxa"/>
            <w:vMerge/>
            <w:tcBorders>
              <w:top w:val="nil"/>
            </w:tcBorders>
          </w:tcPr>
          <w:p w14:paraId="1D8DC27F" w14:textId="77777777" w:rsidR="00E43EF1" w:rsidRPr="002A2D3D" w:rsidRDefault="00E43EF1">
            <w:pPr>
              <w:rPr>
                <w:sz w:val="20"/>
                <w:szCs w:val="20"/>
              </w:rPr>
            </w:pPr>
          </w:p>
        </w:tc>
        <w:tc>
          <w:tcPr>
            <w:tcW w:w="3205" w:type="dxa"/>
            <w:tcBorders>
              <w:top w:val="nil"/>
              <w:bottom w:val="nil"/>
            </w:tcBorders>
          </w:tcPr>
          <w:p w14:paraId="626B3277" w14:textId="77777777" w:rsidR="00E43EF1" w:rsidRPr="002A2D3D" w:rsidRDefault="00E43EF1">
            <w:pPr>
              <w:pStyle w:val="TableParagraph"/>
              <w:rPr>
                <w:rFonts w:ascii="Times New Roman"/>
                <w:sz w:val="20"/>
                <w:szCs w:val="20"/>
              </w:rPr>
            </w:pPr>
          </w:p>
        </w:tc>
      </w:tr>
      <w:tr w:rsidR="00E43EF1" w14:paraId="3226A22D" w14:textId="77777777" w:rsidTr="00A40CEC">
        <w:tblPrEx>
          <w:tblW w:w="0" w:type="auto"/>
          <w:tblInd w:w="250"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left w:w="0" w:type="dxa"/>
            <w:right w:w="0" w:type="dxa"/>
          </w:tblCellMar>
          <w:tblLook w:val="01E0" w:firstRow="1" w:lastRow="1" w:firstColumn="1" w:lastColumn="1" w:noHBand="0" w:noVBand="0"/>
          <w:tblPrExChange w:id="923" w:author="Khamsaolee Xainhiaxang" w:date="2021-07-10T13:33:00Z">
            <w:tblPrEx>
              <w:tblW w:w="0" w:type="auto"/>
              <w:tblInd w:w="250"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left w:w="0" w:type="dxa"/>
                <w:right w:w="0" w:type="dxa"/>
              </w:tblCellMar>
              <w:tblLook w:val="01E0" w:firstRow="1" w:lastRow="1" w:firstColumn="1" w:lastColumn="1" w:noHBand="0" w:noVBand="0"/>
            </w:tblPrEx>
          </w:tblPrExChange>
        </w:tblPrEx>
        <w:trPr>
          <w:trHeight w:val="1258"/>
          <w:trPrChange w:id="924" w:author="Khamsaolee Xainhiaxang" w:date="2021-07-10T13:33:00Z">
            <w:trPr>
              <w:trHeight w:val="1842"/>
            </w:trPr>
          </w:trPrChange>
        </w:trPr>
        <w:tc>
          <w:tcPr>
            <w:tcW w:w="2518" w:type="dxa"/>
            <w:vMerge/>
            <w:tcBorders>
              <w:top w:val="nil"/>
            </w:tcBorders>
            <w:tcPrChange w:id="925" w:author="Khamsaolee Xainhiaxang" w:date="2021-07-10T13:33:00Z">
              <w:tcPr>
                <w:tcW w:w="2518" w:type="dxa"/>
                <w:vMerge/>
                <w:tcBorders>
                  <w:top w:val="nil"/>
                </w:tcBorders>
              </w:tcPr>
            </w:tcPrChange>
          </w:tcPr>
          <w:p w14:paraId="3F9EA708" w14:textId="77777777" w:rsidR="00E43EF1" w:rsidRPr="002A2D3D" w:rsidRDefault="00E43EF1">
            <w:pPr>
              <w:rPr>
                <w:sz w:val="20"/>
                <w:szCs w:val="20"/>
              </w:rPr>
            </w:pPr>
          </w:p>
        </w:tc>
        <w:tc>
          <w:tcPr>
            <w:tcW w:w="2727" w:type="dxa"/>
            <w:tcBorders>
              <w:top w:val="nil"/>
            </w:tcBorders>
            <w:tcPrChange w:id="926" w:author="Khamsaolee Xainhiaxang" w:date="2021-07-10T13:33:00Z">
              <w:tcPr>
                <w:tcW w:w="2727" w:type="dxa"/>
                <w:tcBorders>
                  <w:top w:val="nil"/>
                </w:tcBorders>
              </w:tcPr>
            </w:tcPrChange>
          </w:tcPr>
          <w:p w14:paraId="447AC396" w14:textId="2B23CF5E" w:rsidR="00E43EF1" w:rsidRPr="002A2D3D" w:rsidRDefault="000E40D2">
            <w:pPr>
              <w:pStyle w:val="TableParagraph"/>
              <w:spacing w:before="125"/>
              <w:ind w:left="58" w:right="735"/>
              <w:rPr>
                <w:sz w:val="20"/>
                <w:szCs w:val="20"/>
              </w:rPr>
            </w:pPr>
            <w:r w:rsidRPr="002A2D3D">
              <w:rPr>
                <w:sz w:val="20"/>
                <w:szCs w:val="20"/>
              </w:rPr>
              <w:t xml:space="preserve">Cov </w:t>
            </w:r>
            <w:del w:id="927" w:author="Khamsaolee Xainhiaxang" w:date="2021-07-03T20:49:00Z">
              <w:r w:rsidRPr="002A2D3D" w:rsidDel="00E966ED">
                <w:rPr>
                  <w:sz w:val="20"/>
                  <w:szCs w:val="20"/>
                </w:rPr>
                <w:delText>Hauj</w:delText>
              </w:r>
              <w:r w:rsidR="002A2D3D" w:rsidRPr="002A2D3D" w:rsidDel="00E966ED">
                <w:rPr>
                  <w:sz w:val="20"/>
                  <w:szCs w:val="20"/>
                </w:rPr>
                <w:delText xml:space="preserve"> </w:delText>
              </w:r>
              <w:r w:rsidRPr="002A2D3D" w:rsidDel="00E966ED">
                <w:rPr>
                  <w:sz w:val="20"/>
                  <w:szCs w:val="20"/>
                </w:rPr>
                <w:delText>lwm</w:delText>
              </w:r>
            </w:del>
            <w:ins w:id="928" w:author="Khamsaolee Xainhiaxang" w:date="2021-07-03T20:49:00Z">
              <w:r w:rsidR="00E966ED">
                <w:rPr>
                  <w:sz w:val="20"/>
                  <w:szCs w:val="20"/>
                </w:rPr>
                <w:t>Xib fwb uas</w:t>
              </w:r>
            </w:ins>
            <w:r w:rsidRPr="002A2D3D">
              <w:rPr>
                <w:sz w:val="20"/>
                <w:szCs w:val="20"/>
              </w:rPr>
              <w:t xml:space="preserve"> Tsis </w:t>
            </w:r>
            <w:del w:id="929" w:author="Khamsaolee Xainhiaxang" w:date="2021-07-03T20:49:00Z">
              <w:r w:rsidRPr="002A2D3D" w:rsidDel="00E966ED">
                <w:rPr>
                  <w:sz w:val="20"/>
                  <w:szCs w:val="20"/>
                </w:rPr>
                <w:delText>Muaj Kws</w:delText>
              </w:r>
            </w:del>
            <w:ins w:id="930" w:author="Khamsaolee Xainhiaxang" w:date="2021-07-03T20:49:00Z">
              <w:r w:rsidR="00E966ED">
                <w:rPr>
                  <w:sz w:val="20"/>
                  <w:szCs w:val="20"/>
                </w:rPr>
                <w:t>Laib</w:t>
              </w:r>
            </w:ins>
            <w:r w:rsidRPr="002A2D3D">
              <w:rPr>
                <w:sz w:val="20"/>
                <w:szCs w:val="20"/>
              </w:rPr>
              <w:t xml:space="preserve"> Qhia Ntawv: Qib </w:t>
            </w:r>
            <w:r w:rsidR="002A2D3D" w:rsidRPr="002A2D3D">
              <w:rPr>
                <w:sz w:val="20"/>
                <w:szCs w:val="20"/>
              </w:rPr>
              <w:t>Thawj</w:t>
            </w:r>
            <w:r w:rsidRPr="002A2D3D">
              <w:rPr>
                <w:sz w:val="20"/>
                <w:szCs w:val="20"/>
              </w:rPr>
              <w:t>:0%</w:t>
            </w:r>
          </w:p>
          <w:p w14:paraId="34AE17A0" w14:textId="136C523E" w:rsidR="00E43EF1" w:rsidRPr="002A2D3D" w:rsidRDefault="002A2D3D">
            <w:pPr>
              <w:pStyle w:val="TableParagraph"/>
              <w:ind w:left="58" w:right="315"/>
              <w:rPr>
                <w:sz w:val="20"/>
                <w:szCs w:val="20"/>
              </w:rPr>
            </w:pPr>
            <w:r w:rsidRPr="002A2D3D">
              <w:rPr>
                <w:sz w:val="20"/>
                <w:szCs w:val="20"/>
              </w:rPr>
              <w:t>Qib</w:t>
            </w:r>
            <w:r w:rsidR="000E40D2" w:rsidRPr="002A2D3D">
              <w:rPr>
                <w:sz w:val="20"/>
                <w:szCs w:val="20"/>
              </w:rPr>
              <w:t xml:space="preserve"> Ob:.&lt;1% (2 tag nrho)</w:t>
            </w:r>
          </w:p>
        </w:tc>
        <w:tc>
          <w:tcPr>
            <w:tcW w:w="2160" w:type="dxa"/>
            <w:vMerge/>
            <w:tcBorders>
              <w:top w:val="nil"/>
            </w:tcBorders>
            <w:tcPrChange w:id="931" w:author="Khamsaolee Xainhiaxang" w:date="2021-07-10T13:33:00Z">
              <w:tcPr>
                <w:tcW w:w="2160" w:type="dxa"/>
                <w:vMerge/>
                <w:tcBorders>
                  <w:top w:val="nil"/>
                </w:tcBorders>
              </w:tcPr>
            </w:tcPrChange>
          </w:tcPr>
          <w:p w14:paraId="15CD2F91" w14:textId="77777777" w:rsidR="00E43EF1" w:rsidRPr="002A2D3D" w:rsidRDefault="00E43EF1">
            <w:pPr>
              <w:rPr>
                <w:sz w:val="20"/>
                <w:szCs w:val="20"/>
              </w:rPr>
            </w:pPr>
          </w:p>
        </w:tc>
        <w:tc>
          <w:tcPr>
            <w:tcW w:w="2250" w:type="dxa"/>
            <w:vMerge/>
            <w:tcBorders>
              <w:top w:val="nil"/>
            </w:tcBorders>
            <w:tcPrChange w:id="932" w:author="Khamsaolee Xainhiaxang" w:date="2021-07-10T13:33:00Z">
              <w:tcPr>
                <w:tcW w:w="2250" w:type="dxa"/>
                <w:vMerge/>
                <w:tcBorders>
                  <w:top w:val="nil"/>
                </w:tcBorders>
              </w:tcPr>
            </w:tcPrChange>
          </w:tcPr>
          <w:p w14:paraId="7BA68A5D" w14:textId="77777777" w:rsidR="00E43EF1" w:rsidRPr="002A2D3D" w:rsidRDefault="00E43EF1">
            <w:pPr>
              <w:rPr>
                <w:sz w:val="20"/>
                <w:szCs w:val="20"/>
              </w:rPr>
            </w:pPr>
          </w:p>
        </w:tc>
        <w:tc>
          <w:tcPr>
            <w:tcW w:w="2250" w:type="dxa"/>
            <w:vMerge/>
            <w:tcBorders>
              <w:top w:val="nil"/>
            </w:tcBorders>
            <w:tcPrChange w:id="933" w:author="Khamsaolee Xainhiaxang" w:date="2021-07-10T13:33:00Z">
              <w:tcPr>
                <w:tcW w:w="2250" w:type="dxa"/>
                <w:vMerge/>
                <w:tcBorders>
                  <w:top w:val="nil"/>
                </w:tcBorders>
              </w:tcPr>
            </w:tcPrChange>
          </w:tcPr>
          <w:p w14:paraId="3F1716EF" w14:textId="77777777" w:rsidR="00E43EF1" w:rsidRPr="002A2D3D" w:rsidRDefault="00E43EF1">
            <w:pPr>
              <w:rPr>
                <w:sz w:val="20"/>
                <w:szCs w:val="20"/>
              </w:rPr>
            </w:pPr>
          </w:p>
        </w:tc>
        <w:tc>
          <w:tcPr>
            <w:tcW w:w="3205" w:type="dxa"/>
            <w:tcBorders>
              <w:top w:val="nil"/>
            </w:tcBorders>
            <w:tcPrChange w:id="934" w:author="Khamsaolee Xainhiaxang" w:date="2021-07-10T13:33:00Z">
              <w:tcPr>
                <w:tcW w:w="3205" w:type="dxa"/>
                <w:tcBorders>
                  <w:top w:val="nil"/>
                </w:tcBorders>
              </w:tcPr>
            </w:tcPrChange>
          </w:tcPr>
          <w:p w14:paraId="73D7A01E" w14:textId="77777777" w:rsidR="00E43EF1" w:rsidRPr="002A2D3D" w:rsidRDefault="00E43EF1">
            <w:pPr>
              <w:pStyle w:val="TableParagraph"/>
              <w:rPr>
                <w:rFonts w:ascii="Times New Roman"/>
                <w:sz w:val="20"/>
                <w:szCs w:val="20"/>
              </w:rPr>
            </w:pPr>
          </w:p>
        </w:tc>
      </w:tr>
      <w:tr w:rsidR="00E43EF1" w14:paraId="6B83513A" w14:textId="77777777" w:rsidTr="00A40CEC">
        <w:tblPrEx>
          <w:tblW w:w="0" w:type="auto"/>
          <w:tblInd w:w="250"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left w:w="0" w:type="dxa"/>
            <w:right w:w="0" w:type="dxa"/>
          </w:tblCellMar>
          <w:tblLook w:val="01E0" w:firstRow="1" w:lastRow="1" w:firstColumn="1" w:lastColumn="1" w:noHBand="0" w:noVBand="0"/>
          <w:tblPrExChange w:id="935" w:author="Khamsaolee Xainhiaxang" w:date="2021-07-10T13:32:00Z">
            <w:tblPrEx>
              <w:tblW w:w="0" w:type="auto"/>
              <w:tblInd w:w="250"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left w:w="0" w:type="dxa"/>
                <w:right w:w="0" w:type="dxa"/>
              </w:tblCellMar>
              <w:tblLook w:val="01E0" w:firstRow="1" w:lastRow="1" w:firstColumn="1" w:lastColumn="1" w:noHBand="0" w:noVBand="0"/>
            </w:tblPrEx>
          </w:tblPrExChange>
        </w:tblPrEx>
        <w:trPr>
          <w:trHeight w:val="664"/>
          <w:trPrChange w:id="936" w:author="Khamsaolee Xainhiaxang" w:date="2021-07-10T13:32:00Z">
            <w:trPr>
              <w:trHeight w:val="943"/>
            </w:trPr>
          </w:trPrChange>
        </w:trPr>
        <w:tc>
          <w:tcPr>
            <w:tcW w:w="2518" w:type="dxa"/>
            <w:tcPrChange w:id="937" w:author="Khamsaolee Xainhiaxang" w:date="2021-07-10T13:32:00Z">
              <w:tcPr>
                <w:tcW w:w="2518" w:type="dxa"/>
              </w:tcPr>
            </w:tcPrChange>
          </w:tcPr>
          <w:p w14:paraId="0F2854D1" w14:textId="4C6123A1" w:rsidR="00E43EF1" w:rsidRPr="00A52142" w:rsidRDefault="000E40D2">
            <w:pPr>
              <w:pStyle w:val="TableParagraph"/>
              <w:spacing w:before="54"/>
              <w:ind w:left="58" w:right="136"/>
              <w:rPr>
                <w:sz w:val="20"/>
                <w:szCs w:val="20"/>
              </w:rPr>
            </w:pPr>
            <w:r w:rsidRPr="00A52142">
              <w:rPr>
                <w:sz w:val="20"/>
                <w:szCs w:val="20"/>
              </w:rPr>
              <w:t>Ntawv qhia hais los ntawm Williams</w:t>
            </w:r>
          </w:p>
        </w:tc>
        <w:tc>
          <w:tcPr>
            <w:tcW w:w="2727" w:type="dxa"/>
            <w:tcPrChange w:id="938" w:author="Khamsaolee Xainhiaxang" w:date="2021-07-10T13:32:00Z">
              <w:tcPr>
                <w:tcW w:w="2727" w:type="dxa"/>
              </w:tcPr>
            </w:tcPrChange>
          </w:tcPr>
          <w:p w14:paraId="194A9FCF" w14:textId="77777777" w:rsidR="00E43EF1" w:rsidRPr="00A52142" w:rsidRDefault="000E40D2">
            <w:pPr>
              <w:pStyle w:val="TableParagraph"/>
              <w:spacing w:before="54"/>
              <w:ind w:left="58"/>
              <w:rPr>
                <w:sz w:val="20"/>
                <w:szCs w:val="20"/>
              </w:rPr>
            </w:pPr>
            <w:r w:rsidRPr="00A52142">
              <w:rPr>
                <w:sz w:val="20"/>
                <w:szCs w:val="20"/>
              </w:rPr>
              <w:t>2020-21: 100%</w:t>
            </w:r>
          </w:p>
        </w:tc>
        <w:tc>
          <w:tcPr>
            <w:tcW w:w="2160" w:type="dxa"/>
            <w:tcPrChange w:id="939" w:author="Khamsaolee Xainhiaxang" w:date="2021-07-10T13:32:00Z">
              <w:tcPr>
                <w:tcW w:w="2160" w:type="dxa"/>
              </w:tcPr>
            </w:tcPrChange>
          </w:tcPr>
          <w:p w14:paraId="5EE17F6B" w14:textId="77777777" w:rsidR="00E43EF1" w:rsidRPr="00A52142" w:rsidRDefault="00E43EF1">
            <w:pPr>
              <w:pStyle w:val="TableParagraph"/>
              <w:rPr>
                <w:rFonts w:ascii="Times New Roman"/>
                <w:sz w:val="20"/>
                <w:szCs w:val="20"/>
              </w:rPr>
            </w:pPr>
          </w:p>
        </w:tc>
        <w:tc>
          <w:tcPr>
            <w:tcW w:w="2250" w:type="dxa"/>
            <w:tcPrChange w:id="940" w:author="Khamsaolee Xainhiaxang" w:date="2021-07-10T13:32:00Z">
              <w:tcPr>
                <w:tcW w:w="2250" w:type="dxa"/>
              </w:tcPr>
            </w:tcPrChange>
          </w:tcPr>
          <w:p w14:paraId="0BE2270F" w14:textId="77777777" w:rsidR="00E43EF1" w:rsidRPr="00A52142" w:rsidRDefault="00E43EF1">
            <w:pPr>
              <w:pStyle w:val="TableParagraph"/>
              <w:rPr>
                <w:rFonts w:ascii="Times New Roman"/>
                <w:sz w:val="20"/>
                <w:szCs w:val="20"/>
              </w:rPr>
            </w:pPr>
          </w:p>
        </w:tc>
        <w:tc>
          <w:tcPr>
            <w:tcW w:w="2250" w:type="dxa"/>
            <w:tcPrChange w:id="941" w:author="Khamsaolee Xainhiaxang" w:date="2021-07-10T13:32:00Z">
              <w:tcPr>
                <w:tcW w:w="2250" w:type="dxa"/>
              </w:tcPr>
            </w:tcPrChange>
          </w:tcPr>
          <w:p w14:paraId="7E010F3C" w14:textId="77777777" w:rsidR="00E43EF1" w:rsidRPr="00A52142" w:rsidRDefault="00E43EF1">
            <w:pPr>
              <w:pStyle w:val="TableParagraph"/>
              <w:rPr>
                <w:rFonts w:ascii="Times New Roman"/>
                <w:sz w:val="20"/>
                <w:szCs w:val="20"/>
              </w:rPr>
            </w:pPr>
          </w:p>
        </w:tc>
        <w:tc>
          <w:tcPr>
            <w:tcW w:w="3205" w:type="dxa"/>
            <w:tcPrChange w:id="942" w:author="Khamsaolee Xainhiaxang" w:date="2021-07-10T13:32:00Z">
              <w:tcPr>
                <w:tcW w:w="3205" w:type="dxa"/>
              </w:tcPr>
            </w:tcPrChange>
          </w:tcPr>
          <w:p w14:paraId="09B2781F" w14:textId="77777777" w:rsidR="00E43EF1" w:rsidRPr="00A52142" w:rsidRDefault="000E40D2">
            <w:pPr>
              <w:pStyle w:val="TableParagraph"/>
              <w:spacing w:before="54"/>
              <w:ind w:left="57"/>
              <w:rPr>
                <w:sz w:val="20"/>
                <w:szCs w:val="20"/>
              </w:rPr>
            </w:pPr>
            <w:r w:rsidRPr="00A52142">
              <w:rPr>
                <w:sz w:val="20"/>
                <w:szCs w:val="20"/>
              </w:rPr>
              <w:t>Xyoo 2023-24</w:t>
            </w:r>
          </w:p>
          <w:p w14:paraId="1EB6F28A" w14:textId="5577C0D4" w:rsidR="00E43EF1" w:rsidRPr="00A52142" w:rsidRDefault="00DC3E27">
            <w:pPr>
              <w:pStyle w:val="TableParagraph"/>
              <w:ind w:left="57"/>
              <w:rPr>
                <w:sz w:val="20"/>
                <w:szCs w:val="20"/>
              </w:rPr>
            </w:pPr>
            <w:r w:rsidRPr="00A52142">
              <w:rPr>
                <w:sz w:val="20"/>
                <w:szCs w:val="20"/>
              </w:rPr>
              <w:t>Tswj</w:t>
            </w:r>
            <w:r w:rsidR="000E40D2" w:rsidRPr="00A52142">
              <w:rPr>
                <w:sz w:val="20"/>
                <w:szCs w:val="20"/>
              </w:rPr>
              <w:t xml:space="preserve"> 100%</w:t>
            </w:r>
          </w:p>
        </w:tc>
      </w:tr>
      <w:tr w:rsidR="00E43EF1" w14:paraId="400E3115" w14:textId="77777777" w:rsidTr="00223609">
        <w:trPr>
          <w:trHeight w:val="332"/>
        </w:trPr>
        <w:tc>
          <w:tcPr>
            <w:tcW w:w="2518" w:type="dxa"/>
            <w:tcBorders>
              <w:bottom w:val="nil"/>
            </w:tcBorders>
          </w:tcPr>
          <w:p w14:paraId="27D007A5" w14:textId="77777777" w:rsidR="00E43EF1" w:rsidRPr="001912DD" w:rsidRDefault="000E40D2">
            <w:pPr>
              <w:pStyle w:val="TableParagraph"/>
              <w:spacing w:before="54" w:line="259" w:lineRule="exact"/>
              <w:ind w:left="58"/>
              <w:rPr>
                <w:sz w:val="20"/>
                <w:szCs w:val="20"/>
              </w:rPr>
            </w:pPr>
            <w:r w:rsidRPr="001912DD">
              <w:rPr>
                <w:sz w:val="20"/>
                <w:szCs w:val="20"/>
              </w:rPr>
              <w:t>Cheeb Tsam Kev Loj Hlob</w:t>
            </w:r>
          </w:p>
        </w:tc>
        <w:tc>
          <w:tcPr>
            <w:tcW w:w="2727" w:type="dxa"/>
            <w:tcBorders>
              <w:bottom w:val="nil"/>
            </w:tcBorders>
          </w:tcPr>
          <w:p w14:paraId="72C21C3B" w14:textId="77777777" w:rsidR="00E43EF1" w:rsidRPr="001912DD" w:rsidRDefault="000E40D2">
            <w:pPr>
              <w:pStyle w:val="TableParagraph"/>
              <w:spacing w:before="54" w:line="259" w:lineRule="exact"/>
              <w:ind w:left="58"/>
              <w:rPr>
                <w:sz w:val="20"/>
                <w:szCs w:val="20"/>
              </w:rPr>
            </w:pPr>
            <w:r w:rsidRPr="001912DD">
              <w:rPr>
                <w:sz w:val="20"/>
                <w:szCs w:val="20"/>
              </w:rPr>
              <w:t>2021:</w:t>
            </w:r>
          </w:p>
        </w:tc>
        <w:tc>
          <w:tcPr>
            <w:tcW w:w="2160" w:type="dxa"/>
            <w:vMerge w:val="restart"/>
          </w:tcPr>
          <w:p w14:paraId="1BC1F4BA" w14:textId="77777777" w:rsidR="00E43EF1" w:rsidRPr="001912DD" w:rsidRDefault="00E43EF1">
            <w:pPr>
              <w:pStyle w:val="TableParagraph"/>
              <w:rPr>
                <w:rFonts w:ascii="Times New Roman"/>
                <w:sz w:val="20"/>
                <w:szCs w:val="20"/>
              </w:rPr>
            </w:pPr>
          </w:p>
        </w:tc>
        <w:tc>
          <w:tcPr>
            <w:tcW w:w="2250" w:type="dxa"/>
            <w:vMerge w:val="restart"/>
          </w:tcPr>
          <w:p w14:paraId="7AD64F9F" w14:textId="77777777" w:rsidR="00E43EF1" w:rsidRPr="001912DD" w:rsidRDefault="00E43EF1">
            <w:pPr>
              <w:pStyle w:val="TableParagraph"/>
              <w:rPr>
                <w:rFonts w:ascii="Times New Roman"/>
                <w:sz w:val="20"/>
                <w:szCs w:val="20"/>
              </w:rPr>
            </w:pPr>
          </w:p>
        </w:tc>
        <w:tc>
          <w:tcPr>
            <w:tcW w:w="2250" w:type="dxa"/>
            <w:vMerge w:val="restart"/>
          </w:tcPr>
          <w:p w14:paraId="0AB96E9E" w14:textId="77777777" w:rsidR="00E43EF1" w:rsidRPr="001912DD" w:rsidRDefault="00E43EF1">
            <w:pPr>
              <w:pStyle w:val="TableParagraph"/>
              <w:rPr>
                <w:rFonts w:ascii="Times New Roman"/>
                <w:sz w:val="20"/>
                <w:szCs w:val="20"/>
              </w:rPr>
            </w:pPr>
          </w:p>
        </w:tc>
        <w:tc>
          <w:tcPr>
            <w:tcW w:w="3205" w:type="dxa"/>
            <w:tcBorders>
              <w:bottom w:val="nil"/>
            </w:tcBorders>
          </w:tcPr>
          <w:p w14:paraId="06D54D96" w14:textId="77777777" w:rsidR="00E43EF1" w:rsidRPr="001912DD" w:rsidRDefault="000E40D2">
            <w:pPr>
              <w:pStyle w:val="TableParagraph"/>
              <w:spacing w:before="54" w:line="259" w:lineRule="exact"/>
              <w:ind w:left="57"/>
              <w:rPr>
                <w:sz w:val="20"/>
                <w:szCs w:val="20"/>
              </w:rPr>
            </w:pPr>
            <w:r w:rsidRPr="001912DD">
              <w:rPr>
                <w:sz w:val="20"/>
                <w:szCs w:val="20"/>
              </w:rPr>
              <w:t>Xyoo 2023-24</w:t>
            </w:r>
          </w:p>
        </w:tc>
      </w:tr>
      <w:tr w:rsidR="00E43EF1" w14:paraId="4264185E" w14:textId="77777777" w:rsidTr="00223609">
        <w:trPr>
          <w:trHeight w:val="265"/>
        </w:trPr>
        <w:tc>
          <w:tcPr>
            <w:tcW w:w="2518" w:type="dxa"/>
            <w:tcBorders>
              <w:top w:val="nil"/>
              <w:bottom w:val="nil"/>
            </w:tcBorders>
          </w:tcPr>
          <w:p w14:paraId="7B7DD84E" w14:textId="1D40D4E2" w:rsidR="00E43EF1" w:rsidRPr="001912DD" w:rsidRDefault="000E40D2" w:rsidP="00287442">
            <w:pPr>
              <w:pStyle w:val="TableParagraph"/>
              <w:spacing w:line="246" w:lineRule="exact"/>
              <w:ind w:left="58"/>
              <w:rPr>
                <w:sz w:val="20"/>
                <w:szCs w:val="20"/>
              </w:rPr>
            </w:pPr>
            <w:r w:rsidRPr="001912DD">
              <w:rPr>
                <w:sz w:val="20"/>
                <w:szCs w:val="20"/>
              </w:rPr>
              <w:t>ntsuas los ntawm</w:t>
            </w:r>
            <w:r w:rsidR="003F71DA">
              <w:rPr>
                <w:sz w:val="20"/>
                <w:szCs w:val="20"/>
              </w:rPr>
              <w:t xml:space="preserve"> </w:t>
            </w:r>
            <w:del w:id="943" w:author="Khamsaolee Xainhiaxang" w:date="2021-07-03T20:52:00Z">
              <w:r w:rsidR="003F71DA" w:rsidDel="00287442">
                <w:rPr>
                  <w:sz w:val="20"/>
                  <w:szCs w:val="20"/>
                </w:rPr>
                <w:delText>kuv</w:delText>
              </w:r>
            </w:del>
            <w:del w:id="944" w:author="Khamsaolee Xainhiaxang" w:date="2021-07-03T20:50:00Z">
              <w:r w:rsidR="003F71DA" w:rsidDel="00E966ED">
                <w:rPr>
                  <w:sz w:val="20"/>
                  <w:szCs w:val="20"/>
                </w:rPr>
                <w:delText>v</w:delText>
              </w:r>
            </w:del>
            <w:del w:id="945" w:author="Khamsaolee Xainhiaxang" w:date="2021-07-03T20:52:00Z">
              <w:r w:rsidR="003F71DA" w:rsidDel="00287442">
                <w:rPr>
                  <w:sz w:val="20"/>
                  <w:szCs w:val="20"/>
                </w:rPr>
                <w:delText xml:space="preserve"> nyeem</w:delText>
              </w:r>
            </w:del>
            <w:ins w:id="946" w:author="Khamsaolee Xainhiaxang" w:date="2021-07-03T20:53:00Z">
              <w:r w:rsidR="00287442">
                <w:rPr>
                  <w:sz w:val="20"/>
                  <w:szCs w:val="20"/>
                </w:rPr>
                <w:t xml:space="preserve"> Tus Qauv </w:t>
              </w:r>
            </w:ins>
            <w:ins w:id="947" w:author="Khamsaolee Xainhiaxang" w:date="2021-07-03T20:54:00Z">
              <w:r w:rsidR="00287442">
                <w:rPr>
                  <w:sz w:val="20"/>
                  <w:szCs w:val="20"/>
                </w:rPr>
                <w:t>Tshawb Fawb</w:t>
              </w:r>
            </w:ins>
            <w:ins w:id="948" w:author="Khamsaolee Xainhiaxang" w:date="2021-07-03T20:53:00Z">
              <w:r w:rsidR="00287442">
                <w:rPr>
                  <w:sz w:val="20"/>
                  <w:szCs w:val="20"/>
                </w:rPr>
                <w:t xml:space="preserve"> </w:t>
              </w:r>
            </w:ins>
            <w:ins w:id="949" w:author="Khamsaolee Xainhiaxang" w:date="2021-07-03T20:52:00Z">
              <w:r w:rsidR="00287442">
                <w:rPr>
                  <w:sz w:val="20"/>
                  <w:szCs w:val="20"/>
                </w:rPr>
                <w:t>iReady</w:t>
              </w:r>
            </w:ins>
          </w:p>
        </w:tc>
        <w:tc>
          <w:tcPr>
            <w:tcW w:w="2727" w:type="dxa"/>
            <w:tcBorders>
              <w:top w:val="nil"/>
              <w:bottom w:val="nil"/>
            </w:tcBorders>
          </w:tcPr>
          <w:p w14:paraId="25E014D6" w14:textId="4C9E20A4" w:rsidR="00E43EF1" w:rsidRPr="001912DD" w:rsidRDefault="003F71DA">
            <w:pPr>
              <w:pStyle w:val="TableParagraph"/>
              <w:spacing w:line="246" w:lineRule="exact"/>
              <w:ind w:left="58"/>
              <w:rPr>
                <w:sz w:val="20"/>
                <w:szCs w:val="20"/>
              </w:rPr>
            </w:pPr>
            <w:r>
              <w:rPr>
                <w:sz w:val="20"/>
                <w:szCs w:val="20"/>
              </w:rPr>
              <w:t>Kuv nyeem</w:t>
            </w:r>
            <w:r w:rsidR="000E40D2" w:rsidRPr="001912DD">
              <w:rPr>
                <w:sz w:val="20"/>
                <w:szCs w:val="20"/>
              </w:rPr>
              <w:t>: 31% Kev Kawm Tau</w:t>
            </w:r>
          </w:p>
        </w:tc>
        <w:tc>
          <w:tcPr>
            <w:tcW w:w="2160" w:type="dxa"/>
            <w:vMerge/>
            <w:tcBorders>
              <w:top w:val="nil"/>
            </w:tcBorders>
          </w:tcPr>
          <w:p w14:paraId="208C09D2" w14:textId="77777777" w:rsidR="00E43EF1" w:rsidRPr="001912DD" w:rsidRDefault="00E43EF1">
            <w:pPr>
              <w:rPr>
                <w:sz w:val="20"/>
                <w:szCs w:val="20"/>
              </w:rPr>
            </w:pPr>
          </w:p>
        </w:tc>
        <w:tc>
          <w:tcPr>
            <w:tcW w:w="2250" w:type="dxa"/>
            <w:vMerge/>
            <w:tcBorders>
              <w:top w:val="nil"/>
            </w:tcBorders>
          </w:tcPr>
          <w:p w14:paraId="376179FB" w14:textId="77777777" w:rsidR="00E43EF1" w:rsidRPr="001912DD" w:rsidRDefault="00E43EF1">
            <w:pPr>
              <w:rPr>
                <w:sz w:val="20"/>
                <w:szCs w:val="20"/>
              </w:rPr>
            </w:pPr>
          </w:p>
        </w:tc>
        <w:tc>
          <w:tcPr>
            <w:tcW w:w="2250" w:type="dxa"/>
            <w:vMerge/>
            <w:tcBorders>
              <w:top w:val="nil"/>
            </w:tcBorders>
          </w:tcPr>
          <w:p w14:paraId="319170F8" w14:textId="77777777" w:rsidR="00E43EF1" w:rsidRPr="001912DD" w:rsidRDefault="00E43EF1">
            <w:pPr>
              <w:rPr>
                <w:sz w:val="20"/>
                <w:szCs w:val="20"/>
              </w:rPr>
            </w:pPr>
          </w:p>
        </w:tc>
        <w:tc>
          <w:tcPr>
            <w:tcW w:w="3205" w:type="dxa"/>
            <w:tcBorders>
              <w:top w:val="nil"/>
              <w:bottom w:val="nil"/>
            </w:tcBorders>
          </w:tcPr>
          <w:p w14:paraId="33A7AB51" w14:textId="07C39FA2" w:rsidR="00E43EF1" w:rsidRPr="001912DD" w:rsidRDefault="005650B0">
            <w:pPr>
              <w:pStyle w:val="TableParagraph"/>
              <w:spacing w:line="246" w:lineRule="exact"/>
              <w:ind w:left="57"/>
              <w:rPr>
                <w:sz w:val="20"/>
                <w:szCs w:val="20"/>
              </w:rPr>
            </w:pPr>
            <w:del w:id="950" w:author="Khamsaolee Xainhiaxang" w:date="2021-07-03T21:01:00Z">
              <w:r w:rsidDel="00287442">
                <w:rPr>
                  <w:sz w:val="20"/>
                  <w:szCs w:val="20"/>
                </w:rPr>
                <w:delText>Kuv nyeem</w:delText>
              </w:r>
            </w:del>
            <w:ins w:id="951" w:author="Khamsaolee Xainhiaxang" w:date="2021-07-03T21:01:00Z">
              <w:r w:rsidR="00287442">
                <w:rPr>
                  <w:sz w:val="20"/>
                  <w:szCs w:val="20"/>
                </w:rPr>
                <w:t>iReady</w:t>
              </w:r>
            </w:ins>
            <w:r w:rsidR="000E40D2" w:rsidRPr="001912DD">
              <w:rPr>
                <w:sz w:val="20"/>
                <w:szCs w:val="20"/>
              </w:rPr>
              <w:t xml:space="preserve">: 40% Kev </w:t>
            </w:r>
            <w:r>
              <w:rPr>
                <w:sz w:val="20"/>
                <w:szCs w:val="20"/>
              </w:rPr>
              <w:t>kawm tau</w:t>
            </w:r>
          </w:p>
        </w:tc>
      </w:tr>
      <w:tr w:rsidR="00E43EF1" w14:paraId="77B05AFB" w14:textId="77777777" w:rsidTr="00223609">
        <w:trPr>
          <w:trHeight w:val="265"/>
        </w:trPr>
        <w:tc>
          <w:tcPr>
            <w:tcW w:w="2518" w:type="dxa"/>
            <w:tcBorders>
              <w:top w:val="nil"/>
              <w:bottom w:val="nil"/>
            </w:tcBorders>
          </w:tcPr>
          <w:p w14:paraId="1507B51A" w14:textId="53808A28" w:rsidR="00E43EF1" w:rsidRPr="001912DD" w:rsidRDefault="003F71DA" w:rsidP="00287442">
            <w:pPr>
              <w:pStyle w:val="TableParagraph"/>
              <w:spacing w:line="246" w:lineRule="exact"/>
              <w:rPr>
                <w:sz w:val="20"/>
                <w:szCs w:val="20"/>
              </w:rPr>
            </w:pPr>
            <w:r>
              <w:rPr>
                <w:sz w:val="20"/>
                <w:szCs w:val="20"/>
              </w:rPr>
              <w:t xml:space="preserve"> </w:t>
            </w:r>
            <w:del w:id="952" w:author="Khamsaolee Xainhiaxang" w:date="2021-07-03T20:55:00Z">
              <w:r w:rsidR="000E40D2" w:rsidRPr="001912DD" w:rsidDel="00287442">
                <w:rPr>
                  <w:sz w:val="20"/>
                  <w:szCs w:val="20"/>
                </w:rPr>
                <w:delText xml:space="preserve">Kev kuaj mob </w:delText>
              </w:r>
            </w:del>
            <w:r w:rsidR="000E40D2" w:rsidRPr="001912DD">
              <w:rPr>
                <w:sz w:val="20"/>
                <w:szCs w:val="20"/>
              </w:rPr>
              <w:t>thiab</w:t>
            </w:r>
          </w:p>
        </w:tc>
        <w:tc>
          <w:tcPr>
            <w:tcW w:w="2727" w:type="dxa"/>
            <w:tcBorders>
              <w:top w:val="nil"/>
              <w:bottom w:val="nil"/>
            </w:tcBorders>
          </w:tcPr>
          <w:p w14:paraId="63BB6FF3" w14:textId="4CBE8721" w:rsidR="00E43EF1" w:rsidRPr="001912DD" w:rsidRDefault="000E40D2">
            <w:pPr>
              <w:pStyle w:val="TableParagraph"/>
              <w:spacing w:line="246" w:lineRule="exact"/>
              <w:ind w:left="58"/>
              <w:rPr>
                <w:sz w:val="20"/>
                <w:szCs w:val="20"/>
              </w:rPr>
            </w:pPr>
            <w:r w:rsidRPr="001912DD">
              <w:rPr>
                <w:sz w:val="20"/>
                <w:szCs w:val="20"/>
              </w:rPr>
              <w:t>rau q</w:t>
            </w:r>
            <w:r w:rsidR="003F71DA">
              <w:rPr>
                <w:sz w:val="20"/>
                <w:szCs w:val="20"/>
              </w:rPr>
              <w:t>i</w:t>
            </w:r>
            <w:r w:rsidRPr="001912DD">
              <w:rPr>
                <w:sz w:val="20"/>
                <w:szCs w:val="20"/>
              </w:rPr>
              <w:t>b kawm</w:t>
            </w:r>
          </w:p>
        </w:tc>
        <w:tc>
          <w:tcPr>
            <w:tcW w:w="2160" w:type="dxa"/>
            <w:vMerge/>
            <w:tcBorders>
              <w:top w:val="nil"/>
            </w:tcBorders>
          </w:tcPr>
          <w:p w14:paraId="28C29E63" w14:textId="77777777" w:rsidR="00E43EF1" w:rsidRPr="001912DD" w:rsidRDefault="00E43EF1">
            <w:pPr>
              <w:rPr>
                <w:sz w:val="20"/>
                <w:szCs w:val="20"/>
              </w:rPr>
            </w:pPr>
          </w:p>
        </w:tc>
        <w:tc>
          <w:tcPr>
            <w:tcW w:w="2250" w:type="dxa"/>
            <w:vMerge/>
            <w:tcBorders>
              <w:top w:val="nil"/>
            </w:tcBorders>
          </w:tcPr>
          <w:p w14:paraId="4D42FF06" w14:textId="77777777" w:rsidR="00E43EF1" w:rsidRPr="001912DD" w:rsidRDefault="00E43EF1">
            <w:pPr>
              <w:rPr>
                <w:sz w:val="20"/>
                <w:szCs w:val="20"/>
              </w:rPr>
            </w:pPr>
          </w:p>
        </w:tc>
        <w:tc>
          <w:tcPr>
            <w:tcW w:w="2250" w:type="dxa"/>
            <w:vMerge/>
            <w:tcBorders>
              <w:top w:val="nil"/>
            </w:tcBorders>
          </w:tcPr>
          <w:p w14:paraId="1E3E78D3" w14:textId="77777777" w:rsidR="00E43EF1" w:rsidRPr="001912DD" w:rsidRDefault="00E43EF1">
            <w:pPr>
              <w:rPr>
                <w:sz w:val="20"/>
                <w:szCs w:val="20"/>
              </w:rPr>
            </w:pPr>
          </w:p>
        </w:tc>
        <w:tc>
          <w:tcPr>
            <w:tcW w:w="3205" w:type="dxa"/>
            <w:tcBorders>
              <w:top w:val="nil"/>
              <w:bottom w:val="nil"/>
            </w:tcBorders>
          </w:tcPr>
          <w:p w14:paraId="5DAE02DA" w14:textId="3024A9AC" w:rsidR="00E43EF1" w:rsidRPr="001912DD" w:rsidRDefault="000E40D2">
            <w:pPr>
              <w:pStyle w:val="TableParagraph"/>
              <w:spacing w:line="246" w:lineRule="exact"/>
              <w:ind w:left="57"/>
              <w:rPr>
                <w:sz w:val="20"/>
                <w:szCs w:val="20"/>
              </w:rPr>
            </w:pPr>
            <w:r w:rsidRPr="001912DD">
              <w:rPr>
                <w:sz w:val="20"/>
                <w:szCs w:val="20"/>
              </w:rPr>
              <w:t>rau q</w:t>
            </w:r>
            <w:r w:rsidR="005650B0">
              <w:rPr>
                <w:sz w:val="20"/>
                <w:szCs w:val="20"/>
              </w:rPr>
              <w:t>i</w:t>
            </w:r>
            <w:r w:rsidRPr="001912DD">
              <w:rPr>
                <w:sz w:val="20"/>
                <w:szCs w:val="20"/>
              </w:rPr>
              <w:t>b kawm</w:t>
            </w:r>
          </w:p>
        </w:tc>
      </w:tr>
      <w:tr w:rsidR="00E43EF1" w14:paraId="2A96575F" w14:textId="77777777" w:rsidTr="00223609">
        <w:trPr>
          <w:trHeight w:val="265"/>
        </w:trPr>
        <w:tc>
          <w:tcPr>
            <w:tcW w:w="2518" w:type="dxa"/>
            <w:tcBorders>
              <w:top w:val="nil"/>
              <w:bottom w:val="nil"/>
            </w:tcBorders>
          </w:tcPr>
          <w:p w14:paraId="439F3DB4" w14:textId="79437680" w:rsidR="00E43EF1" w:rsidRPr="001912DD" w:rsidRDefault="000E40D2" w:rsidP="00287442">
            <w:pPr>
              <w:pStyle w:val="TableParagraph"/>
              <w:spacing w:line="246" w:lineRule="exact"/>
              <w:ind w:left="58"/>
              <w:rPr>
                <w:sz w:val="20"/>
                <w:szCs w:val="20"/>
              </w:rPr>
            </w:pPr>
            <w:del w:id="953" w:author="Khamsaolee Xainhiaxang" w:date="2021-07-03T20:55:00Z">
              <w:r w:rsidRPr="001912DD" w:rsidDel="00287442">
                <w:rPr>
                  <w:sz w:val="20"/>
                  <w:szCs w:val="20"/>
                </w:rPr>
                <w:delText>Lub rooj ntev zaum</w:delText>
              </w:r>
            </w:del>
          </w:p>
        </w:tc>
        <w:tc>
          <w:tcPr>
            <w:tcW w:w="2727" w:type="dxa"/>
            <w:tcBorders>
              <w:top w:val="nil"/>
              <w:bottom w:val="nil"/>
            </w:tcBorders>
          </w:tcPr>
          <w:p w14:paraId="4F0EF93B" w14:textId="77777777" w:rsidR="00E43EF1" w:rsidRPr="001912DD" w:rsidRDefault="000E40D2">
            <w:pPr>
              <w:pStyle w:val="TableParagraph"/>
              <w:spacing w:line="246" w:lineRule="exact"/>
              <w:ind w:left="58"/>
              <w:rPr>
                <w:sz w:val="20"/>
                <w:szCs w:val="20"/>
              </w:rPr>
            </w:pPr>
            <w:r w:rsidRPr="001912DD">
              <w:rPr>
                <w:sz w:val="20"/>
                <w:szCs w:val="20"/>
              </w:rPr>
              <w:t>kev loj hlob</w:t>
            </w:r>
          </w:p>
        </w:tc>
        <w:tc>
          <w:tcPr>
            <w:tcW w:w="2160" w:type="dxa"/>
            <w:vMerge/>
            <w:tcBorders>
              <w:top w:val="nil"/>
            </w:tcBorders>
          </w:tcPr>
          <w:p w14:paraId="0C7C3A48" w14:textId="77777777" w:rsidR="00E43EF1" w:rsidRPr="001912DD" w:rsidRDefault="00E43EF1">
            <w:pPr>
              <w:rPr>
                <w:sz w:val="20"/>
                <w:szCs w:val="20"/>
              </w:rPr>
            </w:pPr>
          </w:p>
        </w:tc>
        <w:tc>
          <w:tcPr>
            <w:tcW w:w="2250" w:type="dxa"/>
            <w:vMerge/>
            <w:tcBorders>
              <w:top w:val="nil"/>
            </w:tcBorders>
          </w:tcPr>
          <w:p w14:paraId="14D49A93" w14:textId="77777777" w:rsidR="00E43EF1" w:rsidRPr="001912DD" w:rsidRDefault="00E43EF1">
            <w:pPr>
              <w:rPr>
                <w:sz w:val="20"/>
                <w:szCs w:val="20"/>
              </w:rPr>
            </w:pPr>
          </w:p>
        </w:tc>
        <w:tc>
          <w:tcPr>
            <w:tcW w:w="2250" w:type="dxa"/>
            <w:vMerge/>
            <w:tcBorders>
              <w:top w:val="nil"/>
            </w:tcBorders>
          </w:tcPr>
          <w:p w14:paraId="3B3AB8A4" w14:textId="77777777" w:rsidR="00E43EF1" w:rsidRPr="001912DD" w:rsidRDefault="00E43EF1">
            <w:pPr>
              <w:rPr>
                <w:sz w:val="20"/>
                <w:szCs w:val="20"/>
              </w:rPr>
            </w:pPr>
          </w:p>
        </w:tc>
        <w:tc>
          <w:tcPr>
            <w:tcW w:w="3205" w:type="dxa"/>
            <w:tcBorders>
              <w:top w:val="nil"/>
              <w:bottom w:val="nil"/>
            </w:tcBorders>
          </w:tcPr>
          <w:p w14:paraId="56CA511B" w14:textId="77777777" w:rsidR="00E43EF1" w:rsidRPr="001912DD" w:rsidRDefault="000E40D2">
            <w:pPr>
              <w:pStyle w:val="TableParagraph"/>
              <w:spacing w:line="246" w:lineRule="exact"/>
              <w:ind w:left="57"/>
              <w:rPr>
                <w:sz w:val="20"/>
                <w:szCs w:val="20"/>
              </w:rPr>
            </w:pPr>
            <w:r w:rsidRPr="001912DD">
              <w:rPr>
                <w:sz w:val="20"/>
                <w:szCs w:val="20"/>
              </w:rPr>
              <w:t>kev loj hlob</w:t>
            </w:r>
          </w:p>
        </w:tc>
      </w:tr>
      <w:tr w:rsidR="00E43EF1" w14:paraId="1DA1BD2E" w14:textId="77777777" w:rsidTr="00223609">
        <w:trPr>
          <w:trHeight w:val="265"/>
        </w:trPr>
        <w:tc>
          <w:tcPr>
            <w:tcW w:w="2518" w:type="dxa"/>
            <w:tcBorders>
              <w:top w:val="nil"/>
              <w:bottom w:val="nil"/>
            </w:tcBorders>
          </w:tcPr>
          <w:p w14:paraId="64A293D4" w14:textId="2EB7ED6F" w:rsidR="00E43EF1" w:rsidRPr="001912DD" w:rsidRDefault="000E40D2" w:rsidP="00287442">
            <w:pPr>
              <w:pStyle w:val="TableParagraph"/>
              <w:spacing w:line="246" w:lineRule="exact"/>
              <w:ind w:left="58"/>
              <w:rPr>
                <w:sz w:val="20"/>
                <w:szCs w:val="20"/>
              </w:rPr>
            </w:pPr>
            <w:r w:rsidRPr="001912DD">
              <w:rPr>
                <w:sz w:val="20"/>
                <w:szCs w:val="20"/>
              </w:rPr>
              <w:t xml:space="preserve">cov kev ntsuas </w:t>
            </w:r>
            <w:del w:id="954" w:author="Khamsaolee Xainhiaxang" w:date="2021-07-03T20:56:00Z">
              <w:r w:rsidRPr="001912DD" w:rsidDel="00287442">
                <w:rPr>
                  <w:sz w:val="20"/>
                  <w:szCs w:val="20"/>
                </w:rPr>
                <w:delText xml:space="preserve">hauv </w:delText>
              </w:r>
            </w:del>
            <w:ins w:id="955" w:author="Khamsaolee Xainhiaxang" w:date="2021-07-03T20:56:00Z">
              <w:r w:rsidR="00287442">
                <w:rPr>
                  <w:sz w:val="20"/>
                  <w:szCs w:val="20"/>
                </w:rPr>
                <w:t>txog</w:t>
              </w:r>
              <w:r w:rsidR="00287442" w:rsidRPr="001912DD">
                <w:rPr>
                  <w:sz w:val="20"/>
                  <w:szCs w:val="20"/>
                </w:rPr>
                <w:t xml:space="preserve"> </w:t>
              </w:r>
            </w:ins>
            <w:r w:rsidRPr="001912DD">
              <w:rPr>
                <w:sz w:val="20"/>
                <w:szCs w:val="20"/>
              </w:rPr>
              <w:t>ELA</w:t>
            </w:r>
          </w:p>
        </w:tc>
        <w:tc>
          <w:tcPr>
            <w:tcW w:w="2727" w:type="dxa"/>
            <w:tcBorders>
              <w:top w:val="nil"/>
              <w:bottom w:val="nil"/>
            </w:tcBorders>
          </w:tcPr>
          <w:p w14:paraId="4C0E0E52" w14:textId="77777777" w:rsidR="00E43EF1" w:rsidRPr="001912DD" w:rsidRDefault="000E40D2">
            <w:pPr>
              <w:pStyle w:val="TableParagraph"/>
              <w:spacing w:line="246" w:lineRule="exact"/>
              <w:ind w:left="58"/>
              <w:rPr>
                <w:sz w:val="20"/>
                <w:szCs w:val="20"/>
              </w:rPr>
            </w:pPr>
            <w:r w:rsidRPr="001912DD">
              <w:rPr>
                <w:sz w:val="20"/>
                <w:szCs w:val="20"/>
              </w:rPr>
              <w:t>ELA Lub Rooj Ntev Zaum:</w:t>
            </w:r>
          </w:p>
        </w:tc>
        <w:tc>
          <w:tcPr>
            <w:tcW w:w="2160" w:type="dxa"/>
            <w:vMerge/>
            <w:tcBorders>
              <w:top w:val="nil"/>
            </w:tcBorders>
          </w:tcPr>
          <w:p w14:paraId="5248459E" w14:textId="77777777" w:rsidR="00E43EF1" w:rsidRPr="001912DD" w:rsidRDefault="00E43EF1">
            <w:pPr>
              <w:rPr>
                <w:sz w:val="20"/>
                <w:szCs w:val="20"/>
              </w:rPr>
            </w:pPr>
          </w:p>
        </w:tc>
        <w:tc>
          <w:tcPr>
            <w:tcW w:w="2250" w:type="dxa"/>
            <w:vMerge/>
            <w:tcBorders>
              <w:top w:val="nil"/>
            </w:tcBorders>
          </w:tcPr>
          <w:p w14:paraId="39A39278" w14:textId="77777777" w:rsidR="00E43EF1" w:rsidRPr="001912DD" w:rsidRDefault="00E43EF1">
            <w:pPr>
              <w:rPr>
                <w:sz w:val="20"/>
                <w:szCs w:val="20"/>
              </w:rPr>
            </w:pPr>
          </w:p>
        </w:tc>
        <w:tc>
          <w:tcPr>
            <w:tcW w:w="2250" w:type="dxa"/>
            <w:vMerge/>
            <w:tcBorders>
              <w:top w:val="nil"/>
            </w:tcBorders>
          </w:tcPr>
          <w:p w14:paraId="5336D7CA" w14:textId="77777777" w:rsidR="00E43EF1" w:rsidRPr="001912DD" w:rsidRDefault="00E43EF1">
            <w:pPr>
              <w:rPr>
                <w:sz w:val="20"/>
                <w:szCs w:val="20"/>
              </w:rPr>
            </w:pPr>
          </w:p>
        </w:tc>
        <w:tc>
          <w:tcPr>
            <w:tcW w:w="3205" w:type="dxa"/>
            <w:tcBorders>
              <w:top w:val="nil"/>
              <w:bottom w:val="nil"/>
            </w:tcBorders>
          </w:tcPr>
          <w:p w14:paraId="7A01442F" w14:textId="34FFA074" w:rsidR="00E43EF1" w:rsidRPr="001912DD" w:rsidRDefault="005650B0" w:rsidP="0062244F">
            <w:pPr>
              <w:pStyle w:val="TableParagraph"/>
              <w:spacing w:line="246" w:lineRule="exact"/>
              <w:ind w:left="57"/>
              <w:rPr>
                <w:sz w:val="20"/>
                <w:szCs w:val="20"/>
              </w:rPr>
            </w:pPr>
            <w:r w:rsidRPr="001912DD">
              <w:rPr>
                <w:sz w:val="20"/>
                <w:szCs w:val="20"/>
              </w:rPr>
              <w:t xml:space="preserve">ELA </w:t>
            </w:r>
            <w:del w:id="956" w:author="Khamsaolee Xainhiaxang" w:date="2021-07-03T21:02:00Z">
              <w:r w:rsidRPr="001912DD" w:rsidDel="0062244F">
                <w:rPr>
                  <w:sz w:val="20"/>
                  <w:szCs w:val="20"/>
                </w:rPr>
                <w:delText>Lub Rooj Ntev Zaum</w:delText>
              </w:r>
            </w:del>
            <w:ins w:id="957" w:author="Khamsaolee Xainhiaxang" w:date="2021-07-03T21:02:00Z">
              <w:r w:rsidR="0062244F">
                <w:rPr>
                  <w:sz w:val="20"/>
                  <w:szCs w:val="20"/>
                </w:rPr>
                <w:t>Tus Qauv piv</w:t>
              </w:r>
            </w:ins>
            <w:r w:rsidR="000E40D2" w:rsidRPr="001912DD">
              <w:rPr>
                <w:sz w:val="20"/>
                <w:szCs w:val="20"/>
              </w:rPr>
              <w:t>: 48%</w:t>
            </w:r>
          </w:p>
        </w:tc>
      </w:tr>
      <w:tr w:rsidR="00E43EF1" w14:paraId="7A199D89" w14:textId="77777777" w:rsidTr="00223609">
        <w:trPr>
          <w:trHeight w:val="265"/>
        </w:trPr>
        <w:tc>
          <w:tcPr>
            <w:tcW w:w="2518" w:type="dxa"/>
            <w:tcBorders>
              <w:top w:val="nil"/>
              <w:bottom w:val="nil"/>
            </w:tcBorders>
          </w:tcPr>
          <w:p w14:paraId="60E35C29" w14:textId="77777777" w:rsidR="00E43EF1" w:rsidRPr="001912DD" w:rsidRDefault="000E40D2">
            <w:pPr>
              <w:pStyle w:val="TableParagraph"/>
              <w:spacing w:line="246" w:lineRule="exact"/>
              <w:ind w:left="58"/>
              <w:rPr>
                <w:sz w:val="20"/>
                <w:szCs w:val="20"/>
              </w:rPr>
            </w:pPr>
            <w:r w:rsidRPr="001912DD">
              <w:rPr>
                <w:sz w:val="20"/>
                <w:szCs w:val="20"/>
              </w:rPr>
              <w:t>thiab SWUN</w:t>
            </w:r>
          </w:p>
        </w:tc>
        <w:tc>
          <w:tcPr>
            <w:tcW w:w="2727" w:type="dxa"/>
            <w:tcBorders>
              <w:top w:val="nil"/>
              <w:bottom w:val="nil"/>
            </w:tcBorders>
          </w:tcPr>
          <w:p w14:paraId="0D53718E" w14:textId="12490A33" w:rsidR="00E43EF1" w:rsidRPr="001912DD" w:rsidRDefault="000E40D2" w:rsidP="0062244F">
            <w:pPr>
              <w:pStyle w:val="TableParagraph"/>
              <w:spacing w:line="246" w:lineRule="exact"/>
              <w:ind w:left="58"/>
              <w:rPr>
                <w:sz w:val="20"/>
                <w:szCs w:val="20"/>
              </w:rPr>
            </w:pPr>
            <w:r w:rsidRPr="001912DD">
              <w:rPr>
                <w:sz w:val="20"/>
                <w:szCs w:val="20"/>
              </w:rPr>
              <w:t>41.49% (</w:t>
            </w:r>
            <w:ins w:id="958" w:author="Khamsaolee Xainhiaxang" w:date="2021-07-03T21:08:00Z">
              <w:r w:rsidR="0062244F">
                <w:rPr>
                  <w:sz w:val="20"/>
                  <w:szCs w:val="20"/>
                </w:rPr>
                <w:t>3 Lub H</w:t>
              </w:r>
            </w:ins>
            <w:ins w:id="959" w:author="Khamsaolee Xainhiaxang" w:date="2021-07-03T21:09:00Z">
              <w:r w:rsidR="0062244F">
                <w:rPr>
                  <w:sz w:val="20"/>
                  <w:szCs w:val="20"/>
                </w:rPr>
                <w:t xml:space="preserve">lis Zaum </w:t>
              </w:r>
            </w:ins>
            <w:r w:rsidR="003F71DA">
              <w:rPr>
                <w:sz w:val="20"/>
                <w:szCs w:val="20"/>
              </w:rPr>
              <w:t>2</w:t>
            </w:r>
            <w:del w:id="960" w:author="Khamsaolee Xainhiaxang" w:date="2021-07-03T21:09:00Z">
              <w:r w:rsidR="003F71DA" w:rsidDel="0062244F">
                <w:rPr>
                  <w:sz w:val="20"/>
                  <w:szCs w:val="20"/>
                </w:rPr>
                <w:delText xml:space="preserve"> </w:delText>
              </w:r>
              <w:r w:rsidRPr="001912DD" w:rsidDel="0062244F">
                <w:rPr>
                  <w:sz w:val="20"/>
                  <w:szCs w:val="20"/>
                </w:rPr>
                <w:delText>Peb Hlis</w:delText>
              </w:r>
            </w:del>
            <w:r w:rsidRPr="001912DD">
              <w:rPr>
                <w:sz w:val="20"/>
                <w:szCs w:val="20"/>
              </w:rPr>
              <w:t>)</w:t>
            </w:r>
          </w:p>
        </w:tc>
        <w:tc>
          <w:tcPr>
            <w:tcW w:w="2160" w:type="dxa"/>
            <w:vMerge/>
            <w:tcBorders>
              <w:top w:val="nil"/>
            </w:tcBorders>
          </w:tcPr>
          <w:p w14:paraId="55381433" w14:textId="77777777" w:rsidR="00E43EF1" w:rsidRPr="001912DD" w:rsidRDefault="00E43EF1">
            <w:pPr>
              <w:rPr>
                <w:sz w:val="20"/>
                <w:szCs w:val="20"/>
              </w:rPr>
            </w:pPr>
          </w:p>
        </w:tc>
        <w:tc>
          <w:tcPr>
            <w:tcW w:w="2250" w:type="dxa"/>
            <w:vMerge/>
            <w:tcBorders>
              <w:top w:val="nil"/>
            </w:tcBorders>
          </w:tcPr>
          <w:p w14:paraId="636BCA88" w14:textId="77777777" w:rsidR="00E43EF1" w:rsidRPr="001912DD" w:rsidRDefault="00E43EF1">
            <w:pPr>
              <w:rPr>
                <w:sz w:val="20"/>
                <w:szCs w:val="20"/>
              </w:rPr>
            </w:pPr>
          </w:p>
        </w:tc>
        <w:tc>
          <w:tcPr>
            <w:tcW w:w="2250" w:type="dxa"/>
            <w:vMerge/>
            <w:tcBorders>
              <w:top w:val="nil"/>
            </w:tcBorders>
          </w:tcPr>
          <w:p w14:paraId="3945B3B9" w14:textId="77777777" w:rsidR="00E43EF1" w:rsidRPr="001912DD" w:rsidRDefault="00E43EF1">
            <w:pPr>
              <w:rPr>
                <w:sz w:val="20"/>
                <w:szCs w:val="20"/>
              </w:rPr>
            </w:pPr>
          </w:p>
        </w:tc>
        <w:tc>
          <w:tcPr>
            <w:tcW w:w="3205" w:type="dxa"/>
            <w:tcBorders>
              <w:top w:val="nil"/>
              <w:bottom w:val="nil"/>
            </w:tcBorders>
          </w:tcPr>
          <w:p w14:paraId="420CA4C3" w14:textId="21D595B8" w:rsidR="00E43EF1" w:rsidRPr="001912DD" w:rsidRDefault="000E40D2" w:rsidP="0062244F">
            <w:pPr>
              <w:pStyle w:val="TableParagraph"/>
              <w:spacing w:line="246" w:lineRule="exact"/>
              <w:ind w:left="57"/>
              <w:rPr>
                <w:sz w:val="20"/>
                <w:szCs w:val="20"/>
              </w:rPr>
            </w:pPr>
            <w:r w:rsidRPr="001912DD">
              <w:rPr>
                <w:sz w:val="20"/>
                <w:szCs w:val="20"/>
              </w:rPr>
              <w:t>(</w:t>
            </w:r>
            <w:del w:id="961" w:author="Khamsaolee Xainhiaxang" w:date="2021-07-03T21:04:00Z">
              <w:r w:rsidR="005650B0" w:rsidDel="0062244F">
                <w:rPr>
                  <w:sz w:val="20"/>
                  <w:szCs w:val="20"/>
                </w:rPr>
                <w:delText>2</w:delText>
              </w:r>
              <w:r w:rsidR="009C4D6D" w:rsidDel="0062244F">
                <w:rPr>
                  <w:sz w:val="20"/>
                  <w:szCs w:val="20"/>
                </w:rPr>
                <w:delText xml:space="preserve"> </w:delText>
              </w:r>
              <w:r w:rsidRPr="001912DD" w:rsidDel="0062244F">
                <w:rPr>
                  <w:sz w:val="20"/>
                  <w:szCs w:val="20"/>
                </w:rPr>
                <w:delText>Peb Hlis</w:delText>
              </w:r>
            </w:del>
            <w:ins w:id="962" w:author="Khamsaolee Xainhiaxang" w:date="2021-07-03T21:04:00Z">
              <w:r w:rsidR="0062244F">
                <w:rPr>
                  <w:sz w:val="20"/>
                  <w:szCs w:val="20"/>
                </w:rPr>
                <w:t>3 lub Hlis zaum 2</w:t>
              </w:r>
            </w:ins>
            <w:r w:rsidRPr="001912DD">
              <w:rPr>
                <w:sz w:val="20"/>
                <w:szCs w:val="20"/>
              </w:rPr>
              <w:t>)</w:t>
            </w:r>
          </w:p>
        </w:tc>
      </w:tr>
      <w:tr w:rsidR="00E43EF1" w14:paraId="38022310" w14:textId="77777777" w:rsidTr="00223609">
        <w:trPr>
          <w:trHeight w:val="325"/>
        </w:trPr>
        <w:tc>
          <w:tcPr>
            <w:tcW w:w="2518" w:type="dxa"/>
            <w:tcBorders>
              <w:top w:val="nil"/>
            </w:tcBorders>
          </w:tcPr>
          <w:p w14:paraId="43BD82A9" w14:textId="6788F725" w:rsidR="00E43EF1" w:rsidRPr="001912DD" w:rsidRDefault="000E40D2" w:rsidP="00287442">
            <w:pPr>
              <w:pStyle w:val="TableParagraph"/>
              <w:spacing w:line="263" w:lineRule="exact"/>
              <w:ind w:left="58"/>
              <w:rPr>
                <w:sz w:val="20"/>
                <w:szCs w:val="20"/>
              </w:rPr>
            </w:pPr>
            <w:r w:rsidRPr="001912DD">
              <w:rPr>
                <w:sz w:val="20"/>
                <w:szCs w:val="20"/>
              </w:rPr>
              <w:t xml:space="preserve">Cov </w:t>
            </w:r>
            <w:ins w:id="963" w:author="Khamsaolee Xainhiaxang" w:date="2021-07-03T20:56:00Z">
              <w:r w:rsidR="00287442" w:rsidRPr="001912DD">
                <w:rPr>
                  <w:sz w:val="20"/>
                  <w:szCs w:val="20"/>
                </w:rPr>
                <w:t xml:space="preserve">kev ntsuas </w:t>
              </w:r>
              <w:r w:rsidR="00287442">
                <w:rPr>
                  <w:sz w:val="20"/>
                  <w:szCs w:val="20"/>
                </w:rPr>
                <w:t>txog</w:t>
              </w:r>
              <w:r w:rsidR="00287442" w:rsidRPr="001912DD">
                <w:rPr>
                  <w:sz w:val="20"/>
                  <w:szCs w:val="20"/>
                </w:rPr>
                <w:t xml:space="preserve"> </w:t>
              </w:r>
            </w:ins>
            <w:del w:id="964" w:author="Khamsaolee Xainhiaxang" w:date="2021-07-03T20:56:00Z">
              <w:r w:rsidRPr="001912DD" w:rsidDel="00287442">
                <w:rPr>
                  <w:sz w:val="20"/>
                  <w:szCs w:val="20"/>
                </w:rPr>
                <w:delText xml:space="preserve">lus qhia </w:delText>
              </w:r>
            </w:del>
            <w:ins w:id="965" w:author="Khamsaolee Xainhiaxang" w:date="2021-07-03T20:56:00Z">
              <w:r w:rsidR="00287442">
                <w:rPr>
                  <w:sz w:val="20"/>
                  <w:szCs w:val="20"/>
                </w:rPr>
                <w:t>lej</w:t>
              </w:r>
            </w:ins>
            <w:del w:id="966" w:author="Khamsaolee Xainhiaxang" w:date="2021-07-03T20:56:00Z">
              <w:r w:rsidRPr="001912DD" w:rsidDel="00287442">
                <w:rPr>
                  <w:sz w:val="20"/>
                  <w:szCs w:val="20"/>
                </w:rPr>
                <w:delText xml:space="preserve">hauv </w:delText>
              </w:r>
              <w:r w:rsidR="003F71DA" w:rsidDel="00287442">
                <w:rPr>
                  <w:sz w:val="20"/>
                  <w:szCs w:val="20"/>
                </w:rPr>
                <w:delText>duab</w:delText>
              </w:r>
            </w:del>
          </w:p>
        </w:tc>
        <w:tc>
          <w:tcPr>
            <w:tcW w:w="2727" w:type="dxa"/>
            <w:tcBorders>
              <w:top w:val="nil"/>
            </w:tcBorders>
          </w:tcPr>
          <w:p w14:paraId="584A6AD4" w14:textId="77777777" w:rsidR="00E43EF1" w:rsidRPr="001912DD" w:rsidRDefault="00E43EF1">
            <w:pPr>
              <w:pStyle w:val="TableParagraph"/>
              <w:rPr>
                <w:rFonts w:ascii="Times New Roman"/>
                <w:sz w:val="20"/>
                <w:szCs w:val="20"/>
              </w:rPr>
            </w:pPr>
          </w:p>
        </w:tc>
        <w:tc>
          <w:tcPr>
            <w:tcW w:w="2160" w:type="dxa"/>
            <w:vMerge/>
            <w:tcBorders>
              <w:top w:val="nil"/>
            </w:tcBorders>
          </w:tcPr>
          <w:p w14:paraId="39F13443" w14:textId="77777777" w:rsidR="00E43EF1" w:rsidRPr="001912DD" w:rsidRDefault="00E43EF1">
            <w:pPr>
              <w:rPr>
                <w:sz w:val="20"/>
                <w:szCs w:val="20"/>
              </w:rPr>
            </w:pPr>
          </w:p>
        </w:tc>
        <w:tc>
          <w:tcPr>
            <w:tcW w:w="2250" w:type="dxa"/>
            <w:vMerge/>
            <w:tcBorders>
              <w:top w:val="nil"/>
            </w:tcBorders>
          </w:tcPr>
          <w:p w14:paraId="756EC1BB" w14:textId="77777777" w:rsidR="00E43EF1" w:rsidRPr="001912DD" w:rsidRDefault="00E43EF1">
            <w:pPr>
              <w:rPr>
                <w:sz w:val="20"/>
                <w:szCs w:val="20"/>
              </w:rPr>
            </w:pPr>
          </w:p>
        </w:tc>
        <w:tc>
          <w:tcPr>
            <w:tcW w:w="2250" w:type="dxa"/>
            <w:vMerge/>
            <w:tcBorders>
              <w:top w:val="nil"/>
            </w:tcBorders>
          </w:tcPr>
          <w:p w14:paraId="350B2981" w14:textId="77777777" w:rsidR="00E43EF1" w:rsidRPr="001912DD" w:rsidRDefault="00E43EF1">
            <w:pPr>
              <w:rPr>
                <w:sz w:val="20"/>
                <w:szCs w:val="20"/>
              </w:rPr>
            </w:pPr>
          </w:p>
        </w:tc>
        <w:tc>
          <w:tcPr>
            <w:tcW w:w="3205" w:type="dxa"/>
            <w:tcBorders>
              <w:top w:val="nil"/>
            </w:tcBorders>
          </w:tcPr>
          <w:p w14:paraId="08441C66" w14:textId="77777777" w:rsidR="00E43EF1" w:rsidRPr="001912DD" w:rsidRDefault="00E43EF1">
            <w:pPr>
              <w:pStyle w:val="TableParagraph"/>
              <w:rPr>
                <w:rFonts w:ascii="Times New Roman"/>
                <w:sz w:val="20"/>
                <w:szCs w:val="20"/>
              </w:rPr>
            </w:pPr>
          </w:p>
        </w:tc>
      </w:tr>
    </w:tbl>
    <w:p w14:paraId="4507E485" w14:textId="77777777" w:rsidR="00E43EF1" w:rsidRDefault="00E43EF1">
      <w:pPr>
        <w:rPr>
          <w:rFonts w:ascii="Times New Roman"/>
        </w:rPr>
        <w:sectPr w:rsidR="00E43EF1">
          <w:pgSz w:w="15840" w:h="12240" w:orient="landscape"/>
          <w:pgMar w:top="640" w:right="120" w:bottom="480" w:left="120" w:header="0" w:footer="284" w:gutter="0"/>
          <w:cols w:space="720"/>
        </w:sectPr>
      </w:pPr>
    </w:p>
    <w:tbl>
      <w:tblPr>
        <w:tblW w:w="0" w:type="auto"/>
        <w:tblInd w:w="250"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left w:w="0" w:type="dxa"/>
          <w:right w:w="0" w:type="dxa"/>
        </w:tblCellMar>
        <w:tblLook w:val="01E0" w:firstRow="1" w:lastRow="1" w:firstColumn="1" w:lastColumn="1" w:noHBand="0" w:noVBand="0"/>
      </w:tblPr>
      <w:tblGrid>
        <w:gridCol w:w="2518"/>
        <w:gridCol w:w="2727"/>
        <w:gridCol w:w="2160"/>
        <w:gridCol w:w="2250"/>
        <w:gridCol w:w="2250"/>
        <w:gridCol w:w="3205"/>
      </w:tblGrid>
      <w:tr w:rsidR="00CF1AC5" w14:paraId="1CFC1B1F" w14:textId="77777777" w:rsidTr="00CF1AC5">
        <w:trPr>
          <w:trHeight w:val="667"/>
        </w:trPr>
        <w:tc>
          <w:tcPr>
            <w:tcW w:w="2518" w:type="dxa"/>
            <w:shd w:val="clear" w:color="auto" w:fill="DBE5F1"/>
          </w:tcPr>
          <w:p w14:paraId="5AD695A3" w14:textId="16974479" w:rsidR="00CF1AC5" w:rsidRDefault="00114603" w:rsidP="00114603">
            <w:pPr>
              <w:pStyle w:val="TableParagraph"/>
              <w:spacing w:before="192"/>
              <w:ind w:right="902"/>
              <w:rPr>
                <w:sz w:val="24"/>
              </w:rPr>
            </w:pPr>
            <w:r>
              <w:rPr>
                <w:sz w:val="20"/>
                <w:szCs w:val="20"/>
              </w:rPr>
              <w:lastRenderedPageBreak/>
              <w:t xml:space="preserve">   Cov Cuab Yeej</w:t>
            </w:r>
          </w:p>
        </w:tc>
        <w:tc>
          <w:tcPr>
            <w:tcW w:w="2727" w:type="dxa"/>
            <w:shd w:val="clear" w:color="auto" w:fill="DBE5F1"/>
          </w:tcPr>
          <w:p w14:paraId="75376774" w14:textId="4349B97D" w:rsidR="00CF1AC5" w:rsidRDefault="00CF1AC5" w:rsidP="00CF1AC5">
            <w:pPr>
              <w:pStyle w:val="TableParagraph"/>
              <w:spacing w:before="192"/>
              <w:ind w:left="798"/>
              <w:rPr>
                <w:sz w:val="24"/>
              </w:rPr>
            </w:pPr>
            <w:r w:rsidRPr="002257F1">
              <w:rPr>
                <w:sz w:val="20"/>
                <w:szCs w:val="20"/>
              </w:rPr>
              <w:t>Lub hauv paus</w:t>
            </w:r>
          </w:p>
        </w:tc>
        <w:tc>
          <w:tcPr>
            <w:tcW w:w="2160" w:type="dxa"/>
            <w:shd w:val="clear" w:color="auto" w:fill="DBE5F1"/>
          </w:tcPr>
          <w:p w14:paraId="6988B3CA" w14:textId="6FAEDBB7" w:rsidR="00CF1AC5" w:rsidRDefault="00CF1AC5" w:rsidP="00CF1AC5">
            <w:pPr>
              <w:pStyle w:val="TableParagraph"/>
              <w:spacing w:before="192"/>
              <w:ind w:left="385"/>
              <w:jc w:val="center"/>
              <w:rPr>
                <w:sz w:val="24"/>
              </w:rPr>
            </w:pPr>
            <w:r w:rsidRPr="002257F1">
              <w:rPr>
                <w:sz w:val="20"/>
                <w:szCs w:val="20"/>
              </w:rPr>
              <w:t>Qhov tshwm sim Xyoo 1</w:t>
            </w:r>
          </w:p>
        </w:tc>
        <w:tc>
          <w:tcPr>
            <w:tcW w:w="2250" w:type="dxa"/>
            <w:shd w:val="clear" w:color="auto" w:fill="DBE5F1"/>
          </w:tcPr>
          <w:p w14:paraId="3C6646E4" w14:textId="238714F7" w:rsidR="00CF1AC5" w:rsidRDefault="00CF1AC5" w:rsidP="00CF1AC5">
            <w:pPr>
              <w:pStyle w:val="TableParagraph"/>
              <w:spacing w:before="192"/>
              <w:ind w:left="385"/>
              <w:jc w:val="center"/>
              <w:rPr>
                <w:sz w:val="24"/>
              </w:rPr>
            </w:pPr>
            <w:r w:rsidRPr="002257F1">
              <w:rPr>
                <w:sz w:val="20"/>
                <w:szCs w:val="20"/>
              </w:rPr>
              <w:t>Qhov tshwm sim Xyoo 2</w:t>
            </w:r>
          </w:p>
        </w:tc>
        <w:tc>
          <w:tcPr>
            <w:tcW w:w="2250" w:type="dxa"/>
            <w:shd w:val="clear" w:color="auto" w:fill="DBE5F1"/>
          </w:tcPr>
          <w:p w14:paraId="3ABA71FE" w14:textId="69D8BE23" w:rsidR="00CF1AC5" w:rsidRDefault="00CF1AC5" w:rsidP="00CF1AC5">
            <w:pPr>
              <w:pStyle w:val="TableParagraph"/>
              <w:spacing w:before="192"/>
              <w:ind w:left="385"/>
              <w:jc w:val="center"/>
              <w:rPr>
                <w:sz w:val="24"/>
              </w:rPr>
            </w:pPr>
            <w:r w:rsidRPr="002257F1">
              <w:rPr>
                <w:sz w:val="20"/>
                <w:szCs w:val="20"/>
              </w:rPr>
              <w:t>Qhov tshwm sim Xyoo 3</w:t>
            </w:r>
          </w:p>
        </w:tc>
        <w:tc>
          <w:tcPr>
            <w:tcW w:w="3205" w:type="dxa"/>
            <w:shd w:val="clear" w:color="auto" w:fill="DBE5F1"/>
          </w:tcPr>
          <w:p w14:paraId="1DB3FCF6" w14:textId="04E57AAA" w:rsidR="00CF1AC5" w:rsidRDefault="00CF1AC5" w:rsidP="00CF1AC5">
            <w:pPr>
              <w:pStyle w:val="TableParagraph"/>
              <w:spacing w:before="54"/>
              <w:ind w:left="792" w:right="122" w:hanging="640"/>
              <w:rPr>
                <w:sz w:val="24"/>
              </w:rPr>
            </w:pPr>
            <w:r w:rsidRPr="002257F1">
              <w:rPr>
                <w:sz w:val="20"/>
                <w:szCs w:val="20"/>
              </w:rPr>
              <w:t>Xav Kom Muaj Qhov Zoo Tshaj rau 2023–24</w:t>
            </w:r>
          </w:p>
        </w:tc>
      </w:tr>
      <w:tr w:rsidR="00E43EF1" w14:paraId="4D1CA9E5" w14:textId="77777777" w:rsidTr="00CF1AC5">
        <w:trPr>
          <w:trHeight w:val="332"/>
        </w:trPr>
        <w:tc>
          <w:tcPr>
            <w:tcW w:w="2518" w:type="dxa"/>
            <w:vMerge w:val="restart"/>
          </w:tcPr>
          <w:p w14:paraId="0EA93F1E" w14:textId="77777777" w:rsidR="00E43EF1" w:rsidRPr="000D6862" w:rsidRDefault="00E43EF1">
            <w:pPr>
              <w:pStyle w:val="TableParagraph"/>
              <w:rPr>
                <w:rFonts w:ascii="Times New Roman"/>
                <w:sz w:val="20"/>
                <w:szCs w:val="20"/>
              </w:rPr>
            </w:pPr>
          </w:p>
        </w:tc>
        <w:tc>
          <w:tcPr>
            <w:tcW w:w="2727" w:type="dxa"/>
            <w:tcBorders>
              <w:bottom w:val="nil"/>
            </w:tcBorders>
          </w:tcPr>
          <w:p w14:paraId="0DE726FC" w14:textId="77777777" w:rsidR="00E43EF1" w:rsidRPr="000D6862" w:rsidRDefault="000E40D2">
            <w:pPr>
              <w:pStyle w:val="TableParagraph"/>
              <w:spacing w:before="54" w:line="259" w:lineRule="exact"/>
              <w:ind w:left="58"/>
              <w:rPr>
                <w:sz w:val="20"/>
                <w:szCs w:val="20"/>
              </w:rPr>
            </w:pPr>
            <w:r w:rsidRPr="000D6862">
              <w:rPr>
                <w:sz w:val="20"/>
                <w:szCs w:val="20"/>
              </w:rPr>
              <w:t>SWUN K-8 Lej</w:t>
            </w:r>
          </w:p>
        </w:tc>
        <w:tc>
          <w:tcPr>
            <w:tcW w:w="2160" w:type="dxa"/>
            <w:vMerge w:val="restart"/>
          </w:tcPr>
          <w:p w14:paraId="77CF5727" w14:textId="77777777" w:rsidR="00E43EF1" w:rsidRPr="000D6862" w:rsidRDefault="00E43EF1">
            <w:pPr>
              <w:pStyle w:val="TableParagraph"/>
              <w:rPr>
                <w:rFonts w:ascii="Times New Roman"/>
                <w:sz w:val="20"/>
                <w:szCs w:val="20"/>
              </w:rPr>
            </w:pPr>
          </w:p>
        </w:tc>
        <w:tc>
          <w:tcPr>
            <w:tcW w:w="2250" w:type="dxa"/>
            <w:vMerge w:val="restart"/>
          </w:tcPr>
          <w:p w14:paraId="684F698D" w14:textId="77777777" w:rsidR="00E43EF1" w:rsidRPr="000D6862" w:rsidRDefault="00E43EF1">
            <w:pPr>
              <w:pStyle w:val="TableParagraph"/>
              <w:rPr>
                <w:rFonts w:ascii="Times New Roman"/>
                <w:sz w:val="20"/>
                <w:szCs w:val="20"/>
              </w:rPr>
            </w:pPr>
          </w:p>
        </w:tc>
        <w:tc>
          <w:tcPr>
            <w:tcW w:w="2250" w:type="dxa"/>
            <w:vMerge w:val="restart"/>
          </w:tcPr>
          <w:p w14:paraId="49914620" w14:textId="77777777" w:rsidR="00E43EF1" w:rsidRPr="000D6862" w:rsidRDefault="00E43EF1">
            <w:pPr>
              <w:pStyle w:val="TableParagraph"/>
              <w:rPr>
                <w:rFonts w:ascii="Times New Roman"/>
                <w:sz w:val="20"/>
                <w:szCs w:val="20"/>
              </w:rPr>
            </w:pPr>
          </w:p>
        </w:tc>
        <w:tc>
          <w:tcPr>
            <w:tcW w:w="3205" w:type="dxa"/>
            <w:tcBorders>
              <w:bottom w:val="nil"/>
            </w:tcBorders>
          </w:tcPr>
          <w:p w14:paraId="653C15C9" w14:textId="77777777" w:rsidR="00E43EF1" w:rsidRPr="000D6862" w:rsidRDefault="000E40D2">
            <w:pPr>
              <w:pStyle w:val="TableParagraph"/>
              <w:spacing w:before="54" w:line="259" w:lineRule="exact"/>
              <w:ind w:left="57"/>
              <w:rPr>
                <w:sz w:val="20"/>
                <w:szCs w:val="20"/>
              </w:rPr>
            </w:pPr>
            <w:r w:rsidRPr="000D6862">
              <w:rPr>
                <w:sz w:val="20"/>
                <w:szCs w:val="20"/>
              </w:rPr>
              <w:t>SWUN K-8 Lej</w:t>
            </w:r>
          </w:p>
        </w:tc>
      </w:tr>
      <w:tr w:rsidR="00E43EF1" w14:paraId="69DE3DFF" w14:textId="77777777" w:rsidTr="00CF1AC5">
        <w:trPr>
          <w:trHeight w:val="265"/>
        </w:trPr>
        <w:tc>
          <w:tcPr>
            <w:tcW w:w="2518" w:type="dxa"/>
            <w:vMerge/>
            <w:tcBorders>
              <w:top w:val="nil"/>
            </w:tcBorders>
          </w:tcPr>
          <w:p w14:paraId="5FAE82EB" w14:textId="77777777" w:rsidR="00E43EF1" w:rsidRPr="000D6862" w:rsidRDefault="00E43EF1">
            <w:pPr>
              <w:rPr>
                <w:sz w:val="20"/>
                <w:szCs w:val="20"/>
              </w:rPr>
            </w:pPr>
          </w:p>
        </w:tc>
        <w:tc>
          <w:tcPr>
            <w:tcW w:w="2727" w:type="dxa"/>
            <w:tcBorders>
              <w:top w:val="nil"/>
              <w:bottom w:val="nil"/>
            </w:tcBorders>
          </w:tcPr>
          <w:p w14:paraId="44E14B36" w14:textId="2F4E9A86" w:rsidR="00E43EF1" w:rsidRPr="000D6862" w:rsidRDefault="002B19DA">
            <w:pPr>
              <w:pStyle w:val="TableParagraph"/>
              <w:spacing w:line="246" w:lineRule="exact"/>
              <w:ind w:left="58"/>
              <w:rPr>
                <w:sz w:val="20"/>
                <w:szCs w:val="20"/>
              </w:rPr>
            </w:pPr>
            <w:del w:id="967" w:author="Khamsaolee Xainhiaxang" w:date="2021-07-03T21:05:00Z">
              <w:r w:rsidRPr="000D6862" w:rsidDel="0062244F">
                <w:rPr>
                  <w:sz w:val="20"/>
                  <w:szCs w:val="20"/>
                </w:rPr>
                <w:delText>Lub Rooj Ntev Zaum</w:delText>
              </w:r>
            </w:del>
            <w:ins w:id="968" w:author="Khamsaolee Xainhiaxang" w:date="2021-07-03T21:05:00Z">
              <w:r w:rsidR="0062244F">
                <w:rPr>
                  <w:sz w:val="20"/>
                  <w:szCs w:val="20"/>
                </w:rPr>
                <w:t>Tus Qauv Piv</w:t>
              </w:r>
            </w:ins>
            <w:r w:rsidR="000E40D2" w:rsidRPr="000D6862">
              <w:rPr>
                <w:sz w:val="20"/>
                <w:szCs w:val="20"/>
              </w:rPr>
              <w:t>: 52.15%</w:t>
            </w:r>
          </w:p>
        </w:tc>
        <w:tc>
          <w:tcPr>
            <w:tcW w:w="2160" w:type="dxa"/>
            <w:vMerge/>
            <w:tcBorders>
              <w:top w:val="nil"/>
            </w:tcBorders>
          </w:tcPr>
          <w:p w14:paraId="120F284B" w14:textId="77777777" w:rsidR="00E43EF1" w:rsidRPr="000D6862" w:rsidRDefault="00E43EF1">
            <w:pPr>
              <w:rPr>
                <w:sz w:val="20"/>
                <w:szCs w:val="20"/>
              </w:rPr>
            </w:pPr>
          </w:p>
        </w:tc>
        <w:tc>
          <w:tcPr>
            <w:tcW w:w="2250" w:type="dxa"/>
            <w:vMerge/>
            <w:tcBorders>
              <w:top w:val="nil"/>
            </w:tcBorders>
          </w:tcPr>
          <w:p w14:paraId="6A897845" w14:textId="77777777" w:rsidR="00E43EF1" w:rsidRPr="000D6862" w:rsidRDefault="00E43EF1">
            <w:pPr>
              <w:rPr>
                <w:sz w:val="20"/>
                <w:szCs w:val="20"/>
              </w:rPr>
            </w:pPr>
          </w:p>
        </w:tc>
        <w:tc>
          <w:tcPr>
            <w:tcW w:w="2250" w:type="dxa"/>
            <w:vMerge/>
            <w:tcBorders>
              <w:top w:val="nil"/>
            </w:tcBorders>
          </w:tcPr>
          <w:p w14:paraId="36D7E3A8" w14:textId="77777777" w:rsidR="00E43EF1" w:rsidRPr="000D6862" w:rsidRDefault="00E43EF1">
            <w:pPr>
              <w:rPr>
                <w:sz w:val="20"/>
                <w:szCs w:val="20"/>
              </w:rPr>
            </w:pPr>
          </w:p>
        </w:tc>
        <w:tc>
          <w:tcPr>
            <w:tcW w:w="3205" w:type="dxa"/>
            <w:tcBorders>
              <w:top w:val="nil"/>
              <w:bottom w:val="nil"/>
            </w:tcBorders>
          </w:tcPr>
          <w:p w14:paraId="13456FC9" w14:textId="07CB1C83" w:rsidR="00E43EF1" w:rsidRPr="000D6862" w:rsidRDefault="0062244F">
            <w:pPr>
              <w:pStyle w:val="TableParagraph"/>
              <w:spacing w:line="246" w:lineRule="exact"/>
              <w:ind w:left="57"/>
              <w:rPr>
                <w:sz w:val="20"/>
                <w:szCs w:val="20"/>
              </w:rPr>
            </w:pPr>
            <w:ins w:id="969" w:author="Khamsaolee Xainhiaxang" w:date="2021-07-03T21:10:00Z">
              <w:r>
                <w:rPr>
                  <w:sz w:val="20"/>
                  <w:szCs w:val="20"/>
                </w:rPr>
                <w:t>Tus Qauv piv</w:t>
              </w:r>
            </w:ins>
            <w:del w:id="970" w:author="Khamsaolee Xainhiaxang" w:date="2021-07-03T21:10:00Z">
              <w:r w:rsidR="000E40D2" w:rsidRPr="000D6862" w:rsidDel="0062244F">
                <w:rPr>
                  <w:sz w:val="20"/>
                  <w:szCs w:val="20"/>
                </w:rPr>
                <w:delText>Lub rooj ntev zaum</w:delText>
              </w:r>
            </w:del>
            <w:r w:rsidR="000E40D2" w:rsidRPr="000D6862">
              <w:rPr>
                <w:sz w:val="20"/>
                <w:szCs w:val="20"/>
              </w:rPr>
              <w:t>: 60%</w:t>
            </w:r>
          </w:p>
        </w:tc>
      </w:tr>
      <w:tr w:rsidR="00E43EF1" w14:paraId="0E4153AF" w14:textId="77777777" w:rsidTr="00CF1AC5">
        <w:trPr>
          <w:trHeight w:val="265"/>
        </w:trPr>
        <w:tc>
          <w:tcPr>
            <w:tcW w:w="2518" w:type="dxa"/>
            <w:vMerge/>
            <w:tcBorders>
              <w:top w:val="nil"/>
            </w:tcBorders>
          </w:tcPr>
          <w:p w14:paraId="0DFD4086" w14:textId="77777777" w:rsidR="00E43EF1" w:rsidRPr="000D6862" w:rsidRDefault="00E43EF1">
            <w:pPr>
              <w:rPr>
                <w:sz w:val="20"/>
                <w:szCs w:val="20"/>
              </w:rPr>
            </w:pPr>
          </w:p>
        </w:tc>
        <w:tc>
          <w:tcPr>
            <w:tcW w:w="2727" w:type="dxa"/>
            <w:tcBorders>
              <w:top w:val="nil"/>
              <w:bottom w:val="nil"/>
            </w:tcBorders>
          </w:tcPr>
          <w:p w14:paraId="47A102D6" w14:textId="568A6DB0" w:rsidR="00E43EF1" w:rsidRPr="000D6862" w:rsidRDefault="000E40D2">
            <w:pPr>
              <w:pStyle w:val="TableParagraph"/>
              <w:spacing w:line="246" w:lineRule="exact"/>
              <w:ind w:left="58"/>
              <w:rPr>
                <w:sz w:val="20"/>
                <w:szCs w:val="20"/>
              </w:rPr>
            </w:pPr>
            <w:r w:rsidRPr="000D6862">
              <w:rPr>
                <w:sz w:val="20"/>
                <w:szCs w:val="20"/>
              </w:rPr>
              <w:t>(</w:t>
            </w:r>
            <w:ins w:id="971" w:author="Khamsaolee Xainhiaxang" w:date="2021-07-03T21:06:00Z">
              <w:r w:rsidR="0062244F">
                <w:rPr>
                  <w:sz w:val="20"/>
                  <w:szCs w:val="20"/>
                </w:rPr>
                <w:t xml:space="preserve">3 </w:t>
              </w:r>
            </w:ins>
            <w:ins w:id="972" w:author="Khamsaolee Xainhiaxang" w:date="2021-07-03T21:05:00Z">
              <w:r w:rsidR="0062244F">
                <w:rPr>
                  <w:sz w:val="20"/>
                  <w:szCs w:val="20"/>
                </w:rPr>
                <w:t>lub Hlis zaum 2</w:t>
              </w:r>
            </w:ins>
            <w:del w:id="973" w:author="Khamsaolee Xainhiaxang" w:date="2021-07-03T21:05:00Z">
              <w:r w:rsidR="002B19DA" w:rsidRPr="000D6862" w:rsidDel="0062244F">
                <w:rPr>
                  <w:sz w:val="20"/>
                  <w:szCs w:val="20"/>
                </w:rPr>
                <w:delText xml:space="preserve">2 </w:delText>
              </w:r>
              <w:r w:rsidRPr="000D6862" w:rsidDel="0062244F">
                <w:rPr>
                  <w:sz w:val="20"/>
                  <w:szCs w:val="20"/>
                </w:rPr>
                <w:delText>Peb Hlis</w:delText>
              </w:r>
            </w:del>
            <w:r w:rsidRPr="000D6862">
              <w:rPr>
                <w:sz w:val="20"/>
                <w:szCs w:val="20"/>
              </w:rPr>
              <w:t>)</w:t>
            </w:r>
          </w:p>
        </w:tc>
        <w:tc>
          <w:tcPr>
            <w:tcW w:w="2160" w:type="dxa"/>
            <w:vMerge/>
            <w:tcBorders>
              <w:top w:val="nil"/>
            </w:tcBorders>
          </w:tcPr>
          <w:p w14:paraId="06F6A164" w14:textId="77777777" w:rsidR="00E43EF1" w:rsidRPr="000D6862" w:rsidRDefault="00E43EF1">
            <w:pPr>
              <w:rPr>
                <w:sz w:val="20"/>
                <w:szCs w:val="20"/>
              </w:rPr>
            </w:pPr>
          </w:p>
        </w:tc>
        <w:tc>
          <w:tcPr>
            <w:tcW w:w="2250" w:type="dxa"/>
            <w:vMerge/>
            <w:tcBorders>
              <w:top w:val="nil"/>
            </w:tcBorders>
          </w:tcPr>
          <w:p w14:paraId="3E9A1E0B" w14:textId="77777777" w:rsidR="00E43EF1" w:rsidRPr="000D6862" w:rsidRDefault="00E43EF1">
            <w:pPr>
              <w:rPr>
                <w:sz w:val="20"/>
                <w:szCs w:val="20"/>
              </w:rPr>
            </w:pPr>
          </w:p>
        </w:tc>
        <w:tc>
          <w:tcPr>
            <w:tcW w:w="2250" w:type="dxa"/>
            <w:vMerge/>
            <w:tcBorders>
              <w:top w:val="nil"/>
            </w:tcBorders>
          </w:tcPr>
          <w:p w14:paraId="397F65FC" w14:textId="77777777" w:rsidR="00E43EF1" w:rsidRPr="000D6862" w:rsidRDefault="00E43EF1">
            <w:pPr>
              <w:rPr>
                <w:sz w:val="20"/>
                <w:szCs w:val="20"/>
              </w:rPr>
            </w:pPr>
          </w:p>
        </w:tc>
        <w:tc>
          <w:tcPr>
            <w:tcW w:w="3205" w:type="dxa"/>
            <w:tcBorders>
              <w:top w:val="nil"/>
              <w:bottom w:val="nil"/>
            </w:tcBorders>
          </w:tcPr>
          <w:p w14:paraId="67785427" w14:textId="4ADF5F0C" w:rsidR="00E43EF1" w:rsidRPr="000D6862" w:rsidRDefault="000E40D2" w:rsidP="0062244F">
            <w:pPr>
              <w:pStyle w:val="TableParagraph"/>
              <w:spacing w:line="246" w:lineRule="exact"/>
              <w:ind w:left="57"/>
              <w:rPr>
                <w:sz w:val="20"/>
                <w:szCs w:val="20"/>
              </w:rPr>
            </w:pPr>
            <w:r w:rsidRPr="000D6862">
              <w:rPr>
                <w:sz w:val="20"/>
                <w:szCs w:val="20"/>
              </w:rPr>
              <w:t>(</w:t>
            </w:r>
            <w:del w:id="974" w:author="Khamsaolee Xainhiaxang" w:date="2021-07-03T21:10:00Z">
              <w:r w:rsidR="00462795" w:rsidRPr="000D6862" w:rsidDel="0062244F">
                <w:rPr>
                  <w:sz w:val="20"/>
                  <w:szCs w:val="20"/>
                </w:rPr>
                <w:delText>2</w:delText>
              </w:r>
              <w:r w:rsidRPr="000D6862" w:rsidDel="0062244F">
                <w:rPr>
                  <w:sz w:val="20"/>
                  <w:szCs w:val="20"/>
                </w:rPr>
                <w:delText xml:space="preserve">Peb </w:delText>
              </w:r>
            </w:del>
            <w:ins w:id="975" w:author="Khamsaolee Xainhiaxang" w:date="2021-07-03T21:10:00Z">
              <w:r w:rsidR="0062244F">
                <w:rPr>
                  <w:sz w:val="20"/>
                  <w:szCs w:val="20"/>
                </w:rPr>
                <w:t xml:space="preserve">3 Lub </w:t>
              </w:r>
            </w:ins>
            <w:r w:rsidRPr="000D6862">
              <w:rPr>
                <w:sz w:val="20"/>
                <w:szCs w:val="20"/>
              </w:rPr>
              <w:t>Hlis</w:t>
            </w:r>
            <w:ins w:id="976" w:author="Khamsaolee Xainhiaxang" w:date="2021-07-03T21:10:00Z">
              <w:r w:rsidR="0062244F">
                <w:rPr>
                  <w:sz w:val="20"/>
                  <w:szCs w:val="20"/>
                </w:rPr>
                <w:t xml:space="preserve"> Zaum 2</w:t>
              </w:r>
            </w:ins>
            <w:r w:rsidRPr="000D6862">
              <w:rPr>
                <w:sz w:val="20"/>
                <w:szCs w:val="20"/>
              </w:rPr>
              <w:t>)</w:t>
            </w:r>
          </w:p>
        </w:tc>
      </w:tr>
      <w:tr w:rsidR="00E43EF1" w14:paraId="1AD48E7E" w14:textId="77777777" w:rsidTr="00CF1AC5">
        <w:trPr>
          <w:trHeight w:val="265"/>
        </w:trPr>
        <w:tc>
          <w:tcPr>
            <w:tcW w:w="2518" w:type="dxa"/>
            <w:vMerge/>
            <w:tcBorders>
              <w:top w:val="nil"/>
            </w:tcBorders>
          </w:tcPr>
          <w:p w14:paraId="7B34092F" w14:textId="77777777" w:rsidR="00E43EF1" w:rsidRPr="000D6862" w:rsidRDefault="00E43EF1">
            <w:pPr>
              <w:rPr>
                <w:sz w:val="20"/>
                <w:szCs w:val="20"/>
              </w:rPr>
            </w:pPr>
          </w:p>
        </w:tc>
        <w:tc>
          <w:tcPr>
            <w:tcW w:w="2727" w:type="dxa"/>
            <w:tcBorders>
              <w:top w:val="nil"/>
              <w:bottom w:val="nil"/>
            </w:tcBorders>
          </w:tcPr>
          <w:p w14:paraId="16513B26" w14:textId="425E8936" w:rsidR="00E43EF1" w:rsidRPr="000D6862" w:rsidRDefault="000E40D2">
            <w:pPr>
              <w:pStyle w:val="TableParagraph"/>
              <w:spacing w:line="246" w:lineRule="exact"/>
              <w:ind w:left="58"/>
              <w:rPr>
                <w:sz w:val="20"/>
                <w:szCs w:val="20"/>
              </w:rPr>
            </w:pPr>
            <w:del w:id="977" w:author="Khamsaolee Xainhiaxang" w:date="2021-07-03T21:06:00Z">
              <w:r w:rsidRPr="000D6862" w:rsidDel="0062244F">
                <w:rPr>
                  <w:sz w:val="20"/>
                  <w:szCs w:val="20"/>
                </w:rPr>
                <w:delText>Kev</w:delText>
              </w:r>
              <w:r w:rsidR="002B19DA" w:rsidRPr="000D6862" w:rsidDel="0062244F">
                <w:rPr>
                  <w:sz w:val="20"/>
                  <w:szCs w:val="20"/>
                </w:rPr>
                <w:delText xml:space="preserve"> Laij</w:delText>
              </w:r>
              <w:r w:rsidRPr="000D6862" w:rsidDel="0062244F">
                <w:rPr>
                  <w:sz w:val="20"/>
                  <w:szCs w:val="20"/>
                </w:rPr>
                <w:delText xml:space="preserve"> </w:delText>
              </w:r>
            </w:del>
            <w:r w:rsidRPr="000D6862">
              <w:rPr>
                <w:sz w:val="20"/>
                <w:szCs w:val="20"/>
              </w:rPr>
              <w:t>Lej HS</w:t>
            </w:r>
            <w:ins w:id="978" w:author="Khamsaolee Xainhiaxang" w:date="2021-07-03T21:06:00Z">
              <w:r w:rsidR="0062244F">
                <w:rPr>
                  <w:sz w:val="20"/>
                  <w:szCs w:val="20"/>
                </w:rPr>
                <w:t xml:space="preserve"> Tus Qauv Piv</w:t>
              </w:r>
            </w:ins>
            <w:del w:id="979" w:author="Khamsaolee Xainhiaxang" w:date="2021-07-03T21:06:00Z">
              <w:r w:rsidRPr="000D6862" w:rsidDel="0062244F">
                <w:rPr>
                  <w:sz w:val="20"/>
                  <w:szCs w:val="20"/>
                </w:rPr>
                <w:delText xml:space="preserve"> </w:delText>
              </w:r>
              <w:r w:rsidR="002B19DA" w:rsidRPr="000D6862" w:rsidDel="0062244F">
                <w:rPr>
                  <w:sz w:val="20"/>
                  <w:szCs w:val="20"/>
                </w:rPr>
                <w:delText>Lub Rooj Ntev Zaum</w:delText>
              </w:r>
            </w:del>
            <w:r w:rsidRPr="000D6862">
              <w:rPr>
                <w:sz w:val="20"/>
                <w:szCs w:val="20"/>
              </w:rPr>
              <w:t>:</w:t>
            </w:r>
          </w:p>
        </w:tc>
        <w:tc>
          <w:tcPr>
            <w:tcW w:w="2160" w:type="dxa"/>
            <w:vMerge/>
            <w:tcBorders>
              <w:top w:val="nil"/>
            </w:tcBorders>
          </w:tcPr>
          <w:p w14:paraId="4556EA02" w14:textId="77777777" w:rsidR="00E43EF1" w:rsidRPr="000D6862" w:rsidRDefault="00E43EF1">
            <w:pPr>
              <w:rPr>
                <w:sz w:val="20"/>
                <w:szCs w:val="20"/>
              </w:rPr>
            </w:pPr>
          </w:p>
        </w:tc>
        <w:tc>
          <w:tcPr>
            <w:tcW w:w="2250" w:type="dxa"/>
            <w:vMerge/>
            <w:tcBorders>
              <w:top w:val="nil"/>
            </w:tcBorders>
          </w:tcPr>
          <w:p w14:paraId="325C3A53" w14:textId="77777777" w:rsidR="00E43EF1" w:rsidRPr="000D6862" w:rsidRDefault="00E43EF1">
            <w:pPr>
              <w:rPr>
                <w:sz w:val="20"/>
                <w:szCs w:val="20"/>
              </w:rPr>
            </w:pPr>
          </w:p>
        </w:tc>
        <w:tc>
          <w:tcPr>
            <w:tcW w:w="2250" w:type="dxa"/>
            <w:vMerge/>
            <w:tcBorders>
              <w:top w:val="nil"/>
            </w:tcBorders>
          </w:tcPr>
          <w:p w14:paraId="173655B3" w14:textId="77777777" w:rsidR="00E43EF1" w:rsidRPr="000D6862" w:rsidRDefault="00E43EF1">
            <w:pPr>
              <w:rPr>
                <w:sz w:val="20"/>
                <w:szCs w:val="20"/>
              </w:rPr>
            </w:pPr>
          </w:p>
        </w:tc>
        <w:tc>
          <w:tcPr>
            <w:tcW w:w="3205" w:type="dxa"/>
            <w:tcBorders>
              <w:top w:val="nil"/>
              <w:bottom w:val="nil"/>
            </w:tcBorders>
          </w:tcPr>
          <w:p w14:paraId="1A827BD0" w14:textId="060EE941" w:rsidR="00E43EF1" w:rsidRPr="000D6862" w:rsidRDefault="000E40D2">
            <w:pPr>
              <w:pStyle w:val="TableParagraph"/>
              <w:spacing w:line="246" w:lineRule="exact"/>
              <w:ind w:left="57"/>
              <w:rPr>
                <w:sz w:val="20"/>
                <w:szCs w:val="20"/>
              </w:rPr>
            </w:pPr>
            <w:del w:id="980" w:author="Khamsaolee Xainhiaxang" w:date="2021-07-03T21:10:00Z">
              <w:r w:rsidRPr="000D6862" w:rsidDel="0062244F">
                <w:rPr>
                  <w:sz w:val="20"/>
                  <w:szCs w:val="20"/>
                </w:rPr>
                <w:delText>Kev</w:delText>
              </w:r>
              <w:r w:rsidR="00462795" w:rsidRPr="000D6862" w:rsidDel="0062244F">
                <w:rPr>
                  <w:sz w:val="20"/>
                  <w:szCs w:val="20"/>
                </w:rPr>
                <w:delText xml:space="preserve"> Laij</w:delText>
              </w:r>
              <w:r w:rsidRPr="000D6862" w:rsidDel="0062244F">
                <w:rPr>
                  <w:sz w:val="20"/>
                  <w:szCs w:val="20"/>
                </w:rPr>
                <w:delText xml:space="preserve"> </w:delText>
              </w:r>
            </w:del>
            <w:r w:rsidRPr="000D6862">
              <w:rPr>
                <w:sz w:val="20"/>
                <w:szCs w:val="20"/>
              </w:rPr>
              <w:t xml:space="preserve">Lej HS </w:t>
            </w:r>
            <w:ins w:id="981" w:author="Khamsaolee Xainhiaxang" w:date="2021-07-03T21:10:00Z">
              <w:r w:rsidR="0062244F">
                <w:rPr>
                  <w:sz w:val="20"/>
                  <w:szCs w:val="20"/>
                </w:rPr>
                <w:t>Tus Qauv Piv</w:t>
              </w:r>
            </w:ins>
            <w:del w:id="982" w:author="Khamsaolee Xainhiaxang" w:date="2021-07-03T21:10:00Z">
              <w:r w:rsidR="00462795" w:rsidRPr="000D6862" w:rsidDel="0062244F">
                <w:rPr>
                  <w:sz w:val="20"/>
                  <w:szCs w:val="20"/>
                </w:rPr>
                <w:delText>Lub rooj ntev zaum</w:delText>
              </w:r>
            </w:del>
            <w:r w:rsidRPr="000D6862">
              <w:rPr>
                <w:sz w:val="20"/>
                <w:szCs w:val="20"/>
              </w:rPr>
              <w:t>:</w:t>
            </w:r>
          </w:p>
        </w:tc>
      </w:tr>
      <w:tr w:rsidR="00E43EF1" w14:paraId="0692F7C5" w14:textId="77777777" w:rsidTr="00CF1AC5">
        <w:trPr>
          <w:trHeight w:val="601"/>
        </w:trPr>
        <w:tc>
          <w:tcPr>
            <w:tcW w:w="2518" w:type="dxa"/>
            <w:vMerge/>
            <w:tcBorders>
              <w:top w:val="nil"/>
            </w:tcBorders>
          </w:tcPr>
          <w:p w14:paraId="676B2687" w14:textId="77777777" w:rsidR="00E43EF1" w:rsidRPr="000D6862" w:rsidRDefault="00E43EF1">
            <w:pPr>
              <w:rPr>
                <w:sz w:val="20"/>
                <w:szCs w:val="20"/>
              </w:rPr>
            </w:pPr>
          </w:p>
        </w:tc>
        <w:tc>
          <w:tcPr>
            <w:tcW w:w="2727" w:type="dxa"/>
            <w:tcBorders>
              <w:top w:val="nil"/>
            </w:tcBorders>
          </w:tcPr>
          <w:p w14:paraId="14B1F013" w14:textId="20980FB7" w:rsidR="00E43EF1" w:rsidRPr="000D6862" w:rsidRDefault="000E40D2" w:rsidP="0062244F">
            <w:pPr>
              <w:pStyle w:val="TableParagraph"/>
              <w:spacing w:line="263" w:lineRule="exact"/>
              <w:ind w:left="58"/>
              <w:rPr>
                <w:sz w:val="20"/>
                <w:szCs w:val="20"/>
              </w:rPr>
            </w:pPr>
            <w:r w:rsidRPr="000D6862">
              <w:rPr>
                <w:sz w:val="20"/>
                <w:szCs w:val="20"/>
              </w:rPr>
              <w:t>31.8% (</w:t>
            </w:r>
            <w:r w:rsidR="002B19DA" w:rsidRPr="000D6862">
              <w:rPr>
                <w:sz w:val="20"/>
                <w:szCs w:val="20"/>
              </w:rPr>
              <w:t xml:space="preserve">3 </w:t>
            </w:r>
            <w:del w:id="983" w:author="Khamsaolee Xainhiaxang" w:date="2021-07-03T21:06:00Z">
              <w:r w:rsidRPr="000D6862" w:rsidDel="0062244F">
                <w:rPr>
                  <w:sz w:val="20"/>
                  <w:szCs w:val="20"/>
                </w:rPr>
                <w:delText xml:space="preserve">Peb </w:delText>
              </w:r>
            </w:del>
            <w:ins w:id="984" w:author="Khamsaolee Xainhiaxang" w:date="2021-07-03T21:06:00Z">
              <w:r w:rsidR="0062244F">
                <w:rPr>
                  <w:sz w:val="20"/>
                  <w:szCs w:val="20"/>
                </w:rPr>
                <w:t>Lub</w:t>
              </w:r>
              <w:r w:rsidR="0062244F" w:rsidRPr="000D6862">
                <w:rPr>
                  <w:sz w:val="20"/>
                  <w:szCs w:val="20"/>
                </w:rPr>
                <w:t xml:space="preserve"> </w:t>
              </w:r>
            </w:ins>
            <w:r w:rsidRPr="000D6862">
              <w:rPr>
                <w:sz w:val="20"/>
                <w:szCs w:val="20"/>
              </w:rPr>
              <w:t>Hlis</w:t>
            </w:r>
            <w:ins w:id="985" w:author="Khamsaolee Xainhiaxang" w:date="2021-07-03T21:06:00Z">
              <w:r w:rsidR="0062244F">
                <w:rPr>
                  <w:sz w:val="20"/>
                  <w:szCs w:val="20"/>
                </w:rPr>
                <w:t xml:space="preserve"> Zaum 3</w:t>
              </w:r>
            </w:ins>
            <w:r w:rsidRPr="000D6862">
              <w:rPr>
                <w:sz w:val="20"/>
                <w:szCs w:val="20"/>
              </w:rPr>
              <w:t>)</w:t>
            </w:r>
          </w:p>
        </w:tc>
        <w:tc>
          <w:tcPr>
            <w:tcW w:w="2160" w:type="dxa"/>
            <w:vMerge/>
            <w:tcBorders>
              <w:top w:val="nil"/>
            </w:tcBorders>
          </w:tcPr>
          <w:p w14:paraId="0953B304" w14:textId="77777777" w:rsidR="00E43EF1" w:rsidRPr="000D6862" w:rsidRDefault="00E43EF1">
            <w:pPr>
              <w:rPr>
                <w:sz w:val="20"/>
                <w:szCs w:val="20"/>
              </w:rPr>
            </w:pPr>
          </w:p>
        </w:tc>
        <w:tc>
          <w:tcPr>
            <w:tcW w:w="2250" w:type="dxa"/>
            <w:vMerge/>
            <w:tcBorders>
              <w:top w:val="nil"/>
            </w:tcBorders>
          </w:tcPr>
          <w:p w14:paraId="6B075713" w14:textId="77777777" w:rsidR="00E43EF1" w:rsidRPr="000D6862" w:rsidRDefault="00E43EF1">
            <w:pPr>
              <w:rPr>
                <w:sz w:val="20"/>
                <w:szCs w:val="20"/>
              </w:rPr>
            </w:pPr>
          </w:p>
        </w:tc>
        <w:tc>
          <w:tcPr>
            <w:tcW w:w="2250" w:type="dxa"/>
            <w:vMerge/>
            <w:tcBorders>
              <w:top w:val="nil"/>
            </w:tcBorders>
          </w:tcPr>
          <w:p w14:paraId="13A45DB4" w14:textId="77777777" w:rsidR="00E43EF1" w:rsidRPr="000D6862" w:rsidRDefault="00E43EF1">
            <w:pPr>
              <w:rPr>
                <w:sz w:val="20"/>
                <w:szCs w:val="20"/>
              </w:rPr>
            </w:pPr>
          </w:p>
        </w:tc>
        <w:tc>
          <w:tcPr>
            <w:tcW w:w="3205" w:type="dxa"/>
            <w:tcBorders>
              <w:top w:val="nil"/>
            </w:tcBorders>
          </w:tcPr>
          <w:p w14:paraId="23AB8827" w14:textId="57906205" w:rsidR="00E43EF1" w:rsidRPr="000D6862" w:rsidRDefault="000E40D2" w:rsidP="0062244F">
            <w:pPr>
              <w:pStyle w:val="TableParagraph"/>
              <w:spacing w:line="263" w:lineRule="exact"/>
              <w:ind w:left="57"/>
              <w:rPr>
                <w:sz w:val="20"/>
                <w:szCs w:val="20"/>
              </w:rPr>
            </w:pPr>
            <w:r w:rsidRPr="000D6862">
              <w:rPr>
                <w:sz w:val="20"/>
                <w:szCs w:val="20"/>
              </w:rPr>
              <w:t>37% (</w:t>
            </w:r>
            <w:r w:rsidR="00462795" w:rsidRPr="000D6862">
              <w:rPr>
                <w:sz w:val="20"/>
                <w:szCs w:val="20"/>
              </w:rPr>
              <w:t xml:space="preserve">3 </w:t>
            </w:r>
            <w:del w:id="986" w:author="Khamsaolee Xainhiaxang" w:date="2021-07-03T21:10:00Z">
              <w:r w:rsidRPr="000D6862" w:rsidDel="0062244F">
                <w:rPr>
                  <w:sz w:val="20"/>
                  <w:szCs w:val="20"/>
                </w:rPr>
                <w:delText xml:space="preserve">Peb </w:delText>
              </w:r>
            </w:del>
            <w:ins w:id="987" w:author="Khamsaolee Xainhiaxang" w:date="2021-07-03T21:10:00Z">
              <w:r w:rsidR="0062244F">
                <w:rPr>
                  <w:sz w:val="20"/>
                  <w:szCs w:val="20"/>
                </w:rPr>
                <w:t xml:space="preserve">Lub </w:t>
              </w:r>
            </w:ins>
            <w:r w:rsidRPr="000D6862">
              <w:rPr>
                <w:sz w:val="20"/>
                <w:szCs w:val="20"/>
              </w:rPr>
              <w:t>Hlis</w:t>
            </w:r>
            <w:ins w:id="988" w:author="Khamsaolee Xainhiaxang" w:date="2021-07-03T21:10:00Z">
              <w:r w:rsidR="0062244F">
                <w:rPr>
                  <w:sz w:val="20"/>
                  <w:szCs w:val="20"/>
                </w:rPr>
                <w:t xml:space="preserve"> Zaum3</w:t>
              </w:r>
            </w:ins>
            <w:r w:rsidRPr="000D6862">
              <w:rPr>
                <w:sz w:val="20"/>
                <w:szCs w:val="20"/>
              </w:rPr>
              <w:t>)</w:t>
            </w:r>
          </w:p>
        </w:tc>
      </w:tr>
    </w:tbl>
    <w:p w14:paraId="4F37EB80" w14:textId="77777777" w:rsidR="00E43EF1" w:rsidRDefault="00E43EF1">
      <w:pPr>
        <w:pStyle w:val="BodyText"/>
        <w:spacing w:before="11"/>
        <w:rPr>
          <w:b/>
          <w:sz w:val="7"/>
        </w:rPr>
      </w:pPr>
    </w:p>
    <w:p w14:paraId="2F526A6A" w14:textId="0B6C4C97" w:rsidR="00E43EF1" w:rsidRPr="008B1CE1" w:rsidRDefault="00151748">
      <w:pPr>
        <w:spacing w:before="88"/>
        <w:ind w:left="240"/>
        <w:rPr>
          <w:b/>
          <w:sz w:val="32"/>
          <w:szCs w:val="32"/>
        </w:rPr>
      </w:pPr>
      <w:hyperlink r:id="rId19" w:anchor="actions">
        <w:r w:rsidR="008C3F55">
          <w:rPr>
            <w:b/>
            <w:sz w:val="32"/>
            <w:szCs w:val="32"/>
          </w:rPr>
          <w:t>Cov K</w:t>
        </w:r>
        <w:r w:rsidR="000E40D2" w:rsidRPr="008B1CE1">
          <w:rPr>
            <w:b/>
            <w:sz w:val="32"/>
            <w:szCs w:val="32"/>
          </w:rPr>
          <w:t>ev Ua</w:t>
        </w:r>
      </w:hyperlink>
    </w:p>
    <w:p w14:paraId="07C920FB" w14:textId="77777777" w:rsidR="00E43EF1" w:rsidRDefault="00E43EF1">
      <w:pPr>
        <w:pStyle w:val="BodyText"/>
        <w:rPr>
          <w:b/>
        </w:rPr>
      </w:pPr>
    </w:p>
    <w:tbl>
      <w:tblPr>
        <w:tblW w:w="0" w:type="auto"/>
        <w:tblInd w:w="25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1269"/>
        <w:gridCol w:w="2440"/>
        <w:gridCol w:w="7626"/>
        <w:gridCol w:w="2156"/>
        <w:gridCol w:w="1619"/>
      </w:tblGrid>
      <w:tr w:rsidR="00E43EF1" w14:paraId="49993264" w14:textId="77777777">
        <w:trPr>
          <w:trHeight w:val="333"/>
        </w:trPr>
        <w:tc>
          <w:tcPr>
            <w:tcW w:w="1269" w:type="dxa"/>
            <w:shd w:val="clear" w:color="auto" w:fill="DBE5F1"/>
          </w:tcPr>
          <w:p w14:paraId="4A02E0B3" w14:textId="47EF0D54" w:rsidR="00E43EF1" w:rsidRPr="00880CFE" w:rsidRDefault="00507FCE">
            <w:pPr>
              <w:pStyle w:val="TableParagraph"/>
              <w:spacing w:before="58" w:line="256" w:lineRule="exact"/>
              <w:ind w:left="58"/>
              <w:rPr>
                <w:sz w:val="20"/>
                <w:szCs w:val="20"/>
              </w:rPr>
            </w:pPr>
            <w:r w:rsidRPr="00880CFE">
              <w:rPr>
                <w:sz w:val="20"/>
                <w:szCs w:val="20"/>
              </w:rPr>
              <w:t>Kev ua</w:t>
            </w:r>
            <w:r w:rsidR="000E40D2" w:rsidRPr="00880CFE">
              <w:rPr>
                <w:sz w:val="20"/>
                <w:szCs w:val="20"/>
              </w:rPr>
              <w:t xml:space="preserve"> #</w:t>
            </w:r>
          </w:p>
        </w:tc>
        <w:tc>
          <w:tcPr>
            <w:tcW w:w="2440" w:type="dxa"/>
            <w:shd w:val="clear" w:color="auto" w:fill="DBE5F1"/>
          </w:tcPr>
          <w:p w14:paraId="6B73109C" w14:textId="0AD0A55F" w:rsidR="00E43EF1" w:rsidRPr="00880CFE" w:rsidRDefault="00507FCE">
            <w:pPr>
              <w:pStyle w:val="TableParagraph"/>
              <w:spacing w:before="58" w:line="256" w:lineRule="exact"/>
              <w:ind w:left="58"/>
              <w:rPr>
                <w:sz w:val="20"/>
                <w:szCs w:val="20"/>
              </w:rPr>
            </w:pPr>
            <w:r w:rsidRPr="00880CFE">
              <w:rPr>
                <w:sz w:val="20"/>
                <w:szCs w:val="20"/>
              </w:rPr>
              <w:t>Ntsiab Lus</w:t>
            </w:r>
          </w:p>
        </w:tc>
        <w:tc>
          <w:tcPr>
            <w:tcW w:w="7626" w:type="dxa"/>
            <w:shd w:val="clear" w:color="auto" w:fill="DBE5F1"/>
          </w:tcPr>
          <w:p w14:paraId="38512BDB" w14:textId="77777777" w:rsidR="00E43EF1" w:rsidRPr="00880CFE" w:rsidRDefault="000E40D2">
            <w:pPr>
              <w:pStyle w:val="TableParagraph"/>
              <w:spacing w:before="58" w:line="256" w:lineRule="exact"/>
              <w:ind w:left="57"/>
              <w:rPr>
                <w:sz w:val="20"/>
                <w:szCs w:val="20"/>
              </w:rPr>
            </w:pPr>
            <w:r w:rsidRPr="00880CFE">
              <w:rPr>
                <w:sz w:val="20"/>
                <w:szCs w:val="20"/>
              </w:rPr>
              <w:t>Kev piav qhia</w:t>
            </w:r>
          </w:p>
        </w:tc>
        <w:tc>
          <w:tcPr>
            <w:tcW w:w="2156" w:type="dxa"/>
            <w:shd w:val="clear" w:color="auto" w:fill="DBE5F1"/>
          </w:tcPr>
          <w:p w14:paraId="1D0C3BB7" w14:textId="77777777" w:rsidR="00E43EF1" w:rsidRPr="00880CFE" w:rsidRDefault="000E40D2">
            <w:pPr>
              <w:pStyle w:val="TableParagraph"/>
              <w:spacing w:before="58" w:line="256" w:lineRule="exact"/>
              <w:ind w:left="142" w:right="132"/>
              <w:jc w:val="center"/>
              <w:rPr>
                <w:sz w:val="20"/>
                <w:szCs w:val="20"/>
              </w:rPr>
            </w:pPr>
            <w:r w:rsidRPr="00880CFE">
              <w:rPr>
                <w:sz w:val="20"/>
                <w:szCs w:val="20"/>
              </w:rPr>
              <w:t>Tag Nrho Cov Nyiaj</w:t>
            </w:r>
          </w:p>
        </w:tc>
        <w:tc>
          <w:tcPr>
            <w:tcW w:w="1619" w:type="dxa"/>
            <w:shd w:val="clear" w:color="auto" w:fill="DBE5F1"/>
          </w:tcPr>
          <w:p w14:paraId="795B9612" w14:textId="77777777" w:rsidR="00E43EF1" w:rsidRPr="00880CFE" w:rsidRDefault="000E40D2">
            <w:pPr>
              <w:pStyle w:val="TableParagraph"/>
              <w:spacing w:before="58" w:line="256" w:lineRule="exact"/>
              <w:ind w:left="33" w:right="24"/>
              <w:jc w:val="center"/>
              <w:rPr>
                <w:sz w:val="20"/>
                <w:szCs w:val="20"/>
              </w:rPr>
            </w:pPr>
            <w:r w:rsidRPr="00880CFE">
              <w:rPr>
                <w:sz w:val="20"/>
                <w:szCs w:val="20"/>
              </w:rPr>
              <w:t>Kev Koom Tes</w:t>
            </w:r>
          </w:p>
        </w:tc>
      </w:tr>
      <w:tr w:rsidR="00E43EF1" w14:paraId="34C669B5" w14:textId="77777777">
        <w:trPr>
          <w:trHeight w:val="3921"/>
        </w:trPr>
        <w:tc>
          <w:tcPr>
            <w:tcW w:w="1269" w:type="dxa"/>
          </w:tcPr>
          <w:p w14:paraId="152EF7EE" w14:textId="77777777" w:rsidR="00E43EF1" w:rsidRPr="00E06430" w:rsidRDefault="000E40D2" w:rsidP="000174BF">
            <w:pPr>
              <w:pStyle w:val="TableParagraph"/>
              <w:spacing w:before="58"/>
              <w:ind w:left="9"/>
              <w:jc w:val="center"/>
              <w:rPr>
                <w:b/>
              </w:rPr>
            </w:pPr>
            <w:r w:rsidRPr="00E06430">
              <w:rPr>
                <w:b/>
              </w:rPr>
              <w:t>1</w:t>
            </w:r>
          </w:p>
        </w:tc>
        <w:tc>
          <w:tcPr>
            <w:tcW w:w="2440" w:type="dxa"/>
          </w:tcPr>
          <w:p w14:paraId="45EA1185" w14:textId="798FA35F" w:rsidR="00E43EF1" w:rsidRPr="00E06430" w:rsidRDefault="000E40D2" w:rsidP="00E06430">
            <w:pPr>
              <w:pStyle w:val="TableParagraph"/>
              <w:spacing w:before="58"/>
              <w:ind w:left="58" w:right="937"/>
            </w:pPr>
            <w:r w:rsidRPr="00E06430">
              <w:t>Kev Tsim Kho Kev T</w:t>
            </w:r>
            <w:r w:rsidR="00CF43B8" w:rsidRPr="00E06430">
              <w:t>xawj Ntse</w:t>
            </w:r>
          </w:p>
        </w:tc>
        <w:tc>
          <w:tcPr>
            <w:tcW w:w="7626" w:type="dxa"/>
          </w:tcPr>
          <w:p w14:paraId="3FAEEDAA" w14:textId="77777777" w:rsidR="00E43EF1" w:rsidRPr="00E06430" w:rsidRDefault="000E40D2" w:rsidP="00E06430">
            <w:pPr>
              <w:pStyle w:val="TableParagraph"/>
              <w:spacing w:before="58"/>
              <w:ind w:left="57"/>
              <w:jc w:val="both"/>
            </w:pPr>
            <w:r w:rsidRPr="00E06430">
              <w:t>1.1</w:t>
            </w:r>
          </w:p>
          <w:p w14:paraId="34E05E23" w14:textId="05FC15B6" w:rsidR="00E43EF1" w:rsidRPr="00E06430" w:rsidRDefault="000E40D2" w:rsidP="00E06430">
            <w:pPr>
              <w:pStyle w:val="TableParagraph"/>
              <w:ind w:left="57" w:right="134"/>
              <w:jc w:val="both"/>
            </w:pPr>
            <w:r w:rsidRPr="00E06430">
              <w:t>TRUSD tau cog lus rau kev txhim kho kev kawm ntawm txhua tus tub ntxhais kawm los ntawm kev muab kev txhim kho rau cov neeg ua hauj</w:t>
            </w:r>
            <w:r w:rsidR="00CF43B8" w:rsidRPr="00E06430">
              <w:t xml:space="preserve"> </w:t>
            </w:r>
            <w:r w:rsidRPr="00E06430">
              <w:t>lwm los ua cov hauj</w:t>
            </w:r>
            <w:r w:rsidR="00CF43B8" w:rsidRPr="00E06430">
              <w:t xml:space="preserve"> </w:t>
            </w:r>
            <w:r w:rsidRPr="00E06430">
              <w:t xml:space="preserve">lwm tseem ceeb </w:t>
            </w:r>
            <w:del w:id="989" w:author="Khamsaolee Xainhiaxang" w:date="2021-07-03T21:28:00Z">
              <w:r w:rsidRPr="00E06430" w:rsidDel="00E11421">
                <w:delText xml:space="preserve">los </w:delText>
              </w:r>
            </w:del>
            <w:r w:rsidRPr="00E06430">
              <w:t>ntawm kev ua hauj</w:t>
            </w:r>
            <w:r w:rsidR="00CF43B8" w:rsidRPr="00E06430">
              <w:t xml:space="preserve"> </w:t>
            </w:r>
            <w:r w:rsidRPr="00E06430">
              <w:t>lwm los ntawm</w:t>
            </w:r>
            <w:r w:rsidR="00CF43B8" w:rsidRPr="00E06430">
              <w:t xml:space="preserve"> </w:t>
            </w:r>
            <w:r w:rsidRPr="00E06430">
              <w:t>Kev Kawm T</w:t>
            </w:r>
            <w:r w:rsidR="00CF43B8" w:rsidRPr="00E06430">
              <w:t>xawj Ntse</w:t>
            </w:r>
            <w:r w:rsidRPr="00E06430">
              <w:t xml:space="preserve"> (PLCs), Kev Xav</w:t>
            </w:r>
            <w:del w:id="990" w:author="Khamsaolee Xainhiaxang" w:date="2021-07-03T21:29:00Z">
              <w:r w:rsidRPr="00E06430" w:rsidDel="00E11421">
                <w:delText xml:space="preserve"> Txog Qhov </w:delText>
              </w:r>
              <w:r w:rsidR="00CF43B8" w:rsidRPr="00E06430" w:rsidDel="00E11421">
                <w:delText>khoom siv</w:delText>
              </w:r>
            </w:del>
            <w:r w:rsidRPr="00E06430">
              <w:t>, Kev Ntsuam Xyuas Raws CCSS, Kev Qhia Zoo Tshaj, Kev Qhia Zoo Tshaj Plaws ua ntej, kev kawm sib xyaw ua ke thiab lwm yam kev ua kom muaj kev kawm nce qib rau txhua tus tub ntxhais kawm thiab daws kev poob</w:t>
            </w:r>
            <w:r w:rsidR="00CF43B8" w:rsidRPr="00E06430">
              <w:t xml:space="preserve"> qab ntawm</w:t>
            </w:r>
            <w:r w:rsidRPr="00E06430">
              <w:t xml:space="preserve"> kev kawm nrog kev txhawb rau cov tub ntxhais kawm tsis meej pem.</w:t>
            </w:r>
          </w:p>
          <w:p w14:paraId="1E883437" w14:textId="77777777" w:rsidR="00E43EF1" w:rsidRPr="00E06430" w:rsidRDefault="00E43EF1" w:rsidP="00E06430">
            <w:pPr>
              <w:pStyle w:val="TableParagraph"/>
              <w:jc w:val="both"/>
              <w:rPr>
                <w:b/>
              </w:rPr>
            </w:pPr>
          </w:p>
          <w:p w14:paraId="6A47F11A" w14:textId="77777777" w:rsidR="00E43EF1" w:rsidRPr="00E06430" w:rsidRDefault="000E40D2" w:rsidP="00E06430">
            <w:pPr>
              <w:pStyle w:val="TableParagraph"/>
              <w:ind w:left="57"/>
              <w:jc w:val="both"/>
            </w:pPr>
            <w:r w:rsidRPr="00E06430">
              <w:t>Txhua S</w:t>
            </w:r>
            <w:del w:id="991" w:author="Khamsaolee Xainhiaxang" w:date="2021-07-03T21:38:00Z">
              <w:r w:rsidRPr="00E06430" w:rsidDel="00E11421">
                <w:delText xml:space="preserve"> </w:delText>
              </w:r>
            </w:del>
            <w:r w:rsidRPr="00E06430">
              <w:t>/</w:t>
            </w:r>
            <w:del w:id="992" w:author="Khamsaolee Xainhiaxang" w:date="2021-07-03T21:38:00Z">
              <w:r w:rsidRPr="00E06430" w:rsidDel="00E11421">
                <w:delText xml:space="preserve"> </w:delText>
              </w:r>
            </w:del>
            <w:r w:rsidRPr="00E06430">
              <w:t>C</w:t>
            </w:r>
          </w:p>
        </w:tc>
        <w:tc>
          <w:tcPr>
            <w:tcW w:w="2156" w:type="dxa"/>
          </w:tcPr>
          <w:p w14:paraId="64F96B74" w14:textId="77777777" w:rsidR="00E43EF1" w:rsidRPr="00E06430" w:rsidRDefault="000E40D2" w:rsidP="00E06430">
            <w:pPr>
              <w:pStyle w:val="TableParagraph"/>
              <w:spacing w:before="58"/>
              <w:ind w:left="141" w:right="132"/>
            </w:pPr>
            <w:r w:rsidRPr="00E06430">
              <w:t>$ 538,141.00</w:t>
            </w:r>
          </w:p>
        </w:tc>
        <w:tc>
          <w:tcPr>
            <w:tcW w:w="1619" w:type="dxa"/>
          </w:tcPr>
          <w:p w14:paraId="4F9C2864" w14:textId="7D300BE7" w:rsidR="00E43EF1" w:rsidRPr="00E06430" w:rsidRDefault="000E40D2" w:rsidP="000174BF">
            <w:pPr>
              <w:pStyle w:val="TableParagraph"/>
              <w:spacing w:before="58"/>
              <w:ind w:left="33" w:right="52"/>
              <w:jc w:val="center"/>
            </w:pPr>
            <w:r w:rsidRPr="00E06430">
              <w:t>Yog</w:t>
            </w:r>
          </w:p>
        </w:tc>
      </w:tr>
      <w:tr w:rsidR="00E43EF1" w14:paraId="12D6B068" w14:textId="77777777">
        <w:trPr>
          <w:trHeight w:val="2817"/>
        </w:trPr>
        <w:tc>
          <w:tcPr>
            <w:tcW w:w="1269" w:type="dxa"/>
          </w:tcPr>
          <w:p w14:paraId="3AD21561" w14:textId="77777777" w:rsidR="00E43EF1" w:rsidRPr="00E06430" w:rsidRDefault="000E40D2" w:rsidP="000174BF">
            <w:pPr>
              <w:pStyle w:val="TableParagraph"/>
              <w:spacing w:before="58"/>
              <w:ind w:left="9"/>
              <w:jc w:val="center"/>
              <w:rPr>
                <w:b/>
              </w:rPr>
            </w:pPr>
            <w:r w:rsidRPr="00E06430">
              <w:rPr>
                <w:b/>
              </w:rPr>
              <w:t>2</w:t>
            </w:r>
          </w:p>
        </w:tc>
        <w:tc>
          <w:tcPr>
            <w:tcW w:w="2440" w:type="dxa"/>
          </w:tcPr>
          <w:p w14:paraId="288AEECD" w14:textId="1D435B6F" w:rsidR="00E43EF1" w:rsidRPr="00E06430" w:rsidRDefault="00905043" w:rsidP="00905043">
            <w:pPr>
              <w:pStyle w:val="TableParagraph"/>
              <w:spacing w:before="58"/>
              <w:ind w:left="58" w:right="564"/>
            </w:pPr>
            <w:ins w:id="993" w:author="Khamsaolee Xainhiaxang" w:date="2021-07-03T21:39:00Z">
              <w:r>
                <w:t xml:space="preserve">Kev </w:t>
              </w:r>
            </w:ins>
            <w:r w:rsidR="005F089A" w:rsidRPr="00E06430">
              <w:t xml:space="preserve">Npaj </w:t>
            </w:r>
            <w:del w:id="994" w:author="Khamsaolee Xainhiaxang" w:date="2021-07-03T21:39:00Z">
              <w:r w:rsidR="000E40D2" w:rsidRPr="00E06430" w:rsidDel="00905043">
                <w:delText xml:space="preserve">Tswv Yim </w:delText>
              </w:r>
            </w:del>
            <w:r w:rsidR="000E40D2" w:rsidRPr="00E06430">
              <w:t xml:space="preserve">Rau </w:t>
            </w:r>
            <w:ins w:id="995" w:author="Khamsaolee Xainhiaxang" w:date="2021-07-03T21:38:00Z">
              <w:r>
                <w:t xml:space="preserve">Kev Kawm Thaum yog </w:t>
              </w:r>
            </w:ins>
            <w:r w:rsidR="000E40D2" w:rsidRPr="00E06430">
              <w:t>Me</w:t>
            </w:r>
            <w:r w:rsidR="005F089A" w:rsidRPr="00E06430">
              <w:t xml:space="preserve"> </w:t>
            </w:r>
            <w:r w:rsidR="000E40D2" w:rsidRPr="00E06430">
              <w:t>nyuam Yaus Me (ECE)</w:t>
            </w:r>
          </w:p>
        </w:tc>
        <w:tc>
          <w:tcPr>
            <w:tcW w:w="7626" w:type="dxa"/>
          </w:tcPr>
          <w:p w14:paraId="74F7E9AA" w14:textId="5334DC9A" w:rsidR="00E43EF1" w:rsidRPr="00E06430" w:rsidRDefault="000E40D2" w:rsidP="00E06430">
            <w:pPr>
              <w:pStyle w:val="TableParagraph"/>
              <w:spacing w:before="58"/>
              <w:ind w:left="57"/>
              <w:jc w:val="both"/>
            </w:pPr>
            <w:r w:rsidRPr="00E06430">
              <w:t xml:space="preserve">1.2 </w:t>
            </w:r>
          </w:p>
          <w:p w14:paraId="65CC0BA0" w14:textId="5996D665" w:rsidR="00E43EF1" w:rsidRPr="00E06430" w:rsidRDefault="00905043" w:rsidP="00E06430">
            <w:pPr>
              <w:pStyle w:val="TableParagraph"/>
              <w:ind w:left="57" w:right="67"/>
              <w:jc w:val="both"/>
            </w:pPr>
            <w:ins w:id="996" w:author="Khamsaolee Xainhiaxang" w:date="2021-07-03T21:40:00Z">
              <w:r>
                <w:t xml:space="preserve">Npaj </w:t>
              </w:r>
            </w:ins>
            <w:r w:rsidR="000E40D2" w:rsidRPr="00E06430">
              <w:t>Txhawb rau Txoj Hauj</w:t>
            </w:r>
            <w:r w:rsidR="00301EFB" w:rsidRPr="00E06430">
              <w:t xml:space="preserve"> </w:t>
            </w:r>
            <w:r w:rsidR="000E40D2" w:rsidRPr="00E06430">
              <w:t xml:space="preserve">lwm Kev Kawm Thaum Ntxov (ECE) </w:t>
            </w:r>
            <w:del w:id="997" w:author="Khamsaolee Xainhiaxang" w:date="2021-07-03T21:40:00Z">
              <w:r w:rsidR="000E40D2" w:rsidRPr="00E06430" w:rsidDel="00905043">
                <w:delText>Lub Tswv Yim Uas yo</w:delText>
              </w:r>
            </w:del>
            <w:ins w:id="998" w:author="Khamsaolee Xainhiaxang" w:date="2021-07-03T21:40:00Z">
              <w:r>
                <w:t>Nro</w:t>
              </w:r>
            </w:ins>
            <w:r w:rsidR="000E40D2" w:rsidRPr="00E06430">
              <w:t xml:space="preserve">g </w:t>
            </w:r>
            <w:ins w:id="999" w:author="Khamsaolee Xainhiaxang" w:date="2021-07-03T21:41:00Z">
              <w:r>
                <w:t xml:space="preserve">rau lub hom phiaj </w:t>
              </w:r>
            </w:ins>
            <w:del w:id="1000" w:author="Khamsaolee Xainhiaxang" w:date="2021-07-03T21:41:00Z">
              <w:r w:rsidR="000E40D2" w:rsidRPr="00E06430" w:rsidDel="00905043">
                <w:delText xml:space="preserve">tus qauv rau </w:delText>
              </w:r>
            </w:del>
            <w:r w:rsidR="000E40D2" w:rsidRPr="00E06430">
              <w:t xml:space="preserve">kev nqis peev </w:t>
            </w:r>
            <w:del w:id="1001" w:author="Khamsaolee Xainhiaxang" w:date="2021-07-03T21:42:00Z">
              <w:r w:rsidR="000E40D2" w:rsidRPr="00E06430" w:rsidDel="00905043">
                <w:delText xml:space="preserve">hauv </w:delText>
              </w:r>
            </w:del>
            <w:ins w:id="1002" w:author="Khamsaolee Xainhiaxang" w:date="2021-07-03T21:42:00Z">
              <w:r>
                <w:t>rau</w:t>
              </w:r>
              <w:r w:rsidRPr="00E06430">
                <w:t xml:space="preserve"> </w:t>
              </w:r>
            </w:ins>
            <w:r w:rsidR="000E40D2" w:rsidRPr="00E06430">
              <w:t xml:space="preserve">kev kawm </w:t>
            </w:r>
            <w:del w:id="1003" w:author="Khamsaolee Xainhiaxang" w:date="2021-07-03T21:42:00Z">
              <w:r w:rsidR="000E40D2" w:rsidRPr="00E06430" w:rsidDel="00905043">
                <w:delText>ua ntej hnub nyoog kawm ntawv</w:delText>
              </w:r>
            </w:del>
            <w:ins w:id="1004" w:author="Khamsaolee Xainhiaxang" w:date="2021-07-03T21:42:00Z">
              <w:r>
                <w:t>thaum tseem yau</w:t>
              </w:r>
            </w:ins>
            <w:r w:rsidR="000E40D2" w:rsidRPr="00E06430">
              <w:t xml:space="preserve"> kom ntseeg tau tias cov me</w:t>
            </w:r>
            <w:r w:rsidR="00301EFB" w:rsidRPr="00E06430">
              <w:t xml:space="preserve"> </w:t>
            </w:r>
            <w:r w:rsidR="000E40D2" w:rsidRPr="00E06430">
              <w:t xml:space="preserve">nyuam yaus thaum ntxov kawm tau txuas mus rau kev kawm </w:t>
            </w:r>
            <w:del w:id="1005" w:author="Khamsaolee Xainhiaxang" w:date="2021-07-03T21:43:00Z">
              <w:r w:rsidR="000E40D2" w:rsidRPr="00E06430" w:rsidDel="00905043">
                <w:delText xml:space="preserve">txuas ntxiv rau hauv </w:delText>
              </w:r>
            </w:del>
            <w:r w:rsidR="000E40D2" w:rsidRPr="00E06430">
              <w:t>qib pib.</w:t>
            </w:r>
          </w:p>
          <w:p w14:paraId="5FE6F67A" w14:textId="77777777" w:rsidR="00E43EF1" w:rsidRPr="00E06430" w:rsidRDefault="00E43EF1" w:rsidP="00E06430">
            <w:pPr>
              <w:pStyle w:val="TableParagraph"/>
              <w:jc w:val="both"/>
              <w:rPr>
                <w:b/>
              </w:rPr>
            </w:pPr>
          </w:p>
          <w:p w14:paraId="3A8AA21A" w14:textId="77777777" w:rsidR="00E43EF1" w:rsidRPr="00E06430" w:rsidRDefault="000E40D2" w:rsidP="00E06430">
            <w:pPr>
              <w:pStyle w:val="TableParagraph"/>
              <w:ind w:left="57"/>
              <w:jc w:val="both"/>
            </w:pPr>
            <w:r w:rsidRPr="00E06430">
              <w:t>Txhua S</w:t>
            </w:r>
            <w:del w:id="1006" w:author="Khamsaolee Xainhiaxang" w:date="2021-07-03T21:43:00Z">
              <w:r w:rsidRPr="00E06430" w:rsidDel="00905043">
                <w:delText xml:space="preserve"> </w:delText>
              </w:r>
            </w:del>
            <w:r w:rsidRPr="00E06430">
              <w:t>/</w:t>
            </w:r>
            <w:del w:id="1007" w:author="Khamsaolee Xainhiaxang" w:date="2021-07-03T21:43:00Z">
              <w:r w:rsidRPr="00E06430" w:rsidDel="00905043">
                <w:delText xml:space="preserve"> </w:delText>
              </w:r>
            </w:del>
            <w:r w:rsidRPr="00E06430">
              <w:t>C</w:t>
            </w:r>
          </w:p>
        </w:tc>
        <w:tc>
          <w:tcPr>
            <w:tcW w:w="2156" w:type="dxa"/>
          </w:tcPr>
          <w:p w14:paraId="73799BFB" w14:textId="77777777" w:rsidR="00E43EF1" w:rsidRPr="00E06430" w:rsidRDefault="000E40D2" w:rsidP="00E06430">
            <w:pPr>
              <w:pStyle w:val="TableParagraph"/>
              <w:spacing w:before="58"/>
              <w:ind w:left="141" w:right="132"/>
            </w:pPr>
            <w:r w:rsidRPr="00E06430">
              <w:t>$ 170,893.00</w:t>
            </w:r>
          </w:p>
        </w:tc>
        <w:tc>
          <w:tcPr>
            <w:tcW w:w="1619" w:type="dxa"/>
          </w:tcPr>
          <w:p w14:paraId="1B61D28A" w14:textId="0482F825" w:rsidR="00E43EF1" w:rsidRPr="00E06430" w:rsidRDefault="000E40D2" w:rsidP="000174BF">
            <w:pPr>
              <w:pStyle w:val="TableParagraph"/>
              <w:spacing w:before="58"/>
              <w:ind w:left="33" w:right="52"/>
              <w:jc w:val="center"/>
            </w:pPr>
            <w:r w:rsidRPr="00E06430">
              <w:t>Yog</w:t>
            </w:r>
          </w:p>
        </w:tc>
      </w:tr>
    </w:tbl>
    <w:p w14:paraId="513A4911" w14:textId="77777777" w:rsidR="00E43EF1" w:rsidRDefault="00E43EF1">
      <w:pPr>
        <w:jc w:val="center"/>
        <w:sectPr w:rsidR="00E43EF1">
          <w:pgSz w:w="15840" w:h="12240" w:orient="landscape"/>
          <w:pgMar w:top="640" w:right="120" w:bottom="480" w:left="120" w:header="0" w:footer="284" w:gutter="0"/>
          <w:cols w:space="720"/>
        </w:sectPr>
      </w:pPr>
    </w:p>
    <w:tbl>
      <w:tblPr>
        <w:tblW w:w="0" w:type="auto"/>
        <w:tblInd w:w="25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1269"/>
        <w:gridCol w:w="2440"/>
        <w:gridCol w:w="7626"/>
        <w:gridCol w:w="2156"/>
        <w:gridCol w:w="1619"/>
      </w:tblGrid>
      <w:tr w:rsidR="00296B11" w14:paraId="20B30A2D" w14:textId="77777777">
        <w:trPr>
          <w:trHeight w:val="333"/>
        </w:trPr>
        <w:tc>
          <w:tcPr>
            <w:tcW w:w="1269" w:type="dxa"/>
            <w:shd w:val="clear" w:color="auto" w:fill="DBE5F1"/>
          </w:tcPr>
          <w:p w14:paraId="4411EF5C" w14:textId="00845D04" w:rsidR="00296B11" w:rsidRDefault="00296B11" w:rsidP="00296B11">
            <w:pPr>
              <w:pStyle w:val="TableParagraph"/>
              <w:spacing w:before="54" w:line="260" w:lineRule="exact"/>
              <w:ind w:left="58"/>
              <w:rPr>
                <w:sz w:val="24"/>
              </w:rPr>
            </w:pPr>
            <w:r w:rsidRPr="00880CFE">
              <w:rPr>
                <w:sz w:val="20"/>
                <w:szCs w:val="20"/>
              </w:rPr>
              <w:lastRenderedPageBreak/>
              <w:t>Kev ua #</w:t>
            </w:r>
          </w:p>
        </w:tc>
        <w:tc>
          <w:tcPr>
            <w:tcW w:w="2440" w:type="dxa"/>
            <w:shd w:val="clear" w:color="auto" w:fill="DBE5F1"/>
          </w:tcPr>
          <w:p w14:paraId="7F18829F" w14:textId="6936FBE9" w:rsidR="00296B11" w:rsidRDefault="00296B11" w:rsidP="00296B11">
            <w:pPr>
              <w:pStyle w:val="TableParagraph"/>
              <w:spacing w:before="54" w:line="260" w:lineRule="exact"/>
              <w:ind w:left="58"/>
              <w:rPr>
                <w:sz w:val="24"/>
              </w:rPr>
            </w:pPr>
            <w:r w:rsidRPr="00880CFE">
              <w:rPr>
                <w:sz w:val="20"/>
                <w:szCs w:val="20"/>
              </w:rPr>
              <w:t>Ntsiab Lus</w:t>
            </w:r>
          </w:p>
        </w:tc>
        <w:tc>
          <w:tcPr>
            <w:tcW w:w="7626" w:type="dxa"/>
            <w:shd w:val="clear" w:color="auto" w:fill="DBE5F1"/>
          </w:tcPr>
          <w:p w14:paraId="6A5804AC" w14:textId="0FF6B514" w:rsidR="00296B11" w:rsidRDefault="00296B11" w:rsidP="00296B11">
            <w:pPr>
              <w:pStyle w:val="TableParagraph"/>
              <w:spacing w:before="54" w:line="260" w:lineRule="exact"/>
              <w:ind w:left="57"/>
              <w:rPr>
                <w:sz w:val="24"/>
              </w:rPr>
            </w:pPr>
            <w:r w:rsidRPr="00880CFE">
              <w:rPr>
                <w:sz w:val="20"/>
                <w:szCs w:val="20"/>
              </w:rPr>
              <w:t>Kev piav qhia</w:t>
            </w:r>
          </w:p>
        </w:tc>
        <w:tc>
          <w:tcPr>
            <w:tcW w:w="2156" w:type="dxa"/>
            <w:shd w:val="clear" w:color="auto" w:fill="DBE5F1"/>
          </w:tcPr>
          <w:p w14:paraId="4DB81E83" w14:textId="7B4215D5" w:rsidR="00296B11" w:rsidRDefault="00296B11" w:rsidP="00296B11">
            <w:pPr>
              <w:pStyle w:val="TableParagraph"/>
              <w:spacing w:before="54" w:line="260" w:lineRule="exact"/>
              <w:ind w:left="142" w:right="132"/>
              <w:jc w:val="center"/>
              <w:rPr>
                <w:sz w:val="24"/>
              </w:rPr>
            </w:pPr>
            <w:r w:rsidRPr="00880CFE">
              <w:rPr>
                <w:sz w:val="20"/>
                <w:szCs w:val="20"/>
              </w:rPr>
              <w:t>Tag Nrho Cov Nyiaj</w:t>
            </w:r>
          </w:p>
        </w:tc>
        <w:tc>
          <w:tcPr>
            <w:tcW w:w="1619" w:type="dxa"/>
            <w:shd w:val="clear" w:color="auto" w:fill="DBE5F1"/>
          </w:tcPr>
          <w:p w14:paraId="2B77743D" w14:textId="5D6CE7E5" w:rsidR="00296B11" w:rsidRDefault="00296B11" w:rsidP="00296B11">
            <w:pPr>
              <w:pStyle w:val="TableParagraph"/>
              <w:spacing w:before="54" w:line="260" w:lineRule="exact"/>
              <w:ind w:left="33" w:right="24"/>
              <w:jc w:val="center"/>
              <w:rPr>
                <w:sz w:val="24"/>
              </w:rPr>
            </w:pPr>
            <w:r w:rsidRPr="00880CFE">
              <w:rPr>
                <w:sz w:val="20"/>
                <w:szCs w:val="20"/>
              </w:rPr>
              <w:t>Kev Koom Tes</w:t>
            </w:r>
          </w:p>
        </w:tc>
      </w:tr>
      <w:tr w:rsidR="00E43EF1" w14:paraId="20F46AD8" w14:textId="77777777">
        <w:trPr>
          <w:trHeight w:val="4248"/>
        </w:trPr>
        <w:tc>
          <w:tcPr>
            <w:tcW w:w="1269" w:type="dxa"/>
          </w:tcPr>
          <w:p w14:paraId="0F9A14CD" w14:textId="77777777" w:rsidR="00E43EF1" w:rsidRPr="00A31178" w:rsidRDefault="000E40D2">
            <w:pPr>
              <w:pStyle w:val="TableParagraph"/>
              <w:spacing w:before="54"/>
              <w:ind w:left="9"/>
              <w:jc w:val="center"/>
              <w:rPr>
                <w:b/>
              </w:rPr>
            </w:pPr>
            <w:r w:rsidRPr="00A31178">
              <w:rPr>
                <w:b/>
              </w:rPr>
              <w:t>3</w:t>
            </w:r>
          </w:p>
        </w:tc>
        <w:tc>
          <w:tcPr>
            <w:tcW w:w="2440" w:type="dxa"/>
          </w:tcPr>
          <w:p w14:paraId="251CB5A5" w14:textId="321E4BCD" w:rsidR="00E43EF1" w:rsidRPr="00A31178" w:rsidRDefault="000E40D2">
            <w:pPr>
              <w:pStyle w:val="TableParagraph"/>
              <w:spacing w:before="54"/>
              <w:ind w:left="58" w:right="977"/>
            </w:pPr>
            <w:del w:id="1008" w:author="Khamsaolee Xainhiaxang" w:date="2021-07-03T21:45:00Z">
              <w:r w:rsidRPr="00A31178" w:rsidDel="00905043">
                <w:delText>Cov Khoos Kas Puv-Tas Hnub</w:delText>
              </w:r>
            </w:del>
            <w:ins w:id="1009" w:author="Khamsaolee Xainhiaxang" w:date="2021-07-03T21:45:00Z">
              <w:r w:rsidR="00905043">
                <w:t>Kev Kawm Qib ib uas kawm Tag Hnub</w:t>
              </w:r>
            </w:ins>
          </w:p>
        </w:tc>
        <w:tc>
          <w:tcPr>
            <w:tcW w:w="7626" w:type="dxa"/>
          </w:tcPr>
          <w:p w14:paraId="5971451F" w14:textId="77777777" w:rsidR="00E43EF1" w:rsidRPr="00A31178" w:rsidRDefault="000E40D2" w:rsidP="00A31178">
            <w:pPr>
              <w:pStyle w:val="TableParagraph"/>
              <w:spacing w:before="54"/>
              <w:ind w:left="57"/>
              <w:jc w:val="both"/>
            </w:pPr>
            <w:r w:rsidRPr="00A31178">
              <w:t>1.3</w:t>
            </w:r>
          </w:p>
          <w:p w14:paraId="6975895B" w14:textId="2A4FF532" w:rsidR="00E43EF1" w:rsidRPr="00A31178" w:rsidRDefault="00905043" w:rsidP="00A31178">
            <w:pPr>
              <w:pStyle w:val="TableParagraph"/>
              <w:ind w:left="57" w:right="102"/>
              <w:jc w:val="both"/>
            </w:pPr>
            <w:ins w:id="1010" w:author="Khamsaolee Xainhiaxang" w:date="2021-07-03T21:48:00Z">
              <w:r>
                <w:t>Kev Kawm Qib ib uas kawm Tag Hnub</w:t>
              </w:r>
              <w:r w:rsidRPr="00A31178">
                <w:t xml:space="preserve"> </w:t>
              </w:r>
            </w:ins>
            <w:del w:id="1011" w:author="Khamsaolee Xainhiaxang" w:date="2021-07-03T21:48:00Z">
              <w:r w:rsidR="000E40D2" w:rsidRPr="00A31178" w:rsidDel="00213F64">
                <w:delText xml:space="preserve">Cov khoos kas kawm puv </w:delText>
              </w:r>
              <w:r w:rsidR="00EF364C" w:rsidRPr="00A31178" w:rsidDel="00213F64">
                <w:delText xml:space="preserve">tag </w:delText>
              </w:r>
              <w:r w:rsidR="000E40D2" w:rsidRPr="00A31178" w:rsidDel="00213F64">
                <w:delText>hnub puv ze ze qhov khoob</w:delText>
              </w:r>
            </w:del>
            <w:ins w:id="1012" w:author="Khamsaolee Xainhiaxang" w:date="2021-07-03T21:48:00Z">
              <w:r w:rsidR="00213F64">
                <w:t>kuj tsis tshua muaj kev txawv</w:t>
              </w:r>
            </w:ins>
            <w:r w:rsidR="000E40D2" w:rsidRPr="00A31178">
              <w:t xml:space="preserve"> ntawm cov me</w:t>
            </w:r>
            <w:r w:rsidR="00EF364C" w:rsidRPr="00A31178">
              <w:t xml:space="preserve"> </w:t>
            </w:r>
            <w:r w:rsidR="000E40D2" w:rsidRPr="00A31178">
              <w:t>nyuam yaus los ntawm cov tsev neeg tsawg</w:t>
            </w:r>
            <w:ins w:id="1013" w:author="Khamsaolee Xainhiaxang" w:date="2021-07-03T21:49:00Z">
              <w:r w:rsidR="00213F64">
                <w:t xml:space="preserve"> (Minority)</w:t>
              </w:r>
            </w:ins>
            <w:r w:rsidR="000E40D2" w:rsidRPr="00A31178">
              <w:t xml:space="preserve"> thiab </w:t>
            </w:r>
            <w:ins w:id="1014" w:author="Khamsaolee Xainhiaxang" w:date="2021-07-03T21:50:00Z">
              <w:r w:rsidR="00213F64">
                <w:t xml:space="preserve">tsev neeg muaj nyiag tsawg nrog rau </w:t>
              </w:r>
            </w:ins>
            <w:r w:rsidR="000E40D2" w:rsidRPr="00A31178">
              <w:t xml:space="preserve">lawv cov phooj ywg. </w:t>
            </w:r>
            <w:ins w:id="1015" w:author="Khamsaolee Xainhiaxang" w:date="2021-07-03T21:54:00Z">
              <w:r w:rsidR="00213F64">
                <w:t xml:space="preserve">Raws li txoj kev kawm uas yuav kav ntev </w:t>
              </w:r>
            </w:ins>
            <w:del w:id="1016" w:author="Khamsaolee Xainhiaxang" w:date="2021-07-03T21:55:00Z">
              <w:r w:rsidR="000E40D2" w:rsidRPr="00A31178" w:rsidDel="00213F64">
                <w:delText xml:space="preserve">Los ntawm muab lub hauv paus ruaj khov ntawm kev kawm </w:delText>
              </w:r>
            </w:del>
            <w:r w:rsidR="000E40D2" w:rsidRPr="00A31178">
              <w:t>rau me</w:t>
            </w:r>
            <w:r w:rsidR="00EF364C" w:rsidRPr="00A31178">
              <w:t xml:space="preserve"> </w:t>
            </w:r>
            <w:r w:rsidR="000E40D2" w:rsidRPr="00A31178">
              <w:t xml:space="preserve">nyuam yaus los ntawm txhua haiv neeg, cov khoos kas kawm </w:t>
            </w:r>
            <w:del w:id="1017" w:author="Khamsaolee Xainhiaxang" w:date="2021-07-03T21:55:00Z">
              <w:r w:rsidR="000E40D2" w:rsidRPr="00A31178" w:rsidDel="00213F64">
                <w:delText>puv</w:delText>
              </w:r>
              <w:r w:rsidR="00EF364C" w:rsidRPr="00A31178" w:rsidDel="00213F64">
                <w:delText xml:space="preserve"> </w:delText>
              </w:r>
            </w:del>
            <w:r w:rsidR="00EF364C" w:rsidRPr="00A31178">
              <w:t>tag</w:t>
            </w:r>
            <w:r w:rsidR="000E40D2" w:rsidRPr="00A31178">
              <w:t xml:space="preserve"> hnub </w:t>
            </w:r>
            <w:ins w:id="1018" w:author="Khamsaolee Xainhiaxang" w:date="2021-07-03T21:55:00Z">
              <w:r w:rsidR="00213F64">
                <w:t xml:space="preserve">no pab tau txhua leej </w:t>
              </w:r>
            </w:ins>
            <w:del w:id="1019" w:author="Khamsaolee Xainhiaxang" w:date="2021-07-03T21:56:00Z">
              <w:r w:rsidR="000E40D2" w:rsidRPr="00A31178" w:rsidDel="00213F64">
                <w:delText>kom paub meej tias txhua tus tub ntxhais kawm</w:delText>
              </w:r>
            </w:del>
            <w:ins w:id="1020" w:author="Khamsaolee Xainhiaxang" w:date="2021-07-03T21:56:00Z">
              <w:r w:rsidR="00213F64">
                <w:t>muaj</w:t>
              </w:r>
            </w:ins>
            <w:r w:rsidR="000E40D2" w:rsidRPr="00A31178">
              <w:t xml:space="preserve"> </w:t>
            </w:r>
            <w:ins w:id="1021" w:author="Khamsaolee Xainhiaxang" w:date="2021-07-03T21:56:00Z">
              <w:r w:rsidR="00213F64">
                <w:t xml:space="preserve">vam meej rau </w:t>
              </w:r>
            </w:ins>
            <w:r w:rsidR="000E40D2" w:rsidRPr="00A31178">
              <w:t xml:space="preserve">kev kawm, kev sib raug zoo thiab </w:t>
            </w:r>
            <w:del w:id="1022" w:author="Khamsaolee Xainhiaxang" w:date="2021-07-03T21:53:00Z">
              <w:r w:rsidR="00EF364C" w:rsidRPr="00A31178" w:rsidDel="00213F64">
                <w:delText xml:space="preserve">muaj </w:delText>
              </w:r>
              <w:r w:rsidR="000E40D2" w:rsidRPr="00A31178" w:rsidDel="00213F64">
                <w:delText xml:space="preserve">lub siab </w:delText>
              </w:r>
            </w:del>
            <w:ins w:id="1023" w:author="Khamsaolee Xainhiaxang" w:date="2021-07-03T21:53:00Z">
              <w:r w:rsidR="00213F64">
                <w:t xml:space="preserve">kev </w:t>
              </w:r>
            </w:ins>
            <w:r w:rsidR="000E40D2" w:rsidRPr="00A31178">
              <w:t xml:space="preserve">xav </w:t>
            </w:r>
            <w:del w:id="1024" w:author="Khamsaolee Xainhiaxang" w:date="2021-07-03T21:53:00Z">
              <w:r w:rsidR="000E40D2" w:rsidRPr="00A31178" w:rsidDel="00213F64">
                <w:delText>ua tiav</w:delText>
              </w:r>
            </w:del>
            <w:ins w:id="1025" w:author="Khamsaolee Xainhiaxang" w:date="2021-07-03T21:53:00Z">
              <w:r w:rsidR="00213F64">
                <w:t>zoo</w:t>
              </w:r>
            </w:ins>
            <w:r w:rsidR="000E40D2" w:rsidRPr="00A31178">
              <w:t>.</w:t>
            </w:r>
          </w:p>
          <w:p w14:paraId="5D2352C1" w14:textId="77777777" w:rsidR="00E43EF1" w:rsidRPr="00A31178" w:rsidRDefault="00E43EF1" w:rsidP="00A31178">
            <w:pPr>
              <w:pStyle w:val="TableParagraph"/>
              <w:spacing w:before="11"/>
              <w:jc w:val="both"/>
              <w:rPr>
                <w:b/>
              </w:rPr>
            </w:pPr>
          </w:p>
          <w:p w14:paraId="2F2AA921" w14:textId="2E51C0E6" w:rsidR="00E43EF1" w:rsidRPr="00A31178" w:rsidRDefault="000E40D2" w:rsidP="00A31178">
            <w:pPr>
              <w:pStyle w:val="TableParagraph"/>
              <w:numPr>
                <w:ilvl w:val="0"/>
                <w:numId w:val="46"/>
              </w:numPr>
              <w:tabs>
                <w:tab w:val="left" w:pos="777"/>
                <w:tab w:val="left" w:pos="778"/>
              </w:tabs>
              <w:ind w:left="778" w:hanging="301"/>
              <w:jc w:val="both"/>
            </w:pPr>
            <w:r w:rsidRPr="00A31178">
              <w:t xml:space="preserve">Feem ntawm xib fwb </w:t>
            </w:r>
            <w:r w:rsidR="00E1078E" w:rsidRPr="00A31178">
              <w:t>cov</w:t>
            </w:r>
            <w:r w:rsidRPr="00A31178">
              <w:t xml:space="preserve"> nyiaj hli</w:t>
            </w:r>
          </w:p>
          <w:p w14:paraId="12A729DD" w14:textId="1EFD815B" w:rsidR="00E43EF1" w:rsidRPr="00A31178" w:rsidRDefault="000E40D2" w:rsidP="00A31178">
            <w:pPr>
              <w:pStyle w:val="TableParagraph"/>
              <w:numPr>
                <w:ilvl w:val="0"/>
                <w:numId w:val="46"/>
              </w:numPr>
              <w:tabs>
                <w:tab w:val="left" w:pos="777"/>
                <w:tab w:val="left" w:pos="778"/>
              </w:tabs>
              <w:ind w:left="837" w:right="419" w:hanging="360"/>
              <w:jc w:val="both"/>
            </w:pPr>
            <w:r w:rsidRPr="00A31178">
              <w:t xml:space="preserve">Cov neeg ua hauj lwm pab rau TK thiab </w:t>
            </w:r>
            <w:r w:rsidR="00BF2DCE" w:rsidRPr="00A31178">
              <w:t>Cov Me Nyuam Yaus</w:t>
            </w:r>
            <w:r w:rsidRPr="00A31178">
              <w:t xml:space="preserve"> cov chav kawm 1 teev txhua hnub hauv ib chav kawm</w:t>
            </w:r>
          </w:p>
          <w:p w14:paraId="31FDB2B7" w14:textId="77777777" w:rsidR="00E43EF1" w:rsidRPr="00A31178" w:rsidRDefault="00E43EF1" w:rsidP="00A31178">
            <w:pPr>
              <w:pStyle w:val="TableParagraph"/>
              <w:jc w:val="both"/>
              <w:rPr>
                <w:b/>
              </w:rPr>
            </w:pPr>
          </w:p>
          <w:p w14:paraId="6CBDEF7E" w14:textId="43BB1AED" w:rsidR="00E43EF1" w:rsidRPr="00A31178" w:rsidRDefault="000E40D2" w:rsidP="00213F64">
            <w:pPr>
              <w:pStyle w:val="TableParagraph"/>
              <w:ind w:left="57"/>
              <w:jc w:val="both"/>
            </w:pPr>
            <w:r w:rsidRPr="00A31178">
              <w:t>Txhua S</w:t>
            </w:r>
            <w:del w:id="1026" w:author="Khamsaolee Xainhiaxang" w:date="2021-07-03T21:57:00Z">
              <w:r w:rsidRPr="00A31178" w:rsidDel="00213F64">
                <w:delText xml:space="preserve"> </w:delText>
              </w:r>
            </w:del>
            <w:r w:rsidRPr="00A31178">
              <w:t>/</w:t>
            </w:r>
            <w:del w:id="1027" w:author="Khamsaolee Xainhiaxang" w:date="2021-07-03T21:57:00Z">
              <w:r w:rsidRPr="00A31178" w:rsidDel="00213F64">
                <w:delText xml:space="preserve"> </w:delText>
              </w:r>
            </w:del>
            <w:r w:rsidRPr="00A31178">
              <w:t>C</w:t>
            </w:r>
          </w:p>
        </w:tc>
        <w:tc>
          <w:tcPr>
            <w:tcW w:w="2156" w:type="dxa"/>
          </w:tcPr>
          <w:p w14:paraId="4D99ACE2" w14:textId="77777777" w:rsidR="00E43EF1" w:rsidRPr="00A31178" w:rsidRDefault="000E40D2">
            <w:pPr>
              <w:pStyle w:val="TableParagraph"/>
              <w:spacing w:before="54"/>
              <w:ind w:left="141" w:right="132"/>
              <w:jc w:val="center"/>
            </w:pPr>
            <w:r w:rsidRPr="00A31178">
              <w:t>$ 4,451,138.00</w:t>
            </w:r>
          </w:p>
        </w:tc>
        <w:tc>
          <w:tcPr>
            <w:tcW w:w="1619" w:type="dxa"/>
          </w:tcPr>
          <w:p w14:paraId="1B8A3A89" w14:textId="4958D2C1" w:rsidR="00E43EF1" w:rsidRPr="00A31178" w:rsidRDefault="000E40D2">
            <w:pPr>
              <w:pStyle w:val="TableParagraph"/>
              <w:spacing w:before="54"/>
              <w:ind w:left="33" w:right="52"/>
              <w:jc w:val="center"/>
            </w:pPr>
            <w:r w:rsidRPr="00A31178">
              <w:t xml:space="preserve">Yog </w:t>
            </w:r>
          </w:p>
        </w:tc>
      </w:tr>
      <w:tr w:rsidR="00E43EF1" w14:paraId="6F5EF45F" w14:textId="77777777">
        <w:trPr>
          <w:trHeight w:val="3093"/>
        </w:trPr>
        <w:tc>
          <w:tcPr>
            <w:tcW w:w="1269" w:type="dxa"/>
          </w:tcPr>
          <w:p w14:paraId="5BB3A879" w14:textId="77777777" w:rsidR="00E43EF1" w:rsidRPr="00A31178" w:rsidRDefault="000E40D2">
            <w:pPr>
              <w:pStyle w:val="TableParagraph"/>
              <w:spacing w:before="54"/>
              <w:ind w:left="9"/>
              <w:jc w:val="center"/>
              <w:rPr>
                <w:b/>
              </w:rPr>
            </w:pPr>
            <w:r w:rsidRPr="00A31178">
              <w:rPr>
                <w:b/>
              </w:rPr>
              <w:t>4</w:t>
            </w:r>
          </w:p>
        </w:tc>
        <w:tc>
          <w:tcPr>
            <w:tcW w:w="2440" w:type="dxa"/>
          </w:tcPr>
          <w:p w14:paraId="16531927" w14:textId="4DC0103A" w:rsidR="00E43EF1" w:rsidRPr="00A31178" w:rsidRDefault="000E40D2" w:rsidP="00905043">
            <w:pPr>
              <w:pStyle w:val="TableParagraph"/>
              <w:spacing w:before="54"/>
              <w:ind w:left="58" w:right="336"/>
            </w:pPr>
            <w:r w:rsidRPr="00A31178">
              <w:t>Kev Kawm</w:t>
            </w:r>
            <w:r w:rsidR="00E569F3" w:rsidRPr="00A31178">
              <w:t xml:space="preserve"> Ntawm</w:t>
            </w:r>
            <w:r w:rsidRPr="00A31178">
              <w:t xml:space="preserve"> </w:t>
            </w:r>
            <w:del w:id="1028" w:author="Khamsaolee Xainhiaxang" w:date="2021-07-03T21:46:00Z">
              <w:r w:rsidRPr="00A31178" w:rsidDel="00905043">
                <w:delText>Tus Kheej</w:delText>
              </w:r>
            </w:del>
            <w:ins w:id="1029" w:author="Khamsaolee Xainhiaxang" w:date="2021-07-03T21:46:00Z">
              <w:r w:rsidR="00905043">
                <w:t>Qee</w:t>
              </w:r>
            </w:ins>
            <w:r w:rsidR="00E569F3" w:rsidRPr="00A31178">
              <w:t xml:space="preserve"> Lub Sij Hawm Luv Luv</w:t>
            </w:r>
          </w:p>
        </w:tc>
        <w:tc>
          <w:tcPr>
            <w:tcW w:w="7626" w:type="dxa"/>
          </w:tcPr>
          <w:p w14:paraId="0CF8B5ED" w14:textId="77777777" w:rsidR="00E43EF1" w:rsidRPr="00A31178" w:rsidRDefault="000E40D2" w:rsidP="00A31178">
            <w:pPr>
              <w:pStyle w:val="TableParagraph"/>
              <w:spacing w:before="54"/>
              <w:ind w:left="57"/>
              <w:jc w:val="both"/>
            </w:pPr>
            <w:r w:rsidRPr="00A31178">
              <w:t>1.4</w:t>
            </w:r>
          </w:p>
          <w:p w14:paraId="3C6806E3" w14:textId="6BB6EF4A" w:rsidR="00E43EF1" w:rsidRPr="00A31178" w:rsidRDefault="000E40D2" w:rsidP="00A31178">
            <w:pPr>
              <w:pStyle w:val="TableParagraph"/>
              <w:ind w:left="57" w:right="148"/>
              <w:jc w:val="both"/>
            </w:pPr>
            <w:r w:rsidRPr="00A31178">
              <w:t xml:space="preserve">Kev kawm </w:t>
            </w:r>
            <w:del w:id="1030" w:author="Khamsaolee Xainhiaxang" w:date="2021-07-03T21:58:00Z">
              <w:r w:rsidRPr="00A31178" w:rsidDel="000B2C35">
                <w:delText>ib ntus</w:delText>
              </w:r>
            </w:del>
            <w:ins w:id="1031" w:author="Khamsaolee Xainhiaxang" w:date="2021-07-03T21:58:00Z">
              <w:r w:rsidR="000B2C35">
                <w:t>ncua</w:t>
              </w:r>
            </w:ins>
            <w:r w:rsidRPr="00A31178">
              <w:t xml:space="preserve"> luv yog muaj rau cov tub ntxhais kawm (TK - 8) uas tsis tuaj kawm ntawv li tsib hnub los</w:t>
            </w:r>
            <w:r w:rsidR="00066454" w:rsidRPr="00A31178">
              <w:t xml:space="preserve"> </w:t>
            </w:r>
            <w:r w:rsidRPr="00A31178">
              <w:t xml:space="preserve">sis ntau dua los ua kom tiav cov ntaub ntawv kawm ywj siab, txhawm rau xyuas kom cov tub ntxhais kawm </w:t>
            </w:r>
            <w:del w:id="1032" w:author="Khamsaolee Xainhiaxang" w:date="2021-07-03T21:59:00Z">
              <w:r w:rsidR="00066454" w:rsidRPr="00A31178" w:rsidDel="000B2C35">
                <w:delText xml:space="preserve">uas </w:delText>
              </w:r>
            </w:del>
            <w:r w:rsidRPr="00A31178">
              <w:t xml:space="preserve">tsis </w:t>
            </w:r>
            <w:ins w:id="1033" w:author="Khamsaolee Xainhiaxang" w:date="2021-07-03T21:59:00Z">
              <w:r w:rsidR="000B2C35">
                <w:t xml:space="preserve">txhob </w:t>
              </w:r>
            </w:ins>
            <w:r w:rsidRPr="00A31178">
              <w:t xml:space="preserve">poob qab ntawm lawv qhov kev kawm tam sim no. </w:t>
            </w:r>
            <w:ins w:id="1034" w:author="Khamsaolee Xainhiaxang" w:date="2021-07-03T22:00:00Z">
              <w:r w:rsidR="000B2C35">
                <w:t>Y</w:t>
              </w:r>
            </w:ins>
            <w:del w:id="1035" w:author="Khamsaolee Xainhiaxang" w:date="2021-07-03T22:00:00Z">
              <w:r w:rsidR="00066454" w:rsidRPr="00A31178" w:rsidDel="000B2C35">
                <w:delText>y</w:delText>
              </w:r>
            </w:del>
            <w:r w:rsidR="00066454" w:rsidRPr="00A31178">
              <w:t xml:space="preserve">uav tsum them nyiaj rau </w:t>
            </w:r>
            <w:r w:rsidRPr="00A31178">
              <w:t>Cov xib</w:t>
            </w:r>
            <w:r w:rsidR="00066454" w:rsidRPr="00A31178">
              <w:t xml:space="preserve"> </w:t>
            </w:r>
            <w:r w:rsidRPr="00A31178">
              <w:t>fwb qhia ntawv</w:t>
            </w:r>
            <w:r w:rsidR="00066454" w:rsidRPr="00A31178">
              <w:t xml:space="preserve"> ntawm</w:t>
            </w:r>
            <w:r w:rsidRPr="00A31178">
              <w:t xml:space="preserve"> txoj kev kawm ntawv </w:t>
            </w:r>
            <w:r w:rsidR="00066454" w:rsidRPr="00A31178">
              <w:t>t</w:t>
            </w:r>
            <w:del w:id="1036" w:author="Khamsaolee Xainhiaxang" w:date="2021-07-03T22:00:00Z">
              <w:r w:rsidR="00066454" w:rsidRPr="00A31178" w:rsidDel="000B2C35">
                <w:delText>a</w:delText>
              </w:r>
            </w:del>
            <w:r w:rsidR="00066454" w:rsidRPr="00A31178">
              <w:t xml:space="preserve">haum </w:t>
            </w:r>
            <w:r w:rsidRPr="00A31178">
              <w:t>lub sij</w:t>
            </w:r>
            <w:r w:rsidR="00066454" w:rsidRPr="00A31178">
              <w:t xml:space="preserve"> </w:t>
            </w:r>
            <w:r w:rsidRPr="00A31178">
              <w:t>hawm luv.</w:t>
            </w:r>
          </w:p>
          <w:p w14:paraId="7DDCF85F" w14:textId="77777777" w:rsidR="00E43EF1" w:rsidRPr="00A31178" w:rsidRDefault="00E43EF1" w:rsidP="00A31178">
            <w:pPr>
              <w:pStyle w:val="TableParagraph"/>
              <w:jc w:val="both"/>
              <w:rPr>
                <w:b/>
              </w:rPr>
            </w:pPr>
          </w:p>
          <w:p w14:paraId="21314069" w14:textId="77777777" w:rsidR="00E43EF1" w:rsidRPr="00A31178" w:rsidRDefault="000E40D2" w:rsidP="00A31178">
            <w:pPr>
              <w:pStyle w:val="TableParagraph"/>
              <w:ind w:left="57"/>
              <w:jc w:val="both"/>
            </w:pPr>
            <w:r w:rsidRPr="00A31178">
              <w:t>Txhua S</w:t>
            </w:r>
            <w:del w:id="1037" w:author="Khamsaolee Xainhiaxang" w:date="2021-07-03T22:00:00Z">
              <w:r w:rsidRPr="00A31178" w:rsidDel="000B2C35">
                <w:delText xml:space="preserve"> </w:delText>
              </w:r>
            </w:del>
            <w:r w:rsidRPr="00A31178">
              <w:t>/</w:t>
            </w:r>
            <w:del w:id="1038" w:author="Khamsaolee Xainhiaxang" w:date="2021-07-03T22:00:00Z">
              <w:r w:rsidRPr="00A31178" w:rsidDel="000B2C35">
                <w:delText xml:space="preserve"> </w:delText>
              </w:r>
            </w:del>
            <w:r w:rsidRPr="00A31178">
              <w:t>C</w:t>
            </w:r>
          </w:p>
        </w:tc>
        <w:tc>
          <w:tcPr>
            <w:tcW w:w="2156" w:type="dxa"/>
          </w:tcPr>
          <w:p w14:paraId="7980C532" w14:textId="77777777" w:rsidR="00E43EF1" w:rsidRPr="00A31178" w:rsidRDefault="000E40D2">
            <w:pPr>
              <w:pStyle w:val="TableParagraph"/>
              <w:spacing w:before="54"/>
              <w:ind w:left="141" w:right="132"/>
              <w:jc w:val="center"/>
            </w:pPr>
            <w:r w:rsidRPr="00A31178">
              <w:t>$ 90,000.00</w:t>
            </w:r>
          </w:p>
        </w:tc>
        <w:tc>
          <w:tcPr>
            <w:tcW w:w="1619" w:type="dxa"/>
          </w:tcPr>
          <w:p w14:paraId="5C1A1330" w14:textId="58A0CA96" w:rsidR="00E43EF1" w:rsidRPr="00A31178" w:rsidRDefault="000E40D2">
            <w:pPr>
              <w:pStyle w:val="TableParagraph"/>
              <w:spacing w:before="54"/>
              <w:ind w:left="33" w:right="52"/>
              <w:jc w:val="center"/>
            </w:pPr>
            <w:r w:rsidRPr="00A31178">
              <w:t>Yog</w:t>
            </w:r>
          </w:p>
        </w:tc>
      </w:tr>
      <w:tr w:rsidR="00E43EF1" w14:paraId="5ECB8080" w14:textId="77777777">
        <w:trPr>
          <w:trHeight w:val="2541"/>
        </w:trPr>
        <w:tc>
          <w:tcPr>
            <w:tcW w:w="1269" w:type="dxa"/>
          </w:tcPr>
          <w:p w14:paraId="28D1DBD8" w14:textId="77777777" w:rsidR="00E43EF1" w:rsidRPr="00A31178" w:rsidRDefault="000E40D2">
            <w:pPr>
              <w:pStyle w:val="TableParagraph"/>
              <w:spacing w:before="54"/>
              <w:ind w:left="9"/>
              <w:jc w:val="center"/>
              <w:rPr>
                <w:b/>
              </w:rPr>
            </w:pPr>
            <w:r w:rsidRPr="00A31178">
              <w:rPr>
                <w:b/>
              </w:rPr>
              <w:t>5</w:t>
            </w:r>
          </w:p>
        </w:tc>
        <w:tc>
          <w:tcPr>
            <w:tcW w:w="2440" w:type="dxa"/>
          </w:tcPr>
          <w:p w14:paraId="15EBC6B6" w14:textId="6233350C" w:rsidR="00E43EF1" w:rsidRPr="00A31178" w:rsidRDefault="009D006F">
            <w:pPr>
              <w:pStyle w:val="TableParagraph"/>
              <w:spacing w:before="54"/>
              <w:ind w:left="58"/>
            </w:pPr>
            <w:r w:rsidRPr="00A31178">
              <w:t>Kev Pom Mus Deb</w:t>
            </w:r>
          </w:p>
        </w:tc>
        <w:tc>
          <w:tcPr>
            <w:tcW w:w="7626" w:type="dxa"/>
          </w:tcPr>
          <w:p w14:paraId="1132F469" w14:textId="77777777" w:rsidR="00E43EF1" w:rsidRPr="00A31178" w:rsidRDefault="000E40D2" w:rsidP="00A31178">
            <w:pPr>
              <w:pStyle w:val="TableParagraph"/>
              <w:spacing w:before="54"/>
              <w:ind w:left="57"/>
              <w:jc w:val="both"/>
            </w:pPr>
            <w:r w:rsidRPr="00A31178">
              <w:t>1.5</w:t>
            </w:r>
          </w:p>
          <w:p w14:paraId="6AD70DC6" w14:textId="1F05FB3F" w:rsidR="00E43EF1" w:rsidRPr="00A31178" w:rsidRDefault="000E40D2" w:rsidP="00A31178">
            <w:pPr>
              <w:pStyle w:val="TableParagraph"/>
              <w:ind w:left="57" w:right="81"/>
              <w:jc w:val="both"/>
            </w:pPr>
            <w:r w:rsidRPr="00A31178">
              <w:t xml:space="preserve">Tswj tuav cov ntaub ntawv kev tswj hwm </w:t>
            </w:r>
            <w:r w:rsidR="00D20E02" w:rsidRPr="00A31178">
              <w:t>Kev pom mus deb</w:t>
            </w:r>
            <w:r w:rsidRPr="00A31178">
              <w:t xml:space="preserve">, </w:t>
            </w:r>
            <w:r w:rsidR="00D20E02" w:rsidRPr="00A31178">
              <w:t xml:space="preserve">raws li </w:t>
            </w:r>
            <w:r w:rsidRPr="00A31178">
              <w:t>CCSS kev ntsuas thiab ntsuas cov hauj</w:t>
            </w:r>
            <w:r w:rsidR="00D20E02" w:rsidRPr="00A31178">
              <w:t xml:space="preserve"> </w:t>
            </w:r>
            <w:r w:rsidRPr="00A31178">
              <w:t>lwm los saib xyuas</w:t>
            </w:r>
            <w:ins w:id="1039" w:author="Khamsaolee Xainhiaxang" w:date="2021-07-03T22:01:00Z">
              <w:r w:rsidR="000B2C35" w:rsidRPr="00A31178">
                <w:t xml:space="preserve"> kev kawm</w:t>
              </w:r>
              <w:r w:rsidR="000B2C35">
                <w:t xml:space="preserve"> ntawm</w:t>
              </w:r>
            </w:ins>
            <w:r w:rsidRPr="00A31178">
              <w:t xml:space="preserve"> tub ntxhais kawm </w:t>
            </w:r>
            <w:del w:id="1040" w:author="Khamsaolee Xainhiaxang" w:date="2021-07-03T22:01:00Z">
              <w:r w:rsidRPr="00A31178" w:rsidDel="000B2C35">
                <w:delText xml:space="preserve">kev kawm </w:delText>
              </w:r>
            </w:del>
            <w:r w:rsidRPr="00A31178">
              <w:t>thiab kev qhia.</w:t>
            </w:r>
          </w:p>
          <w:p w14:paraId="57385685" w14:textId="77777777" w:rsidR="00E43EF1" w:rsidRPr="00A31178" w:rsidRDefault="00E43EF1" w:rsidP="00A31178">
            <w:pPr>
              <w:pStyle w:val="TableParagraph"/>
              <w:spacing w:before="11"/>
              <w:jc w:val="both"/>
              <w:rPr>
                <w:b/>
              </w:rPr>
            </w:pPr>
          </w:p>
          <w:p w14:paraId="275C143E" w14:textId="0EB8A21D" w:rsidR="00E43EF1" w:rsidRPr="00A31178" w:rsidRDefault="000E40D2" w:rsidP="000B2C35">
            <w:pPr>
              <w:pStyle w:val="TableParagraph"/>
              <w:ind w:left="57"/>
              <w:jc w:val="both"/>
            </w:pPr>
            <w:r w:rsidRPr="00A31178">
              <w:t>Txhua S</w:t>
            </w:r>
            <w:del w:id="1041" w:author="Khamsaolee Xainhiaxang" w:date="2021-07-03T22:01:00Z">
              <w:r w:rsidRPr="00A31178" w:rsidDel="000B2C35">
                <w:delText xml:space="preserve"> </w:delText>
              </w:r>
            </w:del>
            <w:r w:rsidRPr="00A31178">
              <w:t>/</w:t>
            </w:r>
            <w:del w:id="1042" w:author="Khamsaolee Xainhiaxang" w:date="2021-07-03T22:01:00Z">
              <w:r w:rsidRPr="00A31178" w:rsidDel="000B2C35">
                <w:delText xml:space="preserve"> </w:delText>
              </w:r>
            </w:del>
            <w:r w:rsidRPr="00A31178">
              <w:t>C</w:t>
            </w:r>
          </w:p>
        </w:tc>
        <w:tc>
          <w:tcPr>
            <w:tcW w:w="2156" w:type="dxa"/>
          </w:tcPr>
          <w:p w14:paraId="128165E5" w14:textId="77777777" w:rsidR="00E43EF1" w:rsidRPr="00A31178" w:rsidRDefault="000E40D2">
            <w:pPr>
              <w:pStyle w:val="TableParagraph"/>
              <w:spacing w:before="54"/>
              <w:ind w:left="141" w:right="132"/>
              <w:jc w:val="center"/>
            </w:pPr>
            <w:r w:rsidRPr="00A31178">
              <w:t>$ 169,107.00</w:t>
            </w:r>
          </w:p>
        </w:tc>
        <w:tc>
          <w:tcPr>
            <w:tcW w:w="1619" w:type="dxa"/>
          </w:tcPr>
          <w:p w14:paraId="092EADBA" w14:textId="4E7BCD3A" w:rsidR="00E43EF1" w:rsidRPr="00A31178" w:rsidRDefault="000E40D2">
            <w:pPr>
              <w:pStyle w:val="TableParagraph"/>
              <w:spacing w:before="54"/>
              <w:ind w:left="33" w:right="52"/>
              <w:jc w:val="center"/>
            </w:pPr>
            <w:r w:rsidRPr="00A31178">
              <w:t>Yog</w:t>
            </w:r>
          </w:p>
        </w:tc>
      </w:tr>
      <w:tr w:rsidR="00E43EF1" w14:paraId="28D73F96" w14:textId="77777777">
        <w:trPr>
          <w:trHeight w:val="453"/>
        </w:trPr>
        <w:tc>
          <w:tcPr>
            <w:tcW w:w="1269" w:type="dxa"/>
          </w:tcPr>
          <w:p w14:paraId="400D96BA" w14:textId="77777777" w:rsidR="00E43EF1" w:rsidRPr="00A31178" w:rsidRDefault="000E40D2">
            <w:pPr>
              <w:pStyle w:val="TableParagraph"/>
              <w:spacing w:before="54"/>
              <w:ind w:left="9"/>
              <w:jc w:val="center"/>
              <w:rPr>
                <w:b/>
              </w:rPr>
            </w:pPr>
            <w:r w:rsidRPr="00A31178">
              <w:rPr>
                <w:b/>
              </w:rPr>
              <w:t>6</w:t>
            </w:r>
          </w:p>
        </w:tc>
        <w:tc>
          <w:tcPr>
            <w:tcW w:w="2440" w:type="dxa"/>
          </w:tcPr>
          <w:p w14:paraId="645C2A72" w14:textId="6B32AA04" w:rsidR="00E43EF1" w:rsidRPr="00A31178" w:rsidRDefault="000E40D2" w:rsidP="00905043">
            <w:pPr>
              <w:pStyle w:val="TableParagraph"/>
              <w:spacing w:before="54"/>
              <w:ind w:left="58"/>
            </w:pPr>
            <w:r w:rsidRPr="00A31178">
              <w:t xml:space="preserve">Kev txo </w:t>
            </w:r>
            <w:del w:id="1043" w:author="Khamsaolee Xainhiaxang" w:date="2021-07-03T21:46:00Z">
              <w:r w:rsidRPr="00A31178" w:rsidDel="00905043">
                <w:delText>tus lej</w:delText>
              </w:r>
            </w:del>
            <w:ins w:id="1044" w:author="Khamsaolee Xainhiaxang" w:date="2021-07-03T21:46:00Z">
              <w:r w:rsidR="00905043">
                <w:t>tub ntxais kawm</w:t>
              </w:r>
            </w:ins>
            <w:r w:rsidRPr="00A31178">
              <w:t xml:space="preserve"> hauv chav kawm</w:t>
            </w:r>
          </w:p>
        </w:tc>
        <w:tc>
          <w:tcPr>
            <w:tcW w:w="7626" w:type="dxa"/>
          </w:tcPr>
          <w:p w14:paraId="3ED53F31" w14:textId="77777777" w:rsidR="00E43EF1" w:rsidRPr="00A31178" w:rsidRDefault="000E40D2">
            <w:pPr>
              <w:pStyle w:val="TableParagraph"/>
              <w:spacing w:before="54"/>
              <w:ind w:left="57"/>
            </w:pPr>
            <w:r w:rsidRPr="00A31178">
              <w:t>1.6</w:t>
            </w:r>
          </w:p>
        </w:tc>
        <w:tc>
          <w:tcPr>
            <w:tcW w:w="2156" w:type="dxa"/>
          </w:tcPr>
          <w:p w14:paraId="15E6043C" w14:textId="77777777" w:rsidR="00E43EF1" w:rsidRPr="00A31178" w:rsidRDefault="000E40D2">
            <w:pPr>
              <w:pStyle w:val="TableParagraph"/>
              <w:spacing w:before="54"/>
              <w:ind w:left="141" w:right="132"/>
              <w:jc w:val="center"/>
            </w:pPr>
            <w:r w:rsidRPr="00A31178">
              <w:t>$ 14,058,220.00</w:t>
            </w:r>
          </w:p>
        </w:tc>
        <w:tc>
          <w:tcPr>
            <w:tcW w:w="1619" w:type="dxa"/>
          </w:tcPr>
          <w:p w14:paraId="343D2593" w14:textId="61DFB618" w:rsidR="00E43EF1" w:rsidRPr="00A31178" w:rsidRDefault="000E40D2">
            <w:pPr>
              <w:pStyle w:val="TableParagraph"/>
              <w:spacing w:before="54"/>
              <w:ind w:left="33" w:right="52"/>
              <w:jc w:val="center"/>
            </w:pPr>
            <w:r w:rsidRPr="00A31178">
              <w:t xml:space="preserve">Yog </w:t>
            </w:r>
          </w:p>
        </w:tc>
      </w:tr>
    </w:tbl>
    <w:p w14:paraId="64AF2665" w14:textId="77777777" w:rsidR="00E43EF1" w:rsidRDefault="00E43EF1">
      <w:pPr>
        <w:jc w:val="center"/>
        <w:sectPr w:rsidR="00E43EF1">
          <w:pgSz w:w="15840" w:h="12240" w:orient="landscape"/>
          <w:pgMar w:top="640" w:right="120" w:bottom="480" w:left="120" w:header="0" w:footer="284" w:gutter="0"/>
          <w:cols w:space="720"/>
        </w:sectPr>
      </w:pPr>
    </w:p>
    <w:tbl>
      <w:tblPr>
        <w:tblW w:w="0" w:type="auto"/>
        <w:tblInd w:w="25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1269"/>
        <w:gridCol w:w="2440"/>
        <w:gridCol w:w="7626"/>
        <w:gridCol w:w="2156"/>
        <w:gridCol w:w="1619"/>
      </w:tblGrid>
      <w:tr w:rsidR="00EC5707" w14:paraId="30BBDCA4" w14:textId="77777777">
        <w:trPr>
          <w:trHeight w:val="333"/>
        </w:trPr>
        <w:tc>
          <w:tcPr>
            <w:tcW w:w="1269" w:type="dxa"/>
            <w:shd w:val="clear" w:color="auto" w:fill="DBE5F1"/>
          </w:tcPr>
          <w:p w14:paraId="2E60E6C8" w14:textId="52B5540C" w:rsidR="00EC5707" w:rsidRDefault="00EC5707" w:rsidP="00EC5707">
            <w:pPr>
              <w:pStyle w:val="TableParagraph"/>
              <w:spacing w:before="54" w:line="260" w:lineRule="exact"/>
              <w:ind w:left="58"/>
              <w:rPr>
                <w:sz w:val="24"/>
              </w:rPr>
            </w:pPr>
            <w:r w:rsidRPr="00880CFE">
              <w:rPr>
                <w:sz w:val="20"/>
                <w:szCs w:val="20"/>
              </w:rPr>
              <w:lastRenderedPageBreak/>
              <w:t>Kev ua #</w:t>
            </w:r>
          </w:p>
        </w:tc>
        <w:tc>
          <w:tcPr>
            <w:tcW w:w="2440" w:type="dxa"/>
            <w:shd w:val="clear" w:color="auto" w:fill="DBE5F1"/>
          </w:tcPr>
          <w:p w14:paraId="56824452" w14:textId="1942431F" w:rsidR="00EC5707" w:rsidRDefault="00EC5707" w:rsidP="00EC5707">
            <w:pPr>
              <w:pStyle w:val="TableParagraph"/>
              <w:spacing w:before="54" w:line="260" w:lineRule="exact"/>
              <w:ind w:left="58"/>
              <w:rPr>
                <w:sz w:val="24"/>
              </w:rPr>
            </w:pPr>
            <w:r w:rsidRPr="00880CFE">
              <w:rPr>
                <w:sz w:val="20"/>
                <w:szCs w:val="20"/>
              </w:rPr>
              <w:t>Ntsiab Lus</w:t>
            </w:r>
          </w:p>
        </w:tc>
        <w:tc>
          <w:tcPr>
            <w:tcW w:w="7626" w:type="dxa"/>
            <w:shd w:val="clear" w:color="auto" w:fill="DBE5F1"/>
          </w:tcPr>
          <w:p w14:paraId="5E83EA6F" w14:textId="43C3F7A6" w:rsidR="00EC5707" w:rsidRDefault="00EC5707" w:rsidP="00EC5707">
            <w:pPr>
              <w:pStyle w:val="TableParagraph"/>
              <w:spacing w:before="54" w:line="260" w:lineRule="exact"/>
              <w:ind w:left="57"/>
              <w:rPr>
                <w:sz w:val="24"/>
              </w:rPr>
            </w:pPr>
            <w:r w:rsidRPr="00880CFE">
              <w:rPr>
                <w:sz w:val="20"/>
                <w:szCs w:val="20"/>
              </w:rPr>
              <w:t>Kev piav qhia</w:t>
            </w:r>
          </w:p>
        </w:tc>
        <w:tc>
          <w:tcPr>
            <w:tcW w:w="2156" w:type="dxa"/>
            <w:shd w:val="clear" w:color="auto" w:fill="DBE5F1"/>
          </w:tcPr>
          <w:p w14:paraId="05C58CB4" w14:textId="3AB513F8" w:rsidR="00EC5707" w:rsidRDefault="00EC5707" w:rsidP="00EC5707">
            <w:pPr>
              <w:pStyle w:val="TableParagraph"/>
              <w:spacing w:before="54" w:line="260" w:lineRule="exact"/>
              <w:ind w:left="142" w:right="132"/>
              <w:jc w:val="center"/>
              <w:rPr>
                <w:sz w:val="24"/>
              </w:rPr>
            </w:pPr>
            <w:r w:rsidRPr="00880CFE">
              <w:rPr>
                <w:sz w:val="20"/>
                <w:szCs w:val="20"/>
              </w:rPr>
              <w:t>Tag Nrho Cov Nyiaj</w:t>
            </w:r>
          </w:p>
        </w:tc>
        <w:tc>
          <w:tcPr>
            <w:tcW w:w="1619" w:type="dxa"/>
            <w:shd w:val="clear" w:color="auto" w:fill="DBE5F1"/>
          </w:tcPr>
          <w:p w14:paraId="06B389D8" w14:textId="5DD27B0E" w:rsidR="00EC5707" w:rsidRDefault="00EC5707" w:rsidP="00EC5707">
            <w:pPr>
              <w:pStyle w:val="TableParagraph"/>
              <w:spacing w:before="54" w:line="260" w:lineRule="exact"/>
              <w:ind w:left="33" w:right="24"/>
              <w:jc w:val="center"/>
              <w:rPr>
                <w:sz w:val="24"/>
              </w:rPr>
            </w:pPr>
            <w:r w:rsidRPr="00880CFE">
              <w:rPr>
                <w:sz w:val="20"/>
                <w:szCs w:val="20"/>
              </w:rPr>
              <w:t>Kev Koom Tes</w:t>
            </w:r>
          </w:p>
        </w:tc>
      </w:tr>
      <w:tr w:rsidR="00E43EF1" w14:paraId="1C6220CD" w14:textId="77777777">
        <w:trPr>
          <w:trHeight w:val="3921"/>
        </w:trPr>
        <w:tc>
          <w:tcPr>
            <w:tcW w:w="1269" w:type="dxa"/>
          </w:tcPr>
          <w:p w14:paraId="320C49C2" w14:textId="77777777" w:rsidR="00E43EF1" w:rsidRPr="00DE6956" w:rsidRDefault="00E43EF1">
            <w:pPr>
              <w:pStyle w:val="TableParagraph"/>
              <w:rPr>
                <w:rFonts w:ascii="Times New Roman"/>
              </w:rPr>
            </w:pPr>
          </w:p>
        </w:tc>
        <w:tc>
          <w:tcPr>
            <w:tcW w:w="2440" w:type="dxa"/>
          </w:tcPr>
          <w:p w14:paraId="1C766A93" w14:textId="77777777" w:rsidR="00E43EF1" w:rsidRPr="00DE6956" w:rsidRDefault="00E43EF1">
            <w:pPr>
              <w:pStyle w:val="TableParagraph"/>
              <w:rPr>
                <w:rFonts w:ascii="Times New Roman"/>
              </w:rPr>
            </w:pPr>
          </w:p>
        </w:tc>
        <w:tc>
          <w:tcPr>
            <w:tcW w:w="7626" w:type="dxa"/>
          </w:tcPr>
          <w:p w14:paraId="05E34DBE" w14:textId="56CE861A" w:rsidR="00E43EF1" w:rsidRPr="00DE6956" w:rsidRDefault="000E40D2" w:rsidP="00D12646">
            <w:pPr>
              <w:pStyle w:val="TableParagraph"/>
              <w:spacing w:before="54"/>
              <w:ind w:left="57" w:right="335"/>
              <w:jc w:val="both"/>
            </w:pPr>
            <w:r w:rsidRPr="00DE6956">
              <w:t>Muab 20</w:t>
            </w:r>
            <w:del w:id="1045" w:author="Khamsaolee Xainhiaxang" w:date="2021-07-03T22:08:00Z">
              <w:r w:rsidR="0015240D" w:rsidRPr="00DE6956" w:rsidDel="000B2C35">
                <w:delText xml:space="preserve"> qho</w:delText>
              </w:r>
            </w:del>
            <w:r w:rsidR="0015240D" w:rsidRPr="00DE6956">
              <w:t>v</w:t>
            </w:r>
            <w:r w:rsidRPr="00DE6956">
              <w:t>:</w:t>
            </w:r>
            <w:del w:id="1046" w:author="Khamsaolee Xainhiaxang" w:date="2021-07-03T22:09:00Z">
              <w:r w:rsidRPr="00DE6956" w:rsidDel="000B2C35">
                <w:delText xml:space="preserve"> </w:delText>
              </w:r>
            </w:del>
            <w:r w:rsidRPr="00DE6956">
              <w:t xml:space="preserve">1 thoob plaws </w:t>
            </w:r>
            <w:del w:id="1047" w:author="Khamsaolee Xainhiaxang" w:date="2021-07-03T11:57:00Z">
              <w:r w:rsidRPr="00DE6956" w:rsidDel="007E76FF">
                <w:delText>hauv paus tsev kawm ntawv</w:delText>
              </w:r>
            </w:del>
            <w:ins w:id="1048" w:author="Khamsaolee Xainhiaxang" w:date="2021-07-03T11:57:00Z">
              <w:r w:rsidR="007E76FF">
                <w:t>Tsev Kawm Haum Nroog</w:t>
              </w:r>
            </w:ins>
            <w:r w:rsidRPr="00DE6956">
              <w:t xml:space="preserve"> hauv chav kawm sib piv rau </w:t>
            </w:r>
            <w:r w:rsidR="005D340A" w:rsidRPr="00DE6956">
              <w:t xml:space="preserve">Me Nyuam Yaus </w:t>
            </w:r>
            <w:r w:rsidRPr="00DE6956">
              <w:t>cov chav kaw</w:t>
            </w:r>
            <w:r w:rsidR="005D340A" w:rsidRPr="00DE6956">
              <w:t>m</w:t>
            </w:r>
            <w:r w:rsidRPr="00DE6956">
              <w:t>; Ntxiv</w:t>
            </w:r>
            <w:ins w:id="1049" w:author="Khamsaolee Xainhiaxang" w:date="2021-07-03T22:09:00Z">
              <w:r w:rsidR="00380585">
                <w:t xml:space="preserve"> </w:t>
              </w:r>
            </w:ins>
            <w:r w:rsidR="00AA610E" w:rsidRPr="00DE6956">
              <w:t>11</w:t>
            </w:r>
            <w:r w:rsidRPr="00DE6956">
              <w:t xml:space="preserve"> </w:t>
            </w:r>
            <w:r w:rsidR="00AA610E" w:rsidRPr="00DE6956">
              <w:t>Tus</w:t>
            </w:r>
            <w:r w:rsidRPr="00DE6956">
              <w:t xml:space="preserve"> Xib Fwb Qib Pib Kawm.</w:t>
            </w:r>
          </w:p>
          <w:p w14:paraId="7C2A184F" w14:textId="77777777" w:rsidR="00E43EF1" w:rsidRPr="00DE6956" w:rsidRDefault="00E43EF1">
            <w:pPr>
              <w:pStyle w:val="TableParagraph"/>
              <w:spacing w:before="11"/>
              <w:rPr>
                <w:b/>
              </w:rPr>
            </w:pPr>
          </w:p>
          <w:p w14:paraId="75F387EE" w14:textId="30868FB6" w:rsidR="00E43EF1" w:rsidRPr="00DE6956" w:rsidRDefault="000E40D2" w:rsidP="00D12646">
            <w:pPr>
              <w:pStyle w:val="TableParagraph"/>
              <w:ind w:left="57" w:right="94"/>
              <w:jc w:val="both"/>
            </w:pPr>
            <w:r w:rsidRPr="00DE6956">
              <w:t xml:space="preserve">Txo cov </w:t>
            </w:r>
            <w:del w:id="1050" w:author="Khamsaolee Xainhiaxang" w:date="2021-07-03T22:09:00Z">
              <w:r w:rsidRPr="00DE6956" w:rsidDel="00380585">
                <w:delText xml:space="preserve">chav </w:delText>
              </w:r>
            </w:del>
            <w:ins w:id="1051" w:author="Khamsaolee Xainhiaxang" w:date="2021-07-03T22:09:00Z">
              <w:r w:rsidR="00380585">
                <w:t>neeg</w:t>
              </w:r>
              <w:r w:rsidR="00380585" w:rsidRPr="00DE6956">
                <w:t xml:space="preserve"> </w:t>
              </w:r>
            </w:ins>
            <w:r w:rsidRPr="00DE6956">
              <w:t>kawm kom tsawg dua rau TK txog qib 12 cov nrab thaj tsam tus nqi tsawg dua li cov xibfwb cog lus.</w:t>
            </w:r>
          </w:p>
          <w:p w14:paraId="1AB2B1C5" w14:textId="77777777" w:rsidR="00E43EF1" w:rsidRPr="00DE6956" w:rsidRDefault="00E43EF1">
            <w:pPr>
              <w:pStyle w:val="TableParagraph"/>
              <w:rPr>
                <w:b/>
              </w:rPr>
            </w:pPr>
          </w:p>
          <w:p w14:paraId="545A933B" w14:textId="25D21932" w:rsidR="00E43EF1" w:rsidRPr="00DE6956" w:rsidRDefault="000E40D2">
            <w:pPr>
              <w:pStyle w:val="TableParagraph"/>
              <w:ind w:left="57" w:right="189"/>
            </w:pPr>
            <w:r w:rsidRPr="00DE6956">
              <w:t xml:space="preserve">4 tus </w:t>
            </w:r>
            <w:del w:id="1052" w:author="Khamsaolee Xainhiaxang" w:date="2021-07-03T22:10:00Z">
              <w:r w:rsidRPr="00DE6956" w:rsidDel="00380585">
                <w:delText>kws qhia ntawv</w:delText>
              </w:r>
            </w:del>
            <w:ins w:id="1053" w:author="Khamsaolee Xainhiaxang" w:date="2021-07-03T22:10:00Z">
              <w:r w:rsidR="00380585">
                <w:t>xib fwb</w:t>
              </w:r>
            </w:ins>
            <w:r w:rsidRPr="00DE6956">
              <w:t xml:space="preserve"> rau kev txo </w:t>
            </w:r>
            <w:del w:id="1054" w:author="Khamsaolee Xainhiaxang" w:date="2021-07-03T22:12:00Z">
              <w:r w:rsidRPr="00DE6956" w:rsidDel="00380585">
                <w:delText xml:space="preserve">chav </w:delText>
              </w:r>
            </w:del>
            <w:ins w:id="1055" w:author="Khamsaolee Xainhiaxang" w:date="2021-07-03T22:12:00Z">
              <w:r w:rsidR="00380585">
                <w:t>neeg</w:t>
              </w:r>
              <w:r w:rsidR="00380585" w:rsidRPr="00DE6956">
                <w:t xml:space="preserve"> </w:t>
              </w:r>
            </w:ins>
            <w:r w:rsidRPr="00DE6956">
              <w:t>kawm tsawg rau qib 4 - 6 ntawm Qhov Kev Kawm (</w:t>
            </w:r>
            <w:r w:rsidR="00342297">
              <w:t xml:space="preserve">Tsev Kawm </w:t>
            </w:r>
            <w:r w:rsidRPr="00DE6956">
              <w:t xml:space="preserve">Madison </w:t>
            </w:r>
            <w:r w:rsidR="00342297">
              <w:t>Qib pib</w:t>
            </w:r>
            <w:r w:rsidRPr="00DE6956">
              <w:t xml:space="preserve"> thiab Las Palmas </w:t>
            </w:r>
            <w:r w:rsidR="00342297">
              <w:t>Qib Pib</w:t>
            </w:r>
            <w:r w:rsidRPr="00DE6956">
              <w:t>).</w:t>
            </w:r>
          </w:p>
          <w:p w14:paraId="31CF0EE8" w14:textId="77777777" w:rsidR="00E43EF1" w:rsidRPr="00DE6956" w:rsidRDefault="00E43EF1">
            <w:pPr>
              <w:pStyle w:val="TableParagraph"/>
              <w:rPr>
                <w:b/>
              </w:rPr>
            </w:pPr>
          </w:p>
          <w:p w14:paraId="6F7BB744" w14:textId="77777777" w:rsidR="00E43EF1" w:rsidRPr="00DE6956" w:rsidRDefault="000E40D2">
            <w:pPr>
              <w:pStyle w:val="TableParagraph"/>
              <w:ind w:left="57"/>
            </w:pPr>
            <w:r w:rsidRPr="00DE6956">
              <w:t>Txhua S / C</w:t>
            </w:r>
          </w:p>
        </w:tc>
        <w:tc>
          <w:tcPr>
            <w:tcW w:w="2156" w:type="dxa"/>
          </w:tcPr>
          <w:p w14:paraId="78329580" w14:textId="77777777" w:rsidR="00E43EF1" w:rsidRPr="00DE6956" w:rsidRDefault="00E43EF1">
            <w:pPr>
              <w:pStyle w:val="TableParagraph"/>
              <w:rPr>
                <w:rFonts w:ascii="Times New Roman"/>
              </w:rPr>
            </w:pPr>
          </w:p>
        </w:tc>
        <w:tc>
          <w:tcPr>
            <w:tcW w:w="1619" w:type="dxa"/>
          </w:tcPr>
          <w:p w14:paraId="479E3B9F" w14:textId="77777777" w:rsidR="00E43EF1" w:rsidRPr="00DE6956" w:rsidRDefault="00E43EF1">
            <w:pPr>
              <w:pStyle w:val="TableParagraph"/>
              <w:rPr>
                <w:rFonts w:ascii="Times New Roman"/>
              </w:rPr>
            </w:pPr>
          </w:p>
        </w:tc>
      </w:tr>
      <w:tr w:rsidR="00E43EF1" w14:paraId="180272C3" w14:textId="77777777">
        <w:trPr>
          <w:trHeight w:val="2541"/>
        </w:trPr>
        <w:tc>
          <w:tcPr>
            <w:tcW w:w="1269" w:type="dxa"/>
          </w:tcPr>
          <w:p w14:paraId="7B910A5F" w14:textId="68C97835" w:rsidR="00E43EF1" w:rsidRPr="00DE6956" w:rsidRDefault="000E40D2">
            <w:pPr>
              <w:pStyle w:val="TableParagraph"/>
              <w:spacing w:before="54"/>
              <w:ind w:left="9"/>
              <w:jc w:val="center"/>
              <w:rPr>
                <w:b/>
              </w:rPr>
            </w:pPr>
            <w:r w:rsidRPr="00DE6956">
              <w:rPr>
                <w:b/>
              </w:rPr>
              <w:t>7</w:t>
            </w:r>
          </w:p>
        </w:tc>
        <w:tc>
          <w:tcPr>
            <w:tcW w:w="2440" w:type="dxa"/>
          </w:tcPr>
          <w:p w14:paraId="0647DDAB" w14:textId="5D83856B" w:rsidR="00E43EF1" w:rsidRPr="00DE6956" w:rsidRDefault="000E40D2">
            <w:pPr>
              <w:pStyle w:val="TableParagraph"/>
              <w:spacing w:before="54"/>
              <w:ind w:left="58" w:right="111"/>
            </w:pPr>
            <w:r w:rsidRPr="00DE6956">
              <w:t>SS Txhawb Kev Kawm, Qhia Kev Kawm Tom Qab Lawb Ntawv thiab Chav Kawm AG</w:t>
            </w:r>
          </w:p>
        </w:tc>
        <w:tc>
          <w:tcPr>
            <w:tcW w:w="7626" w:type="dxa"/>
          </w:tcPr>
          <w:p w14:paraId="0E0FA60B" w14:textId="77777777" w:rsidR="00E43EF1" w:rsidRPr="00DE6956" w:rsidRDefault="000E40D2">
            <w:pPr>
              <w:pStyle w:val="TableParagraph"/>
              <w:spacing w:before="54"/>
              <w:ind w:left="57"/>
            </w:pPr>
            <w:r w:rsidRPr="00DE6956">
              <w:t>1.7</w:t>
            </w:r>
          </w:p>
          <w:p w14:paraId="09619AF6" w14:textId="570F3406" w:rsidR="00E43EF1" w:rsidRPr="00DE6956" w:rsidRDefault="000E40D2" w:rsidP="00D12646">
            <w:pPr>
              <w:pStyle w:val="TableParagraph"/>
              <w:ind w:left="57" w:right="629"/>
              <w:jc w:val="both"/>
            </w:pPr>
            <w:r w:rsidRPr="00DE6956">
              <w:t>Muab kev qhia ntawv zoo rau thaum lub caij ntuj sov, tom qab qhia ntawv tas thiab muaj sij</w:t>
            </w:r>
            <w:r w:rsidR="0043469C" w:rsidRPr="00DE6956">
              <w:t xml:space="preserve"> </w:t>
            </w:r>
            <w:r w:rsidRPr="00DE6956">
              <w:t>hawm mus kawm UC &amp; CSU AG</w:t>
            </w:r>
            <w:del w:id="1056" w:author="Khamsaolee Xainhiaxang" w:date="2021-07-03T22:14:00Z">
              <w:r w:rsidRPr="00DE6956" w:rsidDel="00380585">
                <w:delText xml:space="preserve"> cov chav kawm</w:delText>
              </w:r>
            </w:del>
            <w:r w:rsidRPr="00DE6956">
              <w:t xml:space="preserve"> tom qab lawb ntawv, thiab lub caij so</w:t>
            </w:r>
            <w:del w:id="1057" w:author="Khamsaolee Xainhiaxang" w:date="2021-07-03T22:15:00Z">
              <w:r w:rsidR="0043469C" w:rsidRPr="00DE6956" w:rsidDel="00380585">
                <w:delText xml:space="preserve"> </w:delText>
              </w:r>
            </w:del>
            <w:del w:id="1058" w:author="Khamsaolee Xainhiaxang" w:date="2021-07-03T22:14:00Z">
              <w:r w:rsidR="0043469C" w:rsidRPr="00DE6956" w:rsidDel="00380585">
                <w:delText>kawm ntawv</w:delText>
              </w:r>
            </w:del>
            <w:r w:rsidRPr="00DE6956">
              <w:t>.</w:t>
            </w:r>
          </w:p>
          <w:p w14:paraId="0082943B" w14:textId="77777777" w:rsidR="00E43EF1" w:rsidRPr="00DE6956" w:rsidRDefault="00E43EF1">
            <w:pPr>
              <w:pStyle w:val="TableParagraph"/>
              <w:spacing w:before="11"/>
              <w:rPr>
                <w:b/>
              </w:rPr>
            </w:pPr>
          </w:p>
          <w:p w14:paraId="2C7D4C23" w14:textId="77777777" w:rsidR="00E43EF1" w:rsidRPr="00DE6956" w:rsidRDefault="000E40D2">
            <w:pPr>
              <w:pStyle w:val="TableParagraph"/>
              <w:ind w:left="57"/>
            </w:pPr>
            <w:r w:rsidRPr="00DE6956">
              <w:t>S</w:t>
            </w:r>
            <w:del w:id="1059" w:author="Khamsaolee Xainhiaxang" w:date="2021-07-03T22:15:00Z">
              <w:r w:rsidRPr="00DE6956" w:rsidDel="00380585">
                <w:delText xml:space="preserve"> </w:delText>
              </w:r>
            </w:del>
            <w:r w:rsidRPr="00DE6956">
              <w:t>/</w:t>
            </w:r>
            <w:del w:id="1060" w:author="Khamsaolee Xainhiaxang" w:date="2021-07-03T22:15:00Z">
              <w:r w:rsidRPr="00DE6956" w:rsidDel="00380585">
                <w:delText xml:space="preserve"> </w:delText>
              </w:r>
            </w:del>
            <w:r w:rsidRPr="00DE6956">
              <w:t>C = $ 240,589, Npe I = $ 145,679 thiab ELO = $ 1,907,024</w:t>
            </w:r>
          </w:p>
        </w:tc>
        <w:tc>
          <w:tcPr>
            <w:tcW w:w="2156" w:type="dxa"/>
          </w:tcPr>
          <w:p w14:paraId="5DDEB71A" w14:textId="77777777" w:rsidR="00E43EF1" w:rsidRPr="00DE6956" w:rsidRDefault="000E40D2">
            <w:pPr>
              <w:pStyle w:val="TableParagraph"/>
              <w:spacing w:before="54"/>
              <w:ind w:left="141" w:right="132"/>
              <w:jc w:val="center"/>
            </w:pPr>
            <w:r w:rsidRPr="00DE6956">
              <w:t>$ 2,293,292.00</w:t>
            </w:r>
          </w:p>
        </w:tc>
        <w:tc>
          <w:tcPr>
            <w:tcW w:w="1619" w:type="dxa"/>
          </w:tcPr>
          <w:p w14:paraId="4423445D" w14:textId="034519F2" w:rsidR="00E43EF1" w:rsidRPr="00DE6956" w:rsidRDefault="000E40D2">
            <w:pPr>
              <w:pStyle w:val="TableParagraph"/>
              <w:spacing w:before="54"/>
              <w:ind w:left="33" w:right="52"/>
              <w:jc w:val="center"/>
            </w:pPr>
            <w:r w:rsidRPr="00DE6956">
              <w:t xml:space="preserve">Yog </w:t>
            </w:r>
          </w:p>
        </w:tc>
      </w:tr>
      <w:tr w:rsidR="00E43EF1" w14:paraId="10E7AF63" w14:textId="77777777">
        <w:trPr>
          <w:trHeight w:val="3093"/>
        </w:trPr>
        <w:tc>
          <w:tcPr>
            <w:tcW w:w="1269" w:type="dxa"/>
          </w:tcPr>
          <w:p w14:paraId="30F9678D" w14:textId="77777777" w:rsidR="00E43EF1" w:rsidRPr="00DE6956" w:rsidRDefault="000E40D2">
            <w:pPr>
              <w:pStyle w:val="TableParagraph"/>
              <w:spacing w:before="54"/>
              <w:ind w:left="9"/>
              <w:jc w:val="center"/>
              <w:rPr>
                <w:b/>
              </w:rPr>
            </w:pPr>
            <w:r w:rsidRPr="00DE6956">
              <w:rPr>
                <w:b/>
              </w:rPr>
              <w:t>8</w:t>
            </w:r>
          </w:p>
        </w:tc>
        <w:tc>
          <w:tcPr>
            <w:tcW w:w="2440" w:type="dxa"/>
          </w:tcPr>
          <w:p w14:paraId="6B06555A" w14:textId="5978720C" w:rsidR="00E43EF1" w:rsidRPr="00DE6956" w:rsidRDefault="000E40D2">
            <w:pPr>
              <w:pStyle w:val="TableParagraph"/>
              <w:spacing w:before="54"/>
              <w:ind w:left="58"/>
            </w:pPr>
            <w:r w:rsidRPr="00DE6956">
              <w:t xml:space="preserve">Cov Hluas </w:t>
            </w:r>
            <w:r w:rsidR="002343A5" w:rsidRPr="00DE6956">
              <w:t>Niam Qhuav Txiv Qhuav</w:t>
            </w:r>
            <w:del w:id="1061" w:author="Khamsaolee Xainhiaxang" w:date="2021-07-03T22:15:00Z">
              <w:r w:rsidR="002343A5" w:rsidRPr="00DE6956" w:rsidDel="00380585">
                <w:delText xml:space="preserve"> Kev</w:delText>
              </w:r>
            </w:del>
            <w:r w:rsidR="002343A5" w:rsidRPr="00DE6956">
              <w:t xml:space="preserve"> Txhawb Nqa</w:t>
            </w:r>
          </w:p>
        </w:tc>
        <w:tc>
          <w:tcPr>
            <w:tcW w:w="7626" w:type="dxa"/>
          </w:tcPr>
          <w:p w14:paraId="6D054252" w14:textId="77777777" w:rsidR="00E43EF1" w:rsidRPr="00DE6956" w:rsidRDefault="000E40D2">
            <w:pPr>
              <w:pStyle w:val="TableParagraph"/>
              <w:spacing w:before="54"/>
              <w:ind w:left="57"/>
            </w:pPr>
            <w:r w:rsidRPr="00DE6956">
              <w:t>1.8</w:t>
            </w:r>
          </w:p>
          <w:p w14:paraId="7DCE41E4" w14:textId="50C0DD56" w:rsidR="00E43EF1" w:rsidRPr="00DE6956" w:rsidRDefault="000E40D2">
            <w:pPr>
              <w:pStyle w:val="TableParagraph"/>
              <w:ind w:left="57" w:right="135"/>
            </w:pPr>
            <w:del w:id="1062" w:author="Khamsaolee Xainhiaxang" w:date="2021-07-03T22:16:00Z">
              <w:r w:rsidRPr="00DE6956" w:rsidDel="00380585">
                <w:delText xml:space="preserve">Los </w:delText>
              </w:r>
            </w:del>
            <w:ins w:id="1063" w:author="Khamsaolee Xainhiaxang" w:date="2021-07-03T22:16:00Z">
              <w:r w:rsidR="00380585">
                <w:t>Txhawm rau</w:t>
              </w:r>
              <w:r w:rsidR="00380585" w:rsidRPr="00DE6956">
                <w:t xml:space="preserve"> </w:t>
              </w:r>
            </w:ins>
            <w:r w:rsidRPr="00DE6956">
              <w:t xml:space="preserve">txhawb kev kawm tau zoo ntawm cov hluas </w:t>
            </w:r>
            <w:r w:rsidR="00CB5740" w:rsidRPr="00DE6956">
              <w:t xml:space="preserve">uas </w:t>
            </w:r>
            <w:r w:rsidRPr="00DE6956">
              <w:t xml:space="preserve">coj los tu, </w:t>
            </w:r>
            <w:del w:id="1064" w:author="Khamsaolee Xainhiaxang" w:date="2021-07-03T11:58:00Z">
              <w:r w:rsidRPr="00DE6956" w:rsidDel="007E76FF">
                <w:delText>hauv paus tsev kawm ntawv</w:delText>
              </w:r>
            </w:del>
            <w:ins w:id="1065" w:author="Khamsaolee Xainhiaxang" w:date="2021-07-03T11:58:00Z">
              <w:r w:rsidR="007E76FF">
                <w:t>Tsev Kawm Haum Nroog</w:t>
              </w:r>
            </w:ins>
            <w:r w:rsidRPr="00DE6956">
              <w:t xml:space="preserve"> cov neeg ua hauj</w:t>
            </w:r>
            <w:r w:rsidR="00CB5740" w:rsidRPr="00DE6956">
              <w:t xml:space="preserve"> </w:t>
            </w:r>
            <w:r w:rsidRPr="00DE6956">
              <w:t>lwm sib koom tes ua hauj</w:t>
            </w:r>
            <w:r w:rsidR="00CB5740" w:rsidRPr="00DE6956">
              <w:t xml:space="preserve"> </w:t>
            </w:r>
            <w:r w:rsidRPr="00DE6956">
              <w:t xml:space="preserve">lwm thiab </w:t>
            </w:r>
            <w:del w:id="1066" w:author="Khamsaolee Xainhiaxang" w:date="2021-07-03T22:17:00Z">
              <w:r w:rsidRPr="00DE6956" w:rsidDel="00380585">
                <w:delText xml:space="preserve">cov kev </w:delText>
              </w:r>
            </w:del>
            <w:r w:rsidRPr="00DE6956">
              <w:t>pab</w:t>
            </w:r>
            <w:ins w:id="1067" w:author="Khamsaolee Xainhiaxang" w:date="2021-07-11T09:36:00Z">
              <w:r w:rsidR="00F8367E">
                <w:t xml:space="preserve"> </w:t>
              </w:r>
            </w:ins>
            <w:del w:id="1068" w:author="Khamsaolee Xainhiaxang" w:date="2021-07-11T09:36:00Z">
              <w:r w:rsidR="00CB5740" w:rsidRPr="00DE6956" w:rsidDel="00F8367E">
                <w:delText xml:space="preserve"> </w:delText>
              </w:r>
              <w:r w:rsidRPr="00DE6956" w:rsidDel="00F8367E">
                <w:delText xml:space="preserve">cuam </w:delText>
              </w:r>
            </w:del>
            <w:r w:rsidRPr="00DE6956">
              <w:t xml:space="preserve">los txhawb nqa cov hluas </w:t>
            </w:r>
            <w:r w:rsidR="00CB5740" w:rsidRPr="00DE6956">
              <w:t xml:space="preserve">uas </w:t>
            </w:r>
            <w:r w:rsidRPr="00DE6956">
              <w:t xml:space="preserve">koom nrog thiab </w:t>
            </w:r>
            <w:r w:rsidR="00CB5740" w:rsidRPr="00DE6956">
              <w:t xml:space="preserve">kev </w:t>
            </w:r>
            <w:r w:rsidRPr="00DE6956">
              <w:t>ua tiav.</w:t>
            </w:r>
          </w:p>
          <w:p w14:paraId="45CB059E" w14:textId="07E07390" w:rsidR="00DE6956" w:rsidRDefault="000E40D2" w:rsidP="00D12646">
            <w:pPr>
              <w:pStyle w:val="TableParagraph"/>
              <w:numPr>
                <w:ilvl w:val="0"/>
                <w:numId w:val="45"/>
              </w:numPr>
              <w:tabs>
                <w:tab w:val="left" w:pos="777"/>
                <w:tab w:val="left" w:pos="778"/>
              </w:tabs>
              <w:ind w:left="778" w:hanging="301"/>
            </w:pPr>
            <w:r w:rsidRPr="00DE6956">
              <w:t xml:space="preserve">1 Cov </w:t>
            </w:r>
            <w:r w:rsidR="007126C3" w:rsidRPr="00DE6956">
              <w:t>Hluas Niam Qhuav Txiv Qhuav Tus Kws Pab Tswv Yim</w:t>
            </w:r>
            <w:r w:rsidRPr="00DE6956">
              <w:t xml:space="preserve"> (S</w:t>
            </w:r>
            <w:del w:id="1069" w:author="Khamsaolee Xainhiaxang" w:date="2021-07-03T22:18:00Z">
              <w:r w:rsidRPr="00DE6956" w:rsidDel="00380585">
                <w:delText xml:space="preserve"> </w:delText>
              </w:r>
            </w:del>
            <w:r w:rsidRPr="00DE6956">
              <w:t>/</w:t>
            </w:r>
            <w:del w:id="1070" w:author="Khamsaolee Xainhiaxang" w:date="2021-07-03T22:19:00Z">
              <w:r w:rsidRPr="00DE6956" w:rsidDel="00380585">
                <w:delText xml:space="preserve"> </w:delText>
              </w:r>
            </w:del>
            <w:r w:rsidRPr="00DE6956">
              <w:t>C)</w:t>
            </w:r>
          </w:p>
          <w:p w14:paraId="743C771F" w14:textId="30F7E85F" w:rsidR="00EF3FF1" w:rsidRDefault="000E40D2" w:rsidP="00DE6956">
            <w:pPr>
              <w:pStyle w:val="TableParagraph"/>
              <w:numPr>
                <w:ilvl w:val="0"/>
                <w:numId w:val="45"/>
              </w:numPr>
              <w:tabs>
                <w:tab w:val="left" w:pos="777"/>
                <w:tab w:val="left" w:pos="778"/>
              </w:tabs>
              <w:ind w:left="778" w:hanging="301"/>
            </w:pPr>
            <w:r w:rsidRPr="00DE6956">
              <w:t xml:space="preserve">1 FTE Tus Kws Pab Tswv Yim rau Qhov Kev </w:t>
            </w:r>
            <w:ins w:id="1071" w:author="Khamsaolee Xainhiaxang" w:date="2021-07-03T22:19:00Z">
              <w:r w:rsidR="00EB557C">
                <w:t xml:space="preserve">Yus Nyob </w:t>
              </w:r>
            </w:ins>
            <w:r w:rsidR="00C559AA" w:rsidRPr="00DE6956">
              <w:t>Yus Tus</w:t>
            </w:r>
            <w:r w:rsidR="00DE6956">
              <w:t xml:space="preserve"> </w:t>
            </w:r>
            <w:ins w:id="1072" w:author="Khamsaolee Xainhiaxang" w:date="2021-07-03T22:19:00Z">
              <w:r w:rsidR="00EB557C">
                <w:t>K</w:t>
              </w:r>
            </w:ins>
            <w:del w:id="1073" w:author="Khamsaolee Xainhiaxang" w:date="2021-07-03T22:19:00Z">
              <w:r w:rsidR="00DE6956" w:rsidDel="00EB557C">
                <w:delText>k</w:delText>
              </w:r>
            </w:del>
            <w:r w:rsidR="00DE6956">
              <w:t>heej</w:t>
            </w:r>
          </w:p>
          <w:p w14:paraId="197CB8C2" w14:textId="60C8B361" w:rsidR="001C32D4" w:rsidRDefault="001C32D4" w:rsidP="001C32D4">
            <w:pPr>
              <w:pStyle w:val="TableParagraph"/>
              <w:tabs>
                <w:tab w:val="left" w:pos="777"/>
                <w:tab w:val="left" w:pos="778"/>
              </w:tabs>
            </w:pPr>
          </w:p>
          <w:p w14:paraId="0E968654" w14:textId="77777777" w:rsidR="001C32D4" w:rsidRPr="00DE6956" w:rsidRDefault="001C32D4" w:rsidP="001C32D4">
            <w:pPr>
              <w:pStyle w:val="TableParagraph"/>
              <w:tabs>
                <w:tab w:val="left" w:pos="777"/>
                <w:tab w:val="left" w:pos="778"/>
              </w:tabs>
            </w:pPr>
          </w:p>
          <w:p w14:paraId="05CBC050" w14:textId="00894BC5" w:rsidR="00E43EF1" w:rsidRPr="00DE6956" w:rsidRDefault="000E40D2" w:rsidP="00EB557C">
            <w:pPr>
              <w:pStyle w:val="TableParagraph"/>
              <w:tabs>
                <w:tab w:val="left" w:pos="777"/>
                <w:tab w:val="left" w:pos="778"/>
              </w:tabs>
              <w:spacing w:line="480" w:lineRule="auto"/>
              <w:ind w:left="57" w:right="1593"/>
            </w:pPr>
            <w:r w:rsidRPr="00DE6956">
              <w:t>S</w:t>
            </w:r>
            <w:del w:id="1074" w:author="Khamsaolee Xainhiaxang" w:date="2021-07-03T22:19:00Z">
              <w:r w:rsidRPr="00DE6956" w:rsidDel="00EB557C">
                <w:delText xml:space="preserve"> </w:delText>
              </w:r>
            </w:del>
            <w:r w:rsidRPr="00DE6956">
              <w:t>/</w:t>
            </w:r>
            <w:del w:id="1075" w:author="Khamsaolee Xainhiaxang" w:date="2021-07-03T22:19:00Z">
              <w:r w:rsidRPr="00DE6956" w:rsidDel="00EB557C">
                <w:delText xml:space="preserve"> </w:delText>
              </w:r>
            </w:del>
            <w:r w:rsidRPr="00DE6956">
              <w:t xml:space="preserve">C = $ 141,258 thiab </w:t>
            </w:r>
            <w:del w:id="1076" w:author="Khamsaolee Xainhiaxang" w:date="2021-07-03T22:20:00Z">
              <w:r w:rsidRPr="00DE6956" w:rsidDel="00EB557C">
                <w:delText xml:space="preserve">Title </w:delText>
              </w:r>
            </w:del>
            <w:ins w:id="1077" w:author="Khamsaolee Xainhiaxang" w:date="2021-07-03T22:20:00Z">
              <w:r w:rsidR="00EB557C">
                <w:t>Npe</w:t>
              </w:r>
              <w:r w:rsidR="00EB557C" w:rsidRPr="00DE6956">
                <w:t xml:space="preserve"> </w:t>
              </w:r>
            </w:ins>
            <w:r w:rsidRPr="00DE6956">
              <w:t>I = $ 111,953</w:t>
            </w:r>
          </w:p>
        </w:tc>
        <w:tc>
          <w:tcPr>
            <w:tcW w:w="2156" w:type="dxa"/>
          </w:tcPr>
          <w:p w14:paraId="749D83B8" w14:textId="77777777" w:rsidR="00E43EF1" w:rsidRPr="00DE6956" w:rsidRDefault="000E40D2">
            <w:pPr>
              <w:pStyle w:val="TableParagraph"/>
              <w:spacing w:before="54"/>
              <w:ind w:left="141" w:right="132"/>
              <w:jc w:val="center"/>
            </w:pPr>
            <w:r w:rsidRPr="00DE6956">
              <w:t>$ 253,211.00</w:t>
            </w:r>
          </w:p>
        </w:tc>
        <w:tc>
          <w:tcPr>
            <w:tcW w:w="1619" w:type="dxa"/>
          </w:tcPr>
          <w:p w14:paraId="59D30EB2" w14:textId="2065E2A8" w:rsidR="00E43EF1" w:rsidRPr="00DE6956" w:rsidRDefault="000E40D2">
            <w:pPr>
              <w:pStyle w:val="TableParagraph"/>
              <w:spacing w:before="54"/>
              <w:ind w:left="33" w:right="52"/>
              <w:jc w:val="center"/>
            </w:pPr>
            <w:r w:rsidRPr="00DE6956">
              <w:t>Yog</w:t>
            </w:r>
          </w:p>
        </w:tc>
      </w:tr>
      <w:tr w:rsidR="00E43EF1" w14:paraId="450C47C4" w14:textId="77777777">
        <w:trPr>
          <w:trHeight w:val="453"/>
        </w:trPr>
        <w:tc>
          <w:tcPr>
            <w:tcW w:w="1269" w:type="dxa"/>
          </w:tcPr>
          <w:p w14:paraId="234031F2" w14:textId="5D18D2D6" w:rsidR="00E43EF1" w:rsidRPr="00DE6956" w:rsidRDefault="000E40D2">
            <w:pPr>
              <w:pStyle w:val="TableParagraph"/>
              <w:spacing w:before="54"/>
              <w:ind w:left="9"/>
              <w:jc w:val="center"/>
              <w:rPr>
                <w:b/>
              </w:rPr>
            </w:pPr>
            <w:r w:rsidRPr="00DE6956">
              <w:rPr>
                <w:b/>
              </w:rPr>
              <w:t>9</w:t>
            </w:r>
          </w:p>
        </w:tc>
        <w:tc>
          <w:tcPr>
            <w:tcW w:w="2440" w:type="dxa"/>
          </w:tcPr>
          <w:p w14:paraId="70C8E79A" w14:textId="4243358D" w:rsidR="00E43EF1" w:rsidRPr="00DE6956" w:rsidRDefault="000E40D2">
            <w:pPr>
              <w:pStyle w:val="TableParagraph"/>
              <w:spacing w:before="54"/>
              <w:ind w:left="58"/>
            </w:pPr>
            <w:r w:rsidRPr="00DE6956">
              <w:t xml:space="preserve">LTEL &amp; EL Cov </w:t>
            </w:r>
            <w:r w:rsidR="001535D1">
              <w:t>Chav</w:t>
            </w:r>
            <w:r w:rsidRPr="00DE6956">
              <w:t xml:space="preserve"> Kawm</w:t>
            </w:r>
          </w:p>
        </w:tc>
        <w:tc>
          <w:tcPr>
            <w:tcW w:w="7626" w:type="dxa"/>
          </w:tcPr>
          <w:p w14:paraId="666A0537" w14:textId="77777777" w:rsidR="00E43EF1" w:rsidRPr="00DE6956" w:rsidRDefault="000E40D2">
            <w:pPr>
              <w:pStyle w:val="TableParagraph"/>
              <w:spacing w:before="54"/>
              <w:ind w:left="57"/>
            </w:pPr>
            <w:r w:rsidRPr="00DE6956">
              <w:t>1.9</w:t>
            </w:r>
          </w:p>
        </w:tc>
        <w:tc>
          <w:tcPr>
            <w:tcW w:w="2156" w:type="dxa"/>
          </w:tcPr>
          <w:p w14:paraId="0C56FC01" w14:textId="77777777" w:rsidR="00E43EF1" w:rsidRPr="00DE6956" w:rsidRDefault="000E40D2">
            <w:pPr>
              <w:pStyle w:val="TableParagraph"/>
              <w:spacing w:before="54"/>
              <w:ind w:left="141" w:right="132"/>
              <w:jc w:val="center"/>
            </w:pPr>
            <w:r w:rsidRPr="00DE6956">
              <w:t>$ 231,867.00</w:t>
            </w:r>
          </w:p>
        </w:tc>
        <w:tc>
          <w:tcPr>
            <w:tcW w:w="1619" w:type="dxa"/>
          </w:tcPr>
          <w:p w14:paraId="000E70DC" w14:textId="16C110C6" w:rsidR="00E43EF1" w:rsidRPr="00DE6956" w:rsidRDefault="000E40D2">
            <w:pPr>
              <w:pStyle w:val="TableParagraph"/>
              <w:spacing w:before="54"/>
              <w:ind w:left="33" w:right="52"/>
              <w:jc w:val="center"/>
            </w:pPr>
            <w:r w:rsidRPr="00DE6956">
              <w:t xml:space="preserve">Yog </w:t>
            </w:r>
          </w:p>
        </w:tc>
      </w:tr>
    </w:tbl>
    <w:p w14:paraId="032A0B9E" w14:textId="77777777" w:rsidR="00E43EF1" w:rsidRDefault="00E43EF1">
      <w:pPr>
        <w:jc w:val="center"/>
        <w:sectPr w:rsidR="00E43EF1">
          <w:pgSz w:w="15840" w:h="12240" w:orient="landscape"/>
          <w:pgMar w:top="640" w:right="120" w:bottom="480" w:left="120" w:header="0" w:footer="284" w:gutter="0"/>
          <w:cols w:space="720"/>
        </w:sectPr>
      </w:pPr>
    </w:p>
    <w:tbl>
      <w:tblPr>
        <w:tblW w:w="0" w:type="auto"/>
        <w:tblInd w:w="25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1269"/>
        <w:gridCol w:w="2440"/>
        <w:gridCol w:w="7626"/>
        <w:gridCol w:w="2156"/>
        <w:gridCol w:w="1619"/>
      </w:tblGrid>
      <w:tr w:rsidR="009F0C03" w14:paraId="7BA13C57" w14:textId="77777777">
        <w:trPr>
          <w:trHeight w:val="333"/>
        </w:trPr>
        <w:tc>
          <w:tcPr>
            <w:tcW w:w="1269" w:type="dxa"/>
            <w:shd w:val="clear" w:color="auto" w:fill="DBE5F1"/>
          </w:tcPr>
          <w:p w14:paraId="7F0C4C3D" w14:textId="2704A1F4" w:rsidR="009F0C03" w:rsidRDefault="009F0C03" w:rsidP="009F0C03">
            <w:pPr>
              <w:pStyle w:val="TableParagraph"/>
              <w:spacing w:before="54" w:line="260" w:lineRule="exact"/>
              <w:ind w:left="58"/>
              <w:rPr>
                <w:sz w:val="24"/>
              </w:rPr>
            </w:pPr>
            <w:r w:rsidRPr="00880CFE">
              <w:rPr>
                <w:sz w:val="20"/>
                <w:szCs w:val="20"/>
              </w:rPr>
              <w:lastRenderedPageBreak/>
              <w:t>Kev ua #</w:t>
            </w:r>
          </w:p>
        </w:tc>
        <w:tc>
          <w:tcPr>
            <w:tcW w:w="2440" w:type="dxa"/>
            <w:shd w:val="clear" w:color="auto" w:fill="DBE5F1"/>
          </w:tcPr>
          <w:p w14:paraId="15D5C7EF" w14:textId="7B238FD2" w:rsidR="009F0C03" w:rsidRDefault="009F0C03" w:rsidP="009F0C03">
            <w:pPr>
              <w:pStyle w:val="TableParagraph"/>
              <w:spacing w:before="54" w:line="260" w:lineRule="exact"/>
              <w:ind w:left="58"/>
              <w:rPr>
                <w:sz w:val="24"/>
              </w:rPr>
            </w:pPr>
            <w:r w:rsidRPr="00880CFE">
              <w:rPr>
                <w:sz w:val="20"/>
                <w:szCs w:val="20"/>
              </w:rPr>
              <w:t>Ntsiab Lus</w:t>
            </w:r>
          </w:p>
        </w:tc>
        <w:tc>
          <w:tcPr>
            <w:tcW w:w="7626" w:type="dxa"/>
            <w:shd w:val="clear" w:color="auto" w:fill="DBE5F1"/>
          </w:tcPr>
          <w:p w14:paraId="4563EB79" w14:textId="36337FE6" w:rsidR="009F0C03" w:rsidRDefault="009F0C03" w:rsidP="009F0C03">
            <w:pPr>
              <w:pStyle w:val="TableParagraph"/>
              <w:spacing w:before="54" w:line="260" w:lineRule="exact"/>
              <w:ind w:left="57"/>
              <w:rPr>
                <w:sz w:val="24"/>
              </w:rPr>
            </w:pPr>
            <w:r w:rsidRPr="00880CFE">
              <w:rPr>
                <w:sz w:val="20"/>
                <w:szCs w:val="20"/>
              </w:rPr>
              <w:t>Kev piav qhia</w:t>
            </w:r>
          </w:p>
        </w:tc>
        <w:tc>
          <w:tcPr>
            <w:tcW w:w="2156" w:type="dxa"/>
            <w:shd w:val="clear" w:color="auto" w:fill="DBE5F1"/>
          </w:tcPr>
          <w:p w14:paraId="254D5E05" w14:textId="53CC4C26" w:rsidR="009F0C03" w:rsidRDefault="009F0C03" w:rsidP="009F0C03">
            <w:pPr>
              <w:pStyle w:val="TableParagraph"/>
              <w:spacing w:before="54" w:line="260" w:lineRule="exact"/>
              <w:ind w:left="142" w:right="132"/>
              <w:jc w:val="center"/>
              <w:rPr>
                <w:sz w:val="24"/>
              </w:rPr>
            </w:pPr>
            <w:r w:rsidRPr="00880CFE">
              <w:rPr>
                <w:sz w:val="20"/>
                <w:szCs w:val="20"/>
              </w:rPr>
              <w:t>Tag Nrho Cov Nyiaj</w:t>
            </w:r>
          </w:p>
        </w:tc>
        <w:tc>
          <w:tcPr>
            <w:tcW w:w="1619" w:type="dxa"/>
            <w:shd w:val="clear" w:color="auto" w:fill="DBE5F1"/>
          </w:tcPr>
          <w:p w14:paraId="241CB039" w14:textId="077A5A6D" w:rsidR="009F0C03" w:rsidRDefault="009F0C03" w:rsidP="009F0C03">
            <w:pPr>
              <w:pStyle w:val="TableParagraph"/>
              <w:spacing w:before="54" w:line="260" w:lineRule="exact"/>
              <w:ind w:left="33" w:right="24"/>
              <w:jc w:val="center"/>
              <w:rPr>
                <w:sz w:val="24"/>
              </w:rPr>
            </w:pPr>
            <w:r w:rsidRPr="00880CFE">
              <w:rPr>
                <w:sz w:val="20"/>
                <w:szCs w:val="20"/>
              </w:rPr>
              <w:t>Kev Koom Tes</w:t>
            </w:r>
          </w:p>
        </w:tc>
      </w:tr>
      <w:tr w:rsidR="00E43EF1" w14:paraId="2E7FEF0C" w14:textId="77777777">
        <w:trPr>
          <w:trHeight w:val="2265"/>
        </w:trPr>
        <w:tc>
          <w:tcPr>
            <w:tcW w:w="1269" w:type="dxa"/>
          </w:tcPr>
          <w:p w14:paraId="7394DA4D" w14:textId="77777777" w:rsidR="00E43EF1" w:rsidRPr="000B35AE" w:rsidRDefault="00E43EF1">
            <w:pPr>
              <w:pStyle w:val="TableParagraph"/>
              <w:rPr>
                <w:rFonts w:ascii="Times New Roman"/>
              </w:rPr>
            </w:pPr>
          </w:p>
        </w:tc>
        <w:tc>
          <w:tcPr>
            <w:tcW w:w="2440" w:type="dxa"/>
          </w:tcPr>
          <w:p w14:paraId="3087B030" w14:textId="77777777" w:rsidR="00E43EF1" w:rsidRPr="000B35AE" w:rsidRDefault="00E43EF1">
            <w:pPr>
              <w:pStyle w:val="TableParagraph"/>
              <w:rPr>
                <w:rFonts w:ascii="Times New Roman"/>
              </w:rPr>
            </w:pPr>
          </w:p>
        </w:tc>
        <w:tc>
          <w:tcPr>
            <w:tcW w:w="7626" w:type="dxa"/>
          </w:tcPr>
          <w:p w14:paraId="607EF0C9" w14:textId="77777777" w:rsidR="00E43EF1" w:rsidRPr="000B35AE" w:rsidRDefault="000E40D2">
            <w:pPr>
              <w:pStyle w:val="TableParagraph"/>
              <w:spacing w:before="54"/>
              <w:ind w:left="57" w:right="482"/>
            </w:pPr>
            <w:r w:rsidRPr="000B35AE">
              <w:t>TRUSD muaj cov kev qhia ntxiv rau LTEL thiab Cov Kawm Lus Askiv ntawm txhua lub tsev kawm ntawv qib siab los txhawb txoj kev kawm lus thib ob rau Cov Kawm Lus Askiv.</w:t>
            </w:r>
          </w:p>
          <w:p w14:paraId="00E83693" w14:textId="77777777" w:rsidR="00E43EF1" w:rsidRPr="000B35AE" w:rsidRDefault="00E43EF1">
            <w:pPr>
              <w:pStyle w:val="TableParagraph"/>
              <w:spacing w:before="11"/>
              <w:rPr>
                <w:b/>
              </w:rPr>
            </w:pPr>
          </w:p>
          <w:p w14:paraId="678259ED" w14:textId="77777777" w:rsidR="00E43EF1" w:rsidRPr="000B35AE" w:rsidRDefault="000E40D2">
            <w:pPr>
              <w:pStyle w:val="TableParagraph"/>
              <w:ind w:left="57"/>
            </w:pPr>
            <w:r w:rsidRPr="000B35AE">
              <w:t>Txhua S</w:t>
            </w:r>
            <w:del w:id="1078" w:author="Khamsaolee Xainhiaxang" w:date="2021-07-03T22:21:00Z">
              <w:r w:rsidRPr="000B35AE" w:rsidDel="00EB557C">
                <w:delText xml:space="preserve"> </w:delText>
              </w:r>
            </w:del>
            <w:r w:rsidRPr="000B35AE">
              <w:t>/</w:t>
            </w:r>
            <w:del w:id="1079" w:author="Khamsaolee Xainhiaxang" w:date="2021-07-03T22:21:00Z">
              <w:r w:rsidRPr="000B35AE" w:rsidDel="00EB557C">
                <w:delText xml:space="preserve"> </w:delText>
              </w:r>
            </w:del>
            <w:r w:rsidRPr="000B35AE">
              <w:t>C</w:t>
            </w:r>
          </w:p>
        </w:tc>
        <w:tc>
          <w:tcPr>
            <w:tcW w:w="2156" w:type="dxa"/>
          </w:tcPr>
          <w:p w14:paraId="0EC0BF9B" w14:textId="77777777" w:rsidR="00E43EF1" w:rsidRPr="000B35AE" w:rsidRDefault="00E43EF1">
            <w:pPr>
              <w:pStyle w:val="TableParagraph"/>
              <w:rPr>
                <w:rFonts w:ascii="Times New Roman"/>
              </w:rPr>
            </w:pPr>
          </w:p>
        </w:tc>
        <w:tc>
          <w:tcPr>
            <w:tcW w:w="1619" w:type="dxa"/>
          </w:tcPr>
          <w:p w14:paraId="13834878" w14:textId="77777777" w:rsidR="00E43EF1" w:rsidRPr="000B35AE" w:rsidRDefault="00E43EF1">
            <w:pPr>
              <w:pStyle w:val="TableParagraph"/>
              <w:rPr>
                <w:rFonts w:ascii="Times New Roman"/>
              </w:rPr>
            </w:pPr>
          </w:p>
        </w:tc>
      </w:tr>
      <w:tr w:rsidR="00E43EF1" w14:paraId="28925905" w14:textId="77777777">
        <w:trPr>
          <w:trHeight w:val="3369"/>
        </w:trPr>
        <w:tc>
          <w:tcPr>
            <w:tcW w:w="1269" w:type="dxa"/>
          </w:tcPr>
          <w:p w14:paraId="7D0275D3" w14:textId="77777777" w:rsidR="00E43EF1" w:rsidRPr="000B35AE" w:rsidRDefault="000E40D2">
            <w:pPr>
              <w:pStyle w:val="TableParagraph"/>
              <w:spacing w:before="54"/>
              <w:ind w:left="480" w:right="471"/>
              <w:jc w:val="center"/>
              <w:rPr>
                <w:b/>
              </w:rPr>
            </w:pPr>
            <w:r w:rsidRPr="000B35AE">
              <w:rPr>
                <w:b/>
              </w:rPr>
              <w:t>10</w:t>
            </w:r>
          </w:p>
        </w:tc>
        <w:tc>
          <w:tcPr>
            <w:tcW w:w="2440" w:type="dxa"/>
          </w:tcPr>
          <w:p w14:paraId="626F1104" w14:textId="110457E1" w:rsidR="00E43EF1" w:rsidRPr="000B35AE" w:rsidRDefault="000E40D2">
            <w:pPr>
              <w:pStyle w:val="TableParagraph"/>
              <w:spacing w:before="54"/>
              <w:ind w:left="58" w:right="150"/>
            </w:pPr>
            <w:del w:id="1080" w:author="Khamsaolee Xainhiaxang" w:date="2021-07-03T22:22:00Z">
              <w:r w:rsidRPr="000B35AE" w:rsidDel="00EB557C">
                <w:delText>Cov lus</w:delText>
              </w:r>
            </w:del>
            <w:ins w:id="1081" w:author="Khamsaolee Xainhiaxang" w:date="2021-07-03T22:22:00Z">
              <w:r w:rsidR="00EB557C">
                <w:t>Kev</w:t>
              </w:r>
            </w:ins>
            <w:r w:rsidRPr="000B35AE">
              <w:t xml:space="preserve"> qhia feeb thiab </w:t>
            </w:r>
            <w:r w:rsidR="00B45526" w:rsidRPr="000B35AE">
              <w:t xml:space="preserve">hnub </w:t>
            </w:r>
            <w:r w:rsidRPr="000B35AE">
              <w:t xml:space="preserve">PD </w:t>
            </w:r>
          </w:p>
        </w:tc>
        <w:tc>
          <w:tcPr>
            <w:tcW w:w="7626" w:type="dxa"/>
          </w:tcPr>
          <w:p w14:paraId="59ECBFE9" w14:textId="77777777" w:rsidR="00E43EF1" w:rsidRPr="000B35AE" w:rsidRDefault="000E40D2">
            <w:pPr>
              <w:pStyle w:val="TableParagraph"/>
              <w:spacing w:before="54"/>
              <w:ind w:left="57"/>
            </w:pPr>
            <w:r w:rsidRPr="000B35AE">
              <w:t>1.10</w:t>
            </w:r>
          </w:p>
          <w:p w14:paraId="6A8B3857" w14:textId="128D6229" w:rsidR="00E43EF1" w:rsidRPr="000B35AE" w:rsidRDefault="000E40D2">
            <w:pPr>
              <w:pStyle w:val="TableParagraph"/>
              <w:ind w:left="57" w:right="215"/>
            </w:pPr>
            <w:r w:rsidRPr="000B35AE">
              <w:t>TRUSD yuav xaiv cov xibfwb tshiab, thiab tsim tsa txhua tus xib</w:t>
            </w:r>
            <w:r w:rsidR="00820B1F" w:rsidRPr="000B35AE">
              <w:t xml:space="preserve"> </w:t>
            </w:r>
            <w:r w:rsidRPr="000B35AE">
              <w:t xml:space="preserve">fwb los txhawb txhim kho tub ntxhais kawm kev kawm </w:t>
            </w:r>
            <w:r w:rsidR="00820B1F" w:rsidRPr="000B35AE">
              <w:t xml:space="preserve">kom </w:t>
            </w:r>
            <w:r w:rsidRPr="000B35AE">
              <w:t xml:space="preserve">tau zoo </w:t>
            </w:r>
            <w:del w:id="1082" w:author="Khamsaolee Xainhiaxang" w:date="2021-07-03T22:24:00Z">
              <w:r w:rsidRPr="000B35AE" w:rsidDel="00EB557C">
                <w:delText xml:space="preserve">nyob rau hauv hnub txuas ntxiv </w:delText>
              </w:r>
            </w:del>
            <w:r w:rsidR="00820B1F" w:rsidRPr="000B35AE">
              <w:t xml:space="preserve">uas </w:t>
            </w:r>
            <w:del w:id="1083" w:author="Khamsaolee Xainhiaxang" w:date="2021-07-03T22:24:00Z">
              <w:r w:rsidR="00820B1F" w:rsidRPr="000B35AE" w:rsidDel="00EB557C">
                <w:delText xml:space="preserve">yuav </w:delText>
              </w:r>
            </w:del>
            <w:r w:rsidRPr="000B35AE">
              <w:t>los ntawm:</w:t>
            </w:r>
          </w:p>
          <w:p w14:paraId="79FD549E" w14:textId="34EC0D5E" w:rsidR="00E43EF1" w:rsidRPr="000B35AE" w:rsidRDefault="000E40D2">
            <w:pPr>
              <w:pStyle w:val="TableParagraph"/>
              <w:numPr>
                <w:ilvl w:val="0"/>
                <w:numId w:val="44"/>
              </w:numPr>
              <w:tabs>
                <w:tab w:val="left" w:pos="777"/>
                <w:tab w:val="left" w:pos="778"/>
              </w:tabs>
              <w:ind w:left="837" w:right="979" w:hanging="360"/>
            </w:pPr>
            <w:del w:id="1084" w:author="Khamsaolee Xainhiaxang" w:date="2021-07-03T22:26:00Z">
              <w:r w:rsidRPr="000B35AE" w:rsidDel="00EB557C">
                <w:delText>Txuas ntxiv nrog 7 feeb kev qhia ntaub ntawv rau t</w:delText>
              </w:r>
            </w:del>
            <w:ins w:id="1085" w:author="Khamsaolee Xainhiaxang" w:date="2021-07-03T22:26:00Z">
              <w:r w:rsidR="00EB557C">
                <w:t>T</w:t>
              </w:r>
            </w:ins>
            <w:r w:rsidRPr="000B35AE">
              <w:t>xhua hnub kawm ntawv</w:t>
            </w:r>
            <w:ins w:id="1086" w:author="Khamsaolee Xainhiaxang" w:date="2021-07-03T22:25:00Z">
              <w:r w:rsidR="00EB557C">
                <w:t xml:space="preserve"> yuav muaj kev qhia</w:t>
              </w:r>
            </w:ins>
            <w:ins w:id="1087" w:author="Khamsaolee Xainhiaxang" w:date="2021-07-03T22:26:00Z">
              <w:r w:rsidR="00EB557C" w:rsidRPr="000B35AE">
                <w:t xml:space="preserve"> </w:t>
              </w:r>
              <w:r w:rsidR="00EB557C">
                <w:t>t</w:t>
              </w:r>
              <w:r w:rsidR="00EB557C" w:rsidRPr="000B35AE">
                <w:t>xuas ntxiv nrog 7 feeb</w:t>
              </w:r>
            </w:ins>
            <w:r w:rsidRPr="000B35AE">
              <w:t>.</w:t>
            </w:r>
          </w:p>
          <w:p w14:paraId="06A42AA3" w14:textId="77777777" w:rsidR="00E43EF1" w:rsidRPr="000B35AE" w:rsidRDefault="000E40D2">
            <w:pPr>
              <w:pStyle w:val="TableParagraph"/>
              <w:numPr>
                <w:ilvl w:val="0"/>
                <w:numId w:val="44"/>
              </w:numPr>
              <w:tabs>
                <w:tab w:val="left" w:pos="777"/>
                <w:tab w:val="left" w:pos="778"/>
              </w:tabs>
              <w:ind w:left="837" w:right="232" w:hanging="360"/>
            </w:pPr>
            <w:r w:rsidRPr="000B35AE">
              <w:t>6 hnub tsim kho cov tub ntxhais kawm txoj kev kawm pub dawb rau cov kws qhia ntawv</w:t>
            </w:r>
          </w:p>
          <w:p w14:paraId="63045ECB" w14:textId="77777777" w:rsidR="00E43EF1" w:rsidRPr="000B35AE" w:rsidRDefault="00E43EF1">
            <w:pPr>
              <w:pStyle w:val="TableParagraph"/>
              <w:rPr>
                <w:b/>
              </w:rPr>
            </w:pPr>
          </w:p>
          <w:p w14:paraId="39B578B3" w14:textId="77777777" w:rsidR="00E43EF1" w:rsidRPr="000B35AE" w:rsidRDefault="000E40D2">
            <w:pPr>
              <w:pStyle w:val="TableParagraph"/>
              <w:ind w:left="57"/>
            </w:pPr>
            <w:r w:rsidRPr="000B35AE">
              <w:t>Txhua S</w:t>
            </w:r>
            <w:del w:id="1088" w:author="Khamsaolee Xainhiaxang" w:date="2021-07-03T22:27:00Z">
              <w:r w:rsidRPr="000B35AE" w:rsidDel="00EB557C">
                <w:delText xml:space="preserve"> </w:delText>
              </w:r>
            </w:del>
            <w:r w:rsidRPr="000B35AE">
              <w:t>/</w:t>
            </w:r>
            <w:del w:id="1089" w:author="Khamsaolee Xainhiaxang" w:date="2021-07-03T22:27:00Z">
              <w:r w:rsidRPr="000B35AE" w:rsidDel="00EB557C">
                <w:delText xml:space="preserve"> </w:delText>
              </w:r>
            </w:del>
            <w:r w:rsidRPr="000B35AE">
              <w:t>C</w:t>
            </w:r>
          </w:p>
        </w:tc>
        <w:tc>
          <w:tcPr>
            <w:tcW w:w="2156" w:type="dxa"/>
          </w:tcPr>
          <w:p w14:paraId="01E43489" w14:textId="77777777" w:rsidR="00E43EF1" w:rsidRPr="000B35AE" w:rsidRDefault="000E40D2">
            <w:pPr>
              <w:pStyle w:val="TableParagraph"/>
              <w:spacing w:before="54"/>
              <w:ind w:left="141" w:right="132"/>
              <w:jc w:val="center"/>
            </w:pPr>
            <w:r w:rsidRPr="000B35AE">
              <w:t>$ 9,735,470.00</w:t>
            </w:r>
          </w:p>
        </w:tc>
        <w:tc>
          <w:tcPr>
            <w:tcW w:w="1619" w:type="dxa"/>
          </w:tcPr>
          <w:p w14:paraId="2AC02684" w14:textId="2BF5FA9A" w:rsidR="00E43EF1" w:rsidRPr="000B35AE" w:rsidRDefault="000E40D2">
            <w:pPr>
              <w:pStyle w:val="TableParagraph"/>
              <w:spacing w:before="54"/>
              <w:ind w:left="33" w:right="52"/>
              <w:jc w:val="center"/>
            </w:pPr>
            <w:r w:rsidRPr="000B35AE">
              <w:t xml:space="preserve">Yog </w:t>
            </w:r>
          </w:p>
        </w:tc>
      </w:tr>
      <w:tr w:rsidR="00E43EF1" w14:paraId="47209816" w14:textId="77777777">
        <w:trPr>
          <w:trHeight w:val="4473"/>
        </w:trPr>
        <w:tc>
          <w:tcPr>
            <w:tcW w:w="1269" w:type="dxa"/>
          </w:tcPr>
          <w:p w14:paraId="116DCEBD" w14:textId="77FAFC09" w:rsidR="00E43EF1" w:rsidRPr="000B35AE" w:rsidRDefault="000E40D2">
            <w:pPr>
              <w:pStyle w:val="TableParagraph"/>
              <w:spacing w:before="54"/>
              <w:ind w:left="480" w:right="471"/>
              <w:jc w:val="center"/>
              <w:rPr>
                <w:b/>
              </w:rPr>
            </w:pPr>
            <w:r w:rsidRPr="000B35AE">
              <w:rPr>
                <w:b/>
              </w:rPr>
              <w:t>11</w:t>
            </w:r>
          </w:p>
        </w:tc>
        <w:tc>
          <w:tcPr>
            <w:tcW w:w="2440" w:type="dxa"/>
          </w:tcPr>
          <w:p w14:paraId="3CA0EBCC" w14:textId="7EDFFFC8" w:rsidR="00E43EF1" w:rsidRPr="000B35AE" w:rsidRDefault="000E40D2">
            <w:pPr>
              <w:pStyle w:val="TableParagraph"/>
              <w:spacing w:before="54"/>
              <w:ind w:left="58" w:right="1058"/>
            </w:pPr>
            <w:r w:rsidRPr="000B35AE">
              <w:t>Cov</w:t>
            </w:r>
            <w:r w:rsidR="004A7DAD" w:rsidRPr="000B35AE">
              <w:t xml:space="preserve"> Khoom Siv </w:t>
            </w:r>
            <w:r w:rsidR="00CB4CD2" w:rsidRPr="000B35AE">
              <w:t xml:space="preserve">Ntawm </w:t>
            </w:r>
            <w:r w:rsidR="004A7DAD" w:rsidRPr="000B35AE">
              <w:t>Cov</w:t>
            </w:r>
            <w:r w:rsidRPr="000B35AE">
              <w:t xml:space="preserve"> </w:t>
            </w:r>
            <w:r w:rsidR="004A7DAD" w:rsidRPr="000B35AE">
              <w:t>Lus</w:t>
            </w:r>
            <w:r w:rsidRPr="000B35AE">
              <w:t xml:space="preserve"> Qhia</w:t>
            </w:r>
          </w:p>
        </w:tc>
        <w:tc>
          <w:tcPr>
            <w:tcW w:w="7626" w:type="dxa"/>
          </w:tcPr>
          <w:p w14:paraId="0482C15D" w14:textId="0E3C3244" w:rsidR="00E43EF1" w:rsidRPr="000B35AE" w:rsidRDefault="000E40D2">
            <w:pPr>
              <w:pStyle w:val="TableParagraph"/>
              <w:numPr>
                <w:ilvl w:val="1"/>
                <w:numId w:val="43"/>
              </w:numPr>
              <w:tabs>
                <w:tab w:val="left" w:pos="592"/>
              </w:tabs>
              <w:spacing w:before="54"/>
              <w:ind w:hanging="535"/>
            </w:pPr>
            <w:r w:rsidRPr="000B35AE">
              <w:t xml:space="preserve">Cov </w:t>
            </w:r>
            <w:r w:rsidR="00CB4CD2" w:rsidRPr="000B35AE">
              <w:t>Khoom Siv Ntawm Cov Lus Qhia</w:t>
            </w:r>
          </w:p>
          <w:p w14:paraId="2740AE81" w14:textId="77777777" w:rsidR="00E43EF1" w:rsidRPr="000B35AE" w:rsidRDefault="00E43EF1">
            <w:pPr>
              <w:pStyle w:val="TableParagraph"/>
              <w:spacing w:before="11"/>
              <w:rPr>
                <w:b/>
              </w:rPr>
            </w:pPr>
          </w:p>
          <w:p w14:paraId="77735AA9" w14:textId="228C81D9" w:rsidR="00E43EF1" w:rsidRPr="000B35AE" w:rsidRDefault="000B35AE">
            <w:pPr>
              <w:pStyle w:val="TableParagraph"/>
              <w:ind w:left="57" w:right="708"/>
            </w:pPr>
            <w:r w:rsidRPr="000B35AE">
              <w:t xml:space="preserve">Tus </w:t>
            </w:r>
            <w:r w:rsidR="000E40D2" w:rsidRPr="000B35AE">
              <w:t xml:space="preserve">Tsav, txais </w:t>
            </w:r>
            <w:del w:id="1090" w:author="Khamsaolee Xainhiaxang" w:date="2021-07-03T22:28:00Z">
              <w:r w:rsidR="000E40D2" w:rsidRPr="000B35AE" w:rsidDel="00EB557C">
                <w:delText>yuav</w:delText>
              </w:r>
            </w:del>
            <w:ins w:id="1091" w:author="Khamsaolee Xainhiaxang" w:date="2021-07-03T22:28:00Z">
              <w:r w:rsidR="00EB557C">
                <w:t>tos</w:t>
              </w:r>
            </w:ins>
            <w:r w:rsidR="000E40D2" w:rsidRPr="000B35AE">
              <w:t>, thiab yuav cov ntaub ntawv qhia ntawv hauv qab no 2021/22:</w:t>
            </w:r>
          </w:p>
          <w:p w14:paraId="1F69F065" w14:textId="77777777" w:rsidR="00E43EF1" w:rsidRPr="000B35AE" w:rsidRDefault="00E43EF1">
            <w:pPr>
              <w:pStyle w:val="TableParagraph"/>
              <w:rPr>
                <w:b/>
              </w:rPr>
            </w:pPr>
          </w:p>
          <w:p w14:paraId="3E3814DB" w14:textId="77777777" w:rsidR="00E43EF1" w:rsidRPr="000B35AE" w:rsidRDefault="000E40D2">
            <w:pPr>
              <w:pStyle w:val="TableParagraph"/>
              <w:numPr>
                <w:ilvl w:val="2"/>
                <w:numId w:val="43"/>
              </w:numPr>
              <w:tabs>
                <w:tab w:val="left" w:pos="777"/>
                <w:tab w:val="left" w:pos="778"/>
              </w:tabs>
              <w:ind w:hanging="301"/>
            </w:pPr>
            <w:r w:rsidRPr="000B35AE">
              <w:t>7-12 ELD</w:t>
            </w:r>
          </w:p>
          <w:p w14:paraId="0884D7F3" w14:textId="4C3741A1" w:rsidR="00E43EF1" w:rsidRPr="000B35AE" w:rsidRDefault="000E40D2">
            <w:pPr>
              <w:pStyle w:val="TableParagraph"/>
              <w:numPr>
                <w:ilvl w:val="2"/>
                <w:numId w:val="43"/>
              </w:numPr>
              <w:tabs>
                <w:tab w:val="left" w:pos="777"/>
                <w:tab w:val="left" w:pos="778"/>
              </w:tabs>
              <w:ind w:hanging="301"/>
            </w:pPr>
            <w:r w:rsidRPr="000B35AE">
              <w:t>Cov Ntawv Qhia</w:t>
            </w:r>
            <w:ins w:id="1092" w:author="Khamsaolee Xainhiaxang" w:date="2021-07-03T22:29:00Z">
              <w:r w:rsidR="009229F6">
                <w:t xml:space="preserve"> (Statistics)</w:t>
              </w:r>
            </w:ins>
            <w:r w:rsidRPr="000B35AE">
              <w:t xml:space="preserve"> </w:t>
            </w:r>
            <w:r w:rsidR="000B35AE" w:rsidRPr="000B35AE">
              <w:t>Ntawm</w:t>
            </w:r>
            <w:r w:rsidRPr="000B35AE">
              <w:t>Tsev Kawm Qib Siab</w:t>
            </w:r>
          </w:p>
          <w:p w14:paraId="6B5D3634" w14:textId="71309281" w:rsidR="00E43EF1" w:rsidRPr="000B35AE" w:rsidRDefault="000E40D2">
            <w:pPr>
              <w:pStyle w:val="TableParagraph"/>
              <w:numPr>
                <w:ilvl w:val="2"/>
                <w:numId w:val="43"/>
              </w:numPr>
              <w:tabs>
                <w:tab w:val="left" w:pos="777"/>
                <w:tab w:val="left" w:pos="778"/>
              </w:tabs>
              <w:ind w:hanging="301"/>
            </w:pPr>
            <w:r w:rsidRPr="000B35AE">
              <w:t xml:space="preserve">PE </w:t>
            </w:r>
            <w:del w:id="1093" w:author="Khamsaolee Xainhiaxang" w:date="2021-07-03T22:30:00Z">
              <w:r w:rsidRPr="000B35AE" w:rsidDel="009229F6">
                <w:delText>SUAV</w:delText>
              </w:r>
            </w:del>
            <w:ins w:id="1094" w:author="Khamsaolee Xainhiaxang" w:date="2021-07-03T22:30:00Z">
              <w:r w:rsidR="009229F6">
                <w:t>SPARK</w:t>
              </w:r>
            </w:ins>
          </w:p>
          <w:p w14:paraId="71F55A2E" w14:textId="2FFDE7C0" w:rsidR="00E43EF1" w:rsidRPr="000B35AE" w:rsidRDefault="000E40D2">
            <w:pPr>
              <w:pStyle w:val="TableParagraph"/>
              <w:ind w:left="57"/>
            </w:pPr>
            <w:del w:id="1095" w:author="Khamsaolee Xainhiaxang" w:date="2021-07-03T22:30:00Z">
              <w:r w:rsidRPr="000B35AE" w:rsidDel="009229F6">
                <w:delText>kom tau muab</w:delText>
              </w:r>
            </w:del>
            <w:ins w:id="1096" w:author="Khamsaolee Xainhiaxang" w:date="2021-07-03T22:30:00Z">
              <w:r w:rsidR="009229F6">
                <w:t>Yuav raug</w:t>
              </w:r>
            </w:ins>
            <w:r w:rsidRPr="000B35AE">
              <w:t xml:space="preserve"> siv rau xyoo 2022/23.</w:t>
            </w:r>
          </w:p>
          <w:p w14:paraId="6C918920" w14:textId="77777777" w:rsidR="00E43EF1" w:rsidRPr="000B35AE" w:rsidRDefault="00E43EF1">
            <w:pPr>
              <w:pStyle w:val="TableParagraph"/>
              <w:rPr>
                <w:b/>
              </w:rPr>
            </w:pPr>
          </w:p>
          <w:p w14:paraId="4BEA8E46" w14:textId="77777777" w:rsidR="009229F6" w:rsidRDefault="000E40D2" w:rsidP="009229F6">
            <w:pPr>
              <w:pStyle w:val="TableParagraph"/>
              <w:spacing w:line="480" w:lineRule="auto"/>
              <w:ind w:left="57" w:right="1922"/>
              <w:rPr>
                <w:ins w:id="1097" w:author="Khamsaolee Xainhiaxang" w:date="2021-07-03T22:32:00Z"/>
              </w:rPr>
            </w:pPr>
            <w:r w:rsidRPr="000B35AE">
              <w:t>Yuav cov ntaub ntawv</w:t>
            </w:r>
            <w:ins w:id="1098" w:author="Khamsaolee Xainhiaxang" w:date="2021-07-03T22:31:00Z">
              <w:r w:rsidR="009229F6">
                <w:t xml:space="preserve"> thiab khoom siv</w:t>
              </w:r>
            </w:ins>
            <w:r w:rsidRPr="000B35AE">
              <w:t xml:space="preserve"> qhia </w:t>
            </w:r>
            <w:del w:id="1099" w:author="Khamsaolee Xainhiaxang" w:date="2021-07-03T22:31:00Z">
              <w:r w:rsidRPr="000B35AE" w:rsidDel="009229F6">
                <w:delText xml:space="preserve">txhua </w:delText>
              </w:r>
            </w:del>
            <w:ins w:id="1100" w:author="Khamsaolee Xainhiaxang" w:date="2021-07-03T22:31:00Z">
              <w:r w:rsidR="009229F6">
                <w:t>haum</w:t>
              </w:r>
              <w:r w:rsidR="009229F6" w:rsidRPr="000B35AE">
                <w:t xml:space="preserve"> </w:t>
              </w:r>
            </w:ins>
            <w:r w:rsidRPr="000B35AE">
              <w:t xml:space="preserve">xyoo. </w:t>
            </w:r>
          </w:p>
          <w:p w14:paraId="2646788D" w14:textId="5E7FADFB" w:rsidR="00E43EF1" w:rsidRPr="000B35AE" w:rsidRDefault="000E40D2" w:rsidP="009229F6">
            <w:pPr>
              <w:pStyle w:val="TableParagraph"/>
              <w:spacing w:line="480" w:lineRule="auto"/>
              <w:ind w:left="57" w:right="1922"/>
            </w:pPr>
            <w:r w:rsidRPr="000B35AE">
              <w:t xml:space="preserve">Txwv Tsis </w:t>
            </w:r>
            <w:del w:id="1101" w:author="Khamsaolee Xainhiaxang" w:date="2021-07-03T22:37:00Z">
              <w:r w:rsidRPr="000B35AE" w:rsidDel="009229F6">
                <w:delText>Taus Muaj Ntau</w:delText>
              </w:r>
            </w:del>
            <w:ins w:id="1102" w:author="Khamsaolee Xainhiaxang" w:date="2021-07-03T22:37:00Z">
              <w:r w:rsidR="009229F6">
                <w:t xml:space="preserve">Rho (Restricted </w:t>
              </w:r>
            </w:ins>
            <w:ins w:id="1103" w:author="Khamsaolee Xainhiaxang" w:date="2021-07-03T22:38:00Z">
              <w:r w:rsidR="009229F6">
                <w:t>Lottery)</w:t>
              </w:r>
            </w:ins>
          </w:p>
        </w:tc>
        <w:tc>
          <w:tcPr>
            <w:tcW w:w="2156" w:type="dxa"/>
          </w:tcPr>
          <w:p w14:paraId="788B90A9" w14:textId="77777777" w:rsidR="00E43EF1" w:rsidRPr="000B35AE" w:rsidRDefault="000E40D2">
            <w:pPr>
              <w:pStyle w:val="TableParagraph"/>
              <w:spacing w:before="54"/>
              <w:ind w:left="141" w:right="132"/>
              <w:jc w:val="center"/>
            </w:pPr>
            <w:r w:rsidRPr="000B35AE">
              <w:t>$ 1,990,945.00</w:t>
            </w:r>
          </w:p>
        </w:tc>
        <w:tc>
          <w:tcPr>
            <w:tcW w:w="1619" w:type="dxa"/>
          </w:tcPr>
          <w:p w14:paraId="1D39A2A0" w14:textId="77777777" w:rsidR="00E43EF1" w:rsidRPr="000B35AE" w:rsidRDefault="000E40D2">
            <w:pPr>
              <w:pStyle w:val="TableParagraph"/>
              <w:spacing w:before="54"/>
              <w:ind w:left="15" w:right="132"/>
              <w:jc w:val="center"/>
            </w:pPr>
            <w:r w:rsidRPr="000B35AE">
              <w:t>Tsis yog</w:t>
            </w:r>
          </w:p>
        </w:tc>
      </w:tr>
    </w:tbl>
    <w:p w14:paraId="4877542A" w14:textId="77777777" w:rsidR="00E43EF1" w:rsidRDefault="00E43EF1">
      <w:pPr>
        <w:jc w:val="center"/>
        <w:sectPr w:rsidR="00E43EF1">
          <w:pgSz w:w="15840" w:h="12240" w:orient="landscape"/>
          <w:pgMar w:top="640" w:right="120" w:bottom="480" w:left="120" w:header="0" w:footer="284" w:gutter="0"/>
          <w:cols w:space="720"/>
        </w:sectPr>
      </w:pPr>
    </w:p>
    <w:tbl>
      <w:tblPr>
        <w:tblW w:w="0" w:type="auto"/>
        <w:tblInd w:w="25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1269"/>
        <w:gridCol w:w="2440"/>
        <w:gridCol w:w="7626"/>
        <w:gridCol w:w="2156"/>
        <w:gridCol w:w="1619"/>
      </w:tblGrid>
      <w:tr w:rsidR="00E03A41" w14:paraId="2032D804" w14:textId="77777777">
        <w:trPr>
          <w:trHeight w:val="333"/>
        </w:trPr>
        <w:tc>
          <w:tcPr>
            <w:tcW w:w="1269" w:type="dxa"/>
            <w:shd w:val="clear" w:color="auto" w:fill="DBE5F1"/>
          </w:tcPr>
          <w:p w14:paraId="24E4B6BC" w14:textId="3E76B757" w:rsidR="00E03A41" w:rsidRDefault="00E03A41" w:rsidP="00E03A41">
            <w:pPr>
              <w:pStyle w:val="TableParagraph"/>
              <w:spacing w:before="54" w:line="260" w:lineRule="exact"/>
              <w:ind w:left="58"/>
              <w:rPr>
                <w:sz w:val="24"/>
              </w:rPr>
            </w:pPr>
            <w:r w:rsidRPr="00880CFE">
              <w:rPr>
                <w:sz w:val="20"/>
                <w:szCs w:val="20"/>
              </w:rPr>
              <w:lastRenderedPageBreak/>
              <w:t>Kev ua #</w:t>
            </w:r>
          </w:p>
        </w:tc>
        <w:tc>
          <w:tcPr>
            <w:tcW w:w="2440" w:type="dxa"/>
            <w:shd w:val="clear" w:color="auto" w:fill="DBE5F1"/>
          </w:tcPr>
          <w:p w14:paraId="75431E37" w14:textId="068D75D0" w:rsidR="00E03A41" w:rsidRDefault="00E03A41" w:rsidP="00E03A41">
            <w:pPr>
              <w:pStyle w:val="TableParagraph"/>
              <w:spacing w:before="54" w:line="260" w:lineRule="exact"/>
              <w:ind w:left="58"/>
              <w:rPr>
                <w:sz w:val="24"/>
              </w:rPr>
            </w:pPr>
            <w:r w:rsidRPr="00880CFE">
              <w:rPr>
                <w:sz w:val="20"/>
                <w:szCs w:val="20"/>
              </w:rPr>
              <w:t>Ntsiab Lus</w:t>
            </w:r>
          </w:p>
        </w:tc>
        <w:tc>
          <w:tcPr>
            <w:tcW w:w="7626" w:type="dxa"/>
            <w:shd w:val="clear" w:color="auto" w:fill="DBE5F1"/>
          </w:tcPr>
          <w:p w14:paraId="2AEB0E9B" w14:textId="5A904811" w:rsidR="00E03A41" w:rsidRDefault="00E03A41" w:rsidP="00E03A41">
            <w:pPr>
              <w:pStyle w:val="TableParagraph"/>
              <w:spacing w:before="54" w:line="260" w:lineRule="exact"/>
              <w:ind w:left="57"/>
              <w:rPr>
                <w:sz w:val="24"/>
              </w:rPr>
            </w:pPr>
            <w:r w:rsidRPr="00880CFE">
              <w:rPr>
                <w:sz w:val="20"/>
                <w:szCs w:val="20"/>
              </w:rPr>
              <w:t>Kev piav qhia</w:t>
            </w:r>
          </w:p>
        </w:tc>
        <w:tc>
          <w:tcPr>
            <w:tcW w:w="2156" w:type="dxa"/>
            <w:shd w:val="clear" w:color="auto" w:fill="DBE5F1"/>
          </w:tcPr>
          <w:p w14:paraId="169C1612" w14:textId="10A487DA" w:rsidR="00E03A41" w:rsidRDefault="00E03A41" w:rsidP="00E03A41">
            <w:pPr>
              <w:pStyle w:val="TableParagraph"/>
              <w:spacing w:before="54" w:line="260" w:lineRule="exact"/>
              <w:ind w:left="142" w:right="132"/>
              <w:jc w:val="center"/>
              <w:rPr>
                <w:sz w:val="24"/>
              </w:rPr>
            </w:pPr>
            <w:r w:rsidRPr="00880CFE">
              <w:rPr>
                <w:sz w:val="20"/>
                <w:szCs w:val="20"/>
              </w:rPr>
              <w:t>Tag Nrho Cov Nyiaj</w:t>
            </w:r>
          </w:p>
        </w:tc>
        <w:tc>
          <w:tcPr>
            <w:tcW w:w="1619" w:type="dxa"/>
            <w:shd w:val="clear" w:color="auto" w:fill="DBE5F1"/>
          </w:tcPr>
          <w:p w14:paraId="7D076822" w14:textId="7BC196DF" w:rsidR="00E03A41" w:rsidRDefault="00E03A41" w:rsidP="00E03A41">
            <w:pPr>
              <w:pStyle w:val="TableParagraph"/>
              <w:spacing w:before="54" w:line="260" w:lineRule="exact"/>
              <w:ind w:left="33" w:right="24"/>
              <w:jc w:val="center"/>
              <w:rPr>
                <w:sz w:val="24"/>
              </w:rPr>
            </w:pPr>
            <w:r w:rsidRPr="00880CFE">
              <w:rPr>
                <w:sz w:val="20"/>
                <w:szCs w:val="20"/>
              </w:rPr>
              <w:t>Kev Koom Tes</w:t>
            </w:r>
          </w:p>
        </w:tc>
      </w:tr>
      <w:tr w:rsidR="00E43EF1" w14:paraId="6D1DAD91" w14:textId="77777777">
        <w:trPr>
          <w:trHeight w:val="3645"/>
        </w:trPr>
        <w:tc>
          <w:tcPr>
            <w:tcW w:w="1269" w:type="dxa"/>
          </w:tcPr>
          <w:p w14:paraId="5995C813" w14:textId="7B3FFC5A" w:rsidR="00E43EF1" w:rsidRPr="00C11696" w:rsidRDefault="000E40D2">
            <w:pPr>
              <w:pStyle w:val="TableParagraph"/>
              <w:spacing w:before="54"/>
              <w:ind w:left="480" w:right="471"/>
              <w:jc w:val="center"/>
              <w:rPr>
                <w:b/>
              </w:rPr>
            </w:pPr>
            <w:r w:rsidRPr="00C11696">
              <w:rPr>
                <w:b/>
              </w:rPr>
              <w:t>12</w:t>
            </w:r>
          </w:p>
        </w:tc>
        <w:tc>
          <w:tcPr>
            <w:tcW w:w="2440" w:type="dxa"/>
          </w:tcPr>
          <w:p w14:paraId="62296AB3" w14:textId="77777777" w:rsidR="00E43EF1" w:rsidRPr="00C11696" w:rsidRDefault="000E40D2">
            <w:pPr>
              <w:pStyle w:val="TableParagraph"/>
              <w:spacing w:before="54"/>
              <w:ind w:left="58" w:right="98"/>
            </w:pPr>
            <w:r w:rsidRPr="00C11696">
              <w:t>Cov Kws Qhia Ntawv Tshwj Xeeb ntawm Kev Kawm Tshwj Xeeb (TOSAs)</w:t>
            </w:r>
          </w:p>
        </w:tc>
        <w:tc>
          <w:tcPr>
            <w:tcW w:w="7626" w:type="dxa"/>
          </w:tcPr>
          <w:p w14:paraId="69EF4126" w14:textId="77777777" w:rsidR="00E43EF1" w:rsidRPr="00C11696" w:rsidRDefault="000E40D2">
            <w:pPr>
              <w:pStyle w:val="TableParagraph"/>
              <w:spacing w:before="54"/>
              <w:ind w:left="57"/>
            </w:pPr>
            <w:r w:rsidRPr="00C11696">
              <w:t>1.12</w:t>
            </w:r>
          </w:p>
          <w:p w14:paraId="1AA32CC4" w14:textId="7278DB2F" w:rsidR="00E43EF1" w:rsidRPr="00C11696" w:rsidRDefault="000E40D2" w:rsidP="000446D0">
            <w:pPr>
              <w:pStyle w:val="TableParagraph"/>
              <w:ind w:left="57" w:right="335"/>
              <w:jc w:val="both"/>
            </w:pPr>
            <w:r w:rsidRPr="00C11696">
              <w:t xml:space="preserve">Kev Kawm Ntawv Tshwj Xeeb TOSAs (3 FTE), cov khoom siv, khoom siv, thiab kev txhim kho </w:t>
            </w:r>
            <w:r w:rsidR="00D93A6A" w:rsidRPr="00C11696">
              <w:t>kev kawm</w:t>
            </w:r>
            <w:r w:rsidRPr="00C11696">
              <w:t xml:space="preserve"> kom </w:t>
            </w:r>
            <w:del w:id="1104" w:author="Khamsaolee Xainhiaxang" w:date="2021-07-04T08:31:00Z">
              <w:r w:rsidRPr="00C11696" w:rsidDel="00223E71">
                <w:delText xml:space="preserve">ntxiv dag zog rau </w:delText>
              </w:r>
            </w:del>
            <w:r w:rsidRPr="00C11696">
              <w:t>kev nqis tes ua hauj</w:t>
            </w:r>
            <w:r w:rsidR="00D93A6A" w:rsidRPr="00C11696">
              <w:t xml:space="preserve"> </w:t>
            </w:r>
            <w:r w:rsidRPr="00C11696">
              <w:t>lwm</w:t>
            </w:r>
            <w:ins w:id="1105" w:author="Khamsaolee Xainhiaxang" w:date="2021-07-04T08:31:00Z">
              <w:r w:rsidR="00223E71">
                <w:t xml:space="preserve"> kom tua zoo</w:t>
              </w:r>
            </w:ins>
            <w:r w:rsidRPr="00C11696">
              <w:t xml:space="preserve">. Cov khoos kas yuav siv nrog qee cov tub ntxhais kawm uas pom tau tias muaj tus cwj pwm (autism), uas yuav saib xyuas cov tub ntxhais kawm tshwj xeeb uas tsis </w:t>
            </w:r>
            <w:del w:id="1106" w:author="Khamsaolee Xainhiaxang" w:date="2021-07-04T08:38:00Z">
              <w:r w:rsidRPr="00C11696" w:rsidDel="00223E71">
                <w:delText>tau hloov chaw</w:delText>
              </w:r>
            </w:del>
            <w:ins w:id="1107" w:author="Khamsaolee Xainhiaxang" w:date="2021-07-04T08:38:00Z">
              <w:r w:rsidR="00223E71">
                <w:t>tsis tshua tuaj kawm</w:t>
              </w:r>
            </w:ins>
            <w:r w:rsidRPr="00C11696">
              <w:t>. Cov peev txheej</w:t>
            </w:r>
            <w:del w:id="1108" w:author="Khamsaolee Xainhiaxang" w:date="2021-07-04T08:38:00Z">
              <w:r w:rsidRPr="00C11696" w:rsidDel="00223E71">
                <w:delText xml:space="preserve"> suav</w:delText>
              </w:r>
            </w:del>
            <w:r w:rsidRPr="00C11696">
              <w:t xml:space="preserve"> nrog </w:t>
            </w:r>
            <w:ins w:id="1109" w:author="Khamsaolee Xainhiaxang" w:date="2021-07-04T08:39:00Z">
              <w:r w:rsidR="00223E71">
                <w:t xml:space="preserve">rau </w:t>
              </w:r>
            </w:ins>
            <w:r w:rsidRPr="00C11696">
              <w:t xml:space="preserve">kev siv </w:t>
            </w:r>
            <w:del w:id="1110" w:author="Khamsaolee Xainhiaxang" w:date="2021-07-04T08:39:00Z">
              <w:r w:rsidRPr="00C11696" w:rsidDel="00223E71">
                <w:delText xml:space="preserve">txuas ntxiv </w:delText>
              </w:r>
            </w:del>
            <w:r w:rsidRPr="00C11696">
              <w:t xml:space="preserve">ntawm kev </w:t>
            </w:r>
            <w:ins w:id="1111" w:author="Khamsaolee Xainhiaxang" w:date="2021-07-04T08:39:00Z">
              <w:r w:rsidR="00223E71">
                <w:t xml:space="preserve">vam meej los pab </w:t>
              </w:r>
            </w:ins>
            <w:del w:id="1112" w:author="Khamsaolee Xainhiaxang" w:date="2021-07-04T08:41:00Z">
              <w:r w:rsidRPr="00C11696" w:rsidDel="00223E71">
                <w:delText xml:space="preserve">tsim kho tau coj ua </w:delText>
              </w:r>
            </w:del>
            <w:r w:rsidRPr="00C11696">
              <w:t xml:space="preserve">thaum kawm kev deb xws li </w:t>
            </w:r>
            <w:r w:rsidR="000446D0" w:rsidRPr="00C11696">
              <w:t xml:space="preserve">Google </w:t>
            </w:r>
            <w:r w:rsidRPr="00C11696">
              <w:t>qauv chav kawm.</w:t>
            </w:r>
          </w:p>
          <w:p w14:paraId="00F92C81" w14:textId="77777777" w:rsidR="00E43EF1" w:rsidRPr="00C11696" w:rsidRDefault="00E43EF1">
            <w:pPr>
              <w:pStyle w:val="TableParagraph"/>
              <w:rPr>
                <w:b/>
              </w:rPr>
            </w:pPr>
          </w:p>
          <w:p w14:paraId="722D0769" w14:textId="112F9C14" w:rsidR="00E43EF1" w:rsidRPr="00C11696" w:rsidRDefault="000E40D2" w:rsidP="00223E71">
            <w:pPr>
              <w:pStyle w:val="TableParagraph"/>
              <w:ind w:left="57"/>
            </w:pPr>
            <w:r w:rsidRPr="00C11696">
              <w:t>Txhua S</w:t>
            </w:r>
            <w:del w:id="1113" w:author="Khamsaolee Xainhiaxang" w:date="2021-07-04T08:41:00Z">
              <w:r w:rsidRPr="00C11696" w:rsidDel="00223E71">
                <w:delText xml:space="preserve"> </w:delText>
              </w:r>
            </w:del>
            <w:r w:rsidRPr="00C11696">
              <w:t>/</w:t>
            </w:r>
            <w:del w:id="1114" w:author="Khamsaolee Xainhiaxang" w:date="2021-07-04T08:41:00Z">
              <w:r w:rsidRPr="00C11696" w:rsidDel="00223E71">
                <w:delText xml:space="preserve"> </w:delText>
              </w:r>
            </w:del>
            <w:r w:rsidRPr="00C11696">
              <w:t>C</w:t>
            </w:r>
          </w:p>
        </w:tc>
        <w:tc>
          <w:tcPr>
            <w:tcW w:w="2156" w:type="dxa"/>
          </w:tcPr>
          <w:p w14:paraId="448229FA" w14:textId="77777777" w:rsidR="00E43EF1" w:rsidRPr="00C11696" w:rsidRDefault="000E40D2">
            <w:pPr>
              <w:pStyle w:val="TableParagraph"/>
              <w:spacing w:before="54"/>
              <w:ind w:left="141" w:right="132"/>
              <w:jc w:val="center"/>
            </w:pPr>
            <w:r w:rsidRPr="00C11696">
              <w:t>$ 407,147.00</w:t>
            </w:r>
          </w:p>
        </w:tc>
        <w:tc>
          <w:tcPr>
            <w:tcW w:w="1619" w:type="dxa"/>
          </w:tcPr>
          <w:p w14:paraId="50913150" w14:textId="0D3FC24B" w:rsidR="00E43EF1" w:rsidRPr="00C11696" w:rsidRDefault="000E40D2">
            <w:pPr>
              <w:pStyle w:val="TableParagraph"/>
              <w:spacing w:before="54"/>
              <w:ind w:left="33" w:right="52"/>
              <w:jc w:val="center"/>
            </w:pPr>
            <w:r w:rsidRPr="00C11696">
              <w:t>Yog</w:t>
            </w:r>
          </w:p>
        </w:tc>
      </w:tr>
      <w:tr w:rsidR="00E43EF1" w14:paraId="08289234" w14:textId="77777777">
        <w:trPr>
          <w:trHeight w:val="3369"/>
        </w:trPr>
        <w:tc>
          <w:tcPr>
            <w:tcW w:w="1269" w:type="dxa"/>
          </w:tcPr>
          <w:p w14:paraId="269875E9" w14:textId="02AFDF6D" w:rsidR="00E43EF1" w:rsidRPr="00C11696" w:rsidRDefault="000E40D2">
            <w:pPr>
              <w:pStyle w:val="TableParagraph"/>
              <w:spacing w:before="54"/>
              <w:ind w:left="480" w:right="471"/>
              <w:jc w:val="center"/>
              <w:rPr>
                <w:b/>
              </w:rPr>
            </w:pPr>
            <w:r w:rsidRPr="00C11696">
              <w:rPr>
                <w:b/>
              </w:rPr>
              <w:t>13</w:t>
            </w:r>
          </w:p>
        </w:tc>
        <w:tc>
          <w:tcPr>
            <w:tcW w:w="2440" w:type="dxa"/>
          </w:tcPr>
          <w:p w14:paraId="41F02437" w14:textId="77777777" w:rsidR="00E43EF1" w:rsidRPr="00C11696" w:rsidRDefault="000E40D2">
            <w:pPr>
              <w:pStyle w:val="TableParagraph"/>
              <w:spacing w:before="54"/>
              <w:ind w:left="58" w:right="337"/>
            </w:pPr>
            <w:r w:rsidRPr="00C11696">
              <w:t>Kev Kawm Ntxiv thiab Muaj kev pab qhia sib txawv rau EL</w:t>
            </w:r>
          </w:p>
        </w:tc>
        <w:tc>
          <w:tcPr>
            <w:tcW w:w="7626" w:type="dxa"/>
          </w:tcPr>
          <w:p w14:paraId="34AA3124" w14:textId="77777777" w:rsidR="00E43EF1" w:rsidRPr="00C11696" w:rsidRDefault="000E40D2">
            <w:pPr>
              <w:pStyle w:val="TableParagraph"/>
              <w:spacing w:before="54"/>
              <w:ind w:left="57"/>
            </w:pPr>
            <w:r w:rsidRPr="00C11696">
              <w:t>1.13</w:t>
            </w:r>
          </w:p>
          <w:p w14:paraId="002BFFC8" w14:textId="26C8B56B" w:rsidR="00E43EF1" w:rsidRPr="00C11696" w:rsidRDefault="000E40D2">
            <w:pPr>
              <w:pStyle w:val="TableParagraph"/>
              <w:ind w:left="57" w:right="271"/>
            </w:pPr>
            <w:r w:rsidRPr="00C11696">
              <w:t>Muab kev pab</w:t>
            </w:r>
            <w:ins w:id="1115" w:author="Khamsaolee Xainhiaxang" w:date="2021-07-11T09:36:00Z">
              <w:r w:rsidR="00F8367E">
                <w:t xml:space="preserve"> </w:t>
              </w:r>
            </w:ins>
            <w:del w:id="1116" w:author="Khamsaolee Xainhiaxang" w:date="2021-07-11T09:36:00Z">
              <w:r w:rsidRPr="00C11696" w:rsidDel="00F8367E">
                <w:delText xml:space="preserve"> cuam </w:delText>
              </w:r>
            </w:del>
            <w:r w:rsidRPr="00C11696">
              <w:t xml:space="preserve">sib txawv rau Cov Kawm Lus Askiv </w:t>
            </w:r>
            <w:del w:id="1117" w:author="Khamsaolee Xainhiaxang" w:date="2021-07-04T08:42:00Z">
              <w:r w:rsidRPr="00C11696" w:rsidDel="006E7FF7">
                <w:delText xml:space="preserve">kev tuaj kawm </w:delText>
              </w:r>
            </w:del>
            <w:ins w:id="1118" w:author="Khamsaolee Xainhiaxang" w:date="2021-07-04T08:42:00Z">
              <w:r w:rsidR="006E7FF7">
                <w:t xml:space="preserve">xws li </w:t>
              </w:r>
            </w:ins>
            <w:r w:rsidRPr="00C11696">
              <w:t>K-8 thiab 9-12 cov tub ntxhais kawm hauv lub caij</w:t>
            </w:r>
            <w:r w:rsidR="009B5EA4" w:rsidRPr="00C11696">
              <w:t xml:space="preserve"> so kawm</w:t>
            </w:r>
            <w:r w:rsidRPr="00C11696">
              <w:t xml:space="preserve">. Kev txhim kho </w:t>
            </w:r>
            <w:r w:rsidR="009B5EA4" w:rsidRPr="00C11696">
              <w:t>kev kawm</w:t>
            </w:r>
            <w:r w:rsidRPr="00C11696">
              <w:t xml:space="preserve"> kev ua hauj</w:t>
            </w:r>
            <w:r w:rsidR="009B5EA4" w:rsidRPr="00C11696">
              <w:t xml:space="preserve"> </w:t>
            </w:r>
            <w:r w:rsidRPr="00C11696">
              <w:t>lwm tsom rau kev cog lus txhawb cov lus yuav muab rau cov kws qhia qib K-12.</w:t>
            </w:r>
          </w:p>
          <w:p w14:paraId="33005CFF" w14:textId="77777777" w:rsidR="00E43EF1" w:rsidRPr="00C11696" w:rsidRDefault="00E43EF1">
            <w:pPr>
              <w:pStyle w:val="TableParagraph"/>
              <w:rPr>
                <w:b/>
              </w:rPr>
            </w:pPr>
          </w:p>
          <w:p w14:paraId="2FFC651A" w14:textId="08A36136" w:rsidR="00E43EF1" w:rsidRPr="00C11696" w:rsidRDefault="000E40D2">
            <w:pPr>
              <w:pStyle w:val="TableParagraph"/>
              <w:ind w:left="57"/>
            </w:pPr>
            <w:r w:rsidRPr="00C11696">
              <w:t xml:space="preserve">ELO 2021/22; ELO 2022/23; </w:t>
            </w:r>
            <w:r w:rsidR="009B5EA4" w:rsidRPr="00C11696">
              <w:t>Npe</w:t>
            </w:r>
            <w:r w:rsidRPr="00C11696">
              <w:t xml:space="preserve"> III 2023/24</w:t>
            </w:r>
          </w:p>
          <w:p w14:paraId="00BF5CBB" w14:textId="77777777" w:rsidR="00E43EF1" w:rsidRPr="00C11696" w:rsidRDefault="00E43EF1">
            <w:pPr>
              <w:pStyle w:val="TableParagraph"/>
              <w:rPr>
                <w:b/>
              </w:rPr>
            </w:pPr>
          </w:p>
          <w:p w14:paraId="485533F2" w14:textId="77777777" w:rsidR="00E43EF1" w:rsidRPr="00C11696" w:rsidRDefault="000E40D2">
            <w:pPr>
              <w:pStyle w:val="TableParagraph"/>
              <w:ind w:left="57"/>
            </w:pPr>
            <w:r w:rsidRPr="00C11696">
              <w:t>Pob nyiaj siv rau ELO yog nyob rau hauv 1.7.</w:t>
            </w:r>
          </w:p>
        </w:tc>
        <w:tc>
          <w:tcPr>
            <w:tcW w:w="2156" w:type="dxa"/>
          </w:tcPr>
          <w:p w14:paraId="07B6A5BB" w14:textId="77777777" w:rsidR="00E43EF1" w:rsidRPr="00C11696" w:rsidRDefault="000E40D2">
            <w:pPr>
              <w:pStyle w:val="TableParagraph"/>
              <w:spacing w:before="54"/>
              <w:ind w:left="141" w:right="132"/>
              <w:jc w:val="center"/>
            </w:pPr>
            <w:r w:rsidRPr="00C11696">
              <w:t>$ 0.00</w:t>
            </w:r>
          </w:p>
        </w:tc>
        <w:tc>
          <w:tcPr>
            <w:tcW w:w="1619" w:type="dxa"/>
          </w:tcPr>
          <w:p w14:paraId="0500BB92" w14:textId="03C60110" w:rsidR="00E43EF1" w:rsidRPr="00C11696" w:rsidRDefault="000E40D2">
            <w:pPr>
              <w:pStyle w:val="TableParagraph"/>
              <w:spacing w:before="54"/>
              <w:ind w:left="33" w:right="52"/>
              <w:jc w:val="center"/>
            </w:pPr>
            <w:r w:rsidRPr="00C11696">
              <w:t xml:space="preserve">Yog </w:t>
            </w:r>
          </w:p>
        </w:tc>
      </w:tr>
      <w:tr w:rsidR="00E43EF1" w14:paraId="3BB0EFAF" w14:textId="77777777">
        <w:trPr>
          <w:trHeight w:val="3369"/>
        </w:trPr>
        <w:tc>
          <w:tcPr>
            <w:tcW w:w="1269" w:type="dxa"/>
          </w:tcPr>
          <w:p w14:paraId="177D9748" w14:textId="4F423B79" w:rsidR="00E43EF1" w:rsidRPr="00C11696" w:rsidRDefault="000E40D2">
            <w:pPr>
              <w:pStyle w:val="TableParagraph"/>
              <w:spacing w:before="54"/>
              <w:ind w:left="480" w:right="471"/>
              <w:jc w:val="center"/>
              <w:rPr>
                <w:b/>
              </w:rPr>
            </w:pPr>
            <w:r w:rsidRPr="00C11696">
              <w:rPr>
                <w:b/>
              </w:rPr>
              <w:t xml:space="preserve">14 </w:t>
            </w:r>
          </w:p>
        </w:tc>
        <w:tc>
          <w:tcPr>
            <w:tcW w:w="2440" w:type="dxa"/>
          </w:tcPr>
          <w:p w14:paraId="48215616" w14:textId="5DD6AF59" w:rsidR="00E43EF1" w:rsidRPr="00C11696" w:rsidRDefault="002D2355">
            <w:pPr>
              <w:pStyle w:val="TableParagraph"/>
              <w:spacing w:before="54"/>
              <w:ind w:left="58" w:right="218"/>
            </w:pPr>
            <w:r w:rsidRPr="00C11696">
              <w:t>Kev Txhawb Nqa Ntau Hom (</w:t>
            </w:r>
            <w:r w:rsidR="000E40D2" w:rsidRPr="00C11696">
              <w:t>Multi-Tiered System of Support MTSS)</w:t>
            </w:r>
          </w:p>
        </w:tc>
        <w:tc>
          <w:tcPr>
            <w:tcW w:w="7626" w:type="dxa"/>
          </w:tcPr>
          <w:p w14:paraId="41F054EC" w14:textId="77777777" w:rsidR="00E43EF1" w:rsidRPr="00C11696" w:rsidRDefault="000E40D2">
            <w:pPr>
              <w:pStyle w:val="TableParagraph"/>
              <w:spacing w:before="54"/>
              <w:ind w:left="57"/>
            </w:pPr>
            <w:r w:rsidRPr="00C11696">
              <w:t>1.14</w:t>
            </w:r>
          </w:p>
          <w:p w14:paraId="3BF6ADCA" w14:textId="1173CD14" w:rsidR="00E43EF1" w:rsidRPr="00C11696" w:rsidRDefault="000E40D2">
            <w:pPr>
              <w:pStyle w:val="TableParagraph"/>
              <w:ind w:left="57" w:right="148"/>
            </w:pPr>
            <w:r w:rsidRPr="00C11696">
              <w:t xml:space="preserve">11 </w:t>
            </w:r>
            <w:del w:id="1119" w:author="Khamsaolee Xainhiaxang" w:date="2021-07-04T08:44:00Z">
              <w:r w:rsidRPr="00C11696" w:rsidDel="006E7FF7">
                <w:delText xml:space="preserve">Cov </w:delText>
              </w:r>
            </w:del>
            <w:ins w:id="1120" w:author="Khamsaolee Xainhiaxang" w:date="2021-07-04T08:44:00Z">
              <w:r w:rsidR="006E7FF7">
                <w:t>Tug</w:t>
              </w:r>
              <w:r w:rsidR="006E7FF7" w:rsidRPr="00C11696">
                <w:t xml:space="preserve"> </w:t>
              </w:r>
            </w:ins>
            <w:r w:rsidRPr="00C11696">
              <w:t>Kws Pab</w:t>
            </w:r>
            <w:r w:rsidR="000349F6" w:rsidRPr="00C11696">
              <w:t xml:space="preserve"> </w:t>
            </w:r>
            <w:del w:id="1121" w:author="Khamsaolee Xainhiaxang" w:date="2021-07-11T09:36:00Z">
              <w:r w:rsidRPr="00C11696" w:rsidDel="00F8367E">
                <w:delText xml:space="preserve">cuam </w:delText>
              </w:r>
            </w:del>
            <w:ins w:id="1122" w:author="Khamsaolee Xainhiaxang" w:date="2021-07-04T08:45:00Z">
              <w:r w:rsidR="006E7FF7">
                <w:t xml:space="preserve">Tsaj Lij nqis </w:t>
              </w:r>
            </w:ins>
            <w:del w:id="1123" w:author="Khamsaolee Xainhiaxang" w:date="2021-07-04T08:45:00Z">
              <w:r w:rsidRPr="00C11696" w:rsidDel="006E7FF7">
                <w:delText xml:space="preserve">Tiv Thaiv </w:delText>
              </w:r>
            </w:del>
            <w:r w:rsidRPr="00C11696">
              <w:t>tau pab txhawb 41 lub tsev kawm hauv kev nyeem ntawv, kev coj noj coj ua thiab kev coj cwj pwm</w:t>
            </w:r>
            <w:ins w:id="1124" w:author="Khamsaolee Xainhiaxang" w:date="2021-07-04T08:46:00Z">
              <w:r w:rsidR="006E7FF7">
                <w:t xml:space="preserve"> zoo</w:t>
              </w:r>
            </w:ins>
            <w:r w:rsidRPr="00C11696">
              <w:t xml:space="preserve">. Txhawb rau tsev kawm ntawv </w:t>
            </w:r>
            <w:del w:id="1125" w:author="Khamsaolee Xainhiaxang" w:date="2021-07-04T08:47:00Z">
              <w:r w:rsidRPr="00C11696" w:rsidDel="006E7FF7">
                <w:delText xml:space="preserve">suav </w:delText>
              </w:r>
            </w:del>
            <w:r w:rsidRPr="00C11696">
              <w:t xml:space="preserve">nrog </w:t>
            </w:r>
            <w:ins w:id="1126" w:author="Khamsaolee Xainhiaxang" w:date="2021-07-04T08:47:00Z">
              <w:r w:rsidR="006E7FF7">
                <w:t xml:space="preserve">rau </w:t>
              </w:r>
            </w:ins>
            <w:r w:rsidRPr="00C11696">
              <w:t xml:space="preserve">kev tsim kho cov tswv yim thoob plaws hauv koog tsev kawm txhawm rau txhim kho kev kawm tiav thiab kev coj cwj pwm ntawm txhua tus tub ntxhais kawm nrog kev txhawb rau cov tub ntxhais kawm </w:t>
            </w:r>
            <w:r w:rsidR="000349F6" w:rsidRPr="00C11696">
              <w:t xml:space="preserve">uas </w:t>
            </w:r>
            <w:r w:rsidRPr="00C11696">
              <w:t xml:space="preserve">tsis </w:t>
            </w:r>
            <w:del w:id="1127" w:author="Khamsaolee Xainhiaxang" w:date="2021-07-04T08:48:00Z">
              <w:r w:rsidRPr="00C11696" w:rsidDel="006E7FF7">
                <w:delText>meej pem</w:delText>
              </w:r>
            </w:del>
            <w:ins w:id="1128" w:author="Khamsaolee Xainhiaxang" w:date="2021-07-04T08:48:00Z">
              <w:r w:rsidR="006E7FF7">
                <w:t>tshua tuaj kawm</w:t>
              </w:r>
            </w:ins>
            <w:r w:rsidRPr="00C11696">
              <w:t>.</w:t>
            </w:r>
          </w:p>
          <w:p w14:paraId="0175DFE0" w14:textId="77777777" w:rsidR="00E43EF1" w:rsidRPr="00C11696" w:rsidRDefault="00E43EF1">
            <w:pPr>
              <w:pStyle w:val="TableParagraph"/>
              <w:rPr>
                <w:b/>
              </w:rPr>
            </w:pPr>
          </w:p>
          <w:p w14:paraId="221A3E69" w14:textId="33A3DFDB" w:rsidR="00E43EF1" w:rsidRPr="00C11696" w:rsidRDefault="00C11696">
            <w:pPr>
              <w:pStyle w:val="TableParagraph"/>
              <w:ind w:left="57"/>
            </w:pPr>
            <w:r w:rsidRPr="00C11696">
              <w:t xml:space="preserve">MTSS </w:t>
            </w:r>
            <w:r w:rsidR="000E40D2" w:rsidRPr="00C11696">
              <w:t xml:space="preserve">1 Tus </w:t>
            </w:r>
            <w:del w:id="1129" w:author="Khamsaolee Xainhiaxang" w:date="2021-07-04T08:54:00Z">
              <w:r w:rsidR="000E40D2" w:rsidRPr="00C11696" w:rsidDel="00887169">
                <w:delText>Neeg Saib Xyuas</w:delText>
              </w:r>
            </w:del>
            <w:ins w:id="1130" w:author="Khamsaolee Xainhiaxang" w:date="2021-07-04T08:54:00Z">
              <w:r w:rsidR="00887169">
                <w:t>Tswj Kev Sib Pab</w:t>
              </w:r>
            </w:ins>
            <w:r w:rsidR="000E40D2" w:rsidRPr="00C11696">
              <w:t xml:space="preserve"> thiab</w:t>
            </w:r>
            <w:del w:id="1131" w:author="Khamsaolee Xainhiaxang" w:date="2021-07-04T08:46:00Z">
              <w:r w:rsidR="000E40D2" w:rsidRPr="00C11696" w:rsidDel="006E7FF7">
                <w:delText xml:space="preserve"> </w:delText>
              </w:r>
            </w:del>
            <w:r>
              <w:t xml:space="preserve"> </w:t>
            </w:r>
            <w:r w:rsidRPr="00C11696">
              <w:t>FTE</w:t>
            </w:r>
            <w:r>
              <w:t xml:space="preserve"> </w:t>
            </w:r>
            <w:r w:rsidR="000E40D2" w:rsidRPr="00C11696">
              <w:t>50 tus pab txhawb nqa hauj</w:t>
            </w:r>
            <w:r w:rsidRPr="00C11696">
              <w:t xml:space="preserve"> </w:t>
            </w:r>
            <w:r w:rsidR="000E40D2" w:rsidRPr="00C11696">
              <w:t>lwm</w:t>
            </w:r>
          </w:p>
          <w:p w14:paraId="63D91829" w14:textId="77777777" w:rsidR="00E43EF1" w:rsidRPr="00C11696" w:rsidRDefault="00E43EF1">
            <w:pPr>
              <w:pStyle w:val="TableParagraph"/>
              <w:rPr>
                <w:b/>
              </w:rPr>
            </w:pPr>
          </w:p>
          <w:p w14:paraId="1A80D652" w14:textId="7728466B" w:rsidR="00E43EF1" w:rsidRPr="00C11696" w:rsidRDefault="000E40D2">
            <w:pPr>
              <w:pStyle w:val="TableParagraph"/>
              <w:ind w:left="57" w:right="655"/>
            </w:pPr>
            <w:r w:rsidRPr="00C11696">
              <w:t xml:space="preserve">Cov ntaub ntawv cob qhia, kev txhim kho </w:t>
            </w:r>
            <w:r w:rsidR="00C11696" w:rsidRPr="00C11696">
              <w:t>kev kawm</w:t>
            </w:r>
            <w:r w:rsidRPr="00C11696">
              <w:t xml:space="preserve"> thiab cov khoom siv los muab kev pab txhawb rau ib cheeb tsam.</w:t>
            </w:r>
          </w:p>
        </w:tc>
        <w:tc>
          <w:tcPr>
            <w:tcW w:w="2156" w:type="dxa"/>
          </w:tcPr>
          <w:p w14:paraId="5BAAB57E" w14:textId="77777777" w:rsidR="00E43EF1" w:rsidRPr="00C11696" w:rsidRDefault="000E40D2">
            <w:pPr>
              <w:pStyle w:val="TableParagraph"/>
              <w:spacing w:before="54"/>
              <w:ind w:left="141" w:right="132"/>
              <w:jc w:val="center"/>
            </w:pPr>
            <w:r w:rsidRPr="00C11696">
              <w:t>$ 1,919,548.00</w:t>
            </w:r>
          </w:p>
        </w:tc>
        <w:tc>
          <w:tcPr>
            <w:tcW w:w="1619" w:type="dxa"/>
          </w:tcPr>
          <w:p w14:paraId="3F019B55" w14:textId="0426174F" w:rsidR="00E43EF1" w:rsidRPr="00C11696" w:rsidRDefault="000E40D2">
            <w:pPr>
              <w:pStyle w:val="TableParagraph"/>
              <w:spacing w:before="54"/>
              <w:ind w:left="33" w:right="52"/>
              <w:jc w:val="center"/>
            </w:pPr>
            <w:r w:rsidRPr="00C11696">
              <w:t>Yog</w:t>
            </w:r>
          </w:p>
        </w:tc>
      </w:tr>
    </w:tbl>
    <w:p w14:paraId="0DE7E452" w14:textId="77777777" w:rsidR="00E43EF1" w:rsidRDefault="00E43EF1">
      <w:pPr>
        <w:jc w:val="center"/>
        <w:sectPr w:rsidR="00E43EF1">
          <w:pgSz w:w="15840" w:h="12240" w:orient="landscape"/>
          <w:pgMar w:top="640" w:right="120" w:bottom="480" w:left="120" w:header="0" w:footer="284" w:gutter="0"/>
          <w:cols w:space="720"/>
        </w:sectPr>
      </w:pPr>
    </w:p>
    <w:tbl>
      <w:tblPr>
        <w:tblW w:w="0" w:type="auto"/>
        <w:tblInd w:w="25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1269"/>
        <w:gridCol w:w="2440"/>
        <w:gridCol w:w="7626"/>
        <w:gridCol w:w="2156"/>
        <w:gridCol w:w="1619"/>
      </w:tblGrid>
      <w:tr w:rsidR="003F75E1" w14:paraId="297BA446" w14:textId="77777777">
        <w:trPr>
          <w:trHeight w:val="333"/>
        </w:trPr>
        <w:tc>
          <w:tcPr>
            <w:tcW w:w="1269" w:type="dxa"/>
            <w:shd w:val="clear" w:color="auto" w:fill="DBE5F1"/>
          </w:tcPr>
          <w:p w14:paraId="142EC5CE" w14:textId="60CDB1B7" w:rsidR="003F75E1" w:rsidRDefault="003F75E1" w:rsidP="003F75E1">
            <w:pPr>
              <w:pStyle w:val="TableParagraph"/>
              <w:spacing w:before="54" w:line="260" w:lineRule="exact"/>
              <w:ind w:left="58"/>
              <w:rPr>
                <w:sz w:val="24"/>
              </w:rPr>
            </w:pPr>
            <w:r w:rsidRPr="00880CFE">
              <w:rPr>
                <w:sz w:val="20"/>
                <w:szCs w:val="20"/>
              </w:rPr>
              <w:lastRenderedPageBreak/>
              <w:t>Kev ua #</w:t>
            </w:r>
          </w:p>
        </w:tc>
        <w:tc>
          <w:tcPr>
            <w:tcW w:w="2440" w:type="dxa"/>
            <w:shd w:val="clear" w:color="auto" w:fill="DBE5F1"/>
          </w:tcPr>
          <w:p w14:paraId="61672329" w14:textId="61E66475" w:rsidR="003F75E1" w:rsidRDefault="003F75E1" w:rsidP="003F75E1">
            <w:pPr>
              <w:pStyle w:val="TableParagraph"/>
              <w:spacing w:before="54" w:line="260" w:lineRule="exact"/>
              <w:ind w:left="58"/>
              <w:rPr>
                <w:sz w:val="24"/>
              </w:rPr>
            </w:pPr>
            <w:r w:rsidRPr="00880CFE">
              <w:rPr>
                <w:sz w:val="20"/>
                <w:szCs w:val="20"/>
              </w:rPr>
              <w:t>Ntsiab Lus</w:t>
            </w:r>
          </w:p>
        </w:tc>
        <w:tc>
          <w:tcPr>
            <w:tcW w:w="7626" w:type="dxa"/>
            <w:shd w:val="clear" w:color="auto" w:fill="DBE5F1"/>
          </w:tcPr>
          <w:p w14:paraId="4CBCC5FE" w14:textId="09C9DB3F" w:rsidR="003F75E1" w:rsidRDefault="003F75E1" w:rsidP="003F75E1">
            <w:pPr>
              <w:pStyle w:val="TableParagraph"/>
              <w:spacing w:before="54" w:line="260" w:lineRule="exact"/>
              <w:ind w:left="57"/>
              <w:rPr>
                <w:sz w:val="24"/>
              </w:rPr>
            </w:pPr>
            <w:r w:rsidRPr="00880CFE">
              <w:rPr>
                <w:sz w:val="20"/>
                <w:szCs w:val="20"/>
              </w:rPr>
              <w:t>Kev piav qhia</w:t>
            </w:r>
          </w:p>
        </w:tc>
        <w:tc>
          <w:tcPr>
            <w:tcW w:w="2156" w:type="dxa"/>
            <w:shd w:val="clear" w:color="auto" w:fill="DBE5F1"/>
          </w:tcPr>
          <w:p w14:paraId="010482E9" w14:textId="58983236" w:rsidR="003F75E1" w:rsidRDefault="003F75E1" w:rsidP="003F75E1">
            <w:pPr>
              <w:pStyle w:val="TableParagraph"/>
              <w:spacing w:before="54" w:line="260" w:lineRule="exact"/>
              <w:ind w:left="142" w:right="132"/>
              <w:jc w:val="center"/>
              <w:rPr>
                <w:sz w:val="24"/>
              </w:rPr>
            </w:pPr>
            <w:r w:rsidRPr="00880CFE">
              <w:rPr>
                <w:sz w:val="20"/>
                <w:szCs w:val="20"/>
              </w:rPr>
              <w:t>Tag Nrho Cov Nyiaj</w:t>
            </w:r>
          </w:p>
        </w:tc>
        <w:tc>
          <w:tcPr>
            <w:tcW w:w="1619" w:type="dxa"/>
            <w:shd w:val="clear" w:color="auto" w:fill="DBE5F1"/>
          </w:tcPr>
          <w:p w14:paraId="251ECBC2" w14:textId="4ADA474B" w:rsidR="003F75E1" w:rsidRDefault="003F75E1" w:rsidP="003F75E1">
            <w:pPr>
              <w:pStyle w:val="TableParagraph"/>
              <w:spacing w:before="54" w:line="260" w:lineRule="exact"/>
              <w:ind w:left="33" w:right="24"/>
              <w:jc w:val="center"/>
              <w:rPr>
                <w:sz w:val="24"/>
              </w:rPr>
            </w:pPr>
            <w:r w:rsidRPr="00880CFE">
              <w:rPr>
                <w:sz w:val="20"/>
                <w:szCs w:val="20"/>
              </w:rPr>
              <w:t>Kev Koom Tes</w:t>
            </w:r>
          </w:p>
        </w:tc>
      </w:tr>
      <w:tr w:rsidR="00E43EF1" w14:paraId="78E022BC" w14:textId="77777777">
        <w:trPr>
          <w:trHeight w:val="1161"/>
        </w:trPr>
        <w:tc>
          <w:tcPr>
            <w:tcW w:w="1269" w:type="dxa"/>
          </w:tcPr>
          <w:p w14:paraId="0759EBC2" w14:textId="77777777" w:rsidR="00E43EF1" w:rsidRPr="005E59FA" w:rsidRDefault="00E43EF1">
            <w:pPr>
              <w:pStyle w:val="TableParagraph"/>
              <w:rPr>
                <w:rFonts w:ascii="Times New Roman"/>
              </w:rPr>
            </w:pPr>
          </w:p>
        </w:tc>
        <w:tc>
          <w:tcPr>
            <w:tcW w:w="2440" w:type="dxa"/>
          </w:tcPr>
          <w:p w14:paraId="1FB636E6" w14:textId="77777777" w:rsidR="00E43EF1" w:rsidRPr="005E59FA" w:rsidRDefault="00E43EF1">
            <w:pPr>
              <w:pStyle w:val="TableParagraph"/>
              <w:rPr>
                <w:rFonts w:ascii="Times New Roman"/>
              </w:rPr>
            </w:pPr>
          </w:p>
        </w:tc>
        <w:tc>
          <w:tcPr>
            <w:tcW w:w="7626" w:type="dxa"/>
          </w:tcPr>
          <w:p w14:paraId="2C64E757" w14:textId="77777777" w:rsidR="00E43EF1" w:rsidRPr="005E59FA" w:rsidRDefault="000E40D2">
            <w:pPr>
              <w:pStyle w:val="TableParagraph"/>
              <w:spacing w:before="54"/>
              <w:ind w:left="57"/>
            </w:pPr>
            <w:r w:rsidRPr="005E59FA">
              <w:t>Npe I = $ 1,775,890 thiab S</w:t>
            </w:r>
            <w:del w:id="1132" w:author="Khamsaolee Xainhiaxang" w:date="2021-07-04T08:56:00Z">
              <w:r w:rsidRPr="005E59FA" w:rsidDel="00887169">
                <w:delText xml:space="preserve"> </w:delText>
              </w:r>
            </w:del>
            <w:r w:rsidRPr="005E59FA">
              <w:t>/</w:t>
            </w:r>
            <w:del w:id="1133" w:author="Khamsaolee Xainhiaxang" w:date="2021-07-04T08:56:00Z">
              <w:r w:rsidRPr="005E59FA" w:rsidDel="00887169">
                <w:delText xml:space="preserve"> </w:delText>
              </w:r>
            </w:del>
            <w:r w:rsidRPr="005E59FA">
              <w:t>C = $ 143,658</w:t>
            </w:r>
          </w:p>
        </w:tc>
        <w:tc>
          <w:tcPr>
            <w:tcW w:w="2156" w:type="dxa"/>
          </w:tcPr>
          <w:p w14:paraId="360BC544" w14:textId="77777777" w:rsidR="00E43EF1" w:rsidRPr="005E59FA" w:rsidRDefault="00E43EF1">
            <w:pPr>
              <w:pStyle w:val="TableParagraph"/>
              <w:rPr>
                <w:rFonts w:ascii="Times New Roman"/>
              </w:rPr>
            </w:pPr>
          </w:p>
        </w:tc>
        <w:tc>
          <w:tcPr>
            <w:tcW w:w="1619" w:type="dxa"/>
          </w:tcPr>
          <w:p w14:paraId="7C9B9CED" w14:textId="77777777" w:rsidR="00E43EF1" w:rsidRPr="005E59FA" w:rsidRDefault="00E43EF1">
            <w:pPr>
              <w:pStyle w:val="TableParagraph"/>
              <w:rPr>
                <w:rFonts w:ascii="Times New Roman"/>
              </w:rPr>
            </w:pPr>
          </w:p>
        </w:tc>
      </w:tr>
      <w:tr w:rsidR="00E43EF1" w14:paraId="63B488BE" w14:textId="77777777">
        <w:trPr>
          <w:trHeight w:val="2541"/>
        </w:trPr>
        <w:tc>
          <w:tcPr>
            <w:tcW w:w="1269" w:type="dxa"/>
          </w:tcPr>
          <w:p w14:paraId="49A18334" w14:textId="20263A16" w:rsidR="00E43EF1" w:rsidRPr="005E59FA" w:rsidRDefault="000E40D2">
            <w:pPr>
              <w:pStyle w:val="TableParagraph"/>
              <w:spacing w:before="54"/>
              <w:ind w:left="480" w:right="471"/>
              <w:jc w:val="center"/>
              <w:rPr>
                <w:b/>
              </w:rPr>
            </w:pPr>
            <w:r w:rsidRPr="005E59FA">
              <w:rPr>
                <w:b/>
              </w:rPr>
              <w:t xml:space="preserve">15 </w:t>
            </w:r>
          </w:p>
        </w:tc>
        <w:tc>
          <w:tcPr>
            <w:tcW w:w="2440" w:type="dxa"/>
          </w:tcPr>
          <w:p w14:paraId="543333F0" w14:textId="3E759440" w:rsidR="00E43EF1" w:rsidRPr="005E59FA" w:rsidRDefault="000E40D2" w:rsidP="00887169">
            <w:pPr>
              <w:pStyle w:val="TableParagraph"/>
              <w:spacing w:before="54"/>
              <w:ind w:left="58" w:right="884"/>
            </w:pPr>
            <w:r w:rsidRPr="005E59FA">
              <w:t>Chaw Ua Hauj</w:t>
            </w:r>
            <w:r w:rsidR="00994D3F" w:rsidRPr="005E59FA">
              <w:t xml:space="preserve"> </w:t>
            </w:r>
            <w:ins w:id="1134" w:author="Khamsaolee Xainhiaxang" w:date="2021-07-04T08:57:00Z">
              <w:r w:rsidR="00887169">
                <w:t>L</w:t>
              </w:r>
            </w:ins>
            <w:del w:id="1135" w:author="Khamsaolee Xainhiaxang" w:date="2021-07-04T08:57:00Z">
              <w:r w:rsidRPr="005E59FA" w:rsidDel="00887169">
                <w:delText>l</w:delText>
              </w:r>
            </w:del>
            <w:r w:rsidRPr="005E59FA">
              <w:t xml:space="preserve">wm </w:t>
            </w:r>
            <w:del w:id="1136" w:author="Khamsaolee Xainhiaxang" w:date="2021-07-04T08:56:00Z">
              <w:r w:rsidRPr="005E59FA" w:rsidDel="00887169">
                <w:delText xml:space="preserve">Txhawb </w:delText>
              </w:r>
              <w:r w:rsidR="00994D3F" w:rsidRPr="005E59FA" w:rsidDel="00887169">
                <w:delText>Hauv Nruab</w:delText>
              </w:r>
            </w:del>
            <w:ins w:id="1137" w:author="Khamsaolee Xainhiaxang" w:date="2021-07-04T08:56:00Z">
              <w:r w:rsidR="00887169">
                <w:t xml:space="preserve"> Loj</w:t>
              </w:r>
            </w:ins>
            <w:del w:id="1138" w:author="Khamsaolee Xainhiaxang" w:date="2021-07-04T08:56:00Z">
              <w:r w:rsidR="00994D3F" w:rsidRPr="005E59FA" w:rsidDel="00887169">
                <w:delText xml:space="preserve"> Nrab</w:delText>
              </w:r>
            </w:del>
            <w:r w:rsidRPr="005E59FA">
              <w:t xml:space="preserve"> &amp; Pab Txhawb Ntxiv</w:t>
            </w:r>
          </w:p>
        </w:tc>
        <w:tc>
          <w:tcPr>
            <w:tcW w:w="7626" w:type="dxa"/>
          </w:tcPr>
          <w:p w14:paraId="4B5C540E" w14:textId="77777777" w:rsidR="00E43EF1" w:rsidRPr="005E59FA" w:rsidRDefault="000E40D2">
            <w:pPr>
              <w:pStyle w:val="TableParagraph"/>
              <w:spacing w:before="54"/>
              <w:ind w:left="57"/>
            </w:pPr>
            <w:r w:rsidRPr="005E59FA">
              <w:t>1.15</w:t>
            </w:r>
          </w:p>
          <w:p w14:paraId="30117D12" w14:textId="7F911937" w:rsidR="00E43EF1" w:rsidRPr="005E59FA" w:rsidRDefault="000E40D2" w:rsidP="00151A73">
            <w:pPr>
              <w:pStyle w:val="TableParagraph"/>
              <w:ind w:left="57" w:right="41"/>
              <w:jc w:val="both"/>
            </w:pPr>
            <w:r w:rsidRPr="005E59FA">
              <w:t xml:space="preserve">Pob nyiaj me me ntawm ob peb lub </w:t>
            </w:r>
            <w:del w:id="1139" w:author="Khamsaolee Xainhiaxang" w:date="2021-07-04T08:57:00Z">
              <w:r w:rsidRPr="005E59FA" w:rsidDel="00887169">
                <w:delText xml:space="preserve">hauv paus </w:delText>
              </w:r>
            </w:del>
            <w:r w:rsidRPr="005E59FA">
              <w:t>chaw ua hauj</w:t>
            </w:r>
            <w:r w:rsidR="00C43207" w:rsidRPr="005E59FA">
              <w:t xml:space="preserve"> </w:t>
            </w:r>
            <w:r w:rsidRPr="005E59FA">
              <w:t xml:space="preserve">lwm </w:t>
            </w:r>
            <w:ins w:id="1140" w:author="Khamsaolee Xainhiaxang" w:date="2021-07-04T08:57:00Z">
              <w:r w:rsidR="00887169">
                <w:t xml:space="preserve">loj </w:t>
              </w:r>
            </w:ins>
            <w:r w:rsidRPr="005E59FA">
              <w:t>pab txhawb cov neeg ua hauj</w:t>
            </w:r>
            <w:r w:rsidR="00C43207" w:rsidRPr="005E59FA">
              <w:t xml:space="preserve"> </w:t>
            </w:r>
            <w:r w:rsidRPr="005E59FA">
              <w:t>lwm los muab kev pab</w:t>
            </w:r>
            <w:del w:id="1141" w:author="Khamsaolee Xainhiaxang" w:date="2021-07-11T09:36:00Z">
              <w:r w:rsidR="00C43207" w:rsidRPr="005E59FA" w:rsidDel="00F8367E">
                <w:delText xml:space="preserve"> </w:delText>
              </w:r>
              <w:r w:rsidRPr="005E59FA" w:rsidDel="00F8367E">
                <w:delText>cuam</w:delText>
              </w:r>
            </w:del>
            <w:r w:rsidRPr="005E59FA">
              <w:t xml:space="preserve"> ntxiv rau cov tub ntxhais kawm thiab cov chaw</w:t>
            </w:r>
            <w:ins w:id="1142" w:author="Khamsaolee Xainhiaxang" w:date="2021-07-04T08:58:00Z">
              <w:r w:rsidR="00887169">
                <w:t xml:space="preserve"> kawm</w:t>
              </w:r>
            </w:ins>
            <w:r w:rsidRPr="005E59FA">
              <w:t xml:space="preserve">. Ib qho ntxiv, </w:t>
            </w:r>
            <w:del w:id="1143" w:author="Khamsaolee Xainhiaxang" w:date="2021-07-04T08:59:00Z">
              <w:r w:rsidRPr="005E59FA" w:rsidDel="00887169">
                <w:delText xml:space="preserve">npog </w:delText>
              </w:r>
            </w:del>
            <w:ins w:id="1144" w:author="Khamsaolee Xainhiaxang" w:date="2021-07-04T08:59:00Z">
              <w:r w:rsidR="00887169">
                <w:t>cov nyiaj no yuav siv</w:t>
              </w:r>
              <w:r w:rsidR="00887169" w:rsidRPr="005E59FA">
                <w:t xml:space="preserve"> </w:t>
              </w:r>
            </w:ins>
            <w:r w:rsidRPr="005E59FA">
              <w:t xml:space="preserve">tag nrho cov nqi ntsig txog kev </w:t>
            </w:r>
            <w:del w:id="1145" w:author="Khamsaolee Xainhiaxang" w:date="2021-07-04T09:00:00Z">
              <w:r w:rsidRPr="005E59FA" w:rsidDel="00887169">
                <w:delText xml:space="preserve">nqis tes </w:delText>
              </w:r>
            </w:del>
            <w:r w:rsidRPr="005E59FA">
              <w:t>ua</w:t>
            </w:r>
            <w:ins w:id="1146" w:author="Khamsaolee Xainhiaxang" w:date="2021-07-04T09:00:00Z">
              <w:r w:rsidR="00887169">
                <w:t xml:space="preserve"> hauj lwm</w:t>
              </w:r>
            </w:ins>
            <w:r w:rsidRPr="005E59FA">
              <w:t xml:space="preserve">, </w:t>
            </w:r>
            <w:r w:rsidR="00C43207" w:rsidRPr="005E59FA">
              <w:t xml:space="preserve">uas </w:t>
            </w:r>
            <w:r w:rsidRPr="005E59FA">
              <w:t>tshaj tawm thiab tshaj tawm hauv LCAP.</w:t>
            </w:r>
          </w:p>
          <w:p w14:paraId="29F7E92B" w14:textId="77777777" w:rsidR="00E43EF1" w:rsidRPr="005E59FA" w:rsidRDefault="00E43EF1">
            <w:pPr>
              <w:pStyle w:val="TableParagraph"/>
              <w:spacing w:before="11"/>
              <w:rPr>
                <w:b/>
              </w:rPr>
            </w:pPr>
          </w:p>
          <w:p w14:paraId="26B8D0FE" w14:textId="77777777" w:rsidR="00E43EF1" w:rsidRPr="005E59FA" w:rsidRDefault="000E40D2">
            <w:pPr>
              <w:pStyle w:val="TableParagraph"/>
              <w:ind w:left="57"/>
            </w:pPr>
            <w:r w:rsidRPr="005E59FA">
              <w:t>Txhua S</w:t>
            </w:r>
            <w:del w:id="1147" w:author="Khamsaolee Xainhiaxang" w:date="2021-07-04T09:00:00Z">
              <w:r w:rsidRPr="005E59FA" w:rsidDel="00887169">
                <w:delText xml:space="preserve"> </w:delText>
              </w:r>
            </w:del>
            <w:r w:rsidRPr="005E59FA">
              <w:t>/</w:t>
            </w:r>
            <w:del w:id="1148" w:author="Khamsaolee Xainhiaxang" w:date="2021-07-04T09:00:00Z">
              <w:r w:rsidRPr="005E59FA" w:rsidDel="00887169">
                <w:delText xml:space="preserve"> </w:delText>
              </w:r>
            </w:del>
            <w:r w:rsidRPr="005E59FA">
              <w:t>C</w:t>
            </w:r>
          </w:p>
        </w:tc>
        <w:tc>
          <w:tcPr>
            <w:tcW w:w="2156" w:type="dxa"/>
          </w:tcPr>
          <w:p w14:paraId="1B3666DC" w14:textId="77777777" w:rsidR="00E43EF1" w:rsidRPr="005E59FA" w:rsidRDefault="000E40D2">
            <w:pPr>
              <w:pStyle w:val="TableParagraph"/>
              <w:spacing w:before="54"/>
              <w:ind w:left="141" w:right="132"/>
              <w:jc w:val="center"/>
            </w:pPr>
            <w:r w:rsidRPr="005E59FA">
              <w:t>$ 388,031.00</w:t>
            </w:r>
          </w:p>
        </w:tc>
        <w:tc>
          <w:tcPr>
            <w:tcW w:w="1619" w:type="dxa"/>
          </w:tcPr>
          <w:p w14:paraId="1114BD72" w14:textId="09F11D15" w:rsidR="00E43EF1" w:rsidRPr="005E59FA" w:rsidRDefault="000E40D2">
            <w:pPr>
              <w:pStyle w:val="TableParagraph"/>
              <w:spacing w:before="54"/>
              <w:ind w:left="33" w:right="52"/>
              <w:jc w:val="center"/>
            </w:pPr>
            <w:r w:rsidRPr="005E59FA">
              <w:t>Yog</w:t>
            </w:r>
          </w:p>
        </w:tc>
      </w:tr>
      <w:tr w:rsidR="00E43EF1" w14:paraId="1D908D28" w14:textId="77777777">
        <w:trPr>
          <w:trHeight w:val="2265"/>
        </w:trPr>
        <w:tc>
          <w:tcPr>
            <w:tcW w:w="1269" w:type="dxa"/>
          </w:tcPr>
          <w:p w14:paraId="1FEEC20F" w14:textId="77777777" w:rsidR="00E43EF1" w:rsidRPr="005E59FA" w:rsidRDefault="000E40D2">
            <w:pPr>
              <w:pStyle w:val="TableParagraph"/>
              <w:spacing w:before="54"/>
              <w:ind w:left="480" w:right="471"/>
              <w:jc w:val="center"/>
              <w:rPr>
                <w:b/>
              </w:rPr>
            </w:pPr>
            <w:r w:rsidRPr="005E59FA">
              <w:rPr>
                <w:b/>
              </w:rPr>
              <w:t>16</w:t>
            </w:r>
          </w:p>
        </w:tc>
        <w:tc>
          <w:tcPr>
            <w:tcW w:w="2440" w:type="dxa"/>
          </w:tcPr>
          <w:p w14:paraId="2597758B" w14:textId="06045F83" w:rsidR="00E43EF1" w:rsidRPr="005E59FA" w:rsidRDefault="000E40D2">
            <w:pPr>
              <w:pStyle w:val="TableParagraph"/>
              <w:spacing w:before="54"/>
              <w:ind w:left="58"/>
            </w:pPr>
            <w:del w:id="1149" w:author="Khamsaolee Xainhiaxang" w:date="2021-07-04T09:01:00Z">
              <w:r w:rsidRPr="005E59FA" w:rsidDel="00887169">
                <w:delText xml:space="preserve">Tus </w:delText>
              </w:r>
              <w:r w:rsidR="006B4364" w:rsidRPr="005E59FA" w:rsidDel="00887169">
                <w:delText xml:space="preserve">vev </w:delText>
              </w:r>
              <w:r w:rsidRPr="005E59FA" w:rsidDel="00887169">
                <w:delText>xaib Ntawm</w:delText>
              </w:r>
            </w:del>
            <w:ins w:id="1150" w:author="Khamsaolee Xainhiaxang" w:date="2021-07-04T09:01:00Z">
              <w:r w:rsidR="00887169">
                <w:t>Kev Saib Xyuas</w:t>
              </w:r>
            </w:ins>
            <w:r w:rsidRPr="005E59FA">
              <w:t xml:space="preserve"> Qhov Chaw</w:t>
            </w:r>
            <w:ins w:id="1151" w:author="Khamsaolee Xainhiaxang" w:date="2021-07-04T09:02:00Z">
              <w:r w:rsidR="00887169">
                <w:t xml:space="preserve"> Kawm</w:t>
              </w:r>
            </w:ins>
          </w:p>
        </w:tc>
        <w:tc>
          <w:tcPr>
            <w:tcW w:w="7626" w:type="dxa"/>
          </w:tcPr>
          <w:p w14:paraId="3E8522E6" w14:textId="77777777" w:rsidR="00E43EF1" w:rsidRPr="005E59FA" w:rsidRDefault="000E40D2">
            <w:pPr>
              <w:pStyle w:val="TableParagraph"/>
              <w:spacing w:before="54"/>
              <w:ind w:left="57"/>
            </w:pPr>
            <w:r w:rsidRPr="005E59FA">
              <w:t>1.16</w:t>
            </w:r>
          </w:p>
          <w:p w14:paraId="6BA8094F" w14:textId="77777777" w:rsidR="00A8799D" w:rsidRPr="005E59FA" w:rsidRDefault="000E40D2" w:rsidP="00151A73">
            <w:pPr>
              <w:pStyle w:val="TableParagraph"/>
              <w:ind w:left="57"/>
              <w:jc w:val="both"/>
            </w:pPr>
            <w:r w:rsidRPr="005E59FA">
              <w:t xml:space="preserve">Rau cov tub ntxhais kawm faib rau cov tsev kawm ntawv kom muaj hnub-rau </w:t>
            </w:r>
            <w:r w:rsidR="00A8799D" w:rsidRPr="005E59FA">
              <w:t>–</w:t>
            </w:r>
            <w:r w:rsidRPr="005E59FA">
              <w:t xml:space="preserve"> hnub</w:t>
            </w:r>
            <w:r w:rsidR="00A8799D" w:rsidRPr="005E59FA">
              <w:t xml:space="preserve"> </w:t>
            </w:r>
            <w:r w:rsidRPr="005E59FA">
              <w:t>kev ua hauj</w:t>
            </w:r>
            <w:r w:rsidR="00A8799D" w:rsidRPr="005E59FA">
              <w:t xml:space="preserve"> </w:t>
            </w:r>
            <w:r w:rsidRPr="005E59FA">
              <w:t xml:space="preserve">lwm ntawm tsev kawm ntawv. </w:t>
            </w:r>
          </w:p>
          <w:p w14:paraId="6D9BF51C" w14:textId="77777777" w:rsidR="00A8799D" w:rsidRPr="005E59FA" w:rsidRDefault="00A8799D" w:rsidP="00A8799D">
            <w:pPr>
              <w:pStyle w:val="TableParagraph"/>
              <w:ind w:left="57"/>
            </w:pPr>
          </w:p>
          <w:p w14:paraId="3DDA8B8C" w14:textId="0D9C8AA5" w:rsidR="00E43EF1" w:rsidRPr="005E59FA" w:rsidRDefault="000E40D2" w:rsidP="00887169">
            <w:pPr>
              <w:pStyle w:val="TableParagraph"/>
              <w:ind w:left="57"/>
            </w:pPr>
            <w:r w:rsidRPr="005E59FA">
              <w:t xml:space="preserve">Txhua lub </w:t>
            </w:r>
            <w:del w:id="1152" w:author="Khamsaolee Xainhiaxang" w:date="2021-07-04T09:03:00Z">
              <w:r w:rsidRPr="005E59FA" w:rsidDel="00887169">
                <w:delText>hauv paus</w:delText>
              </w:r>
            </w:del>
            <w:ins w:id="1153" w:author="Khamsaolee Xainhiaxang" w:date="2021-07-04T09:03:00Z">
              <w:r w:rsidR="00887169">
                <w:t>chaw</w:t>
              </w:r>
            </w:ins>
            <w:r w:rsidRPr="005E59FA">
              <w:t xml:space="preserve"> LCFF</w:t>
            </w:r>
          </w:p>
        </w:tc>
        <w:tc>
          <w:tcPr>
            <w:tcW w:w="2156" w:type="dxa"/>
          </w:tcPr>
          <w:p w14:paraId="042856A0" w14:textId="77777777" w:rsidR="00E43EF1" w:rsidRPr="005E59FA" w:rsidRDefault="000E40D2">
            <w:pPr>
              <w:pStyle w:val="TableParagraph"/>
              <w:spacing w:before="54"/>
              <w:ind w:left="141" w:right="132"/>
              <w:jc w:val="center"/>
            </w:pPr>
            <w:r w:rsidRPr="005E59FA">
              <w:t>$ 3,205,618.00</w:t>
            </w:r>
          </w:p>
        </w:tc>
        <w:tc>
          <w:tcPr>
            <w:tcW w:w="1619" w:type="dxa"/>
          </w:tcPr>
          <w:p w14:paraId="1A8FE6A8" w14:textId="77777777" w:rsidR="00E43EF1" w:rsidRPr="005E59FA" w:rsidRDefault="000E40D2">
            <w:pPr>
              <w:pStyle w:val="TableParagraph"/>
              <w:spacing w:before="54"/>
              <w:ind w:left="15" w:right="132"/>
              <w:jc w:val="center"/>
            </w:pPr>
            <w:r w:rsidRPr="005E59FA">
              <w:t>Tsis yog</w:t>
            </w:r>
          </w:p>
        </w:tc>
      </w:tr>
      <w:tr w:rsidR="00E43EF1" w14:paraId="3C812899" w14:textId="77777777">
        <w:trPr>
          <w:trHeight w:val="2541"/>
        </w:trPr>
        <w:tc>
          <w:tcPr>
            <w:tcW w:w="1269" w:type="dxa"/>
          </w:tcPr>
          <w:p w14:paraId="4D83EE01" w14:textId="77777777" w:rsidR="00E43EF1" w:rsidRPr="005E59FA" w:rsidRDefault="000E40D2">
            <w:pPr>
              <w:pStyle w:val="TableParagraph"/>
              <w:spacing w:before="54"/>
              <w:ind w:left="480" w:right="471"/>
              <w:jc w:val="center"/>
              <w:rPr>
                <w:b/>
              </w:rPr>
            </w:pPr>
            <w:r w:rsidRPr="005E59FA">
              <w:rPr>
                <w:b/>
              </w:rPr>
              <w:t>17</w:t>
            </w:r>
          </w:p>
        </w:tc>
        <w:tc>
          <w:tcPr>
            <w:tcW w:w="2440" w:type="dxa"/>
          </w:tcPr>
          <w:p w14:paraId="594E7839" w14:textId="77777777" w:rsidR="00E43EF1" w:rsidRPr="005E59FA" w:rsidRDefault="000E40D2">
            <w:pPr>
              <w:pStyle w:val="TableParagraph"/>
              <w:spacing w:before="54"/>
              <w:ind w:left="58" w:right="177"/>
            </w:pPr>
            <w:r w:rsidRPr="005E59FA">
              <w:t>Muab Kev Tshab Foob Ntxiv rau Cov Tsev Kawm Ntawv</w:t>
            </w:r>
          </w:p>
        </w:tc>
        <w:tc>
          <w:tcPr>
            <w:tcW w:w="7626" w:type="dxa"/>
          </w:tcPr>
          <w:p w14:paraId="32671712" w14:textId="77777777" w:rsidR="00E43EF1" w:rsidRPr="005E59FA" w:rsidRDefault="000E40D2">
            <w:pPr>
              <w:pStyle w:val="TableParagraph"/>
              <w:spacing w:before="54"/>
              <w:ind w:left="57"/>
            </w:pPr>
            <w:r w:rsidRPr="005E59FA">
              <w:t>1.17</w:t>
            </w:r>
          </w:p>
          <w:p w14:paraId="37ECEAC0" w14:textId="3637A134" w:rsidR="00E43EF1" w:rsidRPr="005E59FA" w:rsidRDefault="000E40D2">
            <w:pPr>
              <w:pStyle w:val="TableParagraph"/>
              <w:ind w:left="57" w:right="257"/>
              <w:jc w:val="both"/>
            </w:pPr>
            <w:r w:rsidRPr="005E59FA">
              <w:t>Cov nyiaj pab txhawb ntxiv rau cov tsev kawm ntawv raws</w:t>
            </w:r>
            <w:ins w:id="1154" w:author="Khamsaolee Xainhiaxang" w:date="2021-07-04T09:08:00Z">
              <w:r w:rsidR="00811B5F">
                <w:t xml:space="preserve"> li</w:t>
              </w:r>
            </w:ins>
            <w:r w:rsidRPr="005E59FA">
              <w:t xml:space="preserve"> lawv cov tub ntxhais kawm </w:t>
            </w:r>
            <w:r w:rsidR="00A654F0" w:rsidRPr="005E59FA">
              <w:t xml:space="preserve">kev </w:t>
            </w:r>
            <w:r w:rsidRPr="005E59FA">
              <w:t>tsis t</w:t>
            </w:r>
            <w:del w:id="1155" w:author="Khamsaolee Xainhiaxang" w:date="2021-07-04T09:08:00Z">
              <w:r w:rsidRPr="005E59FA" w:rsidDel="00811B5F">
                <w:delText xml:space="preserve">xaus los </w:delText>
              </w:r>
            </w:del>
            <w:ins w:id="1156" w:author="Khamsaolee Xainhiaxang" w:date="2021-07-04T09:08:00Z">
              <w:r w:rsidR="00811B5F">
                <w:t xml:space="preserve">tshua tuaj kawm txhawm rau </w:t>
              </w:r>
            </w:ins>
            <w:del w:id="1157" w:author="Khamsaolee Xainhiaxang" w:date="2021-07-04T09:09:00Z">
              <w:r w:rsidRPr="005E59FA" w:rsidDel="00811B5F">
                <w:delText xml:space="preserve">txhawb </w:delText>
              </w:r>
            </w:del>
            <w:ins w:id="1158" w:author="Khamsaolee Xainhiaxang" w:date="2021-07-04T09:09:00Z">
              <w:r w:rsidR="00811B5F">
                <w:t>pab</w:t>
              </w:r>
              <w:r w:rsidR="00811B5F" w:rsidRPr="005E59FA">
                <w:t xml:space="preserve"> </w:t>
              </w:r>
            </w:ins>
            <w:del w:id="1159" w:author="Khamsaolee Xainhiaxang" w:date="2021-07-04T09:09:00Z">
              <w:r w:rsidRPr="005E59FA" w:rsidDel="00811B5F">
                <w:delText xml:space="preserve">kev </w:delText>
              </w:r>
            </w:del>
            <w:r w:rsidRPr="005E59FA">
              <w:t xml:space="preserve">txhim kho kev kawm rau cov pab pawg </w:t>
            </w:r>
            <w:del w:id="1160" w:author="Khamsaolee Xainhiaxang" w:date="2021-07-04T09:10:00Z">
              <w:r w:rsidRPr="005E59FA" w:rsidDel="00811B5F">
                <w:delText>tau kaw</w:delText>
              </w:r>
            </w:del>
            <w:r w:rsidRPr="005E59FA">
              <w:t>m</w:t>
            </w:r>
            <w:ins w:id="1161" w:author="Khamsaolee Xainhiaxang" w:date="2021-07-04T09:09:00Z">
              <w:r w:rsidR="00811B5F">
                <w:t>e</w:t>
              </w:r>
            </w:ins>
            <w:r w:rsidRPr="005E59FA">
              <w:t>.</w:t>
            </w:r>
          </w:p>
          <w:p w14:paraId="16F6A018" w14:textId="77777777" w:rsidR="00E43EF1" w:rsidRPr="005E59FA" w:rsidRDefault="00E43EF1">
            <w:pPr>
              <w:pStyle w:val="TableParagraph"/>
              <w:rPr>
                <w:b/>
              </w:rPr>
            </w:pPr>
          </w:p>
          <w:p w14:paraId="0E68721E" w14:textId="77777777" w:rsidR="00E43EF1" w:rsidRPr="005E59FA" w:rsidRDefault="000E40D2">
            <w:pPr>
              <w:pStyle w:val="TableParagraph"/>
              <w:ind w:left="57"/>
              <w:jc w:val="both"/>
            </w:pPr>
            <w:r w:rsidRPr="005E59FA">
              <w:t>Txhua S</w:t>
            </w:r>
            <w:del w:id="1162" w:author="Khamsaolee Xainhiaxang" w:date="2021-07-04T09:10:00Z">
              <w:r w:rsidRPr="005E59FA" w:rsidDel="00811B5F">
                <w:delText xml:space="preserve"> </w:delText>
              </w:r>
            </w:del>
            <w:r w:rsidRPr="005E59FA">
              <w:t>/</w:t>
            </w:r>
            <w:del w:id="1163" w:author="Khamsaolee Xainhiaxang" w:date="2021-07-04T09:10:00Z">
              <w:r w:rsidRPr="005E59FA" w:rsidDel="00811B5F">
                <w:delText xml:space="preserve"> </w:delText>
              </w:r>
            </w:del>
            <w:r w:rsidRPr="005E59FA">
              <w:t>C</w:t>
            </w:r>
          </w:p>
        </w:tc>
        <w:tc>
          <w:tcPr>
            <w:tcW w:w="2156" w:type="dxa"/>
          </w:tcPr>
          <w:p w14:paraId="57EEA19E" w14:textId="77777777" w:rsidR="00E43EF1" w:rsidRPr="005E59FA" w:rsidRDefault="000E40D2">
            <w:pPr>
              <w:pStyle w:val="TableParagraph"/>
              <w:spacing w:before="54"/>
              <w:ind w:left="141" w:right="132"/>
              <w:jc w:val="center"/>
            </w:pPr>
            <w:r w:rsidRPr="005E59FA">
              <w:t>$ 2,241,867.00</w:t>
            </w:r>
          </w:p>
        </w:tc>
        <w:tc>
          <w:tcPr>
            <w:tcW w:w="1619" w:type="dxa"/>
          </w:tcPr>
          <w:p w14:paraId="78BB177E" w14:textId="666B9F40" w:rsidR="00E43EF1" w:rsidRPr="005E59FA" w:rsidRDefault="000E40D2">
            <w:pPr>
              <w:pStyle w:val="TableParagraph"/>
              <w:spacing w:before="54"/>
              <w:ind w:left="33" w:right="52"/>
              <w:jc w:val="center"/>
            </w:pPr>
            <w:r w:rsidRPr="005E59FA">
              <w:t xml:space="preserve">Yog </w:t>
            </w:r>
          </w:p>
        </w:tc>
      </w:tr>
      <w:tr w:rsidR="00E43EF1" w14:paraId="40EB31F5" w14:textId="77777777">
        <w:trPr>
          <w:trHeight w:val="2006"/>
        </w:trPr>
        <w:tc>
          <w:tcPr>
            <w:tcW w:w="1269" w:type="dxa"/>
          </w:tcPr>
          <w:p w14:paraId="41FF37BE" w14:textId="68A46B57" w:rsidR="00E43EF1" w:rsidRPr="005E59FA" w:rsidRDefault="000E40D2">
            <w:pPr>
              <w:pStyle w:val="TableParagraph"/>
              <w:spacing w:before="54"/>
              <w:ind w:left="480" w:right="471"/>
              <w:jc w:val="center"/>
              <w:rPr>
                <w:b/>
              </w:rPr>
            </w:pPr>
            <w:r w:rsidRPr="005E59FA">
              <w:rPr>
                <w:b/>
              </w:rPr>
              <w:t xml:space="preserve">18 </w:t>
            </w:r>
          </w:p>
        </w:tc>
        <w:tc>
          <w:tcPr>
            <w:tcW w:w="2440" w:type="dxa"/>
          </w:tcPr>
          <w:p w14:paraId="770A5CC5" w14:textId="61855062" w:rsidR="00E43EF1" w:rsidRPr="005E59FA" w:rsidRDefault="00386D49">
            <w:pPr>
              <w:pStyle w:val="TableParagraph"/>
              <w:spacing w:before="54"/>
              <w:ind w:left="58" w:right="150"/>
            </w:pPr>
            <w:r w:rsidRPr="005E59FA">
              <w:t xml:space="preserve">Cov </w:t>
            </w:r>
            <w:r w:rsidR="000E40D2" w:rsidRPr="005E59FA">
              <w:t>Kawm Lus Askiv (EL) Kev Pab</w:t>
            </w:r>
            <w:del w:id="1164" w:author="Khamsaolee Xainhiaxang" w:date="2021-07-11T09:37:00Z">
              <w:r w:rsidRPr="005E59FA" w:rsidDel="00F8367E">
                <w:delText xml:space="preserve"> </w:delText>
              </w:r>
              <w:r w:rsidR="000E40D2" w:rsidRPr="005E59FA" w:rsidDel="00F8367E">
                <w:delText>cuam</w:delText>
              </w:r>
            </w:del>
          </w:p>
        </w:tc>
        <w:tc>
          <w:tcPr>
            <w:tcW w:w="7626" w:type="dxa"/>
          </w:tcPr>
          <w:p w14:paraId="6395EF38" w14:textId="77777777" w:rsidR="00E43EF1" w:rsidRPr="005E59FA" w:rsidRDefault="000E40D2">
            <w:pPr>
              <w:pStyle w:val="TableParagraph"/>
              <w:spacing w:before="54"/>
              <w:ind w:left="57"/>
            </w:pPr>
            <w:r w:rsidRPr="005E59FA">
              <w:t>1.18</w:t>
            </w:r>
          </w:p>
          <w:p w14:paraId="0A0728B7" w14:textId="44ADCD39" w:rsidR="00E43EF1" w:rsidRPr="005E59FA" w:rsidRDefault="000E40D2" w:rsidP="00151A73">
            <w:pPr>
              <w:pStyle w:val="TableParagraph"/>
              <w:ind w:left="57" w:right="268"/>
              <w:jc w:val="both"/>
            </w:pPr>
            <w:r w:rsidRPr="005E59FA">
              <w:t xml:space="preserve">Cov khoos kas qhia ntawv ntxiv thiab cov dej num tau muab txhawm rau txhim kho EL kev nkag mus rau cov ntsiab lus kev kawm nyuaj, suav nrog cov chav kawm npaj rau tsev kawm </w:t>
            </w:r>
            <w:r w:rsidR="005E59FA" w:rsidRPr="005E59FA">
              <w:t>qib nrab</w:t>
            </w:r>
            <w:ins w:id="1165" w:author="Khamsaolee Xainhiaxang" w:date="2021-07-04T09:12:00Z">
              <w:r w:rsidR="00811B5F">
                <w:t xml:space="preserve"> (middle school)</w:t>
              </w:r>
            </w:ins>
            <w:r w:rsidRPr="005E59FA">
              <w:t xml:space="preserve"> thiab </w:t>
            </w:r>
            <w:r w:rsidR="005E59FA" w:rsidRPr="005E59FA">
              <w:t>Qib</w:t>
            </w:r>
            <w:r w:rsidRPr="005E59FA">
              <w:t xml:space="preserve"> siab</w:t>
            </w:r>
            <w:ins w:id="1166" w:author="Khamsaolee Xainhiaxang" w:date="2021-07-04T09:12:00Z">
              <w:r w:rsidR="00811B5F">
                <w:t xml:space="preserve"> (high school)</w:t>
              </w:r>
            </w:ins>
            <w:r w:rsidRPr="005E59FA">
              <w:t>.</w:t>
            </w:r>
          </w:p>
          <w:p w14:paraId="4FB1A123" w14:textId="77777777" w:rsidR="00E43EF1" w:rsidRPr="005E59FA" w:rsidRDefault="00E43EF1">
            <w:pPr>
              <w:pStyle w:val="TableParagraph"/>
              <w:spacing w:before="11"/>
              <w:rPr>
                <w:b/>
              </w:rPr>
            </w:pPr>
          </w:p>
          <w:p w14:paraId="6C7F9F71" w14:textId="107BA928" w:rsidR="00E43EF1" w:rsidRPr="005E59FA" w:rsidRDefault="000E40D2" w:rsidP="00D30989">
            <w:pPr>
              <w:pStyle w:val="TableParagraph"/>
              <w:spacing w:line="270" w:lineRule="atLeast"/>
              <w:ind w:left="57" w:right="228"/>
            </w:pPr>
            <w:r w:rsidRPr="005E59FA">
              <w:t xml:space="preserve">Cov kev pab rau EL yog </w:t>
            </w:r>
            <w:del w:id="1167" w:author="Khamsaolee Xainhiaxang" w:date="2021-07-04T09:16:00Z">
              <w:r w:rsidRPr="005E59FA" w:rsidDel="00D30989">
                <w:delText xml:space="preserve">nyob ntawm </w:delText>
              </w:r>
            </w:del>
            <w:ins w:id="1168" w:author="Khamsaolee Xainhiaxang" w:date="2021-07-04T09:16:00Z">
              <w:r w:rsidR="00D30989">
                <w:t xml:space="preserve">ua raws li </w:t>
              </w:r>
            </w:ins>
            <w:r w:rsidRPr="005E59FA">
              <w:t xml:space="preserve">EL </w:t>
            </w:r>
            <w:del w:id="1169" w:author="Khamsaolee Xainhiaxang" w:date="2021-07-04T09:16:00Z">
              <w:r w:rsidRPr="005E59FA" w:rsidDel="00D30989">
                <w:delText xml:space="preserve">txhua tus </w:delText>
              </w:r>
            </w:del>
            <w:r w:rsidRPr="005E59FA">
              <w:t xml:space="preserve">tau </w:t>
            </w:r>
            <w:ins w:id="1170" w:author="Khamsaolee Xainhiaxang" w:date="2021-07-04T09:15:00Z">
              <w:r w:rsidR="00D30989">
                <w:t xml:space="preserve">raug </w:t>
              </w:r>
            </w:ins>
            <w:ins w:id="1171" w:author="Khamsaolee Xainhiaxang" w:date="2021-07-04T09:17:00Z">
              <w:r w:rsidR="00D30989">
                <w:t>n</w:t>
              </w:r>
            </w:ins>
            <w:r w:rsidRPr="005E59FA">
              <w:t>ts</w:t>
            </w:r>
            <w:del w:id="1172" w:author="Khamsaolee Xainhiaxang" w:date="2021-07-04T09:17:00Z">
              <w:r w:rsidRPr="005E59FA" w:rsidDel="00D30989">
                <w:delText>h</w:delText>
              </w:r>
            </w:del>
            <w:r w:rsidRPr="005E59FA">
              <w:t>ua</w:t>
            </w:r>
            <w:ins w:id="1173" w:author="Khamsaolee Xainhiaxang" w:date="2021-07-04T09:17:00Z">
              <w:r w:rsidR="00D30989">
                <w:t>m</w:t>
              </w:r>
            </w:ins>
            <w:del w:id="1174" w:author="Khamsaolee Xainhiaxang" w:date="2021-07-04T09:17:00Z">
              <w:r w:rsidRPr="005E59FA" w:rsidDel="00D30989">
                <w:delText>j</w:delText>
              </w:r>
            </w:del>
            <w:r w:rsidRPr="005E59FA">
              <w:t xml:space="preserve"> xyuas </w:t>
            </w:r>
            <w:del w:id="1175" w:author="Khamsaolee Xainhiaxang" w:date="2021-07-04T09:17:00Z">
              <w:r w:rsidRPr="005E59FA" w:rsidDel="00D30989">
                <w:delText xml:space="preserve">tus kheej </w:delText>
              </w:r>
            </w:del>
            <w:r w:rsidRPr="005E59FA">
              <w:t>zoo txhua xyoo</w:t>
            </w:r>
            <w:ins w:id="1176" w:author="Khamsaolee Xainhiaxang" w:date="2021-07-04T09:19:00Z">
              <w:r w:rsidR="00D30989">
                <w:t xml:space="preserve"> (</w:t>
              </w:r>
            </w:ins>
            <w:del w:id="1177" w:author="Khamsaolee Xainhiaxang" w:date="2021-07-04T09:19:00Z">
              <w:r w:rsidRPr="005E59FA" w:rsidDel="00D30989">
                <w:delText>, ib qho zuj zus</w:delText>
              </w:r>
            </w:del>
            <w:ins w:id="1178" w:author="Khamsaolee Xainhiaxang" w:date="2021-07-04T09:19:00Z">
              <w:r w:rsidR="00D30989">
                <w:t>tag nrho)</w:t>
              </w:r>
            </w:ins>
            <w:r w:rsidRPr="005E59FA">
              <w:t>, thiab tsis tu ncua (qauv) ntawm</w:t>
            </w:r>
          </w:p>
        </w:tc>
        <w:tc>
          <w:tcPr>
            <w:tcW w:w="2156" w:type="dxa"/>
          </w:tcPr>
          <w:p w14:paraId="7714A92F" w14:textId="77777777" w:rsidR="00E43EF1" w:rsidRPr="005E59FA" w:rsidRDefault="000E40D2">
            <w:pPr>
              <w:pStyle w:val="TableParagraph"/>
              <w:spacing w:before="54"/>
              <w:ind w:left="141" w:right="132"/>
              <w:jc w:val="center"/>
            </w:pPr>
            <w:r w:rsidRPr="005E59FA">
              <w:t>$ 4,335,070.00</w:t>
            </w:r>
          </w:p>
        </w:tc>
        <w:tc>
          <w:tcPr>
            <w:tcW w:w="1619" w:type="dxa"/>
          </w:tcPr>
          <w:p w14:paraId="0B4CD807" w14:textId="77777777" w:rsidR="00E43EF1" w:rsidRDefault="000E40D2">
            <w:pPr>
              <w:pStyle w:val="TableParagraph"/>
              <w:spacing w:before="54"/>
              <w:ind w:left="33" w:right="52"/>
              <w:jc w:val="center"/>
            </w:pPr>
            <w:r w:rsidRPr="005E59FA">
              <w:t>Yog lawm</w:t>
            </w:r>
          </w:p>
          <w:p w14:paraId="3AFE1923" w14:textId="77777777" w:rsidR="0043710C" w:rsidRPr="0043710C" w:rsidRDefault="0043710C" w:rsidP="0043710C"/>
          <w:p w14:paraId="3127532A" w14:textId="77777777" w:rsidR="0043710C" w:rsidRPr="0043710C" w:rsidRDefault="0043710C" w:rsidP="0043710C"/>
          <w:p w14:paraId="542BDDF4" w14:textId="77777777" w:rsidR="0043710C" w:rsidRPr="0043710C" w:rsidRDefault="0043710C" w:rsidP="0043710C"/>
          <w:p w14:paraId="2EFD951F" w14:textId="77777777" w:rsidR="0043710C" w:rsidRPr="0043710C" w:rsidRDefault="0043710C" w:rsidP="0043710C"/>
          <w:p w14:paraId="4F780198" w14:textId="77777777" w:rsidR="0043710C" w:rsidRPr="0043710C" w:rsidRDefault="0043710C" w:rsidP="0043710C"/>
          <w:p w14:paraId="7C134BAE" w14:textId="77777777" w:rsidR="0043710C" w:rsidRPr="0043710C" w:rsidRDefault="0043710C" w:rsidP="0043710C"/>
          <w:p w14:paraId="6EAB6915" w14:textId="49E1F225" w:rsidR="0043710C" w:rsidRPr="0043710C" w:rsidRDefault="0043710C" w:rsidP="0043710C"/>
        </w:tc>
      </w:tr>
    </w:tbl>
    <w:p w14:paraId="19E84A11" w14:textId="77777777" w:rsidR="00E43EF1" w:rsidRDefault="00E43EF1">
      <w:pPr>
        <w:jc w:val="center"/>
        <w:sectPr w:rsidR="00E43EF1">
          <w:pgSz w:w="15840" w:h="12240" w:orient="landscape"/>
          <w:pgMar w:top="640" w:right="120" w:bottom="480" w:left="120" w:header="0" w:footer="284" w:gutter="0"/>
          <w:cols w:space="720"/>
        </w:sectPr>
      </w:pPr>
    </w:p>
    <w:tbl>
      <w:tblPr>
        <w:tblW w:w="0" w:type="auto"/>
        <w:tblInd w:w="25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1269"/>
        <w:gridCol w:w="2440"/>
        <w:gridCol w:w="7626"/>
        <w:gridCol w:w="2156"/>
        <w:gridCol w:w="1619"/>
      </w:tblGrid>
      <w:tr w:rsidR="00D14B1A" w14:paraId="76E1D9C3" w14:textId="77777777">
        <w:trPr>
          <w:trHeight w:val="333"/>
        </w:trPr>
        <w:tc>
          <w:tcPr>
            <w:tcW w:w="1269" w:type="dxa"/>
            <w:shd w:val="clear" w:color="auto" w:fill="DBE5F1"/>
          </w:tcPr>
          <w:p w14:paraId="7F6E1B47" w14:textId="21A63A46" w:rsidR="00D14B1A" w:rsidRDefault="00D14B1A" w:rsidP="00D14B1A">
            <w:pPr>
              <w:pStyle w:val="TableParagraph"/>
              <w:spacing w:before="54" w:line="260" w:lineRule="exact"/>
              <w:ind w:left="58"/>
              <w:rPr>
                <w:sz w:val="24"/>
              </w:rPr>
            </w:pPr>
            <w:r w:rsidRPr="00880CFE">
              <w:rPr>
                <w:sz w:val="20"/>
                <w:szCs w:val="20"/>
              </w:rPr>
              <w:lastRenderedPageBreak/>
              <w:t>Kev ua #</w:t>
            </w:r>
          </w:p>
        </w:tc>
        <w:tc>
          <w:tcPr>
            <w:tcW w:w="2440" w:type="dxa"/>
            <w:shd w:val="clear" w:color="auto" w:fill="DBE5F1"/>
          </w:tcPr>
          <w:p w14:paraId="3E198055" w14:textId="4F959E7E" w:rsidR="00D14B1A" w:rsidRDefault="00D14B1A" w:rsidP="00D14B1A">
            <w:pPr>
              <w:pStyle w:val="TableParagraph"/>
              <w:spacing w:before="54" w:line="260" w:lineRule="exact"/>
              <w:ind w:left="58"/>
              <w:rPr>
                <w:sz w:val="24"/>
              </w:rPr>
            </w:pPr>
            <w:r w:rsidRPr="00880CFE">
              <w:rPr>
                <w:sz w:val="20"/>
                <w:szCs w:val="20"/>
              </w:rPr>
              <w:t>Ntsiab Lus</w:t>
            </w:r>
          </w:p>
        </w:tc>
        <w:tc>
          <w:tcPr>
            <w:tcW w:w="7626" w:type="dxa"/>
            <w:shd w:val="clear" w:color="auto" w:fill="DBE5F1"/>
          </w:tcPr>
          <w:p w14:paraId="735D1B5C" w14:textId="025820F9" w:rsidR="00D14B1A" w:rsidRDefault="00D14B1A" w:rsidP="00D14B1A">
            <w:pPr>
              <w:pStyle w:val="TableParagraph"/>
              <w:spacing w:before="54" w:line="260" w:lineRule="exact"/>
              <w:ind w:left="57"/>
              <w:rPr>
                <w:sz w:val="24"/>
              </w:rPr>
            </w:pPr>
            <w:r w:rsidRPr="00880CFE">
              <w:rPr>
                <w:sz w:val="20"/>
                <w:szCs w:val="20"/>
              </w:rPr>
              <w:t>Kev piav qhia</w:t>
            </w:r>
          </w:p>
        </w:tc>
        <w:tc>
          <w:tcPr>
            <w:tcW w:w="2156" w:type="dxa"/>
            <w:shd w:val="clear" w:color="auto" w:fill="DBE5F1"/>
          </w:tcPr>
          <w:p w14:paraId="55EF9A7F" w14:textId="2FCCD76E" w:rsidR="00D14B1A" w:rsidRDefault="00D14B1A" w:rsidP="00D14B1A">
            <w:pPr>
              <w:pStyle w:val="TableParagraph"/>
              <w:spacing w:before="54" w:line="260" w:lineRule="exact"/>
              <w:ind w:left="142" w:right="132"/>
              <w:jc w:val="center"/>
              <w:rPr>
                <w:sz w:val="24"/>
              </w:rPr>
            </w:pPr>
            <w:r w:rsidRPr="00880CFE">
              <w:rPr>
                <w:sz w:val="20"/>
                <w:szCs w:val="20"/>
              </w:rPr>
              <w:t>Tag Nrho Cov Nyiaj</w:t>
            </w:r>
          </w:p>
        </w:tc>
        <w:tc>
          <w:tcPr>
            <w:tcW w:w="1619" w:type="dxa"/>
            <w:shd w:val="clear" w:color="auto" w:fill="DBE5F1"/>
          </w:tcPr>
          <w:p w14:paraId="6406E090" w14:textId="7A4046D5" w:rsidR="00D14B1A" w:rsidRDefault="00D14B1A" w:rsidP="00D14B1A">
            <w:pPr>
              <w:pStyle w:val="TableParagraph"/>
              <w:spacing w:before="54" w:line="260" w:lineRule="exact"/>
              <w:ind w:left="33" w:right="24"/>
              <w:jc w:val="center"/>
              <w:rPr>
                <w:sz w:val="24"/>
              </w:rPr>
            </w:pPr>
            <w:r w:rsidRPr="00880CFE">
              <w:rPr>
                <w:sz w:val="20"/>
                <w:szCs w:val="20"/>
              </w:rPr>
              <w:t>Kev Koom Tes</w:t>
            </w:r>
          </w:p>
        </w:tc>
      </w:tr>
      <w:tr w:rsidR="00E43EF1" w14:paraId="2A0E02EF" w14:textId="77777777">
        <w:trPr>
          <w:trHeight w:val="4783"/>
        </w:trPr>
        <w:tc>
          <w:tcPr>
            <w:tcW w:w="1269" w:type="dxa"/>
          </w:tcPr>
          <w:p w14:paraId="516C0BCB" w14:textId="77777777" w:rsidR="00E43EF1" w:rsidRPr="00C056D5" w:rsidRDefault="00E43EF1">
            <w:pPr>
              <w:pStyle w:val="TableParagraph"/>
              <w:rPr>
                <w:rFonts w:ascii="Times New Roman"/>
              </w:rPr>
            </w:pPr>
          </w:p>
        </w:tc>
        <w:tc>
          <w:tcPr>
            <w:tcW w:w="2440" w:type="dxa"/>
          </w:tcPr>
          <w:p w14:paraId="390D51A0" w14:textId="77777777" w:rsidR="00E43EF1" w:rsidRPr="00C056D5" w:rsidRDefault="00E43EF1">
            <w:pPr>
              <w:pStyle w:val="TableParagraph"/>
              <w:rPr>
                <w:rFonts w:ascii="Times New Roman"/>
              </w:rPr>
            </w:pPr>
          </w:p>
        </w:tc>
        <w:tc>
          <w:tcPr>
            <w:tcW w:w="7626" w:type="dxa"/>
          </w:tcPr>
          <w:p w14:paraId="4F0129A9" w14:textId="25032CCF" w:rsidR="00E43EF1" w:rsidRPr="00C056D5" w:rsidRDefault="000E40D2" w:rsidP="00496578">
            <w:pPr>
              <w:pStyle w:val="TableParagraph"/>
              <w:spacing w:before="54"/>
              <w:ind w:left="57" w:right="481"/>
              <w:jc w:val="both"/>
              <w:rPr>
                <w:sz w:val="20"/>
                <w:szCs w:val="20"/>
              </w:rPr>
            </w:pPr>
            <w:r w:rsidRPr="00C056D5">
              <w:rPr>
                <w:sz w:val="20"/>
                <w:szCs w:val="20"/>
              </w:rPr>
              <w:t>kev txhim kho hom lus thiab raug tso rau hauv cov hauj</w:t>
            </w:r>
            <w:r w:rsidR="005A63D2" w:rsidRPr="00C056D5">
              <w:rPr>
                <w:sz w:val="20"/>
                <w:szCs w:val="20"/>
              </w:rPr>
              <w:t xml:space="preserve"> </w:t>
            </w:r>
            <w:r w:rsidRPr="00C056D5">
              <w:rPr>
                <w:sz w:val="20"/>
                <w:szCs w:val="20"/>
              </w:rPr>
              <w:t xml:space="preserve">lwm tsim nyog. Qhov no yog yooj yim los ntawm kev koom tes nrog cov </w:t>
            </w:r>
            <w:ins w:id="1179" w:author="Khamsaolee Xainhiaxang" w:date="2021-07-04T09:21:00Z">
              <w:r w:rsidR="00D30989">
                <w:rPr>
                  <w:sz w:val="20"/>
                  <w:szCs w:val="20"/>
                </w:rPr>
                <w:t xml:space="preserve">luag </w:t>
              </w:r>
            </w:ins>
            <w:r w:rsidRPr="00C056D5">
              <w:rPr>
                <w:sz w:val="20"/>
                <w:szCs w:val="20"/>
              </w:rPr>
              <w:t>hauj</w:t>
            </w:r>
            <w:r w:rsidR="005A63D2" w:rsidRPr="00C056D5">
              <w:rPr>
                <w:sz w:val="20"/>
                <w:szCs w:val="20"/>
              </w:rPr>
              <w:t xml:space="preserve"> </w:t>
            </w:r>
            <w:r w:rsidRPr="00C056D5">
              <w:rPr>
                <w:sz w:val="20"/>
                <w:szCs w:val="20"/>
              </w:rPr>
              <w:t>lwm hauv qab no:</w:t>
            </w:r>
          </w:p>
          <w:p w14:paraId="7AA81D9F" w14:textId="0FD7E04E" w:rsidR="00E43EF1" w:rsidRPr="00666454" w:rsidRDefault="000E40D2">
            <w:pPr>
              <w:pStyle w:val="TableParagraph"/>
              <w:numPr>
                <w:ilvl w:val="0"/>
                <w:numId w:val="42"/>
              </w:numPr>
              <w:tabs>
                <w:tab w:val="left" w:pos="777"/>
                <w:tab w:val="left" w:pos="778"/>
              </w:tabs>
              <w:ind w:left="837" w:right="539" w:hanging="360"/>
              <w:rPr>
                <w:sz w:val="21"/>
                <w:szCs w:val="21"/>
              </w:rPr>
            </w:pPr>
            <w:r w:rsidRPr="00666454">
              <w:rPr>
                <w:sz w:val="21"/>
                <w:szCs w:val="21"/>
              </w:rPr>
              <w:t xml:space="preserve">21 Cov Kws Tshaj Lij </w:t>
            </w:r>
            <w:r w:rsidR="008B11B5" w:rsidRPr="00666454">
              <w:rPr>
                <w:sz w:val="21"/>
                <w:szCs w:val="21"/>
              </w:rPr>
              <w:t xml:space="preserve">Kev </w:t>
            </w:r>
            <w:r w:rsidRPr="00666454">
              <w:rPr>
                <w:sz w:val="21"/>
                <w:szCs w:val="21"/>
              </w:rPr>
              <w:t>Pab</w:t>
            </w:r>
            <w:r w:rsidR="008B11B5" w:rsidRPr="00666454">
              <w:rPr>
                <w:sz w:val="21"/>
                <w:szCs w:val="21"/>
              </w:rPr>
              <w:t xml:space="preserve"> </w:t>
            </w:r>
            <w:del w:id="1180" w:author="Khamsaolee Xainhiaxang" w:date="2021-07-11T09:37:00Z">
              <w:r w:rsidRPr="00666454" w:rsidDel="00F8367E">
                <w:rPr>
                  <w:sz w:val="21"/>
                  <w:szCs w:val="21"/>
                </w:rPr>
                <w:delText xml:space="preserve">cuam </w:delText>
              </w:r>
            </w:del>
            <w:r w:rsidRPr="00666454">
              <w:rPr>
                <w:sz w:val="21"/>
                <w:szCs w:val="21"/>
              </w:rPr>
              <w:t>Kev Kawm Ntawv, Kev Hais Ob Hom Lus (350: 1 EL &amp; RFEP rau AISB)</w:t>
            </w:r>
          </w:p>
          <w:p w14:paraId="1E8545D0" w14:textId="61DDCE7D" w:rsidR="00E43EF1" w:rsidRPr="00666454" w:rsidRDefault="00D30989">
            <w:pPr>
              <w:pStyle w:val="TableParagraph"/>
              <w:numPr>
                <w:ilvl w:val="0"/>
                <w:numId w:val="42"/>
              </w:numPr>
              <w:tabs>
                <w:tab w:val="left" w:pos="777"/>
                <w:tab w:val="left" w:pos="778"/>
              </w:tabs>
              <w:ind w:left="778" w:hanging="301"/>
              <w:rPr>
                <w:sz w:val="21"/>
                <w:szCs w:val="21"/>
              </w:rPr>
            </w:pPr>
            <w:ins w:id="1181" w:author="Khamsaolee Xainhiaxang" w:date="2021-07-04T09:22:00Z">
              <w:r>
                <w:rPr>
                  <w:sz w:val="21"/>
                  <w:szCs w:val="21"/>
                </w:rPr>
                <w:t>Cov Kws qhia txawj</w:t>
              </w:r>
            </w:ins>
            <w:del w:id="1182" w:author="Khamsaolee Xainhiaxang" w:date="2021-07-04T09:22:00Z">
              <w:r w:rsidR="000E40D2" w:rsidRPr="00666454" w:rsidDel="00D30989">
                <w:rPr>
                  <w:sz w:val="21"/>
                  <w:szCs w:val="21"/>
                </w:rPr>
                <w:delText xml:space="preserve">Kev </w:delText>
              </w:r>
            </w:del>
            <w:r w:rsidR="000E40D2" w:rsidRPr="00666454">
              <w:rPr>
                <w:sz w:val="21"/>
                <w:szCs w:val="21"/>
              </w:rPr>
              <w:t>hais ob hom lus</w:t>
            </w:r>
          </w:p>
          <w:p w14:paraId="4716F217" w14:textId="77777777" w:rsidR="00B045B6" w:rsidRPr="00666454" w:rsidRDefault="000E40D2" w:rsidP="00B045B6">
            <w:pPr>
              <w:pStyle w:val="TableParagraph"/>
              <w:numPr>
                <w:ilvl w:val="0"/>
                <w:numId w:val="42"/>
              </w:numPr>
              <w:tabs>
                <w:tab w:val="left" w:pos="777"/>
                <w:tab w:val="left" w:pos="778"/>
              </w:tabs>
              <w:ind w:left="778" w:hanging="301"/>
              <w:rPr>
                <w:sz w:val="21"/>
                <w:szCs w:val="21"/>
              </w:rPr>
            </w:pPr>
            <w:r w:rsidRPr="00666454">
              <w:rPr>
                <w:sz w:val="21"/>
                <w:szCs w:val="21"/>
              </w:rPr>
              <w:t>2 EL TOSAs</w:t>
            </w:r>
          </w:p>
          <w:p w14:paraId="65FC03DA" w14:textId="23888304" w:rsidR="008B11B5" w:rsidRPr="00666454" w:rsidRDefault="000E40D2" w:rsidP="00B045B6">
            <w:pPr>
              <w:pStyle w:val="TableParagraph"/>
              <w:numPr>
                <w:ilvl w:val="0"/>
                <w:numId w:val="42"/>
              </w:numPr>
              <w:tabs>
                <w:tab w:val="left" w:pos="777"/>
                <w:tab w:val="left" w:pos="778"/>
              </w:tabs>
              <w:ind w:left="778" w:hanging="301"/>
              <w:rPr>
                <w:sz w:val="21"/>
                <w:szCs w:val="21"/>
              </w:rPr>
            </w:pPr>
            <w:r w:rsidRPr="00666454">
              <w:rPr>
                <w:sz w:val="21"/>
                <w:szCs w:val="21"/>
              </w:rPr>
              <w:t>Software txhawb nqa Cov Kawm Lus</w:t>
            </w:r>
            <w:r w:rsidR="008B11B5" w:rsidRPr="00666454">
              <w:rPr>
                <w:sz w:val="21"/>
                <w:szCs w:val="21"/>
              </w:rPr>
              <w:t xml:space="preserve"> </w:t>
            </w:r>
            <w:r w:rsidRPr="00666454">
              <w:rPr>
                <w:sz w:val="21"/>
                <w:szCs w:val="21"/>
              </w:rPr>
              <w:t xml:space="preserve">Askiv </w:t>
            </w:r>
          </w:p>
          <w:p w14:paraId="623BBFCC" w14:textId="77777777" w:rsidR="00021279" w:rsidRPr="00666454" w:rsidRDefault="00021279" w:rsidP="008B11B5">
            <w:pPr>
              <w:pStyle w:val="TableParagraph"/>
              <w:tabs>
                <w:tab w:val="left" w:pos="777"/>
                <w:tab w:val="left" w:pos="778"/>
              </w:tabs>
              <w:spacing w:line="480" w:lineRule="auto"/>
              <w:ind w:left="57" w:right="2887"/>
              <w:rPr>
                <w:sz w:val="21"/>
                <w:szCs w:val="21"/>
              </w:rPr>
            </w:pPr>
          </w:p>
          <w:p w14:paraId="567DD555" w14:textId="2C10FB4C" w:rsidR="00E43EF1" w:rsidRPr="00666454" w:rsidRDefault="000E40D2" w:rsidP="008B11B5">
            <w:pPr>
              <w:pStyle w:val="TableParagraph"/>
              <w:tabs>
                <w:tab w:val="left" w:pos="777"/>
                <w:tab w:val="left" w:pos="778"/>
              </w:tabs>
              <w:spacing w:line="480" w:lineRule="auto"/>
              <w:ind w:left="57" w:right="2887"/>
              <w:rPr>
                <w:sz w:val="21"/>
                <w:szCs w:val="21"/>
              </w:rPr>
            </w:pPr>
            <w:r w:rsidRPr="00666454">
              <w:rPr>
                <w:sz w:val="21"/>
                <w:szCs w:val="21"/>
              </w:rPr>
              <w:t>Txhua S</w:t>
            </w:r>
            <w:del w:id="1183" w:author="Khamsaolee Xainhiaxang" w:date="2021-07-04T09:23:00Z">
              <w:r w:rsidRPr="00666454" w:rsidDel="00D30989">
                <w:rPr>
                  <w:sz w:val="21"/>
                  <w:szCs w:val="21"/>
                </w:rPr>
                <w:delText xml:space="preserve"> </w:delText>
              </w:r>
            </w:del>
            <w:r w:rsidRPr="00666454">
              <w:rPr>
                <w:sz w:val="21"/>
                <w:szCs w:val="21"/>
              </w:rPr>
              <w:t>/</w:t>
            </w:r>
            <w:del w:id="1184" w:author="Khamsaolee Xainhiaxang" w:date="2021-07-04T09:22:00Z">
              <w:r w:rsidRPr="00666454" w:rsidDel="00D30989">
                <w:rPr>
                  <w:sz w:val="21"/>
                  <w:szCs w:val="21"/>
                </w:rPr>
                <w:delText xml:space="preserve"> </w:delText>
              </w:r>
            </w:del>
            <w:r w:rsidRPr="00666454">
              <w:rPr>
                <w:sz w:val="21"/>
                <w:szCs w:val="21"/>
              </w:rPr>
              <w:t>C</w:t>
            </w:r>
          </w:p>
          <w:p w14:paraId="346E09B4" w14:textId="638B3C14" w:rsidR="00E43EF1" w:rsidRPr="00C056D5" w:rsidRDefault="000E40D2">
            <w:pPr>
              <w:pStyle w:val="TableParagraph"/>
              <w:ind w:left="57" w:right="402"/>
              <w:jc w:val="both"/>
            </w:pPr>
            <w:r w:rsidRPr="00666454">
              <w:rPr>
                <w:sz w:val="21"/>
                <w:szCs w:val="21"/>
              </w:rPr>
              <w:t xml:space="preserve">Cov kev pab </w:t>
            </w:r>
            <w:del w:id="1185" w:author="Khamsaolee Xainhiaxang" w:date="2021-07-11T09:37:00Z">
              <w:r w:rsidRPr="00666454" w:rsidDel="00F8367E">
                <w:rPr>
                  <w:sz w:val="21"/>
                  <w:szCs w:val="21"/>
                </w:rPr>
                <w:delText xml:space="preserve">cuam </w:delText>
              </w:r>
            </w:del>
            <w:r w:rsidRPr="00666454">
              <w:rPr>
                <w:sz w:val="21"/>
                <w:szCs w:val="21"/>
              </w:rPr>
              <w:t>yooj yim rau txhua Tus Kawm Lus Askiv K-12 yog npaj los ntawm cov qauv kawm ELD</w:t>
            </w:r>
            <w:del w:id="1186" w:author="Khamsaolee Xainhiaxang" w:date="2021-07-04T09:23:00Z">
              <w:r w:rsidRPr="00666454" w:rsidDel="00D30989">
                <w:rPr>
                  <w:sz w:val="21"/>
                  <w:szCs w:val="21"/>
                </w:rPr>
                <w:delText xml:space="preserve"> raws cov qauv</w:delText>
              </w:r>
            </w:del>
            <w:r w:rsidRPr="00666454">
              <w:rPr>
                <w:sz w:val="21"/>
                <w:szCs w:val="21"/>
              </w:rPr>
              <w:t>, cov xib</w:t>
            </w:r>
            <w:r w:rsidR="00496578" w:rsidRPr="00666454">
              <w:rPr>
                <w:sz w:val="21"/>
                <w:szCs w:val="21"/>
              </w:rPr>
              <w:t xml:space="preserve"> </w:t>
            </w:r>
            <w:r w:rsidRPr="00666454">
              <w:rPr>
                <w:sz w:val="21"/>
                <w:szCs w:val="21"/>
              </w:rPr>
              <w:t xml:space="preserve">fwb muaj ntawv pov thawj, thiab cov ntaub ntawv kawm tsim nyog. </w:t>
            </w:r>
            <w:ins w:id="1187" w:author="Khamsaolee Xainhiaxang" w:date="2021-07-04T09:25:00Z">
              <w:r w:rsidR="005F39E8">
                <w:rPr>
                  <w:sz w:val="21"/>
                  <w:szCs w:val="21"/>
                </w:rPr>
                <w:t xml:space="preserve">Tus nqi </w:t>
              </w:r>
            </w:ins>
            <w:del w:id="1188" w:author="Khamsaolee Xainhiaxang" w:date="2021-07-04T09:25:00Z">
              <w:r w:rsidR="00496578" w:rsidRPr="00666454" w:rsidDel="005F39E8">
                <w:rPr>
                  <w:sz w:val="21"/>
                  <w:szCs w:val="21"/>
                </w:rPr>
                <w:delText>N</w:delText>
              </w:r>
            </w:del>
            <w:ins w:id="1189" w:author="Khamsaolee Xainhiaxang" w:date="2021-07-04T09:25:00Z">
              <w:r w:rsidR="005F39E8">
                <w:rPr>
                  <w:sz w:val="21"/>
                  <w:szCs w:val="21"/>
                </w:rPr>
                <w:t>n</w:t>
              </w:r>
            </w:ins>
            <w:r w:rsidR="00496578" w:rsidRPr="00666454">
              <w:rPr>
                <w:sz w:val="21"/>
                <w:szCs w:val="21"/>
              </w:rPr>
              <w:t xml:space="preserve">tawm </w:t>
            </w:r>
            <w:r w:rsidRPr="00666454">
              <w:rPr>
                <w:sz w:val="21"/>
                <w:szCs w:val="21"/>
              </w:rPr>
              <w:t>Cov kev pab</w:t>
            </w:r>
            <w:r w:rsidR="00496578" w:rsidRPr="00666454">
              <w:rPr>
                <w:sz w:val="21"/>
                <w:szCs w:val="21"/>
              </w:rPr>
              <w:t xml:space="preserve"> </w:t>
            </w:r>
            <w:del w:id="1190" w:author="Khamsaolee Xainhiaxang" w:date="2021-07-11T09:37:00Z">
              <w:r w:rsidRPr="00666454" w:rsidDel="00F8367E">
                <w:rPr>
                  <w:sz w:val="21"/>
                  <w:szCs w:val="21"/>
                </w:rPr>
                <w:delText xml:space="preserve">cuam </w:delText>
              </w:r>
            </w:del>
            <w:r w:rsidR="00496578" w:rsidRPr="00666454">
              <w:rPr>
                <w:sz w:val="21"/>
                <w:szCs w:val="21"/>
              </w:rPr>
              <w:t xml:space="preserve">uas </w:t>
            </w:r>
            <w:r w:rsidRPr="00666454">
              <w:rPr>
                <w:sz w:val="21"/>
                <w:szCs w:val="21"/>
              </w:rPr>
              <w:t>tseem ceeb yog nyob rau hauv 1.11 thiab 1.20.</w:t>
            </w:r>
          </w:p>
        </w:tc>
        <w:tc>
          <w:tcPr>
            <w:tcW w:w="2156" w:type="dxa"/>
          </w:tcPr>
          <w:p w14:paraId="7C770079" w14:textId="77777777" w:rsidR="00E43EF1" w:rsidRPr="00C056D5" w:rsidRDefault="00E43EF1">
            <w:pPr>
              <w:pStyle w:val="TableParagraph"/>
              <w:rPr>
                <w:rFonts w:ascii="Times New Roman"/>
              </w:rPr>
            </w:pPr>
          </w:p>
        </w:tc>
        <w:tc>
          <w:tcPr>
            <w:tcW w:w="1619" w:type="dxa"/>
          </w:tcPr>
          <w:p w14:paraId="7C5A2A19" w14:textId="77777777" w:rsidR="00E43EF1" w:rsidRPr="00C056D5" w:rsidRDefault="00E43EF1">
            <w:pPr>
              <w:pStyle w:val="TableParagraph"/>
              <w:rPr>
                <w:rFonts w:ascii="Times New Roman"/>
              </w:rPr>
            </w:pPr>
          </w:p>
        </w:tc>
      </w:tr>
      <w:tr w:rsidR="00E43EF1" w14:paraId="5C378F63" w14:textId="77777777">
        <w:trPr>
          <w:trHeight w:val="3369"/>
        </w:trPr>
        <w:tc>
          <w:tcPr>
            <w:tcW w:w="1269" w:type="dxa"/>
          </w:tcPr>
          <w:p w14:paraId="76935C6B" w14:textId="77777777" w:rsidR="00E43EF1" w:rsidRPr="00666454" w:rsidRDefault="000E40D2">
            <w:pPr>
              <w:pStyle w:val="TableParagraph"/>
              <w:spacing w:before="54"/>
              <w:ind w:left="480" w:right="471"/>
              <w:jc w:val="center"/>
              <w:rPr>
                <w:b/>
                <w:sz w:val="21"/>
                <w:szCs w:val="21"/>
              </w:rPr>
            </w:pPr>
            <w:r w:rsidRPr="00666454">
              <w:rPr>
                <w:b/>
                <w:sz w:val="21"/>
                <w:szCs w:val="21"/>
              </w:rPr>
              <w:t>19</w:t>
            </w:r>
          </w:p>
        </w:tc>
        <w:tc>
          <w:tcPr>
            <w:tcW w:w="2440" w:type="dxa"/>
          </w:tcPr>
          <w:p w14:paraId="0E4D6DA9" w14:textId="39A6ED7F" w:rsidR="00E43EF1" w:rsidRPr="00666454" w:rsidRDefault="005F39E8" w:rsidP="005F39E8">
            <w:pPr>
              <w:pStyle w:val="TableParagraph"/>
              <w:spacing w:before="54"/>
              <w:ind w:left="58" w:right="123"/>
              <w:rPr>
                <w:sz w:val="21"/>
                <w:szCs w:val="21"/>
              </w:rPr>
            </w:pPr>
            <w:ins w:id="1191" w:author="Khamsaolee Xainhiaxang" w:date="2021-07-04T09:27:00Z">
              <w:r>
                <w:rPr>
                  <w:sz w:val="21"/>
                  <w:szCs w:val="21"/>
                </w:rPr>
                <w:t xml:space="preserve">Cov Xib xwb uas </w:t>
              </w:r>
            </w:ins>
            <w:ins w:id="1192" w:author="Khamsaolee Xainhiaxang" w:date="2021-07-04T09:28:00Z">
              <w:r>
                <w:rPr>
                  <w:sz w:val="21"/>
                  <w:szCs w:val="21"/>
                </w:rPr>
                <w:t>qhia</w:t>
              </w:r>
            </w:ins>
            <w:ins w:id="1193" w:author="Khamsaolee Xainhiaxang" w:date="2021-07-04T09:27:00Z">
              <w:r>
                <w:rPr>
                  <w:sz w:val="21"/>
                  <w:szCs w:val="21"/>
                </w:rPr>
                <w:t xml:space="preserve"> cov </w:t>
              </w:r>
            </w:ins>
            <w:ins w:id="1194" w:author="Khamsaolee Xainhiaxang" w:date="2021-07-04T09:29:00Z">
              <w:r>
                <w:rPr>
                  <w:sz w:val="21"/>
                  <w:szCs w:val="21"/>
                </w:rPr>
                <w:t xml:space="preserve">Lus </w:t>
              </w:r>
            </w:ins>
            <w:ins w:id="1195" w:author="Khamsaolee Xainhiaxang" w:date="2021-07-04T09:27:00Z">
              <w:r>
                <w:rPr>
                  <w:sz w:val="21"/>
                  <w:szCs w:val="21"/>
                </w:rPr>
                <w:t xml:space="preserve">neeg siv thoob ntiaj teb thiab lawv cov </w:t>
              </w:r>
            </w:ins>
            <w:ins w:id="1196" w:author="Khamsaolee Xainhiaxang" w:date="2021-07-04T09:28:00Z">
              <w:r>
                <w:rPr>
                  <w:sz w:val="21"/>
                  <w:szCs w:val="21"/>
                </w:rPr>
                <w:t>L</w:t>
              </w:r>
            </w:ins>
            <w:ins w:id="1197" w:author="Khamsaolee Xainhiaxang" w:date="2021-07-04T09:27:00Z">
              <w:r>
                <w:rPr>
                  <w:sz w:val="21"/>
                  <w:szCs w:val="21"/>
                </w:rPr>
                <w:t>us</w:t>
              </w:r>
            </w:ins>
            <w:del w:id="1198" w:author="Khamsaolee Xainhiaxang" w:date="2021-07-04T09:29:00Z">
              <w:r w:rsidR="000E40D2" w:rsidRPr="00666454" w:rsidDel="005F39E8">
                <w:rPr>
                  <w:sz w:val="21"/>
                  <w:szCs w:val="21"/>
                </w:rPr>
                <w:delText>Ntiaj teb</w:delText>
              </w:r>
              <w:r w:rsidR="00496578" w:rsidRPr="00666454" w:rsidDel="005F39E8">
                <w:rPr>
                  <w:sz w:val="21"/>
                  <w:szCs w:val="21"/>
                </w:rPr>
                <w:delText xml:space="preserve"> li</w:delText>
              </w:r>
              <w:r w:rsidR="000E40D2" w:rsidRPr="00666454" w:rsidDel="005F39E8">
                <w:rPr>
                  <w:sz w:val="21"/>
                  <w:szCs w:val="21"/>
                </w:rPr>
                <w:delText xml:space="preserve"> lus thiab cov </w:delText>
              </w:r>
              <w:r w:rsidR="00496578" w:rsidRPr="00666454" w:rsidDel="005F39E8">
                <w:rPr>
                  <w:sz w:val="21"/>
                  <w:szCs w:val="21"/>
                </w:rPr>
                <w:delText>xib fwb Haiv Neeg Hais Lus</w:delText>
              </w:r>
            </w:del>
          </w:p>
        </w:tc>
        <w:tc>
          <w:tcPr>
            <w:tcW w:w="7626" w:type="dxa"/>
          </w:tcPr>
          <w:p w14:paraId="4B749861" w14:textId="77777777" w:rsidR="00E43EF1" w:rsidRPr="00666454" w:rsidRDefault="000E40D2">
            <w:pPr>
              <w:pStyle w:val="TableParagraph"/>
              <w:spacing w:before="54"/>
              <w:ind w:left="57"/>
              <w:rPr>
                <w:sz w:val="21"/>
                <w:szCs w:val="21"/>
              </w:rPr>
            </w:pPr>
            <w:r w:rsidRPr="00666454">
              <w:rPr>
                <w:sz w:val="21"/>
                <w:szCs w:val="21"/>
              </w:rPr>
              <w:t>1.19</w:t>
            </w:r>
          </w:p>
          <w:p w14:paraId="37851F77" w14:textId="6B94DCBB" w:rsidR="00117A84" w:rsidRPr="00666454" w:rsidRDefault="000E40D2" w:rsidP="00117A84">
            <w:pPr>
              <w:pStyle w:val="TableParagraph"/>
              <w:ind w:left="57" w:right="174"/>
              <w:rPr>
                <w:sz w:val="21"/>
                <w:szCs w:val="21"/>
              </w:rPr>
            </w:pPr>
            <w:r w:rsidRPr="00666454">
              <w:rPr>
                <w:sz w:val="21"/>
                <w:szCs w:val="21"/>
              </w:rPr>
              <w:t xml:space="preserve">Cov kws qhia hais </w:t>
            </w:r>
            <w:ins w:id="1199" w:author="Khamsaolee Xainhiaxang" w:date="2021-07-04T09:31:00Z">
              <w:r w:rsidR="005F39E8">
                <w:rPr>
                  <w:sz w:val="21"/>
                  <w:szCs w:val="21"/>
                </w:rPr>
                <w:t xml:space="preserve">cov </w:t>
              </w:r>
            </w:ins>
            <w:r w:rsidRPr="00666454">
              <w:rPr>
                <w:sz w:val="21"/>
                <w:szCs w:val="21"/>
              </w:rPr>
              <w:t xml:space="preserve">lus </w:t>
            </w:r>
            <w:ins w:id="1200" w:author="Khamsaolee Xainhiaxang" w:date="2021-07-04T09:31:00Z">
              <w:r w:rsidR="005F39E8">
                <w:rPr>
                  <w:sz w:val="21"/>
                  <w:szCs w:val="21"/>
                </w:rPr>
                <w:t xml:space="preserve">uas neeg siv thoob </w:t>
              </w:r>
            </w:ins>
            <w:r w:rsidRPr="00666454">
              <w:rPr>
                <w:sz w:val="21"/>
                <w:szCs w:val="21"/>
              </w:rPr>
              <w:t xml:space="preserve">ntiaj teb </w:t>
            </w:r>
            <w:del w:id="1201" w:author="Khamsaolee Xainhiaxang" w:date="2021-07-04T09:32:00Z">
              <w:r w:rsidRPr="00666454" w:rsidDel="005F39E8">
                <w:rPr>
                  <w:sz w:val="21"/>
                  <w:szCs w:val="21"/>
                </w:rPr>
                <w:delText xml:space="preserve">rau kev qhia </w:delText>
              </w:r>
            </w:del>
            <w:r w:rsidRPr="00666454">
              <w:rPr>
                <w:sz w:val="21"/>
                <w:szCs w:val="21"/>
              </w:rPr>
              <w:t>ua</w:t>
            </w:r>
            <w:ins w:id="1202" w:author="Khamsaolee Xainhiaxang" w:date="2021-07-04T09:32:00Z">
              <w:r w:rsidR="005F39E8">
                <w:rPr>
                  <w:sz w:val="21"/>
                  <w:szCs w:val="21"/>
                </w:rPr>
                <w:t>s</w:t>
              </w:r>
            </w:ins>
            <w:r w:rsidRPr="00666454">
              <w:rPr>
                <w:sz w:val="21"/>
                <w:szCs w:val="21"/>
              </w:rPr>
              <w:t xml:space="preserve"> </w:t>
            </w:r>
            <w:ins w:id="1203" w:author="Khamsaolee Xainhiaxang" w:date="2021-07-04T09:32:00Z">
              <w:r w:rsidR="005F39E8">
                <w:rPr>
                  <w:sz w:val="21"/>
                  <w:szCs w:val="21"/>
                </w:rPr>
                <w:t xml:space="preserve">tsis yog lawv </w:t>
              </w:r>
            </w:ins>
            <w:del w:id="1204" w:author="Khamsaolee Xainhiaxang" w:date="2021-07-04T09:32:00Z">
              <w:r w:rsidRPr="00666454" w:rsidDel="005F39E8">
                <w:rPr>
                  <w:sz w:val="21"/>
                  <w:szCs w:val="21"/>
                </w:rPr>
                <w:delText>ob</w:delText>
              </w:r>
            </w:del>
            <w:r w:rsidRPr="00666454">
              <w:rPr>
                <w:sz w:val="21"/>
                <w:szCs w:val="21"/>
              </w:rPr>
              <w:t xml:space="preserve"> hom lus thiab Cov </w:t>
            </w:r>
            <w:del w:id="1205" w:author="Khamsaolee Xainhiaxang" w:date="2021-07-04T09:34:00Z">
              <w:r w:rsidRPr="00666454" w:rsidDel="000F0FD0">
                <w:rPr>
                  <w:sz w:val="21"/>
                  <w:szCs w:val="21"/>
                </w:rPr>
                <w:delText xml:space="preserve">Neeg </w:delText>
              </w:r>
            </w:del>
            <w:r w:rsidRPr="00666454">
              <w:rPr>
                <w:sz w:val="21"/>
                <w:szCs w:val="21"/>
              </w:rPr>
              <w:t>K</w:t>
            </w:r>
            <w:del w:id="1206" w:author="Khamsaolee Xainhiaxang" w:date="2021-07-04T09:35:00Z">
              <w:r w:rsidRPr="00666454" w:rsidDel="000F0FD0">
                <w:rPr>
                  <w:sz w:val="21"/>
                  <w:szCs w:val="21"/>
                </w:rPr>
                <w:delText>a</w:delText>
              </w:r>
            </w:del>
            <w:r w:rsidRPr="00666454">
              <w:rPr>
                <w:sz w:val="21"/>
                <w:szCs w:val="21"/>
              </w:rPr>
              <w:t>w</w:t>
            </w:r>
            <w:ins w:id="1207" w:author="Khamsaolee Xainhiaxang" w:date="2021-07-04T09:35:00Z">
              <w:r w:rsidR="000F0FD0">
                <w:rPr>
                  <w:sz w:val="21"/>
                  <w:szCs w:val="21"/>
                </w:rPr>
                <w:t>s</w:t>
              </w:r>
            </w:ins>
            <w:del w:id="1208" w:author="Khamsaolee Xainhiaxang" w:date="2021-07-04T09:35:00Z">
              <w:r w:rsidRPr="00666454" w:rsidDel="000F0FD0">
                <w:rPr>
                  <w:sz w:val="21"/>
                  <w:szCs w:val="21"/>
                </w:rPr>
                <w:delText>m</w:delText>
              </w:r>
            </w:del>
            <w:r w:rsidRPr="00666454">
              <w:rPr>
                <w:sz w:val="21"/>
                <w:szCs w:val="21"/>
              </w:rPr>
              <w:t xml:space="preserve"> </w:t>
            </w:r>
            <w:ins w:id="1209" w:author="Khamsaolee Xainhiaxang" w:date="2021-07-04T09:35:00Z">
              <w:r w:rsidR="000F0FD0">
                <w:rPr>
                  <w:sz w:val="21"/>
                  <w:szCs w:val="21"/>
                </w:rPr>
                <w:t xml:space="preserve">Qhia </w:t>
              </w:r>
            </w:ins>
            <w:r w:rsidRPr="00666454">
              <w:rPr>
                <w:sz w:val="21"/>
                <w:szCs w:val="21"/>
              </w:rPr>
              <w:t xml:space="preserve">Lus </w:t>
            </w:r>
            <w:ins w:id="1210" w:author="Khamsaolee Xainhiaxang" w:date="2021-07-04T09:35:00Z">
              <w:r w:rsidR="000F0FD0">
                <w:rPr>
                  <w:sz w:val="21"/>
                  <w:szCs w:val="21"/>
                </w:rPr>
                <w:t>Spanish</w:t>
              </w:r>
            </w:ins>
            <w:del w:id="1211" w:author="Khamsaolee Xainhiaxang" w:date="2021-07-04T09:35:00Z">
              <w:r w:rsidRPr="00666454" w:rsidDel="000F0FD0">
                <w:rPr>
                  <w:sz w:val="21"/>
                  <w:szCs w:val="21"/>
                </w:rPr>
                <w:delText>Mev Hais</w:delText>
              </w:r>
            </w:del>
            <w:r w:rsidRPr="00666454">
              <w:rPr>
                <w:sz w:val="21"/>
                <w:szCs w:val="21"/>
              </w:rPr>
              <w:t xml:space="preserve"> </w:t>
            </w:r>
            <w:del w:id="1212" w:author="Khamsaolee Xainhiaxang" w:date="2021-07-04T09:36:00Z">
              <w:r w:rsidRPr="00666454" w:rsidDel="000F0FD0">
                <w:rPr>
                  <w:sz w:val="21"/>
                  <w:szCs w:val="21"/>
                </w:rPr>
                <w:delText xml:space="preserve">Txog Kev Kawm Ntawv </w:delText>
              </w:r>
            </w:del>
            <w:r w:rsidRPr="00666454">
              <w:rPr>
                <w:sz w:val="21"/>
                <w:szCs w:val="21"/>
              </w:rPr>
              <w:t xml:space="preserve">thiab </w:t>
            </w:r>
            <w:ins w:id="1213" w:author="Khamsaolee Xainhiaxang" w:date="2021-07-04T09:36:00Z">
              <w:r w:rsidR="000F0FD0">
                <w:rPr>
                  <w:sz w:val="21"/>
                  <w:szCs w:val="21"/>
                </w:rPr>
                <w:t xml:space="preserve">Cov chaw kawm </w:t>
              </w:r>
            </w:ins>
            <w:del w:id="1214" w:author="Khamsaolee Xainhiaxang" w:date="2021-07-04T09:37:00Z">
              <w:r w:rsidR="00496578" w:rsidRPr="00666454" w:rsidDel="000F0FD0">
                <w:rPr>
                  <w:sz w:val="21"/>
                  <w:szCs w:val="21"/>
                </w:rPr>
                <w:delText xml:space="preserve">Hais </w:delText>
              </w:r>
              <w:r w:rsidRPr="00666454" w:rsidDel="000F0FD0">
                <w:rPr>
                  <w:sz w:val="21"/>
                  <w:szCs w:val="21"/>
                </w:rPr>
                <w:delText>Neeg</w:delText>
              </w:r>
            </w:del>
            <w:ins w:id="1215" w:author="Khamsaolee Xainhiaxang" w:date="2021-07-04T09:37:00Z">
              <w:r w:rsidR="000F0FD0">
                <w:rPr>
                  <w:sz w:val="21"/>
                  <w:szCs w:val="21"/>
                </w:rPr>
                <w:t>rau tub ntxhais</w:t>
              </w:r>
            </w:ins>
            <w:r w:rsidRPr="00666454">
              <w:rPr>
                <w:sz w:val="21"/>
                <w:szCs w:val="21"/>
              </w:rPr>
              <w:t xml:space="preserve"> </w:t>
            </w:r>
            <w:ins w:id="1216" w:author="Khamsaolee Xainhiaxang" w:date="2021-07-04T09:38:00Z">
              <w:r w:rsidR="000F0FD0">
                <w:rPr>
                  <w:sz w:val="21"/>
                  <w:szCs w:val="21"/>
                </w:rPr>
                <w:t xml:space="preserve">kawm </w:t>
              </w:r>
            </w:ins>
            <w:r w:rsidRPr="00666454">
              <w:rPr>
                <w:sz w:val="21"/>
                <w:szCs w:val="21"/>
              </w:rPr>
              <w:t>Hmoob</w:t>
            </w:r>
            <w:r w:rsidR="00496578" w:rsidRPr="00666454">
              <w:rPr>
                <w:sz w:val="21"/>
                <w:szCs w:val="21"/>
              </w:rPr>
              <w:t xml:space="preserve"> </w:t>
            </w:r>
            <w:del w:id="1217" w:author="Khamsaolee Xainhiaxang" w:date="2021-07-04T09:38:00Z">
              <w:r w:rsidRPr="00666454" w:rsidDel="000F0FD0">
                <w:rPr>
                  <w:sz w:val="21"/>
                  <w:szCs w:val="21"/>
                </w:rPr>
                <w:delText xml:space="preserve">Yuav kom muaj kev nkag </w:delText>
              </w:r>
            </w:del>
            <w:r w:rsidRPr="00666454">
              <w:rPr>
                <w:sz w:val="21"/>
                <w:szCs w:val="21"/>
              </w:rPr>
              <w:t>mus rau UC AG cov kev kawm ua ntu zus.</w:t>
            </w:r>
          </w:p>
          <w:p w14:paraId="03247363" w14:textId="77777777" w:rsidR="00117A84" w:rsidRPr="00666454" w:rsidRDefault="00117A84" w:rsidP="00117A84">
            <w:pPr>
              <w:pStyle w:val="TableParagraph"/>
              <w:ind w:left="57" w:right="174"/>
              <w:rPr>
                <w:sz w:val="21"/>
                <w:szCs w:val="21"/>
              </w:rPr>
            </w:pPr>
          </w:p>
          <w:p w14:paraId="75394BB5" w14:textId="77777777" w:rsidR="00117A84" w:rsidRPr="00666454" w:rsidRDefault="000E40D2" w:rsidP="00117A84">
            <w:pPr>
              <w:pStyle w:val="TableParagraph"/>
              <w:ind w:left="57" w:right="174"/>
              <w:rPr>
                <w:sz w:val="21"/>
                <w:szCs w:val="21"/>
              </w:rPr>
            </w:pPr>
            <w:r w:rsidRPr="00666454">
              <w:rPr>
                <w:sz w:val="21"/>
                <w:szCs w:val="21"/>
              </w:rPr>
              <w:t>3.6 FTE Cov Kws Qhia Lus Thoob Ntiaj Teb</w:t>
            </w:r>
            <w:r w:rsidR="00117A84" w:rsidRPr="00666454">
              <w:rPr>
                <w:sz w:val="21"/>
                <w:szCs w:val="21"/>
              </w:rPr>
              <w:t xml:space="preserve"> </w:t>
            </w:r>
          </w:p>
          <w:p w14:paraId="05E9432E" w14:textId="39277381" w:rsidR="00496578" w:rsidRPr="00666454" w:rsidRDefault="000E40D2" w:rsidP="00117A84">
            <w:pPr>
              <w:pStyle w:val="TableParagraph"/>
              <w:ind w:left="57" w:right="174"/>
              <w:rPr>
                <w:sz w:val="21"/>
                <w:szCs w:val="21"/>
              </w:rPr>
            </w:pPr>
            <w:r w:rsidRPr="00666454">
              <w:rPr>
                <w:sz w:val="21"/>
                <w:szCs w:val="21"/>
              </w:rPr>
              <w:t xml:space="preserve">6.4 FTE </w:t>
            </w:r>
            <w:del w:id="1218" w:author="Khamsaolee Xainhiaxang" w:date="2021-07-04T09:39:00Z">
              <w:r w:rsidRPr="00666454" w:rsidDel="000F0FD0">
                <w:rPr>
                  <w:sz w:val="21"/>
                  <w:szCs w:val="21"/>
                </w:rPr>
                <w:delText xml:space="preserve">Tus Hais Lus Rau </w:delText>
              </w:r>
            </w:del>
            <w:r w:rsidRPr="00666454">
              <w:rPr>
                <w:sz w:val="21"/>
                <w:szCs w:val="21"/>
              </w:rPr>
              <w:t xml:space="preserve">Cov </w:t>
            </w:r>
            <w:r w:rsidR="00496578" w:rsidRPr="00666454">
              <w:rPr>
                <w:sz w:val="21"/>
                <w:szCs w:val="21"/>
              </w:rPr>
              <w:t>Xib Fwb</w:t>
            </w:r>
            <w:ins w:id="1219" w:author="Khamsaolee Xainhiaxang" w:date="2021-07-04T09:39:00Z">
              <w:r w:rsidR="000F0FD0">
                <w:rPr>
                  <w:sz w:val="21"/>
                  <w:szCs w:val="21"/>
                </w:rPr>
                <w:t xml:space="preserve"> Qhia Lawv Cov Lus</w:t>
              </w:r>
            </w:ins>
          </w:p>
          <w:p w14:paraId="15328F2B" w14:textId="77777777" w:rsidR="00C649F6" w:rsidRPr="00666454" w:rsidRDefault="00C649F6" w:rsidP="00117A84">
            <w:pPr>
              <w:pStyle w:val="TableParagraph"/>
              <w:ind w:left="57" w:right="174"/>
              <w:rPr>
                <w:sz w:val="21"/>
                <w:szCs w:val="21"/>
              </w:rPr>
            </w:pPr>
          </w:p>
          <w:p w14:paraId="63696BDB" w14:textId="71A5EFB1" w:rsidR="00E43EF1" w:rsidRPr="00666454" w:rsidRDefault="000E40D2">
            <w:pPr>
              <w:pStyle w:val="TableParagraph"/>
              <w:spacing w:line="480" w:lineRule="auto"/>
              <w:ind w:left="57" w:right="3910"/>
              <w:rPr>
                <w:sz w:val="21"/>
                <w:szCs w:val="21"/>
              </w:rPr>
            </w:pPr>
            <w:r w:rsidRPr="00666454">
              <w:rPr>
                <w:sz w:val="21"/>
                <w:szCs w:val="21"/>
              </w:rPr>
              <w:t xml:space="preserve"> Txhua S</w:t>
            </w:r>
            <w:del w:id="1220" w:author="Khamsaolee Xainhiaxang" w:date="2021-07-04T09:39:00Z">
              <w:r w:rsidRPr="00666454" w:rsidDel="000F0FD0">
                <w:rPr>
                  <w:sz w:val="21"/>
                  <w:szCs w:val="21"/>
                </w:rPr>
                <w:delText xml:space="preserve"> </w:delText>
              </w:r>
            </w:del>
            <w:r w:rsidRPr="00666454">
              <w:rPr>
                <w:sz w:val="21"/>
                <w:szCs w:val="21"/>
              </w:rPr>
              <w:t>/</w:t>
            </w:r>
            <w:del w:id="1221" w:author="Khamsaolee Xainhiaxang" w:date="2021-07-04T09:39:00Z">
              <w:r w:rsidRPr="00666454" w:rsidDel="000F0FD0">
                <w:rPr>
                  <w:sz w:val="21"/>
                  <w:szCs w:val="21"/>
                </w:rPr>
                <w:delText xml:space="preserve"> </w:delText>
              </w:r>
            </w:del>
            <w:r w:rsidRPr="00666454">
              <w:rPr>
                <w:sz w:val="21"/>
                <w:szCs w:val="21"/>
              </w:rPr>
              <w:t>C</w:t>
            </w:r>
          </w:p>
        </w:tc>
        <w:tc>
          <w:tcPr>
            <w:tcW w:w="2156" w:type="dxa"/>
          </w:tcPr>
          <w:p w14:paraId="5E5B97CF" w14:textId="77777777" w:rsidR="00E43EF1" w:rsidRPr="00666454" w:rsidRDefault="000E40D2">
            <w:pPr>
              <w:pStyle w:val="TableParagraph"/>
              <w:spacing w:before="54"/>
              <w:ind w:left="141" w:right="132"/>
              <w:jc w:val="center"/>
              <w:rPr>
                <w:sz w:val="21"/>
                <w:szCs w:val="21"/>
              </w:rPr>
            </w:pPr>
            <w:r w:rsidRPr="00666454">
              <w:rPr>
                <w:sz w:val="21"/>
                <w:szCs w:val="21"/>
              </w:rPr>
              <w:t>$ 1,099,953.00</w:t>
            </w:r>
          </w:p>
        </w:tc>
        <w:tc>
          <w:tcPr>
            <w:tcW w:w="1619" w:type="dxa"/>
          </w:tcPr>
          <w:p w14:paraId="7ADBC593" w14:textId="58A15AF6" w:rsidR="00E43EF1" w:rsidRPr="00666454" w:rsidRDefault="000E40D2">
            <w:pPr>
              <w:pStyle w:val="TableParagraph"/>
              <w:spacing w:before="54"/>
              <w:ind w:left="33" w:right="52"/>
              <w:jc w:val="center"/>
              <w:rPr>
                <w:sz w:val="21"/>
                <w:szCs w:val="21"/>
              </w:rPr>
            </w:pPr>
            <w:r w:rsidRPr="00666454">
              <w:rPr>
                <w:sz w:val="21"/>
                <w:szCs w:val="21"/>
              </w:rPr>
              <w:t xml:space="preserve">Yog </w:t>
            </w:r>
          </w:p>
        </w:tc>
      </w:tr>
      <w:tr w:rsidR="00E43EF1" w14:paraId="6AF50350" w14:textId="77777777">
        <w:trPr>
          <w:trHeight w:val="2265"/>
        </w:trPr>
        <w:tc>
          <w:tcPr>
            <w:tcW w:w="1269" w:type="dxa"/>
          </w:tcPr>
          <w:p w14:paraId="5A84B3E3" w14:textId="3BD9EC1F" w:rsidR="00E43EF1" w:rsidRPr="00666454" w:rsidRDefault="000E40D2">
            <w:pPr>
              <w:pStyle w:val="TableParagraph"/>
              <w:spacing w:before="54"/>
              <w:ind w:left="480" w:right="471"/>
              <w:jc w:val="center"/>
              <w:rPr>
                <w:b/>
                <w:sz w:val="21"/>
                <w:szCs w:val="21"/>
              </w:rPr>
            </w:pPr>
            <w:r w:rsidRPr="00666454">
              <w:rPr>
                <w:b/>
                <w:sz w:val="21"/>
                <w:szCs w:val="21"/>
              </w:rPr>
              <w:t xml:space="preserve">20 </w:t>
            </w:r>
          </w:p>
        </w:tc>
        <w:tc>
          <w:tcPr>
            <w:tcW w:w="2440" w:type="dxa"/>
          </w:tcPr>
          <w:p w14:paraId="2FF5ED06" w14:textId="378F01C6" w:rsidR="00E43EF1" w:rsidRPr="00666454" w:rsidRDefault="000E40D2" w:rsidP="000F0FD0">
            <w:pPr>
              <w:pStyle w:val="TableParagraph"/>
              <w:spacing w:before="54"/>
              <w:ind w:left="58"/>
              <w:rPr>
                <w:sz w:val="21"/>
                <w:szCs w:val="21"/>
              </w:rPr>
            </w:pPr>
            <w:r w:rsidRPr="00666454">
              <w:rPr>
                <w:sz w:val="21"/>
                <w:szCs w:val="21"/>
              </w:rPr>
              <w:t>Cov Neeg Ua Hauj</w:t>
            </w:r>
            <w:r w:rsidR="00DC73D4" w:rsidRPr="00666454">
              <w:rPr>
                <w:sz w:val="21"/>
                <w:szCs w:val="21"/>
              </w:rPr>
              <w:t xml:space="preserve"> </w:t>
            </w:r>
            <w:r w:rsidRPr="00666454">
              <w:rPr>
                <w:sz w:val="21"/>
                <w:szCs w:val="21"/>
              </w:rPr>
              <w:t xml:space="preserve">lwm </w:t>
            </w:r>
            <w:del w:id="1222" w:author="Khamsaolee Xainhiaxang" w:date="2021-07-04T09:40:00Z">
              <w:r w:rsidRPr="00666454" w:rsidDel="000F0FD0">
                <w:rPr>
                  <w:sz w:val="21"/>
                  <w:szCs w:val="21"/>
                </w:rPr>
                <w:delText>Yooj Yim</w:delText>
              </w:r>
            </w:del>
          </w:p>
        </w:tc>
        <w:tc>
          <w:tcPr>
            <w:tcW w:w="7626" w:type="dxa"/>
          </w:tcPr>
          <w:p w14:paraId="0892C5B1" w14:textId="77777777" w:rsidR="00E43EF1" w:rsidRPr="00666454" w:rsidRDefault="000E40D2">
            <w:pPr>
              <w:pStyle w:val="TableParagraph"/>
              <w:spacing w:before="54"/>
              <w:ind w:left="57"/>
              <w:rPr>
                <w:sz w:val="21"/>
                <w:szCs w:val="21"/>
              </w:rPr>
            </w:pPr>
            <w:r w:rsidRPr="00666454">
              <w:rPr>
                <w:sz w:val="21"/>
                <w:szCs w:val="21"/>
              </w:rPr>
              <w:t>1.20</w:t>
            </w:r>
          </w:p>
          <w:p w14:paraId="01B6C7DC" w14:textId="2C646BD0" w:rsidR="00E43EF1" w:rsidRPr="00666454" w:rsidRDefault="000E40D2" w:rsidP="00C056D5">
            <w:pPr>
              <w:pStyle w:val="TableParagraph"/>
              <w:ind w:left="57" w:right="189"/>
              <w:jc w:val="both"/>
              <w:rPr>
                <w:sz w:val="21"/>
                <w:szCs w:val="21"/>
              </w:rPr>
            </w:pPr>
            <w:r w:rsidRPr="00666454">
              <w:rPr>
                <w:sz w:val="21"/>
                <w:szCs w:val="21"/>
              </w:rPr>
              <w:t>Cov neeg ua hauj</w:t>
            </w:r>
            <w:r w:rsidR="00626BCD" w:rsidRPr="00666454">
              <w:rPr>
                <w:sz w:val="21"/>
                <w:szCs w:val="21"/>
              </w:rPr>
              <w:t xml:space="preserve"> </w:t>
            </w:r>
            <w:r w:rsidRPr="00666454">
              <w:rPr>
                <w:sz w:val="21"/>
                <w:szCs w:val="21"/>
              </w:rPr>
              <w:t xml:space="preserve">lwm </w:t>
            </w:r>
            <w:del w:id="1223" w:author="Khamsaolee Xainhiaxang" w:date="2021-07-04T09:42:00Z">
              <w:r w:rsidRPr="00666454" w:rsidDel="000F0FD0">
                <w:rPr>
                  <w:sz w:val="21"/>
                  <w:szCs w:val="21"/>
                </w:rPr>
                <w:delText>muaj laij thawj</w:delText>
              </w:r>
            </w:del>
            <w:ins w:id="1224" w:author="Khamsaolee Xainhiaxang" w:date="2021-07-04T09:42:00Z">
              <w:r w:rsidR="000F0FD0">
                <w:rPr>
                  <w:sz w:val="21"/>
                  <w:szCs w:val="21"/>
                </w:rPr>
                <w:t>raug xaiv</w:t>
              </w:r>
            </w:ins>
            <w:r w:rsidRPr="00666454">
              <w:rPr>
                <w:sz w:val="21"/>
                <w:szCs w:val="21"/>
              </w:rPr>
              <w:t xml:space="preserve"> thiab tau ntawv pov thawj hauv TRUSD tag nrho ua hauj</w:t>
            </w:r>
            <w:r w:rsidR="00F41345" w:rsidRPr="00666454">
              <w:rPr>
                <w:sz w:val="21"/>
                <w:szCs w:val="21"/>
              </w:rPr>
              <w:t xml:space="preserve"> </w:t>
            </w:r>
            <w:r w:rsidRPr="00666454">
              <w:rPr>
                <w:sz w:val="21"/>
                <w:szCs w:val="21"/>
              </w:rPr>
              <w:t>lwm ua</w:t>
            </w:r>
            <w:r w:rsidR="00F41345" w:rsidRPr="00666454">
              <w:rPr>
                <w:sz w:val="21"/>
                <w:szCs w:val="21"/>
              </w:rPr>
              <w:t xml:space="preserve"> </w:t>
            </w:r>
            <w:r w:rsidRPr="00666454">
              <w:rPr>
                <w:sz w:val="21"/>
                <w:szCs w:val="21"/>
              </w:rPr>
              <w:t>ke los npaj muaj ib qho chaw kawm muaj txiaj ntsig zoo rau txhua tus tub ntxhais kawm xws li Cov Kawm Lus Askiv, Cov Hluas, thiab lwm cov tub ntxhais kawm.</w:t>
            </w:r>
          </w:p>
          <w:p w14:paraId="5C1DEB02" w14:textId="77777777" w:rsidR="00E43EF1" w:rsidRPr="00666454" w:rsidRDefault="00E43EF1">
            <w:pPr>
              <w:pStyle w:val="TableParagraph"/>
              <w:rPr>
                <w:b/>
                <w:sz w:val="21"/>
                <w:szCs w:val="21"/>
              </w:rPr>
            </w:pPr>
          </w:p>
          <w:p w14:paraId="02CD8C64" w14:textId="581E0F77" w:rsidR="00E43EF1" w:rsidRPr="00666454" w:rsidRDefault="000E40D2">
            <w:pPr>
              <w:pStyle w:val="TableParagraph"/>
              <w:ind w:left="57"/>
              <w:rPr>
                <w:sz w:val="21"/>
                <w:szCs w:val="21"/>
              </w:rPr>
            </w:pPr>
            <w:r w:rsidRPr="00666454">
              <w:rPr>
                <w:sz w:val="21"/>
                <w:szCs w:val="21"/>
              </w:rPr>
              <w:t>Ntiav</w:t>
            </w:r>
            <w:del w:id="1225" w:author="Khamsaolee Xainhiaxang" w:date="2021-07-04T09:44:00Z">
              <w:r w:rsidRPr="00666454" w:rsidDel="000F0FD0">
                <w:rPr>
                  <w:sz w:val="21"/>
                  <w:szCs w:val="21"/>
                </w:rPr>
                <w:delText xml:space="preserve"> </w:delText>
              </w:r>
            </w:del>
            <w:r w:rsidRPr="00666454">
              <w:rPr>
                <w:sz w:val="21"/>
                <w:szCs w:val="21"/>
              </w:rPr>
              <w:t>/</w:t>
            </w:r>
            <w:del w:id="1226" w:author="Khamsaolee Xainhiaxang" w:date="2021-07-04T09:44:00Z">
              <w:r w:rsidRPr="00666454" w:rsidDel="000F0FD0">
                <w:rPr>
                  <w:sz w:val="21"/>
                  <w:szCs w:val="21"/>
                </w:rPr>
                <w:delText xml:space="preserve"> </w:delText>
              </w:r>
            </w:del>
            <w:r w:rsidRPr="00666454">
              <w:rPr>
                <w:sz w:val="21"/>
                <w:szCs w:val="21"/>
              </w:rPr>
              <w:t>ts</w:t>
            </w:r>
            <w:ins w:id="1227" w:author="Khamsaolee Xainhiaxang" w:date="2021-07-04T09:44:00Z">
              <w:r w:rsidR="000F0FD0">
                <w:rPr>
                  <w:sz w:val="21"/>
                  <w:szCs w:val="21"/>
                </w:rPr>
                <w:t>h</w:t>
              </w:r>
            </w:ins>
            <w:r w:rsidRPr="00666454">
              <w:rPr>
                <w:sz w:val="21"/>
                <w:szCs w:val="21"/>
              </w:rPr>
              <w:t>wj cov neeg ua hauj</w:t>
            </w:r>
            <w:r w:rsidR="006B4760" w:rsidRPr="00666454">
              <w:rPr>
                <w:sz w:val="21"/>
                <w:szCs w:val="21"/>
              </w:rPr>
              <w:t xml:space="preserve"> </w:t>
            </w:r>
            <w:r w:rsidRPr="00666454">
              <w:rPr>
                <w:sz w:val="21"/>
                <w:szCs w:val="21"/>
              </w:rPr>
              <w:t xml:space="preserve">lwm raws li cov </w:t>
            </w:r>
            <w:del w:id="1228" w:author="Khamsaolee Xainhiaxang" w:date="2021-07-04T09:45:00Z">
              <w:r w:rsidRPr="00666454" w:rsidDel="00257661">
                <w:rPr>
                  <w:sz w:val="21"/>
                  <w:szCs w:val="21"/>
                </w:rPr>
                <w:delText>neeg ua hauj</w:delText>
              </w:r>
              <w:r w:rsidR="006B4760" w:rsidRPr="00666454" w:rsidDel="00257661">
                <w:rPr>
                  <w:sz w:val="21"/>
                  <w:szCs w:val="21"/>
                </w:rPr>
                <w:delText xml:space="preserve"> </w:delText>
              </w:r>
              <w:r w:rsidRPr="00666454" w:rsidDel="00257661">
                <w:rPr>
                  <w:sz w:val="21"/>
                  <w:szCs w:val="21"/>
                </w:rPr>
                <w:delText xml:space="preserve">lwm </w:delText>
              </w:r>
            </w:del>
            <w:r w:rsidRPr="00666454">
              <w:rPr>
                <w:sz w:val="21"/>
                <w:szCs w:val="21"/>
              </w:rPr>
              <w:t>kev sib piv</w:t>
            </w:r>
            <w:ins w:id="1229" w:author="Khamsaolee Xainhiaxang" w:date="2021-07-04T09:45:00Z">
              <w:r w:rsidR="00257661">
                <w:rPr>
                  <w:sz w:val="21"/>
                  <w:szCs w:val="21"/>
                </w:rPr>
                <w:t xml:space="preserve"> (Staffing Ratio)</w:t>
              </w:r>
            </w:ins>
            <w:r w:rsidRPr="00666454">
              <w:rPr>
                <w:sz w:val="21"/>
                <w:szCs w:val="21"/>
              </w:rPr>
              <w:t>.</w:t>
            </w:r>
          </w:p>
          <w:p w14:paraId="228F8896" w14:textId="77777777" w:rsidR="00E43EF1" w:rsidRPr="00666454" w:rsidRDefault="00E43EF1">
            <w:pPr>
              <w:pStyle w:val="TableParagraph"/>
              <w:rPr>
                <w:b/>
                <w:sz w:val="21"/>
                <w:szCs w:val="21"/>
              </w:rPr>
            </w:pPr>
          </w:p>
          <w:p w14:paraId="77779511" w14:textId="175C6F7B" w:rsidR="00E43EF1" w:rsidRPr="00666454" w:rsidRDefault="000E40D2">
            <w:pPr>
              <w:pStyle w:val="TableParagraph"/>
              <w:spacing w:line="260" w:lineRule="exact"/>
              <w:ind w:left="57"/>
              <w:rPr>
                <w:sz w:val="21"/>
                <w:szCs w:val="21"/>
              </w:rPr>
            </w:pPr>
            <w:r w:rsidRPr="00666454">
              <w:rPr>
                <w:sz w:val="21"/>
                <w:szCs w:val="21"/>
              </w:rPr>
              <w:t>Txuas ntxiv rau cov nyiaj hli rau cov neeg ua hauj</w:t>
            </w:r>
            <w:r w:rsidR="00C056D5" w:rsidRPr="00666454">
              <w:rPr>
                <w:sz w:val="21"/>
                <w:szCs w:val="21"/>
              </w:rPr>
              <w:t xml:space="preserve"> </w:t>
            </w:r>
            <w:r w:rsidRPr="00666454">
              <w:rPr>
                <w:sz w:val="21"/>
                <w:szCs w:val="21"/>
              </w:rPr>
              <w:t>lwm ib txwm thiab cov txiaj ntsig, cov hauv qab no yog</w:t>
            </w:r>
          </w:p>
        </w:tc>
        <w:tc>
          <w:tcPr>
            <w:tcW w:w="2156" w:type="dxa"/>
          </w:tcPr>
          <w:p w14:paraId="419EB552" w14:textId="77777777" w:rsidR="00E43EF1" w:rsidRPr="00666454" w:rsidRDefault="000E40D2">
            <w:pPr>
              <w:pStyle w:val="TableParagraph"/>
              <w:spacing w:before="54"/>
              <w:ind w:left="141" w:right="132"/>
              <w:jc w:val="center"/>
              <w:rPr>
                <w:sz w:val="21"/>
                <w:szCs w:val="21"/>
              </w:rPr>
            </w:pPr>
            <w:r w:rsidRPr="00666454">
              <w:rPr>
                <w:sz w:val="21"/>
                <w:szCs w:val="21"/>
              </w:rPr>
              <w:t>$ 119,489,024.00</w:t>
            </w:r>
          </w:p>
        </w:tc>
        <w:tc>
          <w:tcPr>
            <w:tcW w:w="1619" w:type="dxa"/>
          </w:tcPr>
          <w:p w14:paraId="009EE648" w14:textId="77777777" w:rsidR="00E43EF1" w:rsidRPr="00666454" w:rsidRDefault="000E40D2">
            <w:pPr>
              <w:pStyle w:val="TableParagraph"/>
              <w:spacing w:before="54"/>
              <w:ind w:left="15" w:right="132"/>
              <w:jc w:val="center"/>
              <w:rPr>
                <w:sz w:val="21"/>
                <w:szCs w:val="21"/>
              </w:rPr>
            </w:pPr>
            <w:r w:rsidRPr="00666454">
              <w:rPr>
                <w:sz w:val="21"/>
                <w:szCs w:val="21"/>
              </w:rPr>
              <w:t>Tsis yog</w:t>
            </w:r>
          </w:p>
        </w:tc>
      </w:tr>
    </w:tbl>
    <w:p w14:paraId="548D05E1" w14:textId="77777777" w:rsidR="00E43EF1" w:rsidRDefault="00E43EF1">
      <w:pPr>
        <w:jc w:val="center"/>
        <w:sectPr w:rsidR="00E43EF1">
          <w:pgSz w:w="15840" w:h="12240" w:orient="landscape"/>
          <w:pgMar w:top="640" w:right="120" w:bottom="480" w:left="120" w:header="0" w:footer="284" w:gutter="0"/>
          <w:cols w:space="720"/>
        </w:sectPr>
      </w:pPr>
    </w:p>
    <w:tbl>
      <w:tblPr>
        <w:tblW w:w="0" w:type="auto"/>
        <w:tblInd w:w="25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1269"/>
        <w:gridCol w:w="2440"/>
        <w:gridCol w:w="7626"/>
        <w:gridCol w:w="2156"/>
        <w:gridCol w:w="1619"/>
      </w:tblGrid>
      <w:tr w:rsidR="00B54D69" w14:paraId="4BBFA7CE" w14:textId="77777777">
        <w:trPr>
          <w:trHeight w:val="333"/>
        </w:trPr>
        <w:tc>
          <w:tcPr>
            <w:tcW w:w="1269" w:type="dxa"/>
            <w:shd w:val="clear" w:color="auto" w:fill="DBE5F1"/>
          </w:tcPr>
          <w:p w14:paraId="41276AD2" w14:textId="6BD9FAE2" w:rsidR="00B54D69" w:rsidRDefault="00B54D69" w:rsidP="00B54D69">
            <w:pPr>
              <w:pStyle w:val="TableParagraph"/>
              <w:spacing w:before="54" w:line="260" w:lineRule="exact"/>
              <w:ind w:left="58"/>
              <w:rPr>
                <w:sz w:val="24"/>
              </w:rPr>
            </w:pPr>
            <w:r w:rsidRPr="00880CFE">
              <w:rPr>
                <w:sz w:val="20"/>
                <w:szCs w:val="20"/>
              </w:rPr>
              <w:lastRenderedPageBreak/>
              <w:t>Kev ua #</w:t>
            </w:r>
          </w:p>
        </w:tc>
        <w:tc>
          <w:tcPr>
            <w:tcW w:w="2440" w:type="dxa"/>
            <w:shd w:val="clear" w:color="auto" w:fill="DBE5F1"/>
          </w:tcPr>
          <w:p w14:paraId="2039CB37" w14:textId="105A82A4" w:rsidR="00B54D69" w:rsidRDefault="00B54D69" w:rsidP="00B54D69">
            <w:pPr>
              <w:pStyle w:val="TableParagraph"/>
              <w:spacing w:before="54" w:line="260" w:lineRule="exact"/>
              <w:ind w:left="58"/>
              <w:rPr>
                <w:sz w:val="24"/>
              </w:rPr>
            </w:pPr>
            <w:r w:rsidRPr="00880CFE">
              <w:rPr>
                <w:sz w:val="20"/>
                <w:szCs w:val="20"/>
              </w:rPr>
              <w:t>Ntsiab Lus</w:t>
            </w:r>
          </w:p>
        </w:tc>
        <w:tc>
          <w:tcPr>
            <w:tcW w:w="7626" w:type="dxa"/>
            <w:shd w:val="clear" w:color="auto" w:fill="DBE5F1"/>
          </w:tcPr>
          <w:p w14:paraId="6435B70C" w14:textId="26B7ED10" w:rsidR="00B54D69" w:rsidRDefault="00B54D69" w:rsidP="00B54D69">
            <w:pPr>
              <w:pStyle w:val="TableParagraph"/>
              <w:spacing w:before="54" w:line="260" w:lineRule="exact"/>
              <w:ind w:left="57"/>
              <w:rPr>
                <w:sz w:val="24"/>
              </w:rPr>
            </w:pPr>
            <w:r w:rsidRPr="00880CFE">
              <w:rPr>
                <w:sz w:val="20"/>
                <w:szCs w:val="20"/>
              </w:rPr>
              <w:t>Kev piav qhia</w:t>
            </w:r>
          </w:p>
        </w:tc>
        <w:tc>
          <w:tcPr>
            <w:tcW w:w="2156" w:type="dxa"/>
            <w:shd w:val="clear" w:color="auto" w:fill="DBE5F1"/>
          </w:tcPr>
          <w:p w14:paraId="7BBC3ECB" w14:textId="32F0B86F" w:rsidR="00B54D69" w:rsidRDefault="00B54D69" w:rsidP="00B54D69">
            <w:pPr>
              <w:pStyle w:val="TableParagraph"/>
              <w:spacing w:before="54" w:line="260" w:lineRule="exact"/>
              <w:ind w:left="142" w:right="132"/>
              <w:jc w:val="center"/>
              <w:rPr>
                <w:sz w:val="24"/>
              </w:rPr>
            </w:pPr>
            <w:r w:rsidRPr="00880CFE">
              <w:rPr>
                <w:sz w:val="20"/>
                <w:szCs w:val="20"/>
              </w:rPr>
              <w:t>Tag Nrho Cov Nyiaj</w:t>
            </w:r>
          </w:p>
        </w:tc>
        <w:tc>
          <w:tcPr>
            <w:tcW w:w="1619" w:type="dxa"/>
            <w:shd w:val="clear" w:color="auto" w:fill="DBE5F1"/>
          </w:tcPr>
          <w:p w14:paraId="7FC1E01D" w14:textId="4FF35001" w:rsidR="00B54D69" w:rsidRDefault="00B54D69" w:rsidP="00B54D69">
            <w:pPr>
              <w:pStyle w:val="TableParagraph"/>
              <w:spacing w:before="54" w:line="260" w:lineRule="exact"/>
              <w:ind w:left="33" w:right="24"/>
              <w:jc w:val="center"/>
              <w:rPr>
                <w:sz w:val="24"/>
              </w:rPr>
            </w:pPr>
            <w:r w:rsidRPr="00880CFE">
              <w:rPr>
                <w:sz w:val="20"/>
                <w:szCs w:val="20"/>
              </w:rPr>
              <w:t>Kev Koom Tes</w:t>
            </w:r>
          </w:p>
        </w:tc>
      </w:tr>
      <w:tr w:rsidR="00E43EF1" w14:paraId="484DD804" w14:textId="77777777">
        <w:trPr>
          <w:trHeight w:val="2817"/>
        </w:trPr>
        <w:tc>
          <w:tcPr>
            <w:tcW w:w="1269" w:type="dxa"/>
          </w:tcPr>
          <w:p w14:paraId="129559A3" w14:textId="77777777" w:rsidR="00E43EF1" w:rsidRPr="009119A4" w:rsidRDefault="00E43EF1">
            <w:pPr>
              <w:pStyle w:val="TableParagraph"/>
              <w:rPr>
                <w:rFonts w:ascii="Times New Roman"/>
              </w:rPr>
            </w:pPr>
          </w:p>
        </w:tc>
        <w:tc>
          <w:tcPr>
            <w:tcW w:w="2440" w:type="dxa"/>
          </w:tcPr>
          <w:p w14:paraId="069C86DA" w14:textId="77777777" w:rsidR="00E43EF1" w:rsidRPr="009119A4" w:rsidRDefault="00E43EF1">
            <w:pPr>
              <w:pStyle w:val="TableParagraph"/>
              <w:rPr>
                <w:rFonts w:ascii="Times New Roman"/>
              </w:rPr>
            </w:pPr>
          </w:p>
        </w:tc>
        <w:tc>
          <w:tcPr>
            <w:tcW w:w="7626" w:type="dxa"/>
          </w:tcPr>
          <w:p w14:paraId="3DEE1B5C" w14:textId="6540BAA5" w:rsidR="00E43EF1" w:rsidRPr="009119A4" w:rsidRDefault="000E40D2">
            <w:pPr>
              <w:pStyle w:val="TableParagraph"/>
              <w:spacing w:before="54"/>
              <w:ind w:left="57"/>
            </w:pPr>
            <w:r w:rsidRPr="009119A4">
              <w:t>cov nqi ntiav neeg ua hauj</w:t>
            </w:r>
            <w:r w:rsidR="006255CD" w:rsidRPr="009119A4">
              <w:t xml:space="preserve"> </w:t>
            </w:r>
            <w:r w:rsidRPr="009119A4">
              <w:t>lwm ntxiv:</w:t>
            </w:r>
          </w:p>
          <w:p w14:paraId="729C5ACE" w14:textId="77777777" w:rsidR="00E43EF1" w:rsidRPr="009119A4" w:rsidRDefault="00E43EF1">
            <w:pPr>
              <w:pStyle w:val="TableParagraph"/>
              <w:spacing w:before="11"/>
              <w:rPr>
                <w:b/>
              </w:rPr>
            </w:pPr>
          </w:p>
          <w:p w14:paraId="73548E7D" w14:textId="77777777" w:rsidR="00E43EF1" w:rsidRPr="009119A4" w:rsidRDefault="000E40D2">
            <w:pPr>
              <w:pStyle w:val="TableParagraph"/>
              <w:numPr>
                <w:ilvl w:val="0"/>
                <w:numId w:val="41"/>
              </w:numPr>
              <w:tabs>
                <w:tab w:val="left" w:pos="777"/>
                <w:tab w:val="left" w:pos="778"/>
              </w:tabs>
              <w:ind w:left="778" w:hanging="301"/>
            </w:pPr>
            <w:r w:rsidRPr="009119A4">
              <w:t>Cov Nyiaj Tshab: $ 2,620,315</w:t>
            </w:r>
          </w:p>
          <w:p w14:paraId="35A87225" w14:textId="77777777" w:rsidR="00377D8F" w:rsidRPr="009119A4" w:rsidRDefault="000E40D2" w:rsidP="00377D8F">
            <w:pPr>
              <w:pStyle w:val="TableParagraph"/>
              <w:numPr>
                <w:ilvl w:val="0"/>
                <w:numId w:val="41"/>
              </w:numPr>
              <w:tabs>
                <w:tab w:val="left" w:pos="777"/>
                <w:tab w:val="left" w:pos="778"/>
              </w:tabs>
              <w:ind w:left="778" w:hanging="301"/>
            </w:pPr>
            <w:r w:rsidRPr="009119A4">
              <w:t>Lub Sij Hawm Rau 6: $ 595,000</w:t>
            </w:r>
          </w:p>
          <w:p w14:paraId="33671A69" w14:textId="77777777" w:rsidR="00377D8F" w:rsidRPr="009119A4" w:rsidRDefault="000E40D2" w:rsidP="00377D8F">
            <w:pPr>
              <w:pStyle w:val="TableParagraph"/>
              <w:numPr>
                <w:ilvl w:val="0"/>
                <w:numId w:val="41"/>
              </w:numPr>
              <w:tabs>
                <w:tab w:val="left" w:pos="777"/>
                <w:tab w:val="left" w:pos="778"/>
              </w:tabs>
              <w:ind w:left="778" w:hanging="301"/>
            </w:pPr>
            <w:r w:rsidRPr="009119A4">
              <w:t xml:space="preserve">Hloov pauv: $ 2,763,402 </w:t>
            </w:r>
          </w:p>
          <w:p w14:paraId="13EEF3AD" w14:textId="77777777" w:rsidR="00377D8F" w:rsidRPr="009119A4" w:rsidRDefault="00377D8F" w:rsidP="00377D8F">
            <w:pPr>
              <w:pStyle w:val="TableParagraph"/>
              <w:tabs>
                <w:tab w:val="left" w:pos="777"/>
                <w:tab w:val="left" w:pos="778"/>
              </w:tabs>
            </w:pPr>
          </w:p>
          <w:p w14:paraId="156D9F64" w14:textId="7A484ABC" w:rsidR="00E43EF1" w:rsidRPr="009119A4" w:rsidRDefault="00857EA4" w:rsidP="00257661">
            <w:pPr>
              <w:pStyle w:val="TableParagraph"/>
              <w:tabs>
                <w:tab w:val="left" w:pos="777"/>
                <w:tab w:val="left" w:pos="778"/>
              </w:tabs>
            </w:pPr>
            <w:r w:rsidRPr="009119A4">
              <w:t xml:space="preserve"> </w:t>
            </w:r>
            <w:r w:rsidR="000E40D2" w:rsidRPr="009119A4">
              <w:t xml:space="preserve">LCFF </w:t>
            </w:r>
            <w:r w:rsidRPr="009119A4">
              <w:t xml:space="preserve">Txhua </w:t>
            </w:r>
            <w:del w:id="1230" w:author="Khamsaolee Xainhiaxang" w:date="2021-07-04T09:48:00Z">
              <w:r w:rsidRPr="009119A4" w:rsidDel="00257661">
                <w:delText xml:space="preserve">Tus </w:delText>
              </w:r>
            </w:del>
            <w:r w:rsidRPr="009119A4">
              <w:t>Q</w:t>
            </w:r>
            <w:ins w:id="1231" w:author="Khamsaolee Xainhiaxang" w:date="2021-07-04T09:48:00Z">
              <w:r w:rsidR="00257661">
                <w:t>hov Chaw</w:t>
              </w:r>
            </w:ins>
            <w:del w:id="1232" w:author="Khamsaolee Xainhiaxang" w:date="2021-07-04T09:48:00Z">
              <w:r w:rsidRPr="009119A4" w:rsidDel="00257661">
                <w:delText>auv</w:delText>
              </w:r>
            </w:del>
          </w:p>
        </w:tc>
        <w:tc>
          <w:tcPr>
            <w:tcW w:w="2156" w:type="dxa"/>
          </w:tcPr>
          <w:p w14:paraId="298883AA" w14:textId="77777777" w:rsidR="00E43EF1" w:rsidRPr="009119A4" w:rsidRDefault="00E43EF1">
            <w:pPr>
              <w:pStyle w:val="TableParagraph"/>
              <w:rPr>
                <w:rFonts w:ascii="Times New Roman"/>
              </w:rPr>
            </w:pPr>
          </w:p>
        </w:tc>
        <w:tc>
          <w:tcPr>
            <w:tcW w:w="1619" w:type="dxa"/>
          </w:tcPr>
          <w:p w14:paraId="752FDD68" w14:textId="77777777" w:rsidR="00E43EF1" w:rsidRPr="009119A4" w:rsidRDefault="00E43EF1">
            <w:pPr>
              <w:pStyle w:val="TableParagraph"/>
              <w:rPr>
                <w:rFonts w:ascii="Times New Roman"/>
              </w:rPr>
            </w:pPr>
          </w:p>
        </w:tc>
      </w:tr>
      <w:tr w:rsidR="00E43EF1" w14:paraId="123694C0" w14:textId="77777777">
        <w:trPr>
          <w:trHeight w:val="3921"/>
        </w:trPr>
        <w:tc>
          <w:tcPr>
            <w:tcW w:w="1269" w:type="dxa"/>
          </w:tcPr>
          <w:p w14:paraId="6D64E765" w14:textId="77777777" w:rsidR="00E43EF1" w:rsidRPr="009119A4" w:rsidRDefault="000E40D2">
            <w:pPr>
              <w:pStyle w:val="TableParagraph"/>
              <w:spacing w:before="54"/>
              <w:ind w:left="480" w:right="471"/>
              <w:jc w:val="center"/>
              <w:rPr>
                <w:b/>
              </w:rPr>
            </w:pPr>
            <w:r w:rsidRPr="009119A4">
              <w:rPr>
                <w:b/>
              </w:rPr>
              <w:t>21</w:t>
            </w:r>
          </w:p>
        </w:tc>
        <w:tc>
          <w:tcPr>
            <w:tcW w:w="2440" w:type="dxa"/>
          </w:tcPr>
          <w:p w14:paraId="530DF4A4" w14:textId="77777777" w:rsidR="00E43EF1" w:rsidRPr="009119A4" w:rsidRDefault="000E40D2">
            <w:pPr>
              <w:pStyle w:val="TableParagraph"/>
              <w:spacing w:before="54"/>
              <w:ind w:left="58" w:right="430"/>
            </w:pPr>
            <w:r w:rsidRPr="009119A4">
              <w:t>Kev Kawm Tshwj Xeeb</w:t>
            </w:r>
          </w:p>
        </w:tc>
        <w:tc>
          <w:tcPr>
            <w:tcW w:w="7626" w:type="dxa"/>
          </w:tcPr>
          <w:p w14:paraId="596F2798" w14:textId="77777777" w:rsidR="00E43EF1" w:rsidRPr="009119A4" w:rsidRDefault="000E40D2">
            <w:pPr>
              <w:pStyle w:val="TableParagraph"/>
              <w:spacing w:before="54"/>
              <w:ind w:left="57"/>
            </w:pPr>
            <w:r w:rsidRPr="009119A4">
              <w:t>1.21</w:t>
            </w:r>
          </w:p>
          <w:p w14:paraId="184EE144" w14:textId="6D9C87FE" w:rsidR="00E43EF1" w:rsidRPr="009119A4" w:rsidRDefault="000E40D2" w:rsidP="009119A4">
            <w:pPr>
              <w:pStyle w:val="TableParagraph"/>
              <w:ind w:left="57" w:right="401"/>
            </w:pPr>
            <w:r w:rsidRPr="009119A4">
              <w:t xml:space="preserve">Muab kev pab qhia ntawv rau cov tub ntxhais kawm xiam oob khab nrog rau cov kev pab xws li kev txhawb tswv yim thiab kev pab </w:t>
            </w:r>
            <w:del w:id="1233" w:author="Khamsaolee Xainhiaxang" w:date="2021-07-11T09:37:00Z">
              <w:r w:rsidRPr="009119A4" w:rsidDel="00F8367E">
                <w:delText xml:space="preserve">cuam </w:delText>
              </w:r>
            </w:del>
            <w:r w:rsidRPr="009119A4">
              <w:t xml:space="preserve">tus cwj pwm kom ntseeg tias muaj ib puag ncig chaw kawm zoo tsim nyog rau txhua tus tub kawm ntawv qhov Kev </w:t>
            </w:r>
            <w:r w:rsidR="007008B8" w:rsidRPr="009119A4">
              <w:t xml:space="preserve">Npaj Kev </w:t>
            </w:r>
            <w:r w:rsidRPr="009119A4">
              <w:t>Kawm (</w:t>
            </w:r>
            <w:r w:rsidR="001403B7" w:rsidRPr="009119A4">
              <w:t>Individual Education Plan</w:t>
            </w:r>
            <w:ins w:id="1234" w:author="Khamsaolee Xainhiaxang" w:date="2021-07-04T09:51:00Z">
              <w:r w:rsidR="00257661">
                <w:t xml:space="preserve">; </w:t>
              </w:r>
            </w:ins>
            <w:r w:rsidRPr="009119A4">
              <w:t>IEP).</w:t>
            </w:r>
          </w:p>
          <w:p w14:paraId="2524A886" w14:textId="77777777" w:rsidR="00E43EF1" w:rsidRPr="009119A4" w:rsidRDefault="00E43EF1">
            <w:pPr>
              <w:pStyle w:val="TableParagraph"/>
              <w:rPr>
                <w:b/>
              </w:rPr>
            </w:pPr>
          </w:p>
          <w:p w14:paraId="0A61E6B6" w14:textId="695C2770" w:rsidR="00E43EF1" w:rsidRPr="009119A4" w:rsidRDefault="00257661">
            <w:pPr>
              <w:pStyle w:val="TableParagraph"/>
              <w:ind w:left="57" w:right="200"/>
            </w:pPr>
            <w:ins w:id="1235" w:author="Khamsaolee Xainhiaxang" w:date="2021-07-04T09:52:00Z">
              <w:r>
                <w:t xml:space="preserve">Chaw Loj </w:t>
              </w:r>
            </w:ins>
            <w:r w:rsidR="000E40D2" w:rsidRPr="009119A4">
              <w:t xml:space="preserve">LCFF </w:t>
            </w:r>
            <w:del w:id="1236" w:author="Khamsaolee Xainhiaxang" w:date="2021-07-04T09:52:00Z">
              <w:r w:rsidR="008201EC" w:rsidRPr="009119A4" w:rsidDel="00257661">
                <w:delText>Tus Qauv</w:delText>
              </w:r>
              <w:r w:rsidR="000E40D2" w:rsidRPr="009119A4" w:rsidDel="00257661">
                <w:delText xml:space="preserve"> </w:delText>
              </w:r>
            </w:del>
            <w:r w:rsidR="000E40D2" w:rsidRPr="009119A4">
              <w:t xml:space="preserve">= $ 31,918,048, </w:t>
            </w:r>
            <w:del w:id="1237" w:author="Khamsaolee Xainhiaxang" w:date="2021-07-04T09:52:00Z">
              <w:r w:rsidR="000E40D2" w:rsidRPr="009119A4" w:rsidDel="00257661">
                <w:delText xml:space="preserve">Xeev </w:delText>
              </w:r>
            </w:del>
            <w:r w:rsidR="000E40D2" w:rsidRPr="009119A4">
              <w:t>Kev Kawm Tshwj Xeeb</w:t>
            </w:r>
            <w:ins w:id="1238" w:author="Khamsaolee Xainhiaxang" w:date="2021-07-04T09:52:00Z">
              <w:r>
                <w:t xml:space="preserve"> haum Xeev</w:t>
              </w:r>
            </w:ins>
            <w:r w:rsidR="000E40D2" w:rsidRPr="009119A4">
              <w:t xml:space="preserve"> = $ 21,780,385 &amp; Ts</w:t>
            </w:r>
            <w:r w:rsidR="008201EC" w:rsidRPr="009119A4">
              <w:t>o</w:t>
            </w:r>
            <w:r w:rsidR="000E40D2" w:rsidRPr="009119A4">
              <w:t xml:space="preserve">m Fwv Kev </w:t>
            </w:r>
            <w:del w:id="1239" w:author="Khamsaolee Xainhiaxang" w:date="2021-07-04T09:53:00Z">
              <w:r w:rsidR="000E40D2" w:rsidRPr="009119A4" w:rsidDel="00257661">
                <w:delText xml:space="preserve">Kawm </w:delText>
              </w:r>
            </w:del>
            <w:r w:rsidR="000E40D2" w:rsidRPr="009119A4">
              <w:t xml:space="preserve">Tshwj </w:t>
            </w:r>
            <w:r w:rsidR="008201EC" w:rsidRPr="009119A4">
              <w:t>Kev Kawm</w:t>
            </w:r>
            <w:r w:rsidR="000E40D2" w:rsidRPr="009119A4">
              <w:t>= $ 6,879,782</w:t>
            </w:r>
          </w:p>
          <w:p w14:paraId="68DC9946" w14:textId="77777777" w:rsidR="00E43EF1" w:rsidRPr="009119A4" w:rsidRDefault="00E43EF1">
            <w:pPr>
              <w:pStyle w:val="TableParagraph"/>
              <w:rPr>
                <w:b/>
              </w:rPr>
            </w:pPr>
          </w:p>
          <w:p w14:paraId="71F1055E" w14:textId="77777777" w:rsidR="00E43EF1" w:rsidRPr="009119A4" w:rsidRDefault="000E40D2">
            <w:pPr>
              <w:pStyle w:val="TableParagraph"/>
              <w:ind w:left="57"/>
            </w:pPr>
            <w:r w:rsidRPr="009119A4">
              <w:t>Tsis suav nrog kev thauj mus los (saib 3.2).</w:t>
            </w:r>
          </w:p>
        </w:tc>
        <w:tc>
          <w:tcPr>
            <w:tcW w:w="2156" w:type="dxa"/>
          </w:tcPr>
          <w:p w14:paraId="4667D96A" w14:textId="77777777" w:rsidR="00E43EF1" w:rsidRPr="009119A4" w:rsidRDefault="000E40D2">
            <w:pPr>
              <w:pStyle w:val="TableParagraph"/>
              <w:spacing w:before="54"/>
              <w:ind w:left="141" w:right="132"/>
              <w:jc w:val="center"/>
            </w:pPr>
            <w:r w:rsidRPr="009119A4">
              <w:t>$ 60,578,215.00</w:t>
            </w:r>
          </w:p>
        </w:tc>
        <w:tc>
          <w:tcPr>
            <w:tcW w:w="1619" w:type="dxa"/>
          </w:tcPr>
          <w:p w14:paraId="190C9180" w14:textId="77777777" w:rsidR="00E43EF1" w:rsidRPr="009119A4" w:rsidRDefault="000E40D2">
            <w:pPr>
              <w:pStyle w:val="TableParagraph"/>
              <w:spacing w:before="54"/>
              <w:ind w:left="15" w:right="132"/>
              <w:jc w:val="center"/>
            </w:pPr>
            <w:r w:rsidRPr="009119A4">
              <w:t>Tsis yog</w:t>
            </w:r>
          </w:p>
        </w:tc>
      </w:tr>
      <w:tr w:rsidR="00E43EF1" w14:paraId="4B01155A" w14:textId="77777777">
        <w:trPr>
          <w:trHeight w:val="3369"/>
        </w:trPr>
        <w:tc>
          <w:tcPr>
            <w:tcW w:w="1269" w:type="dxa"/>
          </w:tcPr>
          <w:p w14:paraId="52F53489" w14:textId="77777777" w:rsidR="00E43EF1" w:rsidRPr="009119A4" w:rsidRDefault="000E40D2">
            <w:pPr>
              <w:pStyle w:val="TableParagraph"/>
              <w:spacing w:before="54"/>
              <w:ind w:left="480" w:right="471"/>
              <w:jc w:val="center"/>
              <w:rPr>
                <w:b/>
              </w:rPr>
            </w:pPr>
            <w:r w:rsidRPr="009119A4">
              <w:rPr>
                <w:b/>
              </w:rPr>
              <w:t>22</w:t>
            </w:r>
          </w:p>
        </w:tc>
        <w:tc>
          <w:tcPr>
            <w:tcW w:w="2440" w:type="dxa"/>
          </w:tcPr>
          <w:p w14:paraId="23ED3ABF" w14:textId="00CA7BAA" w:rsidR="00E43EF1" w:rsidRPr="009119A4" w:rsidRDefault="000E40D2">
            <w:pPr>
              <w:pStyle w:val="TableParagraph"/>
              <w:spacing w:before="54"/>
              <w:ind w:left="58" w:right="70"/>
            </w:pPr>
            <w:r w:rsidRPr="009119A4">
              <w:t xml:space="preserve">Kev Pab Txhawb Kom Muaj Kev Tiv Thaiv </w:t>
            </w:r>
            <w:r w:rsidR="00461369" w:rsidRPr="009119A4">
              <w:t>Tus</w:t>
            </w:r>
            <w:r w:rsidRPr="009119A4">
              <w:t xml:space="preserve"> Cwj Pwm</w:t>
            </w:r>
          </w:p>
        </w:tc>
        <w:tc>
          <w:tcPr>
            <w:tcW w:w="7626" w:type="dxa"/>
          </w:tcPr>
          <w:p w14:paraId="5EF37618" w14:textId="77777777" w:rsidR="00E43EF1" w:rsidRPr="009119A4" w:rsidRDefault="000E40D2">
            <w:pPr>
              <w:pStyle w:val="TableParagraph"/>
              <w:spacing w:before="54"/>
              <w:ind w:left="57"/>
            </w:pPr>
            <w:r w:rsidRPr="009119A4">
              <w:t>1.22</w:t>
            </w:r>
          </w:p>
          <w:p w14:paraId="3D066636" w14:textId="7546BFFE" w:rsidR="00E43EF1" w:rsidRPr="009119A4" w:rsidRDefault="000E40D2" w:rsidP="009119A4">
            <w:pPr>
              <w:pStyle w:val="TableParagraph"/>
              <w:ind w:left="57" w:right="147"/>
            </w:pPr>
            <w:r w:rsidRPr="009119A4">
              <w:t xml:space="preserve">Pab Pawg Pab </w:t>
            </w:r>
            <w:del w:id="1240" w:author="Khamsaolee Xainhiaxang" w:date="2021-07-11T09:37:00Z">
              <w:r w:rsidRPr="009119A4" w:rsidDel="00F8367E">
                <w:delText xml:space="preserve">Cuam </w:delText>
              </w:r>
            </w:del>
            <w:r w:rsidRPr="009119A4">
              <w:t>Txhawb 3</w:t>
            </w:r>
            <w:r w:rsidR="00467B17" w:rsidRPr="009119A4">
              <w:t xml:space="preserve"> Qib ntawm</w:t>
            </w:r>
            <w:r w:rsidRPr="009119A4">
              <w:t xml:space="preserve"> cov tub ntxhais kawm siab ntsws</w:t>
            </w:r>
            <w:ins w:id="1241" w:author="Khamsaolee Xainhiaxang" w:date="2021-07-04T09:55:00Z">
              <w:r w:rsidR="00284E0F">
                <w:t xml:space="preserve"> kev xav</w:t>
              </w:r>
            </w:ins>
            <w:r w:rsidRPr="009119A4">
              <w:t xml:space="preserve"> </w:t>
            </w:r>
            <w:del w:id="1242" w:author="Khamsaolee Xainhiaxang" w:date="2021-07-04T09:56:00Z">
              <w:r w:rsidRPr="009119A4" w:rsidDel="00284E0F">
                <w:delText xml:space="preserve">suav </w:delText>
              </w:r>
            </w:del>
            <w:r w:rsidRPr="009119A4">
              <w:t xml:space="preserve">nrog </w:t>
            </w:r>
            <w:ins w:id="1243" w:author="Khamsaolee Xainhiaxang" w:date="2021-07-04T09:56:00Z">
              <w:r w:rsidR="00284E0F">
                <w:t xml:space="preserve">rau </w:t>
              </w:r>
            </w:ins>
            <w:r w:rsidRPr="009119A4">
              <w:t xml:space="preserve">Kev Kawm </w:t>
            </w:r>
            <w:del w:id="1244" w:author="Khamsaolee Xainhiaxang" w:date="2021-07-04T09:56:00Z">
              <w:r w:rsidRPr="009119A4" w:rsidDel="00284E0F">
                <w:delText xml:space="preserve">Ntawv </w:delText>
              </w:r>
            </w:del>
            <w:r w:rsidRPr="009119A4">
              <w:t>Tshwj Xeeb</w:t>
            </w:r>
            <w:ins w:id="1245" w:author="Khamsaolee Xainhiaxang" w:date="2021-07-04T09:56:00Z">
              <w:r w:rsidR="00284E0F">
                <w:t xml:space="preserve"> ntawm cov tub Ntxais Kawm</w:t>
              </w:r>
            </w:ins>
            <w:r w:rsidRPr="009119A4">
              <w:t xml:space="preserve">, nrog rau cov tub ntxhais </w:t>
            </w:r>
            <w:ins w:id="1246" w:author="Khamsaolee Xainhiaxang" w:date="2021-07-04T09:56:00Z">
              <w:r w:rsidR="00284E0F">
                <w:t xml:space="preserve">tsis tshuaj tuaj </w:t>
              </w:r>
            </w:ins>
            <w:r w:rsidRPr="009119A4">
              <w:t>kawm</w:t>
            </w:r>
            <w:del w:id="1247" w:author="Khamsaolee Xainhiaxang" w:date="2021-07-04T09:56:00Z">
              <w:r w:rsidRPr="009119A4" w:rsidDel="00284E0F">
                <w:delText xml:space="preserve"> tsis meej</w:delText>
              </w:r>
            </w:del>
            <w:r w:rsidRPr="009119A4">
              <w:t xml:space="preserve">. </w:t>
            </w:r>
            <w:del w:id="1248" w:author="Khamsaolee Xainhiaxang" w:date="2021-07-04T09:58:00Z">
              <w:r w:rsidRPr="009119A4" w:rsidDel="00284E0F">
                <w:delText>N</w:delText>
              </w:r>
            </w:del>
            <w:ins w:id="1249" w:author="Khamsaolee Xainhiaxang" w:date="2021-07-04T09:58:00Z">
              <w:r w:rsidR="00284E0F">
                <w:t>T</w:t>
              </w:r>
            </w:ins>
            <w:del w:id="1250" w:author="Khamsaolee Xainhiaxang" w:date="2021-07-04T09:58:00Z">
              <w:r w:rsidRPr="009119A4" w:rsidDel="00284E0F">
                <w:delText>t</w:delText>
              </w:r>
            </w:del>
            <w:r w:rsidRPr="009119A4">
              <w:t>x</w:t>
            </w:r>
            <w:ins w:id="1251" w:author="Khamsaolee Xainhiaxang" w:date="2021-07-04T09:58:00Z">
              <w:r w:rsidR="00284E0F">
                <w:t>hawm</w:t>
              </w:r>
            </w:ins>
            <w:del w:id="1252" w:author="Khamsaolee Xainhiaxang" w:date="2021-07-04T09:58:00Z">
              <w:r w:rsidRPr="009119A4" w:rsidDel="00284E0F">
                <w:delText>iv</w:delText>
              </w:r>
            </w:del>
            <w:r w:rsidRPr="009119A4">
              <w:t xml:space="preserve"> rau kev pab</w:t>
            </w:r>
            <w:r w:rsidR="00467B17" w:rsidRPr="009119A4">
              <w:t xml:space="preserve"> </w:t>
            </w:r>
            <w:del w:id="1253" w:author="Khamsaolee Xainhiaxang" w:date="2021-07-11T09:38:00Z">
              <w:r w:rsidRPr="009119A4" w:rsidDel="00F8367E">
                <w:delText xml:space="preserve">cuam </w:delText>
              </w:r>
            </w:del>
            <w:r w:rsidRPr="009119A4">
              <w:t>ncaj qha rau cov tub ntxhais kawm, pab pawg no mua</w:t>
            </w:r>
            <w:ins w:id="1254" w:author="Khamsaolee Xainhiaxang" w:date="2021-07-04T09:58:00Z">
              <w:r w:rsidR="00284E0F">
                <w:t>b</w:t>
              </w:r>
            </w:ins>
            <w:del w:id="1255" w:author="Khamsaolee Xainhiaxang" w:date="2021-07-04T09:58:00Z">
              <w:r w:rsidRPr="009119A4" w:rsidDel="00284E0F">
                <w:delText>j</w:delText>
              </w:r>
            </w:del>
            <w:r w:rsidRPr="009119A4">
              <w:t xml:space="preserve"> kev s</w:t>
            </w:r>
            <w:ins w:id="1256" w:author="Khamsaolee Xainhiaxang" w:date="2021-07-04T09:59:00Z">
              <w:r w:rsidR="00284E0F">
                <w:t>a</w:t>
              </w:r>
            </w:ins>
            <w:del w:id="1257" w:author="Khamsaolee Xainhiaxang" w:date="2021-07-04T09:59:00Z">
              <w:r w:rsidRPr="009119A4" w:rsidDel="00284E0F">
                <w:delText>i</w:delText>
              </w:r>
            </w:del>
            <w:r w:rsidRPr="009119A4">
              <w:t xml:space="preserve">b </w:t>
            </w:r>
            <w:ins w:id="1258" w:author="Khamsaolee Xainhiaxang" w:date="2021-07-04T09:59:00Z">
              <w:r w:rsidR="00284E0F">
                <w:t xml:space="preserve">laj </w:t>
              </w:r>
            </w:ins>
            <w:del w:id="1259" w:author="Khamsaolee Xainhiaxang" w:date="2021-07-04T09:59:00Z">
              <w:r w:rsidRPr="009119A4" w:rsidDel="00284E0F">
                <w:delText>tham nrog</w:delText>
              </w:r>
            </w:del>
            <w:ins w:id="1260" w:author="Khamsaolee Xainhiaxang" w:date="2021-07-04T09:59:00Z">
              <w:r w:rsidR="00284E0F">
                <w:t>rau</w:t>
              </w:r>
            </w:ins>
            <w:r w:rsidRPr="009119A4">
              <w:t xml:space="preserve"> cov neeg ua hauj</w:t>
            </w:r>
            <w:r w:rsidR="00467B17" w:rsidRPr="009119A4">
              <w:t xml:space="preserve"> </w:t>
            </w:r>
            <w:r w:rsidRPr="009119A4">
              <w:t>lwm thiab cov niam txiv, tsim kho, ua hauj</w:t>
            </w:r>
            <w:r w:rsidR="00467B17" w:rsidRPr="009119A4">
              <w:t xml:space="preserve"> </w:t>
            </w:r>
            <w:r w:rsidRPr="009119A4">
              <w:t>lwm thiab saib xyuas cov phiaj xwm kev coj tus kheej, thiab qhia cov neeg ua hauj</w:t>
            </w:r>
            <w:r w:rsidR="00467B17" w:rsidRPr="009119A4">
              <w:t xml:space="preserve"> </w:t>
            </w:r>
            <w:r w:rsidRPr="009119A4">
              <w:t xml:space="preserve">lwm thiab cov tub ntxhais kawm txog kev coj tus cwj pwm </w:t>
            </w:r>
            <w:r w:rsidR="00467B17" w:rsidRPr="009119A4">
              <w:t xml:space="preserve">kom </w:t>
            </w:r>
            <w:r w:rsidRPr="009119A4">
              <w:t xml:space="preserve">zoo. </w:t>
            </w:r>
            <w:del w:id="1261" w:author="Khamsaolee Xainhiaxang" w:date="2021-07-04T10:00:00Z">
              <w:r w:rsidRPr="009119A4" w:rsidDel="00284E0F">
                <w:delText>Pab no suav nrog</w:delText>
              </w:r>
            </w:del>
            <w:ins w:id="1262" w:author="Khamsaolee Xainhiaxang" w:date="2021-07-04T10:00:00Z">
              <w:r w:rsidR="00284E0F">
                <w:t>Muaj raws li</w:t>
              </w:r>
            </w:ins>
            <w:r w:rsidRPr="009119A4">
              <w:t>:</w:t>
            </w:r>
          </w:p>
          <w:p w14:paraId="398C0A3F" w14:textId="77777777" w:rsidR="00E43EF1" w:rsidRPr="009119A4" w:rsidRDefault="00E43EF1">
            <w:pPr>
              <w:pStyle w:val="TableParagraph"/>
              <w:rPr>
                <w:b/>
              </w:rPr>
            </w:pPr>
          </w:p>
          <w:p w14:paraId="4C71EA8D" w14:textId="3B900E51" w:rsidR="00E43EF1" w:rsidRPr="009119A4" w:rsidRDefault="000E40D2">
            <w:pPr>
              <w:pStyle w:val="TableParagraph"/>
              <w:numPr>
                <w:ilvl w:val="0"/>
                <w:numId w:val="40"/>
              </w:numPr>
              <w:tabs>
                <w:tab w:val="left" w:pos="777"/>
                <w:tab w:val="left" w:pos="778"/>
              </w:tabs>
              <w:spacing w:line="270" w:lineRule="atLeast"/>
              <w:ind w:left="837" w:right="291" w:hanging="360"/>
            </w:pPr>
            <w:r w:rsidRPr="009119A4">
              <w:t xml:space="preserve">Ob Tus Neeg Pab </w:t>
            </w:r>
            <w:del w:id="1263" w:author="Khamsaolee Xainhiaxang" w:date="2021-07-11T09:38:00Z">
              <w:r w:rsidRPr="009119A4" w:rsidDel="00F8367E">
                <w:delText xml:space="preserve">Cuam </w:delText>
              </w:r>
            </w:del>
            <w:r w:rsidR="00467B17" w:rsidRPr="009119A4">
              <w:t xml:space="preserve">Uas </w:t>
            </w:r>
            <w:r w:rsidRPr="009119A4">
              <w:t>Cuam Tshuam - muab kev saib xyuas los ntawm pab pawg, tshuaj xyuas cov tub ntxhais kawm, tsim, siv thiab saib xyuas cov phiaj xwm cwj pwm, muab kev sab laj rau cov neeg ua hauj</w:t>
            </w:r>
            <w:r w:rsidR="00467B17" w:rsidRPr="009119A4">
              <w:t xml:space="preserve"> </w:t>
            </w:r>
            <w:r w:rsidRPr="009119A4">
              <w:t>lwm thiab cov niam txiv, thiab</w:t>
            </w:r>
          </w:p>
        </w:tc>
        <w:tc>
          <w:tcPr>
            <w:tcW w:w="2156" w:type="dxa"/>
          </w:tcPr>
          <w:p w14:paraId="494010FE" w14:textId="77777777" w:rsidR="00E43EF1" w:rsidRPr="009119A4" w:rsidRDefault="000E40D2">
            <w:pPr>
              <w:pStyle w:val="TableParagraph"/>
              <w:spacing w:before="54"/>
              <w:ind w:left="141" w:right="132"/>
              <w:jc w:val="center"/>
            </w:pPr>
            <w:r w:rsidRPr="009119A4">
              <w:t>$ 707,150.00</w:t>
            </w:r>
          </w:p>
        </w:tc>
        <w:tc>
          <w:tcPr>
            <w:tcW w:w="1619" w:type="dxa"/>
          </w:tcPr>
          <w:p w14:paraId="39D8BE16" w14:textId="5CD5A1CA" w:rsidR="00E43EF1" w:rsidRPr="009119A4" w:rsidRDefault="000E40D2">
            <w:pPr>
              <w:pStyle w:val="TableParagraph"/>
              <w:spacing w:before="54"/>
              <w:ind w:left="33" w:right="52"/>
              <w:jc w:val="center"/>
            </w:pPr>
            <w:r w:rsidRPr="009119A4">
              <w:t xml:space="preserve">Yog </w:t>
            </w:r>
          </w:p>
        </w:tc>
      </w:tr>
    </w:tbl>
    <w:p w14:paraId="039D02DA" w14:textId="77777777" w:rsidR="00E43EF1" w:rsidRDefault="00E43EF1">
      <w:pPr>
        <w:jc w:val="center"/>
        <w:sectPr w:rsidR="00E43EF1">
          <w:pgSz w:w="15840" w:h="12240" w:orient="landscape"/>
          <w:pgMar w:top="640" w:right="120" w:bottom="480" w:left="120" w:header="0" w:footer="284" w:gutter="0"/>
          <w:cols w:space="720"/>
        </w:sectPr>
      </w:pPr>
    </w:p>
    <w:tbl>
      <w:tblPr>
        <w:tblW w:w="0" w:type="auto"/>
        <w:tblInd w:w="25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1269"/>
        <w:gridCol w:w="2440"/>
        <w:gridCol w:w="7626"/>
        <w:gridCol w:w="2156"/>
        <w:gridCol w:w="1619"/>
      </w:tblGrid>
      <w:tr w:rsidR="00E25642" w14:paraId="5CFA25B5" w14:textId="77777777">
        <w:trPr>
          <w:trHeight w:val="333"/>
        </w:trPr>
        <w:tc>
          <w:tcPr>
            <w:tcW w:w="1269" w:type="dxa"/>
            <w:shd w:val="clear" w:color="auto" w:fill="DBE5F1"/>
          </w:tcPr>
          <w:p w14:paraId="398320EA" w14:textId="552BB029" w:rsidR="00E25642" w:rsidRDefault="00E25642" w:rsidP="00E25642">
            <w:pPr>
              <w:pStyle w:val="TableParagraph"/>
              <w:spacing w:before="54" w:line="260" w:lineRule="exact"/>
              <w:ind w:left="58"/>
              <w:rPr>
                <w:sz w:val="24"/>
              </w:rPr>
            </w:pPr>
            <w:r w:rsidRPr="00880CFE">
              <w:rPr>
                <w:sz w:val="20"/>
                <w:szCs w:val="20"/>
              </w:rPr>
              <w:lastRenderedPageBreak/>
              <w:t>Kev ua #</w:t>
            </w:r>
          </w:p>
        </w:tc>
        <w:tc>
          <w:tcPr>
            <w:tcW w:w="2440" w:type="dxa"/>
            <w:shd w:val="clear" w:color="auto" w:fill="DBE5F1"/>
          </w:tcPr>
          <w:p w14:paraId="769281ED" w14:textId="31C44232" w:rsidR="00E25642" w:rsidRDefault="00E25642" w:rsidP="00E25642">
            <w:pPr>
              <w:pStyle w:val="TableParagraph"/>
              <w:spacing w:before="54" w:line="260" w:lineRule="exact"/>
              <w:ind w:left="58"/>
              <w:rPr>
                <w:sz w:val="24"/>
              </w:rPr>
            </w:pPr>
            <w:r w:rsidRPr="00880CFE">
              <w:rPr>
                <w:sz w:val="20"/>
                <w:szCs w:val="20"/>
              </w:rPr>
              <w:t>Ntsiab Lus</w:t>
            </w:r>
          </w:p>
        </w:tc>
        <w:tc>
          <w:tcPr>
            <w:tcW w:w="7626" w:type="dxa"/>
            <w:shd w:val="clear" w:color="auto" w:fill="DBE5F1"/>
          </w:tcPr>
          <w:p w14:paraId="6D8F67E4" w14:textId="2B334EF8" w:rsidR="00E25642" w:rsidRDefault="00E25642" w:rsidP="00E25642">
            <w:pPr>
              <w:pStyle w:val="TableParagraph"/>
              <w:spacing w:before="54" w:line="260" w:lineRule="exact"/>
              <w:ind w:left="57"/>
              <w:rPr>
                <w:sz w:val="24"/>
              </w:rPr>
            </w:pPr>
            <w:r w:rsidRPr="00880CFE">
              <w:rPr>
                <w:sz w:val="20"/>
                <w:szCs w:val="20"/>
              </w:rPr>
              <w:t>Kev piav qhia</w:t>
            </w:r>
          </w:p>
        </w:tc>
        <w:tc>
          <w:tcPr>
            <w:tcW w:w="2156" w:type="dxa"/>
            <w:shd w:val="clear" w:color="auto" w:fill="DBE5F1"/>
          </w:tcPr>
          <w:p w14:paraId="31918D57" w14:textId="651F4957" w:rsidR="00E25642" w:rsidRDefault="00E25642" w:rsidP="00E25642">
            <w:pPr>
              <w:pStyle w:val="TableParagraph"/>
              <w:spacing w:before="54" w:line="260" w:lineRule="exact"/>
              <w:ind w:left="142" w:right="132"/>
              <w:jc w:val="center"/>
              <w:rPr>
                <w:sz w:val="24"/>
              </w:rPr>
            </w:pPr>
            <w:r w:rsidRPr="00880CFE">
              <w:rPr>
                <w:sz w:val="20"/>
                <w:szCs w:val="20"/>
              </w:rPr>
              <w:t>Tag Nrho Cov Nyiaj</w:t>
            </w:r>
          </w:p>
        </w:tc>
        <w:tc>
          <w:tcPr>
            <w:tcW w:w="1619" w:type="dxa"/>
            <w:shd w:val="clear" w:color="auto" w:fill="DBE5F1"/>
          </w:tcPr>
          <w:p w14:paraId="37E811A8" w14:textId="45587949" w:rsidR="00E25642" w:rsidRDefault="00E25642" w:rsidP="00E25642">
            <w:pPr>
              <w:pStyle w:val="TableParagraph"/>
              <w:spacing w:before="54" w:line="260" w:lineRule="exact"/>
              <w:ind w:left="33" w:right="24"/>
              <w:jc w:val="center"/>
              <w:rPr>
                <w:sz w:val="24"/>
              </w:rPr>
            </w:pPr>
            <w:r w:rsidRPr="00880CFE">
              <w:rPr>
                <w:sz w:val="20"/>
                <w:szCs w:val="20"/>
              </w:rPr>
              <w:t>Kev Koom Tes</w:t>
            </w:r>
          </w:p>
        </w:tc>
      </w:tr>
      <w:tr w:rsidR="00E43EF1" w14:paraId="430447E2" w14:textId="77777777">
        <w:trPr>
          <w:trHeight w:val="4197"/>
        </w:trPr>
        <w:tc>
          <w:tcPr>
            <w:tcW w:w="1269" w:type="dxa"/>
          </w:tcPr>
          <w:p w14:paraId="03857C21" w14:textId="77777777" w:rsidR="00E43EF1" w:rsidRPr="005F51FD" w:rsidRDefault="00E43EF1">
            <w:pPr>
              <w:pStyle w:val="TableParagraph"/>
              <w:rPr>
                <w:rFonts w:ascii="Times New Roman"/>
              </w:rPr>
            </w:pPr>
          </w:p>
        </w:tc>
        <w:tc>
          <w:tcPr>
            <w:tcW w:w="2440" w:type="dxa"/>
          </w:tcPr>
          <w:p w14:paraId="32F7BCA1" w14:textId="77777777" w:rsidR="00E43EF1" w:rsidRPr="005F51FD" w:rsidRDefault="00E43EF1">
            <w:pPr>
              <w:pStyle w:val="TableParagraph"/>
              <w:rPr>
                <w:rFonts w:ascii="Times New Roman"/>
              </w:rPr>
            </w:pPr>
          </w:p>
        </w:tc>
        <w:tc>
          <w:tcPr>
            <w:tcW w:w="7626" w:type="dxa"/>
          </w:tcPr>
          <w:p w14:paraId="650C40A1" w14:textId="36B94EAF" w:rsidR="00E43EF1" w:rsidRPr="005F51FD" w:rsidRDefault="000E40D2">
            <w:pPr>
              <w:pStyle w:val="TableParagraph"/>
              <w:spacing w:before="54"/>
              <w:ind w:left="837" w:right="541"/>
            </w:pPr>
            <w:r w:rsidRPr="005F51FD">
              <w:t>cob qhia cov neeg ua hauj</w:t>
            </w:r>
            <w:r w:rsidR="00395BAE" w:rsidRPr="005F51FD">
              <w:t xml:space="preserve"> </w:t>
            </w:r>
            <w:r w:rsidRPr="005F51FD">
              <w:t>lwm thiab cov tub ntxhais kawm txog kev coj tus cwj pwm</w:t>
            </w:r>
            <w:r w:rsidR="00395BAE" w:rsidRPr="005F51FD">
              <w:t xml:space="preserve"> kom</w:t>
            </w:r>
            <w:r w:rsidRPr="005F51FD">
              <w:t xml:space="preserve"> zoo.</w:t>
            </w:r>
          </w:p>
          <w:p w14:paraId="22186005" w14:textId="5FE0B45B" w:rsidR="00E43EF1" w:rsidRPr="005F51FD" w:rsidRDefault="00B171CA" w:rsidP="005F51FD">
            <w:pPr>
              <w:pStyle w:val="TableParagraph"/>
              <w:numPr>
                <w:ilvl w:val="0"/>
                <w:numId w:val="39"/>
              </w:numPr>
              <w:tabs>
                <w:tab w:val="left" w:pos="777"/>
                <w:tab w:val="left" w:pos="778"/>
              </w:tabs>
              <w:ind w:left="837" w:right="1199" w:hanging="360"/>
            </w:pPr>
            <w:ins w:id="1264" w:author="Khamsaolee Xainhiaxang" w:date="2021-07-04T10:13:00Z">
              <w:r>
                <w:t xml:space="preserve">Kev Ntsuam Xyuas </w:t>
              </w:r>
            </w:ins>
            <w:r w:rsidR="000E40D2" w:rsidRPr="005F51FD">
              <w:t xml:space="preserve">Tus Cwj Pwm </w:t>
            </w:r>
            <w:del w:id="1265" w:author="Khamsaolee Xainhiaxang" w:date="2021-07-04T10:13:00Z">
              <w:r w:rsidR="000E40D2" w:rsidRPr="005F51FD" w:rsidDel="00B171CA">
                <w:delText xml:space="preserve">Kev Coj </w:delText>
              </w:r>
            </w:del>
            <w:r w:rsidR="000E40D2" w:rsidRPr="005F51FD">
              <w:t>- tshuaj xyuas cov tub ntxhais kawm, kev txhim kho, kev coj ua thiab saib xyuas cov phiaj xwm kev coj cwj pwm, muab kev sab laj rau cov neeg ua hauj</w:t>
            </w:r>
            <w:r w:rsidR="00395BAE" w:rsidRPr="005F51FD">
              <w:t xml:space="preserve"> </w:t>
            </w:r>
            <w:r w:rsidR="000E40D2" w:rsidRPr="005F51FD">
              <w:t>lwm thiab cov niam txiv, thiab cob qhia cov neeg ua hauj</w:t>
            </w:r>
            <w:r w:rsidR="00395BAE" w:rsidRPr="005F51FD">
              <w:t xml:space="preserve"> </w:t>
            </w:r>
            <w:r w:rsidR="000E40D2" w:rsidRPr="005F51FD">
              <w:t xml:space="preserve">lwm thiab cov tub ntxhais kawm txog kev coj tus cwj pwm </w:t>
            </w:r>
            <w:r w:rsidR="00395BAE" w:rsidRPr="005F51FD">
              <w:t xml:space="preserve">kom </w:t>
            </w:r>
            <w:r w:rsidR="000E40D2" w:rsidRPr="005F51FD">
              <w:t>zoo.</w:t>
            </w:r>
          </w:p>
          <w:p w14:paraId="1C285924" w14:textId="7D3F69AB" w:rsidR="00E43EF1" w:rsidRPr="005F51FD" w:rsidRDefault="000E40D2" w:rsidP="005F51FD">
            <w:pPr>
              <w:pStyle w:val="TableParagraph"/>
              <w:numPr>
                <w:ilvl w:val="0"/>
                <w:numId w:val="39"/>
              </w:numPr>
              <w:tabs>
                <w:tab w:val="left" w:pos="777"/>
                <w:tab w:val="left" w:pos="778"/>
              </w:tabs>
              <w:ind w:left="837" w:right="625" w:hanging="360"/>
            </w:pPr>
            <w:r w:rsidRPr="005F51FD">
              <w:t xml:space="preserve">Plaub Tus </w:t>
            </w:r>
            <w:ins w:id="1266" w:author="Khamsaolee Xainhiaxang" w:date="2021-07-04T10:14:00Z">
              <w:r w:rsidR="00B171CA">
                <w:t xml:space="preserve">Kws Tshaj li ntawm </w:t>
              </w:r>
            </w:ins>
            <w:ins w:id="1267" w:author="Khamsaolee Xainhiaxang" w:date="2021-07-04T10:15:00Z">
              <w:r w:rsidR="00B171CA">
                <w:t xml:space="preserve">kev cob </w:t>
              </w:r>
            </w:ins>
            <w:r w:rsidRPr="005F51FD">
              <w:t xml:space="preserve">Cwj Pwm </w:t>
            </w:r>
            <w:del w:id="1268" w:author="Khamsaolee Xainhiaxang" w:date="2021-07-04T10:15:00Z">
              <w:r w:rsidRPr="005F51FD" w:rsidDel="00B171CA">
                <w:delText xml:space="preserve">Kev Tiv Thaiv </w:delText>
              </w:r>
              <w:r w:rsidR="00DD6ABB" w:rsidRPr="005F51FD" w:rsidDel="00B171CA">
                <w:delText>Kev Coj</w:delText>
              </w:r>
              <w:r w:rsidRPr="005F51FD" w:rsidDel="00B171CA">
                <w:delText xml:space="preserve"> </w:delText>
              </w:r>
            </w:del>
            <w:r w:rsidRPr="005F51FD">
              <w:t>- siv thiab saib xyuas cov phiaj xwm kev coj cwj pwm, muab kev sab laj rau cov neeg ua hauj</w:t>
            </w:r>
            <w:r w:rsidR="00DD6ABB" w:rsidRPr="005F51FD">
              <w:t xml:space="preserve"> </w:t>
            </w:r>
            <w:r w:rsidRPr="005F51FD">
              <w:t>lwm thiab cov niam txiv, thiab cob qhia cov neeg ua hauj</w:t>
            </w:r>
            <w:r w:rsidR="00DD6ABB" w:rsidRPr="005F51FD">
              <w:t xml:space="preserve"> </w:t>
            </w:r>
            <w:r w:rsidRPr="005F51FD">
              <w:t xml:space="preserve">lwm thiab cov tub ntxhais kawm txog kev coj tus cwj pwm </w:t>
            </w:r>
            <w:r w:rsidR="00DD6ABB" w:rsidRPr="005F51FD">
              <w:t xml:space="preserve">kom </w:t>
            </w:r>
            <w:r w:rsidRPr="005F51FD">
              <w:t>zoo.</w:t>
            </w:r>
          </w:p>
          <w:p w14:paraId="52F06BD4" w14:textId="77777777" w:rsidR="00E43EF1" w:rsidRPr="005F51FD" w:rsidRDefault="00E43EF1">
            <w:pPr>
              <w:pStyle w:val="TableParagraph"/>
              <w:rPr>
                <w:b/>
              </w:rPr>
            </w:pPr>
          </w:p>
          <w:p w14:paraId="6C65953B" w14:textId="77777777" w:rsidR="00E43EF1" w:rsidRPr="005F51FD" w:rsidRDefault="000E40D2">
            <w:pPr>
              <w:pStyle w:val="TableParagraph"/>
              <w:ind w:left="57"/>
            </w:pPr>
            <w:r w:rsidRPr="005F51FD">
              <w:t>Txhua S</w:t>
            </w:r>
            <w:del w:id="1269" w:author="Khamsaolee Xainhiaxang" w:date="2021-07-04T10:15:00Z">
              <w:r w:rsidRPr="005F51FD" w:rsidDel="00B171CA">
                <w:delText xml:space="preserve"> </w:delText>
              </w:r>
            </w:del>
            <w:r w:rsidRPr="005F51FD">
              <w:t>/</w:t>
            </w:r>
            <w:del w:id="1270" w:author="Khamsaolee Xainhiaxang" w:date="2021-07-04T10:15:00Z">
              <w:r w:rsidRPr="005F51FD" w:rsidDel="00B171CA">
                <w:delText xml:space="preserve"> </w:delText>
              </w:r>
            </w:del>
            <w:r w:rsidRPr="005F51FD">
              <w:t>C</w:t>
            </w:r>
          </w:p>
        </w:tc>
        <w:tc>
          <w:tcPr>
            <w:tcW w:w="2156" w:type="dxa"/>
          </w:tcPr>
          <w:p w14:paraId="101AE3E2" w14:textId="77777777" w:rsidR="00E43EF1" w:rsidRPr="005F51FD" w:rsidRDefault="00E43EF1">
            <w:pPr>
              <w:pStyle w:val="TableParagraph"/>
              <w:rPr>
                <w:rFonts w:ascii="Times New Roman"/>
              </w:rPr>
            </w:pPr>
          </w:p>
        </w:tc>
        <w:tc>
          <w:tcPr>
            <w:tcW w:w="1619" w:type="dxa"/>
          </w:tcPr>
          <w:p w14:paraId="72A51ADB" w14:textId="77777777" w:rsidR="00E43EF1" w:rsidRDefault="00E43EF1">
            <w:pPr>
              <w:pStyle w:val="TableParagraph"/>
              <w:rPr>
                <w:rFonts w:ascii="Times New Roman"/>
              </w:rPr>
            </w:pPr>
          </w:p>
        </w:tc>
      </w:tr>
      <w:tr w:rsidR="00E43EF1" w14:paraId="7B02ECA1" w14:textId="77777777">
        <w:trPr>
          <w:trHeight w:val="2541"/>
        </w:trPr>
        <w:tc>
          <w:tcPr>
            <w:tcW w:w="1269" w:type="dxa"/>
          </w:tcPr>
          <w:p w14:paraId="16467A8D" w14:textId="77777777" w:rsidR="00E43EF1" w:rsidRPr="0024741C" w:rsidRDefault="000E40D2">
            <w:pPr>
              <w:pStyle w:val="TableParagraph"/>
              <w:spacing w:before="54"/>
              <w:ind w:left="480" w:right="471"/>
              <w:jc w:val="center"/>
              <w:rPr>
                <w:b/>
              </w:rPr>
            </w:pPr>
            <w:r w:rsidRPr="0024741C">
              <w:rPr>
                <w:b/>
              </w:rPr>
              <w:t>23</w:t>
            </w:r>
          </w:p>
        </w:tc>
        <w:tc>
          <w:tcPr>
            <w:tcW w:w="2440" w:type="dxa"/>
          </w:tcPr>
          <w:p w14:paraId="28D837B5" w14:textId="750B557F" w:rsidR="00E43EF1" w:rsidRPr="0024741C" w:rsidRDefault="000E40D2">
            <w:pPr>
              <w:pStyle w:val="TableParagraph"/>
              <w:spacing w:before="54"/>
              <w:ind w:left="58" w:right="430"/>
            </w:pPr>
            <w:r w:rsidRPr="0024741C">
              <w:t xml:space="preserve">Cov </w:t>
            </w:r>
            <w:del w:id="1271" w:author="Khamsaolee Xainhiaxang" w:date="2021-07-04T10:17:00Z">
              <w:r w:rsidRPr="0024741C" w:rsidDel="00B171CA">
                <w:delText>saib xy</w:delText>
              </w:r>
            </w:del>
            <w:r w:rsidRPr="0024741C">
              <w:t>ua</w:t>
            </w:r>
            <w:del w:id="1272" w:author="Khamsaolee Xainhiaxang" w:date="2021-07-04T10:17:00Z">
              <w:r w:rsidRPr="0024741C" w:rsidDel="00B171CA">
                <w:delText>s</w:delText>
              </w:r>
            </w:del>
            <w:ins w:id="1273" w:author="Khamsaolee Xainhiaxang" w:date="2021-07-04T10:17:00Z">
              <w:r w:rsidR="00B171CA">
                <w:t xml:space="preserve"> hauj lwm txog</w:t>
              </w:r>
            </w:ins>
            <w:r w:rsidRPr="0024741C">
              <w:t xml:space="preserve"> kev kawm tshwj xeeb</w:t>
            </w:r>
          </w:p>
        </w:tc>
        <w:tc>
          <w:tcPr>
            <w:tcW w:w="7626" w:type="dxa"/>
          </w:tcPr>
          <w:p w14:paraId="09DDF559" w14:textId="77777777" w:rsidR="00E43EF1" w:rsidRPr="0024741C" w:rsidRDefault="000E40D2">
            <w:pPr>
              <w:pStyle w:val="TableParagraph"/>
              <w:spacing w:before="54"/>
              <w:ind w:left="57"/>
            </w:pPr>
            <w:r w:rsidRPr="0024741C">
              <w:t>1.23</w:t>
            </w:r>
          </w:p>
          <w:p w14:paraId="2319FB99" w14:textId="7FC51C7D" w:rsidR="00E43EF1" w:rsidRPr="0024741C" w:rsidRDefault="000E40D2" w:rsidP="00264DDF">
            <w:pPr>
              <w:pStyle w:val="TableParagraph"/>
              <w:ind w:left="57" w:right="148"/>
              <w:jc w:val="both"/>
            </w:pPr>
            <w:r w:rsidRPr="0024741C">
              <w:t>Nt</w:t>
            </w:r>
            <w:ins w:id="1274" w:author="Khamsaolee Xainhiaxang" w:date="2021-07-04T10:19:00Z">
              <w:r w:rsidR="00B171CA">
                <w:t>a</w:t>
              </w:r>
            </w:ins>
            <w:r w:rsidRPr="0024741C">
              <w:t xml:space="preserve">u </w:t>
            </w:r>
            <w:ins w:id="1275" w:author="Khamsaolee Xainhiaxang" w:date="2021-07-04T10:19:00Z">
              <w:r w:rsidR="00B171CA">
                <w:t xml:space="preserve">feem </w:t>
              </w:r>
            </w:ins>
            <w:r w:rsidRPr="0024741C">
              <w:t xml:space="preserve">ntawm ob </w:t>
            </w:r>
            <w:ins w:id="1276" w:author="Khamsaolee Xainhiaxang" w:date="2021-07-04T10:19:00Z">
              <w:r w:rsidR="00B171CA">
                <w:t xml:space="preserve">tug </w:t>
              </w:r>
            </w:ins>
            <w:ins w:id="1277" w:author="Khamsaolee Xainhiaxang" w:date="2021-07-04T10:20:00Z">
              <w:r w:rsidR="00B171CA">
                <w:t>neeg ua hauj lwm txog</w:t>
              </w:r>
              <w:r w:rsidR="00B171CA" w:rsidRPr="0024741C">
                <w:t xml:space="preserve"> kev kawm tshwj xeeb </w:t>
              </w:r>
            </w:ins>
            <w:del w:id="1278" w:author="Khamsaolee Xainhiaxang" w:date="2021-07-04T10:20:00Z">
              <w:r w:rsidRPr="0024741C" w:rsidDel="00B171CA">
                <w:delText>lub sij</w:delText>
              </w:r>
              <w:r w:rsidR="00EF7F22" w:rsidRPr="0024741C" w:rsidDel="00B171CA">
                <w:delText xml:space="preserve"> </w:delText>
              </w:r>
              <w:r w:rsidRPr="0024741C" w:rsidDel="00B171CA">
                <w:delText xml:space="preserve">hawm tshwj xeeb Kev </w:delText>
              </w:r>
            </w:del>
            <w:ins w:id="1279" w:author="Khamsaolee Xainhiaxang" w:date="2021-07-04T10:21:00Z">
              <w:r w:rsidR="00B171CA">
                <w:t>p</w:t>
              </w:r>
            </w:ins>
            <w:del w:id="1280" w:author="Khamsaolee Xainhiaxang" w:date="2021-07-04T10:21:00Z">
              <w:r w:rsidRPr="0024741C" w:rsidDel="00B171CA">
                <w:delText>P</w:delText>
              </w:r>
            </w:del>
            <w:r w:rsidRPr="0024741C">
              <w:t>ab</w:t>
            </w:r>
            <w:r w:rsidR="00EF7F22" w:rsidRPr="0024741C">
              <w:t xml:space="preserve"> </w:t>
            </w:r>
            <w:del w:id="1281" w:author="Khamsaolee Xainhiaxang" w:date="2021-07-11T09:38:00Z">
              <w:r w:rsidRPr="0024741C" w:rsidDel="00F8367E">
                <w:delText xml:space="preserve">cuam </w:delText>
              </w:r>
            </w:del>
            <w:del w:id="1282" w:author="Khamsaolee Xainhiaxang" w:date="2021-07-04T10:21:00Z">
              <w:r w:rsidRPr="0024741C" w:rsidDel="00B171CA">
                <w:delText xml:space="preserve">Kev Kawm Ntawv Tshwj Xeeb pab </w:delText>
              </w:r>
            </w:del>
            <w:r w:rsidRPr="0024741C">
              <w:t xml:space="preserve">nrog </w:t>
            </w:r>
            <w:r w:rsidR="00131E90" w:rsidRPr="0024741C">
              <w:t xml:space="preserve">Tsev Kawm Ntawm Me Nyuam Yaus </w:t>
            </w:r>
            <w:r w:rsidRPr="0024741C">
              <w:t xml:space="preserve">Vineland thiab </w:t>
            </w:r>
            <w:ins w:id="1283" w:author="Khamsaolee Xainhiaxang" w:date="2021-07-04T10:22:00Z">
              <w:r w:rsidR="00B171CA" w:rsidRPr="0024741C">
                <w:t xml:space="preserve">Tsev Kawm Ntawv </w:t>
              </w:r>
            </w:ins>
            <w:r w:rsidRPr="0024741C">
              <w:t xml:space="preserve">Miles P. </w:t>
            </w:r>
            <w:del w:id="1284" w:author="Khamsaolee Xainhiaxang" w:date="2021-07-04T10:22:00Z">
              <w:r w:rsidRPr="0024741C" w:rsidDel="00B171CA">
                <w:delText>Tsev Kawm Ntawv</w:delText>
              </w:r>
              <w:r w:rsidR="00131E90" w:rsidRPr="0024741C" w:rsidDel="00B171CA">
                <w:delText xml:space="preserve"> </w:delText>
              </w:r>
            </w:del>
            <w:r w:rsidR="00131E90" w:rsidRPr="0024741C">
              <w:t>Richmond</w:t>
            </w:r>
            <w:r w:rsidRPr="0024741C">
              <w:t xml:space="preserve"> uas muaj qhov feem pua ​​ntawm cov tub ntxhais kawm tsis </w:t>
            </w:r>
            <w:del w:id="1285" w:author="Khamsaolee Xainhiaxang" w:date="2021-07-04T10:22:00Z">
              <w:r w:rsidRPr="0024741C" w:rsidDel="00B171CA">
                <w:delText>meej</w:delText>
              </w:r>
              <w:r w:rsidR="00131E90" w:rsidRPr="0024741C" w:rsidDel="00B171CA">
                <w:delText xml:space="preserve"> pem</w:delText>
              </w:r>
            </w:del>
            <w:ins w:id="1286" w:author="Khamsaolee Xainhiaxang" w:date="2021-07-04T10:22:00Z">
              <w:r w:rsidR="00B171CA">
                <w:t>tsis tsuaj tuaj kawm ntawv</w:t>
              </w:r>
            </w:ins>
            <w:r w:rsidRPr="0024741C">
              <w:t>.</w:t>
            </w:r>
          </w:p>
          <w:p w14:paraId="36D5F320" w14:textId="77777777" w:rsidR="00E43EF1" w:rsidRPr="0024741C" w:rsidRDefault="00E43EF1">
            <w:pPr>
              <w:pStyle w:val="TableParagraph"/>
              <w:rPr>
                <w:b/>
              </w:rPr>
            </w:pPr>
          </w:p>
          <w:p w14:paraId="48DCE499" w14:textId="3833FCBF" w:rsidR="00E43EF1" w:rsidRPr="0024741C" w:rsidRDefault="000E40D2">
            <w:pPr>
              <w:pStyle w:val="TableParagraph"/>
              <w:ind w:left="57"/>
            </w:pPr>
            <w:r w:rsidRPr="0024741C">
              <w:t>Txhua S</w:t>
            </w:r>
            <w:del w:id="1287" w:author="Khamsaolee Xainhiaxang" w:date="2021-07-04T10:23:00Z">
              <w:r w:rsidRPr="0024741C" w:rsidDel="00B171CA">
                <w:delText xml:space="preserve"> </w:delText>
              </w:r>
            </w:del>
            <w:r w:rsidRPr="0024741C">
              <w:t>/</w:t>
            </w:r>
            <w:del w:id="1288" w:author="Khamsaolee Xainhiaxang" w:date="2021-07-04T10:22:00Z">
              <w:r w:rsidRPr="0024741C" w:rsidDel="00B171CA">
                <w:delText xml:space="preserve"> </w:delText>
              </w:r>
            </w:del>
            <w:r w:rsidRPr="0024741C">
              <w:t>C</w:t>
            </w:r>
          </w:p>
        </w:tc>
        <w:tc>
          <w:tcPr>
            <w:tcW w:w="2156" w:type="dxa"/>
          </w:tcPr>
          <w:p w14:paraId="5D3A907B" w14:textId="77777777" w:rsidR="00E43EF1" w:rsidRPr="0024741C" w:rsidRDefault="000E40D2">
            <w:pPr>
              <w:pStyle w:val="TableParagraph"/>
              <w:spacing w:before="54"/>
              <w:ind w:left="141" w:right="132"/>
              <w:jc w:val="center"/>
            </w:pPr>
            <w:r w:rsidRPr="0024741C">
              <w:t>$ 98,874.00</w:t>
            </w:r>
          </w:p>
        </w:tc>
        <w:tc>
          <w:tcPr>
            <w:tcW w:w="1619" w:type="dxa"/>
          </w:tcPr>
          <w:p w14:paraId="2AC5A2CA" w14:textId="58133A69" w:rsidR="00E43EF1" w:rsidRPr="0024741C" w:rsidRDefault="000E40D2">
            <w:pPr>
              <w:pStyle w:val="TableParagraph"/>
              <w:spacing w:before="54"/>
              <w:ind w:left="33" w:right="52"/>
              <w:jc w:val="center"/>
            </w:pPr>
            <w:r w:rsidRPr="0024741C">
              <w:t xml:space="preserve">Yog </w:t>
            </w:r>
          </w:p>
        </w:tc>
      </w:tr>
      <w:tr w:rsidR="00E43EF1" w14:paraId="6840DEDA" w14:textId="77777777">
        <w:trPr>
          <w:trHeight w:val="3645"/>
        </w:trPr>
        <w:tc>
          <w:tcPr>
            <w:tcW w:w="1269" w:type="dxa"/>
          </w:tcPr>
          <w:p w14:paraId="3A3CE71B" w14:textId="77777777" w:rsidR="00E43EF1" w:rsidRPr="0024741C" w:rsidRDefault="000E40D2">
            <w:pPr>
              <w:pStyle w:val="TableParagraph"/>
              <w:spacing w:before="54"/>
              <w:ind w:left="480" w:right="471"/>
              <w:jc w:val="center"/>
              <w:rPr>
                <w:b/>
              </w:rPr>
            </w:pPr>
            <w:r w:rsidRPr="0024741C">
              <w:rPr>
                <w:b/>
              </w:rPr>
              <w:t>24</w:t>
            </w:r>
          </w:p>
        </w:tc>
        <w:tc>
          <w:tcPr>
            <w:tcW w:w="2440" w:type="dxa"/>
          </w:tcPr>
          <w:p w14:paraId="4D7AD225" w14:textId="77777777" w:rsidR="00E43EF1" w:rsidRPr="0024741C" w:rsidRDefault="000E40D2">
            <w:pPr>
              <w:pStyle w:val="TableParagraph"/>
              <w:spacing w:before="54"/>
              <w:ind w:left="58" w:right="244"/>
            </w:pPr>
            <w:r w:rsidRPr="0024741C">
              <w:t>Siv Txoj Kev Qhia Lus Askiv ELA</w:t>
            </w:r>
          </w:p>
        </w:tc>
        <w:tc>
          <w:tcPr>
            <w:tcW w:w="7626" w:type="dxa"/>
          </w:tcPr>
          <w:p w14:paraId="7BDCBF63" w14:textId="77777777" w:rsidR="00E43EF1" w:rsidRPr="0024741C" w:rsidRDefault="000E40D2">
            <w:pPr>
              <w:pStyle w:val="TableParagraph"/>
              <w:spacing w:before="54"/>
              <w:ind w:left="57"/>
            </w:pPr>
            <w:r w:rsidRPr="0024741C">
              <w:t>1.24</w:t>
            </w:r>
          </w:p>
          <w:p w14:paraId="5EA73306" w14:textId="3291B308" w:rsidR="00E43EF1" w:rsidRPr="0024741C" w:rsidRDefault="000E40D2" w:rsidP="00DC1762">
            <w:pPr>
              <w:pStyle w:val="TableParagraph"/>
              <w:ind w:left="57" w:right="67"/>
              <w:jc w:val="both"/>
            </w:pPr>
            <w:r w:rsidRPr="0024741C">
              <w:t xml:space="preserve">Cov Thawj Coj Kev Qhia Ntawv nrog rau ELA </w:t>
            </w:r>
            <w:r w:rsidR="009C5366" w:rsidRPr="0024741C">
              <w:t xml:space="preserve">9 </w:t>
            </w:r>
            <w:r w:rsidRPr="0024741C">
              <w:t xml:space="preserve">Zaj Lus Qhia Tus Qauv Qhia (ELA LDCs) thiab ELA </w:t>
            </w:r>
            <w:r w:rsidR="009C5366" w:rsidRPr="0024741C">
              <w:t xml:space="preserve">2 Tus </w:t>
            </w:r>
            <w:r w:rsidRPr="0024741C">
              <w:t xml:space="preserve">Cov Tsim Qauv Qhia, Cov </w:t>
            </w:r>
            <w:del w:id="1289" w:author="Khamsaolee Xainhiaxang" w:date="2021-07-04T10:24:00Z">
              <w:r w:rsidRPr="0024741C" w:rsidDel="00EA6B6B">
                <w:delText xml:space="preserve">chav </w:delText>
              </w:r>
            </w:del>
            <w:ins w:id="1290" w:author="Khamsaolee Xainhiaxang" w:date="2021-07-04T10:24:00Z">
              <w:r w:rsidR="00EA6B6B">
                <w:t>ntawv</w:t>
              </w:r>
              <w:r w:rsidR="00EA6B6B" w:rsidRPr="0024741C">
                <w:t xml:space="preserve"> </w:t>
              </w:r>
            </w:ins>
            <w:r w:rsidRPr="0024741C">
              <w:t>kawm</w:t>
            </w:r>
            <w:ins w:id="1291" w:author="Khamsaolee Xainhiaxang" w:date="2021-07-04T10:26:00Z">
              <w:r w:rsidR="00EA6B6B">
                <w:t xml:space="preserve"> thiab yam uas yuav kawm</w:t>
              </w:r>
            </w:ins>
            <w:r w:rsidRPr="0024741C">
              <w:t xml:space="preserve"> </w:t>
            </w:r>
            <w:del w:id="1292" w:author="Khamsaolee Xainhiaxang" w:date="2021-07-04T10:27:00Z">
              <w:r w:rsidRPr="0024741C" w:rsidDel="00EA6B6B">
                <w:delText xml:space="preserve">ntawm kev kawm </w:delText>
              </w:r>
            </w:del>
            <w:r w:rsidRPr="0024741C">
              <w:t>thiab kev ua ntu yuav raug coj los siv tsawg nyob rau xyoo kawm 21-22 nrog tas nrho cov hauv cheeb tsam thoob plaws. siv nyob rau xyoo 22-23.</w:t>
            </w:r>
          </w:p>
          <w:p w14:paraId="4F5D42F9" w14:textId="77777777" w:rsidR="00E43EF1" w:rsidRPr="0024741C" w:rsidRDefault="00E43EF1">
            <w:pPr>
              <w:pStyle w:val="TableParagraph"/>
              <w:rPr>
                <w:b/>
              </w:rPr>
            </w:pPr>
          </w:p>
          <w:p w14:paraId="47DF2379" w14:textId="064EA605" w:rsidR="00E43EF1" w:rsidRPr="0024741C" w:rsidRDefault="000E40D2">
            <w:pPr>
              <w:pStyle w:val="TableParagraph"/>
              <w:ind w:left="57" w:right="149"/>
            </w:pPr>
            <w:r w:rsidRPr="0024741C">
              <w:t>Kev Tsim Kho Kev Ua Hauj</w:t>
            </w:r>
            <w:r w:rsidR="00DC1762" w:rsidRPr="0024741C">
              <w:t xml:space="preserve"> </w:t>
            </w:r>
            <w:r w:rsidRPr="0024741C">
              <w:t>lwm (PD) rau ELA LDC</w:t>
            </w:r>
            <w:r w:rsidR="00DC1762" w:rsidRPr="0024741C">
              <w:t xml:space="preserve"> cov uas</w:t>
            </w:r>
            <w:r w:rsidRPr="0024741C">
              <w:t xml:space="preserve"> yuav raug muab ntxiv rau PD rau cov kws qhia ntawv hauv chav kawm uas tau siv cov lus qhia. Tus Thawj Coj Kev Qhia Ntawv yuav ua lub luag hauj</w:t>
            </w:r>
            <w:r w:rsidR="00DC1762" w:rsidRPr="0024741C">
              <w:t xml:space="preserve"> </w:t>
            </w:r>
            <w:r w:rsidRPr="0024741C">
              <w:t>lwm rau kev txhim kho ntawm kev ua qauv qhia, PD thiab tsim qauv thiab saib xyuas cov hauj</w:t>
            </w:r>
            <w:r w:rsidR="00DC1762" w:rsidRPr="0024741C">
              <w:t xml:space="preserve"> </w:t>
            </w:r>
            <w:r w:rsidRPr="0024741C">
              <w:t>lwm.</w:t>
            </w:r>
          </w:p>
        </w:tc>
        <w:tc>
          <w:tcPr>
            <w:tcW w:w="2156" w:type="dxa"/>
          </w:tcPr>
          <w:p w14:paraId="5660AAB4" w14:textId="77777777" w:rsidR="00E43EF1" w:rsidRPr="0024741C" w:rsidRDefault="000E40D2">
            <w:pPr>
              <w:pStyle w:val="TableParagraph"/>
              <w:spacing w:before="54"/>
              <w:ind w:left="141" w:right="132"/>
              <w:jc w:val="center"/>
            </w:pPr>
            <w:r w:rsidRPr="0024741C">
              <w:t>$ 1,480,531.00</w:t>
            </w:r>
          </w:p>
        </w:tc>
        <w:tc>
          <w:tcPr>
            <w:tcW w:w="1619" w:type="dxa"/>
          </w:tcPr>
          <w:p w14:paraId="55819BBF" w14:textId="77777777" w:rsidR="00E43EF1" w:rsidRPr="0024741C" w:rsidRDefault="000E40D2">
            <w:pPr>
              <w:pStyle w:val="TableParagraph"/>
              <w:spacing w:before="54"/>
              <w:ind w:left="33" w:right="52"/>
              <w:jc w:val="center"/>
            </w:pPr>
            <w:r w:rsidRPr="0024741C">
              <w:t>Yog lawm</w:t>
            </w:r>
          </w:p>
        </w:tc>
      </w:tr>
    </w:tbl>
    <w:p w14:paraId="1BB243B0" w14:textId="77777777" w:rsidR="00E43EF1" w:rsidRDefault="00E43EF1">
      <w:pPr>
        <w:jc w:val="center"/>
        <w:sectPr w:rsidR="00E43EF1">
          <w:pgSz w:w="15840" w:h="12240" w:orient="landscape"/>
          <w:pgMar w:top="640" w:right="120" w:bottom="480" w:left="120" w:header="0" w:footer="284" w:gutter="0"/>
          <w:cols w:space="720"/>
        </w:sectPr>
      </w:pPr>
    </w:p>
    <w:tbl>
      <w:tblPr>
        <w:tblW w:w="0" w:type="auto"/>
        <w:tblInd w:w="25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1269"/>
        <w:gridCol w:w="2440"/>
        <w:gridCol w:w="7626"/>
        <w:gridCol w:w="2156"/>
        <w:gridCol w:w="1619"/>
      </w:tblGrid>
      <w:tr w:rsidR="00106AF8" w14:paraId="58887EF1" w14:textId="77777777">
        <w:trPr>
          <w:trHeight w:val="333"/>
        </w:trPr>
        <w:tc>
          <w:tcPr>
            <w:tcW w:w="1269" w:type="dxa"/>
            <w:shd w:val="clear" w:color="auto" w:fill="DBE5F1"/>
          </w:tcPr>
          <w:p w14:paraId="20DB7F65" w14:textId="3083A351" w:rsidR="00106AF8" w:rsidRDefault="00106AF8" w:rsidP="00106AF8">
            <w:pPr>
              <w:pStyle w:val="TableParagraph"/>
              <w:spacing w:before="54" w:line="260" w:lineRule="exact"/>
              <w:ind w:left="58"/>
              <w:rPr>
                <w:sz w:val="24"/>
              </w:rPr>
            </w:pPr>
            <w:r w:rsidRPr="00880CFE">
              <w:rPr>
                <w:sz w:val="20"/>
                <w:szCs w:val="20"/>
              </w:rPr>
              <w:lastRenderedPageBreak/>
              <w:t>Kev ua #</w:t>
            </w:r>
          </w:p>
        </w:tc>
        <w:tc>
          <w:tcPr>
            <w:tcW w:w="2440" w:type="dxa"/>
            <w:shd w:val="clear" w:color="auto" w:fill="DBE5F1"/>
          </w:tcPr>
          <w:p w14:paraId="1FB311F9" w14:textId="07C1FC0D" w:rsidR="00106AF8" w:rsidRDefault="00106AF8" w:rsidP="00106AF8">
            <w:pPr>
              <w:pStyle w:val="TableParagraph"/>
              <w:spacing w:before="54" w:line="260" w:lineRule="exact"/>
              <w:ind w:left="58"/>
              <w:rPr>
                <w:sz w:val="24"/>
              </w:rPr>
            </w:pPr>
            <w:r w:rsidRPr="00880CFE">
              <w:rPr>
                <w:sz w:val="20"/>
                <w:szCs w:val="20"/>
              </w:rPr>
              <w:t>Ntsiab Lus</w:t>
            </w:r>
          </w:p>
        </w:tc>
        <w:tc>
          <w:tcPr>
            <w:tcW w:w="7626" w:type="dxa"/>
            <w:shd w:val="clear" w:color="auto" w:fill="DBE5F1"/>
          </w:tcPr>
          <w:p w14:paraId="33C52D7D" w14:textId="6BEA5CC7" w:rsidR="00106AF8" w:rsidRDefault="00106AF8" w:rsidP="00106AF8">
            <w:pPr>
              <w:pStyle w:val="TableParagraph"/>
              <w:spacing w:before="54" w:line="260" w:lineRule="exact"/>
              <w:ind w:left="57"/>
              <w:rPr>
                <w:sz w:val="24"/>
              </w:rPr>
            </w:pPr>
            <w:r w:rsidRPr="00880CFE">
              <w:rPr>
                <w:sz w:val="20"/>
                <w:szCs w:val="20"/>
              </w:rPr>
              <w:t>Kev piav qhia</w:t>
            </w:r>
          </w:p>
        </w:tc>
        <w:tc>
          <w:tcPr>
            <w:tcW w:w="2156" w:type="dxa"/>
            <w:shd w:val="clear" w:color="auto" w:fill="DBE5F1"/>
          </w:tcPr>
          <w:p w14:paraId="2E6ED872" w14:textId="3838D1C9" w:rsidR="00106AF8" w:rsidRDefault="00106AF8" w:rsidP="00106AF8">
            <w:pPr>
              <w:pStyle w:val="TableParagraph"/>
              <w:spacing w:before="54" w:line="260" w:lineRule="exact"/>
              <w:ind w:left="142" w:right="132"/>
              <w:jc w:val="center"/>
              <w:rPr>
                <w:sz w:val="24"/>
              </w:rPr>
            </w:pPr>
            <w:r w:rsidRPr="00880CFE">
              <w:rPr>
                <w:sz w:val="20"/>
                <w:szCs w:val="20"/>
              </w:rPr>
              <w:t>Tag Nrho Cov Nyiaj</w:t>
            </w:r>
          </w:p>
        </w:tc>
        <w:tc>
          <w:tcPr>
            <w:tcW w:w="1619" w:type="dxa"/>
            <w:shd w:val="clear" w:color="auto" w:fill="DBE5F1"/>
          </w:tcPr>
          <w:p w14:paraId="6D72648E" w14:textId="600D1FE5" w:rsidR="00106AF8" w:rsidRDefault="00106AF8" w:rsidP="00106AF8">
            <w:pPr>
              <w:pStyle w:val="TableParagraph"/>
              <w:spacing w:before="54" w:line="260" w:lineRule="exact"/>
              <w:ind w:left="33" w:right="24"/>
              <w:jc w:val="center"/>
              <w:rPr>
                <w:sz w:val="24"/>
              </w:rPr>
            </w:pPr>
            <w:r w:rsidRPr="00880CFE">
              <w:rPr>
                <w:sz w:val="20"/>
                <w:szCs w:val="20"/>
              </w:rPr>
              <w:t>Kev Koom Tes</w:t>
            </w:r>
          </w:p>
        </w:tc>
      </w:tr>
      <w:tr w:rsidR="00E43EF1" w14:paraId="6CBA6FA9" w14:textId="77777777">
        <w:trPr>
          <w:trHeight w:val="3369"/>
        </w:trPr>
        <w:tc>
          <w:tcPr>
            <w:tcW w:w="1269" w:type="dxa"/>
          </w:tcPr>
          <w:p w14:paraId="077AB800" w14:textId="77777777" w:rsidR="00E43EF1" w:rsidRPr="007D6DFE" w:rsidRDefault="00E43EF1">
            <w:pPr>
              <w:pStyle w:val="TableParagraph"/>
              <w:rPr>
                <w:rFonts w:ascii="Times New Roman"/>
              </w:rPr>
            </w:pPr>
          </w:p>
        </w:tc>
        <w:tc>
          <w:tcPr>
            <w:tcW w:w="2440" w:type="dxa"/>
          </w:tcPr>
          <w:p w14:paraId="09F18051" w14:textId="77777777" w:rsidR="00E43EF1" w:rsidRPr="007D6DFE" w:rsidRDefault="00E43EF1">
            <w:pPr>
              <w:pStyle w:val="TableParagraph"/>
              <w:rPr>
                <w:rFonts w:ascii="Times New Roman"/>
              </w:rPr>
            </w:pPr>
          </w:p>
        </w:tc>
        <w:tc>
          <w:tcPr>
            <w:tcW w:w="7626" w:type="dxa"/>
          </w:tcPr>
          <w:p w14:paraId="10D44C44" w14:textId="77777777" w:rsidR="00E43EF1" w:rsidRPr="007D6DFE" w:rsidRDefault="00E43EF1">
            <w:pPr>
              <w:pStyle w:val="TableParagraph"/>
              <w:spacing w:before="8"/>
              <w:rPr>
                <w:b/>
              </w:rPr>
            </w:pPr>
          </w:p>
          <w:p w14:paraId="7EFF96C4" w14:textId="7308C308" w:rsidR="00E43EF1" w:rsidRPr="007D6DFE" w:rsidRDefault="000E40D2" w:rsidP="00656200">
            <w:pPr>
              <w:pStyle w:val="TableParagraph"/>
              <w:ind w:left="57"/>
            </w:pPr>
            <w:r w:rsidRPr="007D6DFE">
              <w:t>ESSER II 2021/22; ESSER III 2022/23; thiab tom qab ntaw</w:t>
            </w:r>
            <w:r w:rsidR="00656200" w:rsidRPr="007D6DFE">
              <w:t>v</w:t>
            </w:r>
            <w:r w:rsidRPr="007D6DFE">
              <w:t xml:space="preserve"> S</w:t>
            </w:r>
            <w:del w:id="1293" w:author="Khamsaolee Xainhiaxang" w:date="2021-07-04T10:32:00Z">
              <w:r w:rsidRPr="007D6DFE" w:rsidDel="00EA6B6B">
                <w:delText xml:space="preserve"> </w:delText>
              </w:r>
            </w:del>
            <w:r w:rsidRPr="007D6DFE">
              <w:t>/</w:t>
            </w:r>
            <w:del w:id="1294" w:author="Khamsaolee Xainhiaxang" w:date="2021-07-04T10:32:00Z">
              <w:r w:rsidRPr="007D6DFE" w:rsidDel="00EA6B6B">
                <w:delText xml:space="preserve"> </w:delText>
              </w:r>
            </w:del>
            <w:r w:rsidRPr="007D6DFE">
              <w:t>C 2023/24 &amp;</w:t>
            </w:r>
            <w:r w:rsidR="00656200" w:rsidRPr="007D6DFE">
              <w:t xml:space="preserve"> </w:t>
            </w:r>
            <w:r w:rsidRPr="007D6DFE">
              <w:t>kev sib txuas lus = Tus qhia</w:t>
            </w:r>
          </w:p>
          <w:p w14:paraId="2E47E952" w14:textId="77777777" w:rsidR="00E43EF1" w:rsidRPr="007D6DFE" w:rsidRDefault="000E40D2">
            <w:pPr>
              <w:pStyle w:val="TableParagraph"/>
              <w:ind w:left="57"/>
            </w:pPr>
            <w:r w:rsidRPr="007D6DFE">
              <w:t>$ 1,035,000</w:t>
            </w:r>
          </w:p>
          <w:p w14:paraId="17CEBC0B" w14:textId="77777777" w:rsidR="00E43EF1" w:rsidRPr="007D6DFE" w:rsidRDefault="00E43EF1">
            <w:pPr>
              <w:pStyle w:val="TableParagraph"/>
              <w:rPr>
                <w:b/>
              </w:rPr>
            </w:pPr>
          </w:p>
          <w:p w14:paraId="7110AFE2" w14:textId="4B3394F5" w:rsidR="00E43EF1" w:rsidRPr="007D6DFE" w:rsidRDefault="000E40D2">
            <w:pPr>
              <w:pStyle w:val="TableParagraph"/>
              <w:ind w:left="57"/>
            </w:pPr>
            <w:r w:rsidRPr="007D6DFE">
              <w:t>S</w:t>
            </w:r>
            <w:del w:id="1295" w:author="Khamsaolee Xainhiaxang" w:date="2021-07-04T10:32:00Z">
              <w:r w:rsidRPr="007D6DFE" w:rsidDel="00EA6B6B">
                <w:delText xml:space="preserve"> </w:delText>
              </w:r>
            </w:del>
            <w:r w:rsidRPr="007D6DFE">
              <w:t>/</w:t>
            </w:r>
            <w:del w:id="1296" w:author="Khamsaolee Xainhiaxang" w:date="2021-07-04T10:32:00Z">
              <w:r w:rsidRPr="007D6DFE" w:rsidDel="00EA6B6B">
                <w:delText xml:space="preserve"> </w:delText>
              </w:r>
            </w:del>
            <w:r w:rsidRPr="007D6DFE">
              <w:t xml:space="preserve">C = Cov Kws Qhia Ntawv </w:t>
            </w:r>
            <w:del w:id="1297" w:author="Khamsaolee Xainhiaxang" w:date="2021-07-04T10:36:00Z">
              <w:r w:rsidRPr="007D6DFE" w:rsidDel="00F264F8">
                <w:delText>Tsim</w:delText>
              </w:r>
            </w:del>
            <w:ins w:id="1298" w:author="Khamsaolee Xainhiaxang" w:date="2021-07-04T10:36:00Z">
              <w:r w:rsidR="00F264F8">
                <w:t>Tawm Qauv</w:t>
              </w:r>
            </w:ins>
            <w:r w:rsidRPr="007D6DFE">
              <w:t>, Tus Thawj Coj thiab khoom siv.</w:t>
            </w:r>
          </w:p>
          <w:p w14:paraId="283872A8" w14:textId="77777777" w:rsidR="00E43EF1" w:rsidRPr="007D6DFE" w:rsidRDefault="000E40D2">
            <w:pPr>
              <w:pStyle w:val="TableParagraph"/>
              <w:ind w:left="57"/>
            </w:pPr>
            <w:r w:rsidRPr="007D6DFE">
              <w:t>$ 445,531</w:t>
            </w:r>
          </w:p>
        </w:tc>
        <w:tc>
          <w:tcPr>
            <w:tcW w:w="2156" w:type="dxa"/>
          </w:tcPr>
          <w:p w14:paraId="18934CC2" w14:textId="77777777" w:rsidR="00E43EF1" w:rsidRPr="007D6DFE" w:rsidRDefault="00E43EF1">
            <w:pPr>
              <w:pStyle w:val="TableParagraph"/>
              <w:rPr>
                <w:rFonts w:ascii="Times New Roman"/>
              </w:rPr>
            </w:pPr>
          </w:p>
        </w:tc>
        <w:tc>
          <w:tcPr>
            <w:tcW w:w="1619" w:type="dxa"/>
          </w:tcPr>
          <w:p w14:paraId="65F46B04" w14:textId="77777777" w:rsidR="00E43EF1" w:rsidRPr="007D6DFE" w:rsidRDefault="00E43EF1">
            <w:pPr>
              <w:pStyle w:val="TableParagraph"/>
              <w:rPr>
                <w:rFonts w:ascii="Times New Roman"/>
              </w:rPr>
            </w:pPr>
          </w:p>
        </w:tc>
      </w:tr>
      <w:tr w:rsidR="00E43EF1" w14:paraId="708BDCAF" w14:textId="77777777">
        <w:trPr>
          <w:trHeight w:val="3093"/>
        </w:trPr>
        <w:tc>
          <w:tcPr>
            <w:tcW w:w="1269" w:type="dxa"/>
          </w:tcPr>
          <w:p w14:paraId="475AA639" w14:textId="5B0A3763" w:rsidR="00E43EF1" w:rsidRPr="007D6DFE" w:rsidRDefault="000E40D2">
            <w:pPr>
              <w:pStyle w:val="TableParagraph"/>
              <w:spacing w:before="54"/>
              <w:ind w:left="480" w:right="471"/>
              <w:jc w:val="center"/>
              <w:rPr>
                <w:b/>
              </w:rPr>
            </w:pPr>
            <w:r w:rsidRPr="007D6DFE">
              <w:rPr>
                <w:b/>
              </w:rPr>
              <w:t>25</w:t>
            </w:r>
          </w:p>
        </w:tc>
        <w:tc>
          <w:tcPr>
            <w:tcW w:w="2440" w:type="dxa"/>
          </w:tcPr>
          <w:p w14:paraId="7BA7AE0C" w14:textId="01DE543C" w:rsidR="00E43EF1" w:rsidRPr="007D6DFE" w:rsidRDefault="00F264F8">
            <w:pPr>
              <w:pStyle w:val="TableParagraph"/>
              <w:spacing w:before="54"/>
              <w:ind w:left="58" w:right="190"/>
            </w:pPr>
            <w:ins w:id="1299" w:author="Khamsaolee Xainhiaxang" w:date="2021-07-04T10:37:00Z">
              <w:r w:rsidRPr="007D6DFE">
                <w:t xml:space="preserve">Cov Kws Tshwj Xeeb </w:t>
              </w:r>
            </w:ins>
            <w:r w:rsidR="000E40D2" w:rsidRPr="007D6DFE">
              <w:t>Kev Pab</w:t>
            </w:r>
            <w:r w:rsidR="001E445A" w:rsidRPr="007D6DFE">
              <w:t xml:space="preserve"> </w:t>
            </w:r>
            <w:ins w:id="1300" w:author="Khamsaolee Xainhiaxang" w:date="2021-07-11T09:38:00Z">
              <w:r w:rsidR="00F8367E">
                <w:t xml:space="preserve">pab </w:t>
              </w:r>
            </w:ins>
            <w:del w:id="1301" w:author="Khamsaolee Xainhiaxang" w:date="2021-07-11T09:38:00Z">
              <w:r w:rsidR="000E40D2" w:rsidRPr="007D6DFE" w:rsidDel="00F8367E">
                <w:delText xml:space="preserve">cuam </w:delText>
              </w:r>
            </w:del>
            <w:r w:rsidR="000E40D2" w:rsidRPr="007D6DFE">
              <w:t>Coj Tus Cwj Pwm</w:t>
            </w:r>
            <w:r w:rsidR="001E445A" w:rsidRPr="007D6DFE">
              <w:t xml:space="preserve"> Kom</w:t>
            </w:r>
            <w:r w:rsidR="000E40D2" w:rsidRPr="007D6DFE">
              <w:t xml:space="preserve"> Zoo (PBIS) </w:t>
            </w:r>
            <w:del w:id="1302" w:author="Khamsaolee Xainhiaxang" w:date="2021-07-04T10:37:00Z">
              <w:r w:rsidR="000E40D2" w:rsidRPr="007D6DFE" w:rsidDel="00F264F8">
                <w:delText>Cov Kws Tshwj Xeeb</w:delText>
              </w:r>
            </w:del>
          </w:p>
        </w:tc>
        <w:tc>
          <w:tcPr>
            <w:tcW w:w="7626" w:type="dxa"/>
          </w:tcPr>
          <w:p w14:paraId="6ACCFE4A" w14:textId="77777777" w:rsidR="00E43EF1" w:rsidRPr="007D6DFE" w:rsidRDefault="000E40D2">
            <w:pPr>
              <w:pStyle w:val="TableParagraph"/>
              <w:spacing w:before="54"/>
              <w:ind w:left="57"/>
            </w:pPr>
            <w:r w:rsidRPr="007D6DFE">
              <w:t>1.25</w:t>
            </w:r>
          </w:p>
          <w:p w14:paraId="55444781" w14:textId="0CF840B2" w:rsidR="00E43EF1" w:rsidRPr="007D6DFE" w:rsidRDefault="000E40D2" w:rsidP="007D6DFE">
            <w:pPr>
              <w:pStyle w:val="TableParagraph"/>
              <w:ind w:left="57" w:right="255"/>
              <w:jc w:val="both"/>
            </w:pPr>
            <w:r w:rsidRPr="007D6DFE">
              <w:t xml:space="preserve">Peb </w:t>
            </w:r>
            <w:ins w:id="1303" w:author="Khamsaolee Xainhiaxang" w:date="2021-07-04T10:37:00Z">
              <w:r w:rsidR="00F264F8">
                <w:t xml:space="preserve">tug </w:t>
              </w:r>
              <w:r w:rsidR="00F264F8" w:rsidRPr="007D6DFE">
                <w:t xml:space="preserve">Kws Tshaj Lij </w:t>
              </w:r>
            </w:ins>
            <w:ins w:id="1304" w:author="Khamsaolee Xainhiaxang" w:date="2021-07-04T10:38:00Z">
              <w:r w:rsidR="00F264F8">
                <w:t xml:space="preserve">ntawm </w:t>
              </w:r>
            </w:ins>
            <w:r w:rsidRPr="007D6DFE">
              <w:t>Txoj Kev Pab</w:t>
            </w:r>
            <w:r w:rsidR="001E445A" w:rsidRPr="007D6DFE">
              <w:t xml:space="preserve"> </w:t>
            </w:r>
            <w:del w:id="1305" w:author="Khamsaolee Xainhiaxang" w:date="2021-07-11T09:39:00Z">
              <w:r w:rsidRPr="007D6DFE" w:rsidDel="00F8367E">
                <w:delText xml:space="preserve">cuam </w:delText>
              </w:r>
            </w:del>
            <w:r w:rsidRPr="007D6DFE">
              <w:t xml:space="preserve">Cwj Pwm </w:t>
            </w:r>
            <w:r w:rsidR="001E445A" w:rsidRPr="007D6DFE">
              <w:t xml:space="preserve">Kom </w:t>
            </w:r>
            <w:r w:rsidRPr="007D6DFE">
              <w:t xml:space="preserve">Zoo (PBIS) </w:t>
            </w:r>
            <w:del w:id="1306" w:author="Khamsaolee Xainhiaxang" w:date="2021-07-04T10:38:00Z">
              <w:r w:rsidRPr="007D6DFE" w:rsidDel="00F264F8">
                <w:delText xml:space="preserve">Cov </w:delText>
              </w:r>
            </w:del>
            <w:del w:id="1307" w:author="Khamsaolee Xainhiaxang" w:date="2021-07-04T10:37:00Z">
              <w:r w:rsidRPr="007D6DFE" w:rsidDel="00F264F8">
                <w:delText xml:space="preserve">Kws Tshaj Lij </w:delText>
              </w:r>
            </w:del>
            <w:r w:rsidRPr="007D6DFE">
              <w:t>yuav ua hauj</w:t>
            </w:r>
            <w:r w:rsidR="001E445A" w:rsidRPr="007D6DFE">
              <w:t xml:space="preserve"> </w:t>
            </w:r>
            <w:r w:rsidRPr="007D6DFE">
              <w:t xml:space="preserve">lwm nrog cov chaw sib txuas lus ntawm tsev kawm ntawv los txhawb thoob plaws </w:t>
            </w:r>
            <w:del w:id="1308" w:author="Khamsaolee Xainhiaxang" w:date="2021-07-03T11:58:00Z">
              <w:r w:rsidRPr="007D6DFE" w:rsidDel="007E76FF">
                <w:delText>hauv paus tsev kawm ntawv</w:delText>
              </w:r>
            </w:del>
            <w:ins w:id="1309" w:author="Khamsaolee Xainhiaxang" w:date="2021-07-03T11:58:00Z">
              <w:r w:rsidR="007E76FF">
                <w:t>Tsev Kawm Haum Nroog</w:t>
              </w:r>
            </w:ins>
            <w:r w:rsidRPr="007D6DFE">
              <w:t xml:space="preserve"> kom ua tiav cov txheej txheem no nrog kev cob qhia, kev txhawb nqa, kev cob qhia, thiab kev sib koom tes.</w:t>
            </w:r>
          </w:p>
          <w:p w14:paraId="37780BFC" w14:textId="77777777" w:rsidR="00E43EF1" w:rsidRPr="007D6DFE" w:rsidRDefault="00E43EF1">
            <w:pPr>
              <w:pStyle w:val="TableParagraph"/>
              <w:rPr>
                <w:b/>
              </w:rPr>
            </w:pPr>
          </w:p>
          <w:p w14:paraId="1370A083" w14:textId="77777777" w:rsidR="00E43EF1" w:rsidRPr="007D6DFE" w:rsidRDefault="000E40D2">
            <w:pPr>
              <w:pStyle w:val="TableParagraph"/>
              <w:ind w:left="57"/>
            </w:pPr>
            <w:r w:rsidRPr="007D6DFE">
              <w:t>Txhua S</w:t>
            </w:r>
            <w:del w:id="1310" w:author="Khamsaolee Xainhiaxang" w:date="2021-07-04T10:36:00Z">
              <w:r w:rsidRPr="007D6DFE" w:rsidDel="00F264F8">
                <w:delText xml:space="preserve"> </w:delText>
              </w:r>
            </w:del>
            <w:r w:rsidRPr="007D6DFE">
              <w:t>/</w:t>
            </w:r>
            <w:del w:id="1311" w:author="Khamsaolee Xainhiaxang" w:date="2021-07-04T10:36:00Z">
              <w:r w:rsidRPr="007D6DFE" w:rsidDel="00F264F8">
                <w:delText xml:space="preserve"> </w:delText>
              </w:r>
            </w:del>
            <w:r w:rsidRPr="007D6DFE">
              <w:t>C</w:t>
            </w:r>
          </w:p>
        </w:tc>
        <w:tc>
          <w:tcPr>
            <w:tcW w:w="2156" w:type="dxa"/>
          </w:tcPr>
          <w:p w14:paraId="62CA6C86" w14:textId="77777777" w:rsidR="00E43EF1" w:rsidRPr="007D6DFE" w:rsidRDefault="000E40D2">
            <w:pPr>
              <w:pStyle w:val="TableParagraph"/>
              <w:spacing w:before="54"/>
              <w:ind w:left="141" w:right="132"/>
              <w:jc w:val="center"/>
            </w:pPr>
            <w:r w:rsidRPr="007D6DFE">
              <w:t>$ 567,701.00</w:t>
            </w:r>
          </w:p>
        </w:tc>
        <w:tc>
          <w:tcPr>
            <w:tcW w:w="1619" w:type="dxa"/>
          </w:tcPr>
          <w:p w14:paraId="0AB22D98" w14:textId="7531F665" w:rsidR="00E43EF1" w:rsidRPr="007D6DFE" w:rsidRDefault="000E40D2">
            <w:pPr>
              <w:pStyle w:val="TableParagraph"/>
              <w:spacing w:before="54"/>
              <w:ind w:left="33" w:right="52"/>
              <w:jc w:val="center"/>
            </w:pPr>
            <w:r w:rsidRPr="007D6DFE">
              <w:t xml:space="preserve">Yog </w:t>
            </w:r>
          </w:p>
        </w:tc>
      </w:tr>
      <w:tr w:rsidR="00E43EF1" w14:paraId="54833919" w14:textId="77777777">
        <w:trPr>
          <w:trHeight w:val="3921"/>
        </w:trPr>
        <w:tc>
          <w:tcPr>
            <w:tcW w:w="1269" w:type="dxa"/>
          </w:tcPr>
          <w:p w14:paraId="409E15D1" w14:textId="77777777" w:rsidR="00E43EF1" w:rsidRPr="007D6DFE" w:rsidRDefault="000E40D2">
            <w:pPr>
              <w:pStyle w:val="TableParagraph"/>
              <w:spacing w:before="54"/>
              <w:ind w:left="480" w:right="471"/>
              <w:jc w:val="center"/>
              <w:rPr>
                <w:b/>
              </w:rPr>
            </w:pPr>
            <w:r w:rsidRPr="007D6DFE">
              <w:rPr>
                <w:b/>
              </w:rPr>
              <w:t>26</w:t>
            </w:r>
          </w:p>
        </w:tc>
        <w:tc>
          <w:tcPr>
            <w:tcW w:w="2440" w:type="dxa"/>
          </w:tcPr>
          <w:p w14:paraId="0BB7D0AA" w14:textId="77777777" w:rsidR="00E43EF1" w:rsidRPr="007D6DFE" w:rsidRDefault="000E40D2">
            <w:pPr>
              <w:pStyle w:val="TableParagraph"/>
              <w:spacing w:before="54"/>
              <w:ind w:left="58" w:right="430"/>
            </w:pPr>
            <w:r w:rsidRPr="007D6DFE">
              <w:t>Lwm Thawj Xib Fwb Rau Kev Kawm Tshwj Xeeb</w:t>
            </w:r>
          </w:p>
        </w:tc>
        <w:tc>
          <w:tcPr>
            <w:tcW w:w="7626" w:type="dxa"/>
          </w:tcPr>
          <w:p w14:paraId="25CCC627" w14:textId="77777777" w:rsidR="00E43EF1" w:rsidRPr="007D6DFE" w:rsidRDefault="000E40D2">
            <w:pPr>
              <w:pStyle w:val="TableParagraph"/>
              <w:spacing w:before="54"/>
              <w:ind w:left="57"/>
            </w:pPr>
            <w:r w:rsidRPr="007D6DFE">
              <w:t>1.26</w:t>
            </w:r>
          </w:p>
          <w:p w14:paraId="3BDA8914" w14:textId="4E22FF3E" w:rsidR="00E43EF1" w:rsidRPr="007D6DFE" w:rsidRDefault="000E40D2" w:rsidP="007D6DFE">
            <w:pPr>
              <w:pStyle w:val="TableParagraph"/>
              <w:ind w:left="57" w:right="189"/>
              <w:jc w:val="both"/>
            </w:pPr>
            <w:r w:rsidRPr="007D6DFE">
              <w:t>Tus Lwm Thawj Xib Fwb rau Kev Kawm Ntawv Tshwj Xeeb yog tus saib xyuas kev tswj hwm thiab txhua yam kev tswj hwm rau</w:t>
            </w:r>
            <w:r w:rsidR="00E92F7A" w:rsidRPr="007D6DFE">
              <w:t xml:space="preserve"> Cov Kev Ua Cov Khoos Kas</w:t>
            </w:r>
            <w:r w:rsidRPr="007D6DFE">
              <w:t xml:space="preserve">. </w:t>
            </w:r>
            <w:r w:rsidR="00E92F7A" w:rsidRPr="007D6DFE">
              <w:t xml:space="preserve">Cov Kev Ua Cov Khoos Kas </w:t>
            </w:r>
            <w:r w:rsidRPr="007D6DFE">
              <w:t>yog ib txoj kev pab</w:t>
            </w:r>
            <w:r w:rsidR="00E92F7A" w:rsidRPr="007D6DFE">
              <w:t xml:space="preserve"> </w:t>
            </w:r>
            <w:del w:id="1312" w:author="Khamsaolee Xainhiaxang" w:date="2021-07-11T09:39:00Z">
              <w:r w:rsidRPr="007D6DFE" w:rsidDel="00F8367E">
                <w:delText xml:space="preserve">cuam </w:delText>
              </w:r>
            </w:del>
            <w:r w:rsidRPr="007D6DFE">
              <w:t xml:space="preserve">kev kho mob tshiab rau cov </w:t>
            </w:r>
            <w:del w:id="1313" w:author="Khamsaolee Xainhiaxang" w:date="2021-07-04T11:00:00Z">
              <w:r w:rsidRPr="007D6DFE" w:rsidDel="002B770A">
                <w:delText>me</w:delText>
              </w:r>
              <w:r w:rsidR="00E92F7A" w:rsidRPr="007D6DFE" w:rsidDel="002B770A">
                <w:delText xml:space="preserve"> </w:delText>
              </w:r>
              <w:r w:rsidRPr="007D6DFE" w:rsidDel="002B770A">
                <w:delText>nyuam</w:delText>
              </w:r>
            </w:del>
            <w:ins w:id="1314" w:author="Khamsaolee Xainhiaxang" w:date="2021-07-04T11:00:00Z">
              <w:r w:rsidR="002B770A">
                <w:t>tusb ntxhais</w:t>
              </w:r>
            </w:ins>
            <w:r w:rsidRPr="007D6DFE">
              <w:t xml:space="preserve"> kawm ntawv tau txais kev kawm tshwj xeeb. Txoj kev pab</w:t>
            </w:r>
            <w:r w:rsidR="00E92F7A" w:rsidRPr="007D6DFE">
              <w:t xml:space="preserve"> </w:t>
            </w:r>
            <w:del w:id="1315" w:author="Khamsaolee Xainhiaxang" w:date="2021-07-11T09:39:00Z">
              <w:r w:rsidRPr="007D6DFE" w:rsidDel="00F8367E">
                <w:delText xml:space="preserve">cuam </w:delText>
              </w:r>
            </w:del>
            <w:r w:rsidRPr="007D6DFE">
              <w:t>yog hais txog kev mob siab rau kev sib raug zoo thiab kev txhawb nqa, kev txhim kho kev sib raug zoo, kev kawm paub, kev txhim kho</w:t>
            </w:r>
            <w:r w:rsidR="00E92F7A" w:rsidRPr="007D6DFE">
              <w:t xml:space="preserve"> ntawm</w:t>
            </w:r>
            <w:r w:rsidRPr="007D6DFE">
              <w:t xml:space="preserve"> tus kheej thiab kev loj hlob thiab kev koom tes nrog tsev neeg thiab txhawb nqa.</w:t>
            </w:r>
          </w:p>
          <w:p w14:paraId="49C9A5F9" w14:textId="77777777" w:rsidR="00E43EF1" w:rsidRPr="007D6DFE" w:rsidRDefault="00E43EF1">
            <w:pPr>
              <w:pStyle w:val="TableParagraph"/>
              <w:rPr>
                <w:b/>
              </w:rPr>
            </w:pPr>
          </w:p>
          <w:p w14:paraId="57F115E6" w14:textId="40256395" w:rsidR="00E43EF1" w:rsidRPr="007D6DFE" w:rsidRDefault="000E40D2">
            <w:pPr>
              <w:pStyle w:val="TableParagraph"/>
              <w:ind w:left="57"/>
            </w:pPr>
            <w:r w:rsidRPr="007D6DFE">
              <w:t>Txhua S</w:t>
            </w:r>
            <w:del w:id="1316" w:author="Khamsaolee Xainhiaxang" w:date="2021-07-04T11:01:00Z">
              <w:r w:rsidRPr="007D6DFE" w:rsidDel="002B770A">
                <w:delText xml:space="preserve"> </w:delText>
              </w:r>
            </w:del>
            <w:r w:rsidRPr="007D6DFE">
              <w:t>/</w:t>
            </w:r>
            <w:del w:id="1317" w:author="Khamsaolee Xainhiaxang" w:date="2021-07-04T11:01:00Z">
              <w:r w:rsidRPr="007D6DFE" w:rsidDel="002B770A">
                <w:delText xml:space="preserve"> </w:delText>
              </w:r>
            </w:del>
            <w:r w:rsidRPr="007D6DFE">
              <w:t>C</w:t>
            </w:r>
          </w:p>
          <w:p w14:paraId="56E20D97" w14:textId="77777777" w:rsidR="00E43EF1" w:rsidRPr="007D6DFE" w:rsidRDefault="00E43EF1">
            <w:pPr>
              <w:pStyle w:val="TableParagraph"/>
              <w:rPr>
                <w:b/>
              </w:rPr>
            </w:pPr>
          </w:p>
          <w:p w14:paraId="39304F6B" w14:textId="03B02B14" w:rsidR="00E43EF1" w:rsidRPr="007D6DFE" w:rsidRDefault="000E40D2" w:rsidP="002B770A">
            <w:pPr>
              <w:pStyle w:val="TableParagraph"/>
              <w:ind w:left="57" w:right="255"/>
            </w:pPr>
            <w:r w:rsidRPr="007D6DFE">
              <w:t xml:space="preserve">Ib Tus Kws </w:t>
            </w:r>
            <w:ins w:id="1318" w:author="Khamsaolee Xainhiaxang" w:date="2021-07-04T11:03:00Z">
              <w:r w:rsidR="002B770A">
                <w:t xml:space="preserve">Tsaj lij </w:t>
              </w:r>
            </w:ins>
            <w:ins w:id="1319" w:author="Khamsaolee Xainhiaxang" w:date="2021-07-04T11:04:00Z">
              <w:r w:rsidR="002B770A">
                <w:t xml:space="preserve">tshiab </w:t>
              </w:r>
            </w:ins>
            <w:ins w:id="1320" w:author="Khamsaolee Xainhiaxang" w:date="2021-07-04T11:03:00Z">
              <w:r w:rsidR="002B770A">
                <w:t>ntawm kev np;iag siab ntsws</w:t>
              </w:r>
            </w:ins>
            <w:del w:id="1321" w:author="Khamsaolee Xainhiaxang" w:date="2021-07-04T11:04:00Z">
              <w:r w:rsidRPr="007D6DFE" w:rsidDel="002B770A">
                <w:delText>Pab Cuam Rau Kws</w:delText>
              </w:r>
            </w:del>
            <w:r w:rsidRPr="007D6DFE">
              <w:t xml:space="preserve"> </w:t>
            </w:r>
            <w:del w:id="1322" w:author="Khamsaolee Xainhiaxang" w:date="2021-07-04T11:04:00Z">
              <w:r w:rsidRPr="007D6DFE" w:rsidDel="002B770A">
                <w:delText>Kho</w:delText>
              </w:r>
              <w:r w:rsidR="007D6DFE" w:rsidRPr="007D6DFE" w:rsidDel="002B770A">
                <w:delText xml:space="preserve"> </w:delText>
              </w:r>
              <w:r w:rsidRPr="007D6DFE" w:rsidDel="002B770A">
                <w:delText xml:space="preserve">mob Tshiab </w:delText>
              </w:r>
            </w:del>
            <w:r w:rsidRPr="007D6DFE">
              <w:t xml:space="preserve">thiab </w:t>
            </w:r>
            <w:del w:id="1323" w:author="Khamsaolee Xainhiaxang" w:date="2021-07-04T11:04:00Z">
              <w:r w:rsidRPr="007D6DFE" w:rsidDel="002B770A">
                <w:delText xml:space="preserve">txoj </w:delText>
              </w:r>
            </w:del>
            <w:ins w:id="1324" w:author="Khamsaolee Xainhiaxang" w:date="2021-07-04T11:04:00Z">
              <w:r w:rsidR="002B770A">
                <w:t xml:space="preserve">tus neeg ua </w:t>
              </w:r>
            </w:ins>
            <w:r w:rsidRPr="007D6DFE">
              <w:t>hauj</w:t>
            </w:r>
            <w:r w:rsidR="007D6DFE" w:rsidRPr="007D6DFE">
              <w:t xml:space="preserve"> </w:t>
            </w:r>
            <w:r w:rsidRPr="007D6DFE">
              <w:t xml:space="preserve">lwm </w:t>
            </w:r>
            <w:del w:id="1325" w:author="Khamsaolee Xainhiaxang" w:date="2021-07-04T11:04:00Z">
              <w:r w:rsidRPr="007D6DFE" w:rsidDel="002B770A">
                <w:delText>Tus Thawj Coj Kuaj</w:delText>
              </w:r>
            </w:del>
            <w:ins w:id="1326" w:author="Khamsaolee Xainhiaxang" w:date="2021-07-04T11:04:00Z">
              <w:r w:rsidR="002B770A">
                <w:t>txhawm rau teb chaws</w:t>
              </w:r>
            </w:ins>
            <w:r w:rsidRPr="007D6DFE">
              <w:t xml:space="preserve"> </w:t>
            </w:r>
            <w:del w:id="1327" w:author="Khamsaolee Xainhiaxang" w:date="2021-07-04T11:05:00Z">
              <w:r w:rsidRPr="007D6DFE" w:rsidDel="002B770A">
                <w:delText>Xyuas Hauj</w:delText>
              </w:r>
              <w:r w:rsidR="007D6DFE" w:rsidRPr="007D6DFE" w:rsidDel="002B770A">
                <w:delText xml:space="preserve"> </w:delText>
              </w:r>
              <w:r w:rsidRPr="007D6DFE" w:rsidDel="002B770A">
                <w:delText xml:space="preserve">lwm </w:delText>
              </w:r>
            </w:del>
            <w:r w:rsidRPr="007D6DFE">
              <w:t xml:space="preserve">tshiab yuav txhawb nqa Cov </w:t>
            </w:r>
            <w:del w:id="1328" w:author="Khamsaolee Xainhiaxang" w:date="2021-07-04T11:05:00Z">
              <w:r w:rsidRPr="007D6DFE" w:rsidDel="002B770A">
                <w:delText>Kev Ua</w:delText>
              </w:r>
            </w:del>
            <w:ins w:id="1329" w:author="Khamsaolee Xainhiaxang" w:date="2021-07-04T11:05:00Z">
              <w:r w:rsidR="002B770A">
                <w:t>Luag hauj lwm kom</w:t>
              </w:r>
            </w:ins>
            <w:r w:rsidRPr="007D6DFE">
              <w:t xml:space="preserve"> tiav (txoj hauj</w:t>
            </w:r>
            <w:r w:rsidR="007D6DFE" w:rsidRPr="007D6DFE">
              <w:t xml:space="preserve"> </w:t>
            </w:r>
            <w:r w:rsidRPr="007D6DFE">
              <w:t>lwm muaj nyob rau hauv 1.21).</w:t>
            </w:r>
          </w:p>
        </w:tc>
        <w:tc>
          <w:tcPr>
            <w:tcW w:w="2156" w:type="dxa"/>
          </w:tcPr>
          <w:p w14:paraId="0D63957D" w14:textId="77777777" w:rsidR="00E43EF1" w:rsidRPr="007D6DFE" w:rsidRDefault="000E40D2">
            <w:pPr>
              <w:pStyle w:val="TableParagraph"/>
              <w:spacing w:before="54"/>
              <w:ind w:left="141" w:right="132"/>
              <w:jc w:val="center"/>
            </w:pPr>
            <w:r w:rsidRPr="007D6DFE">
              <w:t>$ 138,499.00</w:t>
            </w:r>
          </w:p>
        </w:tc>
        <w:tc>
          <w:tcPr>
            <w:tcW w:w="1619" w:type="dxa"/>
          </w:tcPr>
          <w:p w14:paraId="406A992D" w14:textId="35E313F4" w:rsidR="00E43EF1" w:rsidRPr="007D6DFE" w:rsidRDefault="000E40D2">
            <w:pPr>
              <w:pStyle w:val="TableParagraph"/>
              <w:spacing w:before="54"/>
              <w:ind w:left="33" w:right="52"/>
              <w:jc w:val="center"/>
            </w:pPr>
            <w:r w:rsidRPr="007D6DFE">
              <w:t xml:space="preserve">Yog </w:t>
            </w:r>
          </w:p>
        </w:tc>
      </w:tr>
    </w:tbl>
    <w:p w14:paraId="4932678C" w14:textId="77777777" w:rsidR="00E43EF1" w:rsidRDefault="00E43EF1">
      <w:pPr>
        <w:jc w:val="center"/>
        <w:sectPr w:rsidR="00E43EF1">
          <w:pgSz w:w="15840" w:h="12240" w:orient="landscape"/>
          <w:pgMar w:top="640" w:right="120" w:bottom="480" w:left="120" w:header="0" w:footer="284" w:gutter="0"/>
          <w:cols w:space="720"/>
        </w:sectPr>
      </w:pPr>
    </w:p>
    <w:tbl>
      <w:tblPr>
        <w:tblW w:w="0" w:type="auto"/>
        <w:tblInd w:w="25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1269"/>
        <w:gridCol w:w="2440"/>
        <w:gridCol w:w="7626"/>
        <w:gridCol w:w="2156"/>
        <w:gridCol w:w="1619"/>
      </w:tblGrid>
      <w:tr w:rsidR="001A778B" w14:paraId="2DD3916A" w14:textId="77777777">
        <w:trPr>
          <w:trHeight w:val="333"/>
        </w:trPr>
        <w:tc>
          <w:tcPr>
            <w:tcW w:w="1269" w:type="dxa"/>
            <w:shd w:val="clear" w:color="auto" w:fill="DBE5F1"/>
          </w:tcPr>
          <w:p w14:paraId="2DBB3C2E" w14:textId="7C63B350" w:rsidR="001A778B" w:rsidRDefault="001A778B" w:rsidP="001A778B">
            <w:pPr>
              <w:pStyle w:val="TableParagraph"/>
              <w:spacing w:before="54" w:line="260" w:lineRule="exact"/>
              <w:ind w:left="58"/>
              <w:rPr>
                <w:sz w:val="24"/>
              </w:rPr>
            </w:pPr>
            <w:r w:rsidRPr="00880CFE">
              <w:rPr>
                <w:sz w:val="20"/>
                <w:szCs w:val="20"/>
              </w:rPr>
              <w:lastRenderedPageBreak/>
              <w:t>Kev ua #</w:t>
            </w:r>
          </w:p>
        </w:tc>
        <w:tc>
          <w:tcPr>
            <w:tcW w:w="2440" w:type="dxa"/>
            <w:shd w:val="clear" w:color="auto" w:fill="DBE5F1"/>
          </w:tcPr>
          <w:p w14:paraId="03006DC8" w14:textId="7BEDCD73" w:rsidR="001A778B" w:rsidRDefault="001A778B" w:rsidP="001A778B">
            <w:pPr>
              <w:pStyle w:val="TableParagraph"/>
              <w:spacing w:before="54" w:line="260" w:lineRule="exact"/>
              <w:ind w:left="58"/>
              <w:rPr>
                <w:sz w:val="24"/>
              </w:rPr>
            </w:pPr>
            <w:r w:rsidRPr="00880CFE">
              <w:rPr>
                <w:sz w:val="20"/>
                <w:szCs w:val="20"/>
              </w:rPr>
              <w:t>Ntsiab Lus</w:t>
            </w:r>
          </w:p>
        </w:tc>
        <w:tc>
          <w:tcPr>
            <w:tcW w:w="7626" w:type="dxa"/>
            <w:shd w:val="clear" w:color="auto" w:fill="DBE5F1"/>
          </w:tcPr>
          <w:p w14:paraId="4280468E" w14:textId="408F0F12" w:rsidR="001A778B" w:rsidRDefault="001A778B" w:rsidP="001A778B">
            <w:pPr>
              <w:pStyle w:val="TableParagraph"/>
              <w:spacing w:before="54" w:line="260" w:lineRule="exact"/>
              <w:ind w:left="57"/>
              <w:rPr>
                <w:sz w:val="24"/>
              </w:rPr>
            </w:pPr>
            <w:r w:rsidRPr="00880CFE">
              <w:rPr>
                <w:sz w:val="20"/>
                <w:szCs w:val="20"/>
              </w:rPr>
              <w:t>Kev piav qhia</w:t>
            </w:r>
          </w:p>
        </w:tc>
        <w:tc>
          <w:tcPr>
            <w:tcW w:w="2156" w:type="dxa"/>
            <w:shd w:val="clear" w:color="auto" w:fill="DBE5F1"/>
          </w:tcPr>
          <w:p w14:paraId="4E1F9891" w14:textId="3C009428" w:rsidR="001A778B" w:rsidRDefault="001A778B" w:rsidP="001A778B">
            <w:pPr>
              <w:pStyle w:val="TableParagraph"/>
              <w:spacing w:before="54" w:line="260" w:lineRule="exact"/>
              <w:ind w:left="142" w:right="132"/>
              <w:jc w:val="center"/>
              <w:rPr>
                <w:sz w:val="24"/>
              </w:rPr>
            </w:pPr>
            <w:r w:rsidRPr="00880CFE">
              <w:rPr>
                <w:sz w:val="20"/>
                <w:szCs w:val="20"/>
              </w:rPr>
              <w:t>Tag Nrho Cov Nyiaj</w:t>
            </w:r>
          </w:p>
        </w:tc>
        <w:tc>
          <w:tcPr>
            <w:tcW w:w="1619" w:type="dxa"/>
            <w:shd w:val="clear" w:color="auto" w:fill="DBE5F1"/>
          </w:tcPr>
          <w:p w14:paraId="2D2CE17F" w14:textId="2FA81D9F" w:rsidR="001A778B" w:rsidRDefault="001A778B" w:rsidP="001A778B">
            <w:pPr>
              <w:pStyle w:val="TableParagraph"/>
              <w:spacing w:before="54" w:line="260" w:lineRule="exact"/>
              <w:ind w:left="33" w:right="24"/>
              <w:jc w:val="center"/>
              <w:rPr>
                <w:sz w:val="24"/>
              </w:rPr>
            </w:pPr>
            <w:r w:rsidRPr="00880CFE">
              <w:rPr>
                <w:sz w:val="20"/>
                <w:szCs w:val="20"/>
              </w:rPr>
              <w:t>Kev Koom Tes</w:t>
            </w:r>
          </w:p>
        </w:tc>
      </w:tr>
      <w:tr w:rsidR="00E43EF1" w14:paraId="60E49271" w14:textId="77777777">
        <w:trPr>
          <w:trHeight w:val="609"/>
        </w:trPr>
        <w:tc>
          <w:tcPr>
            <w:tcW w:w="1269" w:type="dxa"/>
          </w:tcPr>
          <w:p w14:paraId="287E65E7" w14:textId="77777777" w:rsidR="00E43EF1" w:rsidRDefault="00E43EF1">
            <w:pPr>
              <w:pStyle w:val="TableParagraph"/>
              <w:rPr>
                <w:rFonts w:ascii="Times New Roman"/>
              </w:rPr>
            </w:pPr>
          </w:p>
        </w:tc>
        <w:tc>
          <w:tcPr>
            <w:tcW w:w="2440" w:type="dxa"/>
          </w:tcPr>
          <w:p w14:paraId="141812F5" w14:textId="77777777" w:rsidR="00E43EF1" w:rsidRDefault="00E43EF1">
            <w:pPr>
              <w:pStyle w:val="TableParagraph"/>
              <w:rPr>
                <w:rFonts w:ascii="Times New Roman"/>
              </w:rPr>
            </w:pPr>
          </w:p>
        </w:tc>
        <w:tc>
          <w:tcPr>
            <w:tcW w:w="7626" w:type="dxa"/>
          </w:tcPr>
          <w:p w14:paraId="7A9BF1C7" w14:textId="77777777" w:rsidR="00E43EF1" w:rsidRDefault="00E43EF1">
            <w:pPr>
              <w:pStyle w:val="TableParagraph"/>
              <w:rPr>
                <w:rFonts w:ascii="Times New Roman"/>
              </w:rPr>
            </w:pPr>
          </w:p>
        </w:tc>
        <w:tc>
          <w:tcPr>
            <w:tcW w:w="2156" w:type="dxa"/>
          </w:tcPr>
          <w:p w14:paraId="4B976903" w14:textId="77777777" w:rsidR="00E43EF1" w:rsidRDefault="00E43EF1">
            <w:pPr>
              <w:pStyle w:val="TableParagraph"/>
              <w:rPr>
                <w:rFonts w:ascii="Times New Roman"/>
              </w:rPr>
            </w:pPr>
          </w:p>
        </w:tc>
        <w:tc>
          <w:tcPr>
            <w:tcW w:w="1619" w:type="dxa"/>
          </w:tcPr>
          <w:p w14:paraId="0AA46C8A" w14:textId="77777777" w:rsidR="00E43EF1" w:rsidRDefault="00E43EF1">
            <w:pPr>
              <w:pStyle w:val="TableParagraph"/>
              <w:rPr>
                <w:rFonts w:ascii="Times New Roman"/>
              </w:rPr>
            </w:pPr>
          </w:p>
        </w:tc>
      </w:tr>
      <w:tr w:rsidR="00E43EF1" w14:paraId="6A63ED25" w14:textId="77777777">
        <w:trPr>
          <w:trHeight w:val="3645"/>
        </w:trPr>
        <w:tc>
          <w:tcPr>
            <w:tcW w:w="1269" w:type="dxa"/>
          </w:tcPr>
          <w:p w14:paraId="3BD2EE9D" w14:textId="14DE3751" w:rsidR="00E43EF1" w:rsidRPr="0086005F" w:rsidRDefault="000E40D2">
            <w:pPr>
              <w:pStyle w:val="TableParagraph"/>
              <w:spacing w:before="54"/>
              <w:ind w:left="480" w:right="471"/>
              <w:jc w:val="center"/>
              <w:rPr>
                <w:b/>
              </w:rPr>
            </w:pPr>
            <w:r w:rsidRPr="0086005F">
              <w:rPr>
                <w:b/>
              </w:rPr>
              <w:t>27</w:t>
            </w:r>
          </w:p>
        </w:tc>
        <w:tc>
          <w:tcPr>
            <w:tcW w:w="2440" w:type="dxa"/>
          </w:tcPr>
          <w:p w14:paraId="2618D6A7" w14:textId="1B7AC0B7" w:rsidR="00E43EF1" w:rsidRPr="0086005F" w:rsidRDefault="000E40D2">
            <w:pPr>
              <w:pStyle w:val="TableParagraph"/>
              <w:spacing w:before="54"/>
              <w:ind w:left="58" w:right="924"/>
            </w:pPr>
            <w:del w:id="1330" w:author="Khamsaolee Xainhiaxang" w:date="2021-07-04T11:12:00Z">
              <w:r w:rsidRPr="0086005F" w:rsidDel="004B0DE8">
                <w:delText xml:space="preserve">Kev Txhawb Nqa Cov </w:delText>
              </w:r>
            </w:del>
            <w:r w:rsidRPr="0086005F">
              <w:t xml:space="preserve">Xib Fwb </w:t>
            </w:r>
            <w:ins w:id="1331" w:author="Khamsaolee Xainhiaxang" w:date="2021-07-04T11:12:00Z">
              <w:r w:rsidR="004B0DE8">
                <w:t xml:space="preserve">Txhawb Kev Pab </w:t>
              </w:r>
            </w:ins>
            <w:r w:rsidRPr="0086005F">
              <w:t>Tshiab</w:t>
            </w:r>
          </w:p>
        </w:tc>
        <w:tc>
          <w:tcPr>
            <w:tcW w:w="7626" w:type="dxa"/>
          </w:tcPr>
          <w:p w14:paraId="21EF8170" w14:textId="77777777" w:rsidR="00E43EF1" w:rsidRPr="0086005F" w:rsidRDefault="000E40D2">
            <w:pPr>
              <w:pStyle w:val="TableParagraph"/>
              <w:spacing w:before="54"/>
              <w:ind w:left="57"/>
            </w:pPr>
            <w:r w:rsidRPr="0086005F">
              <w:t>1.27</w:t>
            </w:r>
          </w:p>
          <w:p w14:paraId="7C456513" w14:textId="6053BF00" w:rsidR="00E43EF1" w:rsidRPr="0086005F" w:rsidRDefault="004B0DE8" w:rsidP="000D1C40">
            <w:pPr>
              <w:pStyle w:val="TableParagraph"/>
              <w:ind w:left="57" w:right="335"/>
            </w:pPr>
            <w:ins w:id="1332" w:author="Khamsaolee Xainhiaxang" w:date="2021-07-04T11:13:00Z">
              <w:r w:rsidRPr="0086005F">
                <w:t xml:space="preserve">Xib Fwb </w:t>
              </w:r>
              <w:r>
                <w:t xml:space="preserve">Txhawb Kev Pab </w:t>
              </w:r>
              <w:r w:rsidRPr="0086005F">
                <w:t xml:space="preserve">Tshiab </w:t>
              </w:r>
              <w:r>
                <w:t xml:space="preserve">yuav ua </w:t>
              </w:r>
            </w:ins>
            <w:del w:id="1333" w:author="Khamsaolee Xainhiaxang" w:date="2021-07-04T11:13:00Z">
              <w:r w:rsidR="000E40D2" w:rsidRPr="0086005F" w:rsidDel="004B0DE8">
                <w:delText xml:space="preserve">Kev Txhawb Xib Fwb Tshiab </w:delText>
              </w:r>
            </w:del>
            <w:r w:rsidR="000E40D2" w:rsidRPr="0086005F">
              <w:t>kom ntseeg tau peb cov kws qhia ntawv tshiab tau txais kev txhawb siab tshaj plaws los tsim kho kom tau zoo, kev coj ncaj ncees ntawm cov xib fwb</w:t>
            </w:r>
            <w:del w:id="1334" w:author="Khamsaolee Xainhiaxang" w:date="2021-07-04T11:15:00Z">
              <w:r w:rsidR="000E40D2" w:rsidRPr="0086005F" w:rsidDel="004B0DE8">
                <w:delText xml:space="preserve"> tshiab</w:delText>
              </w:r>
            </w:del>
            <w:r w:rsidR="000E40D2" w:rsidRPr="0086005F">
              <w:t xml:space="preserve">, </w:t>
            </w:r>
            <w:ins w:id="1335" w:author="Khamsaolee Xainhiaxang" w:date="2021-07-04T11:16:00Z">
              <w:r w:rsidRPr="0086005F">
                <w:t xml:space="preserve">Xib Fwb Txhawb </w:t>
              </w:r>
            </w:ins>
            <w:r w:rsidR="000E40D2" w:rsidRPr="0086005F">
              <w:t xml:space="preserve">Kev </w:t>
            </w:r>
            <w:del w:id="1336" w:author="Khamsaolee Xainhiaxang" w:date="2021-07-04T11:16:00Z">
              <w:r w:rsidR="000E40D2" w:rsidRPr="0086005F" w:rsidDel="004B0DE8">
                <w:delText xml:space="preserve">Txhawb </w:delText>
              </w:r>
            </w:del>
            <w:r w:rsidR="000E40D2" w:rsidRPr="0086005F">
              <w:t xml:space="preserve">Pab </w:t>
            </w:r>
            <w:del w:id="1337" w:author="Khamsaolee Xainhiaxang" w:date="2021-07-04T11:15:00Z">
              <w:r w:rsidR="000E40D2" w:rsidRPr="0086005F" w:rsidDel="004B0DE8">
                <w:delText xml:space="preserve">Xib Fwb </w:delText>
              </w:r>
            </w:del>
            <w:r w:rsidR="000E40D2" w:rsidRPr="0086005F">
              <w:t>Tshiab</w:t>
            </w:r>
            <w:r w:rsidR="00A630D7" w:rsidRPr="0086005F">
              <w:t xml:space="preserve"> uas</w:t>
            </w:r>
            <w:r w:rsidR="000E40D2" w:rsidRPr="0086005F">
              <w:t xml:space="preserve"> muab kev qhia, kev kawm </w:t>
            </w:r>
            <w:r w:rsidR="00A630D7" w:rsidRPr="0086005F">
              <w:t xml:space="preserve">hauv </w:t>
            </w:r>
            <w:r w:rsidR="000E40D2" w:rsidRPr="0086005F">
              <w:t xml:space="preserve">online thiab tus kheej, nrog rau cov kev kawm paub tshwj xeeb rau cov kev xav tau ntawm txhua </w:t>
            </w:r>
            <w:del w:id="1338" w:author="Khamsaolee Xainhiaxang" w:date="2021-07-04T11:17:00Z">
              <w:r w:rsidR="000E40D2" w:rsidRPr="0086005F" w:rsidDel="004B0DE8">
                <w:delText>yam tshiab cov</w:delText>
              </w:r>
            </w:del>
            <w:ins w:id="1339" w:author="Khamsaolee Xainhiaxang" w:date="2021-07-04T11:17:00Z">
              <w:r>
                <w:t>tus</w:t>
              </w:r>
            </w:ins>
            <w:r w:rsidR="000E40D2" w:rsidRPr="0086005F">
              <w:t xml:space="preserve"> xib</w:t>
            </w:r>
            <w:r w:rsidR="00A630D7" w:rsidRPr="0086005F">
              <w:t xml:space="preserve"> </w:t>
            </w:r>
            <w:r w:rsidR="000E40D2" w:rsidRPr="0086005F">
              <w:t>fwb</w:t>
            </w:r>
            <w:ins w:id="1340" w:author="Khamsaolee Xainhiaxang" w:date="2021-07-04T11:17:00Z">
              <w:r w:rsidRPr="0086005F">
                <w:t xml:space="preserve"> tshiab</w:t>
              </w:r>
            </w:ins>
            <w:r w:rsidR="000E40D2" w:rsidRPr="0086005F">
              <w:t xml:space="preserve"> thiab lawv tus coj.</w:t>
            </w:r>
          </w:p>
          <w:p w14:paraId="0D437D5F" w14:textId="77777777" w:rsidR="00E43EF1" w:rsidRPr="0086005F" w:rsidRDefault="00E43EF1">
            <w:pPr>
              <w:pStyle w:val="TableParagraph"/>
              <w:rPr>
                <w:b/>
              </w:rPr>
            </w:pPr>
          </w:p>
          <w:p w14:paraId="712D558A" w14:textId="77777777" w:rsidR="00E43EF1" w:rsidRPr="0086005F" w:rsidRDefault="00E43EF1">
            <w:pPr>
              <w:pStyle w:val="TableParagraph"/>
              <w:rPr>
                <w:b/>
              </w:rPr>
            </w:pPr>
          </w:p>
          <w:p w14:paraId="73377987" w14:textId="77777777" w:rsidR="00E43EF1" w:rsidRPr="0086005F" w:rsidRDefault="000E40D2">
            <w:pPr>
              <w:pStyle w:val="TableParagraph"/>
              <w:ind w:left="57"/>
            </w:pPr>
            <w:r w:rsidRPr="0086005F">
              <w:t>Txhua S</w:t>
            </w:r>
            <w:del w:id="1341" w:author="Khamsaolee Xainhiaxang" w:date="2021-07-04T11:17:00Z">
              <w:r w:rsidRPr="0086005F" w:rsidDel="004B0DE8">
                <w:delText xml:space="preserve"> </w:delText>
              </w:r>
            </w:del>
            <w:r w:rsidRPr="0086005F">
              <w:t>/</w:t>
            </w:r>
            <w:del w:id="1342" w:author="Khamsaolee Xainhiaxang" w:date="2021-07-04T11:17:00Z">
              <w:r w:rsidRPr="0086005F" w:rsidDel="004B0DE8">
                <w:delText xml:space="preserve"> </w:delText>
              </w:r>
            </w:del>
            <w:r w:rsidRPr="0086005F">
              <w:t>C</w:t>
            </w:r>
          </w:p>
        </w:tc>
        <w:tc>
          <w:tcPr>
            <w:tcW w:w="2156" w:type="dxa"/>
          </w:tcPr>
          <w:p w14:paraId="323E2D8D" w14:textId="77777777" w:rsidR="00E43EF1" w:rsidRPr="0086005F" w:rsidRDefault="000E40D2">
            <w:pPr>
              <w:pStyle w:val="TableParagraph"/>
              <w:spacing w:before="54"/>
              <w:ind w:left="141" w:right="132"/>
              <w:jc w:val="center"/>
            </w:pPr>
            <w:r w:rsidRPr="0086005F">
              <w:t>$ 147,209.00</w:t>
            </w:r>
          </w:p>
        </w:tc>
        <w:tc>
          <w:tcPr>
            <w:tcW w:w="1619" w:type="dxa"/>
          </w:tcPr>
          <w:p w14:paraId="1666374B" w14:textId="012B1E93" w:rsidR="00E43EF1" w:rsidRPr="0086005F" w:rsidRDefault="000E40D2">
            <w:pPr>
              <w:pStyle w:val="TableParagraph"/>
              <w:spacing w:before="54"/>
              <w:ind w:left="33" w:right="52"/>
              <w:jc w:val="center"/>
            </w:pPr>
            <w:r w:rsidRPr="0086005F">
              <w:t xml:space="preserve">Yog </w:t>
            </w:r>
          </w:p>
        </w:tc>
      </w:tr>
    </w:tbl>
    <w:p w14:paraId="168D876D" w14:textId="77777777" w:rsidR="00E43EF1" w:rsidRDefault="00E43EF1">
      <w:pPr>
        <w:pStyle w:val="BodyText"/>
        <w:spacing w:before="11"/>
        <w:rPr>
          <w:b/>
          <w:sz w:val="7"/>
        </w:rPr>
      </w:pPr>
    </w:p>
    <w:p w14:paraId="4E91120D" w14:textId="6460F0E3" w:rsidR="00E43EF1" w:rsidRPr="00AA4F67" w:rsidRDefault="00151748">
      <w:pPr>
        <w:spacing w:before="88"/>
        <w:ind w:left="240"/>
        <w:rPr>
          <w:b/>
          <w:sz w:val="32"/>
          <w:szCs w:val="32"/>
        </w:rPr>
      </w:pPr>
      <w:hyperlink r:id="rId20" w:anchor="GoalAnalysis">
        <w:r w:rsidR="00957614" w:rsidRPr="00AA4F67">
          <w:rPr>
            <w:b/>
            <w:sz w:val="32"/>
            <w:szCs w:val="32"/>
          </w:rPr>
          <w:t>Keb T</w:t>
        </w:r>
        <w:r w:rsidR="000E40D2" w:rsidRPr="00AA4F67">
          <w:rPr>
            <w:b/>
            <w:sz w:val="32"/>
            <w:szCs w:val="32"/>
          </w:rPr>
          <w:t>shawb Xyuas</w:t>
        </w:r>
        <w:r w:rsidR="00957614" w:rsidRPr="00AA4F67">
          <w:rPr>
            <w:b/>
            <w:sz w:val="32"/>
            <w:szCs w:val="32"/>
          </w:rPr>
          <w:t xml:space="preserve"> </w:t>
        </w:r>
        <w:r w:rsidR="00767CDE">
          <w:rPr>
            <w:b/>
            <w:sz w:val="32"/>
            <w:szCs w:val="32"/>
          </w:rPr>
          <w:t>Cov</w:t>
        </w:r>
        <w:r w:rsidR="00957614" w:rsidRPr="00AA4F67">
          <w:rPr>
            <w:b/>
            <w:sz w:val="32"/>
            <w:szCs w:val="32"/>
          </w:rPr>
          <w:t xml:space="preserve"> Hom Phiaj</w:t>
        </w:r>
        <w:r w:rsidR="000E40D2" w:rsidRPr="00AA4F67">
          <w:rPr>
            <w:b/>
            <w:sz w:val="32"/>
            <w:szCs w:val="32"/>
          </w:rPr>
          <w:t xml:space="preserve"> [2021-22]</w:t>
        </w:r>
      </w:hyperlink>
    </w:p>
    <w:p w14:paraId="2E6E5211" w14:textId="1B6E3E3F" w:rsidR="00E43EF1" w:rsidRPr="00E73BE9" w:rsidRDefault="000E40D2">
      <w:pPr>
        <w:pStyle w:val="BodyText"/>
        <w:ind w:left="240"/>
        <w:rPr>
          <w:sz w:val="22"/>
          <w:szCs w:val="22"/>
        </w:rPr>
      </w:pPr>
      <w:r w:rsidRPr="00E73BE9">
        <w:rPr>
          <w:sz w:val="22"/>
          <w:szCs w:val="22"/>
        </w:rPr>
        <w:t xml:space="preserve">Kev </w:t>
      </w:r>
      <w:r w:rsidR="00E73BE9" w:rsidRPr="00E73BE9">
        <w:rPr>
          <w:sz w:val="22"/>
          <w:szCs w:val="22"/>
        </w:rPr>
        <w:t xml:space="preserve">tshawb xyuas </w:t>
      </w:r>
      <w:del w:id="1343" w:author="Khamsaolee Xainhiaxang" w:date="2021-07-04T11:18:00Z">
        <w:r w:rsidRPr="00E73BE9" w:rsidDel="004B0DE8">
          <w:rPr>
            <w:sz w:val="22"/>
            <w:szCs w:val="22"/>
          </w:rPr>
          <w:delText xml:space="preserve">ntawm </w:delText>
        </w:r>
      </w:del>
      <w:ins w:id="1344" w:author="Khamsaolee Xainhiaxang" w:date="2021-07-04T11:18:00Z">
        <w:r w:rsidR="004B0DE8">
          <w:rPr>
            <w:sz w:val="22"/>
            <w:szCs w:val="22"/>
          </w:rPr>
          <w:t>txog tias</w:t>
        </w:r>
        <w:r w:rsidR="004B0DE8" w:rsidRPr="00E73BE9">
          <w:rPr>
            <w:sz w:val="22"/>
            <w:szCs w:val="22"/>
          </w:rPr>
          <w:t xml:space="preserve"> </w:t>
        </w:r>
      </w:ins>
      <w:del w:id="1345" w:author="Khamsaolee Xainhiaxang" w:date="2021-07-04T11:19:00Z">
        <w:r w:rsidRPr="00E73BE9" w:rsidDel="004B0DE8">
          <w:rPr>
            <w:sz w:val="22"/>
            <w:szCs w:val="22"/>
          </w:rPr>
          <w:delText xml:space="preserve">yuav </w:delText>
        </w:r>
      </w:del>
      <w:del w:id="1346" w:author="Khamsaolee Xainhiaxang" w:date="2021-07-04T11:21:00Z">
        <w:r w:rsidRPr="00E73BE9" w:rsidDel="004B0DE8">
          <w:rPr>
            <w:sz w:val="22"/>
            <w:szCs w:val="22"/>
          </w:rPr>
          <w:delText xml:space="preserve">ua li cas </w:delText>
        </w:r>
      </w:del>
      <w:r w:rsidRPr="00E73BE9">
        <w:rPr>
          <w:sz w:val="22"/>
          <w:szCs w:val="22"/>
        </w:rPr>
        <w:t xml:space="preserve">lub hom phiaj no </w:t>
      </w:r>
      <w:del w:id="1347" w:author="Khamsaolee Xainhiaxang" w:date="2021-07-04T11:21:00Z">
        <w:r w:rsidR="00E73BE9" w:rsidRPr="00E73BE9" w:rsidDel="004B0DE8">
          <w:rPr>
            <w:sz w:val="22"/>
            <w:szCs w:val="22"/>
          </w:rPr>
          <w:delText>thiaj</w:delText>
        </w:r>
        <w:r w:rsidRPr="00E73BE9" w:rsidDel="004B0DE8">
          <w:rPr>
            <w:sz w:val="22"/>
            <w:szCs w:val="22"/>
          </w:rPr>
          <w:delText xml:space="preserve"> </w:delText>
        </w:r>
      </w:del>
      <w:ins w:id="1348" w:author="Khamsaolee Xainhiaxang" w:date="2021-07-04T11:21:00Z">
        <w:r w:rsidR="004B0DE8">
          <w:rPr>
            <w:sz w:val="22"/>
            <w:szCs w:val="22"/>
          </w:rPr>
          <w:t xml:space="preserve">raug </w:t>
        </w:r>
      </w:ins>
      <w:r w:rsidRPr="00E73BE9">
        <w:rPr>
          <w:sz w:val="22"/>
          <w:szCs w:val="22"/>
        </w:rPr>
        <w:t xml:space="preserve">ua tiav </w:t>
      </w:r>
      <w:del w:id="1349" w:author="Khamsaolee Xainhiaxang" w:date="2021-07-04T11:21:00Z">
        <w:r w:rsidRPr="00E73BE9" w:rsidDel="004B0DE8">
          <w:rPr>
            <w:sz w:val="22"/>
            <w:szCs w:val="22"/>
          </w:rPr>
          <w:delText xml:space="preserve">hauv </w:delText>
        </w:r>
      </w:del>
      <w:ins w:id="1350" w:author="Khamsaolee Xainhiaxang" w:date="2021-07-04T11:21:00Z">
        <w:r w:rsidR="004B0DE8">
          <w:rPr>
            <w:sz w:val="22"/>
            <w:szCs w:val="22"/>
          </w:rPr>
          <w:t>nyob rau</w:t>
        </w:r>
        <w:r w:rsidR="004B0DE8" w:rsidRPr="00E73BE9">
          <w:rPr>
            <w:sz w:val="22"/>
            <w:szCs w:val="22"/>
          </w:rPr>
          <w:t xml:space="preserve"> </w:t>
        </w:r>
      </w:ins>
      <w:r w:rsidRPr="00E73BE9">
        <w:rPr>
          <w:sz w:val="22"/>
          <w:szCs w:val="22"/>
        </w:rPr>
        <w:t>lub xyoo dhau los</w:t>
      </w:r>
      <w:ins w:id="1351" w:author="Khamsaolee Xainhiaxang" w:date="2021-07-04T11:21:00Z">
        <w:r w:rsidR="004B0DE8">
          <w:rPr>
            <w:sz w:val="22"/>
            <w:szCs w:val="22"/>
          </w:rPr>
          <w:t xml:space="preserve"> tau </w:t>
        </w:r>
        <w:r w:rsidR="004B0DE8" w:rsidRPr="00E73BE9">
          <w:rPr>
            <w:sz w:val="22"/>
            <w:szCs w:val="22"/>
          </w:rPr>
          <w:t>li cas</w:t>
        </w:r>
      </w:ins>
      <w:r w:rsidRPr="00E73BE9">
        <w:rPr>
          <w:sz w:val="22"/>
          <w:szCs w:val="22"/>
        </w:rPr>
        <w:t>.</w:t>
      </w:r>
    </w:p>
    <w:p w14:paraId="594F2BBE" w14:textId="307090FB" w:rsidR="00E43EF1" w:rsidRPr="008F5A76" w:rsidRDefault="00B672F4">
      <w:pPr>
        <w:pStyle w:val="BodyText"/>
        <w:tabs>
          <w:tab w:val="left" w:pos="15388"/>
        </w:tabs>
        <w:ind w:left="240"/>
        <w:rPr>
          <w:sz w:val="22"/>
          <w:szCs w:val="22"/>
        </w:rPr>
      </w:pPr>
      <w:r>
        <w:rPr>
          <w:noProof/>
          <w:sz w:val="22"/>
          <w:szCs w:val="22"/>
          <w:lang w:bidi="th-TH"/>
        </w:rPr>
        <mc:AlternateContent>
          <mc:Choice Requires="wps">
            <w:drawing>
              <wp:anchor distT="0" distB="0" distL="0" distR="0" simplePos="0" relativeHeight="251683840" behindDoc="1" locked="0" layoutInCell="1" allowOverlap="1" wp14:anchorId="083B7F8C" wp14:editId="1E73AB32">
                <wp:simplePos x="0" y="0"/>
                <wp:positionH relativeFrom="page">
                  <wp:posOffset>234950</wp:posOffset>
                </wp:positionH>
                <wp:positionV relativeFrom="paragraph">
                  <wp:posOffset>254635</wp:posOffset>
                </wp:positionV>
                <wp:extent cx="9588500" cy="278130"/>
                <wp:effectExtent l="0" t="0" r="0" b="0"/>
                <wp:wrapTopAndBottom/>
                <wp:docPr id="447" name="Text 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27813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10C6936E" w14:textId="0173F201" w:rsidR="00AD19E5" w:rsidRPr="00C91568" w:rsidRDefault="00AD19E5">
                            <w:pPr>
                              <w:pStyle w:val="BodyText"/>
                              <w:spacing w:before="58"/>
                              <w:ind w:left="48"/>
                              <w:rPr>
                                <w:sz w:val="22"/>
                                <w:szCs w:val="22"/>
                              </w:rPr>
                            </w:pPr>
                            <w:r w:rsidRPr="00C91568">
                              <w:rPr>
                                <w:sz w:val="22"/>
                                <w:szCs w:val="22"/>
                              </w:rPr>
                              <w:t xml:space="preserve">Kev tshawb xyuas ntawm xyoo 2021-22 cov hom phiaj yuav tshwm sim </w:t>
                            </w:r>
                            <w:del w:id="1352" w:author="Khamsaolee Xainhiaxang" w:date="2021-07-04T11:23:00Z">
                              <w:r w:rsidRPr="00C91568" w:rsidDel="00226C97">
                                <w:rPr>
                                  <w:sz w:val="22"/>
                                  <w:szCs w:val="22"/>
                                </w:rPr>
                                <w:delText>thaum lub caij hloov pauv</w:delText>
                              </w:r>
                            </w:del>
                            <w:ins w:id="1353" w:author="Khamsaolee Xainhiaxang" w:date="2021-07-04T11:23:00Z">
                              <w:r>
                                <w:rPr>
                                  <w:sz w:val="22"/>
                                  <w:szCs w:val="22"/>
                                </w:rPr>
                                <w:t>nyob rau</w:t>
                              </w:r>
                            </w:ins>
                            <w:r w:rsidRPr="00C91568">
                              <w:rPr>
                                <w:sz w:val="22"/>
                                <w:szCs w:val="22"/>
                              </w:rPr>
                              <w:t xml:space="preserve"> xyoo 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3B7F8C" id="Text Box 405" o:spid="_x0000_s1055" type="#_x0000_t202" style="position:absolute;left:0;text-align:left;margin-left:18.5pt;margin-top:20.05pt;width:755pt;height:21.9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" filled="f" strokecolor="#8496b0" strokeweight="1pt">
                <v:textbox inset="0,0,0,0">
                  <w:txbxContent>
                    <w:p w14:paraId="10C6936E" w14:textId="0173F201" w:rsidR="00AD19E5" w:rsidRPr="00C91568" w:rsidRDefault="00AD19E5">
                      <w:pPr>
                        <w:pStyle w:val="BodyText"/>
                        <w:spacing w:before="58"/>
                        <w:ind w:left="48"/>
                        <w:rPr>
                          <w:sz w:val="22"/>
                          <w:szCs w:val="22"/>
                        </w:rPr>
                      </w:pPr>
                      <w:r w:rsidRPr="00C91568">
                        <w:rPr>
                          <w:sz w:val="22"/>
                          <w:szCs w:val="22"/>
                        </w:rPr>
                        <w:t xml:space="preserve">Kev tshawb xyuas ntawm xyoo 2021-22 cov hom phiaj yuav tshwm sim </w:t>
                      </w:r>
                      <w:del w:id="1354" w:author="Khamsaolee Xainhiaxang" w:date="2021-07-04T11:23:00Z">
                        <w:r w:rsidRPr="00C91568" w:rsidDel="00226C97">
                          <w:rPr>
                            <w:sz w:val="22"/>
                            <w:szCs w:val="22"/>
                          </w:rPr>
                          <w:delText>thaum lub caij hloov pauv</w:delText>
                        </w:r>
                      </w:del>
                      <w:ins w:id="1355" w:author="Khamsaolee Xainhiaxang" w:date="2021-07-04T11:23:00Z">
                        <w:r>
                          <w:rPr>
                            <w:sz w:val="22"/>
                            <w:szCs w:val="22"/>
                          </w:rPr>
                          <w:t>nyob rau</w:t>
                        </w:r>
                      </w:ins>
                      <w:r w:rsidRPr="00C91568">
                        <w:rPr>
                          <w:sz w:val="22"/>
                          <w:szCs w:val="22"/>
                        </w:rPr>
                        <w:t xml:space="preserve"> xyoo 2022-23.</w:t>
                      </w:r>
                    </w:p>
                  </w:txbxContent>
                </v:textbox>
                <w10:wrap type="topAndBottom" anchorx="page"/>
              </v:shape>
            </w:pict>
          </mc:Fallback>
        </mc:AlternateContent>
      </w:r>
      <w:r w:rsidR="000E40D2" w:rsidRPr="008F5A76">
        <w:rPr>
          <w:sz w:val="22"/>
          <w:szCs w:val="22"/>
          <w:shd w:val="clear" w:color="auto" w:fill="DBE5F1"/>
        </w:rPr>
        <w:t>Cov lus piav qhia txog qhov muaj qhov sib txawv tshwj xeeb hauv kev npaj nqis tes ua thiab cov kev nqis tes ua tiag</w:t>
      </w:r>
      <w:del w:id="1356" w:author="Khamsaolee Xainhiaxang" w:date="2021-07-04T11:22:00Z">
        <w:r w:rsidR="000E40D2" w:rsidRPr="008F5A76" w:rsidDel="00226C97">
          <w:rPr>
            <w:sz w:val="22"/>
            <w:szCs w:val="22"/>
            <w:shd w:val="clear" w:color="auto" w:fill="DBE5F1"/>
          </w:rPr>
          <w:delText xml:space="preserve"> </w:delText>
        </w:r>
        <w:r w:rsidR="00E109F5" w:rsidRPr="008F5A76" w:rsidDel="00226C97">
          <w:rPr>
            <w:sz w:val="22"/>
            <w:szCs w:val="22"/>
            <w:shd w:val="clear" w:color="auto" w:fill="DBE5F1"/>
          </w:rPr>
          <w:delText>ntawm</w:delText>
        </w:r>
        <w:r w:rsidR="000E40D2" w:rsidRPr="008F5A76" w:rsidDel="00226C97">
          <w:rPr>
            <w:sz w:val="22"/>
            <w:szCs w:val="22"/>
            <w:shd w:val="clear" w:color="auto" w:fill="DBE5F1"/>
          </w:rPr>
          <w:delText xml:space="preserve"> kev ua</w:delText>
        </w:r>
      </w:del>
      <w:r w:rsidR="000E40D2" w:rsidRPr="008F5A76">
        <w:rPr>
          <w:sz w:val="22"/>
          <w:szCs w:val="22"/>
          <w:shd w:val="clear" w:color="auto" w:fill="DBE5F1"/>
        </w:rPr>
        <w:t>.</w:t>
      </w:r>
      <w:r w:rsidR="000E40D2" w:rsidRPr="008F5A76">
        <w:rPr>
          <w:sz w:val="22"/>
          <w:szCs w:val="22"/>
          <w:shd w:val="clear" w:color="auto" w:fill="DBE5F1"/>
        </w:rPr>
        <w:tab/>
      </w:r>
    </w:p>
    <w:p w14:paraId="4D4E027F" w14:textId="77777777" w:rsidR="00E43EF1" w:rsidRDefault="00E43EF1">
      <w:pPr>
        <w:pStyle w:val="BodyText"/>
        <w:spacing w:before="5"/>
        <w:rPr>
          <w:sz w:val="13"/>
        </w:rPr>
      </w:pPr>
    </w:p>
    <w:p w14:paraId="44C2A03F" w14:textId="413849D7" w:rsidR="00E43EF1" w:rsidRPr="002D67EB" w:rsidRDefault="00B672F4">
      <w:pPr>
        <w:pStyle w:val="BodyText"/>
        <w:tabs>
          <w:tab w:val="left" w:pos="15388"/>
        </w:tabs>
        <w:spacing w:before="92"/>
        <w:ind w:left="240"/>
        <w:rPr>
          <w:sz w:val="22"/>
          <w:szCs w:val="22"/>
        </w:rPr>
      </w:pPr>
      <w:r>
        <w:rPr>
          <w:noProof/>
          <w:sz w:val="22"/>
          <w:szCs w:val="22"/>
          <w:lang w:bidi="th-TH"/>
        </w:rPr>
        <mc:AlternateContent>
          <mc:Choice Requires="wps">
            <w:drawing>
              <wp:anchor distT="0" distB="0" distL="0" distR="0" simplePos="0" relativeHeight="251684864" behindDoc="1" locked="0" layoutInCell="1" allowOverlap="1" wp14:anchorId="6D98D2AE" wp14:editId="22461B60">
                <wp:simplePos x="0" y="0"/>
                <wp:positionH relativeFrom="page">
                  <wp:posOffset>234950</wp:posOffset>
                </wp:positionH>
                <wp:positionV relativeFrom="paragraph">
                  <wp:posOffset>313055</wp:posOffset>
                </wp:positionV>
                <wp:extent cx="9588500" cy="278130"/>
                <wp:effectExtent l="0" t="0" r="0" b="0"/>
                <wp:wrapTopAndBottom/>
                <wp:docPr id="446" name="Text 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27813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510AA48B" w14:textId="7D199A18" w:rsidR="00AD19E5" w:rsidRPr="00C91568" w:rsidRDefault="00AD19E5" w:rsidP="00D74EB8">
                            <w:pPr>
                              <w:pStyle w:val="BodyText"/>
                              <w:spacing w:before="58"/>
                              <w:ind w:left="48"/>
                              <w:rPr>
                                <w:sz w:val="22"/>
                                <w:szCs w:val="22"/>
                              </w:rPr>
                            </w:pPr>
                            <w:r w:rsidRPr="00C91568">
                              <w:rPr>
                                <w:sz w:val="22"/>
                                <w:szCs w:val="22"/>
                              </w:rPr>
                              <w:t xml:space="preserve">Kev tshawb xyuas ntawm xyoo 2021-22 cov hom phiaj yuav tshwm sim </w:t>
                            </w:r>
                            <w:ins w:id="1357" w:author="Khamsaolee Xainhiaxang" w:date="2021-07-04T11:25:00Z">
                              <w:r>
                                <w:rPr>
                                  <w:sz w:val="22"/>
                                  <w:szCs w:val="22"/>
                                </w:rPr>
                                <w:t>nyob rau</w:t>
                              </w:r>
                              <w:r w:rsidRPr="00C91568">
                                <w:rPr>
                                  <w:sz w:val="22"/>
                                  <w:szCs w:val="22"/>
                                </w:rPr>
                                <w:t xml:space="preserve"> </w:t>
                              </w:r>
                            </w:ins>
                            <w:del w:id="1358" w:author="Khamsaolee Xainhiaxang" w:date="2021-07-04T11:25:00Z">
                              <w:r w:rsidRPr="00C91568" w:rsidDel="00226C97">
                                <w:rPr>
                                  <w:sz w:val="22"/>
                                  <w:szCs w:val="22"/>
                                </w:rPr>
                                <w:delText xml:space="preserve">thaum lub caij hloov pauv </w:delText>
                              </w:r>
                            </w:del>
                            <w:r w:rsidRPr="00C91568">
                              <w:rPr>
                                <w:sz w:val="22"/>
                                <w:szCs w:val="22"/>
                              </w:rPr>
                              <w:t>xyoo 2022-23.</w:t>
                            </w:r>
                          </w:p>
                          <w:p w14:paraId="3B956A35" w14:textId="5D52EAE8" w:rsidR="00AD19E5" w:rsidRDefault="00AD19E5">
                            <w:pPr>
                              <w:pStyle w:val="BodyText"/>
                              <w:spacing w:before="58"/>
                              <w:ind w:left="48"/>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8D2AE" id="Text Box 404" o:spid="_x0000_s1056" type="#_x0000_t202" style="position:absolute;left:0;text-align:left;margin-left:18.5pt;margin-top:24.65pt;width:755pt;height:21.9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" filled="f" strokecolor="#8496b0" strokeweight="1pt">
                <v:textbox inset="0,0,0,0">
                  <w:txbxContent>
                    <w:p w14:paraId="510AA48B" w14:textId="7D199A18" w:rsidR="00AD19E5" w:rsidRPr="00C91568" w:rsidRDefault="00AD19E5" w:rsidP="00D74EB8">
                      <w:pPr>
                        <w:pStyle w:val="BodyText"/>
                        <w:spacing w:before="58"/>
                        <w:ind w:left="48"/>
                        <w:rPr>
                          <w:sz w:val="22"/>
                          <w:szCs w:val="22"/>
                        </w:rPr>
                      </w:pPr>
                      <w:r w:rsidRPr="00C91568">
                        <w:rPr>
                          <w:sz w:val="22"/>
                          <w:szCs w:val="22"/>
                        </w:rPr>
                        <w:t xml:space="preserve">Kev tshawb xyuas ntawm xyoo 2021-22 cov hom phiaj yuav tshwm sim </w:t>
                      </w:r>
                      <w:ins w:id="1359" w:author="Khamsaolee Xainhiaxang" w:date="2021-07-04T11:25:00Z">
                        <w:r>
                          <w:rPr>
                            <w:sz w:val="22"/>
                            <w:szCs w:val="22"/>
                          </w:rPr>
                          <w:t>nyob rau</w:t>
                        </w:r>
                        <w:r w:rsidRPr="00C91568">
                          <w:rPr>
                            <w:sz w:val="22"/>
                            <w:szCs w:val="22"/>
                          </w:rPr>
                          <w:t xml:space="preserve"> </w:t>
                        </w:r>
                      </w:ins>
                      <w:del w:id="1360" w:author="Khamsaolee Xainhiaxang" w:date="2021-07-04T11:25:00Z">
                        <w:r w:rsidRPr="00C91568" w:rsidDel="00226C97">
                          <w:rPr>
                            <w:sz w:val="22"/>
                            <w:szCs w:val="22"/>
                          </w:rPr>
                          <w:delText xml:space="preserve">thaum lub caij hloov pauv </w:delText>
                        </w:r>
                      </w:del>
                      <w:r w:rsidRPr="00C91568">
                        <w:rPr>
                          <w:sz w:val="22"/>
                          <w:szCs w:val="22"/>
                        </w:rPr>
                        <w:t>xyoo 2022-23.</w:t>
                      </w:r>
                    </w:p>
                    <w:p w14:paraId="3B956A35" w14:textId="5D52EAE8" w:rsidR="00AD19E5" w:rsidRDefault="00AD19E5">
                      <w:pPr>
                        <w:pStyle w:val="BodyText"/>
                        <w:spacing w:before="58"/>
                        <w:ind w:left="48"/>
                      </w:pPr>
                    </w:p>
                  </w:txbxContent>
                </v:textbox>
                <w10:wrap type="topAndBottom" anchorx="page"/>
              </v:shape>
            </w:pict>
          </mc:Fallback>
        </mc:AlternateContent>
      </w:r>
      <w:r w:rsidR="000E40D2" w:rsidRPr="002D67EB">
        <w:rPr>
          <w:sz w:val="22"/>
          <w:szCs w:val="22"/>
          <w:shd w:val="clear" w:color="auto" w:fill="DBE5F1"/>
        </w:rPr>
        <w:t xml:space="preserve">Cov lus piav qhia txog qhov sib txawv ntawm cov </w:t>
      </w:r>
      <w:del w:id="1361" w:author="Khamsaolee Xainhiaxang" w:date="2021-07-04T11:24:00Z">
        <w:r w:rsidR="000E40D2" w:rsidRPr="002D67EB" w:rsidDel="00226C97">
          <w:rPr>
            <w:sz w:val="22"/>
            <w:szCs w:val="22"/>
            <w:shd w:val="clear" w:color="auto" w:fill="DBE5F1"/>
          </w:rPr>
          <w:delText>khoom siv Kev Siv</w:delText>
        </w:r>
      </w:del>
      <w:ins w:id="1362" w:author="Khamsaolee Xainhiaxang" w:date="2021-07-04T11:24:00Z">
        <w:r w:rsidR="00226C97">
          <w:rPr>
            <w:sz w:val="22"/>
            <w:szCs w:val="22"/>
            <w:shd w:val="clear" w:color="auto" w:fill="DBE5F1"/>
          </w:rPr>
          <w:t xml:space="preserve">cov </w:t>
        </w:r>
      </w:ins>
      <w:r w:rsidR="000E40D2" w:rsidRPr="002D67EB">
        <w:rPr>
          <w:sz w:val="22"/>
          <w:szCs w:val="22"/>
          <w:shd w:val="clear" w:color="auto" w:fill="DBE5F1"/>
        </w:rPr>
        <w:t xml:space="preserve"> Nyiaj</w:t>
      </w:r>
      <w:ins w:id="1363" w:author="Khamsaolee Xainhiaxang" w:date="2021-07-04T11:24:00Z">
        <w:r w:rsidR="00226C97">
          <w:rPr>
            <w:sz w:val="22"/>
            <w:szCs w:val="22"/>
            <w:shd w:val="clear" w:color="auto" w:fill="DBE5F1"/>
          </w:rPr>
          <w:t xml:space="preserve"> vam tias yuav siv thiab</w:t>
        </w:r>
      </w:ins>
      <w:ins w:id="1364" w:author="Khamsaolee Xainhiaxang" w:date="2021-07-04T11:25:00Z">
        <w:r w:rsidR="00226C97">
          <w:rPr>
            <w:sz w:val="22"/>
            <w:szCs w:val="22"/>
            <w:shd w:val="clear" w:color="auto" w:fill="DBE5F1"/>
          </w:rPr>
          <w:t xml:space="preserve"> cov</w:t>
        </w:r>
      </w:ins>
      <w:r w:rsidR="000E40D2" w:rsidRPr="002D67EB">
        <w:rPr>
          <w:sz w:val="22"/>
          <w:szCs w:val="22"/>
          <w:shd w:val="clear" w:color="auto" w:fill="DBE5F1"/>
        </w:rPr>
        <w:t xml:space="preserve"> </w:t>
      </w:r>
      <w:del w:id="1365" w:author="Khamsaolee Xainhiaxang" w:date="2021-07-04T11:25:00Z">
        <w:r w:rsidR="000E40D2" w:rsidRPr="002D67EB" w:rsidDel="00226C97">
          <w:rPr>
            <w:sz w:val="22"/>
            <w:szCs w:val="22"/>
            <w:shd w:val="clear" w:color="auto" w:fill="DBE5F1"/>
          </w:rPr>
          <w:delText>Txiag thiab K</w:delText>
        </w:r>
        <w:r w:rsidR="00F2764A" w:rsidRPr="002D67EB" w:rsidDel="00226C97">
          <w:rPr>
            <w:sz w:val="22"/>
            <w:szCs w:val="22"/>
            <w:shd w:val="clear" w:color="auto" w:fill="DBE5F1"/>
          </w:rPr>
          <w:delText>eb Kwv</w:delText>
        </w:r>
        <w:r w:rsidR="000E40D2" w:rsidRPr="002D67EB" w:rsidDel="00226C97">
          <w:rPr>
            <w:sz w:val="22"/>
            <w:szCs w:val="22"/>
            <w:shd w:val="clear" w:color="auto" w:fill="DBE5F1"/>
          </w:rPr>
          <w:delText xml:space="preserve"> </w:delText>
        </w:r>
      </w:del>
      <w:r w:rsidR="000E40D2" w:rsidRPr="002D67EB">
        <w:rPr>
          <w:sz w:val="22"/>
          <w:szCs w:val="22"/>
          <w:shd w:val="clear" w:color="auto" w:fill="DBE5F1"/>
        </w:rPr>
        <w:t>Nyiaj</w:t>
      </w:r>
      <w:ins w:id="1366" w:author="Khamsaolee Xainhiaxang" w:date="2021-07-04T11:25:00Z">
        <w:r w:rsidR="00226C97">
          <w:rPr>
            <w:sz w:val="22"/>
            <w:szCs w:val="22"/>
            <w:shd w:val="clear" w:color="auto" w:fill="DBE5F1"/>
          </w:rPr>
          <w:t xml:space="preserve"> yuav siv tiag</w:t>
        </w:r>
      </w:ins>
      <w:r w:rsidR="00F2764A" w:rsidRPr="002D67EB">
        <w:rPr>
          <w:sz w:val="22"/>
          <w:szCs w:val="22"/>
          <w:shd w:val="clear" w:color="auto" w:fill="DBE5F1"/>
        </w:rPr>
        <w:t>.</w:t>
      </w:r>
      <w:r w:rsidR="000E40D2" w:rsidRPr="002D67EB">
        <w:rPr>
          <w:sz w:val="22"/>
          <w:szCs w:val="22"/>
          <w:shd w:val="clear" w:color="auto" w:fill="DBE5F1"/>
        </w:rPr>
        <w:tab/>
      </w:r>
    </w:p>
    <w:p w14:paraId="798A701E" w14:textId="77777777" w:rsidR="00E43EF1" w:rsidRDefault="00E43EF1">
      <w:pPr>
        <w:pStyle w:val="BodyText"/>
        <w:spacing w:before="5"/>
        <w:rPr>
          <w:sz w:val="13"/>
        </w:rPr>
      </w:pPr>
    </w:p>
    <w:p w14:paraId="4EFC29EE" w14:textId="3C810FC3" w:rsidR="00E43EF1" w:rsidRPr="00F3044D" w:rsidRDefault="00B672F4">
      <w:pPr>
        <w:pStyle w:val="BodyText"/>
        <w:tabs>
          <w:tab w:val="left" w:pos="15388"/>
        </w:tabs>
        <w:spacing w:before="92"/>
        <w:ind w:left="240"/>
        <w:rPr>
          <w:sz w:val="22"/>
          <w:szCs w:val="22"/>
        </w:rPr>
      </w:pPr>
      <w:r>
        <w:rPr>
          <w:noProof/>
          <w:sz w:val="22"/>
          <w:szCs w:val="22"/>
          <w:lang w:bidi="th-TH"/>
        </w:rPr>
        <mc:AlternateContent>
          <mc:Choice Requires="wps">
            <w:drawing>
              <wp:anchor distT="0" distB="0" distL="0" distR="0" simplePos="0" relativeHeight="251685888" behindDoc="1" locked="0" layoutInCell="1" allowOverlap="1" wp14:anchorId="1AD75F97" wp14:editId="260F857F">
                <wp:simplePos x="0" y="0"/>
                <wp:positionH relativeFrom="page">
                  <wp:posOffset>234950</wp:posOffset>
                </wp:positionH>
                <wp:positionV relativeFrom="paragraph">
                  <wp:posOffset>313055</wp:posOffset>
                </wp:positionV>
                <wp:extent cx="9588500" cy="278130"/>
                <wp:effectExtent l="0" t="0" r="0" b="0"/>
                <wp:wrapTopAndBottom/>
                <wp:docPr id="445" name="Text 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27813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32AA7C57" w14:textId="14527715" w:rsidR="00AD19E5" w:rsidRPr="00C91568" w:rsidRDefault="00AD19E5" w:rsidP="00F3044D">
                            <w:pPr>
                              <w:pStyle w:val="BodyText"/>
                              <w:spacing w:before="58"/>
                              <w:ind w:left="48"/>
                              <w:rPr>
                                <w:sz w:val="22"/>
                                <w:szCs w:val="22"/>
                              </w:rPr>
                            </w:pPr>
                            <w:r w:rsidRPr="00C91568">
                              <w:rPr>
                                <w:sz w:val="22"/>
                                <w:szCs w:val="22"/>
                              </w:rPr>
                              <w:t xml:space="preserve">Kev tshawb xyuas ntawm xyoo 2021-22 cov hom phiaj yuav tshwm sim </w:t>
                            </w:r>
                            <w:ins w:id="1367" w:author="Khamsaolee Xainhiaxang" w:date="2021-07-04T11:26:00Z">
                              <w:r>
                                <w:rPr>
                                  <w:sz w:val="22"/>
                                  <w:szCs w:val="22"/>
                                </w:rPr>
                                <w:t>nyob rau</w:t>
                              </w:r>
                              <w:r w:rsidRPr="00C91568">
                                <w:rPr>
                                  <w:sz w:val="22"/>
                                  <w:szCs w:val="22"/>
                                </w:rPr>
                                <w:t xml:space="preserve"> </w:t>
                              </w:r>
                            </w:ins>
                            <w:del w:id="1368" w:author="Khamsaolee Xainhiaxang" w:date="2021-07-04T11:26:00Z">
                              <w:r w:rsidRPr="00C91568" w:rsidDel="00226C97">
                                <w:rPr>
                                  <w:sz w:val="22"/>
                                  <w:szCs w:val="22"/>
                                </w:rPr>
                                <w:delText xml:space="preserve">thaum lub caij hloov pauv </w:delText>
                              </w:r>
                            </w:del>
                            <w:r w:rsidRPr="00C91568">
                              <w:rPr>
                                <w:sz w:val="22"/>
                                <w:szCs w:val="22"/>
                              </w:rPr>
                              <w:t>xyoo 2022-23.</w:t>
                            </w:r>
                          </w:p>
                          <w:p w14:paraId="343E6FCF" w14:textId="68843322" w:rsidR="00AD19E5" w:rsidRDefault="00AD19E5">
                            <w:pPr>
                              <w:pStyle w:val="BodyText"/>
                              <w:spacing w:before="58"/>
                              <w:ind w:left="48"/>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D75F97" id="Text Box 403" o:spid="_x0000_s1057" type="#_x0000_t202" style="position:absolute;left:0;text-align:left;margin-left:18.5pt;margin-top:24.65pt;width:755pt;height:21.9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" filled="f" strokecolor="#8496b0" strokeweight="1pt">
                <v:textbox inset="0,0,0,0">
                  <w:txbxContent>
                    <w:p w14:paraId="32AA7C57" w14:textId="14527715" w:rsidR="00AD19E5" w:rsidRPr="00C91568" w:rsidRDefault="00AD19E5" w:rsidP="00F3044D">
                      <w:pPr>
                        <w:pStyle w:val="BodyText"/>
                        <w:spacing w:before="58"/>
                        <w:ind w:left="48"/>
                        <w:rPr>
                          <w:sz w:val="22"/>
                          <w:szCs w:val="22"/>
                        </w:rPr>
                      </w:pPr>
                      <w:r w:rsidRPr="00C91568">
                        <w:rPr>
                          <w:sz w:val="22"/>
                          <w:szCs w:val="22"/>
                        </w:rPr>
                        <w:t xml:space="preserve">Kev tshawb xyuas ntawm xyoo 2021-22 cov hom phiaj yuav tshwm sim </w:t>
                      </w:r>
                      <w:ins w:id="1369" w:author="Khamsaolee Xainhiaxang" w:date="2021-07-04T11:26:00Z">
                        <w:r>
                          <w:rPr>
                            <w:sz w:val="22"/>
                            <w:szCs w:val="22"/>
                          </w:rPr>
                          <w:t>nyob rau</w:t>
                        </w:r>
                        <w:r w:rsidRPr="00C91568">
                          <w:rPr>
                            <w:sz w:val="22"/>
                            <w:szCs w:val="22"/>
                          </w:rPr>
                          <w:t xml:space="preserve"> </w:t>
                        </w:r>
                      </w:ins>
                      <w:del w:id="1370" w:author="Khamsaolee Xainhiaxang" w:date="2021-07-04T11:26:00Z">
                        <w:r w:rsidRPr="00C91568" w:rsidDel="00226C97">
                          <w:rPr>
                            <w:sz w:val="22"/>
                            <w:szCs w:val="22"/>
                          </w:rPr>
                          <w:delText xml:space="preserve">thaum lub caij hloov pauv </w:delText>
                        </w:r>
                      </w:del>
                      <w:r w:rsidRPr="00C91568">
                        <w:rPr>
                          <w:sz w:val="22"/>
                          <w:szCs w:val="22"/>
                        </w:rPr>
                        <w:t>xyoo 2022-23.</w:t>
                      </w:r>
                    </w:p>
                    <w:p w14:paraId="343E6FCF" w14:textId="68843322" w:rsidR="00AD19E5" w:rsidRDefault="00AD19E5">
                      <w:pPr>
                        <w:pStyle w:val="BodyText"/>
                        <w:spacing w:before="58"/>
                        <w:ind w:left="48"/>
                      </w:pPr>
                    </w:p>
                  </w:txbxContent>
                </v:textbox>
                <w10:wrap type="topAndBottom" anchorx="page"/>
              </v:shape>
            </w:pict>
          </mc:Fallback>
        </mc:AlternateContent>
      </w:r>
      <w:r>
        <w:rPr>
          <w:noProof/>
          <w:sz w:val="22"/>
          <w:szCs w:val="22"/>
          <w:lang w:bidi="th-TH"/>
        </w:rPr>
        <mc:AlternateContent>
          <mc:Choice Requires="wps">
            <w:drawing>
              <wp:anchor distT="0" distB="0" distL="0" distR="0" simplePos="0" relativeHeight="251686912" behindDoc="1" locked="0" layoutInCell="1" allowOverlap="1" wp14:anchorId="537AD96E" wp14:editId="75F8F4D3">
                <wp:simplePos x="0" y="0"/>
                <wp:positionH relativeFrom="page">
                  <wp:posOffset>210185</wp:posOffset>
                </wp:positionH>
                <wp:positionV relativeFrom="paragraph">
                  <wp:posOffset>772795</wp:posOffset>
                </wp:positionV>
                <wp:extent cx="9638030" cy="350520"/>
                <wp:effectExtent l="0" t="0" r="0" b="0"/>
                <wp:wrapTopAndBottom/>
                <wp:docPr id="444" name="Text 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8030" cy="35052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112958" w14:textId="5A661AAE" w:rsidR="00AD19E5" w:rsidRPr="00A301F3" w:rsidRDefault="00AD19E5">
                            <w:pPr>
                              <w:pStyle w:val="BodyText"/>
                              <w:ind w:left="29" w:right="1108"/>
                              <w:rPr>
                                <w:sz w:val="22"/>
                                <w:szCs w:val="22"/>
                              </w:rPr>
                            </w:pPr>
                            <w:r w:rsidRPr="00A301F3">
                              <w:rPr>
                                <w:sz w:val="22"/>
                                <w:szCs w:val="22"/>
                              </w:rPr>
                              <w:t xml:space="preserve">Cov lus piav qhia txog txhua qhov kev hloov pauv </w:t>
                            </w:r>
                            <w:del w:id="1371" w:author="Khamsaolee Xainhiaxang" w:date="2021-07-04T11:41:00Z">
                              <w:r w:rsidRPr="00A301F3" w:rsidDel="00D32E54">
                                <w:rPr>
                                  <w:sz w:val="22"/>
                                  <w:szCs w:val="22"/>
                                </w:rPr>
                                <w:delText>hloov mus rau</w:delText>
                              </w:r>
                            </w:del>
                            <w:ins w:id="1372" w:author="Khamsaolee Xainhiaxang" w:date="2021-07-04T11:41:00Z">
                              <w:r>
                                <w:rPr>
                                  <w:sz w:val="22"/>
                                  <w:szCs w:val="22"/>
                                </w:rPr>
                                <w:t>ntawm</w:t>
                              </w:r>
                            </w:ins>
                            <w:r w:rsidRPr="00A301F3">
                              <w:rPr>
                                <w:sz w:val="22"/>
                                <w:szCs w:val="22"/>
                              </w:rPr>
                              <w:t xml:space="preserve"> lub hom phiaj uas tau npaj, ntsuas, cov txiaj ntsig uas xav tau, los sis kev nqis tes ua rau lub xyoo tom ntej uas tshwm sim los ntawm </w:t>
                            </w:r>
                            <w:del w:id="1373" w:author="Khamsaolee Xainhiaxang" w:date="2021-07-04T15:23:00Z">
                              <w:r w:rsidRPr="00A301F3" w:rsidDel="006A093E">
                                <w:rPr>
                                  <w:sz w:val="22"/>
                                  <w:szCs w:val="22"/>
                                </w:rPr>
                                <w:delText xml:space="preserve">kev </w:delText>
                              </w:r>
                            </w:del>
                            <w:del w:id="1374" w:author="Khamsaolee Xainhiaxang" w:date="2021-07-04T11:42:00Z">
                              <w:r w:rsidRPr="00A301F3" w:rsidDel="008B41FA">
                                <w:rPr>
                                  <w:sz w:val="22"/>
                                  <w:szCs w:val="22"/>
                                </w:rPr>
                                <w:delText xml:space="preserve">cuam tshuam ntawm </w:delText>
                              </w:r>
                            </w:del>
                            <w:r w:rsidRPr="00A301F3">
                              <w:rPr>
                                <w:sz w:val="22"/>
                                <w:szCs w:val="22"/>
                              </w:rPr>
                              <w:t xml:space="preserve">kev </w:t>
                            </w:r>
                            <w:ins w:id="1375" w:author="Khamsaolee Xainhiaxang" w:date="2021-07-04T11:42:00Z">
                              <w:r>
                                <w:rPr>
                                  <w:sz w:val="22"/>
                                  <w:szCs w:val="22"/>
                                </w:rPr>
                                <w:t xml:space="preserve">sim </w:t>
                              </w:r>
                            </w:ins>
                            <w:r w:rsidRPr="00A301F3">
                              <w:rPr>
                                <w:sz w:val="22"/>
                                <w:szCs w:val="22"/>
                              </w:rPr>
                              <w:t>xyaum ua ntej.</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AD96E" id="Text Box 402" o:spid="_x0000_s1058" type="#_x0000_t202" style="position:absolute;left:0;text-align:left;margin-left:16.55pt;margin-top:60.85pt;width:758.9pt;height:27.6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" fillcolor="#dbe5f1" stroked="f">
                <v:textbox inset="0,0,0,0">
                  <w:txbxContent>
                    <w:p w14:paraId="67112958" w14:textId="5A661AAE" w:rsidR="00AD19E5" w:rsidRPr="00A301F3" w:rsidRDefault="00AD19E5">
                      <w:pPr>
                        <w:pStyle w:val="BodyText"/>
                        <w:ind w:left="29" w:right="1108"/>
                        <w:rPr>
                          <w:sz w:val="22"/>
                          <w:szCs w:val="22"/>
                        </w:rPr>
                      </w:pPr>
                      <w:r w:rsidRPr="00A301F3">
                        <w:rPr>
                          <w:sz w:val="22"/>
                          <w:szCs w:val="22"/>
                        </w:rPr>
                        <w:t xml:space="preserve">Cov lus piav qhia txog txhua qhov kev hloov pauv </w:t>
                      </w:r>
                      <w:del w:id="1376" w:author="Khamsaolee Xainhiaxang" w:date="2021-07-04T11:41:00Z">
                        <w:r w:rsidRPr="00A301F3" w:rsidDel="00D32E54">
                          <w:rPr>
                            <w:sz w:val="22"/>
                            <w:szCs w:val="22"/>
                          </w:rPr>
                          <w:delText>hloov mus rau</w:delText>
                        </w:r>
                      </w:del>
                      <w:ins w:id="1377" w:author="Khamsaolee Xainhiaxang" w:date="2021-07-04T11:41:00Z">
                        <w:r>
                          <w:rPr>
                            <w:sz w:val="22"/>
                            <w:szCs w:val="22"/>
                          </w:rPr>
                          <w:t>ntawm</w:t>
                        </w:r>
                      </w:ins>
                      <w:r w:rsidRPr="00A301F3">
                        <w:rPr>
                          <w:sz w:val="22"/>
                          <w:szCs w:val="22"/>
                        </w:rPr>
                        <w:t xml:space="preserve"> lub hom phiaj uas tau npaj, ntsuas, cov txiaj ntsig uas xav tau, los sis kev nqis tes ua rau lub xyoo tom ntej uas tshwm sim los ntawm </w:t>
                      </w:r>
                      <w:del w:id="1378" w:author="Khamsaolee Xainhiaxang" w:date="2021-07-04T15:23:00Z">
                        <w:r w:rsidRPr="00A301F3" w:rsidDel="006A093E">
                          <w:rPr>
                            <w:sz w:val="22"/>
                            <w:szCs w:val="22"/>
                          </w:rPr>
                          <w:delText xml:space="preserve">kev </w:delText>
                        </w:r>
                      </w:del>
                      <w:del w:id="1379" w:author="Khamsaolee Xainhiaxang" w:date="2021-07-04T11:42:00Z">
                        <w:r w:rsidRPr="00A301F3" w:rsidDel="008B41FA">
                          <w:rPr>
                            <w:sz w:val="22"/>
                            <w:szCs w:val="22"/>
                          </w:rPr>
                          <w:delText xml:space="preserve">cuam tshuam ntawm </w:delText>
                        </w:r>
                      </w:del>
                      <w:r w:rsidRPr="00A301F3">
                        <w:rPr>
                          <w:sz w:val="22"/>
                          <w:szCs w:val="22"/>
                        </w:rPr>
                        <w:t xml:space="preserve">kev </w:t>
                      </w:r>
                      <w:ins w:id="1380" w:author="Khamsaolee Xainhiaxang" w:date="2021-07-04T11:42:00Z">
                        <w:r>
                          <w:rPr>
                            <w:sz w:val="22"/>
                            <w:szCs w:val="22"/>
                          </w:rPr>
                          <w:t xml:space="preserve">sim </w:t>
                        </w:r>
                      </w:ins>
                      <w:r w:rsidRPr="00A301F3">
                        <w:rPr>
                          <w:sz w:val="22"/>
                          <w:szCs w:val="22"/>
                        </w:rPr>
                        <w:t>xyaum ua ntej.</w:t>
                      </w:r>
                    </w:p>
                  </w:txbxContent>
                </v:textbox>
                <w10:wrap type="topAndBottom" anchorx="page"/>
              </v:shape>
            </w:pict>
          </mc:Fallback>
        </mc:AlternateContent>
      </w:r>
      <w:r>
        <w:rPr>
          <w:noProof/>
          <w:sz w:val="22"/>
          <w:szCs w:val="22"/>
          <w:lang w:bidi="th-TH"/>
        </w:rPr>
        <mc:AlternateContent>
          <mc:Choice Requires="wps">
            <w:drawing>
              <wp:anchor distT="0" distB="0" distL="0" distR="0" simplePos="0" relativeHeight="251687936" behindDoc="1" locked="0" layoutInCell="1" allowOverlap="1" wp14:anchorId="2AF425EE" wp14:editId="38FC9D76">
                <wp:simplePos x="0" y="0"/>
                <wp:positionH relativeFrom="page">
                  <wp:posOffset>234950</wp:posOffset>
                </wp:positionH>
                <wp:positionV relativeFrom="paragraph">
                  <wp:posOffset>1202690</wp:posOffset>
                </wp:positionV>
                <wp:extent cx="9588500" cy="278130"/>
                <wp:effectExtent l="0" t="0" r="0" b="0"/>
                <wp:wrapTopAndBottom/>
                <wp:docPr id="443" name="Text 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27813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6EED1407" w14:textId="6F5DD3F9" w:rsidR="00AD19E5" w:rsidRPr="00C91568" w:rsidRDefault="00AD19E5" w:rsidP="00A301F3">
                            <w:pPr>
                              <w:pStyle w:val="BodyText"/>
                              <w:spacing w:before="58"/>
                              <w:ind w:left="48"/>
                              <w:rPr>
                                <w:sz w:val="22"/>
                                <w:szCs w:val="22"/>
                              </w:rPr>
                            </w:pPr>
                            <w:r w:rsidRPr="00C91568">
                              <w:rPr>
                                <w:sz w:val="22"/>
                                <w:szCs w:val="22"/>
                              </w:rPr>
                              <w:t xml:space="preserve">Kev tshawb xyuas ntawm xyoo 2021-22 cov hom phiaj yuav tshwm sim </w:t>
                            </w:r>
                            <w:ins w:id="1381" w:author="Khamsaolee Xainhiaxang" w:date="2021-07-04T11:26:00Z">
                              <w:r>
                                <w:rPr>
                                  <w:sz w:val="22"/>
                                  <w:szCs w:val="22"/>
                                </w:rPr>
                                <w:t>nyob rau</w:t>
                              </w:r>
                              <w:r w:rsidRPr="00C91568">
                                <w:rPr>
                                  <w:sz w:val="22"/>
                                  <w:szCs w:val="22"/>
                                </w:rPr>
                                <w:t xml:space="preserve"> </w:t>
                              </w:r>
                            </w:ins>
                            <w:del w:id="1382" w:author="Khamsaolee Xainhiaxang" w:date="2021-07-04T11:26:00Z">
                              <w:r w:rsidRPr="00C91568" w:rsidDel="00226C97">
                                <w:rPr>
                                  <w:sz w:val="22"/>
                                  <w:szCs w:val="22"/>
                                </w:rPr>
                                <w:delText xml:space="preserve">thaum lub caij hloov pauv </w:delText>
                              </w:r>
                            </w:del>
                            <w:r w:rsidRPr="00C91568">
                              <w:rPr>
                                <w:sz w:val="22"/>
                                <w:szCs w:val="22"/>
                              </w:rPr>
                              <w:t>xyoo 2022-23.</w:t>
                            </w:r>
                          </w:p>
                          <w:p w14:paraId="01087D9D" w14:textId="030EEED5" w:rsidR="00AD19E5" w:rsidRDefault="00AD19E5">
                            <w:pPr>
                              <w:pStyle w:val="BodyText"/>
                              <w:spacing w:before="58"/>
                              <w:ind w:left="48"/>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F425EE" id="Text Box 401" o:spid="_x0000_s1059" type="#_x0000_t202" style="position:absolute;left:0;text-align:left;margin-left:18.5pt;margin-top:94.7pt;width:755pt;height:21.9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" filled="f" strokecolor="#8496b0" strokeweight="1pt">
                <v:textbox inset="0,0,0,0">
                  <w:txbxContent>
                    <w:p w14:paraId="6EED1407" w14:textId="6F5DD3F9" w:rsidR="00AD19E5" w:rsidRPr="00C91568" w:rsidRDefault="00AD19E5" w:rsidP="00A301F3">
                      <w:pPr>
                        <w:pStyle w:val="BodyText"/>
                        <w:spacing w:before="58"/>
                        <w:ind w:left="48"/>
                        <w:rPr>
                          <w:sz w:val="22"/>
                          <w:szCs w:val="22"/>
                        </w:rPr>
                      </w:pPr>
                      <w:r w:rsidRPr="00C91568">
                        <w:rPr>
                          <w:sz w:val="22"/>
                          <w:szCs w:val="22"/>
                        </w:rPr>
                        <w:t xml:space="preserve">Kev tshawb xyuas ntawm xyoo 2021-22 cov hom phiaj yuav tshwm sim </w:t>
                      </w:r>
                      <w:ins w:id="1383" w:author="Khamsaolee Xainhiaxang" w:date="2021-07-04T11:26:00Z">
                        <w:r>
                          <w:rPr>
                            <w:sz w:val="22"/>
                            <w:szCs w:val="22"/>
                          </w:rPr>
                          <w:t>nyob rau</w:t>
                        </w:r>
                        <w:r w:rsidRPr="00C91568">
                          <w:rPr>
                            <w:sz w:val="22"/>
                            <w:szCs w:val="22"/>
                          </w:rPr>
                          <w:t xml:space="preserve"> </w:t>
                        </w:r>
                      </w:ins>
                      <w:del w:id="1384" w:author="Khamsaolee Xainhiaxang" w:date="2021-07-04T11:26:00Z">
                        <w:r w:rsidRPr="00C91568" w:rsidDel="00226C97">
                          <w:rPr>
                            <w:sz w:val="22"/>
                            <w:szCs w:val="22"/>
                          </w:rPr>
                          <w:delText xml:space="preserve">thaum lub caij hloov pauv </w:delText>
                        </w:r>
                      </w:del>
                      <w:r w:rsidRPr="00C91568">
                        <w:rPr>
                          <w:sz w:val="22"/>
                          <w:szCs w:val="22"/>
                        </w:rPr>
                        <w:t>xyoo 2022-23.</w:t>
                      </w:r>
                    </w:p>
                    <w:p w14:paraId="01087D9D" w14:textId="030EEED5" w:rsidR="00AD19E5" w:rsidRDefault="00AD19E5">
                      <w:pPr>
                        <w:pStyle w:val="BodyText"/>
                        <w:spacing w:before="58"/>
                        <w:ind w:left="48"/>
                      </w:pPr>
                    </w:p>
                  </w:txbxContent>
                </v:textbox>
                <w10:wrap type="topAndBottom" anchorx="page"/>
              </v:shape>
            </w:pict>
          </mc:Fallback>
        </mc:AlternateContent>
      </w:r>
      <w:r w:rsidR="000E40D2" w:rsidRPr="00F3044D">
        <w:rPr>
          <w:sz w:val="22"/>
          <w:szCs w:val="22"/>
          <w:shd w:val="clear" w:color="auto" w:fill="DBE5F1"/>
        </w:rPr>
        <w:t>Cov lus piav qhia yuav ua li cas thiaj ua tau zoo rau cov kev nqis tes ua tshwj xeeb</w:t>
      </w:r>
      <w:r w:rsidR="00F3044D" w:rsidRPr="00F3044D">
        <w:rPr>
          <w:sz w:val="22"/>
          <w:szCs w:val="22"/>
          <w:shd w:val="clear" w:color="auto" w:fill="DBE5F1"/>
        </w:rPr>
        <w:t xml:space="preserve"> uas</w:t>
      </w:r>
      <w:r w:rsidR="000E40D2" w:rsidRPr="00F3044D">
        <w:rPr>
          <w:sz w:val="22"/>
          <w:szCs w:val="22"/>
          <w:shd w:val="clear" w:color="auto" w:fill="DBE5F1"/>
        </w:rPr>
        <w:t xml:space="preserve"> tau ua hauv kev nce qib mus rau lub hom phiaj.</w:t>
      </w:r>
      <w:r w:rsidR="000E40D2" w:rsidRPr="00F3044D">
        <w:rPr>
          <w:sz w:val="22"/>
          <w:szCs w:val="22"/>
          <w:shd w:val="clear" w:color="auto" w:fill="DBE5F1"/>
        </w:rPr>
        <w:tab/>
      </w:r>
    </w:p>
    <w:p w14:paraId="3AE17331" w14:textId="77777777" w:rsidR="00E43EF1" w:rsidRDefault="00E43EF1">
      <w:pPr>
        <w:pStyle w:val="BodyText"/>
        <w:spacing w:before="4"/>
        <w:rPr>
          <w:sz w:val="19"/>
        </w:rPr>
      </w:pPr>
    </w:p>
    <w:p w14:paraId="760CEF92" w14:textId="77777777" w:rsidR="00E43EF1" w:rsidRDefault="00E43EF1">
      <w:pPr>
        <w:pStyle w:val="BodyText"/>
        <w:spacing w:before="3"/>
        <w:rPr>
          <w:sz w:val="5"/>
        </w:rPr>
      </w:pPr>
    </w:p>
    <w:p w14:paraId="694FACE5" w14:textId="77777777" w:rsidR="00E43EF1" w:rsidRDefault="00E43EF1">
      <w:pPr>
        <w:pStyle w:val="BodyText"/>
        <w:spacing w:before="5"/>
        <w:rPr>
          <w:sz w:val="13"/>
        </w:rPr>
      </w:pPr>
    </w:p>
    <w:p w14:paraId="30A8CCF2" w14:textId="69847537" w:rsidR="00E43EF1" w:rsidRDefault="002D52D6" w:rsidP="002D52D6">
      <w:pPr>
        <w:spacing w:before="92"/>
        <w:ind w:left="240"/>
        <w:jc w:val="both"/>
        <w:rPr>
          <w:b/>
          <w:sz w:val="24"/>
        </w:rPr>
      </w:pPr>
      <w:r w:rsidRPr="002D52D6">
        <w:rPr>
          <w:b/>
          <w:sz w:val="24"/>
          <w:szCs w:val="24"/>
        </w:rPr>
        <w:t>Tsab ntawv tshaj tawm ntawm Kev Kwv yees Kev Siv Nyiaj rau xyoo dhau los ntawm kev nqis tes ua muaj nyob hauv Daim Ntawv Qhia Nyiaj Txhua Xyoo</w:t>
      </w:r>
      <w:r w:rsidR="000E40D2">
        <w:rPr>
          <w:b/>
          <w:sz w:val="24"/>
        </w:rPr>
        <w:t>.</w:t>
      </w:r>
    </w:p>
    <w:p w14:paraId="56CB2E23" w14:textId="77777777" w:rsidR="00E43EF1" w:rsidRDefault="00E43EF1">
      <w:pPr>
        <w:rPr>
          <w:sz w:val="24"/>
        </w:rPr>
        <w:sectPr w:rsidR="00E43EF1">
          <w:pgSz w:w="15840" w:h="12240" w:orient="landscape"/>
          <w:pgMar w:top="640" w:right="120" w:bottom="480" w:left="120" w:header="0" w:footer="284" w:gutter="0"/>
          <w:cols w:space="720"/>
        </w:sectPr>
      </w:pPr>
    </w:p>
    <w:p w14:paraId="4BB5E6D5" w14:textId="77777777" w:rsidR="00E43EF1" w:rsidRDefault="00E43EF1">
      <w:pPr>
        <w:pStyle w:val="BodyText"/>
        <w:rPr>
          <w:b/>
          <w:sz w:val="20"/>
        </w:rPr>
      </w:pPr>
    </w:p>
    <w:p w14:paraId="1C65455C" w14:textId="77777777" w:rsidR="00E43EF1" w:rsidRDefault="00E43EF1">
      <w:pPr>
        <w:pStyle w:val="BodyText"/>
        <w:rPr>
          <w:b/>
          <w:sz w:val="20"/>
        </w:rPr>
      </w:pPr>
    </w:p>
    <w:p w14:paraId="742294F0" w14:textId="77777777" w:rsidR="00E43EF1" w:rsidRDefault="00E43EF1">
      <w:pPr>
        <w:pStyle w:val="BodyText"/>
        <w:spacing w:before="6"/>
        <w:rPr>
          <w:b/>
          <w:sz w:val="25"/>
        </w:rPr>
      </w:pPr>
    </w:p>
    <w:p w14:paraId="6DB8B611" w14:textId="710D28E5" w:rsidR="00E43EF1" w:rsidRPr="002602A7" w:rsidRDefault="00B672F4">
      <w:pPr>
        <w:spacing w:before="88"/>
        <w:ind w:left="240"/>
        <w:rPr>
          <w:b/>
          <w:sz w:val="32"/>
          <w:szCs w:val="32"/>
        </w:rPr>
      </w:pPr>
      <w:r>
        <w:rPr>
          <w:noProof/>
          <w:lang w:bidi="th-TH"/>
        </w:rPr>
        <mc:AlternateContent>
          <mc:Choice Requires="wps">
            <w:drawing>
              <wp:anchor distT="0" distB="0" distL="114300" distR="114300" simplePos="0" relativeHeight="251691008" behindDoc="0" locked="0" layoutInCell="1" allowOverlap="1" wp14:anchorId="735FF48C" wp14:editId="3A768D07">
                <wp:simplePos x="0" y="0"/>
                <wp:positionH relativeFrom="page">
                  <wp:posOffset>145415</wp:posOffset>
                </wp:positionH>
                <wp:positionV relativeFrom="paragraph">
                  <wp:posOffset>-479425</wp:posOffset>
                </wp:positionV>
                <wp:extent cx="9768205" cy="346075"/>
                <wp:effectExtent l="0" t="0" r="0" b="0"/>
                <wp:wrapNone/>
                <wp:docPr id="442" name="Text Box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68205" cy="346075"/>
                        </a:xfrm>
                        <a:prstGeom prst="rect">
                          <a:avLst/>
                        </a:prstGeom>
                        <a:solidFill>
                          <a:srgbClr val="DBE5F1"/>
                        </a:solidFill>
                        <a:ln w="28575">
                          <a:solidFill>
                            <a:srgbClr val="000000"/>
                          </a:solidFill>
                          <a:miter lim="800000"/>
                          <a:headEnd/>
                          <a:tailEnd/>
                        </a:ln>
                      </wps:spPr>
                      <wps:txbx>
                        <w:txbxContent>
                          <w:p w14:paraId="30A49592" w14:textId="27C44EB1" w:rsidR="00AD19E5" w:rsidRPr="002602A7" w:rsidRDefault="00AD19E5">
                            <w:pPr>
                              <w:spacing w:before="20"/>
                              <w:ind w:left="108"/>
                              <w:rPr>
                                <w:b/>
                                <w:sz w:val="36"/>
                                <w:szCs w:val="36"/>
                              </w:rPr>
                            </w:pPr>
                            <w:hyperlink r:id="rId21" w:anchor="GoalsandActions">
                              <w:r>
                                <w:rPr>
                                  <w:b/>
                                  <w:sz w:val="36"/>
                                  <w:szCs w:val="36"/>
                                </w:rPr>
                                <w:t xml:space="preserve">Cov </w:t>
                              </w:r>
                              <w:r w:rsidRPr="002602A7">
                                <w:rPr>
                                  <w:b/>
                                  <w:sz w:val="36"/>
                                  <w:szCs w:val="36"/>
                                </w:rPr>
                                <w:t xml:space="preserve">Hom Phiaj thiab </w:t>
                              </w:r>
                              <w:r>
                                <w:rPr>
                                  <w:b/>
                                  <w:sz w:val="36"/>
                                  <w:szCs w:val="36"/>
                                </w:rPr>
                                <w:t xml:space="preserve">Cov </w:t>
                              </w:r>
                              <w:r w:rsidRPr="002602A7">
                                <w:rPr>
                                  <w:b/>
                                  <w:sz w:val="36"/>
                                  <w:szCs w:val="36"/>
                                </w:rPr>
                                <w:t>Kev Ua</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FF48C" id="Text Box 400" o:spid="_x0000_s1060" type="#_x0000_t202" style="position:absolute;left:0;text-align:left;margin-left:11.45pt;margin-top:-37.75pt;width:769.15pt;height:27.2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" fillcolor="#dbe5f1" strokeweight="2.25pt">
                <v:textbox inset="0,0,0,0">
                  <w:txbxContent>
                    <w:p w14:paraId="30A49592" w14:textId="27C44EB1" w:rsidR="00AD19E5" w:rsidRPr="002602A7" w:rsidRDefault="00AD19E5">
                      <w:pPr>
                        <w:spacing w:before="20"/>
                        <w:ind w:left="108"/>
                        <w:rPr>
                          <w:b/>
                          <w:sz w:val="36"/>
                          <w:szCs w:val="36"/>
                        </w:rPr>
                      </w:pPr>
                      <w:hyperlink r:id="rId22" w:anchor="GoalsandActions">
                        <w:r>
                          <w:rPr>
                            <w:b/>
                            <w:sz w:val="36"/>
                            <w:szCs w:val="36"/>
                          </w:rPr>
                          <w:t xml:space="preserve">Cov </w:t>
                        </w:r>
                        <w:r w:rsidRPr="002602A7">
                          <w:rPr>
                            <w:b/>
                            <w:sz w:val="36"/>
                            <w:szCs w:val="36"/>
                          </w:rPr>
                          <w:t xml:space="preserve">Hom Phiaj thiab </w:t>
                        </w:r>
                        <w:r>
                          <w:rPr>
                            <w:b/>
                            <w:sz w:val="36"/>
                            <w:szCs w:val="36"/>
                          </w:rPr>
                          <w:t xml:space="preserve">Cov </w:t>
                        </w:r>
                        <w:r w:rsidRPr="002602A7">
                          <w:rPr>
                            <w:b/>
                            <w:sz w:val="36"/>
                            <w:szCs w:val="36"/>
                          </w:rPr>
                          <w:t>Kev Ua</w:t>
                        </w:r>
                      </w:hyperlink>
                    </w:p>
                  </w:txbxContent>
                </v:textbox>
                <w10:wrap anchorx="page"/>
              </v:shape>
            </w:pict>
          </mc:Fallback>
        </mc:AlternateContent>
      </w:r>
      <w:hyperlink r:id="rId23" w:anchor="goalDescription">
        <w:r w:rsidR="00AB36C4">
          <w:rPr>
            <w:b/>
            <w:sz w:val="32"/>
            <w:szCs w:val="32"/>
          </w:rPr>
          <w:t>Lub</w:t>
        </w:r>
        <w:r w:rsidR="00767CDE">
          <w:rPr>
            <w:b/>
            <w:sz w:val="32"/>
            <w:szCs w:val="32"/>
          </w:rPr>
          <w:t xml:space="preserve"> </w:t>
        </w:r>
        <w:r w:rsidR="000E40D2" w:rsidRPr="002602A7">
          <w:rPr>
            <w:b/>
            <w:sz w:val="32"/>
            <w:szCs w:val="32"/>
          </w:rPr>
          <w:t>Hom Phiaj</w:t>
        </w:r>
      </w:hyperlink>
    </w:p>
    <w:p w14:paraId="622DA62E" w14:textId="77777777" w:rsidR="00E43EF1" w:rsidRDefault="00E43EF1">
      <w:pPr>
        <w:pStyle w:val="BodyText"/>
        <w:rPr>
          <w:b/>
          <w:sz w:val="10"/>
        </w:rPr>
      </w:pPr>
    </w:p>
    <w:tbl>
      <w:tblPr>
        <w:tblW w:w="0" w:type="auto"/>
        <w:tblInd w:w="25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3085"/>
        <w:gridCol w:w="12025"/>
      </w:tblGrid>
      <w:tr w:rsidR="00E43EF1" w14:paraId="1DB53608" w14:textId="77777777" w:rsidTr="0077232C">
        <w:trPr>
          <w:trHeight w:val="417"/>
        </w:trPr>
        <w:tc>
          <w:tcPr>
            <w:tcW w:w="3085" w:type="dxa"/>
            <w:shd w:val="clear" w:color="auto" w:fill="DBE5F1"/>
          </w:tcPr>
          <w:p w14:paraId="0C4D243B" w14:textId="1D39DC2E" w:rsidR="00E43EF1" w:rsidRPr="00FF6ED4" w:rsidRDefault="00767CDE">
            <w:pPr>
              <w:pStyle w:val="TableParagraph"/>
              <w:spacing w:before="58"/>
              <w:ind w:left="605" w:right="596"/>
              <w:jc w:val="center"/>
              <w:rPr>
                <w:b/>
              </w:rPr>
            </w:pPr>
            <w:r>
              <w:rPr>
                <w:b/>
              </w:rPr>
              <w:t>H</w:t>
            </w:r>
            <w:r w:rsidR="000E40D2" w:rsidRPr="00FF6ED4">
              <w:rPr>
                <w:b/>
              </w:rPr>
              <w:t>om phiaj #</w:t>
            </w:r>
          </w:p>
        </w:tc>
        <w:tc>
          <w:tcPr>
            <w:tcW w:w="12025" w:type="dxa"/>
            <w:shd w:val="clear" w:color="auto" w:fill="DBE5F1"/>
          </w:tcPr>
          <w:p w14:paraId="0673A608" w14:textId="77777777" w:rsidR="00E43EF1" w:rsidRPr="00FF6ED4" w:rsidRDefault="000E40D2">
            <w:pPr>
              <w:pStyle w:val="TableParagraph"/>
              <w:spacing w:before="58"/>
              <w:ind w:left="58"/>
              <w:rPr>
                <w:b/>
              </w:rPr>
            </w:pPr>
            <w:r w:rsidRPr="00FF6ED4">
              <w:rPr>
                <w:b/>
              </w:rPr>
              <w:t>Kev piav qhia</w:t>
            </w:r>
          </w:p>
        </w:tc>
      </w:tr>
      <w:tr w:rsidR="00E43EF1" w14:paraId="08F8B5FB" w14:textId="77777777" w:rsidTr="0077232C">
        <w:trPr>
          <w:trHeight w:val="417"/>
        </w:trPr>
        <w:tc>
          <w:tcPr>
            <w:tcW w:w="3085" w:type="dxa"/>
          </w:tcPr>
          <w:p w14:paraId="4BE6A26E" w14:textId="77777777" w:rsidR="00E43EF1" w:rsidRPr="00461A41" w:rsidRDefault="000E40D2">
            <w:pPr>
              <w:pStyle w:val="TableParagraph"/>
              <w:spacing w:before="58"/>
              <w:ind w:left="9"/>
              <w:jc w:val="center"/>
              <w:rPr>
                <w:b/>
              </w:rPr>
            </w:pPr>
            <w:r w:rsidRPr="00461A41">
              <w:rPr>
                <w:b/>
              </w:rPr>
              <w:t>2</w:t>
            </w:r>
          </w:p>
        </w:tc>
        <w:tc>
          <w:tcPr>
            <w:tcW w:w="12025" w:type="dxa"/>
          </w:tcPr>
          <w:p w14:paraId="69F22169" w14:textId="4DD2B2A3" w:rsidR="00E43EF1" w:rsidRPr="00461A41" w:rsidRDefault="00830416" w:rsidP="008B41FA">
            <w:pPr>
              <w:pStyle w:val="TableParagraph"/>
              <w:spacing w:before="58"/>
              <w:ind w:left="58"/>
            </w:pPr>
            <w:r>
              <w:t xml:space="preserve">Ntsuas </w:t>
            </w:r>
            <w:r w:rsidR="000E40D2" w:rsidRPr="00461A41">
              <w:t xml:space="preserve">Xyuas kom txhua </w:t>
            </w:r>
            <w:r w:rsidR="002B6F53" w:rsidRPr="00461A41">
              <w:t>Cov</w:t>
            </w:r>
            <w:r w:rsidR="000E40D2" w:rsidRPr="00461A41">
              <w:t xml:space="preserve"> Neeg Kawm Tiav Q</w:t>
            </w:r>
            <w:r w:rsidR="002B6F53" w:rsidRPr="00461A41">
              <w:t>i</w:t>
            </w:r>
            <w:r w:rsidR="000E40D2" w:rsidRPr="00461A41">
              <w:t xml:space="preserve">b Siab </w:t>
            </w:r>
            <w:del w:id="1385" w:author="Khamsaolee Xainhiaxang" w:date="2021-07-04T11:45:00Z">
              <w:r w:rsidR="002B6F53" w:rsidRPr="00461A41" w:rsidDel="008B41FA">
                <w:delText xml:space="preserve">Ntawm Kev </w:delText>
              </w:r>
              <w:r w:rsidR="000E40D2" w:rsidRPr="00461A41" w:rsidDel="008B41FA">
                <w:delText xml:space="preserve">Kawm </w:delText>
              </w:r>
              <w:r w:rsidR="002B6F53" w:rsidRPr="00461A41" w:rsidDel="008B41FA">
                <w:delText xml:space="preserve">Ua </w:delText>
              </w:r>
              <w:r w:rsidR="000E40D2" w:rsidRPr="00461A41" w:rsidDel="008B41FA">
                <w:delText>Hauj</w:delText>
              </w:r>
              <w:r w:rsidR="002B6F53" w:rsidRPr="00461A41" w:rsidDel="008B41FA">
                <w:delText xml:space="preserve"> </w:delText>
              </w:r>
              <w:r w:rsidR="000E40D2" w:rsidRPr="00461A41" w:rsidDel="008B41FA">
                <w:delText xml:space="preserve">lwm </w:delText>
              </w:r>
            </w:del>
            <w:r w:rsidR="000E40D2" w:rsidRPr="00461A41">
              <w:t xml:space="preserve">thiab Npaj </w:t>
            </w:r>
            <w:ins w:id="1386" w:author="Khamsaolee Xainhiaxang" w:date="2021-07-04T11:45:00Z">
              <w:r w:rsidR="008B41FA">
                <w:t xml:space="preserve">Rau Kev </w:t>
              </w:r>
            </w:ins>
            <w:r w:rsidR="002B6F53" w:rsidRPr="00461A41">
              <w:t>Ua Hauj Lwm</w:t>
            </w:r>
          </w:p>
        </w:tc>
      </w:tr>
    </w:tbl>
    <w:p w14:paraId="486A02D3" w14:textId="21E0878E" w:rsidR="00E43EF1" w:rsidRDefault="00B672F4">
      <w:pPr>
        <w:pStyle w:val="BodyText"/>
        <w:spacing w:before="10"/>
        <w:rPr>
          <w:b/>
          <w:sz w:val="7"/>
        </w:rPr>
      </w:pPr>
      <w:r>
        <w:rPr>
          <w:noProof/>
          <w:lang w:bidi="th-TH"/>
        </w:rPr>
        <mc:AlternateContent>
          <mc:Choice Requires="wps">
            <w:drawing>
              <wp:anchor distT="0" distB="0" distL="0" distR="0" simplePos="0" relativeHeight="251688960" behindDoc="1" locked="0" layoutInCell="1" allowOverlap="1" wp14:anchorId="43359DF0" wp14:editId="649777EC">
                <wp:simplePos x="0" y="0"/>
                <wp:positionH relativeFrom="page">
                  <wp:posOffset>210185</wp:posOffset>
                </wp:positionH>
                <wp:positionV relativeFrom="paragraph">
                  <wp:posOffset>73025</wp:posOffset>
                </wp:positionV>
                <wp:extent cx="9638030" cy="175260"/>
                <wp:effectExtent l="0" t="0" r="0" b="0"/>
                <wp:wrapTopAndBottom/>
                <wp:docPr id="441" name="Text Box 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8030" cy="17526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34B1D0" w14:textId="1F7F6B7D" w:rsidR="00AD19E5" w:rsidRPr="00F51E70" w:rsidRDefault="00AD19E5">
                            <w:pPr>
                              <w:pStyle w:val="BodyText"/>
                              <w:ind w:left="29"/>
                              <w:rPr>
                                <w:sz w:val="22"/>
                                <w:szCs w:val="22"/>
                              </w:rPr>
                            </w:pPr>
                            <w:hyperlink r:id="rId24" w:anchor="ExplanationofWhytheLEADevelopedGoals">
                              <w:r w:rsidRPr="00F51E70">
                                <w:rPr>
                                  <w:sz w:val="22"/>
                                  <w:szCs w:val="22"/>
                                </w:rPr>
                                <w:t xml:space="preserve">Cov lus piav qhia txog tias vim li cas LEA </w:t>
                              </w:r>
                              <w:r>
                                <w:rPr>
                                  <w:sz w:val="22"/>
                                  <w:szCs w:val="22"/>
                                </w:rPr>
                                <w:t xml:space="preserve">thiaj </w:t>
                              </w:r>
                              <w:r w:rsidRPr="00F51E70">
                                <w:rPr>
                                  <w:sz w:val="22"/>
                                  <w:szCs w:val="22"/>
                                </w:rPr>
                                <w:t>tau tsim kho lub hom phiaj no.</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59DF0" id="Text Box 399" o:spid="_x0000_s1061" type="#_x0000_t202" style="position:absolute;margin-left:16.55pt;margin-top:5.75pt;width:758.9pt;height:13.8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" fillcolor="#dbe5f1" stroked="f">
                <v:textbox inset="0,0,0,0">
                  <w:txbxContent>
                    <w:p w14:paraId="7D34B1D0" w14:textId="1F7F6B7D" w:rsidR="00AD19E5" w:rsidRPr="00F51E70" w:rsidRDefault="00AD19E5">
                      <w:pPr>
                        <w:pStyle w:val="BodyText"/>
                        <w:ind w:left="29"/>
                        <w:rPr>
                          <w:sz w:val="22"/>
                          <w:szCs w:val="22"/>
                        </w:rPr>
                      </w:pPr>
                      <w:hyperlink r:id="rId25" w:anchor="ExplanationofWhytheLEADevelopedGoals">
                        <w:r w:rsidRPr="00F51E70">
                          <w:rPr>
                            <w:sz w:val="22"/>
                            <w:szCs w:val="22"/>
                          </w:rPr>
                          <w:t xml:space="preserve">Cov lus piav qhia txog tias vim li cas LEA </w:t>
                        </w:r>
                        <w:r>
                          <w:rPr>
                            <w:sz w:val="22"/>
                            <w:szCs w:val="22"/>
                          </w:rPr>
                          <w:t xml:space="preserve">thiaj </w:t>
                        </w:r>
                        <w:r w:rsidRPr="00F51E70">
                          <w:rPr>
                            <w:sz w:val="22"/>
                            <w:szCs w:val="22"/>
                          </w:rPr>
                          <w:t>tau tsim kho lub hom phiaj no.</w:t>
                        </w:r>
                      </w:hyperlink>
                    </w:p>
                  </w:txbxContent>
                </v:textbox>
                <w10:wrap type="topAndBottom" anchorx="page"/>
              </v:shape>
            </w:pict>
          </mc:Fallback>
        </mc:AlternateContent>
      </w:r>
    </w:p>
    <w:p w14:paraId="25FB2BAD" w14:textId="77777777" w:rsidR="00E43EF1" w:rsidRDefault="00E43EF1">
      <w:pPr>
        <w:pStyle w:val="BodyText"/>
        <w:spacing w:before="8"/>
        <w:rPr>
          <w:b/>
          <w:sz w:val="2"/>
        </w:rPr>
      </w:pPr>
    </w:p>
    <w:p w14:paraId="2FC74937" w14:textId="1AFC7026" w:rsidR="00E43EF1" w:rsidRDefault="00B672F4">
      <w:pPr>
        <w:pStyle w:val="BodyText"/>
        <w:ind w:left="240"/>
        <w:rPr>
          <w:sz w:val="20"/>
        </w:rPr>
      </w:pPr>
      <w:r>
        <w:rPr>
          <w:noProof/>
          <w:sz w:val="20"/>
          <w:lang w:bidi="th-TH"/>
        </w:rPr>
        <mc:AlternateContent>
          <mc:Choice Requires="wps">
            <w:drawing>
              <wp:inline distT="0" distB="0" distL="0" distR="0" wp14:anchorId="382D0C14" wp14:editId="7D7C0C9A">
                <wp:extent cx="9588500" cy="1276350"/>
                <wp:effectExtent l="9525" t="9525" r="12700" b="9525"/>
                <wp:docPr id="440" name="Text Box 6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127635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23544036" w14:textId="4F67F969" w:rsidR="00AD19E5" w:rsidRPr="006149D3" w:rsidRDefault="00AD19E5" w:rsidP="00830416">
                            <w:pPr>
                              <w:pStyle w:val="BodyText"/>
                              <w:spacing w:before="58"/>
                              <w:ind w:left="48" w:right="125"/>
                              <w:jc w:val="both"/>
                              <w:rPr>
                                <w:sz w:val="22"/>
                                <w:szCs w:val="22"/>
                              </w:rPr>
                            </w:pPr>
                            <w:r>
                              <w:rPr>
                                <w:sz w:val="22"/>
                                <w:szCs w:val="22"/>
                              </w:rPr>
                              <w:t>Thoob plaws</w:t>
                            </w:r>
                            <w:r w:rsidRPr="006149D3">
                              <w:rPr>
                                <w:sz w:val="22"/>
                                <w:szCs w:val="22"/>
                              </w:rPr>
                              <w:t xml:space="preserve"> nroog, kev paub ntaub ntawv thiab lej yog qis dua kev paub (CAASPP 18-19 ELA 35%, Lej 27%). Ntau yam kev txhawb nqa hauv ib cheeb tsam xav tau los txhawm rau coj tub ntxhais kawm txoj kev vam meej nrog rau kev cuam tshuam ntawm kev kawm kom kaw qhov </w:t>
                            </w:r>
                            <w:ins w:id="1387" w:author="Khamsaolee Xainhiaxang" w:date="2021-07-04T11:47:00Z">
                              <w:r>
                                <w:rPr>
                                  <w:sz w:val="22"/>
                                  <w:szCs w:val="22"/>
                                </w:rPr>
                                <w:t xml:space="preserve">sib nrug ntawm </w:t>
                              </w:r>
                            </w:ins>
                            <w:r w:rsidRPr="006149D3">
                              <w:rPr>
                                <w:sz w:val="22"/>
                                <w:szCs w:val="22"/>
                              </w:rPr>
                              <w:t>kev kawm</w:t>
                            </w:r>
                            <w:del w:id="1388" w:author="Khamsaolee Xainhiaxang" w:date="2021-07-04T11:48:00Z">
                              <w:r w:rsidRPr="006149D3" w:rsidDel="008B41FA">
                                <w:rPr>
                                  <w:sz w:val="22"/>
                                  <w:szCs w:val="22"/>
                                </w:rPr>
                                <w:delText xml:space="preserve"> sib txawv</w:delText>
                              </w:r>
                            </w:del>
                            <w:r w:rsidRPr="006149D3">
                              <w:rPr>
                                <w:sz w:val="22"/>
                                <w:szCs w:val="22"/>
                              </w:rPr>
                              <w:t>. Kev nyeem paub thaum ntxov (qib K-3) thiab</w:t>
                            </w:r>
                            <w:r>
                              <w:rPr>
                                <w:sz w:val="22"/>
                                <w:szCs w:val="22"/>
                              </w:rPr>
                              <w:t xml:space="preserve"> </w:t>
                            </w:r>
                            <w:r w:rsidRPr="006149D3">
                              <w:rPr>
                                <w:sz w:val="22"/>
                                <w:szCs w:val="22"/>
                              </w:rPr>
                              <w:t>kev paub ua lej (qib K-5) yog qhov qhia tau zoo ntawm kev npaj mus kawm q</w:t>
                            </w:r>
                            <w:r>
                              <w:rPr>
                                <w:sz w:val="22"/>
                                <w:szCs w:val="22"/>
                              </w:rPr>
                              <w:t>i</w:t>
                            </w:r>
                            <w:r w:rsidRPr="006149D3">
                              <w:rPr>
                                <w:sz w:val="22"/>
                                <w:szCs w:val="22"/>
                              </w:rPr>
                              <w:t>b siab thiab kev ua hauj</w:t>
                            </w:r>
                            <w:r>
                              <w:rPr>
                                <w:sz w:val="22"/>
                                <w:szCs w:val="22"/>
                              </w:rPr>
                              <w:t xml:space="preserve"> </w:t>
                            </w:r>
                            <w:r w:rsidRPr="006149D3">
                              <w:rPr>
                                <w:sz w:val="22"/>
                                <w:szCs w:val="22"/>
                              </w:rPr>
                              <w:t xml:space="preserve">lwm. </w:t>
                            </w:r>
                            <w:ins w:id="1389" w:author="Khamsaolee Xainhiaxang" w:date="2021-07-04T12:03:00Z">
                              <w:r>
                                <w:rPr>
                                  <w:sz w:val="22"/>
                                  <w:szCs w:val="22"/>
                                </w:rPr>
                                <w:t xml:space="preserve">iReady haum nroog </w:t>
                              </w:r>
                            </w:ins>
                            <w:del w:id="1390" w:author="Khamsaolee Xainhiaxang" w:date="2021-07-04T12:03:00Z">
                              <w:r w:rsidRPr="006149D3" w:rsidDel="00461722">
                                <w:rPr>
                                  <w:sz w:val="22"/>
                                  <w:szCs w:val="22"/>
                                </w:rPr>
                                <w:delText xml:space="preserve">Hauv paus tsev kawm </w:delText>
                              </w:r>
                              <w:r w:rsidDel="00461722">
                                <w:rPr>
                                  <w:sz w:val="22"/>
                                  <w:szCs w:val="22"/>
                                </w:rPr>
                                <w:delText>Npaj</w:delText>
                              </w:r>
                              <w:r w:rsidRPr="006149D3" w:rsidDel="00461722">
                                <w:rPr>
                                  <w:sz w:val="22"/>
                                  <w:szCs w:val="22"/>
                                </w:rPr>
                                <w:delText xml:space="preserve"> kuaj mob</w:delText>
                              </w:r>
                            </w:del>
                            <w:ins w:id="1391" w:author="Khamsaolee Xainhiaxang" w:date="2021-07-04T12:03:00Z">
                              <w:r>
                                <w:rPr>
                                  <w:sz w:val="22"/>
                                  <w:szCs w:val="22"/>
                                </w:rPr>
                                <w:t>tau qhia</w:t>
                              </w:r>
                            </w:ins>
                            <w:r>
                              <w:rPr>
                                <w:sz w:val="22"/>
                                <w:szCs w:val="22"/>
                              </w:rPr>
                              <w:t xml:space="preserve"> </w:t>
                            </w:r>
                            <w:del w:id="1392" w:author="Khamsaolee Xainhiaxang" w:date="2021-07-04T12:04:00Z">
                              <w:r w:rsidDel="00461722">
                                <w:rPr>
                                  <w:sz w:val="22"/>
                                  <w:szCs w:val="22"/>
                                </w:rPr>
                                <w:delText>zaum</w:delText>
                              </w:r>
                              <w:r w:rsidRPr="006149D3" w:rsidDel="00461722">
                                <w:rPr>
                                  <w:sz w:val="22"/>
                                  <w:szCs w:val="22"/>
                                </w:rPr>
                                <w:delText xml:space="preserve"> </w:delText>
                              </w:r>
                            </w:del>
                            <w:r w:rsidRPr="006149D3">
                              <w:rPr>
                                <w:sz w:val="22"/>
                                <w:szCs w:val="22"/>
                              </w:rPr>
                              <w:t>1 thiab</w:t>
                            </w:r>
                            <w:r>
                              <w:rPr>
                                <w:sz w:val="22"/>
                                <w:szCs w:val="22"/>
                              </w:rPr>
                              <w:t xml:space="preserve"> </w:t>
                            </w:r>
                            <w:del w:id="1393" w:author="Khamsaolee Xainhiaxang" w:date="2021-07-04T12:04:00Z">
                              <w:r w:rsidDel="00461722">
                                <w:rPr>
                                  <w:sz w:val="22"/>
                                  <w:szCs w:val="22"/>
                                </w:rPr>
                                <w:delText>zaum</w:delText>
                              </w:r>
                              <w:r w:rsidRPr="006149D3" w:rsidDel="00461722">
                                <w:rPr>
                                  <w:sz w:val="22"/>
                                  <w:szCs w:val="22"/>
                                </w:rPr>
                                <w:delText xml:space="preserve"> </w:delText>
                              </w:r>
                            </w:del>
                            <w:r w:rsidRPr="006149D3">
                              <w:rPr>
                                <w:sz w:val="22"/>
                                <w:szCs w:val="22"/>
                              </w:rPr>
                              <w:t xml:space="preserve">2 </w:t>
                            </w:r>
                            <w:del w:id="1394" w:author="Khamsaolee Xainhiaxang" w:date="2021-07-04T12:04:00Z">
                              <w:r w:rsidRPr="006149D3" w:rsidDel="00461722">
                                <w:rPr>
                                  <w:sz w:val="22"/>
                                  <w:szCs w:val="22"/>
                                </w:rPr>
                                <w:delText xml:space="preserve">qhia </w:delText>
                              </w:r>
                              <w:r w:rsidDel="00461722">
                                <w:rPr>
                                  <w:sz w:val="22"/>
                                  <w:szCs w:val="22"/>
                                </w:rPr>
                                <w:delText xml:space="preserve">tau </w:delText>
                              </w:r>
                            </w:del>
                            <w:r w:rsidRPr="006149D3">
                              <w:rPr>
                                <w:sz w:val="22"/>
                                <w:szCs w:val="22"/>
                              </w:rPr>
                              <w:t>tias xav tau kev pab</w:t>
                            </w:r>
                            <w:r>
                              <w:rPr>
                                <w:sz w:val="22"/>
                                <w:szCs w:val="22"/>
                              </w:rPr>
                              <w:t xml:space="preserve"> </w:t>
                            </w:r>
                            <w:del w:id="1395" w:author="Khamsaolee Xainhiaxang" w:date="2021-07-04T12:04:00Z">
                              <w:r w:rsidRPr="006149D3" w:rsidDel="00461722">
                                <w:rPr>
                                  <w:sz w:val="22"/>
                                  <w:szCs w:val="22"/>
                                </w:rPr>
                                <w:delText xml:space="preserve">cuam </w:delText>
                              </w:r>
                            </w:del>
                            <w:ins w:id="1396" w:author="Khamsaolee Xainhiaxang" w:date="2021-07-04T12:04:00Z">
                              <w:r>
                                <w:rPr>
                                  <w:sz w:val="22"/>
                                  <w:szCs w:val="22"/>
                                </w:rPr>
                                <w:t>rau kev kawm</w:t>
                              </w:r>
                              <w:r w:rsidRPr="006149D3">
                                <w:rPr>
                                  <w:sz w:val="22"/>
                                  <w:szCs w:val="22"/>
                                </w:rPr>
                                <w:t xml:space="preserve"> </w:t>
                              </w:r>
                            </w:ins>
                            <w:r w:rsidRPr="006149D3">
                              <w:rPr>
                                <w:sz w:val="22"/>
                                <w:szCs w:val="22"/>
                              </w:rPr>
                              <w:t xml:space="preserve">thaum ntxov. Peb qhov kev kawm tiav tau </w:t>
                            </w:r>
                            <w:del w:id="1397" w:author="Khamsaolee Xainhiaxang" w:date="2021-07-04T12:05:00Z">
                              <w:r w:rsidRPr="006149D3" w:rsidDel="00461722">
                                <w:rPr>
                                  <w:sz w:val="22"/>
                                  <w:szCs w:val="22"/>
                                </w:rPr>
                                <w:delText xml:space="preserve">txuas </w:delText>
                              </w:r>
                            </w:del>
                            <w:ins w:id="1398" w:author="Khamsaolee Xainhiaxang" w:date="2021-07-04T12:05:00Z">
                              <w:r>
                                <w:rPr>
                                  <w:sz w:val="22"/>
                                  <w:szCs w:val="22"/>
                                </w:rPr>
                                <w:t>loj hlob</w:t>
                              </w:r>
                              <w:r w:rsidRPr="006149D3">
                                <w:rPr>
                                  <w:sz w:val="22"/>
                                  <w:szCs w:val="22"/>
                                </w:rPr>
                                <w:t xml:space="preserve"> </w:t>
                              </w:r>
                            </w:ins>
                            <w:r w:rsidRPr="006149D3">
                              <w:rPr>
                                <w:sz w:val="22"/>
                                <w:szCs w:val="22"/>
                              </w:rPr>
                              <w:t>ntxiv mus thiab cov hom phiaj no tau txuas nrog kev tswj kev loj hlob. Kev nkag mus rau CTE cov txheej txheem thiab lwm txoj hauv kev rau kev kawm thiab kev qhia yuav txhawb nqa tsev kawm qib siab thiab kev ua hauj</w:t>
                            </w:r>
                            <w:r>
                              <w:rPr>
                                <w:sz w:val="22"/>
                                <w:szCs w:val="22"/>
                              </w:rPr>
                              <w:t xml:space="preserve"> </w:t>
                            </w:r>
                            <w:r w:rsidRPr="006149D3">
                              <w:rPr>
                                <w:sz w:val="22"/>
                                <w:szCs w:val="22"/>
                              </w:rPr>
                              <w:t xml:space="preserve">lwm, tshwj xeeb yog tom qab kawm tsis tiav thiab txo qis </w:t>
                            </w:r>
                            <w:r>
                              <w:rPr>
                                <w:sz w:val="22"/>
                                <w:szCs w:val="22"/>
                              </w:rPr>
                              <w:t xml:space="preserve">ntawm </w:t>
                            </w:r>
                            <w:r w:rsidRPr="006149D3">
                              <w:rPr>
                                <w:sz w:val="22"/>
                                <w:szCs w:val="22"/>
                              </w:rPr>
                              <w:t>kev cuam tshuam los ntawm COVID.</w:t>
                            </w:r>
                          </w:p>
                        </w:txbxContent>
                      </wps:txbx>
                      <wps:bodyPr rot="0" vert="horz" wrap="square" lIns="0" tIns="0" rIns="0" bIns="0" anchor="t" anchorCtr="0" upright="1">
                        <a:noAutofit/>
                      </wps:bodyPr>
                    </wps:wsp>
                  </a:graphicData>
                </a:graphic>
              </wp:inline>
            </w:drawing>
          </mc:Choice>
          <mc:Fallback>
            <w:pict>
              <v:shape w14:anchorId="382D0C14" id="Text Box 621" o:spid="_x0000_s1062" type="#_x0000_t202" style="width:755pt;height:1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" filled="f" strokecolor="#8496b0" strokeweight="1pt">
                <v:textbox inset="0,0,0,0">
                  <w:txbxContent>
                    <w:p w14:paraId="23544036" w14:textId="4F67F969" w:rsidR="00AD19E5" w:rsidRPr="006149D3" w:rsidRDefault="00AD19E5" w:rsidP="00830416">
                      <w:pPr>
                        <w:pStyle w:val="BodyText"/>
                        <w:spacing w:before="58"/>
                        <w:ind w:left="48" w:right="125"/>
                        <w:jc w:val="both"/>
                        <w:rPr>
                          <w:sz w:val="22"/>
                          <w:szCs w:val="22"/>
                        </w:rPr>
                      </w:pPr>
                      <w:r>
                        <w:rPr>
                          <w:sz w:val="22"/>
                          <w:szCs w:val="22"/>
                        </w:rPr>
                        <w:t>Thoob plaws</w:t>
                      </w:r>
                      <w:r w:rsidRPr="006149D3">
                        <w:rPr>
                          <w:sz w:val="22"/>
                          <w:szCs w:val="22"/>
                        </w:rPr>
                        <w:t xml:space="preserve"> nroog, kev paub ntaub ntawv thiab lej yog qis dua kev paub (CAASPP 18-19 ELA 35%, Lej 27%). Ntau yam kev txhawb nqa hauv ib cheeb tsam xav tau los txhawm rau coj tub ntxhais kawm txoj kev vam meej nrog rau kev cuam tshuam ntawm kev kawm kom kaw qhov </w:t>
                      </w:r>
                      <w:ins w:id="1399" w:author="Khamsaolee Xainhiaxang" w:date="2021-07-04T11:47:00Z">
                        <w:r>
                          <w:rPr>
                            <w:sz w:val="22"/>
                            <w:szCs w:val="22"/>
                          </w:rPr>
                          <w:t xml:space="preserve">sib nrug ntawm </w:t>
                        </w:r>
                      </w:ins>
                      <w:r w:rsidRPr="006149D3">
                        <w:rPr>
                          <w:sz w:val="22"/>
                          <w:szCs w:val="22"/>
                        </w:rPr>
                        <w:t>kev kawm</w:t>
                      </w:r>
                      <w:del w:id="1400" w:author="Khamsaolee Xainhiaxang" w:date="2021-07-04T11:48:00Z">
                        <w:r w:rsidRPr="006149D3" w:rsidDel="008B41FA">
                          <w:rPr>
                            <w:sz w:val="22"/>
                            <w:szCs w:val="22"/>
                          </w:rPr>
                          <w:delText xml:space="preserve"> sib txawv</w:delText>
                        </w:r>
                      </w:del>
                      <w:r w:rsidRPr="006149D3">
                        <w:rPr>
                          <w:sz w:val="22"/>
                          <w:szCs w:val="22"/>
                        </w:rPr>
                        <w:t>. Kev nyeem paub thaum ntxov (qib K-3) thiab</w:t>
                      </w:r>
                      <w:r>
                        <w:rPr>
                          <w:sz w:val="22"/>
                          <w:szCs w:val="22"/>
                        </w:rPr>
                        <w:t xml:space="preserve"> </w:t>
                      </w:r>
                      <w:r w:rsidRPr="006149D3">
                        <w:rPr>
                          <w:sz w:val="22"/>
                          <w:szCs w:val="22"/>
                        </w:rPr>
                        <w:t>kev paub ua lej (qib K-5) yog qhov qhia tau zoo ntawm kev npaj mus kawm q</w:t>
                      </w:r>
                      <w:r>
                        <w:rPr>
                          <w:sz w:val="22"/>
                          <w:szCs w:val="22"/>
                        </w:rPr>
                        <w:t>i</w:t>
                      </w:r>
                      <w:r w:rsidRPr="006149D3">
                        <w:rPr>
                          <w:sz w:val="22"/>
                          <w:szCs w:val="22"/>
                        </w:rPr>
                        <w:t>b siab thiab kev ua hauj</w:t>
                      </w:r>
                      <w:r>
                        <w:rPr>
                          <w:sz w:val="22"/>
                          <w:szCs w:val="22"/>
                        </w:rPr>
                        <w:t xml:space="preserve"> </w:t>
                      </w:r>
                      <w:r w:rsidRPr="006149D3">
                        <w:rPr>
                          <w:sz w:val="22"/>
                          <w:szCs w:val="22"/>
                        </w:rPr>
                        <w:t xml:space="preserve">lwm. </w:t>
                      </w:r>
                      <w:ins w:id="1401" w:author="Khamsaolee Xainhiaxang" w:date="2021-07-04T12:03:00Z">
                        <w:r>
                          <w:rPr>
                            <w:sz w:val="22"/>
                            <w:szCs w:val="22"/>
                          </w:rPr>
                          <w:t xml:space="preserve">iReady haum nroog </w:t>
                        </w:r>
                      </w:ins>
                      <w:del w:id="1402" w:author="Khamsaolee Xainhiaxang" w:date="2021-07-04T12:03:00Z">
                        <w:r w:rsidRPr="006149D3" w:rsidDel="00461722">
                          <w:rPr>
                            <w:sz w:val="22"/>
                            <w:szCs w:val="22"/>
                          </w:rPr>
                          <w:delText xml:space="preserve">Hauv paus tsev kawm </w:delText>
                        </w:r>
                        <w:r w:rsidDel="00461722">
                          <w:rPr>
                            <w:sz w:val="22"/>
                            <w:szCs w:val="22"/>
                          </w:rPr>
                          <w:delText>Npaj</w:delText>
                        </w:r>
                        <w:r w:rsidRPr="006149D3" w:rsidDel="00461722">
                          <w:rPr>
                            <w:sz w:val="22"/>
                            <w:szCs w:val="22"/>
                          </w:rPr>
                          <w:delText xml:space="preserve"> kuaj mob</w:delText>
                        </w:r>
                      </w:del>
                      <w:ins w:id="1403" w:author="Khamsaolee Xainhiaxang" w:date="2021-07-04T12:03:00Z">
                        <w:r>
                          <w:rPr>
                            <w:sz w:val="22"/>
                            <w:szCs w:val="22"/>
                          </w:rPr>
                          <w:t>tau qhia</w:t>
                        </w:r>
                      </w:ins>
                      <w:r>
                        <w:rPr>
                          <w:sz w:val="22"/>
                          <w:szCs w:val="22"/>
                        </w:rPr>
                        <w:t xml:space="preserve"> </w:t>
                      </w:r>
                      <w:del w:id="1404" w:author="Khamsaolee Xainhiaxang" w:date="2021-07-04T12:04:00Z">
                        <w:r w:rsidDel="00461722">
                          <w:rPr>
                            <w:sz w:val="22"/>
                            <w:szCs w:val="22"/>
                          </w:rPr>
                          <w:delText>zaum</w:delText>
                        </w:r>
                        <w:r w:rsidRPr="006149D3" w:rsidDel="00461722">
                          <w:rPr>
                            <w:sz w:val="22"/>
                            <w:szCs w:val="22"/>
                          </w:rPr>
                          <w:delText xml:space="preserve"> </w:delText>
                        </w:r>
                      </w:del>
                      <w:r w:rsidRPr="006149D3">
                        <w:rPr>
                          <w:sz w:val="22"/>
                          <w:szCs w:val="22"/>
                        </w:rPr>
                        <w:t>1 thiab</w:t>
                      </w:r>
                      <w:r>
                        <w:rPr>
                          <w:sz w:val="22"/>
                          <w:szCs w:val="22"/>
                        </w:rPr>
                        <w:t xml:space="preserve"> </w:t>
                      </w:r>
                      <w:del w:id="1405" w:author="Khamsaolee Xainhiaxang" w:date="2021-07-04T12:04:00Z">
                        <w:r w:rsidDel="00461722">
                          <w:rPr>
                            <w:sz w:val="22"/>
                            <w:szCs w:val="22"/>
                          </w:rPr>
                          <w:delText>zaum</w:delText>
                        </w:r>
                        <w:r w:rsidRPr="006149D3" w:rsidDel="00461722">
                          <w:rPr>
                            <w:sz w:val="22"/>
                            <w:szCs w:val="22"/>
                          </w:rPr>
                          <w:delText xml:space="preserve"> </w:delText>
                        </w:r>
                      </w:del>
                      <w:r w:rsidRPr="006149D3">
                        <w:rPr>
                          <w:sz w:val="22"/>
                          <w:szCs w:val="22"/>
                        </w:rPr>
                        <w:t xml:space="preserve">2 </w:t>
                      </w:r>
                      <w:del w:id="1406" w:author="Khamsaolee Xainhiaxang" w:date="2021-07-04T12:04:00Z">
                        <w:r w:rsidRPr="006149D3" w:rsidDel="00461722">
                          <w:rPr>
                            <w:sz w:val="22"/>
                            <w:szCs w:val="22"/>
                          </w:rPr>
                          <w:delText xml:space="preserve">qhia </w:delText>
                        </w:r>
                        <w:r w:rsidDel="00461722">
                          <w:rPr>
                            <w:sz w:val="22"/>
                            <w:szCs w:val="22"/>
                          </w:rPr>
                          <w:delText xml:space="preserve">tau </w:delText>
                        </w:r>
                      </w:del>
                      <w:r w:rsidRPr="006149D3">
                        <w:rPr>
                          <w:sz w:val="22"/>
                          <w:szCs w:val="22"/>
                        </w:rPr>
                        <w:t>tias xav tau kev pab</w:t>
                      </w:r>
                      <w:r>
                        <w:rPr>
                          <w:sz w:val="22"/>
                          <w:szCs w:val="22"/>
                        </w:rPr>
                        <w:t xml:space="preserve"> </w:t>
                      </w:r>
                      <w:del w:id="1407" w:author="Khamsaolee Xainhiaxang" w:date="2021-07-04T12:04:00Z">
                        <w:r w:rsidRPr="006149D3" w:rsidDel="00461722">
                          <w:rPr>
                            <w:sz w:val="22"/>
                            <w:szCs w:val="22"/>
                          </w:rPr>
                          <w:delText xml:space="preserve">cuam </w:delText>
                        </w:r>
                      </w:del>
                      <w:ins w:id="1408" w:author="Khamsaolee Xainhiaxang" w:date="2021-07-04T12:04:00Z">
                        <w:r>
                          <w:rPr>
                            <w:sz w:val="22"/>
                            <w:szCs w:val="22"/>
                          </w:rPr>
                          <w:t>rau kev kawm</w:t>
                        </w:r>
                        <w:r w:rsidRPr="006149D3">
                          <w:rPr>
                            <w:sz w:val="22"/>
                            <w:szCs w:val="22"/>
                          </w:rPr>
                          <w:t xml:space="preserve"> </w:t>
                        </w:r>
                      </w:ins>
                      <w:r w:rsidRPr="006149D3">
                        <w:rPr>
                          <w:sz w:val="22"/>
                          <w:szCs w:val="22"/>
                        </w:rPr>
                        <w:t xml:space="preserve">thaum ntxov. Peb qhov kev kawm tiav tau </w:t>
                      </w:r>
                      <w:del w:id="1409" w:author="Khamsaolee Xainhiaxang" w:date="2021-07-04T12:05:00Z">
                        <w:r w:rsidRPr="006149D3" w:rsidDel="00461722">
                          <w:rPr>
                            <w:sz w:val="22"/>
                            <w:szCs w:val="22"/>
                          </w:rPr>
                          <w:delText xml:space="preserve">txuas </w:delText>
                        </w:r>
                      </w:del>
                      <w:ins w:id="1410" w:author="Khamsaolee Xainhiaxang" w:date="2021-07-04T12:05:00Z">
                        <w:r>
                          <w:rPr>
                            <w:sz w:val="22"/>
                            <w:szCs w:val="22"/>
                          </w:rPr>
                          <w:t>loj hlob</w:t>
                        </w:r>
                        <w:r w:rsidRPr="006149D3">
                          <w:rPr>
                            <w:sz w:val="22"/>
                            <w:szCs w:val="22"/>
                          </w:rPr>
                          <w:t xml:space="preserve"> </w:t>
                        </w:r>
                      </w:ins>
                      <w:r w:rsidRPr="006149D3">
                        <w:rPr>
                          <w:sz w:val="22"/>
                          <w:szCs w:val="22"/>
                        </w:rPr>
                        <w:t>ntxiv mus thiab cov hom phiaj no tau txuas nrog kev tswj kev loj hlob. Kev nkag mus rau CTE cov txheej txheem thiab lwm txoj hauv kev rau kev kawm thiab kev qhia yuav txhawb nqa tsev kawm qib siab thiab kev ua hauj</w:t>
                      </w:r>
                      <w:r>
                        <w:rPr>
                          <w:sz w:val="22"/>
                          <w:szCs w:val="22"/>
                        </w:rPr>
                        <w:t xml:space="preserve"> </w:t>
                      </w:r>
                      <w:r w:rsidRPr="006149D3">
                        <w:rPr>
                          <w:sz w:val="22"/>
                          <w:szCs w:val="22"/>
                        </w:rPr>
                        <w:t xml:space="preserve">lwm, tshwj xeeb yog tom qab kawm tsis tiav thiab txo qis </w:t>
                      </w:r>
                      <w:r>
                        <w:rPr>
                          <w:sz w:val="22"/>
                          <w:szCs w:val="22"/>
                        </w:rPr>
                        <w:t xml:space="preserve">ntawm </w:t>
                      </w:r>
                      <w:r w:rsidRPr="006149D3">
                        <w:rPr>
                          <w:sz w:val="22"/>
                          <w:szCs w:val="22"/>
                        </w:rPr>
                        <w:t>kev cuam tshuam los ntawm COVID.</w:t>
                      </w:r>
                    </w:p>
                  </w:txbxContent>
                </v:textbox>
                <w10:anchorlock/>
              </v:shape>
            </w:pict>
          </mc:Fallback>
        </mc:AlternateContent>
      </w:r>
    </w:p>
    <w:p w14:paraId="0B5093C2" w14:textId="47DAAD61" w:rsidR="00E43EF1" w:rsidRPr="00874840" w:rsidRDefault="00151748">
      <w:pPr>
        <w:spacing w:before="159"/>
        <w:ind w:left="240"/>
        <w:rPr>
          <w:b/>
          <w:sz w:val="32"/>
          <w:szCs w:val="32"/>
        </w:rPr>
      </w:pPr>
      <w:hyperlink r:id="rId26" w:anchor="MeasuringandReportingResults">
        <w:r w:rsidR="000E40D2" w:rsidRPr="00874840">
          <w:rPr>
            <w:b/>
            <w:sz w:val="32"/>
            <w:szCs w:val="32"/>
          </w:rPr>
          <w:t xml:space="preserve">Ntsuas </w:t>
        </w:r>
        <w:r w:rsidR="00874840" w:rsidRPr="00874840">
          <w:rPr>
            <w:b/>
            <w:sz w:val="32"/>
            <w:szCs w:val="32"/>
          </w:rPr>
          <w:t xml:space="preserve">Xyuas </w:t>
        </w:r>
        <w:r w:rsidR="000E40D2" w:rsidRPr="00874840">
          <w:rPr>
            <w:b/>
            <w:sz w:val="32"/>
            <w:szCs w:val="32"/>
          </w:rPr>
          <w:t>thiab Tshaj Tawm Cov Ntsiab Lus</w:t>
        </w:r>
      </w:hyperlink>
    </w:p>
    <w:p w14:paraId="2D41259C" w14:textId="77777777" w:rsidR="00E43EF1" w:rsidRDefault="00E43EF1">
      <w:pPr>
        <w:pStyle w:val="BodyText"/>
        <w:spacing w:before="11"/>
        <w:rPr>
          <w:b/>
          <w:sz w:val="9"/>
        </w:rPr>
      </w:pPr>
    </w:p>
    <w:tbl>
      <w:tblPr>
        <w:tblW w:w="0" w:type="auto"/>
        <w:tblInd w:w="250"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left w:w="0" w:type="dxa"/>
          <w:right w:w="0" w:type="dxa"/>
        </w:tblCellMar>
        <w:tblLook w:val="01E0" w:firstRow="1" w:lastRow="1" w:firstColumn="1" w:lastColumn="1" w:noHBand="0" w:noVBand="0"/>
      </w:tblPr>
      <w:tblGrid>
        <w:gridCol w:w="2815"/>
        <w:gridCol w:w="2880"/>
        <w:gridCol w:w="2160"/>
        <w:gridCol w:w="2070"/>
        <w:gridCol w:w="2070"/>
        <w:gridCol w:w="3115"/>
      </w:tblGrid>
      <w:tr w:rsidR="007020BF" w14:paraId="7F27F6F4" w14:textId="77777777" w:rsidTr="00522934">
        <w:trPr>
          <w:trHeight w:val="667"/>
        </w:trPr>
        <w:tc>
          <w:tcPr>
            <w:tcW w:w="2815" w:type="dxa"/>
            <w:shd w:val="clear" w:color="auto" w:fill="DBE5F1"/>
          </w:tcPr>
          <w:p w14:paraId="374CAAFD" w14:textId="43EAD31C" w:rsidR="007020BF" w:rsidRDefault="00670F0E" w:rsidP="00670F0E">
            <w:pPr>
              <w:pStyle w:val="TableParagraph"/>
              <w:spacing w:before="196"/>
              <w:ind w:right="902"/>
              <w:rPr>
                <w:sz w:val="24"/>
              </w:rPr>
            </w:pPr>
            <w:r>
              <w:rPr>
                <w:sz w:val="20"/>
                <w:szCs w:val="20"/>
              </w:rPr>
              <w:t xml:space="preserve">   Cov Cuab Yeej</w:t>
            </w:r>
          </w:p>
        </w:tc>
        <w:tc>
          <w:tcPr>
            <w:tcW w:w="2880" w:type="dxa"/>
            <w:shd w:val="clear" w:color="auto" w:fill="DBE5F1"/>
          </w:tcPr>
          <w:p w14:paraId="1348732C" w14:textId="589C2477" w:rsidR="007020BF" w:rsidRDefault="007020BF" w:rsidP="007020BF">
            <w:pPr>
              <w:pStyle w:val="TableParagraph"/>
              <w:spacing w:before="196"/>
              <w:ind w:left="798"/>
              <w:rPr>
                <w:sz w:val="24"/>
              </w:rPr>
            </w:pPr>
            <w:r w:rsidRPr="002257F1">
              <w:rPr>
                <w:sz w:val="20"/>
                <w:szCs w:val="20"/>
              </w:rPr>
              <w:t>Lub hauv paus</w:t>
            </w:r>
          </w:p>
        </w:tc>
        <w:tc>
          <w:tcPr>
            <w:tcW w:w="2160" w:type="dxa"/>
            <w:shd w:val="clear" w:color="auto" w:fill="DBE5F1"/>
          </w:tcPr>
          <w:p w14:paraId="5D77087E" w14:textId="39EDC91B" w:rsidR="007020BF" w:rsidRDefault="007020BF" w:rsidP="007020BF">
            <w:pPr>
              <w:pStyle w:val="TableParagraph"/>
              <w:spacing w:before="196"/>
              <w:ind w:left="385"/>
              <w:jc w:val="center"/>
              <w:rPr>
                <w:sz w:val="24"/>
              </w:rPr>
            </w:pPr>
            <w:r w:rsidRPr="002257F1">
              <w:rPr>
                <w:sz w:val="20"/>
                <w:szCs w:val="20"/>
              </w:rPr>
              <w:t>Qhov tshwm sim Xyoo 1</w:t>
            </w:r>
          </w:p>
        </w:tc>
        <w:tc>
          <w:tcPr>
            <w:tcW w:w="2070" w:type="dxa"/>
            <w:shd w:val="clear" w:color="auto" w:fill="DBE5F1"/>
          </w:tcPr>
          <w:p w14:paraId="3A8DBBBD" w14:textId="7219B714" w:rsidR="007020BF" w:rsidRDefault="007020BF" w:rsidP="007020BF">
            <w:pPr>
              <w:pStyle w:val="TableParagraph"/>
              <w:spacing w:before="196"/>
              <w:ind w:left="385"/>
              <w:jc w:val="center"/>
              <w:rPr>
                <w:sz w:val="24"/>
              </w:rPr>
            </w:pPr>
            <w:r w:rsidRPr="002257F1">
              <w:rPr>
                <w:sz w:val="20"/>
                <w:szCs w:val="20"/>
              </w:rPr>
              <w:t>Qhov tshwm sim Xyoo 2</w:t>
            </w:r>
          </w:p>
        </w:tc>
        <w:tc>
          <w:tcPr>
            <w:tcW w:w="2070" w:type="dxa"/>
            <w:shd w:val="clear" w:color="auto" w:fill="DBE5F1"/>
          </w:tcPr>
          <w:p w14:paraId="6A682610" w14:textId="689BBBCA" w:rsidR="007020BF" w:rsidRDefault="007020BF" w:rsidP="007020BF">
            <w:pPr>
              <w:pStyle w:val="TableParagraph"/>
              <w:spacing w:before="196"/>
              <w:ind w:left="385"/>
              <w:jc w:val="center"/>
              <w:rPr>
                <w:sz w:val="24"/>
              </w:rPr>
            </w:pPr>
            <w:r w:rsidRPr="002257F1">
              <w:rPr>
                <w:sz w:val="20"/>
                <w:szCs w:val="20"/>
              </w:rPr>
              <w:t>Qhov tshwm sim Xyoo 3</w:t>
            </w:r>
          </w:p>
        </w:tc>
        <w:tc>
          <w:tcPr>
            <w:tcW w:w="3115" w:type="dxa"/>
            <w:shd w:val="clear" w:color="auto" w:fill="DBE5F1"/>
          </w:tcPr>
          <w:p w14:paraId="38891CF0" w14:textId="054BDD3B" w:rsidR="007020BF" w:rsidRDefault="007020BF" w:rsidP="00522934">
            <w:pPr>
              <w:pStyle w:val="TableParagraph"/>
              <w:spacing w:before="58"/>
              <w:ind w:left="792" w:right="122" w:hanging="640"/>
              <w:rPr>
                <w:sz w:val="24"/>
              </w:rPr>
            </w:pPr>
            <w:r w:rsidRPr="002257F1">
              <w:rPr>
                <w:sz w:val="20"/>
                <w:szCs w:val="20"/>
              </w:rPr>
              <w:t>Xav Kom Muaj Qhov Zoo Tshaj rau</w:t>
            </w:r>
            <w:r>
              <w:rPr>
                <w:sz w:val="20"/>
                <w:szCs w:val="20"/>
              </w:rPr>
              <w:t xml:space="preserve"> xyoo</w:t>
            </w:r>
            <w:r w:rsidRPr="002257F1">
              <w:rPr>
                <w:sz w:val="20"/>
                <w:szCs w:val="20"/>
              </w:rPr>
              <w:t xml:space="preserve"> 2023–24</w:t>
            </w:r>
          </w:p>
        </w:tc>
      </w:tr>
      <w:tr w:rsidR="00E43EF1" w14:paraId="52D84C23" w14:textId="77777777" w:rsidTr="00522934">
        <w:trPr>
          <w:trHeight w:val="1495"/>
        </w:trPr>
        <w:tc>
          <w:tcPr>
            <w:tcW w:w="2815" w:type="dxa"/>
          </w:tcPr>
          <w:p w14:paraId="3B39F1B1" w14:textId="51FECA9A" w:rsidR="00E43EF1" w:rsidRPr="00522934" w:rsidRDefault="000E40D2" w:rsidP="00DE36C0">
            <w:pPr>
              <w:pStyle w:val="TableParagraph"/>
              <w:spacing w:before="58"/>
              <w:ind w:left="58" w:right="509"/>
            </w:pPr>
            <w:r w:rsidRPr="00522934">
              <w:t xml:space="preserve">Qhov Kev Ntsuas Thaum Ntxov (EAP) tus lej hla </w:t>
            </w:r>
            <w:del w:id="1411" w:author="Khamsaolee Xainhiaxang" w:date="2021-07-04T12:15:00Z">
              <w:r w:rsidRPr="00522934" w:rsidDel="00DE36C0">
                <w:delText>kev</w:delText>
              </w:r>
            </w:del>
            <w:ins w:id="1412" w:author="Khamsaolee Xainhiaxang" w:date="2021-07-04T12:15:00Z">
              <w:r w:rsidR="00DE36C0">
                <w:t>dhau</w:t>
              </w:r>
            </w:ins>
          </w:p>
        </w:tc>
        <w:tc>
          <w:tcPr>
            <w:tcW w:w="2880" w:type="dxa"/>
          </w:tcPr>
          <w:p w14:paraId="38F9E14D" w14:textId="77777777" w:rsidR="00E43EF1" w:rsidRPr="00522934" w:rsidRDefault="000E40D2">
            <w:pPr>
              <w:pStyle w:val="TableParagraph"/>
              <w:spacing w:before="58"/>
              <w:ind w:left="58"/>
            </w:pPr>
            <w:r w:rsidRPr="00522934">
              <w:t>2018-19</w:t>
            </w:r>
          </w:p>
          <w:p w14:paraId="6545242E" w14:textId="77777777" w:rsidR="00E43EF1" w:rsidRPr="00522934" w:rsidRDefault="000E40D2">
            <w:pPr>
              <w:pStyle w:val="TableParagraph"/>
              <w:ind w:left="58"/>
            </w:pPr>
            <w:r w:rsidRPr="00522934">
              <w:t>ELA: 17.99%</w:t>
            </w:r>
          </w:p>
          <w:p w14:paraId="2889F76B" w14:textId="354A3D18" w:rsidR="00E43EF1" w:rsidRPr="00522934" w:rsidRDefault="000E40D2">
            <w:pPr>
              <w:pStyle w:val="TableParagraph"/>
              <w:ind w:left="58"/>
            </w:pPr>
            <w:r w:rsidRPr="00522934">
              <w:t>lej: 5.14%</w:t>
            </w:r>
          </w:p>
        </w:tc>
        <w:tc>
          <w:tcPr>
            <w:tcW w:w="2160" w:type="dxa"/>
          </w:tcPr>
          <w:p w14:paraId="4FE57D44" w14:textId="77777777" w:rsidR="00E43EF1" w:rsidRPr="00522934" w:rsidRDefault="00E43EF1">
            <w:pPr>
              <w:pStyle w:val="TableParagraph"/>
              <w:rPr>
                <w:rFonts w:ascii="Times New Roman"/>
              </w:rPr>
            </w:pPr>
          </w:p>
        </w:tc>
        <w:tc>
          <w:tcPr>
            <w:tcW w:w="2070" w:type="dxa"/>
          </w:tcPr>
          <w:p w14:paraId="320378CA" w14:textId="77777777" w:rsidR="00E43EF1" w:rsidRPr="00522934" w:rsidRDefault="00E43EF1">
            <w:pPr>
              <w:pStyle w:val="TableParagraph"/>
              <w:rPr>
                <w:rFonts w:ascii="Times New Roman"/>
              </w:rPr>
            </w:pPr>
          </w:p>
        </w:tc>
        <w:tc>
          <w:tcPr>
            <w:tcW w:w="2070" w:type="dxa"/>
          </w:tcPr>
          <w:p w14:paraId="4A3DA41D" w14:textId="77777777" w:rsidR="00E43EF1" w:rsidRPr="00522934" w:rsidRDefault="00E43EF1">
            <w:pPr>
              <w:pStyle w:val="TableParagraph"/>
              <w:rPr>
                <w:rFonts w:ascii="Times New Roman"/>
              </w:rPr>
            </w:pPr>
          </w:p>
        </w:tc>
        <w:tc>
          <w:tcPr>
            <w:tcW w:w="3115" w:type="dxa"/>
          </w:tcPr>
          <w:p w14:paraId="39CDD85C" w14:textId="77777777" w:rsidR="00E43EF1" w:rsidRPr="00522934" w:rsidRDefault="000E40D2">
            <w:pPr>
              <w:pStyle w:val="TableParagraph"/>
              <w:spacing w:before="58"/>
              <w:ind w:left="57"/>
            </w:pPr>
            <w:r w:rsidRPr="00522934">
              <w:t>Xyoo 2023-24</w:t>
            </w:r>
          </w:p>
          <w:p w14:paraId="28F20383" w14:textId="77777777" w:rsidR="00E43EF1" w:rsidRPr="00522934" w:rsidRDefault="000E40D2">
            <w:pPr>
              <w:pStyle w:val="TableParagraph"/>
              <w:ind w:left="57"/>
            </w:pPr>
            <w:r w:rsidRPr="00522934">
              <w:t>ELA: 24.62%</w:t>
            </w:r>
          </w:p>
          <w:p w14:paraId="677D7402" w14:textId="287F6BAB" w:rsidR="00E43EF1" w:rsidRPr="00522934" w:rsidRDefault="000E40D2">
            <w:pPr>
              <w:pStyle w:val="TableParagraph"/>
              <w:ind w:left="57"/>
            </w:pPr>
            <w:del w:id="1413" w:author="Khamsaolee Xainhiaxang" w:date="2021-07-04T12:20:00Z">
              <w:r w:rsidRPr="00522934" w:rsidDel="00DE36C0">
                <w:delText>l</w:delText>
              </w:r>
            </w:del>
            <w:ins w:id="1414" w:author="Khamsaolee Xainhiaxang" w:date="2021-07-04T12:20:00Z">
              <w:r w:rsidR="00DE36C0">
                <w:t>L</w:t>
              </w:r>
            </w:ins>
            <w:r w:rsidRPr="00522934">
              <w:t>ej: 15.2%</w:t>
            </w:r>
          </w:p>
        </w:tc>
      </w:tr>
      <w:tr w:rsidR="00E43EF1" w14:paraId="69039B75" w14:textId="77777777" w:rsidTr="00522934">
        <w:trPr>
          <w:trHeight w:val="943"/>
        </w:trPr>
        <w:tc>
          <w:tcPr>
            <w:tcW w:w="2815" w:type="dxa"/>
          </w:tcPr>
          <w:p w14:paraId="4EEDCBA2" w14:textId="6E7C85F8" w:rsidR="00E43EF1" w:rsidRPr="00522934" w:rsidRDefault="00A81CD0" w:rsidP="00DE36C0">
            <w:pPr>
              <w:pStyle w:val="TableParagraph"/>
              <w:spacing w:before="58"/>
              <w:ind w:left="58"/>
            </w:pPr>
            <w:r w:rsidRPr="00522934">
              <w:t xml:space="preserve">Tus Lej </w:t>
            </w:r>
            <w:r w:rsidR="000E40D2" w:rsidRPr="00522934">
              <w:t xml:space="preserve">Kawm Tiav </w:t>
            </w:r>
            <w:del w:id="1415" w:author="Khamsaolee Xainhiaxang" w:date="2021-07-04T12:16:00Z">
              <w:r w:rsidR="000E40D2" w:rsidRPr="00522934" w:rsidDel="00DE36C0">
                <w:delText>Qib Kawm Ntawv</w:delText>
              </w:r>
            </w:del>
          </w:p>
        </w:tc>
        <w:tc>
          <w:tcPr>
            <w:tcW w:w="2880" w:type="dxa"/>
          </w:tcPr>
          <w:p w14:paraId="13A9D56E" w14:textId="77777777" w:rsidR="00E43EF1" w:rsidRPr="00522934" w:rsidRDefault="000E40D2">
            <w:pPr>
              <w:pStyle w:val="TableParagraph"/>
              <w:spacing w:before="58"/>
              <w:ind w:left="58"/>
            </w:pPr>
            <w:r w:rsidRPr="00522934">
              <w:t>2019-20</w:t>
            </w:r>
          </w:p>
          <w:p w14:paraId="756D8CB0" w14:textId="77777777" w:rsidR="00E43EF1" w:rsidRPr="00522934" w:rsidRDefault="000E40D2">
            <w:pPr>
              <w:pStyle w:val="TableParagraph"/>
              <w:ind w:left="58"/>
            </w:pPr>
            <w:r w:rsidRPr="00522934">
              <w:t>85.3%</w:t>
            </w:r>
          </w:p>
        </w:tc>
        <w:tc>
          <w:tcPr>
            <w:tcW w:w="2160" w:type="dxa"/>
          </w:tcPr>
          <w:p w14:paraId="06BB30D4" w14:textId="77777777" w:rsidR="00E43EF1" w:rsidRPr="00522934" w:rsidRDefault="00E43EF1">
            <w:pPr>
              <w:pStyle w:val="TableParagraph"/>
              <w:rPr>
                <w:rFonts w:ascii="Times New Roman"/>
              </w:rPr>
            </w:pPr>
          </w:p>
        </w:tc>
        <w:tc>
          <w:tcPr>
            <w:tcW w:w="2070" w:type="dxa"/>
          </w:tcPr>
          <w:p w14:paraId="564CF647" w14:textId="77777777" w:rsidR="00E43EF1" w:rsidRPr="00522934" w:rsidRDefault="00E43EF1">
            <w:pPr>
              <w:pStyle w:val="TableParagraph"/>
              <w:rPr>
                <w:rFonts w:ascii="Times New Roman"/>
              </w:rPr>
            </w:pPr>
          </w:p>
        </w:tc>
        <w:tc>
          <w:tcPr>
            <w:tcW w:w="2070" w:type="dxa"/>
          </w:tcPr>
          <w:p w14:paraId="6190E3A6" w14:textId="77777777" w:rsidR="00E43EF1" w:rsidRPr="00522934" w:rsidRDefault="00E43EF1">
            <w:pPr>
              <w:pStyle w:val="TableParagraph"/>
              <w:rPr>
                <w:rFonts w:ascii="Times New Roman"/>
              </w:rPr>
            </w:pPr>
          </w:p>
        </w:tc>
        <w:tc>
          <w:tcPr>
            <w:tcW w:w="3115" w:type="dxa"/>
          </w:tcPr>
          <w:p w14:paraId="0E7A39B0" w14:textId="77777777" w:rsidR="00E43EF1" w:rsidRPr="00522934" w:rsidRDefault="000E40D2">
            <w:pPr>
              <w:pStyle w:val="TableParagraph"/>
              <w:spacing w:before="58"/>
              <w:ind w:left="57"/>
            </w:pPr>
            <w:r w:rsidRPr="00522934">
              <w:t>Xyoo 2023-24</w:t>
            </w:r>
          </w:p>
          <w:p w14:paraId="0203DB60" w14:textId="77777777" w:rsidR="00E43EF1" w:rsidRPr="00522934" w:rsidRDefault="000E40D2">
            <w:pPr>
              <w:pStyle w:val="TableParagraph"/>
              <w:ind w:left="57"/>
            </w:pPr>
            <w:r w:rsidRPr="00522934">
              <w:t>90%</w:t>
            </w:r>
          </w:p>
        </w:tc>
      </w:tr>
      <w:tr w:rsidR="00E43EF1" w14:paraId="5134C276" w14:textId="77777777" w:rsidTr="00522934">
        <w:trPr>
          <w:trHeight w:val="1495"/>
        </w:trPr>
        <w:tc>
          <w:tcPr>
            <w:tcW w:w="2815" w:type="dxa"/>
          </w:tcPr>
          <w:p w14:paraId="4A6FD071" w14:textId="5DDA9AAB" w:rsidR="00E43EF1" w:rsidRPr="00522934" w:rsidRDefault="000E40D2" w:rsidP="00DE36C0">
            <w:pPr>
              <w:pStyle w:val="TableParagraph"/>
              <w:spacing w:before="58"/>
              <w:ind w:left="58" w:right="95"/>
            </w:pPr>
            <w:del w:id="1416" w:author="Khamsaolee Xainhiaxang" w:date="2021-07-04T12:18:00Z">
              <w:r w:rsidRPr="00522934" w:rsidDel="00DE36C0">
                <w:delText xml:space="preserve">Tus naj npawb ntawm </w:delText>
              </w:r>
            </w:del>
            <w:ins w:id="1417" w:author="Khamsaolee Xainhiaxang" w:date="2021-07-04T12:18:00Z">
              <w:r w:rsidR="00DE36C0">
                <w:t>C</w:t>
              </w:r>
            </w:ins>
            <w:del w:id="1418" w:author="Khamsaolee Xainhiaxang" w:date="2021-07-04T12:18:00Z">
              <w:r w:rsidRPr="00522934" w:rsidDel="00DE36C0">
                <w:delText>c</w:delText>
              </w:r>
            </w:del>
            <w:r w:rsidRPr="00522934">
              <w:t>ov tub ntxhais kawm ua</w:t>
            </w:r>
            <w:ins w:id="1419" w:author="Khamsaolee Xainhiaxang" w:date="2021-07-04T12:18:00Z">
              <w:r w:rsidR="00DE36C0">
                <w:t>s</w:t>
              </w:r>
            </w:ins>
            <w:r w:rsidRPr="00522934">
              <w:t xml:space="preserve"> tiav </w:t>
            </w:r>
            <w:ins w:id="1420" w:author="Khamsaolee Xainhiaxang" w:date="2021-07-04T12:18:00Z">
              <w:r w:rsidR="00DE36C0">
                <w:t xml:space="preserve">los ntawm </w:t>
              </w:r>
            </w:ins>
            <w:r w:rsidRPr="00522934">
              <w:t xml:space="preserve">CTE </w:t>
            </w:r>
            <w:del w:id="1421" w:author="Khamsaolee Xainhiaxang" w:date="2021-07-04T12:18:00Z">
              <w:r w:rsidR="006170EF" w:rsidRPr="00522934" w:rsidDel="00DE36C0">
                <w:delText>Txoj Kev Taug</w:delText>
              </w:r>
            </w:del>
          </w:p>
        </w:tc>
        <w:tc>
          <w:tcPr>
            <w:tcW w:w="2880" w:type="dxa"/>
          </w:tcPr>
          <w:p w14:paraId="3E9C4FF9" w14:textId="01A6BF11" w:rsidR="00E43EF1" w:rsidRPr="00522934" w:rsidRDefault="00AF4125">
            <w:pPr>
              <w:pStyle w:val="TableParagraph"/>
              <w:spacing w:before="58"/>
              <w:ind w:left="58"/>
            </w:pPr>
            <w:r w:rsidRPr="00522934">
              <w:t xml:space="preserve">Xyoo </w:t>
            </w:r>
            <w:r w:rsidR="000E40D2" w:rsidRPr="00522934">
              <w:t>2019-20</w:t>
            </w:r>
          </w:p>
          <w:p w14:paraId="0DB4E3E5" w14:textId="0F3D73F1" w:rsidR="00E43EF1" w:rsidRPr="00522934" w:rsidRDefault="000E40D2" w:rsidP="00DE36C0">
            <w:pPr>
              <w:pStyle w:val="TableParagraph"/>
              <w:ind w:left="58" w:right="575"/>
            </w:pPr>
            <w:r w:rsidRPr="00522934">
              <w:t>424</w:t>
            </w:r>
            <w:r w:rsidR="00AF4125" w:rsidRPr="00522934">
              <w:t xml:space="preserve"> Tus</w:t>
            </w:r>
            <w:r w:rsidRPr="00522934">
              <w:t xml:space="preserve"> tub ntxhais kawm ua tiav </w:t>
            </w:r>
            <w:ins w:id="1422" w:author="Khamsaolee Xainhiaxang" w:date="2021-07-04T12:19:00Z">
              <w:r w:rsidR="00DE36C0">
                <w:t xml:space="preserve">los ntawm </w:t>
              </w:r>
            </w:ins>
            <w:r w:rsidRPr="00522934">
              <w:t xml:space="preserve">CTE </w:t>
            </w:r>
            <w:del w:id="1423" w:author="Khamsaolee Xainhiaxang" w:date="2021-07-04T12:19:00Z">
              <w:r w:rsidR="00AF4125" w:rsidRPr="00522934" w:rsidDel="00DE36C0">
                <w:delText>Txoj Kev Taug</w:delText>
              </w:r>
            </w:del>
          </w:p>
        </w:tc>
        <w:tc>
          <w:tcPr>
            <w:tcW w:w="2160" w:type="dxa"/>
          </w:tcPr>
          <w:p w14:paraId="6F9772E6" w14:textId="77777777" w:rsidR="00E43EF1" w:rsidRPr="00522934" w:rsidRDefault="00E43EF1">
            <w:pPr>
              <w:pStyle w:val="TableParagraph"/>
              <w:rPr>
                <w:rFonts w:ascii="Times New Roman"/>
              </w:rPr>
            </w:pPr>
          </w:p>
        </w:tc>
        <w:tc>
          <w:tcPr>
            <w:tcW w:w="2070" w:type="dxa"/>
          </w:tcPr>
          <w:p w14:paraId="201FCFED" w14:textId="77777777" w:rsidR="00E43EF1" w:rsidRPr="00522934" w:rsidRDefault="00E43EF1">
            <w:pPr>
              <w:pStyle w:val="TableParagraph"/>
              <w:rPr>
                <w:rFonts w:ascii="Times New Roman"/>
              </w:rPr>
            </w:pPr>
          </w:p>
        </w:tc>
        <w:tc>
          <w:tcPr>
            <w:tcW w:w="2070" w:type="dxa"/>
          </w:tcPr>
          <w:p w14:paraId="7F788000" w14:textId="77777777" w:rsidR="00E43EF1" w:rsidRPr="00522934" w:rsidRDefault="00E43EF1">
            <w:pPr>
              <w:pStyle w:val="TableParagraph"/>
              <w:rPr>
                <w:rFonts w:ascii="Times New Roman"/>
              </w:rPr>
            </w:pPr>
          </w:p>
        </w:tc>
        <w:tc>
          <w:tcPr>
            <w:tcW w:w="3115" w:type="dxa"/>
          </w:tcPr>
          <w:p w14:paraId="4CD37616" w14:textId="77777777" w:rsidR="00E43EF1" w:rsidRPr="00522934" w:rsidRDefault="000E40D2">
            <w:pPr>
              <w:pStyle w:val="TableParagraph"/>
              <w:spacing w:before="58"/>
              <w:ind w:left="57"/>
            </w:pPr>
            <w:r w:rsidRPr="00522934">
              <w:t>Xyoo 2023-24</w:t>
            </w:r>
          </w:p>
          <w:p w14:paraId="67660E05" w14:textId="5E841573" w:rsidR="00E43EF1" w:rsidRPr="00522934" w:rsidRDefault="000E40D2" w:rsidP="00DE36C0">
            <w:pPr>
              <w:pStyle w:val="TableParagraph"/>
              <w:ind w:left="57" w:right="674"/>
              <w:jc w:val="both"/>
            </w:pPr>
            <w:r w:rsidRPr="00522934">
              <w:t>437 tus tub ntxhais kawm yuav ua tiav</w:t>
            </w:r>
            <w:ins w:id="1424" w:author="Khamsaolee Xainhiaxang" w:date="2021-07-04T12:20:00Z">
              <w:r w:rsidR="00DE36C0">
                <w:t xml:space="preserve"> los ntawm</w:t>
              </w:r>
            </w:ins>
            <w:r w:rsidRPr="00522934">
              <w:t xml:space="preserve"> CTE </w:t>
            </w:r>
            <w:del w:id="1425" w:author="Khamsaolee Xainhiaxang" w:date="2021-07-04T12:20:00Z">
              <w:r w:rsidR="00AF4125" w:rsidRPr="00522934" w:rsidDel="00DE36C0">
                <w:delText>Txoj Kev Taug</w:delText>
              </w:r>
            </w:del>
          </w:p>
        </w:tc>
      </w:tr>
      <w:tr w:rsidR="00E43EF1" w14:paraId="4ACD73E8" w14:textId="77777777" w:rsidTr="00522934">
        <w:trPr>
          <w:trHeight w:val="667"/>
        </w:trPr>
        <w:tc>
          <w:tcPr>
            <w:tcW w:w="2815" w:type="dxa"/>
          </w:tcPr>
          <w:p w14:paraId="7015113D" w14:textId="1DA83CB5" w:rsidR="00E43EF1" w:rsidRPr="00522934" w:rsidRDefault="000E40D2" w:rsidP="00DE36C0">
            <w:pPr>
              <w:pStyle w:val="TableParagraph"/>
              <w:spacing w:before="58"/>
              <w:ind w:left="58" w:right="375"/>
            </w:pPr>
            <w:r w:rsidRPr="00522934">
              <w:t xml:space="preserve">UCA – G </w:t>
            </w:r>
            <w:del w:id="1426" w:author="Khamsaolee Xainhiaxang" w:date="2021-07-04T12:19:00Z">
              <w:r w:rsidR="00AF4125" w:rsidRPr="00522934" w:rsidDel="00DE36C0">
                <w:delText xml:space="preserve">ua tiav </w:delText>
              </w:r>
            </w:del>
            <w:r w:rsidR="00AF4125" w:rsidRPr="00522934">
              <w:t>tus lej</w:t>
            </w:r>
            <w:ins w:id="1427" w:author="Khamsaolee Xainhiaxang" w:date="2021-07-04T12:19:00Z">
              <w:r w:rsidR="00DE36C0">
                <w:t xml:space="preserve"> </w:t>
              </w:r>
              <w:r w:rsidR="00DE36C0" w:rsidRPr="00522934">
                <w:t>ua tiav</w:t>
              </w:r>
            </w:ins>
          </w:p>
        </w:tc>
        <w:tc>
          <w:tcPr>
            <w:tcW w:w="2880" w:type="dxa"/>
          </w:tcPr>
          <w:p w14:paraId="73435255" w14:textId="16FDC6D9" w:rsidR="00E43EF1" w:rsidRPr="00522934" w:rsidRDefault="000E40D2" w:rsidP="00DE36C0">
            <w:pPr>
              <w:pStyle w:val="TableParagraph"/>
              <w:spacing w:before="58"/>
              <w:ind w:left="58" w:right="362"/>
            </w:pPr>
            <w:r w:rsidRPr="00522934">
              <w:t xml:space="preserve">UC AG </w:t>
            </w:r>
            <w:ins w:id="1428" w:author="Khamsaolee Xainhiaxang" w:date="2021-07-04T12:19:00Z">
              <w:r w:rsidR="00DE36C0" w:rsidRPr="00522934">
                <w:t xml:space="preserve">tus lej </w:t>
              </w:r>
            </w:ins>
            <w:r w:rsidRPr="00522934">
              <w:t xml:space="preserve">ua tiav </w:t>
            </w:r>
            <w:del w:id="1429" w:author="Khamsaolee Xainhiaxang" w:date="2021-07-04T12:19:00Z">
              <w:r w:rsidRPr="00522934" w:rsidDel="00DE36C0">
                <w:delText xml:space="preserve">tus </w:delText>
              </w:r>
              <w:r w:rsidR="00AF4125" w:rsidRPr="00522934" w:rsidDel="00DE36C0">
                <w:delText xml:space="preserve">lej </w:delText>
              </w:r>
            </w:del>
            <w:r w:rsidR="00AF4125" w:rsidRPr="00522934">
              <w:t xml:space="preserve">ntawm xyoo </w:t>
            </w:r>
            <w:r w:rsidRPr="00522934">
              <w:t>2019-20</w:t>
            </w:r>
          </w:p>
        </w:tc>
        <w:tc>
          <w:tcPr>
            <w:tcW w:w="2160" w:type="dxa"/>
          </w:tcPr>
          <w:p w14:paraId="78BA8CC6" w14:textId="77777777" w:rsidR="00E43EF1" w:rsidRPr="00522934" w:rsidRDefault="00E43EF1">
            <w:pPr>
              <w:pStyle w:val="TableParagraph"/>
              <w:rPr>
                <w:rFonts w:ascii="Times New Roman"/>
              </w:rPr>
            </w:pPr>
          </w:p>
        </w:tc>
        <w:tc>
          <w:tcPr>
            <w:tcW w:w="2070" w:type="dxa"/>
          </w:tcPr>
          <w:p w14:paraId="27B7788C" w14:textId="77777777" w:rsidR="00E43EF1" w:rsidRPr="00522934" w:rsidRDefault="00E43EF1">
            <w:pPr>
              <w:pStyle w:val="TableParagraph"/>
              <w:rPr>
                <w:rFonts w:ascii="Times New Roman"/>
              </w:rPr>
            </w:pPr>
          </w:p>
        </w:tc>
        <w:tc>
          <w:tcPr>
            <w:tcW w:w="2070" w:type="dxa"/>
          </w:tcPr>
          <w:p w14:paraId="44986D00" w14:textId="77777777" w:rsidR="00E43EF1" w:rsidRPr="00522934" w:rsidRDefault="00E43EF1">
            <w:pPr>
              <w:pStyle w:val="TableParagraph"/>
              <w:rPr>
                <w:rFonts w:ascii="Times New Roman"/>
              </w:rPr>
            </w:pPr>
          </w:p>
        </w:tc>
        <w:tc>
          <w:tcPr>
            <w:tcW w:w="3115" w:type="dxa"/>
          </w:tcPr>
          <w:p w14:paraId="269A602F" w14:textId="77777777" w:rsidR="00E43EF1" w:rsidRPr="00522934" w:rsidRDefault="000E40D2">
            <w:pPr>
              <w:pStyle w:val="TableParagraph"/>
              <w:spacing w:before="58"/>
              <w:ind w:left="57"/>
            </w:pPr>
            <w:r w:rsidRPr="00522934">
              <w:t>Xyoo 2023-24</w:t>
            </w:r>
          </w:p>
          <w:p w14:paraId="0B68B3FC" w14:textId="77777777" w:rsidR="00E43EF1" w:rsidRPr="00522934" w:rsidRDefault="000E40D2">
            <w:pPr>
              <w:pStyle w:val="TableParagraph"/>
              <w:ind w:left="57"/>
            </w:pPr>
            <w:r w:rsidRPr="00522934">
              <w:t>39%</w:t>
            </w:r>
          </w:p>
        </w:tc>
      </w:tr>
    </w:tbl>
    <w:p w14:paraId="46E46F4F" w14:textId="77777777" w:rsidR="00E43EF1" w:rsidRDefault="00E43EF1">
      <w:pPr>
        <w:rPr>
          <w:sz w:val="24"/>
        </w:rPr>
        <w:sectPr w:rsidR="00E43EF1">
          <w:pgSz w:w="15840" w:h="12240" w:orient="landscape"/>
          <w:pgMar w:top="660" w:right="120" w:bottom="560" w:left="120" w:header="0" w:footer="284" w:gutter="0"/>
          <w:cols w:space="720"/>
        </w:sectPr>
      </w:pPr>
    </w:p>
    <w:tbl>
      <w:tblPr>
        <w:tblW w:w="0" w:type="auto"/>
        <w:tblInd w:w="250"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left w:w="0" w:type="dxa"/>
          <w:right w:w="0" w:type="dxa"/>
        </w:tblCellMar>
        <w:tblLook w:val="01E0" w:firstRow="1" w:lastRow="1" w:firstColumn="1" w:lastColumn="1" w:noHBand="0" w:noVBand="0"/>
      </w:tblPr>
      <w:tblGrid>
        <w:gridCol w:w="2905"/>
        <w:gridCol w:w="2880"/>
        <w:gridCol w:w="2070"/>
        <w:gridCol w:w="2218"/>
        <w:gridCol w:w="1922"/>
        <w:gridCol w:w="3115"/>
      </w:tblGrid>
      <w:tr w:rsidR="00665BAA" w14:paraId="0CB4E77F" w14:textId="77777777" w:rsidTr="00DD595C">
        <w:trPr>
          <w:trHeight w:val="667"/>
        </w:trPr>
        <w:tc>
          <w:tcPr>
            <w:tcW w:w="2905" w:type="dxa"/>
            <w:shd w:val="clear" w:color="auto" w:fill="DBE5F1"/>
          </w:tcPr>
          <w:p w14:paraId="448F1658" w14:textId="00089E4F" w:rsidR="00665BAA" w:rsidRDefault="008F7ADF" w:rsidP="008F7ADF">
            <w:pPr>
              <w:pStyle w:val="TableParagraph"/>
              <w:spacing w:before="192"/>
              <w:ind w:right="902"/>
              <w:rPr>
                <w:sz w:val="24"/>
              </w:rPr>
            </w:pPr>
            <w:r>
              <w:rPr>
                <w:sz w:val="20"/>
                <w:szCs w:val="20"/>
              </w:rPr>
              <w:lastRenderedPageBreak/>
              <w:t xml:space="preserve">   Cov Cuab Yeej</w:t>
            </w:r>
          </w:p>
        </w:tc>
        <w:tc>
          <w:tcPr>
            <w:tcW w:w="2880" w:type="dxa"/>
            <w:shd w:val="clear" w:color="auto" w:fill="DBE5F1"/>
          </w:tcPr>
          <w:p w14:paraId="40591658" w14:textId="0809B83E" w:rsidR="00665BAA" w:rsidRDefault="00665BAA" w:rsidP="00665BAA">
            <w:pPr>
              <w:pStyle w:val="TableParagraph"/>
              <w:spacing w:before="192"/>
              <w:ind w:left="798"/>
              <w:rPr>
                <w:sz w:val="24"/>
              </w:rPr>
            </w:pPr>
            <w:r w:rsidRPr="002257F1">
              <w:rPr>
                <w:sz w:val="20"/>
                <w:szCs w:val="20"/>
              </w:rPr>
              <w:t>Lub hauv paus</w:t>
            </w:r>
          </w:p>
        </w:tc>
        <w:tc>
          <w:tcPr>
            <w:tcW w:w="2070" w:type="dxa"/>
            <w:shd w:val="clear" w:color="auto" w:fill="DBE5F1"/>
          </w:tcPr>
          <w:p w14:paraId="34BB08C8" w14:textId="7D0BEF14" w:rsidR="00665BAA" w:rsidRDefault="00665BAA" w:rsidP="00DD595C">
            <w:pPr>
              <w:pStyle w:val="TableParagraph"/>
              <w:spacing w:before="192"/>
              <w:ind w:left="385"/>
              <w:jc w:val="center"/>
              <w:rPr>
                <w:sz w:val="24"/>
              </w:rPr>
            </w:pPr>
            <w:r w:rsidRPr="002257F1">
              <w:rPr>
                <w:sz w:val="20"/>
                <w:szCs w:val="20"/>
              </w:rPr>
              <w:t>Qhov tshwm sim Xyoo 1</w:t>
            </w:r>
          </w:p>
        </w:tc>
        <w:tc>
          <w:tcPr>
            <w:tcW w:w="2218" w:type="dxa"/>
            <w:shd w:val="clear" w:color="auto" w:fill="DBE5F1"/>
          </w:tcPr>
          <w:p w14:paraId="064CC032" w14:textId="1E271C84" w:rsidR="00665BAA" w:rsidRDefault="00665BAA" w:rsidP="00DD595C">
            <w:pPr>
              <w:pStyle w:val="TableParagraph"/>
              <w:spacing w:before="192"/>
              <w:ind w:left="385"/>
              <w:jc w:val="center"/>
              <w:rPr>
                <w:sz w:val="24"/>
              </w:rPr>
            </w:pPr>
            <w:r w:rsidRPr="002257F1">
              <w:rPr>
                <w:sz w:val="20"/>
                <w:szCs w:val="20"/>
              </w:rPr>
              <w:t>Qhov tshwm sim Xyoo 2</w:t>
            </w:r>
          </w:p>
        </w:tc>
        <w:tc>
          <w:tcPr>
            <w:tcW w:w="1922" w:type="dxa"/>
            <w:shd w:val="clear" w:color="auto" w:fill="DBE5F1"/>
          </w:tcPr>
          <w:p w14:paraId="4975E1FB" w14:textId="3B3BF9B9" w:rsidR="00665BAA" w:rsidRDefault="00665BAA" w:rsidP="00DD595C">
            <w:pPr>
              <w:pStyle w:val="TableParagraph"/>
              <w:spacing w:before="192"/>
              <w:ind w:left="385"/>
              <w:jc w:val="center"/>
              <w:rPr>
                <w:sz w:val="24"/>
              </w:rPr>
            </w:pPr>
            <w:r w:rsidRPr="002257F1">
              <w:rPr>
                <w:sz w:val="20"/>
                <w:szCs w:val="20"/>
              </w:rPr>
              <w:t>Qhov tshwm sim Xyoo 3</w:t>
            </w:r>
          </w:p>
        </w:tc>
        <w:tc>
          <w:tcPr>
            <w:tcW w:w="3115" w:type="dxa"/>
            <w:shd w:val="clear" w:color="auto" w:fill="DBE5F1"/>
          </w:tcPr>
          <w:p w14:paraId="4A6B2D47" w14:textId="10585137" w:rsidR="00665BAA" w:rsidRDefault="00665BAA" w:rsidP="00665BAA">
            <w:pPr>
              <w:pStyle w:val="TableParagraph"/>
              <w:spacing w:before="54"/>
              <w:ind w:left="792" w:right="122" w:hanging="640"/>
              <w:rPr>
                <w:sz w:val="24"/>
              </w:rPr>
            </w:pPr>
            <w:r w:rsidRPr="002257F1">
              <w:rPr>
                <w:sz w:val="20"/>
                <w:szCs w:val="20"/>
              </w:rPr>
              <w:t>Xav Kom Muaj Qhov Zoo Tshaj rau</w:t>
            </w:r>
            <w:r>
              <w:rPr>
                <w:sz w:val="20"/>
                <w:szCs w:val="20"/>
              </w:rPr>
              <w:t xml:space="preserve"> xyoo</w:t>
            </w:r>
            <w:r w:rsidRPr="002257F1">
              <w:rPr>
                <w:sz w:val="20"/>
                <w:szCs w:val="20"/>
              </w:rPr>
              <w:t xml:space="preserve"> 2023–24</w:t>
            </w:r>
          </w:p>
        </w:tc>
      </w:tr>
      <w:tr w:rsidR="00E43EF1" w14:paraId="6ECBA243" w14:textId="77777777" w:rsidTr="00DD595C">
        <w:trPr>
          <w:trHeight w:val="667"/>
        </w:trPr>
        <w:tc>
          <w:tcPr>
            <w:tcW w:w="2905" w:type="dxa"/>
          </w:tcPr>
          <w:p w14:paraId="1321996E" w14:textId="77777777" w:rsidR="00E43EF1" w:rsidRPr="00672C68" w:rsidRDefault="00E43EF1">
            <w:pPr>
              <w:pStyle w:val="TableParagraph"/>
              <w:rPr>
                <w:rFonts w:ascii="Times New Roman"/>
              </w:rPr>
            </w:pPr>
          </w:p>
        </w:tc>
        <w:tc>
          <w:tcPr>
            <w:tcW w:w="2880" w:type="dxa"/>
          </w:tcPr>
          <w:p w14:paraId="0B07BD79" w14:textId="77777777" w:rsidR="00E43EF1" w:rsidRPr="00672C68" w:rsidRDefault="000E40D2">
            <w:pPr>
              <w:pStyle w:val="TableParagraph"/>
              <w:spacing w:before="54"/>
              <w:ind w:left="58"/>
            </w:pPr>
            <w:r w:rsidRPr="00672C68">
              <w:t>33.56%</w:t>
            </w:r>
          </w:p>
        </w:tc>
        <w:tc>
          <w:tcPr>
            <w:tcW w:w="2070" w:type="dxa"/>
          </w:tcPr>
          <w:p w14:paraId="42FC7A63" w14:textId="77777777" w:rsidR="00E43EF1" w:rsidRPr="00672C68" w:rsidRDefault="00E43EF1">
            <w:pPr>
              <w:pStyle w:val="TableParagraph"/>
              <w:rPr>
                <w:rFonts w:ascii="Times New Roman"/>
              </w:rPr>
            </w:pPr>
          </w:p>
        </w:tc>
        <w:tc>
          <w:tcPr>
            <w:tcW w:w="2218" w:type="dxa"/>
          </w:tcPr>
          <w:p w14:paraId="6AF000FA" w14:textId="77777777" w:rsidR="00E43EF1" w:rsidRPr="00672C68" w:rsidRDefault="00E43EF1">
            <w:pPr>
              <w:pStyle w:val="TableParagraph"/>
              <w:rPr>
                <w:rFonts w:ascii="Times New Roman"/>
              </w:rPr>
            </w:pPr>
          </w:p>
        </w:tc>
        <w:tc>
          <w:tcPr>
            <w:tcW w:w="1922" w:type="dxa"/>
          </w:tcPr>
          <w:p w14:paraId="14626EEF" w14:textId="77777777" w:rsidR="00E43EF1" w:rsidRPr="00672C68" w:rsidRDefault="00E43EF1">
            <w:pPr>
              <w:pStyle w:val="TableParagraph"/>
              <w:rPr>
                <w:rFonts w:ascii="Times New Roman"/>
              </w:rPr>
            </w:pPr>
          </w:p>
        </w:tc>
        <w:tc>
          <w:tcPr>
            <w:tcW w:w="3115" w:type="dxa"/>
          </w:tcPr>
          <w:p w14:paraId="1F4680E5" w14:textId="77777777" w:rsidR="00E43EF1" w:rsidRPr="00672C68" w:rsidRDefault="00E43EF1">
            <w:pPr>
              <w:pStyle w:val="TableParagraph"/>
              <w:rPr>
                <w:rFonts w:ascii="Times New Roman"/>
              </w:rPr>
            </w:pPr>
          </w:p>
        </w:tc>
      </w:tr>
      <w:tr w:rsidR="00E43EF1" w14:paraId="0AB48833" w14:textId="77777777" w:rsidTr="00DD595C">
        <w:trPr>
          <w:trHeight w:val="1219"/>
        </w:trPr>
        <w:tc>
          <w:tcPr>
            <w:tcW w:w="2905" w:type="dxa"/>
          </w:tcPr>
          <w:p w14:paraId="151CD2B6" w14:textId="33A18E3F" w:rsidR="00E43EF1" w:rsidRPr="00672C68" w:rsidRDefault="000E40D2" w:rsidP="00DE36C0">
            <w:pPr>
              <w:pStyle w:val="TableParagraph"/>
              <w:spacing w:before="54"/>
              <w:ind w:left="58" w:right="268"/>
            </w:pPr>
            <w:r w:rsidRPr="00672C68">
              <w:t xml:space="preserve">AP </w:t>
            </w:r>
            <w:del w:id="1430" w:author="Khamsaolee Xainhiaxang" w:date="2021-07-04T12:22:00Z">
              <w:r w:rsidR="00031E9C" w:rsidRPr="00672C68" w:rsidDel="00DE36C0">
                <w:delText xml:space="preserve">Txoj kev taug </w:delText>
              </w:r>
            </w:del>
            <w:r w:rsidR="00031E9C" w:rsidRPr="00672C68">
              <w:t>tus lej</w:t>
            </w:r>
            <w:r w:rsidRPr="00672C68">
              <w:t xml:space="preserve"> </w:t>
            </w:r>
            <w:ins w:id="1431" w:author="Khamsaolee Xainhiaxang" w:date="2021-07-04T12:22:00Z">
              <w:r w:rsidR="00DE36C0" w:rsidRPr="00522934">
                <w:t xml:space="preserve"> hla </w:t>
              </w:r>
              <w:r w:rsidR="00DE36C0">
                <w:t>dhau</w:t>
              </w:r>
              <w:r w:rsidR="00DE36C0" w:rsidRPr="00672C68">
                <w:t xml:space="preserve"> </w:t>
              </w:r>
            </w:ins>
            <w:r w:rsidRPr="00672C68">
              <w:t>ntawm 3+</w:t>
            </w:r>
          </w:p>
        </w:tc>
        <w:tc>
          <w:tcPr>
            <w:tcW w:w="2880" w:type="dxa"/>
          </w:tcPr>
          <w:p w14:paraId="0DCC5907" w14:textId="5E15A7A7" w:rsidR="00E43EF1" w:rsidRPr="00672C68" w:rsidRDefault="000E40D2">
            <w:pPr>
              <w:pStyle w:val="TableParagraph"/>
              <w:spacing w:before="54"/>
              <w:ind w:left="58" w:right="553"/>
            </w:pPr>
            <w:r w:rsidRPr="00672C68">
              <w:t xml:space="preserve">AP </w:t>
            </w:r>
            <w:del w:id="1432" w:author="Khamsaolee Xainhiaxang" w:date="2021-07-04T12:23:00Z">
              <w:r w:rsidR="00171DE3" w:rsidRPr="00672C68" w:rsidDel="00DE36C0">
                <w:delText xml:space="preserve">Txoj Kev Taug </w:delText>
              </w:r>
            </w:del>
            <w:r w:rsidR="00171DE3" w:rsidRPr="00672C68">
              <w:t>Tus Lej</w:t>
            </w:r>
            <w:r w:rsidRPr="00672C68">
              <w:t xml:space="preserve"> </w:t>
            </w:r>
            <w:ins w:id="1433" w:author="Khamsaolee Xainhiaxang" w:date="2021-07-04T12:23:00Z">
              <w:r w:rsidR="00DE36C0" w:rsidRPr="00522934">
                <w:t xml:space="preserve">hla </w:t>
              </w:r>
              <w:r w:rsidR="00DE36C0">
                <w:t>dhau</w:t>
              </w:r>
              <w:r w:rsidR="00DE36C0" w:rsidRPr="00672C68">
                <w:t xml:space="preserve"> </w:t>
              </w:r>
              <w:r w:rsidR="00DE36C0">
                <w:t xml:space="preserve"> </w:t>
              </w:r>
            </w:ins>
            <w:r w:rsidRPr="00672C68">
              <w:t>2019-20</w:t>
            </w:r>
          </w:p>
          <w:p w14:paraId="73800AE7" w14:textId="77777777" w:rsidR="00E43EF1" w:rsidRPr="00672C68" w:rsidRDefault="000E40D2">
            <w:pPr>
              <w:pStyle w:val="TableParagraph"/>
              <w:ind w:left="58"/>
            </w:pPr>
            <w:r w:rsidRPr="00672C68">
              <w:t>33.87%</w:t>
            </w:r>
          </w:p>
        </w:tc>
        <w:tc>
          <w:tcPr>
            <w:tcW w:w="2070" w:type="dxa"/>
          </w:tcPr>
          <w:p w14:paraId="122F23F3" w14:textId="77777777" w:rsidR="00E43EF1" w:rsidRPr="00672C68" w:rsidRDefault="00E43EF1">
            <w:pPr>
              <w:pStyle w:val="TableParagraph"/>
              <w:rPr>
                <w:rFonts w:ascii="Times New Roman"/>
              </w:rPr>
            </w:pPr>
          </w:p>
        </w:tc>
        <w:tc>
          <w:tcPr>
            <w:tcW w:w="2218" w:type="dxa"/>
          </w:tcPr>
          <w:p w14:paraId="3582E7A3" w14:textId="77777777" w:rsidR="00E43EF1" w:rsidRPr="00672C68" w:rsidRDefault="00E43EF1">
            <w:pPr>
              <w:pStyle w:val="TableParagraph"/>
              <w:rPr>
                <w:rFonts w:ascii="Times New Roman"/>
              </w:rPr>
            </w:pPr>
          </w:p>
        </w:tc>
        <w:tc>
          <w:tcPr>
            <w:tcW w:w="1922" w:type="dxa"/>
          </w:tcPr>
          <w:p w14:paraId="79FD2131" w14:textId="77777777" w:rsidR="00E43EF1" w:rsidRPr="00672C68" w:rsidRDefault="00E43EF1">
            <w:pPr>
              <w:pStyle w:val="TableParagraph"/>
              <w:rPr>
                <w:rFonts w:ascii="Times New Roman"/>
              </w:rPr>
            </w:pPr>
          </w:p>
        </w:tc>
        <w:tc>
          <w:tcPr>
            <w:tcW w:w="3115" w:type="dxa"/>
          </w:tcPr>
          <w:p w14:paraId="7EEF51DA" w14:textId="77777777" w:rsidR="00E43EF1" w:rsidRPr="00672C68" w:rsidRDefault="000E40D2">
            <w:pPr>
              <w:pStyle w:val="TableParagraph"/>
              <w:spacing w:before="54"/>
              <w:ind w:left="57"/>
            </w:pPr>
            <w:r w:rsidRPr="00672C68">
              <w:t>Xyoo 2023-24</w:t>
            </w:r>
          </w:p>
          <w:p w14:paraId="3E241E8B" w14:textId="77777777" w:rsidR="00E43EF1" w:rsidRPr="00672C68" w:rsidRDefault="000E40D2">
            <w:pPr>
              <w:pStyle w:val="TableParagraph"/>
              <w:ind w:left="57"/>
            </w:pPr>
            <w:r w:rsidRPr="00672C68">
              <w:t>40%</w:t>
            </w:r>
          </w:p>
        </w:tc>
      </w:tr>
      <w:tr w:rsidR="00E43EF1" w14:paraId="28FF9681" w14:textId="77777777" w:rsidTr="00DD595C">
        <w:trPr>
          <w:trHeight w:val="4255"/>
        </w:trPr>
        <w:tc>
          <w:tcPr>
            <w:tcW w:w="2905" w:type="dxa"/>
          </w:tcPr>
          <w:p w14:paraId="4AD9CDDD" w14:textId="3C315484" w:rsidR="00E43EF1" w:rsidRPr="00672C68" w:rsidRDefault="00DE36C0" w:rsidP="00DE36C0">
            <w:pPr>
              <w:pStyle w:val="TableParagraph"/>
              <w:spacing w:before="54"/>
              <w:ind w:left="58" w:right="108"/>
            </w:pPr>
            <w:ins w:id="1434" w:author="Khamsaolee Xainhiaxang" w:date="2021-07-04T12:24:00Z">
              <w:r>
                <w:t xml:space="preserve">Tau hais tias </w:t>
              </w:r>
            </w:ins>
            <w:r w:rsidR="000E40D2" w:rsidRPr="00672C68">
              <w:t xml:space="preserve">Cov </w:t>
            </w:r>
            <w:del w:id="1435" w:author="Khamsaolee Xainhiaxang" w:date="2021-07-04T12:23:00Z">
              <w:r w:rsidR="000E40D2" w:rsidRPr="00672C68" w:rsidDel="00DE36C0">
                <w:delText xml:space="preserve">Tab tom </w:delText>
              </w:r>
            </w:del>
            <w:r w:rsidR="000E40D2" w:rsidRPr="00672C68">
              <w:t xml:space="preserve">Kawm Lus Askiv tau muab </w:t>
            </w:r>
            <w:del w:id="1436" w:author="Khamsaolee Xainhiaxang" w:date="2021-07-04T12:24:00Z">
              <w:r w:rsidR="000E40D2" w:rsidRPr="00672C68" w:rsidDel="00DE36C0">
                <w:delText>cais ua</w:delText>
              </w:r>
            </w:del>
            <w:ins w:id="1437" w:author="Khamsaolee Xainhiaxang" w:date="2021-07-04T12:24:00Z">
              <w:r>
                <w:t>muaj</w:t>
              </w:r>
            </w:ins>
            <w:r w:rsidR="000E40D2" w:rsidRPr="00672C68">
              <w:t xml:space="preserve"> </w:t>
            </w:r>
            <w:del w:id="1438" w:author="Khamsaolee Xainhiaxang" w:date="2021-07-04T12:25:00Z">
              <w:r w:rsidR="000E40D2" w:rsidRPr="00672C68" w:rsidDel="00DE36C0">
                <w:delText xml:space="preserve">kev txhim kho mus rau </w:delText>
              </w:r>
            </w:del>
            <w:r w:rsidR="000E40D2" w:rsidRPr="00672C68">
              <w:t>Kev Paub Lus Askiv Zoo ntawm kev ntsuam xyuas ELPAC txhua xyoo.</w:t>
            </w:r>
          </w:p>
        </w:tc>
        <w:tc>
          <w:tcPr>
            <w:tcW w:w="2880" w:type="dxa"/>
          </w:tcPr>
          <w:p w14:paraId="20BB801D" w14:textId="5EBC54CA" w:rsidR="00E43EF1" w:rsidRPr="00672C68" w:rsidRDefault="000E40D2">
            <w:pPr>
              <w:pStyle w:val="TableParagraph"/>
              <w:spacing w:before="54"/>
              <w:ind w:left="58" w:right="188"/>
            </w:pPr>
            <w:r w:rsidRPr="00672C68">
              <w:t>Caij Nplooj Ntoos Zeeg</w:t>
            </w:r>
            <w:r w:rsidR="00454E83" w:rsidRPr="00672C68">
              <w:t xml:space="preserve"> xyoo</w:t>
            </w:r>
            <w:r w:rsidRPr="00672C68">
              <w:t xml:space="preserve"> 2019 (</w:t>
            </w:r>
            <w:r w:rsidR="00454E83" w:rsidRPr="00672C68">
              <w:t xml:space="preserve">Kev </w:t>
            </w:r>
            <w:r w:rsidRPr="00672C68">
              <w:t>Loj Hlob ntawm ELPAC txij</w:t>
            </w:r>
            <w:r w:rsidR="00454E83" w:rsidRPr="00672C68">
              <w:t xml:space="preserve"> li</w:t>
            </w:r>
            <w:r w:rsidRPr="00672C68">
              <w:t xml:space="preserve"> 17-18)</w:t>
            </w:r>
          </w:p>
          <w:p w14:paraId="542E906E" w14:textId="773E365E" w:rsidR="00E43EF1" w:rsidRPr="00672C68" w:rsidRDefault="00454E83">
            <w:pPr>
              <w:pStyle w:val="TableParagraph"/>
              <w:ind w:left="58" w:right="322"/>
            </w:pPr>
            <w:r w:rsidRPr="00672C68">
              <w:t xml:space="preserve">Ntsiab lus </w:t>
            </w:r>
            <w:del w:id="1439" w:author="Khamsaolee Xainhiaxang" w:date="2021-07-04T12:26:00Z">
              <w:r w:rsidRPr="00672C68" w:rsidDel="00E448D2">
                <w:delText>xaus</w:delText>
              </w:r>
              <w:r w:rsidR="000E40D2" w:rsidRPr="00672C68" w:rsidDel="00E448D2">
                <w:delText xml:space="preserve"> rau </w:delText>
              </w:r>
            </w:del>
            <w:ins w:id="1440" w:author="Khamsaolee Xainhiaxang" w:date="2021-07-04T12:26:00Z">
              <w:r w:rsidR="00E448D2">
                <w:t xml:space="preserve">mus tsog rau </w:t>
              </w:r>
            </w:ins>
            <w:r w:rsidRPr="00672C68">
              <w:t xml:space="preserve">xyoo </w:t>
            </w:r>
            <w:r w:rsidR="000E40D2" w:rsidRPr="00672C68">
              <w:t xml:space="preserve">18-19 </w:t>
            </w:r>
            <w:r w:rsidRPr="00672C68">
              <w:t>cov ntsiab lus</w:t>
            </w:r>
            <w:r w:rsidR="000E40D2" w:rsidRPr="00672C68">
              <w:t>)</w:t>
            </w:r>
          </w:p>
          <w:p w14:paraId="1967B922" w14:textId="77777777" w:rsidR="00E43EF1" w:rsidRPr="00672C68" w:rsidRDefault="00E43EF1">
            <w:pPr>
              <w:pStyle w:val="TableParagraph"/>
              <w:rPr>
                <w:b/>
              </w:rPr>
            </w:pPr>
          </w:p>
          <w:p w14:paraId="3B3619C7" w14:textId="28354055" w:rsidR="00E43EF1" w:rsidRPr="00672C68" w:rsidRDefault="000E40D2">
            <w:pPr>
              <w:pStyle w:val="TableParagraph"/>
              <w:ind w:left="58" w:right="188"/>
            </w:pPr>
            <w:r w:rsidRPr="00672C68">
              <w:t xml:space="preserve">43.3% </w:t>
            </w:r>
            <w:del w:id="1441" w:author="Khamsaolee Xainhiaxang" w:date="2021-07-04T12:26:00Z">
              <w:r w:rsidRPr="00672C68" w:rsidDel="00E448D2">
                <w:delText xml:space="preserve">kev </w:delText>
              </w:r>
            </w:del>
            <w:r w:rsidRPr="00672C68">
              <w:t xml:space="preserve">nce qib </w:t>
            </w:r>
            <w:ins w:id="1442" w:author="Khamsaolee Xainhiaxang" w:date="2021-07-04T12:26:00Z">
              <w:r w:rsidR="00E448D2">
                <w:t xml:space="preserve">mus rau </w:t>
              </w:r>
            </w:ins>
            <w:del w:id="1443" w:author="Khamsaolee Xainhiaxang" w:date="2021-07-04T12:27:00Z">
              <w:r w:rsidRPr="00672C68" w:rsidDel="00E448D2">
                <w:delText>ntawm</w:delText>
              </w:r>
            </w:del>
            <w:r w:rsidRPr="00672C68">
              <w:t xml:space="preserve"> Kev Paub Lus Askiv 1,857 tawm</w:t>
            </w:r>
          </w:p>
          <w:p w14:paraId="2587CBA0" w14:textId="77777777" w:rsidR="00E43EF1" w:rsidRPr="00672C68" w:rsidRDefault="000E40D2">
            <w:pPr>
              <w:pStyle w:val="TableParagraph"/>
              <w:ind w:left="58"/>
            </w:pPr>
            <w:r w:rsidRPr="00672C68">
              <w:t>ntawm 4,286 ELS.</w:t>
            </w:r>
          </w:p>
          <w:p w14:paraId="659B74EA" w14:textId="1EE48DFE" w:rsidR="00E43EF1" w:rsidRPr="00672C68" w:rsidRDefault="000E40D2">
            <w:pPr>
              <w:pStyle w:val="TableParagraph"/>
              <w:ind w:left="58" w:right="508"/>
            </w:pPr>
            <w:r w:rsidRPr="00672C68">
              <w:t xml:space="preserve">36.1% </w:t>
            </w:r>
            <w:del w:id="1444" w:author="Khamsaolee Xainhiaxang" w:date="2021-07-04T12:28:00Z">
              <w:r w:rsidR="00CE2CAA" w:rsidRPr="00672C68" w:rsidDel="00E448D2">
                <w:delText xml:space="preserve">kev </w:delText>
              </w:r>
              <w:r w:rsidRPr="00672C68" w:rsidDel="00E448D2">
                <w:delText>khaws</w:delText>
              </w:r>
            </w:del>
            <w:ins w:id="1445" w:author="Khamsaolee Xainhiaxang" w:date="2021-07-04T12:28:00Z">
              <w:r w:rsidR="00E448D2">
                <w:t>Tseem kawm</w:t>
              </w:r>
            </w:ins>
            <w:r w:rsidRPr="00672C68">
              <w:t xml:space="preserve"> </w:t>
            </w:r>
            <w:del w:id="1446" w:author="Khamsaolee Xainhiaxang" w:date="2021-07-04T12:28:00Z">
              <w:r w:rsidRPr="00672C68" w:rsidDel="00E448D2">
                <w:delText xml:space="preserve">cia </w:delText>
              </w:r>
            </w:del>
            <w:ins w:id="1447" w:author="Khamsaolee Xainhiaxang" w:date="2021-07-04T12:28:00Z">
              <w:r w:rsidR="00E448D2">
                <w:t>zoo li qub</w:t>
              </w:r>
            </w:ins>
            <w:del w:id="1448" w:author="Khamsaolee Xainhiaxang" w:date="2021-07-04T12:28:00Z">
              <w:r w:rsidRPr="00672C68" w:rsidDel="00E448D2">
                <w:delText>lawv cov qib</w:delText>
              </w:r>
            </w:del>
          </w:p>
          <w:p w14:paraId="17E13344" w14:textId="56B38A04" w:rsidR="00E43EF1" w:rsidRPr="00672C68" w:rsidRDefault="000E40D2" w:rsidP="00E448D2">
            <w:pPr>
              <w:pStyle w:val="TableParagraph"/>
              <w:ind w:left="58" w:right="295"/>
            </w:pPr>
            <w:r w:rsidRPr="00672C68">
              <w:t>20.5% t</w:t>
            </w:r>
            <w:del w:id="1449" w:author="Khamsaolee Xainhiaxang" w:date="2021-07-04T12:28:00Z">
              <w:r w:rsidRPr="00672C68" w:rsidDel="00E448D2">
                <w:delText>s</w:delText>
              </w:r>
            </w:del>
            <w:r w:rsidRPr="00672C68">
              <w:t>a</w:t>
            </w:r>
            <w:ins w:id="1450" w:author="Khamsaolee Xainhiaxang" w:date="2021-07-04T12:28:00Z">
              <w:r w:rsidR="00E448D2">
                <w:t>u</w:t>
              </w:r>
            </w:ins>
            <w:del w:id="1451" w:author="Khamsaolee Xainhiaxang" w:date="2021-07-04T12:28:00Z">
              <w:r w:rsidRPr="00672C68" w:rsidDel="00E448D2">
                <w:delText>wg</w:delText>
              </w:r>
            </w:del>
            <w:r w:rsidRPr="00672C68">
              <w:t xml:space="preserve"> kaw</w:t>
            </w:r>
            <w:ins w:id="1452" w:author="Khamsaolee Xainhiaxang" w:date="2021-07-04T12:28:00Z">
              <w:r w:rsidR="00E448D2">
                <w:t>m</w:t>
              </w:r>
            </w:ins>
            <w:del w:id="1453" w:author="Khamsaolee Xainhiaxang" w:date="2021-07-04T12:28:00Z">
              <w:r w:rsidRPr="00672C68" w:rsidDel="00E448D2">
                <w:delText>g</w:delText>
              </w:r>
            </w:del>
            <w:r w:rsidRPr="00672C68">
              <w:t xml:space="preserve"> </w:t>
            </w:r>
            <w:ins w:id="1454" w:author="Khamsaolee Xainhiaxang" w:date="2021-07-04T12:29:00Z">
              <w:r w:rsidR="00E448D2">
                <w:t>po</w:t>
              </w:r>
            </w:ins>
            <w:del w:id="1455" w:author="Khamsaolee Xainhiaxang" w:date="2021-07-04T12:28:00Z">
              <w:r w:rsidRPr="00672C68" w:rsidDel="00E448D2">
                <w:delText>yog</w:delText>
              </w:r>
              <w:r w:rsidR="00CE2CAA" w:rsidRPr="00672C68" w:rsidDel="00E448D2">
                <w:delText xml:space="preserve"> ny</w:delText>
              </w:r>
            </w:del>
            <w:r w:rsidR="00CE2CAA" w:rsidRPr="00672C68">
              <w:t xml:space="preserve">ob </w:t>
            </w:r>
            <w:ins w:id="1456" w:author="Khamsaolee Xainhiaxang" w:date="2021-07-04T12:29:00Z">
              <w:r w:rsidR="00E448D2">
                <w:t>qab yam tsawg twb yog</w:t>
              </w:r>
            </w:ins>
            <w:del w:id="1457" w:author="Khamsaolee Xainhiaxang" w:date="2021-07-04T12:29:00Z">
              <w:r w:rsidR="00CE2CAA" w:rsidRPr="00672C68" w:rsidDel="00E448D2">
                <w:delText>ntawm</w:delText>
              </w:r>
            </w:del>
            <w:r w:rsidRPr="00672C68">
              <w:t xml:space="preserve"> ib qib.</w:t>
            </w:r>
          </w:p>
        </w:tc>
        <w:tc>
          <w:tcPr>
            <w:tcW w:w="2070" w:type="dxa"/>
          </w:tcPr>
          <w:p w14:paraId="35786DA7" w14:textId="77777777" w:rsidR="00E43EF1" w:rsidRPr="00672C68" w:rsidRDefault="00E43EF1">
            <w:pPr>
              <w:pStyle w:val="TableParagraph"/>
              <w:rPr>
                <w:rFonts w:ascii="Times New Roman"/>
              </w:rPr>
            </w:pPr>
          </w:p>
        </w:tc>
        <w:tc>
          <w:tcPr>
            <w:tcW w:w="2218" w:type="dxa"/>
          </w:tcPr>
          <w:p w14:paraId="6813711D" w14:textId="77777777" w:rsidR="00E43EF1" w:rsidRPr="00672C68" w:rsidRDefault="00E43EF1">
            <w:pPr>
              <w:pStyle w:val="TableParagraph"/>
              <w:rPr>
                <w:rFonts w:ascii="Times New Roman"/>
              </w:rPr>
            </w:pPr>
          </w:p>
        </w:tc>
        <w:tc>
          <w:tcPr>
            <w:tcW w:w="1922" w:type="dxa"/>
          </w:tcPr>
          <w:p w14:paraId="4CE75062" w14:textId="77777777" w:rsidR="00E43EF1" w:rsidRPr="00672C68" w:rsidRDefault="00E43EF1">
            <w:pPr>
              <w:pStyle w:val="TableParagraph"/>
              <w:rPr>
                <w:rFonts w:ascii="Times New Roman"/>
              </w:rPr>
            </w:pPr>
          </w:p>
        </w:tc>
        <w:tc>
          <w:tcPr>
            <w:tcW w:w="3115" w:type="dxa"/>
          </w:tcPr>
          <w:p w14:paraId="61039A30" w14:textId="77777777" w:rsidR="00E43EF1" w:rsidRPr="00672C68" w:rsidRDefault="000E40D2">
            <w:pPr>
              <w:pStyle w:val="TableParagraph"/>
              <w:spacing w:before="54"/>
              <w:ind w:left="57"/>
            </w:pPr>
            <w:r w:rsidRPr="00672C68">
              <w:t>Xyoo 2023-24</w:t>
            </w:r>
          </w:p>
          <w:p w14:paraId="623F146D" w14:textId="276C8240" w:rsidR="00E43EF1" w:rsidRPr="00672C68" w:rsidRDefault="000E40D2" w:rsidP="007C51CF">
            <w:pPr>
              <w:pStyle w:val="TableParagraph"/>
              <w:ind w:left="57" w:right="110"/>
            </w:pPr>
            <w:r w:rsidRPr="00672C68">
              <w:t xml:space="preserve">75% </w:t>
            </w:r>
            <w:del w:id="1458" w:author="Khamsaolee Xainhiaxang" w:date="2021-07-04T13:21:00Z">
              <w:r w:rsidRPr="00672C68" w:rsidDel="007C51CF">
                <w:delText xml:space="preserve">Ua </w:delText>
              </w:r>
            </w:del>
            <w:r w:rsidRPr="00672C68">
              <w:t xml:space="preserve">Kev Kawm </w:t>
            </w:r>
            <w:del w:id="1459" w:author="Khamsaolee Xainhiaxang" w:date="2021-07-04T13:21:00Z">
              <w:r w:rsidRPr="00672C68" w:rsidDel="007C51CF">
                <w:delText>Mus</w:delText>
              </w:r>
              <w:r w:rsidR="00333C51" w:rsidRPr="00672C68" w:rsidDel="007C51CF">
                <w:delText xml:space="preserve"> ua</w:delText>
              </w:r>
              <w:r w:rsidRPr="00672C68" w:rsidDel="007C51CF">
                <w:delText xml:space="preserve"> </w:delText>
              </w:r>
            </w:del>
            <w:r w:rsidRPr="00672C68">
              <w:t xml:space="preserve">Lus Askiv </w:t>
            </w:r>
            <w:del w:id="1460" w:author="Khamsaolee Xainhiaxang" w:date="2021-07-04T13:21:00Z">
              <w:r w:rsidRPr="00672C68" w:rsidDel="007C51CF">
                <w:delText xml:space="preserve">Kom </w:delText>
              </w:r>
            </w:del>
            <w:ins w:id="1461" w:author="Khamsaolee Xainhiaxang" w:date="2021-07-04T13:21:00Z">
              <w:r w:rsidR="007C51CF">
                <w:t>Nce mus rau qib</w:t>
              </w:r>
              <w:r w:rsidR="007C51CF" w:rsidRPr="00672C68">
                <w:t xml:space="preserve"> </w:t>
              </w:r>
            </w:ins>
            <w:r w:rsidRPr="00672C68">
              <w:t>Zoo</w:t>
            </w:r>
          </w:p>
        </w:tc>
      </w:tr>
      <w:tr w:rsidR="00E43EF1" w14:paraId="743095D8" w14:textId="77777777" w:rsidTr="00DD595C">
        <w:trPr>
          <w:trHeight w:val="2047"/>
        </w:trPr>
        <w:tc>
          <w:tcPr>
            <w:tcW w:w="2905" w:type="dxa"/>
          </w:tcPr>
          <w:p w14:paraId="703DA4D5" w14:textId="64D06993" w:rsidR="00E43EF1" w:rsidRPr="00EC226A" w:rsidRDefault="000E40D2" w:rsidP="007C51CF">
            <w:pPr>
              <w:pStyle w:val="TableParagraph"/>
              <w:spacing w:before="54"/>
              <w:ind w:left="58" w:right="28"/>
            </w:pPr>
            <w:r w:rsidRPr="00EC226A">
              <w:t xml:space="preserve">Cov tub ntxhais kawm qib 1 txog qib 3 </w:t>
            </w:r>
            <w:ins w:id="1462" w:author="Khamsaolee Xainhiaxang" w:date="2021-07-04T13:17:00Z">
              <w:r w:rsidR="007C51CF">
                <w:t>tau</w:t>
              </w:r>
            </w:ins>
            <w:del w:id="1463" w:author="Khamsaolee Xainhiaxang" w:date="2021-07-04T13:18:00Z">
              <w:r w:rsidRPr="00EC226A" w:rsidDel="007C51CF">
                <w:delText>kev</w:delText>
              </w:r>
            </w:del>
            <w:r w:rsidRPr="00EC226A">
              <w:t xml:space="preserve"> loj hlob txhua xyoo raws li tau ntsuas los ntawm </w:t>
            </w:r>
            <w:del w:id="1464" w:author="Khamsaolee Xainhiaxang" w:date="2021-07-04T13:15:00Z">
              <w:r w:rsidR="00EC226A" w:rsidRPr="00EC226A" w:rsidDel="007C51CF">
                <w:delText>kuv nyeem</w:delText>
              </w:r>
            </w:del>
            <w:ins w:id="1465" w:author="Khamsaolee Xainhiaxang" w:date="2021-07-04T13:15:00Z">
              <w:r w:rsidR="007C51CF">
                <w:t>iReady</w:t>
              </w:r>
            </w:ins>
            <w:r w:rsidR="00EC226A" w:rsidRPr="00EC226A">
              <w:t xml:space="preserve"> </w:t>
            </w:r>
            <w:r w:rsidRPr="00EC226A">
              <w:t>Cov Kev Ntsuas (ua tiav peb zaug hauv ib xyoos).</w:t>
            </w:r>
          </w:p>
        </w:tc>
        <w:tc>
          <w:tcPr>
            <w:tcW w:w="2880" w:type="dxa"/>
          </w:tcPr>
          <w:p w14:paraId="07E974A5" w14:textId="585A082A" w:rsidR="00E43EF1" w:rsidRPr="00EC226A" w:rsidRDefault="00EC226A">
            <w:pPr>
              <w:pStyle w:val="TableParagraph"/>
              <w:spacing w:before="54"/>
              <w:ind w:left="58"/>
            </w:pPr>
            <w:r w:rsidRPr="00EC226A">
              <w:t xml:space="preserve">Xyoo </w:t>
            </w:r>
            <w:r w:rsidR="000E40D2" w:rsidRPr="00EC226A">
              <w:t>2020-21</w:t>
            </w:r>
          </w:p>
          <w:p w14:paraId="222C9BC2" w14:textId="77777777" w:rsidR="00E43EF1" w:rsidRPr="00EC226A" w:rsidRDefault="000E40D2">
            <w:pPr>
              <w:pStyle w:val="TableParagraph"/>
              <w:ind w:left="58"/>
            </w:pPr>
            <w:r w:rsidRPr="00EC226A">
              <w:t>Qib 1: 17%</w:t>
            </w:r>
          </w:p>
          <w:p w14:paraId="246035B3" w14:textId="77777777" w:rsidR="00E43EF1" w:rsidRPr="00EC226A" w:rsidRDefault="000E40D2">
            <w:pPr>
              <w:pStyle w:val="TableParagraph"/>
              <w:ind w:left="58"/>
            </w:pPr>
            <w:r w:rsidRPr="00EC226A">
              <w:t>Qib 2: 22%</w:t>
            </w:r>
          </w:p>
          <w:p w14:paraId="19F8CDCD" w14:textId="77777777" w:rsidR="00E43EF1" w:rsidRPr="00EC226A" w:rsidRDefault="000E40D2">
            <w:pPr>
              <w:pStyle w:val="TableParagraph"/>
              <w:ind w:left="58"/>
            </w:pPr>
            <w:r w:rsidRPr="00EC226A">
              <w:t>Qib 3: 27%</w:t>
            </w:r>
          </w:p>
        </w:tc>
        <w:tc>
          <w:tcPr>
            <w:tcW w:w="2070" w:type="dxa"/>
          </w:tcPr>
          <w:p w14:paraId="78FBE6AB" w14:textId="77777777" w:rsidR="00E43EF1" w:rsidRPr="00EC226A" w:rsidRDefault="00E43EF1">
            <w:pPr>
              <w:pStyle w:val="TableParagraph"/>
              <w:rPr>
                <w:rFonts w:ascii="Times New Roman"/>
              </w:rPr>
            </w:pPr>
          </w:p>
        </w:tc>
        <w:tc>
          <w:tcPr>
            <w:tcW w:w="2218" w:type="dxa"/>
          </w:tcPr>
          <w:p w14:paraId="72CD2CF9" w14:textId="77777777" w:rsidR="00E43EF1" w:rsidRPr="00EC226A" w:rsidRDefault="00E43EF1">
            <w:pPr>
              <w:pStyle w:val="TableParagraph"/>
              <w:rPr>
                <w:rFonts w:ascii="Times New Roman"/>
              </w:rPr>
            </w:pPr>
          </w:p>
        </w:tc>
        <w:tc>
          <w:tcPr>
            <w:tcW w:w="1922" w:type="dxa"/>
          </w:tcPr>
          <w:p w14:paraId="44433A3A" w14:textId="77777777" w:rsidR="00E43EF1" w:rsidRPr="00EC226A" w:rsidRDefault="00E43EF1">
            <w:pPr>
              <w:pStyle w:val="TableParagraph"/>
              <w:rPr>
                <w:rFonts w:ascii="Times New Roman"/>
              </w:rPr>
            </w:pPr>
          </w:p>
        </w:tc>
        <w:tc>
          <w:tcPr>
            <w:tcW w:w="3115" w:type="dxa"/>
          </w:tcPr>
          <w:p w14:paraId="621DA0F4" w14:textId="77777777" w:rsidR="00E43EF1" w:rsidRPr="00EC226A" w:rsidRDefault="000E40D2">
            <w:pPr>
              <w:pStyle w:val="TableParagraph"/>
              <w:spacing w:before="54"/>
              <w:ind w:left="57"/>
            </w:pPr>
            <w:r w:rsidRPr="00EC226A">
              <w:t>Xyoo 2023-24</w:t>
            </w:r>
          </w:p>
          <w:p w14:paraId="25B4A156" w14:textId="77777777" w:rsidR="00E43EF1" w:rsidRPr="00EC226A" w:rsidRDefault="000E40D2">
            <w:pPr>
              <w:pStyle w:val="TableParagraph"/>
              <w:ind w:left="57"/>
            </w:pPr>
            <w:r w:rsidRPr="00EC226A">
              <w:t>Qib 1: 40%</w:t>
            </w:r>
          </w:p>
          <w:p w14:paraId="1D9E1AEA" w14:textId="77777777" w:rsidR="00E43EF1" w:rsidRPr="00EC226A" w:rsidRDefault="000E40D2">
            <w:pPr>
              <w:pStyle w:val="TableParagraph"/>
              <w:ind w:left="57"/>
            </w:pPr>
            <w:r w:rsidRPr="00EC226A">
              <w:t>Qib 2: 40%</w:t>
            </w:r>
          </w:p>
          <w:p w14:paraId="557B3F19" w14:textId="77777777" w:rsidR="00E43EF1" w:rsidRPr="00EC226A" w:rsidRDefault="000E40D2">
            <w:pPr>
              <w:pStyle w:val="TableParagraph"/>
              <w:ind w:left="57"/>
            </w:pPr>
            <w:r w:rsidRPr="00EC226A">
              <w:t>Qib 3: 40%</w:t>
            </w:r>
          </w:p>
        </w:tc>
      </w:tr>
      <w:tr w:rsidR="00E43EF1" w14:paraId="0B61D938" w14:textId="77777777" w:rsidTr="00DD595C">
        <w:trPr>
          <w:trHeight w:val="1219"/>
        </w:trPr>
        <w:tc>
          <w:tcPr>
            <w:tcW w:w="2905" w:type="dxa"/>
          </w:tcPr>
          <w:p w14:paraId="06F171AA" w14:textId="40DE5126" w:rsidR="00E43EF1" w:rsidRPr="00EC226A" w:rsidRDefault="000E40D2" w:rsidP="007C51CF">
            <w:pPr>
              <w:pStyle w:val="TableParagraph"/>
              <w:spacing w:before="54"/>
              <w:ind w:left="58" w:right="256"/>
            </w:pPr>
            <w:r w:rsidRPr="00EC226A">
              <w:t xml:space="preserve">EL Askiv kev faib seem kawm yog </w:t>
            </w:r>
            <w:ins w:id="1466" w:author="Khamsaolee Xainhiaxang" w:date="2021-07-04T13:20:00Z">
              <w:r w:rsidR="007C51CF" w:rsidRPr="00EC226A">
                <w:t>10%</w:t>
              </w:r>
              <w:r w:rsidR="007C51CF">
                <w:t xml:space="preserve"> uas yog </w:t>
              </w:r>
            </w:ins>
            <w:r w:rsidRPr="00EC226A">
              <w:t>qhov tsawg kawg ntawm</w:t>
            </w:r>
            <w:del w:id="1467" w:author="Khamsaolee Xainhiaxang" w:date="2021-07-04T13:20:00Z">
              <w:r w:rsidRPr="00EC226A" w:rsidDel="007C51CF">
                <w:delText xml:space="preserve"> 10%</w:delText>
              </w:r>
            </w:del>
            <w:r w:rsidRPr="00EC226A">
              <w:t>.</w:t>
            </w:r>
          </w:p>
        </w:tc>
        <w:tc>
          <w:tcPr>
            <w:tcW w:w="2880" w:type="dxa"/>
          </w:tcPr>
          <w:p w14:paraId="77A23356" w14:textId="62E62856" w:rsidR="00E43EF1" w:rsidRPr="00EC226A" w:rsidRDefault="00EC226A">
            <w:pPr>
              <w:pStyle w:val="TableParagraph"/>
              <w:spacing w:before="54"/>
              <w:ind w:left="58"/>
            </w:pPr>
            <w:r w:rsidRPr="00EC226A">
              <w:t xml:space="preserve">Xyoo </w:t>
            </w:r>
            <w:r w:rsidR="000E40D2" w:rsidRPr="00EC226A">
              <w:t>2019-20</w:t>
            </w:r>
          </w:p>
          <w:p w14:paraId="24986D5E" w14:textId="77777777" w:rsidR="00E43EF1" w:rsidRPr="00EC226A" w:rsidRDefault="000E40D2">
            <w:pPr>
              <w:pStyle w:val="TableParagraph"/>
              <w:ind w:left="58"/>
            </w:pPr>
            <w:r w:rsidRPr="00EC226A">
              <w:t>11.4%</w:t>
            </w:r>
          </w:p>
        </w:tc>
        <w:tc>
          <w:tcPr>
            <w:tcW w:w="2070" w:type="dxa"/>
          </w:tcPr>
          <w:p w14:paraId="06A88432" w14:textId="77777777" w:rsidR="00E43EF1" w:rsidRPr="00EC226A" w:rsidRDefault="00E43EF1">
            <w:pPr>
              <w:pStyle w:val="TableParagraph"/>
              <w:rPr>
                <w:rFonts w:ascii="Times New Roman"/>
              </w:rPr>
            </w:pPr>
          </w:p>
        </w:tc>
        <w:tc>
          <w:tcPr>
            <w:tcW w:w="2218" w:type="dxa"/>
          </w:tcPr>
          <w:p w14:paraId="09E42BDD" w14:textId="77777777" w:rsidR="00E43EF1" w:rsidRPr="00EC226A" w:rsidRDefault="00E43EF1">
            <w:pPr>
              <w:pStyle w:val="TableParagraph"/>
              <w:rPr>
                <w:rFonts w:ascii="Times New Roman"/>
              </w:rPr>
            </w:pPr>
          </w:p>
        </w:tc>
        <w:tc>
          <w:tcPr>
            <w:tcW w:w="1922" w:type="dxa"/>
          </w:tcPr>
          <w:p w14:paraId="11736B85" w14:textId="77777777" w:rsidR="00E43EF1" w:rsidRPr="00EC226A" w:rsidRDefault="00E43EF1">
            <w:pPr>
              <w:pStyle w:val="TableParagraph"/>
              <w:rPr>
                <w:rFonts w:ascii="Times New Roman"/>
              </w:rPr>
            </w:pPr>
          </w:p>
        </w:tc>
        <w:tc>
          <w:tcPr>
            <w:tcW w:w="3115" w:type="dxa"/>
          </w:tcPr>
          <w:p w14:paraId="13F08391" w14:textId="77777777" w:rsidR="00E43EF1" w:rsidRPr="00EC226A" w:rsidRDefault="000E40D2">
            <w:pPr>
              <w:pStyle w:val="TableParagraph"/>
              <w:spacing w:before="54"/>
              <w:ind w:left="57"/>
            </w:pPr>
            <w:r w:rsidRPr="00EC226A">
              <w:t>Xyoo 2023-24</w:t>
            </w:r>
          </w:p>
          <w:p w14:paraId="0CF418A3" w14:textId="65D578F6" w:rsidR="00E43EF1" w:rsidRPr="00EC226A" w:rsidRDefault="000E40D2">
            <w:pPr>
              <w:pStyle w:val="TableParagraph"/>
              <w:ind w:left="57"/>
            </w:pPr>
            <w:r w:rsidRPr="00EC226A">
              <w:t>11.4% los</w:t>
            </w:r>
            <w:r w:rsidR="00EC226A" w:rsidRPr="00EC226A">
              <w:t xml:space="preserve"> </w:t>
            </w:r>
            <w:r w:rsidRPr="00EC226A">
              <w:t>sis ntau dua</w:t>
            </w:r>
          </w:p>
        </w:tc>
      </w:tr>
      <w:tr w:rsidR="00E43EF1" w14:paraId="095E967F" w14:textId="77777777" w:rsidTr="00DD595C">
        <w:trPr>
          <w:trHeight w:val="667"/>
        </w:trPr>
        <w:tc>
          <w:tcPr>
            <w:tcW w:w="2905" w:type="dxa"/>
          </w:tcPr>
          <w:p w14:paraId="43D6EF11" w14:textId="4DCF0EA7" w:rsidR="00E43EF1" w:rsidRPr="00EC226A" w:rsidRDefault="000E40D2" w:rsidP="00DC3714">
            <w:pPr>
              <w:pStyle w:val="TableParagraph"/>
              <w:spacing w:before="54"/>
              <w:ind w:left="58" w:right="241"/>
            </w:pPr>
            <w:del w:id="1468" w:author="Khamsaolee Xainhiaxang" w:date="2021-07-04T13:22:00Z">
              <w:r w:rsidRPr="00EC226A" w:rsidDel="007C51CF">
                <w:delText xml:space="preserve">Tus naj npawb ntawm </w:delText>
              </w:r>
            </w:del>
            <w:ins w:id="1469" w:author="Khamsaolee Xainhiaxang" w:date="2021-07-04T13:22:00Z">
              <w:r w:rsidR="007C51CF">
                <w:t>C</w:t>
              </w:r>
            </w:ins>
            <w:del w:id="1470" w:author="Khamsaolee Xainhiaxang" w:date="2021-07-04T13:22:00Z">
              <w:r w:rsidRPr="00EC226A" w:rsidDel="007C51CF">
                <w:delText>c</w:delText>
              </w:r>
            </w:del>
            <w:r w:rsidRPr="00EC226A">
              <w:t xml:space="preserve">ov tub ntxhais kawm </w:t>
            </w:r>
            <w:del w:id="1471" w:author="Khamsaolee Xainhiaxang" w:date="2021-07-04T13:22:00Z">
              <w:r w:rsidRPr="00EC226A" w:rsidDel="007C51CF">
                <w:delText>d</w:delText>
              </w:r>
            </w:del>
            <w:r w:rsidRPr="00EC226A">
              <w:t>ua</w:t>
            </w:r>
            <w:ins w:id="1472" w:author="Khamsaolee Xainhiaxang" w:date="2021-07-04T13:22:00Z">
              <w:r w:rsidR="007C51CF">
                <w:t>s</w:t>
              </w:r>
            </w:ins>
            <w:r w:rsidRPr="00EC226A">
              <w:t xml:space="preserve"> </w:t>
            </w:r>
            <w:del w:id="1473" w:author="Khamsaolee Xainhiaxang" w:date="2021-07-04T13:22:00Z">
              <w:r w:rsidRPr="00EC226A" w:rsidDel="007C51CF">
                <w:delText xml:space="preserve">cuv </w:delText>
              </w:r>
            </w:del>
            <w:ins w:id="1474" w:author="Khamsaolee Xainhiaxang" w:date="2021-07-04T13:22:00Z">
              <w:r w:rsidR="007C51CF">
                <w:t>sau</w:t>
              </w:r>
              <w:r w:rsidR="007C51CF" w:rsidRPr="00EC226A">
                <w:t xml:space="preserve"> </w:t>
              </w:r>
            </w:ins>
            <w:r w:rsidRPr="00EC226A">
              <w:t xml:space="preserve">npe hauv Cov </w:t>
            </w:r>
            <w:del w:id="1475" w:author="Khamsaolee Xainhiaxang" w:date="2021-07-04T13:23:00Z">
              <w:r w:rsidRPr="00EC226A" w:rsidDel="00DC3714">
                <w:delText>Kawm Siab</w:delText>
              </w:r>
            </w:del>
          </w:p>
        </w:tc>
        <w:tc>
          <w:tcPr>
            <w:tcW w:w="2880" w:type="dxa"/>
          </w:tcPr>
          <w:p w14:paraId="279E4215" w14:textId="12AE4E96" w:rsidR="00E43EF1" w:rsidRDefault="00EC226A">
            <w:pPr>
              <w:pStyle w:val="TableParagraph"/>
              <w:spacing w:before="54"/>
              <w:ind w:left="58"/>
              <w:rPr>
                <w:sz w:val="24"/>
              </w:rPr>
            </w:pPr>
            <w:r>
              <w:rPr>
                <w:sz w:val="24"/>
              </w:rPr>
              <w:t xml:space="preserve">Xyoo </w:t>
            </w:r>
            <w:r w:rsidR="000E40D2">
              <w:rPr>
                <w:sz w:val="24"/>
              </w:rPr>
              <w:t>2020-21</w:t>
            </w:r>
          </w:p>
        </w:tc>
        <w:tc>
          <w:tcPr>
            <w:tcW w:w="2070" w:type="dxa"/>
          </w:tcPr>
          <w:p w14:paraId="7D59F079" w14:textId="77777777" w:rsidR="00E43EF1" w:rsidRDefault="00E43EF1">
            <w:pPr>
              <w:pStyle w:val="TableParagraph"/>
              <w:rPr>
                <w:rFonts w:ascii="Times New Roman"/>
              </w:rPr>
            </w:pPr>
          </w:p>
        </w:tc>
        <w:tc>
          <w:tcPr>
            <w:tcW w:w="2218" w:type="dxa"/>
          </w:tcPr>
          <w:p w14:paraId="7E6B51C8" w14:textId="77777777" w:rsidR="00E43EF1" w:rsidRDefault="00E43EF1">
            <w:pPr>
              <w:pStyle w:val="TableParagraph"/>
              <w:rPr>
                <w:rFonts w:ascii="Times New Roman"/>
              </w:rPr>
            </w:pPr>
          </w:p>
        </w:tc>
        <w:tc>
          <w:tcPr>
            <w:tcW w:w="1922" w:type="dxa"/>
          </w:tcPr>
          <w:p w14:paraId="762D615C" w14:textId="77777777" w:rsidR="00E43EF1" w:rsidRDefault="00E43EF1">
            <w:pPr>
              <w:pStyle w:val="TableParagraph"/>
              <w:rPr>
                <w:rFonts w:ascii="Times New Roman"/>
              </w:rPr>
            </w:pPr>
          </w:p>
        </w:tc>
        <w:tc>
          <w:tcPr>
            <w:tcW w:w="3115" w:type="dxa"/>
          </w:tcPr>
          <w:p w14:paraId="45FD026E" w14:textId="77777777" w:rsidR="00E43EF1" w:rsidRDefault="000E40D2">
            <w:pPr>
              <w:pStyle w:val="TableParagraph"/>
              <w:spacing w:before="54"/>
              <w:ind w:left="57"/>
              <w:rPr>
                <w:sz w:val="24"/>
              </w:rPr>
            </w:pPr>
            <w:r>
              <w:rPr>
                <w:sz w:val="24"/>
              </w:rPr>
              <w:t>Xyoo 2023-24</w:t>
            </w:r>
          </w:p>
          <w:p w14:paraId="1653011E" w14:textId="15548CD4" w:rsidR="00E43EF1" w:rsidRDefault="000E40D2">
            <w:pPr>
              <w:pStyle w:val="TableParagraph"/>
              <w:ind w:left="57"/>
              <w:rPr>
                <w:sz w:val="24"/>
              </w:rPr>
            </w:pPr>
            <w:r>
              <w:rPr>
                <w:sz w:val="24"/>
              </w:rPr>
              <w:t xml:space="preserve">200 </w:t>
            </w:r>
            <w:r w:rsidR="00EC226A">
              <w:rPr>
                <w:sz w:val="24"/>
              </w:rPr>
              <w:t>Tus</w:t>
            </w:r>
            <w:r>
              <w:rPr>
                <w:sz w:val="24"/>
              </w:rPr>
              <w:t>Tub Ntxhais Kawm</w:t>
            </w:r>
          </w:p>
        </w:tc>
      </w:tr>
    </w:tbl>
    <w:p w14:paraId="0CC03B44" w14:textId="77777777" w:rsidR="00E43EF1" w:rsidRDefault="00E43EF1">
      <w:pPr>
        <w:rPr>
          <w:sz w:val="24"/>
        </w:rPr>
        <w:sectPr w:rsidR="00E43EF1">
          <w:pgSz w:w="15840" w:h="12240" w:orient="landscape"/>
          <w:pgMar w:top="640" w:right="120" w:bottom="480" w:left="120" w:header="0" w:footer="284" w:gutter="0"/>
          <w:cols w:space="720"/>
        </w:sectPr>
      </w:pPr>
    </w:p>
    <w:tbl>
      <w:tblPr>
        <w:tblW w:w="0" w:type="auto"/>
        <w:tblInd w:w="250"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left w:w="0" w:type="dxa"/>
          <w:right w:w="0" w:type="dxa"/>
        </w:tblCellMar>
        <w:tblLook w:val="01E0" w:firstRow="1" w:lastRow="1" w:firstColumn="1" w:lastColumn="1" w:noHBand="0" w:noVBand="0"/>
      </w:tblPr>
      <w:tblGrid>
        <w:gridCol w:w="2905"/>
        <w:gridCol w:w="2880"/>
        <w:gridCol w:w="2070"/>
        <w:gridCol w:w="2250"/>
        <w:gridCol w:w="1890"/>
        <w:gridCol w:w="3115"/>
      </w:tblGrid>
      <w:tr w:rsidR="00E424C9" w14:paraId="1E553698" w14:textId="77777777" w:rsidTr="00E424C9">
        <w:trPr>
          <w:trHeight w:val="667"/>
        </w:trPr>
        <w:tc>
          <w:tcPr>
            <w:tcW w:w="2905" w:type="dxa"/>
            <w:shd w:val="clear" w:color="auto" w:fill="DBE5F1"/>
          </w:tcPr>
          <w:p w14:paraId="45AE4ADD" w14:textId="2B5D89F3" w:rsidR="00E424C9" w:rsidRDefault="009248C2" w:rsidP="009248C2">
            <w:pPr>
              <w:pStyle w:val="TableParagraph"/>
              <w:spacing w:before="192"/>
              <w:ind w:right="902"/>
              <w:rPr>
                <w:sz w:val="24"/>
              </w:rPr>
            </w:pPr>
            <w:r>
              <w:rPr>
                <w:sz w:val="20"/>
                <w:szCs w:val="20"/>
              </w:rPr>
              <w:lastRenderedPageBreak/>
              <w:t xml:space="preserve">   Cov Cuab Yeej</w:t>
            </w:r>
          </w:p>
        </w:tc>
        <w:tc>
          <w:tcPr>
            <w:tcW w:w="2880" w:type="dxa"/>
            <w:shd w:val="clear" w:color="auto" w:fill="DBE5F1"/>
          </w:tcPr>
          <w:p w14:paraId="4A7ACBBD" w14:textId="1353C8ED" w:rsidR="00E424C9" w:rsidRDefault="00E424C9" w:rsidP="00E424C9">
            <w:pPr>
              <w:pStyle w:val="TableParagraph"/>
              <w:spacing w:before="192"/>
              <w:ind w:left="798"/>
              <w:rPr>
                <w:sz w:val="24"/>
              </w:rPr>
            </w:pPr>
            <w:r w:rsidRPr="002257F1">
              <w:rPr>
                <w:sz w:val="20"/>
                <w:szCs w:val="20"/>
              </w:rPr>
              <w:t>Lub hauv paus</w:t>
            </w:r>
          </w:p>
        </w:tc>
        <w:tc>
          <w:tcPr>
            <w:tcW w:w="2070" w:type="dxa"/>
            <w:shd w:val="clear" w:color="auto" w:fill="DBE5F1"/>
          </w:tcPr>
          <w:p w14:paraId="63E6E820" w14:textId="623867F8" w:rsidR="00E424C9" w:rsidRDefault="00E424C9" w:rsidP="00E424C9">
            <w:pPr>
              <w:pStyle w:val="TableParagraph"/>
              <w:spacing w:before="192"/>
              <w:ind w:left="385"/>
              <w:jc w:val="center"/>
              <w:rPr>
                <w:sz w:val="24"/>
              </w:rPr>
            </w:pPr>
            <w:r w:rsidRPr="002257F1">
              <w:rPr>
                <w:sz w:val="20"/>
                <w:szCs w:val="20"/>
              </w:rPr>
              <w:t>Qhov tshwm sim Xyoo 1</w:t>
            </w:r>
          </w:p>
        </w:tc>
        <w:tc>
          <w:tcPr>
            <w:tcW w:w="2250" w:type="dxa"/>
            <w:shd w:val="clear" w:color="auto" w:fill="DBE5F1"/>
          </w:tcPr>
          <w:p w14:paraId="2C6404FE" w14:textId="09239ED2" w:rsidR="00E424C9" w:rsidRDefault="00E424C9" w:rsidP="00E424C9">
            <w:pPr>
              <w:pStyle w:val="TableParagraph"/>
              <w:spacing w:before="192"/>
              <w:ind w:left="385"/>
              <w:jc w:val="center"/>
              <w:rPr>
                <w:sz w:val="24"/>
              </w:rPr>
            </w:pPr>
            <w:r w:rsidRPr="002257F1">
              <w:rPr>
                <w:sz w:val="20"/>
                <w:szCs w:val="20"/>
              </w:rPr>
              <w:t>Qhov tshwm sim Xyoo 2</w:t>
            </w:r>
          </w:p>
        </w:tc>
        <w:tc>
          <w:tcPr>
            <w:tcW w:w="1890" w:type="dxa"/>
            <w:shd w:val="clear" w:color="auto" w:fill="DBE5F1"/>
          </w:tcPr>
          <w:p w14:paraId="1420574C" w14:textId="63A7D8B3" w:rsidR="00E424C9" w:rsidRDefault="00E424C9" w:rsidP="00E424C9">
            <w:pPr>
              <w:pStyle w:val="TableParagraph"/>
              <w:spacing w:before="192"/>
              <w:ind w:left="385"/>
              <w:jc w:val="center"/>
              <w:rPr>
                <w:sz w:val="24"/>
              </w:rPr>
            </w:pPr>
            <w:r w:rsidRPr="002257F1">
              <w:rPr>
                <w:sz w:val="20"/>
                <w:szCs w:val="20"/>
              </w:rPr>
              <w:t>Qhov tshwm sim Xyoo 3</w:t>
            </w:r>
          </w:p>
        </w:tc>
        <w:tc>
          <w:tcPr>
            <w:tcW w:w="3115" w:type="dxa"/>
            <w:shd w:val="clear" w:color="auto" w:fill="DBE5F1"/>
          </w:tcPr>
          <w:p w14:paraId="37C1BBFA" w14:textId="3159BC8A" w:rsidR="00E424C9" w:rsidRDefault="00E424C9" w:rsidP="00E424C9">
            <w:pPr>
              <w:pStyle w:val="TableParagraph"/>
              <w:spacing w:before="54"/>
              <w:ind w:left="792" w:right="122" w:hanging="640"/>
              <w:rPr>
                <w:sz w:val="24"/>
              </w:rPr>
            </w:pPr>
            <w:r w:rsidRPr="002257F1">
              <w:rPr>
                <w:sz w:val="20"/>
                <w:szCs w:val="20"/>
              </w:rPr>
              <w:t>Xav Kom Muaj Qhov Zoo Tshaj rau</w:t>
            </w:r>
            <w:r>
              <w:rPr>
                <w:sz w:val="20"/>
                <w:szCs w:val="20"/>
              </w:rPr>
              <w:t xml:space="preserve"> xyoo</w:t>
            </w:r>
            <w:r w:rsidRPr="002257F1">
              <w:rPr>
                <w:sz w:val="20"/>
                <w:szCs w:val="20"/>
              </w:rPr>
              <w:t xml:space="preserve"> 2023–24</w:t>
            </w:r>
          </w:p>
        </w:tc>
      </w:tr>
      <w:tr w:rsidR="00E43EF1" w14:paraId="10AAD194" w14:textId="77777777" w:rsidTr="00E424C9">
        <w:trPr>
          <w:trHeight w:val="943"/>
        </w:trPr>
        <w:tc>
          <w:tcPr>
            <w:tcW w:w="2905" w:type="dxa"/>
          </w:tcPr>
          <w:p w14:paraId="461C37B7" w14:textId="01F26837" w:rsidR="00E43EF1" w:rsidRPr="004A5AF2" w:rsidRDefault="000E40D2">
            <w:pPr>
              <w:pStyle w:val="TableParagraph"/>
              <w:spacing w:before="54"/>
              <w:ind w:left="58" w:right="401"/>
            </w:pPr>
            <w:r w:rsidRPr="004A5AF2">
              <w:t>Tsev kawm ntawv thiab tsev kawm q</w:t>
            </w:r>
            <w:r w:rsidR="00156963" w:rsidRPr="004A5AF2">
              <w:t>i</w:t>
            </w:r>
            <w:r w:rsidRPr="004A5AF2">
              <w:t>b siab.</w:t>
            </w:r>
          </w:p>
        </w:tc>
        <w:tc>
          <w:tcPr>
            <w:tcW w:w="2880" w:type="dxa"/>
          </w:tcPr>
          <w:p w14:paraId="439240CC" w14:textId="0A3F3BDC" w:rsidR="00E43EF1" w:rsidRPr="004A5AF2" w:rsidRDefault="000E40D2" w:rsidP="00DC3714">
            <w:pPr>
              <w:pStyle w:val="TableParagraph"/>
              <w:spacing w:before="54"/>
              <w:ind w:left="58" w:right="495"/>
            </w:pPr>
            <w:r w:rsidRPr="004A5AF2">
              <w:t xml:space="preserve">183 </w:t>
            </w:r>
            <w:r w:rsidR="00156963" w:rsidRPr="004A5AF2">
              <w:t>Tus</w:t>
            </w:r>
            <w:r w:rsidRPr="004A5AF2">
              <w:t xml:space="preserve"> tub ntxhais kawm </w:t>
            </w:r>
            <w:del w:id="1476" w:author="Khamsaolee Xainhiaxang" w:date="2021-07-04T13:24:00Z">
              <w:r w:rsidRPr="004A5AF2" w:rsidDel="00DC3714">
                <w:delText xml:space="preserve">cuv </w:delText>
              </w:r>
            </w:del>
            <w:ins w:id="1477" w:author="Khamsaolee Xainhiaxang" w:date="2021-07-04T13:24:00Z">
              <w:r w:rsidR="00DC3714">
                <w:t>tau sau</w:t>
              </w:r>
              <w:r w:rsidR="00DC3714" w:rsidRPr="004A5AF2">
                <w:t xml:space="preserve"> </w:t>
              </w:r>
            </w:ins>
            <w:r w:rsidRPr="004A5AF2">
              <w:t>npe</w:t>
            </w:r>
          </w:p>
        </w:tc>
        <w:tc>
          <w:tcPr>
            <w:tcW w:w="2070" w:type="dxa"/>
          </w:tcPr>
          <w:p w14:paraId="5CCC995D" w14:textId="77777777" w:rsidR="00E43EF1" w:rsidRPr="004A5AF2" w:rsidRDefault="00E43EF1">
            <w:pPr>
              <w:pStyle w:val="TableParagraph"/>
              <w:rPr>
                <w:rFonts w:ascii="Times New Roman"/>
              </w:rPr>
            </w:pPr>
          </w:p>
        </w:tc>
        <w:tc>
          <w:tcPr>
            <w:tcW w:w="2250" w:type="dxa"/>
          </w:tcPr>
          <w:p w14:paraId="30247B06" w14:textId="77777777" w:rsidR="00E43EF1" w:rsidRPr="004A5AF2" w:rsidRDefault="00E43EF1">
            <w:pPr>
              <w:pStyle w:val="TableParagraph"/>
              <w:rPr>
                <w:rFonts w:ascii="Times New Roman"/>
              </w:rPr>
            </w:pPr>
          </w:p>
        </w:tc>
        <w:tc>
          <w:tcPr>
            <w:tcW w:w="1890" w:type="dxa"/>
          </w:tcPr>
          <w:p w14:paraId="029060C9" w14:textId="77777777" w:rsidR="00E43EF1" w:rsidRPr="004A5AF2" w:rsidRDefault="00E43EF1">
            <w:pPr>
              <w:pStyle w:val="TableParagraph"/>
              <w:rPr>
                <w:rFonts w:ascii="Times New Roman"/>
              </w:rPr>
            </w:pPr>
          </w:p>
        </w:tc>
        <w:tc>
          <w:tcPr>
            <w:tcW w:w="3115" w:type="dxa"/>
          </w:tcPr>
          <w:p w14:paraId="77DDBD0F" w14:textId="77777777" w:rsidR="00E43EF1" w:rsidRPr="004A5AF2" w:rsidRDefault="00E43EF1">
            <w:pPr>
              <w:pStyle w:val="TableParagraph"/>
              <w:rPr>
                <w:rFonts w:ascii="Times New Roman"/>
              </w:rPr>
            </w:pPr>
          </w:p>
        </w:tc>
      </w:tr>
    </w:tbl>
    <w:p w14:paraId="0436DF2E" w14:textId="77777777" w:rsidR="00E43EF1" w:rsidRDefault="00E43EF1">
      <w:pPr>
        <w:pStyle w:val="BodyText"/>
        <w:spacing w:before="11"/>
        <w:rPr>
          <w:b/>
          <w:sz w:val="7"/>
        </w:rPr>
      </w:pPr>
    </w:p>
    <w:p w14:paraId="481C94F8" w14:textId="6FA7B1D6" w:rsidR="00E43EF1" w:rsidRDefault="00151748">
      <w:pPr>
        <w:spacing w:before="88"/>
        <w:ind w:left="240"/>
        <w:rPr>
          <w:b/>
          <w:sz w:val="36"/>
        </w:rPr>
      </w:pPr>
      <w:hyperlink r:id="rId27" w:anchor="actions">
        <w:r w:rsidR="00CB228B">
          <w:rPr>
            <w:b/>
            <w:sz w:val="36"/>
          </w:rPr>
          <w:t>Cov K</w:t>
        </w:r>
        <w:r w:rsidR="000E40D2">
          <w:rPr>
            <w:b/>
            <w:sz w:val="36"/>
          </w:rPr>
          <w:t>ev Ua</w:t>
        </w:r>
      </w:hyperlink>
    </w:p>
    <w:p w14:paraId="0B8BBCD9" w14:textId="77777777" w:rsidR="00E43EF1" w:rsidRDefault="00E43EF1">
      <w:pPr>
        <w:pStyle w:val="BodyText"/>
        <w:rPr>
          <w:b/>
        </w:rPr>
      </w:pPr>
    </w:p>
    <w:tbl>
      <w:tblPr>
        <w:tblW w:w="0" w:type="auto"/>
        <w:tblInd w:w="25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1015"/>
        <w:gridCol w:w="3330"/>
        <w:gridCol w:w="6990"/>
        <w:gridCol w:w="2156"/>
        <w:gridCol w:w="1619"/>
      </w:tblGrid>
      <w:tr w:rsidR="00E43EF1" w14:paraId="0A17A7BB" w14:textId="77777777" w:rsidTr="005728A4">
        <w:trPr>
          <w:trHeight w:val="333"/>
        </w:trPr>
        <w:tc>
          <w:tcPr>
            <w:tcW w:w="1015" w:type="dxa"/>
            <w:shd w:val="clear" w:color="auto" w:fill="DBE5F1"/>
          </w:tcPr>
          <w:p w14:paraId="0AD880A4" w14:textId="448766E5" w:rsidR="00E43EF1" w:rsidRPr="00B2543C" w:rsidRDefault="00B2543C">
            <w:pPr>
              <w:pStyle w:val="TableParagraph"/>
              <w:spacing w:before="58" w:line="256" w:lineRule="exact"/>
              <w:ind w:left="58"/>
              <w:rPr>
                <w:sz w:val="20"/>
                <w:szCs w:val="20"/>
              </w:rPr>
            </w:pPr>
            <w:r w:rsidRPr="00B2543C">
              <w:rPr>
                <w:sz w:val="20"/>
                <w:szCs w:val="20"/>
              </w:rPr>
              <w:t>Kev ua</w:t>
            </w:r>
            <w:r w:rsidR="000E40D2" w:rsidRPr="00B2543C">
              <w:rPr>
                <w:sz w:val="20"/>
                <w:szCs w:val="20"/>
              </w:rPr>
              <w:t xml:space="preserve"> #</w:t>
            </w:r>
          </w:p>
        </w:tc>
        <w:tc>
          <w:tcPr>
            <w:tcW w:w="3330" w:type="dxa"/>
            <w:shd w:val="clear" w:color="auto" w:fill="DBE5F1"/>
          </w:tcPr>
          <w:p w14:paraId="2ECBC2B6" w14:textId="72CFE5D4" w:rsidR="00E43EF1" w:rsidRPr="00B2543C" w:rsidRDefault="00B2543C">
            <w:pPr>
              <w:pStyle w:val="TableParagraph"/>
              <w:spacing w:before="58" w:line="256" w:lineRule="exact"/>
              <w:ind w:left="58"/>
              <w:rPr>
                <w:sz w:val="20"/>
                <w:szCs w:val="20"/>
              </w:rPr>
            </w:pPr>
            <w:r w:rsidRPr="00B2543C">
              <w:rPr>
                <w:sz w:val="20"/>
                <w:szCs w:val="20"/>
              </w:rPr>
              <w:t>Ntsiab lus</w:t>
            </w:r>
          </w:p>
        </w:tc>
        <w:tc>
          <w:tcPr>
            <w:tcW w:w="6990" w:type="dxa"/>
            <w:shd w:val="clear" w:color="auto" w:fill="DBE5F1"/>
          </w:tcPr>
          <w:p w14:paraId="59F97D42" w14:textId="77777777" w:rsidR="00E43EF1" w:rsidRPr="00B2543C" w:rsidRDefault="000E40D2">
            <w:pPr>
              <w:pStyle w:val="TableParagraph"/>
              <w:spacing w:before="58" w:line="256" w:lineRule="exact"/>
              <w:ind w:left="57"/>
              <w:rPr>
                <w:sz w:val="20"/>
                <w:szCs w:val="20"/>
              </w:rPr>
            </w:pPr>
            <w:r w:rsidRPr="00B2543C">
              <w:rPr>
                <w:sz w:val="20"/>
                <w:szCs w:val="20"/>
              </w:rPr>
              <w:t>Kev piav qhia</w:t>
            </w:r>
          </w:p>
        </w:tc>
        <w:tc>
          <w:tcPr>
            <w:tcW w:w="2156" w:type="dxa"/>
            <w:shd w:val="clear" w:color="auto" w:fill="DBE5F1"/>
          </w:tcPr>
          <w:p w14:paraId="53472F35" w14:textId="77777777" w:rsidR="00E43EF1" w:rsidRPr="00B2543C" w:rsidRDefault="000E40D2">
            <w:pPr>
              <w:pStyle w:val="TableParagraph"/>
              <w:spacing w:before="58" w:line="256" w:lineRule="exact"/>
              <w:ind w:left="142" w:right="132"/>
              <w:jc w:val="center"/>
              <w:rPr>
                <w:sz w:val="20"/>
                <w:szCs w:val="20"/>
              </w:rPr>
            </w:pPr>
            <w:r w:rsidRPr="00B2543C">
              <w:rPr>
                <w:sz w:val="20"/>
                <w:szCs w:val="20"/>
              </w:rPr>
              <w:t>Tag Nrho Cov Nyiaj</w:t>
            </w:r>
          </w:p>
        </w:tc>
        <w:tc>
          <w:tcPr>
            <w:tcW w:w="1619" w:type="dxa"/>
            <w:shd w:val="clear" w:color="auto" w:fill="DBE5F1"/>
          </w:tcPr>
          <w:p w14:paraId="6CEAE31C" w14:textId="77777777" w:rsidR="00E43EF1" w:rsidRPr="00B2543C" w:rsidRDefault="000E40D2">
            <w:pPr>
              <w:pStyle w:val="TableParagraph"/>
              <w:spacing w:before="58" w:line="256" w:lineRule="exact"/>
              <w:ind w:left="33" w:right="24"/>
              <w:jc w:val="center"/>
              <w:rPr>
                <w:sz w:val="20"/>
                <w:szCs w:val="20"/>
              </w:rPr>
            </w:pPr>
            <w:r w:rsidRPr="00B2543C">
              <w:rPr>
                <w:sz w:val="20"/>
                <w:szCs w:val="20"/>
              </w:rPr>
              <w:t>Kev Koom Tes</w:t>
            </w:r>
          </w:p>
        </w:tc>
      </w:tr>
      <w:tr w:rsidR="00E43EF1" w14:paraId="67A4C9DB" w14:textId="77777777" w:rsidTr="005728A4">
        <w:trPr>
          <w:trHeight w:val="3369"/>
        </w:trPr>
        <w:tc>
          <w:tcPr>
            <w:tcW w:w="1015" w:type="dxa"/>
          </w:tcPr>
          <w:p w14:paraId="488A5C77" w14:textId="77777777" w:rsidR="00E43EF1" w:rsidRPr="00D9378C" w:rsidRDefault="000E40D2">
            <w:pPr>
              <w:pStyle w:val="TableParagraph"/>
              <w:spacing w:before="58"/>
              <w:ind w:left="9"/>
              <w:jc w:val="center"/>
              <w:rPr>
                <w:b/>
                <w:sz w:val="20"/>
                <w:szCs w:val="20"/>
              </w:rPr>
            </w:pPr>
            <w:r w:rsidRPr="00D9378C">
              <w:rPr>
                <w:b/>
                <w:sz w:val="20"/>
                <w:szCs w:val="20"/>
              </w:rPr>
              <w:t>1</w:t>
            </w:r>
          </w:p>
        </w:tc>
        <w:tc>
          <w:tcPr>
            <w:tcW w:w="3330" w:type="dxa"/>
          </w:tcPr>
          <w:p w14:paraId="7F0A2F85" w14:textId="2958306E" w:rsidR="00E43EF1" w:rsidRPr="00D9378C" w:rsidRDefault="000E40D2">
            <w:pPr>
              <w:pStyle w:val="TableParagraph"/>
              <w:spacing w:before="58"/>
              <w:ind w:left="58" w:right="524"/>
              <w:rPr>
                <w:sz w:val="20"/>
                <w:szCs w:val="20"/>
              </w:rPr>
            </w:pPr>
            <w:r w:rsidRPr="00D9378C">
              <w:rPr>
                <w:sz w:val="20"/>
                <w:szCs w:val="20"/>
              </w:rPr>
              <w:t>Kev Kawm Ua Hauj</w:t>
            </w:r>
            <w:r w:rsidR="00BF3E29" w:rsidRPr="00D9378C">
              <w:rPr>
                <w:sz w:val="20"/>
                <w:szCs w:val="20"/>
              </w:rPr>
              <w:t xml:space="preserve"> </w:t>
            </w:r>
            <w:r w:rsidRPr="00D9378C">
              <w:rPr>
                <w:sz w:val="20"/>
                <w:szCs w:val="20"/>
              </w:rPr>
              <w:t>lwm</w:t>
            </w:r>
          </w:p>
        </w:tc>
        <w:tc>
          <w:tcPr>
            <w:tcW w:w="6990" w:type="dxa"/>
          </w:tcPr>
          <w:p w14:paraId="44CE0FE8" w14:textId="77777777" w:rsidR="00E43EF1" w:rsidRPr="00D9378C" w:rsidRDefault="000E40D2">
            <w:pPr>
              <w:pStyle w:val="TableParagraph"/>
              <w:spacing w:before="58"/>
              <w:ind w:left="57"/>
              <w:rPr>
                <w:sz w:val="20"/>
                <w:szCs w:val="20"/>
              </w:rPr>
            </w:pPr>
            <w:r w:rsidRPr="00D9378C">
              <w:rPr>
                <w:sz w:val="20"/>
                <w:szCs w:val="20"/>
              </w:rPr>
              <w:t>2.1</w:t>
            </w:r>
          </w:p>
          <w:p w14:paraId="3045043C" w14:textId="196F48C2" w:rsidR="00E43EF1" w:rsidRPr="00D9378C" w:rsidRDefault="000E40D2" w:rsidP="00CB7F0D">
            <w:pPr>
              <w:pStyle w:val="TableParagraph"/>
              <w:ind w:left="57" w:right="94"/>
              <w:jc w:val="both"/>
              <w:rPr>
                <w:sz w:val="20"/>
                <w:szCs w:val="20"/>
              </w:rPr>
            </w:pPr>
            <w:r w:rsidRPr="00D9378C">
              <w:rPr>
                <w:sz w:val="20"/>
                <w:szCs w:val="20"/>
              </w:rPr>
              <w:t>T</w:t>
            </w:r>
            <w:r w:rsidR="00CB7F0D" w:rsidRPr="00D9378C">
              <w:rPr>
                <w:sz w:val="20"/>
                <w:szCs w:val="20"/>
              </w:rPr>
              <w:t>sim</w:t>
            </w:r>
            <w:r w:rsidRPr="00D9378C">
              <w:rPr>
                <w:sz w:val="20"/>
                <w:szCs w:val="20"/>
              </w:rPr>
              <w:t xml:space="preserve"> kho thiab txuas ntxiv Kev Kawm Ua Hauj</w:t>
            </w:r>
            <w:r w:rsidR="00CB7F0D" w:rsidRPr="00D9378C">
              <w:rPr>
                <w:sz w:val="20"/>
                <w:szCs w:val="20"/>
              </w:rPr>
              <w:t xml:space="preserve"> </w:t>
            </w:r>
            <w:r w:rsidRPr="00D9378C">
              <w:rPr>
                <w:sz w:val="20"/>
                <w:szCs w:val="20"/>
              </w:rPr>
              <w:t>lwm (CTE) los muab txoj hauj</w:t>
            </w:r>
            <w:r w:rsidR="00CB7F0D" w:rsidRPr="00D9378C">
              <w:rPr>
                <w:sz w:val="20"/>
                <w:szCs w:val="20"/>
              </w:rPr>
              <w:t xml:space="preserve"> </w:t>
            </w:r>
            <w:r w:rsidRPr="00D9378C">
              <w:rPr>
                <w:sz w:val="20"/>
                <w:szCs w:val="20"/>
              </w:rPr>
              <w:t xml:space="preserve">lwm ntawm kev kawm uas koom nrog ntau ntu ntawm cov chav kawm uas muab txoj kev kawm nrog cov </w:t>
            </w:r>
            <w:r w:rsidR="00CB7F0D" w:rsidRPr="00D9378C">
              <w:rPr>
                <w:sz w:val="20"/>
                <w:szCs w:val="20"/>
              </w:rPr>
              <w:t>txawj ntse</w:t>
            </w:r>
            <w:r w:rsidRPr="00D9378C">
              <w:rPr>
                <w:sz w:val="20"/>
                <w:szCs w:val="20"/>
              </w:rPr>
              <w:t xml:space="preserve"> thiab hauj</w:t>
            </w:r>
            <w:r w:rsidR="00CB7F0D" w:rsidRPr="00D9378C">
              <w:rPr>
                <w:sz w:val="20"/>
                <w:szCs w:val="20"/>
              </w:rPr>
              <w:t xml:space="preserve"> </w:t>
            </w:r>
            <w:r w:rsidRPr="00D9378C">
              <w:rPr>
                <w:sz w:val="20"/>
                <w:szCs w:val="20"/>
              </w:rPr>
              <w:t xml:space="preserve">lwm kom muab tau cov tub ntxhais kawm txoj hauv kev </w:t>
            </w:r>
            <w:del w:id="1478" w:author="Khamsaolee Xainhiaxang" w:date="2021-07-04T14:22:00Z">
              <w:r w:rsidRPr="00D9378C" w:rsidDel="00ED2D91">
                <w:rPr>
                  <w:sz w:val="20"/>
                  <w:szCs w:val="20"/>
                </w:rPr>
                <w:delText>rau kev</w:delText>
              </w:r>
            </w:del>
            <w:ins w:id="1479" w:author="Khamsaolee Xainhiaxang" w:date="2021-07-04T14:22:00Z">
              <w:r w:rsidR="00ED2D91">
                <w:rPr>
                  <w:sz w:val="20"/>
                  <w:szCs w:val="20"/>
                </w:rPr>
                <w:t>ua</w:t>
              </w:r>
            </w:ins>
            <w:r w:rsidRPr="00D9378C">
              <w:rPr>
                <w:sz w:val="20"/>
                <w:szCs w:val="20"/>
              </w:rPr>
              <w:t xml:space="preserve"> kawm qib siab thiab kev ua hauj</w:t>
            </w:r>
            <w:r w:rsidR="00CB7F0D" w:rsidRPr="00D9378C">
              <w:rPr>
                <w:sz w:val="20"/>
                <w:szCs w:val="20"/>
              </w:rPr>
              <w:t xml:space="preserve"> </w:t>
            </w:r>
            <w:r w:rsidRPr="00D9378C">
              <w:rPr>
                <w:sz w:val="20"/>
                <w:szCs w:val="20"/>
              </w:rPr>
              <w:t>lwm.</w:t>
            </w:r>
          </w:p>
          <w:p w14:paraId="62C03A2D" w14:textId="77777777" w:rsidR="00E43EF1" w:rsidRPr="00D9378C" w:rsidRDefault="00E43EF1">
            <w:pPr>
              <w:pStyle w:val="TableParagraph"/>
              <w:rPr>
                <w:b/>
                <w:sz w:val="20"/>
                <w:szCs w:val="20"/>
              </w:rPr>
            </w:pPr>
          </w:p>
          <w:p w14:paraId="0384BC06" w14:textId="6D5338F6" w:rsidR="00E43EF1" w:rsidRPr="00D9378C" w:rsidRDefault="000E40D2">
            <w:pPr>
              <w:pStyle w:val="TableParagraph"/>
              <w:ind w:left="57"/>
              <w:rPr>
                <w:sz w:val="20"/>
                <w:szCs w:val="20"/>
              </w:rPr>
            </w:pPr>
            <w:r w:rsidRPr="00D9378C">
              <w:rPr>
                <w:sz w:val="20"/>
                <w:szCs w:val="20"/>
              </w:rPr>
              <w:t>S</w:t>
            </w:r>
            <w:del w:id="1480" w:author="Khamsaolee Xainhiaxang" w:date="2021-07-04T14:22:00Z">
              <w:r w:rsidRPr="00D9378C" w:rsidDel="00ED2D91">
                <w:rPr>
                  <w:sz w:val="20"/>
                  <w:szCs w:val="20"/>
                </w:rPr>
                <w:delText xml:space="preserve"> /</w:delText>
              </w:r>
            </w:del>
            <w:r w:rsidRPr="00D9378C">
              <w:rPr>
                <w:sz w:val="20"/>
                <w:szCs w:val="20"/>
              </w:rPr>
              <w:t xml:space="preserve"> C = $ 1,867,081, CTE = $ 65,941, Perkins = $ 369,263, &amp; CA</w:t>
            </w:r>
          </w:p>
          <w:p w14:paraId="162DE655" w14:textId="40259532" w:rsidR="00E43EF1" w:rsidRPr="00D9378C" w:rsidRDefault="000E40D2">
            <w:pPr>
              <w:pStyle w:val="TableParagraph"/>
              <w:ind w:left="57"/>
              <w:rPr>
                <w:sz w:val="20"/>
                <w:szCs w:val="20"/>
              </w:rPr>
            </w:pPr>
            <w:r w:rsidRPr="00D9378C">
              <w:rPr>
                <w:sz w:val="20"/>
                <w:szCs w:val="20"/>
              </w:rPr>
              <w:t>Cov Kev Kawm</w:t>
            </w:r>
            <w:r w:rsidR="00DA0D25" w:rsidRPr="00D9378C">
              <w:rPr>
                <w:sz w:val="20"/>
                <w:szCs w:val="20"/>
              </w:rPr>
              <w:t xml:space="preserve"> Uas</w:t>
            </w:r>
            <w:r w:rsidRPr="00D9378C">
              <w:rPr>
                <w:sz w:val="20"/>
                <w:szCs w:val="20"/>
              </w:rPr>
              <w:t xml:space="preserve"> Koom Tes $ 299,644</w:t>
            </w:r>
          </w:p>
        </w:tc>
        <w:tc>
          <w:tcPr>
            <w:tcW w:w="2156" w:type="dxa"/>
          </w:tcPr>
          <w:p w14:paraId="79EA0E89" w14:textId="77777777" w:rsidR="00E43EF1" w:rsidRPr="00D9378C" w:rsidRDefault="000E40D2">
            <w:pPr>
              <w:pStyle w:val="TableParagraph"/>
              <w:spacing w:before="58"/>
              <w:ind w:left="141" w:right="132"/>
              <w:jc w:val="center"/>
              <w:rPr>
                <w:sz w:val="20"/>
                <w:szCs w:val="20"/>
              </w:rPr>
            </w:pPr>
            <w:r w:rsidRPr="00D9378C">
              <w:rPr>
                <w:sz w:val="20"/>
                <w:szCs w:val="20"/>
              </w:rPr>
              <w:t>$ 2,601,929.00</w:t>
            </w:r>
          </w:p>
        </w:tc>
        <w:tc>
          <w:tcPr>
            <w:tcW w:w="1619" w:type="dxa"/>
          </w:tcPr>
          <w:p w14:paraId="233C9ECC" w14:textId="351CBED7" w:rsidR="00E43EF1" w:rsidRPr="00D9378C" w:rsidRDefault="000E40D2">
            <w:pPr>
              <w:pStyle w:val="TableParagraph"/>
              <w:spacing w:before="58"/>
              <w:ind w:left="33" w:right="52"/>
              <w:jc w:val="center"/>
              <w:rPr>
                <w:sz w:val="20"/>
                <w:szCs w:val="20"/>
              </w:rPr>
            </w:pPr>
            <w:r w:rsidRPr="00D9378C">
              <w:rPr>
                <w:sz w:val="20"/>
                <w:szCs w:val="20"/>
              </w:rPr>
              <w:t>Yog</w:t>
            </w:r>
          </w:p>
        </w:tc>
      </w:tr>
      <w:tr w:rsidR="00E43EF1" w14:paraId="76862018" w14:textId="77777777" w:rsidTr="005728A4">
        <w:trPr>
          <w:trHeight w:val="3921"/>
        </w:trPr>
        <w:tc>
          <w:tcPr>
            <w:tcW w:w="1015" w:type="dxa"/>
          </w:tcPr>
          <w:p w14:paraId="37E0B6EB" w14:textId="77777777" w:rsidR="00E43EF1" w:rsidRPr="00D9378C" w:rsidRDefault="000E40D2">
            <w:pPr>
              <w:pStyle w:val="TableParagraph"/>
              <w:spacing w:before="58"/>
              <w:ind w:left="9"/>
              <w:jc w:val="center"/>
              <w:rPr>
                <w:b/>
                <w:sz w:val="20"/>
                <w:szCs w:val="20"/>
              </w:rPr>
            </w:pPr>
            <w:r w:rsidRPr="00D9378C">
              <w:rPr>
                <w:b/>
                <w:sz w:val="20"/>
                <w:szCs w:val="20"/>
              </w:rPr>
              <w:t>2</w:t>
            </w:r>
          </w:p>
        </w:tc>
        <w:tc>
          <w:tcPr>
            <w:tcW w:w="3330" w:type="dxa"/>
          </w:tcPr>
          <w:p w14:paraId="42D61F7A" w14:textId="77777777" w:rsidR="00E43EF1" w:rsidRPr="00D9378C" w:rsidRDefault="000E40D2">
            <w:pPr>
              <w:pStyle w:val="TableParagraph"/>
              <w:spacing w:before="58"/>
              <w:ind w:left="58"/>
              <w:rPr>
                <w:sz w:val="20"/>
                <w:szCs w:val="20"/>
              </w:rPr>
            </w:pPr>
            <w:r w:rsidRPr="00D9378C">
              <w:rPr>
                <w:sz w:val="20"/>
                <w:szCs w:val="20"/>
              </w:rPr>
              <w:t>PSAT &amp; SAT thiab AP</w:t>
            </w:r>
          </w:p>
        </w:tc>
        <w:tc>
          <w:tcPr>
            <w:tcW w:w="6990" w:type="dxa"/>
          </w:tcPr>
          <w:p w14:paraId="2B825773" w14:textId="77777777" w:rsidR="00E43EF1" w:rsidRPr="00D9378C" w:rsidRDefault="000E40D2">
            <w:pPr>
              <w:pStyle w:val="TableParagraph"/>
              <w:spacing w:before="58"/>
              <w:ind w:left="57"/>
              <w:rPr>
                <w:sz w:val="20"/>
                <w:szCs w:val="20"/>
              </w:rPr>
            </w:pPr>
            <w:r w:rsidRPr="00D9378C">
              <w:rPr>
                <w:sz w:val="20"/>
                <w:szCs w:val="20"/>
              </w:rPr>
              <w:t>2.2</w:t>
            </w:r>
          </w:p>
          <w:p w14:paraId="42619F3C" w14:textId="468EB78F" w:rsidR="00E43EF1" w:rsidRPr="00D9378C" w:rsidRDefault="000E40D2" w:rsidP="005728A4">
            <w:pPr>
              <w:pStyle w:val="TableParagraph"/>
              <w:ind w:left="57" w:right="121"/>
              <w:jc w:val="both"/>
              <w:rPr>
                <w:sz w:val="20"/>
                <w:szCs w:val="20"/>
              </w:rPr>
            </w:pPr>
            <w:r w:rsidRPr="00D9378C">
              <w:rPr>
                <w:sz w:val="20"/>
                <w:szCs w:val="20"/>
              </w:rPr>
              <w:t xml:space="preserve">Sib cog lus nrog Tsev Kawm Qib Siab npaj cov </w:t>
            </w:r>
            <w:r w:rsidR="00BE75BE" w:rsidRPr="00D9378C">
              <w:rPr>
                <w:sz w:val="20"/>
                <w:szCs w:val="20"/>
              </w:rPr>
              <w:t>Kev Ntusam Kev Kawm Txog Kev Txawj Ntse</w:t>
            </w:r>
            <w:r w:rsidRPr="00D9378C">
              <w:rPr>
                <w:sz w:val="20"/>
                <w:szCs w:val="20"/>
              </w:rPr>
              <w:t xml:space="preserve"> (PSAT) rau cov tub ntxhais kawm qib 11 thiab </w:t>
            </w:r>
            <w:r w:rsidR="00AA3CCF" w:rsidRPr="00D9378C">
              <w:rPr>
                <w:sz w:val="20"/>
                <w:szCs w:val="20"/>
              </w:rPr>
              <w:t>Kev Ntsuas Kev Kawm Txog Kev Txwj Ntse</w:t>
            </w:r>
            <w:r w:rsidRPr="00D9378C">
              <w:rPr>
                <w:sz w:val="20"/>
                <w:szCs w:val="20"/>
              </w:rPr>
              <w:t xml:space="preserve"> (SAT) rau cov tub ntxhais kawm qib 12 thaum lub caij </w:t>
            </w:r>
            <w:del w:id="1481" w:author="Khamsaolee Xainhiaxang" w:date="2021-07-04T14:24:00Z">
              <w:r w:rsidRPr="00D9378C" w:rsidDel="00ED2D91">
                <w:rPr>
                  <w:sz w:val="20"/>
                  <w:szCs w:val="20"/>
                </w:rPr>
                <w:delText>kawm ntawv</w:delText>
              </w:r>
            </w:del>
            <w:ins w:id="1482" w:author="Khamsaolee Xainhiaxang" w:date="2021-07-04T14:24:00Z">
              <w:r w:rsidR="00ED2D91">
                <w:rPr>
                  <w:sz w:val="20"/>
                  <w:szCs w:val="20"/>
                </w:rPr>
                <w:t>nplooj ntoo zeeg</w:t>
              </w:r>
            </w:ins>
            <w:r w:rsidRPr="00D9378C">
              <w:rPr>
                <w:sz w:val="20"/>
                <w:szCs w:val="20"/>
              </w:rPr>
              <w:t>.</w:t>
            </w:r>
          </w:p>
          <w:p w14:paraId="36268D13" w14:textId="77777777" w:rsidR="00E43EF1" w:rsidRPr="00D9378C" w:rsidRDefault="00E43EF1">
            <w:pPr>
              <w:pStyle w:val="TableParagraph"/>
              <w:rPr>
                <w:b/>
                <w:sz w:val="20"/>
                <w:szCs w:val="20"/>
              </w:rPr>
            </w:pPr>
          </w:p>
          <w:p w14:paraId="7FFEE84B" w14:textId="47F51520" w:rsidR="00E43EF1" w:rsidRPr="00D9378C" w:rsidRDefault="000E40D2" w:rsidP="005728A4">
            <w:pPr>
              <w:pStyle w:val="TableParagraph"/>
              <w:ind w:left="57" w:right="402"/>
              <w:jc w:val="both"/>
              <w:rPr>
                <w:sz w:val="20"/>
                <w:szCs w:val="20"/>
              </w:rPr>
            </w:pPr>
            <w:r w:rsidRPr="00D9378C">
              <w:rPr>
                <w:sz w:val="20"/>
                <w:szCs w:val="20"/>
              </w:rPr>
              <w:t xml:space="preserve">Cov nqi xeem rau </w:t>
            </w:r>
            <w:r w:rsidR="00AA3CCF" w:rsidRPr="00D9378C">
              <w:rPr>
                <w:sz w:val="20"/>
                <w:szCs w:val="20"/>
              </w:rPr>
              <w:t>Tsu Tswj Tsev Kawm Qib Siab</w:t>
            </w:r>
            <w:r w:rsidRPr="00D9378C">
              <w:rPr>
                <w:sz w:val="20"/>
                <w:szCs w:val="20"/>
              </w:rPr>
              <w:t xml:space="preserve"> rau cov tub ntxhais kawm uas xeem </w:t>
            </w:r>
            <w:del w:id="1483" w:author="Khamsaolee Xainhiaxang" w:date="2021-07-04T14:25:00Z">
              <w:r w:rsidRPr="00D9378C" w:rsidDel="00ED2D91">
                <w:rPr>
                  <w:sz w:val="20"/>
                  <w:szCs w:val="20"/>
                </w:rPr>
                <w:delText xml:space="preserve">daim </w:delText>
              </w:r>
              <w:r w:rsidR="0074775D" w:rsidRPr="00D9378C" w:rsidDel="00ED2D91">
                <w:rPr>
                  <w:sz w:val="20"/>
                  <w:szCs w:val="20"/>
                </w:rPr>
                <w:delText>Ua Ntej Qhov Chaw</w:delText>
              </w:r>
            </w:del>
            <w:ins w:id="1484" w:author="Khamsaolee Xainhiaxang" w:date="2021-07-04T14:25:00Z">
              <w:r w:rsidR="00ED2D91">
                <w:rPr>
                  <w:sz w:val="20"/>
                  <w:szCs w:val="20"/>
                </w:rPr>
                <w:t>nkag</w:t>
              </w:r>
            </w:ins>
            <w:r w:rsidR="0074775D" w:rsidRPr="00D9378C">
              <w:rPr>
                <w:sz w:val="20"/>
                <w:szCs w:val="20"/>
              </w:rPr>
              <w:t xml:space="preserve"> </w:t>
            </w:r>
            <w:r w:rsidR="00AA3CCF" w:rsidRPr="00D9378C">
              <w:rPr>
                <w:sz w:val="20"/>
                <w:szCs w:val="20"/>
              </w:rPr>
              <w:t>(</w:t>
            </w:r>
            <w:r w:rsidRPr="00D9378C">
              <w:rPr>
                <w:sz w:val="20"/>
                <w:szCs w:val="20"/>
              </w:rPr>
              <w:t xml:space="preserve">Advance Placement AP) </w:t>
            </w:r>
            <w:del w:id="1485" w:author="Khamsaolee Xainhiaxang" w:date="2021-07-04T14:25:00Z">
              <w:r w:rsidRPr="00D9378C" w:rsidDel="00ED2D91">
                <w:rPr>
                  <w:sz w:val="20"/>
                  <w:szCs w:val="20"/>
                </w:rPr>
                <w:delText xml:space="preserve">xeem </w:delText>
              </w:r>
            </w:del>
            <w:r w:rsidRPr="00D9378C">
              <w:rPr>
                <w:sz w:val="20"/>
                <w:szCs w:val="20"/>
              </w:rPr>
              <w:t>kom tau qhab nia rau tsev kawm ntawv qib siab rau cov chav AP</w:t>
            </w:r>
            <w:r w:rsidR="0074775D" w:rsidRPr="00D9378C">
              <w:rPr>
                <w:sz w:val="20"/>
                <w:szCs w:val="20"/>
              </w:rPr>
              <w:t xml:space="preserve"> uas</w:t>
            </w:r>
            <w:r w:rsidRPr="00D9378C">
              <w:rPr>
                <w:sz w:val="20"/>
                <w:szCs w:val="20"/>
              </w:rPr>
              <w:t xml:space="preserve"> lawv tau kawm.</w:t>
            </w:r>
          </w:p>
          <w:p w14:paraId="61FA28EE" w14:textId="77777777" w:rsidR="00D9378C" w:rsidRDefault="00D9378C" w:rsidP="00D9378C">
            <w:pPr>
              <w:pStyle w:val="TableParagraph"/>
              <w:rPr>
                <w:b/>
                <w:sz w:val="20"/>
                <w:szCs w:val="20"/>
              </w:rPr>
            </w:pPr>
          </w:p>
          <w:p w14:paraId="3076672C" w14:textId="77777777" w:rsidR="00D9378C" w:rsidRDefault="00D9378C" w:rsidP="00D9378C">
            <w:pPr>
              <w:pStyle w:val="TableParagraph"/>
              <w:rPr>
                <w:b/>
                <w:sz w:val="20"/>
                <w:szCs w:val="20"/>
              </w:rPr>
            </w:pPr>
          </w:p>
          <w:p w14:paraId="5121E415" w14:textId="3FEA6377" w:rsidR="00E43EF1" w:rsidRPr="00D9378C" w:rsidRDefault="000E40D2" w:rsidP="00ED2D91">
            <w:pPr>
              <w:pStyle w:val="TableParagraph"/>
              <w:rPr>
                <w:sz w:val="20"/>
                <w:szCs w:val="20"/>
              </w:rPr>
            </w:pPr>
            <w:r w:rsidRPr="00D9378C">
              <w:rPr>
                <w:sz w:val="20"/>
                <w:szCs w:val="20"/>
              </w:rPr>
              <w:t>Txhua S</w:t>
            </w:r>
            <w:del w:id="1486" w:author="Khamsaolee Xainhiaxang" w:date="2021-07-04T14:20:00Z">
              <w:r w:rsidRPr="00D9378C" w:rsidDel="00ED2D91">
                <w:rPr>
                  <w:sz w:val="20"/>
                  <w:szCs w:val="20"/>
                </w:rPr>
                <w:delText xml:space="preserve"> </w:delText>
              </w:r>
            </w:del>
            <w:r w:rsidRPr="00D9378C">
              <w:rPr>
                <w:sz w:val="20"/>
                <w:szCs w:val="20"/>
              </w:rPr>
              <w:t>/</w:t>
            </w:r>
            <w:del w:id="1487" w:author="Khamsaolee Xainhiaxang" w:date="2021-07-04T14:20:00Z">
              <w:r w:rsidRPr="00D9378C" w:rsidDel="00ED2D91">
                <w:rPr>
                  <w:sz w:val="20"/>
                  <w:szCs w:val="20"/>
                </w:rPr>
                <w:delText xml:space="preserve"> </w:delText>
              </w:r>
            </w:del>
            <w:r w:rsidRPr="00D9378C">
              <w:rPr>
                <w:sz w:val="20"/>
                <w:szCs w:val="20"/>
              </w:rPr>
              <w:t>C</w:t>
            </w:r>
          </w:p>
        </w:tc>
        <w:tc>
          <w:tcPr>
            <w:tcW w:w="2156" w:type="dxa"/>
          </w:tcPr>
          <w:p w14:paraId="1C37DD10" w14:textId="77777777" w:rsidR="00E43EF1" w:rsidRPr="00D9378C" w:rsidRDefault="000E40D2">
            <w:pPr>
              <w:pStyle w:val="TableParagraph"/>
              <w:spacing w:before="58"/>
              <w:ind w:left="141" w:right="132"/>
              <w:jc w:val="center"/>
              <w:rPr>
                <w:sz w:val="20"/>
                <w:szCs w:val="20"/>
              </w:rPr>
            </w:pPr>
            <w:r w:rsidRPr="00D9378C">
              <w:rPr>
                <w:sz w:val="20"/>
                <w:szCs w:val="20"/>
              </w:rPr>
              <w:t>$ 138,702.00</w:t>
            </w:r>
          </w:p>
        </w:tc>
        <w:tc>
          <w:tcPr>
            <w:tcW w:w="1619" w:type="dxa"/>
          </w:tcPr>
          <w:p w14:paraId="262863B7" w14:textId="1AA7783D" w:rsidR="00E43EF1" w:rsidRPr="00D9378C" w:rsidRDefault="000E40D2">
            <w:pPr>
              <w:pStyle w:val="TableParagraph"/>
              <w:spacing w:before="58"/>
              <w:ind w:left="33" w:right="52"/>
              <w:jc w:val="center"/>
              <w:rPr>
                <w:sz w:val="20"/>
                <w:szCs w:val="20"/>
              </w:rPr>
            </w:pPr>
            <w:r w:rsidRPr="00D9378C">
              <w:rPr>
                <w:sz w:val="20"/>
                <w:szCs w:val="20"/>
              </w:rPr>
              <w:t xml:space="preserve">Yog </w:t>
            </w:r>
          </w:p>
        </w:tc>
      </w:tr>
      <w:tr w:rsidR="00E43EF1" w14:paraId="02BEE905" w14:textId="77777777" w:rsidTr="005728A4">
        <w:trPr>
          <w:trHeight w:val="609"/>
        </w:trPr>
        <w:tc>
          <w:tcPr>
            <w:tcW w:w="1015" w:type="dxa"/>
          </w:tcPr>
          <w:p w14:paraId="128A36E7" w14:textId="77777777" w:rsidR="00E43EF1" w:rsidRPr="00D9378C" w:rsidRDefault="000E40D2">
            <w:pPr>
              <w:pStyle w:val="TableParagraph"/>
              <w:spacing w:before="58"/>
              <w:ind w:left="9"/>
              <w:jc w:val="center"/>
              <w:rPr>
                <w:b/>
                <w:sz w:val="20"/>
                <w:szCs w:val="20"/>
              </w:rPr>
            </w:pPr>
            <w:r w:rsidRPr="00D9378C">
              <w:rPr>
                <w:b/>
                <w:sz w:val="20"/>
                <w:szCs w:val="20"/>
              </w:rPr>
              <w:t>3</w:t>
            </w:r>
          </w:p>
        </w:tc>
        <w:tc>
          <w:tcPr>
            <w:tcW w:w="3330" w:type="dxa"/>
          </w:tcPr>
          <w:p w14:paraId="5B68EAE6" w14:textId="199D5BF1" w:rsidR="00E43EF1" w:rsidRPr="00D9378C" w:rsidRDefault="001F3875">
            <w:pPr>
              <w:pStyle w:val="TableParagraph"/>
              <w:spacing w:before="58" w:line="270" w:lineRule="atLeast"/>
              <w:ind w:left="58" w:right="590"/>
              <w:rPr>
                <w:sz w:val="20"/>
                <w:szCs w:val="20"/>
              </w:rPr>
            </w:pPr>
            <w:del w:id="1488" w:author="Khamsaolee Xainhiaxang" w:date="2021-07-04T13:26:00Z">
              <w:r w:rsidRPr="00D9378C" w:rsidDel="00DC3714">
                <w:rPr>
                  <w:sz w:val="20"/>
                  <w:szCs w:val="20"/>
                </w:rPr>
                <w:delText xml:space="preserve">Yeej </w:delText>
              </w:r>
            </w:del>
            <w:r w:rsidRPr="00D9378C">
              <w:rPr>
                <w:sz w:val="20"/>
                <w:szCs w:val="20"/>
              </w:rPr>
              <w:t>Kev Kawm</w:t>
            </w:r>
            <w:r w:rsidR="000E40D2" w:rsidRPr="00D9378C">
              <w:rPr>
                <w:sz w:val="20"/>
                <w:szCs w:val="20"/>
              </w:rPr>
              <w:t xml:space="preserve"> Hnub Saturday</w:t>
            </w:r>
            <w:r w:rsidRPr="00D9378C">
              <w:rPr>
                <w:sz w:val="20"/>
                <w:szCs w:val="20"/>
              </w:rPr>
              <w:t xml:space="preserve"> ntawm </w:t>
            </w:r>
            <w:r w:rsidR="000E40D2" w:rsidRPr="00D9378C">
              <w:rPr>
                <w:sz w:val="20"/>
                <w:szCs w:val="20"/>
              </w:rPr>
              <w:t>Tsev Kawm</w:t>
            </w:r>
            <w:ins w:id="1489" w:author="Khamsaolee Xainhiaxang" w:date="2021-07-04T13:26:00Z">
              <w:r w:rsidR="00DC3714">
                <w:rPr>
                  <w:sz w:val="20"/>
                  <w:szCs w:val="20"/>
                </w:rPr>
                <w:t xml:space="preserve"> WIN</w:t>
              </w:r>
            </w:ins>
          </w:p>
        </w:tc>
        <w:tc>
          <w:tcPr>
            <w:tcW w:w="6990" w:type="dxa"/>
          </w:tcPr>
          <w:p w14:paraId="63084F1F" w14:textId="77777777" w:rsidR="00E43EF1" w:rsidRPr="00D9378C" w:rsidRDefault="000E40D2">
            <w:pPr>
              <w:pStyle w:val="TableParagraph"/>
              <w:spacing w:before="58"/>
              <w:ind w:left="57"/>
              <w:rPr>
                <w:sz w:val="20"/>
                <w:szCs w:val="20"/>
              </w:rPr>
            </w:pPr>
            <w:r w:rsidRPr="00D9378C">
              <w:rPr>
                <w:sz w:val="20"/>
                <w:szCs w:val="20"/>
              </w:rPr>
              <w:t>2.3</w:t>
            </w:r>
          </w:p>
        </w:tc>
        <w:tc>
          <w:tcPr>
            <w:tcW w:w="2156" w:type="dxa"/>
          </w:tcPr>
          <w:p w14:paraId="50D042BC" w14:textId="77777777" w:rsidR="00E43EF1" w:rsidRPr="00D9378C" w:rsidRDefault="000E40D2">
            <w:pPr>
              <w:pStyle w:val="TableParagraph"/>
              <w:spacing w:before="58"/>
              <w:ind w:left="141" w:right="132"/>
              <w:jc w:val="center"/>
              <w:rPr>
                <w:sz w:val="20"/>
                <w:szCs w:val="20"/>
              </w:rPr>
            </w:pPr>
            <w:r w:rsidRPr="00D9378C">
              <w:rPr>
                <w:sz w:val="20"/>
                <w:szCs w:val="20"/>
              </w:rPr>
              <w:t>$ 545,907.00</w:t>
            </w:r>
          </w:p>
        </w:tc>
        <w:tc>
          <w:tcPr>
            <w:tcW w:w="1619" w:type="dxa"/>
          </w:tcPr>
          <w:p w14:paraId="609D0468" w14:textId="3ED21CAE" w:rsidR="00E43EF1" w:rsidRPr="00D9378C" w:rsidRDefault="000E40D2">
            <w:pPr>
              <w:pStyle w:val="TableParagraph"/>
              <w:spacing w:before="58"/>
              <w:ind w:left="33" w:right="52"/>
              <w:jc w:val="center"/>
              <w:rPr>
                <w:sz w:val="20"/>
                <w:szCs w:val="20"/>
              </w:rPr>
            </w:pPr>
            <w:r w:rsidRPr="00D9378C">
              <w:rPr>
                <w:sz w:val="20"/>
                <w:szCs w:val="20"/>
              </w:rPr>
              <w:t xml:space="preserve">Yog </w:t>
            </w:r>
          </w:p>
        </w:tc>
      </w:tr>
    </w:tbl>
    <w:p w14:paraId="70FE131F" w14:textId="77777777" w:rsidR="00E43EF1" w:rsidRDefault="00E43EF1">
      <w:pPr>
        <w:jc w:val="center"/>
        <w:sectPr w:rsidR="00E43EF1">
          <w:pgSz w:w="15840" w:h="12240" w:orient="landscape"/>
          <w:pgMar w:top="640" w:right="120" w:bottom="480" w:left="120" w:header="0" w:footer="284" w:gutter="0"/>
          <w:cols w:space="720"/>
        </w:sectPr>
      </w:pPr>
    </w:p>
    <w:tbl>
      <w:tblPr>
        <w:tblW w:w="0" w:type="auto"/>
        <w:tblInd w:w="25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1269"/>
        <w:gridCol w:w="2440"/>
        <w:gridCol w:w="7626"/>
        <w:gridCol w:w="2156"/>
        <w:gridCol w:w="1619"/>
      </w:tblGrid>
      <w:tr w:rsidR="009F02B3" w14:paraId="55144B7D" w14:textId="77777777">
        <w:trPr>
          <w:trHeight w:val="333"/>
        </w:trPr>
        <w:tc>
          <w:tcPr>
            <w:tcW w:w="1269" w:type="dxa"/>
            <w:shd w:val="clear" w:color="auto" w:fill="DBE5F1"/>
          </w:tcPr>
          <w:p w14:paraId="5E306FD8" w14:textId="11CB3661" w:rsidR="009F02B3" w:rsidRDefault="009F02B3" w:rsidP="009F02B3">
            <w:pPr>
              <w:pStyle w:val="TableParagraph"/>
              <w:spacing w:before="54" w:line="260" w:lineRule="exact"/>
              <w:ind w:left="58"/>
              <w:rPr>
                <w:sz w:val="24"/>
              </w:rPr>
            </w:pPr>
            <w:r w:rsidRPr="00B2543C">
              <w:rPr>
                <w:sz w:val="20"/>
                <w:szCs w:val="20"/>
              </w:rPr>
              <w:lastRenderedPageBreak/>
              <w:t>Kev ua #</w:t>
            </w:r>
          </w:p>
        </w:tc>
        <w:tc>
          <w:tcPr>
            <w:tcW w:w="2440" w:type="dxa"/>
            <w:shd w:val="clear" w:color="auto" w:fill="DBE5F1"/>
          </w:tcPr>
          <w:p w14:paraId="033F8B50" w14:textId="4A435A6D" w:rsidR="009F02B3" w:rsidRDefault="009F02B3" w:rsidP="009F02B3">
            <w:pPr>
              <w:pStyle w:val="TableParagraph"/>
              <w:spacing w:before="54" w:line="260" w:lineRule="exact"/>
              <w:ind w:left="58"/>
              <w:rPr>
                <w:sz w:val="24"/>
              </w:rPr>
            </w:pPr>
            <w:r w:rsidRPr="00B2543C">
              <w:rPr>
                <w:sz w:val="20"/>
                <w:szCs w:val="20"/>
              </w:rPr>
              <w:t>Ntsiab lus</w:t>
            </w:r>
          </w:p>
        </w:tc>
        <w:tc>
          <w:tcPr>
            <w:tcW w:w="7626" w:type="dxa"/>
            <w:shd w:val="clear" w:color="auto" w:fill="DBE5F1"/>
          </w:tcPr>
          <w:p w14:paraId="37D0275F" w14:textId="77AF1B3C" w:rsidR="009F02B3" w:rsidRDefault="009F02B3" w:rsidP="009F02B3">
            <w:pPr>
              <w:pStyle w:val="TableParagraph"/>
              <w:spacing w:before="54" w:line="260" w:lineRule="exact"/>
              <w:ind w:left="57"/>
              <w:rPr>
                <w:sz w:val="24"/>
              </w:rPr>
            </w:pPr>
            <w:r w:rsidRPr="00B2543C">
              <w:rPr>
                <w:sz w:val="20"/>
                <w:szCs w:val="20"/>
              </w:rPr>
              <w:t>Kev piav qhia</w:t>
            </w:r>
          </w:p>
        </w:tc>
        <w:tc>
          <w:tcPr>
            <w:tcW w:w="2156" w:type="dxa"/>
            <w:shd w:val="clear" w:color="auto" w:fill="DBE5F1"/>
          </w:tcPr>
          <w:p w14:paraId="478340E7" w14:textId="1B5FBCC8" w:rsidR="009F02B3" w:rsidRDefault="009F02B3" w:rsidP="009F02B3">
            <w:pPr>
              <w:pStyle w:val="TableParagraph"/>
              <w:spacing w:before="54" w:line="260" w:lineRule="exact"/>
              <w:ind w:left="142" w:right="132"/>
              <w:jc w:val="center"/>
              <w:rPr>
                <w:sz w:val="24"/>
              </w:rPr>
            </w:pPr>
            <w:r w:rsidRPr="00B2543C">
              <w:rPr>
                <w:sz w:val="20"/>
                <w:szCs w:val="20"/>
              </w:rPr>
              <w:t>Tag Nrho Cov Nyiaj</w:t>
            </w:r>
          </w:p>
        </w:tc>
        <w:tc>
          <w:tcPr>
            <w:tcW w:w="1619" w:type="dxa"/>
            <w:shd w:val="clear" w:color="auto" w:fill="DBE5F1"/>
          </w:tcPr>
          <w:p w14:paraId="115DC326" w14:textId="42557C64" w:rsidR="009F02B3" w:rsidRDefault="009F02B3" w:rsidP="009F02B3">
            <w:pPr>
              <w:pStyle w:val="TableParagraph"/>
              <w:spacing w:before="54" w:line="260" w:lineRule="exact"/>
              <w:ind w:left="33" w:right="24"/>
              <w:jc w:val="center"/>
              <w:rPr>
                <w:sz w:val="24"/>
              </w:rPr>
            </w:pPr>
            <w:r w:rsidRPr="00B2543C">
              <w:rPr>
                <w:sz w:val="20"/>
                <w:szCs w:val="20"/>
              </w:rPr>
              <w:t>Kev Koom Tes</w:t>
            </w:r>
          </w:p>
        </w:tc>
      </w:tr>
      <w:tr w:rsidR="00E43EF1" w14:paraId="07EC4713" w14:textId="77777777">
        <w:trPr>
          <w:trHeight w:val="4473"/>
        </w:trPr>
        <w:tc>
          <w:tcPr>
            <w:tcW w:w="1269" w:type="dxa"/>
          </w:tcPr>
          <w:p w14:paraId="06A0ED94" w14:textId="77777777" w:rsidR="00E43EF1" w:rsidRPr="00C742F2" w:rsidRDefault="00E43EF1">
            <w:pPr>
              <w:pStyle w:val="TableParagraph"/>
              <w:rPr>
                <w:rFonts w:ascii="Times New Roman"/>
                <w:sz w:val="21"/>
                <w:szCs w:val="21"/>
              </w:rPr>
            </w:pPr>
          </w:p>
        </w:tc>
        <w:tc>
          <w:tcPr>
            <w:tcW w:w="2440" w:type="dxa"/>
          </w:tcPr>
          <w:p w14:paraId="66C70135" w14:textId="77777777" w:rsidR="00E43EF1" w:rsidRPr="00C742F2" w:rsidRDefault="00E43EF1">
            <w:pPr>
              <w:pStyle w:val="TableParagraph"/>
              <w:rPr>
                <w:rFonts w:ascii="Times New Roman"/>
                <w:sz w:val="21"/>
                <w:szCs w:val="21"/>
              </w:rPr>
            </w:pPr>
          </w:p>
        </w:tc>
        <w:tc>
          <w:tcPr>
            <w:tcW w:w="7626" w:type="dxa"/>
          </w:tcPr>
          <w:p w14:paraId="7B86422A" w14:textId="4BBB2A2E" w:rsidR="00E43EF1" w:rsidRPr="00C742F2" w:rsidRDefault="000E40D2" w:rsidP="00446CDD">
            <w:pPr>
              <w:pStyle w:val="TableParagraph"/>
              <w:spacing w:before="54"/>
              <w:ind w:left="57" w:right="68"/>
              <w:jc w:val="both"/>
              <w:rPr>
                <w:sz w:val="21"/>
                <w:szCs w:val="21"/>
              </w:rPr>
            </w:pPr>
            <w:r w:rsidRPr="00C742F2">
              <w:rPr>
                <w:sz w:val="21"/>
                <w:szCs w:val="21"/>
              </w:rPr>
              <w:t xml:space="preserve">Lub </w:t>
            </w:r>
            <w:r w:rsidR="000605B2" w:rsidRPr="00C742F2">
              <w:rPr>
                <w:sz w:val="21"/>
                <w:szCs w:val="21"/>
              </w:rPr>
              <w:t>Tsev Kawm</w:t>
            </w:r>
            <w:r w:rsidRPr="00C742F2">
              <w:rPr>
                <w:sz w:val="21"/>
                <w:szCs w:val="21"/>
              </w:rPr>
              <w:t>Twin Rivers (TR) Qhov Kuv Xav Tau (</w:t>
            </w:r>
            <w:del w:id="1490" w:author="Khamsaolee Xainhiaxang" w:date="2021-07-04T14:31:00Z">
              <w:r w:rsidR="000605B2" w:rsidRPr="00C742F2" w:rsidDel="003C13CB">
                <w:rPr>
                  <w:sz w:val="21"/>
                  <w:szCs w:val="21"/>
                </w:rPr>
                <w:delText>YEEj</w:delText>
              </w:r>
            </w:del>
            <w:ins w:id="1491" w:author="Khamsaolee Xainhiaxang" w:date="2021-07-04T14:31:00Z">
              <w:r w:rsidR="003C13CB">
                <w:rPr>
                  <w:sz w:val="21"/>
                  <w:szCs w:val="21"/>
                </w:rPr>
                <w:t>WIN</w:t>
              </w:r>
            </w:ins>
            <w:r w:rsidRPr="00C742F2">
              <w:rPr>
                <w:sz w:val="21"/>
                <w:szCs w:val="21"/>
              </w:rPr>
              <w:t xml:space="preserve">) </w:t>
            </w:r>
            <w:r w:rsidR="000605B2" w:rsidRPr="00C742F2">
              <w:rPr>
                <w:sz w:val="21"/>
                <w:szCs w:val="21"/>
              </w:rPr>
              <w:t>Kev Kawm</w:t>
            </w:r>
            <w:r w:rsidRPr="00C742F2">
              <w:rPr>
                <w:sz w:val="21"/>
                <w:szCs w:val="21"/>
              </w:rPr>
              <w:t xml:space="preserve"> yog ib qhov khoos </w:t>
            </w:r>
            <w:del w:id="1492" w:author="Khamsaolee Xainhiaxang" w:date="2021-07-04T14:33:00Z">
              <w:r w:rsidRPr="00C742F2" w:rsidDel="003C13CB">
                <w:rPr>
                  <w:sz w:val="21"/>
                  <w:szCs w:val="21"/>
                </w:rPr>
                <w:delText xml:space="preserve">kas xaus </w:delText>
              </w:r>
            </w:del>
            <w:r w:rsidRPr="00C742F2">
              <w:rPr>
                <w:sz w:val="21"/>
                <w:szCs w:val="21"/>
              </w:rPr>
              <w:t>rau hnub so uas yog txoj kev kawm txhawb ntxiv thiab muaj hau kev</w:t>
            </w:r>
            <w:del w:id="1493" w:author="Khamsaolee Xainhiaxang" w:date="2021-07-04T14:33:00Z">
              <w:r w:rsidRPr="00C742F2" w:rsidDel="003C13CB">
                <w:rPr>
                  <w:sz w:val="21"/>
                  <w:szCs w:val="21"/>
                </w:rPr>
                <w:delText xml:space="preserve"> kawm</w:delText>
              </w:r>
            </w:del>
            <w:r w:rsidRPr="00C742F2">
              <w:rPr>
                <w:sz w:val="21"/>
                <w:szCs w:val="21"/>
              </w:rPr>
              <w:t xml:space="preserve"> los tsim kom muaj kev kawm txuas ntxiv rau txhua tus tub ntxhais kawm hauv Twin Rivers. </w:t>
            </w:r>
            <w:ins w:id="1494" w:author="Khamsaolee Xainhiaxang" w:date="2021-07-04T14:34:00Z">
              <w:r w:rsidR="003C13CB">
                <w:rPr>
                  <w:sz w:val="21"/>
                  <w:szCs w:val="21"/>
                </w:rPr>
                <w:t xml:space="preserve">TR </w:t>
              </w:r>
            </w:ins>
            <w:r w:rsidR="000605B2" w:rsidRPr="00C742F2">
              <w:rPr>
                <w:sz w:val="21"/>
                <w:szCs w:val="21"/>
              </w:rPr>
              <w:t>(</w:t>
            </w:r>
            <w:del w:id="1495" w:author="Khamsaolee Xainhiaxang" w:date="2021-07-04T14:33:00Z">
              <w:r w:rsidRPr="00C742F2" w:rsidDel="003C13CB">
                <w:rPr>
                  <w:sz w:val="21"/>
                  <w:szCs w:val="21"/>
                </w:rPr>
                <w:delText>TR</w:delText>
              </w:r>
            </w:del>
            <w:ins w:id="1496" w:author="Khamsaolee Xainhiaxang" w:date="2021-07-04T14:33:00Z">
              <w:r w:rsidR="003C13CB">
                <w:rPr>
                  <w:sz w:val="21"/>
                  <w:szCs w:val="21"/>
                </w:rPr>
                <w:t>WIN</w:t>
              </w:r>
            </w:ins>
            <w:r w:rsidR="000605B2" w:rsidRPr="00C742F2">
              <w:rPr>
                <w:sz w:val="21"/>
                <w:szCs w:val="21"/>
              </w:rPr>
              <w:t>)</w:t>
            </w:r>
            <w:r w:rsidRPr="00C742F2">
              <w:rPr>
                <w:sz w:val="21"/>
                <w:szCs w:val="21"/>
              </w:rPr>
              <w:t xml:space="preserve"> </w:t>
            </w:r>
            <w:del w:id="1497" w:author="Khamsaolee Xainhiaxang" w:date="2021-07-04T14:34:00Z">
              <w:r w:rsidR="000605B2" w:rsidRPr="00C742F2" w:rsidDel="003C13CB">
                <w:rPr>
                  <w:sz w:val="21"/>
                  <w:szCs w:val="21"/>
                </w:rPr>
                <w:delText xml:space="preserve">YEEJ Kev Kawm </w:delText>
              </w:r>
            </w:del>
            <w:r w:rsidRPr="00C742F2">
              <w:rPr>
                <w:sz w:val="21"/>
                <w:szCs w:val="21"/>
              </w:rPr>
              <w:t xml:space="preserve">cov kws qhia ntawv </w:t>
            </w:r>
            <w:ins w:id="1498" w:author="Khamsaolee Xainhiaxang" w:date="2021-07-04T14:35:00Z">
              <w:r w:rsidR="003C13CB">
                <w:rPr>
                  <w:sz w:val="21"/>
                  <w:szCs w:val="21"/>
                </w:rPr>
                <w:t xml:space="preserve">qhia </w:t>
              </w:r>
            </w:ins>
            <w:del w:id="1499" w:author="Khamsaolee Xainhiaxang" w:date="2021-07-04T14:35:00Z">
              <w:r w:rsidRPr="00C742F2" w:rsidDel="003C13CB">
                <w:rPr>
                  <w:sz w:val="21"/>
                  <w:szCs w:val="21"/>
                </w:rPr>
                <w:delText>koom nrog</w:delText>
              </w:r>
            </w:del>
            <w:ins w:id="1500" w:author="Khamsaolee Xainhiaxang" w:date="2021-07-04T14:35:00Z">
              <w:r w:rsidR="003C13CB">
                <w:rPr>
                  <w:sz w:val="21"/>
                  <w:szCs w:val="21"/>
                </w:rPr>
                <w:t>cov</w:t>
              </w:r>
            </w:ins>
            <w:r w:rsidRPr="00C742F2">
              <w:rPr>
                <w:sz w:val="21"/>
                <w:szCs w:val="21"/>
              </w:rPr>
              <w:t xml:space="preserve"> tub ntxhais kawm los ntawm kev qhia muaj txiaj ntsig thiab lom zem </w:t>
            </w:r>
            <w:del w:id="1501" w:author="Khamsaolee Xainhiaxang" w:date="2021-07-04T14:35:00Z">
              <w:r w:rsidRPr="00C742F2" w:rsidDel="003C13CB">
                <w:rPr>
                  <w:sz w:val="21"/>
                  <w:szCs w:val="21"/>
                </w:rPr>
                <w:delText>uas yuav suav nrog kev</w:delText>
              </w:r>
            </w:del>
            <w:ins w:id="1502" w:author="Khamsaolee Xainhiaxang" w:date="2021-07-04T14:35:00Z">
              <w:r w:rsidR="003C13CB">
                <w:rPr>
                  <w:sz w:val="21"/>
                  <w:szCs w:val="21"/>
                </w:rPr>
                <w:t>xws li</w:t>
              </w:r>
            </w:ins>
            <w:r w:rsidRPr="00C742F2">
              <w:rPr>
                <w:sz w:val="21"/>
                <w:szCs w:val="21"/>
              </w:rPr>
              <w:t xml:space="preserve"> </w:t>
            </w:r>
            <w:del w:id="1503" w:author="Khamsaolee Xainhiaxang" w:date="2021-07-04T14:36:00Z">
              <w:r w:rsidR="000605B2" w:rsidRPr="00C742F2" w:rsidDel="003C13CB">
                <w:rPr>
                  <w:sz w:val="21"/>
                  <w:szCs w:val="21"/>
                </w:rPr>
                <w:delText>lai</w:delText>
              </w:r>
            </w:del>
            <w:r w:rsidR="000605B2" w:rsidRPr="00C742F2">
              <w:rPr>
                <w:sz w:val="21"/>
                <w:szCs w:val="21"/>
              </w:rPr>
              <w:t>j</w:t>
            </w:r>
            <w:r w:rsidRPr="00C742F2">
              <w:rPr>
                <w:sz w:val="21"/>
                <w:szCs w:val="21"/>
              </w:rPr>
              <w:t xml:space="preserve"> lej, nyeem ntawv, </w:t>
            </w:r>
            <w:ins w:id="1504" w:author="Khamsaolee Xainhiaxang" w:date="2021-07-04T14:36:00Z">
              <w:r w:rsidR="003C13CB">
                <w:rPr>
                  <w:sz w:val="21"/>
                  <w:szCs w:val="21"/>
                </w:rPr>
                <w:t>kev tshawb fawb</w:t>
              </w:r>
            </w:ins>
            <w:ins w:id="1505" w:author="Khamsaolee Xainhiaxang" w:date="2021-07-04T14:37:00Z">
              <w:r w:rsidR="003C13CB">
                <w:rPr>
                  <w:sz w:val="21"/>
                  <w:szCs w:val="21"/>
                </w:rPr>
                <w:t xml:space="preserve"> (Science)</w:t>
              </w:r>
            </w:ins>
            <w:ins w:id="1506" w:author="Khamsaolee Xainhiaxang" w:date="2021-07-04T14:36:00Z">
              <w:r w:rsidR="003C13CB">
                <w:rPr>
                  <w:sz w:val="21"/>
                  <w:szCs w:val="21"/>
                </w:rPr>
                <w:t xml:space="preserve">, </w:t>
              </w:r>
            </w:ins>
            <w:r w:rsidRPr="00C742F2">
              <w:rPr>
                <w:sz w:val="21"/>
                <w:szCs w:val="21"/>
              </w:rPr>
              <w:t xml:space="preserve">keeb kwm, </w:t>
            </w:r>
            <w:r w:rsidR="000605B2" w:rsidRPr="00C742F2">
              <w:rPr>
                <w:sz w:val="21"/>
                <w:szCs w:val="21"/>
              </w:rPr>
              <w:t>ntaub ntawv</w:t>
            </w:r>
            <w:r w:rsidRPr="00C742F2">
              <w:rPr>
                <w:sz w:val="21"/>
                <w:szCs w:val="21"/>
              </w:rPr>
              <w:t>, kev sib raug zoo, kev tawm dag zog, kev tshawb fawb</w:t>
            </w:r>
            <w:ins w:id="1507" w:author="Khamsaolee Xainhiaxang" w:date="2021-07-04T14:37:00Z">
              <w:r w:rsidR="003C13CB">
                <w:rPr>
                  <w:sz w:val="21"/>
                  <w:szCs w:val="21"/>
                </w:rPr>
                <w:t xml:space="preserve"> (Engineer)</w:t>
              </w:r>
            </w:ins>
            <w:r w:rsidRPr="00C742F2">
              <w:rPr>
                <w:sz w:val="21"/>
                <w:szCs w:val="21"/>
              </w:rPr>
              <w:t xml:space="preserve">, thiab ntau yam ntxiv. Peb lub hom phiaj yog peb lub hauv paus: 1) nce tub ntxhais kawm </w:t>
            </w:r>
            <w:ins w:id="1508" w:author="Khamsaolee Xainhiaxang" w:date="2021-07-04T14:38:00Z">
              <w:r w:rsidR="003C13CB">
                <w:rPr>
                  <w:sz w:val="21"/>
                  <w:szCs w:val="21"/>
                </w:rPr>
                <w:t xml:space="preserve">cov </w:t>
              </w:r>
            </w:ins>
            <w:r w:rsidRPr="00C742F2">
              <w:rPr>
                <w:sz w:val="21"/>
                <w:szCs w:val="21"/>
              </w:rPr>
              <w:t>kev kawm los ntawm kev rov paub txog cov hnub tsis mus kawm ntawv 2) nce tub ntxhais kawm kev koom tes 3) txo qhov tsis mus kawm ntawv ntev los ntawm kev qhia cov tub ntxhais kawm los ntawm kev muaj txiaj ntsig rau kev kawm thaum hnub so thiab kev koom nrog.</w:t>
            </w:r>
          </w:p>
          <w:p w14:paraId="68A54562" w14:textId="77777777" w:rsidR="00E43EF1" w:rsidRPr="00C742F2" w:rsidRDefault="00E43EF1">
            <w:pPr>
              <w:pStyle w:val="TableParagraph"/>
              <w:rPr>
                <w:b/>
                <w:sz w:val="21"/>
                <w:szCs w:val="21"/>
              </w:rPr>
            </w:pPr>
          </w:p>
          <w:p w14:paraId="2763B1D2" w14:textId="77777777" w:rsidR="00E43EF1" w:rsidRPr="00C742F2" w:rsidRDefault="000E40D2">
            <w:pPr>
              <w:pStyle w:val="TableParagraph"/>
              <w:ind w:left="57"/>
              <w:rPr>
                <w:sz w:val="21"/>
                <w:szCs w:val="21"/>
              </w:rPr>
            </w:pPr>
            <w:r w:rsidRPr="00C742F2">
              <w:rPr>
                <w:sz w:val="21"/>
                <w:szCs w:val="21"/>
              </w:rPr>
              <w:t>Txhua S</w:t>
            </w:r>
            <w:del w:id="1509" w:author="Khamsaolee Xainhiaxang" w:date="2021-07-04T14:39:00Z">
              <w:r w:rsidRPr="00C742F2" w:rsidDel="003C13CB">
                <w:rPr>
                  <w:sz w:val="21"/>
                  <w:szCs w:val="21"/>
                </w:rPr>
                <w:delText xml:space="preserve"> </w:delText>
              </w:r>
            </w:del>
            <w:r w:rsidRPr="00C742F2">
              <w:rPr>
                <w:sz w:val="21"/>
                <w:szCs w:val="21"/>
              </w:rPr>
              <w:t>/</w:t>
            </w:r>
            <w:del w:id="1510" w:author="Khamsaolee Xainhiaxang" w:date="2021-07-04T14:39:00Z">
              <w:r w:rsidRPr="00C742F2" w:rsidDel="003C13CB">
                <w:rPr>
                  <w:sz w:val="21"/>
                  <w:szCs w:val="21"/>
                </w:rPr>
                <w:delText xml:space="preserve"> </w:delText>
              </w:r>
            </w:del>
            <w:r w:rsidRPr="00C742F2">
              <w:rPr>
                <w:sz w:val="21"/>
                <w:szCs w:val="21"/>
              </w:rPr>
              <w:t>C</w:t>
            </w:r>
          </w:p>
        </w:tc>
        <w:tc>
          <w:tcPr>
            <w:tcW w:w="2156" w:type="dxa"/>
          </w:tcPr>
          <w:p w14:paraId="36A98A60" w14:textId="77777777" w:rsidR="00E43EF1" w:rsidRPr="00C742F2" w:rsidRDefault="00E43EF1">
            <w:pPr>
              <w:pStyle w:val="TableParagraph"/>
              <w:rPr>
                <w:rFonts w:ascii="Times New Roman"/>
                <w:sz w:val="21"/>
                <w:szCs w:val="21"/>
              </w:rPr>
            </w:pPr>
          </w:p>
        </w:tc>
        <w:tc>
          <w:tcPr>
            <w:tcW w:w="1619" w:type="dxa"/>
          </w:tcPr>
          <w:p w14:paraId="212E4A7C" w14:textId="77777777" w:rsidR="00E43EF1" w:rsidRPr="00C742F2" w:rsidRDefault="00E43EF1">
            <w:pPr>
              <w:pStyle w:val="TableParagraph"/>
              <w:rPr>
                <w:rFonts w:ascii="Times New Roman"/>
                <w:sz w:val="21"/>
                <w:szCs w:val="21"/>
              </w:rPr>
            </w:pPr>
          </w:p>
        </w:tc>
      </w:tr>
      <w:tr w:rsidR="00E43EF1" w14:paraId="6C9F554B" w14:textId="77777777">
        <w:trPr>
          <w:trHeight w:val="6129"/>
        </w:trPr>
        <w:tc>
          <w:tcPr>
            <w:tcW w:w="1269" w:type="dxa"/>
          </w:tcPr>
          <w:p w14:paraId="0E6F5715" w14:textId="77777777" w:rsidR="00E43EF1" w:rsidRPr="00C742F2" w:rsidRDefault="000E40D2">
            <w:pPr>
              <w:pStyle w:val="TableParagraph"/>
              <w:spacing w:before="54"/>
              <w:ind w:left="9"/>
              <w:jc w:val="center"/>
              <w:rPr>
                <w:b/>
                <w:sz w:val="21"/>
                <w:szCs w:val="21"/>
              </w:rPr>
            </w:pPr>
            <w:r w:rsidRPr="00C742F2">
              <w:rPr>
                <w:b/>
                <w:sz w:val="21"/>
                <w:szCs w:val="21"/>
              </w:rPr>
              <w:t>4</w:t>
            </w:r>
          </w:p>
        </w:tc>
        <w:tc>
          <w:tcPr>
            <w:tcW w:w="2440" w:type="dxa"/>
          </w:tcPr>
          <w:p w14:paraId="606C766D" w14:textId="15C927E7" w:rsidR="00E43EF1" w:rsidRPr="00C742F2" w:rsidRDefault="000E40D2">
            <w:pPr>
              <w:pStyle w:val="TableParagraph"/>
              <w:spacing w:before="54"/>
              <w:ind w:left="58" w:right="297"/>
              <w:rPr>
                <w:sz w:val="21"/>
                <w:szCs w:val="21"/>
              </w:rPr>
            </w:pPr>
            <w:r w:rsidRPr="00C742F2">
              <w:rPr>
                <w:sz w:val="21"/>
                <w:szCs w:val="21"/>
              </w:rPr>
              <w:t>K</w:t>
            </w:r>
            <w:r w:rsidR="0039069A" w:rsidRPr="00C742F2">
              <w:rPr>
                <w:sz w:val="21"/>
                <w:szCs w:val="21"/>
              </w:rPr>
              <w:t>hoo Kas Qhia Txog Tsev Kawm Ntawv Qib Siab</w:t>
            </w:r>
          </w:p>
        </w:tc>
        <w:tc>
          <w:tcPr>
            <w:tcW w:w="7626" w:type="dxa"/>
          </w:tcPr>
          <w:p w14:paraId="3C081D79" w14:textId="77777777" w:rsidR="00E43EF1" w:rsidRPr="00C742F2" w:rsidRDefault="000E40D2">
            <w:pPr>
              <w:pStyle w:val="TableParagraph"/>
              <w:spacing w:before="54"/>
              <w:ind w:left="57"/>
              <w:rPr>
                <w:sz w:val="21"/>
                <w:szCs w:val="21"/>
              </w:rPr>
            </w:pPr>
            <w:r w:rsidRPr="00C742F2">
              <w:rPr>
                <w:sz w:val="21"/>
                <w:szCs w:val="21"/>
              </w:rPr>
              <w:t>2.4</w:t>
            </w:r>
          </w:p>
          <w:p w14:paraId="1E5F77B0" w14:textId="21CC6CBE" w:rsidR="00E43EF1" w:rsidRPr="00C742F2" w:rsidRDefault="00340A2C" w:rsidP="001E053F">
            <w:pPr>
              <w:pStyle w:val="TableParagraph"/>
              <w:ind w:left="57" w:right="134"/>
              <w:jc w:val="both"/>
              <w:rPr>
                <w:sz w:val="21"/>
                <w:szCs w:val="21"/>
              </w:rPr>
            </w:pPr>
            <w:r w:rsidRPr="00C742F2">
              <w:rPr>
                <w:sz w:val="21"/>
                <w:szCs w:val="21"/>
              </w:rPr>
              <w:t xml:space="preserve">Tsev Kawm </w:t>
            </w:r>
            <w:r w:rsidR="000E40D2" w:rsidRPr="00C742F2">
              <w:rPr>
                <w:sz w:val="21"/>
                <w:szCs w:val="21"/>
              </w:rPr>
              <w:t xml:space="preserve">Twin Rivers yuav </w:t>
            </w:r>
            <w:del w:id="1511" w:author="Khamsaolee Xainhiaxang" w:date="2021-07-04T14:45:00Z">
              <w:r w:rsidR="000E40D2" w:rsidRPr="00C742F2" w:rsidDel="00282365">
                <w:rPr>
                  <w:sz w:val="21"/>
                  <w:szCs w:val="21"/>
                </w:rPr>
                <w:delText xml:space="preserve">sib </w:delText>
              </w:r>
            </w:del>
            <w:r w:rsidR="000E40D2" w:rsidRPr="00C742F2">
              <w:rPr>
                <w:sz w:val="21"/>
                <w:szCs w:val="21"/>
              </w:rPr>
              <w:t>cog lus los pab qhia kev kawm ntawv qib siab hauv tsev kawm ntawv qib siab uas sib koom tes</w:t>
            </w:r>
            <w:del w:id="1512" w:author="Khamsaolee Xainhiaxang" w:date="2021-07-04T14:46:00Z">
              <w:r w:rsidR="000E40D2" w:rsidRPr="00C742F2" w:rsidDel="00282365">
                <w:rPr>
                  <w:sz w:val="21"/>
                  <w:szCs w:val="21"/>
                </w:rPr>
                <w:delText xml:space="preserve"> sib</w:delText>
              </w:r>
            </w:del>
            <w:r w:rsidR="000E40D2" w:rsidRPr="00C742F2">
              <w:rPr>
                <w:sz w:val="21"/>
                <w:szCs w:val="21"/>
              </w:rPr>
              <w:t xml:space="preserve"> qhia ntawm </w:t>
            </w:r>
            <w:ins w:id="1513" w:author="Khamsaolee Xainhiaxang" w:date="2021-07-04T14:48:00Z">
              <w:r w:rsidR="00282365">
                <w:rPr>
                  <w:sz w:val="21"/>
                  <w:szCs w:val="21"/>
                </w:rPr>
                <w:t xml:space="preserve">rau </w:t>
              </w:r>
            </w:ins>
            <w:r w:rsidR="000E40D2" w:rsidRPr="00C742F2">
              <w:rPr>
                <w:sz w:val="21"/>
                <w:szCs w:val="21"/>
              </w:rPr>
              <w:t xml:space="preserve">cov tub </w:t>
            </w:r>
            <w:del w:id="1514" w:author="Khamsaolee Xainhiaxang" w:date="2021-07-04T14:48:00Z">
              <w:r w:rsidR="000E40D2" w:rsidRPr="00C742F2" w:rsidDel="00282365">
                <w:rPr>
                  <w:sz w:val="21"/>
                  <w:szCs w:val="21"/>
                </w:rPr>
                <w:delText xml:space="preserve">ntxhais </w:delText>
              </w:r>
            </w:del>
            <w:r w:rsidR="000E40D2" w:rsidRPr="00C742F2">
              <w:rPr>
                <w:sz w:val="21"/>
                <w:szCs w:val="21"/>
              </w:rPr>
              <w:t xml:space="preserve">kawm uas </w:t>
            </w:r>
            <w:del w:id="1515" w:author="Khamsaolee Xainhiaxang" w:date="2021-07-04T14:49:00Z">
              <w:r w:rsidR="000E40D2" w:rsidRPr="00C742F2" w:rsidDel="00282365">
                <w:rPr>
                  <w:sz w:val="21"/>
                  <w:szCs w:val="21"/>
                </w:rPr>
                <w:delText>muaj xim</w:delText>
              </w:r>
            </w:del>
            <w:ins w:id="1516" w:author="Khamsaolee Xainhiaxang" w:date="2021-07-04T14:49:00Z">
              <w:r w:rsidR="00282365">
                <w:rPr>
                  <w:sz w:val="21"/>
                  <w:szCs w:val="21"/>
                </w:rPr>
                <w:t>yog neeg dub</w:t>
              </w:r>
            </w:ins>
            <w:r w:rsidR="000E40D2" w:rsidRPr="00C742F2">
              <w:rPr>
                <w:sz w:val="21"/>
                <w:szCs w:val="21"/>
              </w:rPr>
              <w:t xml:space="preserve">, uas tsis </w:t>
            </w:r>
            <w:del w:id="1517" w:author="Khamsaolee Xainhiaxang" w:date="2021-07-04T14:50:00Z">
              <w:r w:rsidR="000E40D2" w:rsidRPr="00C742F2" w:rsidDel="00282365">
                <w:rPr>
                  <w:sz w:val="21"/>
                  <w:szCs w:val="21"/>
                </w:rPr>
                <w:delText>yog txoj kev taug mus</w:delText>
              </w:r>
            </w:del>
            <w:ins w:id="1518" w:author="Khamsaolee Xainhiaxang" w:date="2021-07-04T14:50:00Z">
              <w:r w:rsidR="00282365">
                <w:rPr>
                  <w:sz w:val="21"/>
                  <w:szCs w:val="21"/>
                </w:rPr>
                <w:t>rau siab</w:t>
              </w:r>
            </w:ins>
            <w:r w:rsidR="000E40D2" w:rsidRPr="00C742F2">
              <w:rPr>
                <w:sz w:val="21"/>
                <w:szCs w:val="21"/>
              </w:rPr>
              <w:t xml:space="preserve"> rau t</w:t>
            </w:r>
            <w:ins w:id="1519" w:author="Khamsaolee Xainhiaxang" w:date="2021-07-04T14:50:00Z">
              <w:r w:rsidR="00003038">
                <w:rPr>
                  <w:sz w:val="21"/>
                  <w:szCs w:val="21"/>
                </w:rPr>
                <w:t>xoj kev</w:t>
              </w:r>
            </w:ins>
            <w:del w:id="1520" w:author="Khamsaolee Xainhiaxang" w:date="2021-07-04T14:50:00Z">
              <w:r w:rsidR="000E40D2" w:rsidRPr="00C742F2" w:rsidDel="00003038">
                <w:rPr>
                  <w:sz w:val="21"/>
                  <w:szCs w:val="21"/>
                </w:rPr>
                <w:delText>sev</w:delText>
              </w:r>
            </w:del>
            <w:r w:rsidR="000E40D2" w:rsidRPr="00C742F2">
              <w:rPr>
                <w:sz w:val="21"/>
                <w:szCs w:val="21"/>
              </w:rPr>
              <w:t xml:space="preserve"> kawm </w:t>
            </w:r>
            <w:del w:id="1521" w:author="Khamsaolee Xainhiaxang" w:date="2021-07-04T14:51:00Z">
              <w:r w:rsidR="000E40D2" w:rsidRPr="00C742F2" w:rsidDel="00003038">
                <w:rPr>
                  <w:sz w:val="21"/>
                  <w:szCs w:val="21"/>
                </w:rPr>
                <w:delText xml:space="preserve">qib siab </w:delText>
              </w:r>
            </w:del>
            <w:r w:rsidR="000E40D2" w:rsidRPr="00C742F2">
              <w:rPr>
                <w:sz w:val="21"/>
                <w:szCs w:val="21"/>
              </w:rPr>
              <w:t>los</w:t>
            </w:r>
            <w:r w:rsidRPr="00C742F2">
              <w:rPr>
                <w:sz w:val="21"/>
                <w:szCs w:val="21"/>
              </w:rPr>
              <w:t xml:space="preserve"> </w:t>
            </w:r>
            <w:r w:rsidR="000E40D2" w:rsidRPr="00C742F2">
              <w:rPr>
                <w:sz w:val="21"/>
                <w:szCs w:val="21"/>
              </w:rPr>
              <w:t xml:space="preserve">sis </w:t>
            </w:r>
            <w:ins w:id="1522" w:author="Khamsaolee Xainhiaxang" w:date="2021-07-04T14:51:00Z">
              <w:r w:rsidR="00003038">
                <w:rPr>
                  <w:sz w:val="21"/>
                  <w:szCs w:val="21"/>
                </w:rPr>
                <w:t xml:space="preserve">kom </w:t>
              </w:r>
            </w:ins>
            <w:r w:rsidR="000E40D2" w:rsidRPr="00C742F2">
              <w:rPr>
                <w:sz w:val="21"/>
                <w:szCs w:val="21"/>
              </w:rPr>
              <w:t xml:space="preserve">kawm tiav, </w:t>
            </w:r>
            <w:del w:id="1523" w:author="Khamsaolee Xainhiaxang" w:date="2021-07-04T14:51:00Z">
              <w:r w:rsidR="000E40D2" w:rsidRPr="00C742F2" w:rsidDel="00003038">
                <w:rPr>
                  <w:sz w:val="21"/>
                  <w:szCs w:val="21"/>
                </w:rPr>
                <w:delText xml:space="preserve">nrog </w:delText>
              </w:r>
            </w:del>
            <w:ins w:id="1524" w:author="Khamsaolee Xainhiaxang" w:date="2021-07-04T14:51:00Z">
              <w:r w:rsidR="00003038">
                <w:rPr>
                  <w:sz w:val="21"/>
                  <w:szCs w:val="21"/>
                </w:rPr>
                <w:t>muaj</w:t>
              </w:r>
              <w:r w:rsidR="00003038" w:rsidRPr="00C742F2">
                <w:rPr>
                  <w:sz w:val="21"/>
                  <w:szCs w:val="21"/>
                </w:rPr>
                <w:t xml:space="preserve"> </w:t>
              </w:r>
            </w:ins>
            <w:r w:rsidR="000E40D2" w:rsidRPr="00C742F2">
              <w:rPr>
                <w:sz w:val="21"/>
                <w:szCs w:val="21"/>
              </w:rPr>
              <w:t xml:space="preserve">cov cob qhia pib hauv qib 7 </w:t>
            </w:r>
            <w:del w:id="1525" w:author="Khamsaolee Xainhiaxang" w:date="2021-07-04T14:51:00Z">
              <w:r w:rsidR="000E40D2" w:rsidRPr="00C742F2" w:rsidDel="00003038">
                <w:rPr>
                  <w:sz w:val="21"/>
                  <w:szCs w:val="21"/>
                </w:rPr>
                <w:delText xml:space="preserve">thiab txuas ntxiv </w:delText>
              </w:r>
            </w:del>
            <w:r w:rsidR="000E40D2" w:rsidRPr="00C742F2">
              <w:rPr>
                <w:sz w:val="21"/>
                <w:szCs w:val="21"/>
              </w:rPr>
              <w:t>mus txog q</w:t>
            </w:r>
            <w:r w:rsidRPr="00C742F2">
              <w:rPr>
                <w:sz w:val="21"/>
                <w:szCs w:val="21"/>
              </w:rPr>
              <w:t>i</w:t>
            </w:r>
            <w:r w:rsidR="000E40D2" w:rsidRPr="00C742F2">
              <w:rPr>
                <w:sz w:val="21"/>
                <w:szCs w:val="21"/>
              </w:rPr>
              <w:t xml:space="preserve">b 12. </w:t>
            </w:r>
            <w:ins w:id="1526" w:author="Khamsaolee Xainhiaxang" w:date="2021-07-04T14:52:00Z">
              <w:r w:rsidR="00003038">
                <w:rPr>
                  <w:sz w:val="21"/>
                  <w:szCs w:val="21"/>
                </w:rPr>
                <w:t xml:space="preserve">Lub khoos kas </w:t>
              </w:r>
            </w:ins>
            <w:del w:id="1527" w:author="Khamsaolee Xainhiaxang" w:date="2021-07-04T14:52:00Z">
              <w:r w:rsidR="000E40D2" w:rsidRPr="00C742F2" w:rsidDel="00003038">
                <w:rPr>
                  <w:sz w:val="21"/>
                  <w:szCs w:val="21"/>
                </w:rPr>
                <w:delText xml:space="preserve">Qhov kev qhia </w:delText>
              </w:r>
            </w:del>
            <w:r w:rsidR="000E40D2" w:rsidRPr="00C742F2">
              <w:rPr>
                <w:sz w:val="21"/>
                <w:szCs w:val="21"/>
              </w:rPr>
              <w:t>muab kev cob qhia kev kawm, kev txhim kho tus kheej</w:t>
            </w:r>
            <w:ins w:id="1528" w:author="Khamsaolee Xainhiaxang" w:date="2021-07-04T14:52:00Z">
              <w:r w:rsidR="00003038">
                <w:rPr>
                  <w:sz w:val="21"/>
                  <w:szCs w:val="21"/>
                </w:rPr>
                <w:t>,</w:t>
              </w:r>
            </w:ins>
            <w:del w:id="1529" w:author="Khamsaolee Xainhiaxang" w:date="2021-07-04T14:52:00Z">
              <w:r w:rsidRPr="00C742F2" w:rsidDel="00003038">
                <w:rPr>
                  <w:sz w:val="21"/>
                  <w:szCs w:val="21"/>
                </w:rPr>
                <w:delText>.</w:delText>
              </w:r>
            </w:del>
            <w:r w:rsidR="000E40D2" w:rsidRPr="00C742F2">
              <w:rPr>
                <w:sz w:val="21"/>
                <w:szCs w:val="21"/>
              </w:rPr>
              <w:t xml:space="preserve">  kev pab</w:t>
            </w:r>
            <w:r w:rsidRPr="00C742F2">
              <w:rPr>
                <w:sz w:val="21"/>
                <w:szCs w:val="21"/>
              </w:rPr>
              <w:t xml:space="preserve"> </w:t>
            </w:r>
            <w:del w:id="1530" w:author="Khamsaolee Xainhiaxang" w:date="2021-07-11T09:39:00Z">
              <w:r w:rsidR="000E40D2" w:rsidRPr="00C742F2" w:rsidDel="00F8367E">
                <w:rPr>
                  <w:sz w:val="21"/>
                  <w:szCs w:val="21"/>
                </w:rPr>
                <w:delText xml:space="preserve">cuam </w:delText>
              </w:r>
            </w:del>
            <w:r w:rsidR="000E40D2" w:rsidRPr="00C742F2">
              <w:rPr>
                <w:sz w:val="21"/>
                <w:szCs w:val="21"/>
              </w:rPr>
              <w:t>hauv zej</w:t>
            </w:r>
            <w:r w:rsidRPr="00C742F2">
              <w:rPr>
                <w:sz w:val="21"/>
                <w:szCs w:val="21"/>
              </w:rPr>
              <w:t xml:space="preserve"> </w:t>
            </w:r>
            <w:r w:rsidR="000E40D2" w:rsidRPr="00C742F2">
              <w:rPr>
                <w:sz w:val="21"/>
                <w:szCs w:val="21"/>
              </w:rPr>
              <w:t>zos, thiab kev npaj mus kawm hauv tsev kawm qib siab thiab kev ua hauj</w:t>
            </w:r>
            <w:r w:rsidRPr="00C742F2">
              <w:rPr>
                <w:sz w:val="21"/>
                <w:szCs w:val="21"/>
              </w:rPr>
              <w:t xml:space="preserve"> </w:t>
            </w:r>
            <w:r w:rsidR="000E40D2" w:rsidRPr="00C742F2">
              <w:rPr>
                <w:sz w:val="21"/>
                <w:szCs w:val="21"/>
              </w:rPr>
              <w:t>lwm hauv ib pawg me ntawm 25:</w:t>
            </w:r>
            <w:del w:id="1531" w:author="Khamsaolee Xainhiaxang" w:date="2021-07-04T14:53:00Z">
              <w:r w:rsidR="000E40D2" w:rsidRPr="00C742F2" w:rsidDel="00003038">
                <w:rPr>
                  <w:sz w:val="21"/>
                  <w:szCs w:val="21"/>
                </w:rPr>
                <w:delText xml:space="preserve"> </w:delText>
              </w:r>
            </w:del>
            <w:r w:rsidR="000E40D2" w:rsidRPr="00C742F2">
              <w:rPr>
                <w:sz w:val="21"/>
                <w:szCs w:val="21"/>
              </w:rPr>
              <w:t>1.</w:t>
            </w:r>
          </w:p>
          <w:p w14:paraId="4F7F4E6A" w14:textId="77777777" w:rsidR="00E43EF1" w:rsidRPr="00C742F2" w:rsidRDefault="00E43EF1">
            <w:pPr>
              <w:pStyle w:val="TableParagraph"/>
              <w:rPr>
                <w:b/>
                <w:sz w:val="21"/>
                <w:szCs w:val="21"/>
              </w:rPr>
            </w:pPr>
          </w:p>
          <w:p w14:paraId="50C3601A" w14:textId="0386FBFE" w:rsidR="00E43EF1" w:rsidRPr="00C742F2" w:rsidRDefault="000E40D2" w:rsidP="001E053F">
            <w:pPr>
              <w:pStyle w:val="TableParagraph"/>
              <w:ind w:left="57" w:right="415"/>
              <w:jc w:val="both"/>
              <w:rPr>
                <w:sz w:val="21"/>
                <w:szCs w:val="21"/>
              </w:rPr>
            </w:pPr>
            <w:r w:rsidRPr="00C742F2">
              <w:rPr>
                <w:sz w:val="21"/>
                <w:szCs w:val="21"/>
              </w:rPr>
              <w:t>Hauv xyoos 1, txoj hauj</w:t>
            </w:r>
            <w:r w:rsidR="00450B92" w:rsidRPr="00C742F2">
              <w:rPr>
                <w:sz w:val="21"/>
                <w:szCs w:val="21"/>
              </w:rPr>
              <w:t xml:space="preserve"> </w:t>
            </w:r>
            <w:r w:rsidRPr="00C742F2">
              <w:rPr>
                <w:sz w:val="21"/>
                <w:szCs w:val="21"/>
              </w:rPr>
              <w:t>lwm no yuav pab tau tag nrho 150 tus tub ntxhais kawm: tsib caug (50) ntawm Tsev Kawm</w:t>
            </w:r>
            <w:del w:id="1532" w:author="Khamsaolee Xainhiaxang" w:date="2021-07-04T14:53:00Z">
              <w:r w:rsidRPr="00C742F2" w:rsidDel="00003038">
                <w:rPr>
                  <w:sz w:val="21"/>
                  <w:szCs w:val="21"/>
                </w:rPr>
                <w:delText xml:space="preserve"> </w:delText>
              </w:r>
              <w:r w:rsidR="00450B92" w:rsidRPr="00C742F2" w:rsidDel="00003038">
                <w:rPr>
                  <w:sz w:val="21"/>
                  <w:szCs w:val="21"/>
                </w:rPr>
                <w:delText>Qib</w:delText>
              </w:r>
              <w:r w:rsidRPr="00C742F2" w:rsidDel="00003038">
                <w:rPr>
                  <w:sz w:val="21"/>
                  <w:szCs w:val="21"/>
                </w:rPr>
                <w:delText xml:space="preserve"> Siab</w:delText>
              </w:r>
            </w:del>
            <w:r w:rsidRPr="00C742F2">
              <w:rPr>
                <w:sz w:val="21"/>
                <w:szCs w:val="21"/>
              </w:rPr>
              <w:t xml:space="preserve"> Rio Linda, tsib caug (50) ntawm Tsev Kawm Ntawv </w:t>
            </w:r>
            <w:del w:id="1533" w:author="Khamsaolee Xainhiaxang" w:date="2021-07-04T14:54:00Z">
              <w:r w:rsidR="00450B92" w:rsidRPr="00C742F2" w:rsidDel="00003038">
                <w:rPr>
                  <w:sz w:val="21"/>
                  <w:szCs w:val="21"/>
                </w:rPr>
                <w:delText>Qib</w:delText>
              </w:r>
              <w:r w:rsidRPr="00C742F2" w:rsidDel="00003038">
                <w:rPr>
                  <w:sz w:val="21"/>
                  <w:szCs w:val="21"/>
                </w:rPr>
                <w:delText xml:space="preserve"> Siab </w:delText>
              </w:r>
            </w:del>
            <w:r w:rsidRPr="00C742F2">
              <w:rPr>
                <w:sz w:val="21"/>
                <w:szCs w:val="21"/>
              </w:rPr>
              <w:t>Foothill, nees nkaum-tsib</w:t>
            </w:r>
            <w:r w:rsidR="00450B92" w:rsidRPr="00C742F2">
              <w:rPr>
                <w:sz w:val="21"/>
                <w:szCs w:val="21"/>
              </w:rPr>
              <w:t xml:space="preserve"> </w:t>
            </w:r>
            <w:r w:rsidRPr="00C742F2">
              <w:rPr>
                <w:sz w:val="21"/>
                <w:szCs w:val="21"/>
              </w:rPr>
              <w:t>(25) ntawm Tsev Kawm Ntawv</w:t>
            </w:r>
            <w:del w:id="1534" w:author="Khamsaolee Xainhiaxang" w:date="2021-07-04T14:54:00Z">
              <w:r w:rsidRPr="00C742F2" w:rsidDel="00003038">
                <w:rPr>
                  <w:sz w:val="21"/>
                  <w:szCs w:val="21"/>
                </w:rPr>
                <w:delText xml:space="preserve"> </w:delText>
              </w:r>
              <w:r w:rsidR="00450B92" w:rsidRPr="00C742F2" w:rsidDel="00003038">
                <w:rPr>
                  <w:sz w:val="21"/>
                  <w:szCs w:val="21"/>
                </w:rPr>
                <w:delText>Qib</w:delText>
              </w:r>
              <w:r w:rsidRPr="00C742F2" w:rsidDel="00003038">
                <w:rPr>
                  <w:sz w:val="21"/>
                  <w:szCs w:val="21"/>
                </w:rPr>
                <w:delText xml:space="preserve"> Siab</w:delText>
              </w:r>
            </w:del>
            <w:r w:rsidRPr="00C742F2">
              <w:rPr>
                <w:sz w:val="21"/>
                <w:szCs w:val="21"/>
              </w:rPr>
              <w:t xml:space="preserve"> Foothill Ranch, thiab nees nkaum-tsib (25) ntawm Martin Luther King Jr. </w:t>
            </w:r>
            <w:r w:rsidR="00047298" w:rsidRPr="00C742F2">
              <w:rPr>
                <w:sz w:val="21"/>
                <w:szCs w:val="21"/>
              </w:rPr>
              <w:t>Technology Academy</w:t>
            </w:r>
            <w:r w:rsidRPr="00C742F2">
              <w:rPr>
                <w:sz w:val="21"/>
                <w:szCs w:val="21"/>
              </w:rPr>
              <w:t>.</w:t>
            </w:r>
          </w:p>
          <w:p w14:paraId="724A93AB" w14:textId="77777777" w:rsidR="00E43EF1" w:rsidRPr="00C742F2" w:rsidRDefault="00E43EF1">
            <w:pPr>
              <w:pStyle w:val="TableParagraph"/>
              <w:rPr>
                <w:b/>
                <w:sz w:val="21"/>
                <w:szCs w:val="21"/>
              </w:rPr>
            </w:pPr>
          </w:p>
          <w:p w14:paraId="29D96537" w14:textId="6AE99F56" w:rsidR="00E43EF1" w:rsidRPr="00C742F2" w:rsidRDefault="000E40D2" w:rsidP="001E053F">
            <w:pPr>
              <w:pStyle w:val="TableParagraph"/>
              <w:ind w:left="57" w:right="415"/>
              <w:jc w:val="both"/>
              <w:rPr>
                <w:sz w:val="21"/>
                <w:szCs w:val="21"/>
              </w:rPr>
            </w:pPr>
            <w:r w:rsidRPr="00C742F2">
              <w:rPr>
                <w:sz w:val="21"/>
                <w:szCs w:val="21"/>
              </w:rPr>
              <w:t xml:space="preserve">Hauv xyoo 2, </w:t>
            </w:r>
            <w:ins w:id="1535" w:author="Khamsaolee Xainhiaxang" w:date="2021-07-04T14:55:00Z">
              <w:r w:rsidR="00003038" w:rsidRPr="00C742F2">
                <w:rPr>
                  <w:sz w:val="21"/>
                  <w:szCs w:val="21"/>
                </w:rPr>
                <w:t>txoj hauj lwm</w:t>
              </w:r>
            </w:ins>
            <w:del w:id="1536" w:author="Khamsaolee Xainhiaxang" w:date="2021-07-04T14:55:00Z">
              <w:r w:rsidRPr="00C742F2" w:rsidDel="00003038">
                <w:rPr>
                  <w:sz w:val="21"/>
                  <w:szCs w:val="21"/>
                </w:rPr>
                <w:delText>qhov kev zov me nyuam</w:delText>
              </w:r>
            </w:del>
            <w:r w:rsidRPr="00C742F2">
              <w:rPr>
                <w:sz w:val="21"/>
                <w:szCs w:val="21"/>
              </w:rPr>
              <w:t xml:space="preserve"> no yuav pab tag nrho 250 tus tub ntxhais kawm: tsib caug (50) ntawm Tsev </w:t>
            </w:r>
            <w:del w:id="1537" w:author="Khamsaolee Xainhiaxang" w:date="2021-07-04T14:56:00Z">
              <w:r w:rsidRPr="00C742F2" w:rsidDel="00003038">
                <w:rPr>
                  <w:sz w:val="21"/>
                  <w:szCs w:val="21"/>
                </w:rPr>
                <w:delText xml:space="preserve">Kawm </w:delText>
              </w:r>
              <w:r w:rsidR="00AC311B" w:rsidRPr="00C742F2" w:rsidDel="00003038">
                <w:rPr>
                  <w:sz w:val="21"/>
                  <w:szCs w:val="21"/>
                </w:rPr>
                <w:delText>Qib</w:delText>
              </w:r>
              <w:r w:rsidRPr="00C742F2" w:rsidDel="00003038">
                <w:rPr>
                  <w:sz w:val="21"/>
                  <w:szCs w:val="21"/>
                </w:rPr>
                <w:delText xml:space="preserve"> Siab </w:delText>
              </w:r>
            </w:del>
            <w:r w:rsidRPr="00C742F2">
              <w:rPr>
                <w:sz w:val="21"/>
                <w:szCs w:val="21"/>
              </w:rPr>
              <w:t xml:space="preserve">Rio Linda, tsib caug (50) ntawm Tsev Kawm Ntawv </w:t>
            </w:r>
            <w:del w:id="1538" w:author="Khamsaolee Xainhiaxang" w:date="2021-07-04T14:56:00Z">
              <w:r w:rsidR="00AC311B" w:rsidRPr="00C742F2" w:rsidDel="00003038">
                <w:rPr>
                  <w:sz w:val="21"/>
                  <w:szCs w:val="21"/>
                </w:rPr>
                <w:delText>Qib</w:delText>
              </w:r>
              <w:r w:rsidRPr="00C742F2" w:rsidDel="00003038">
                <w:rPr>
                  <w:sz w:val="21"/>
                  <w:szCs w:val="21"/>
                </w:rPr>
                <w:delText xml:space="preserve"> Siab</w:delText>
              </w:r>
            </w:del>
            <w:ins w:id="1539" w:author="Khamsaolee Xainhiaxang" w:date="2021-07-04T14:56:00Z">
              <w:r w:rsidR="00003038">
                <w:rPr>
                  <w:sz w:val="21"/>
                  <w:szCs w:val="21"/>
                </w:rPr>
                <w:t>Foothill</w:t>
              </w:r>
            </w:ins>
            <w:r w:rsidRPr="00C742F2">
              <w:rPr>
                <w:sz w:val="21"/>
                <w:szCs w:val="21"/>
              </w:rPr>
              <w:t>, nees nkaum tsib</w:t>
            </w:r>
            <w:r w:rsidR="00AC311B" w:rsidRPr="00C742F2">
              <w:rPr>
                <w:sz w:val="21"/>
                <w:szCs w:val="21"/>
              </w:rPr>
              <w:t xml:space="preserve"> </w:t>
            </w:r>
            <w:r w:rsidRPr="00C742F2">
              <w:rPr>
                <w:sz w:val="21"/>
                <w:szCs w:val="21"/>
              </w:rPr>
              <w:t xml:space="preserve">(25) ntawm Foothill Ranch, thiab nees nkaum-tsib (25) ntawm Martin Luther King Jr. Technology Academy, xya caum-tsib (75) ntawm </w:t>
            </w:r>
            <w:ins w:id="1540" w:author="Khamsaolee Xainhiaxang" w:date="2021-07-04T14:58:00Z">
              <w:r w:rsidR="00003038" w:rsidRPr="00C742F2">
                <w:rPr>
                  <w:sz w:val="21"/>
                  <w:szCs w:val="21"/>
                </w:rPr>
                <w:t xml:space="preserve">Tsev Kawm </w:t>
              </w:r>
            </w:ins>
            <w:r w:rsidRPr="00C742F2">
              <w:rPr>
                <w:sz w:val="21"/>
                <w:szCs w:val="21"/>
              </w:rPr>
              <w:t>Grant</w:t>
            </w:r>
            <w:r w:rsidR="003B3BDB" w:rsidRPr="00C742F2">
              <w:rPr>
                <w:sz w:val="21"/>
                <w:szCs w:val="21"/>
              </w:rPr>
              <w:t xml:space="preserve"> </w:t>
            </w:r>
            <w:del w:id="1541" w:author="Khamsaolee Xainhiaxang" w:date="2021-07-04T14:58:00Z">
              <w:r w:rsidR="003B3BDB" w:rsidRPr="00C742F2" w:rsidDel="00003038">
                <w:rPr>
                  <w:sz w:val="21"/>
                  <w:szCs w:val="21"/>
                </w:rPr>
                <w:delText>Tsev Kawm Qib Siab</w:delText>
              </w:r>
              <w:r w:rsidRPr="00C742F2" w:rsidDel="00003038">
                <w:rPr>
                  <w:sz w:val="21"/>
                  <w:szCs w:val="21"/>
                </w:rPr>
                <w:delText xml:space="preserve"> </w:delText>
              </w:r>
            </w:del>
            <w:r w:rsidRPr="00C742F2">
              <w:rPr>
                <w:sz w:val="21"/>
                <w:szCs w:val="21"/>
              </w:rPr>
              <w:t>thiab nees nkaum-tsib (25) ntawm Tsev Kawm Ntawv Vista Nueva.</w:t>
            </w:r>
          </w:p>
          <w:p w14:paraId="140CB079" w14:textId="77777777" w:rsidR="00E43EF1" w:rsidRPr="00C742F2" w:rsidRDefault="00E43EF1">
            <w:pPr>
              <w:pStyle w:val="TableParagraph"/>
              <w:rPr>
                <w:b/>
                <w:sz w:val="21"/>
                <w:szCs w:val="21"/>
              </w:rPr>
            </w:pPr>
          </w:p>
          <w:p w14:paraId="45DABBFE" w14:textId="6D67E863" w:rsidR="00E43EF1" w:rsidRPr="00C742F2" w:rsidRDefault="000E40D2" w:rsidP="00003038">
            <w:pPr>
              <w:pStyle w:val="TableParagraph"/>
              <w:ind w:left="57"/>
              <w:rPr>
                <w:sz w:val="21"/>
                <w:szCs w:val="21"/>
              </w:rPr>
            </w:pPr>
            <w:r w:rsidRPr="00C742F2">
              <w:rPr>
                <w:sz w:val="21"/>
                <w:szCs w:val="21"/>
              </w:rPr>
              <w:t>ELO 2021/22; ESSER II 2022/23; ESSER III 2023/24 &amp; S</w:t>
            </w:r>
            <w:del w:id="1542" w:author="Khamsaolee Xainhiaxang" w:date="2021-07-04T14:58:00Z">
              <w:r w:rsidRPr="00C742F2" w:rsidDel="00003038">
                <w:rPr>
                  <w:sz w:val="21"/>
                  <w:szCs w:val="21"/>
                </w:rPr>
                <w:delText xml:space="preserve"> </w:delText>
              </w:r>
            </w:del>
            <w:r w:rsidRPr="00C742F2">
              <w:rPr>
                <w:sz w:val="21"/>
                <w:szCs w:val="21"/>
              </w:rPr>
              <w:t>/</w:t>
            </w:r>
            <w:del w:id="1543" w:author="Khamsaolee Xainhiaxang" w:date="2021-07-04T14:58:00Z">
              <w:r w:rsidRPr="00C742F2" w:rsidDel="00003038">
                <w:rPr>
                  <w:sz w:val="21"/>
                  <w:szCs w:val="21"/>
                </w:rPr>
                <w:delText xml:space="preserve"> </w:delText>
              </w:r>
            </w:del>
            <w:r w:rsidRPr="00C742F2">
              <w:rPr>
                <w:sz w:val="21"/>
                <w:szCs w:val="21"/>
              </w:rPr>
              <w:t>C</w:t>
            </w:r>
          </w:p>
        </w:tc>
        <w:tc>
          <w:tcPr>
            <w:tcW w:w="2156" w:type="dxa"/>
          </w:tcPr>
          <w:p w14:paraId="736AD54A" w14:textId="77777777" w:rsidR="00E43EF1" w:rsidRPr="00C742F2" w:rsidRDefault="000E40D2">
            <w:pPr>
              <w:pStyle w:val="TableParagraph"/>
              <w:spacing w:before="54"/>
              <w:ind w:left="141" w:right="132"/>
              <w:jc w:val="center"/>
              <w:rPr>
                <w:sz w:val="21"/>
                <w:szCs w:val="21"/>
              </w:rPr>
            </w:pPr>
            <w:r w:rsidRPr="00C742F2">
              <w:rPr>
                <w:sz w:val="21"/>
                <w:szCs w:val="21"/>
              </w:rPr>
              <w:t>$ 150,000.00</w:t>
            </w:r>
          </w:p>
        </w:tc>
        <w:tc>
          <w:tcPr>
            <w:tcW w:w="1619" w:type="dxa"/>
          </w:tcPr>
          <w:p w14:paraId="648565CD" w14:textId="646C61C6" w:rsidR="00E43EF1" w:rsidRPr="00C742F2" w:rsidRDefault="000E40D2">
            <w:pPr>
              <w:pStyle w:val="TableParagraph"/>
              <w:spacing w:before="54"/>
              <w:ind w:left="33" w:right="52"/>
              <w:jc w:val="center"/>
              <w:rPr>
                <w:sz w:val="21"/>
                <w:szCs w:val="21"/>
              </w:rPr>
            </w:pPr>
            <w:r w:rsidRPr="00C742F2">
              <w:rPr>
                <w:sz w:val="21"/>
                <w:szCs w:val="21"/>
              </w:rPr>
              <w:t xml:space="preserve">Yog </w:t>
            </w:r>
          </w:p>
        </w:tc>
      </w:tr>
    </w:tbl>
    <w:p w14:paraId="379806B2" w14:textId="77777777" w:rsidR="00E43EF1" w:rsidRDefault="00E43EF1">
      <w:pPr>
        <w:jc w:val="center"/>
        <w:sectPr w:rsidR="00E43EF1">
          <w:pgSz w:w="15840" w:h="12240" w:orient="landscape"/>
          <w:pgMar w:top="640" w:right="120" w:bottom="480" w:left="120" w:header="0" w:footer="284" w:gutter="0"/>
          <w:cols w:space="720"/>
        </w:sectPr>
      </w:pPr>
    </w:p>
    <w:tbl>
      <w:tblPr>
        <w:tblW w:w="0" w:type="auto"/>
        <w:tblInd w:w="25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1269"/>
        <w:gridCol w:w="2440"/>
        <w:gridCol w:w="7626"/>
        <w:gridCol w:w="2156"/>
        <w:gridCol w:w="1619"/>
      </w:tblGrid>
      <w:tr w:rsidR="00314E60" w14:paraId="50450653" w14:textId="77777777">
        <w:trPr>
          <w:trHeight w:val="333"/>
        </w:trPr>
        <w:tc>
          <w:tcPr>
            <w:tcW w:w="1269" w:type="dxa"/>
            <w:shd w:val="clear" w:color="auto" w:fill="DBE5F1"/>
          </w:tcPr>
          <w:p w14:paraId="5E45BC98" w14:textId="1ABD7483" w:rsidR="00314E60" w:rsidRDefault="00314E60" w:rsidP="00314E60">
            <w:pPr>
              <w:pStyle w:val="TableParagraph"/>
              <w:spacing w:before="54" w:line="260" w:lineRule="exact"/>
              <w:ind w:left="58"/>
              <w:rPr>
                <w:sz w:val="24"/>
              </w:rPr>
            </w:pPr>
            <w:r w:rsidRPr="00B2543C">
              <w:rPr>
                <w:sz w:val="20"/>
                <w:szCs w:val="20"/>
              </w:rPr>
              <w:lastRenderedPageBreak/>
              <w:t>Kev ua #</w:t>
            </w:r>
          </w:p>
        </w:tc>
        <w:tc>
          <w:tcPr>
            <w:tcW w:w="2440" w:type="dxa"/>
            <w:shd w:val="clear" w:color="auto" w:fill="DBE5F1"/>
          </w:tcPr>
          <w:p w14:paraId="3460FC92" w14:textId="2FC14575" w:rsidR="00314E60" w:rsidRDefault="00314E60" w:rsidP="00314E60">
            <w:pPr>
              <w:pStyle w:val="TableParagraph"/>
              <w:spacing w:before="54" w:line="260" w:lineRule="exact"/>
              <w:ind w:left="58"/>
              <w:rPr>
                <w:sz w:val="24"/>
              </w:rPr>
            </w:pPr>
            <w:r w:rsidRPr="00B2543C">
              <w:rPr>
                <w:sz w:val="20"/>
                <w:szCs w:val="20"/>
              </w:rPr>
              <w:t>Ntsiab lus</w:t>
            </w:r>
          </w:p>
        </w:tc>
        <w:tc>
          <w:tcPr>
            <w:tcW w:w="7626" w:type="dxa"/>
            <w:shd w:val="clear" w:color="auto" w:fill="DBE5F1"/>
          </w:tcPr>
          <w:p w14:paraId="07C62F5B" w14:textId="1D43B7FA" w:rsidR="00314E60" w:rsidRDefault="00314E60" w:rsidP="00314E60">
            <w:pPr>
              <w:pStyle w:val="TableParagraph"/>
              <w:spacing w:before="54" w:line="260" w:lineRule="exact"/>
              <w:ind w:left="57"/>
              <w:rPr>
                <w:sz w:val="24"/>
              </w:rPr>
            </w:pPr>
            <w:r w:rsidRPr="00B2543C">
              <w:rPr>
                <w:sz w:val="20"/>
                <w:szCs w:val="20"/>
              </w:rPr>
              <w:t>Kev piav qhia</w:t>
            </w:r>
          </w:p>
        </w:tc>
        <w:tc>
          <w:tcPr>
            <w:tcW w:w="2156" w:type="dxa"/>
            <w:shd w:val="clear" w:color="auto" w:fill="DBE5F1"/>
          </w:tcPr>
          <w:p w14:paraId="59136004" w14:textId="7193921B" w:rsidR="00314E60" w:rsidRDefault="00314E60" w:rsidP="00314E60">
            <w:pPr>
              <w:pStyle w:val="TableParagraph"/>
              <w:spacing w:before="54" w:line="260" w:lineRule="exact"/>
              <w:ind w:left="142" w:right="132"/>
              <w:jc w:val="center"/>
              <w:rPr>
                <w:sz w:val="24"/>
              </w:rPr>
            </w:pPr>
            <w:r w:rsidRPr="00B2543C">
              <w:rPr>
                <w:sz w:val="20"/>
                <w:szCs w:val="20"/>
              </w:rPr>
              <w:t>Tag Nrho Cov Nyiaj</w:t>
            </w:r>
          </w:p>
        </w:tc>
        <w:tc>
          <w:tcPr>
            <w:tcW w:w="1619" w:type="dxa"/>
            <w:shd w:val="clear" w:color="auto" w:fill="DBE5F1"/>
          </w:tcPr>
          <w:p w14:paraId="57576EDD" w14:textId="0141B5CC" w:rsidR="00314E60" w:rsidRDefault="00314E60" w:rsidP="00314E60">
            <w:pPr>
              <w:pStyle w:val="TableParagraph"/>
              <w:spacing w:before="54" w:line="260" w:lineRule="exact"/>
              <w:ind w:left="33" w:right="24"/>
              <w:jc w:val="center"/>
              <w:rPr>
                <w:sz w:val="24"/>
              </w:rPr>
            </w:pPr>
            <w:r w:rsidRPr="00B2543C">
              <w:rPr>
                <w:sz w:val="20"/>
                <w:szCs w:val="20"/>
              </w:rPr>
              <w:t>Kev Koom Tes</w:t>
            </w:r>
          </w:p>
        </w:tc>
      </w:tr>
      <w:tr w:rsidR="00E43EF1" w14:paraId="4447B7B2" w14:textId="77777777">
        <w:trPr>
          <w:trHeight w:val="609"/>
        </w:trPr>
        <w:tc>
          <w:tcPr>
            <w:tcW w:w="1269" w:type="dxa"/>
          </w:tcPr>
          <w:p w14:paraId="03108987" w14:textId="77777777" w:rsidR="00E43EF1" w:rsidRDefault="00E43EF1">
            <w:pPr>
              <w:pStyle w:val="TableParagraph"/>
              <w:rPr>
                <w:rFonts w:ascii="Times New Roman"/>
              </w:rPr>
            </w:pPr>
          </w:p>
        </w:tc>
        <w:tc>
          <w:tcPr>
            <w:tcW w:w="2440" w:type="dxa"/>
          </w:tcPr>
          <w:p w14:paraId="2C78BEAF" w14:textId="77777777" w:rsidR="00E43EF1" w:rsidRDefault="00E43EF1">
            <w:pPr>
              <w:pStyle w:val="TableParagraph"/>
              <w:rPr>
                <w:rFonts w:ascii="Times New Roman"/>
              </w:rPr>
            </w:pPr>
          </w:p>
        </w:tc>
        <w:tc>
          <w:tcPr>
            <w:tcW w:w="7626" w:type="dxa"/>
          </w:tcPr>
          <w:p w14:paraId="2F3813B9" w14:textId="77777777" w:rsidR="00E43EF1" w:rsidRDefault="00E43EF1">
            <w:pPr>
              <w:pStyle w:val="TableParagraph"/>
              <w:rPr>
                <w:rFonts w:ascii="Times New Roman"/>
              </w:rPr>
            </w:pPr>
          </w:p>
        </w:tc>
        <w:tc>
          <w:tcPr>
            <w:tcW w:w="2156" w:type="dxa"/>
          </w:tcPr>
          <w:p w14:paraId="15596A04" w14:textId="77777777" w:rsidR="00E43EF1" w:rsidRDefault="00E43EF1">
            <w:pPr>
              <w:pStyle w:val="TableParagraph"/>
              <w:rPr>
                <w:rFonts w:ascii="Times New Roman"/>
              </w:rPr>
            </w:pPr>
          </w:p>
        </w:tc>
        <w:tc>
          <w:tcPr>
            <w:tcW w:w="1619" w:type="dxa"/>
          </w:tcPr>
          <w:p w14:paraId="2244CBB6" w14:textId="77777777" w:rsidR="00E43EF1" w:rsidRDefault="00E43EF1">
            <w:pPr>
              <w:pStyle w:val="TableParagraph"/>
              <w:rPr>
                <w:rFonts w:ascii="Times New Roman"/>
              </w:rPr>
            </w:pPr>
          </w:p>
        </w:tc>
      </w:tr>
      <w:tr w:rsidR="00E43EF1" w14:paraId="5E1E1D1B" w14:textId="77777777">
        <w:trPr>
          <w:trHeight w:val="3369"/>
        </w:trPr>
        <w:tc>
          <w:tcPr>
            <w:tcW w:w="1269" w:type="dxa"/>
          </w:tcPr>
          <w:p w14:paraId="0E5EF272" w14:textId="77777777" w:rsidR="00E43EF1" w:rsidRPr="00664963" w:rsidRDefault="000E40D2">
            <w:pPr>
              <w:pStyle w:val="TableParagraph"/>
              <w:spacing w:before="54"/>
              <w:ind w:left="9"/>
              <w:jc w:val="center"/>
              <w:rPr>
                <w:b/>
              </w:rPr>
            </w:pPr>
            <w:r w:rsidRPr="00664963">
              <w:rPr>
                <w:b/>
              </w:rPr>
              <w:t>5</w:t>
            </w:r>
          </w:p>
        </w:tc>
        <w:tc>
          <w:tcPr>
            <w:tcW w:w="2440" w:type="dxa"/>
          </w:tcPr>
          <w:p w14:paraId="6B87BD87" w14:textId="6E2522EA" w:rsidR="00E43EF1" w:rsidRPr="00664963" w:rsidRDefault="00973255">
            <w:pPr>
              <w:pStyle w:val="TableParagraph"/>
              <w:spacing w:before="54"/>
              <w:ind w:left="58"/>
            </w:pPr>
            <w:r w:rsidRPr="00664963">
              <w:t>Kev Npaj Txhij Ntawm Tsev Kawm Qib Siab</w:t>
            </w:r>
          </w:p>
        </w:tc>
        <w:tc>
          <w:tcPr>
            <w:tcW w:w="7626" w:type="dxa"/>
          </w:tcPr>
          <w:p w14:paraId="517ED423" w14:textId="77777777" w:rsidR="00E43EF1" w:rsidRPr="00664963" w:rsidRDefault="000E40D2">
            <w:pPr>
              <w:pStyle w:val="TableParagraph"/>
              <w:spacing w:before="54"/>
              <w:ind w:left="57"/>
            </w:pPr>
            <w:r w:rsidRPr="00664963">
              <w:t>2.5</w:t>
            </w:r>
          </w:p>
          <w:p w14:paraId="69D656D8" w14:textId="69EFDC20" w:rsidR="00E43EF1" w:rsidRPr="00664963" w:rsidRDefault="000E40D2" w:rsidP="00664963">
            <w:pPr>
              <w:pStyle w:val="TableParagraph"/>
              <w:ind w:left="57" w:right="442"/>
            </w:pPr>
            <w:r w:rsidRPr="00664963">
              <w:t xml:space="preserve">Txhawb nqa </w:t>
            </w:r>
            <w:r w:rsidR="00323074" w:rsidRPr="00664963">
              <w:t xml:space="preserve">Tsev Kawm </w:t>
            </w:r>
            <w:r w:rsidRPr="00664963">
              <w:t xml:space="preserve">Twin Rivers cov tsev kawm qib siab kom tsev kawm qib siab thiab </w:t>
            </w:r>
            <w:ins w:id="1544" w:author="Khamsaolee Xainhiaxang" w:date="2021-07-04T15:06:00Z">
              <w:r w:rsidR="00D74B05">
                <w:rPr>
                  <w:rFonts w:cs="DokChampa"/>
                  <w:lang w:bidi="lo-LA"/>
                </w:rPr>
                <w:t xml:space="preserve">kev </w:t>
              </w:r>
            </w:ins>
            <w:r w:rsidRPr="00664963">
              <w:t>npaj t</w:t>
            </w:r>
            <w:ins w:id="1545" w:author="Khamsaolee Xainhiaxang" w:date="2021-07-04T15:06:00Z">
              <w:r w:rsidR="00D74B05">
                <w:t>xhij</w:t>
              </w:r>
            </w:ins>
            <w:del w:id="1546" w:author="Khamsaolee Xainhiaxang" w:date="2021-07-04T15:06:00Z">
              <w:r w:rsidRPr="00664963" w:rsidDel="00D74B05">
                <w:delText>au</w:delText>
              </w:r>
            </w:del>
            <w:ins w:id="1547" w:author="Khamsaolee Xainhiaxang" w:date="2021-07-04T15:06:00Z">
              <w:r w:rsidR="00D74B05">
                <w:t xml:space="preserve"> ua</w:t>
              </w:r>
            </w:ins>
            <w:r w:rsidRPr="00664963">
              <w:t xml:space="preserve"> hauj</w:t>
            </w:r>
            <w:r w:rsidR="00323074" w:rsidRPr="00664963">
              <w:t xml:space="preserve"> </w:t>
            </w:r>
            <w:r w:rsidRPr="00664963">
              <w:t xml:space="preserve">lwm rau txhua tus tub ntxhais </w:t>
            </w:r>
            <w:del w:id="1548" w:author="Khamsaolee Xainhiaxang" w:date="2021-07-04T15:07:00Z">
              <w:r w:rsidRPr="00664963" w:rsidDel="00D74B05">
                <w:delText>hluas</w:delText>
              </w:r>
            </w:del>
            <w:ins w:id="1549" w:author="Khamsaolee Xainhiaxang" w:date="2021-07-04T15:07:00Z">
              <w:r w:rsidR="00D74B05">
                <w:t>kawm xyoo 3</w:t>
              </w:r>
            </w:ins>
            <w:r w:rsidRPr="00664963">
              <w:t xml:space="preserve">, cov </w:t>
            </w:r>
            <w:ins w:id="1550" w:author="Khamsaolee Xainhiaxang" w:date="2021-07-04T15:07:00Z">
              <w:r w:rsidR="00D74B05">
                <w:t>kawm xyoo 4</w:t>
              </w:r>
            </w:ins>
            <w:del w:id="1551" w:author="Khamsaolee Xainhiaxang" w:date="2021-07-04T15:07:00Z">
              <w:r w:rsidRPr="00664963" w:rsidDel="00D74B05">
                <w:delText>laus</w:delText>
              </w:r>
            </w:del>
            <w:r w:rsidRPr="00664963">
              <w:t xml:space="preserve"> thiab lawv niam</w:t>
            </w:r>
            <w:r w:rsidR="00323074" w:rsidRPr="00664963">
              <w:t xml:space="preserve"> txiv</w:t>
            </w:r>
            <w:r w:rsidRPr="00664963">
              <w:t>.</w:t>
            </w:r>
            <w:r w:rsidR="00664963">
              <w:t xml:space="preserve"> </w:t>
            </w:r>
            <w:ins w:id="1552" w:author="Khamsaolee Xainhiaxang" w:date="2021-07-04T15:09:00Z">
              <w:r w:rsidR="00D74B05">
                <w:t xml:space="preserve">Kev Kawm ua </w:t>
              </w:r>
            </w:ins>
            <w:r w:rsidRPr="00664963">
              <w:t xml:space="preserve">Cov Kws Pab Tswv Yim rau kev tsim cov kev coj ua uas siv cov tswv yim tshaj plaws, raws sij hawm, thiab muaj cov ntaub ntawv tsim nyog los tsim cov txheej txheem soj ntsuam cov ntaub ntawv uas txhawb </w:t>
            </w:r>
            <w:ins w:id="1553" w:author="Khamsaolee Xainhiaxang" w:date="2021-07-04T15:11:00Z">
              <w:r w:rsidR="00D74B05" w:rsidRPr="00664963">
                <w:t>kev ua tiav</w:t>
              </w:r>
              <w:r w:rsidR="00D74B05">
                <w:t xml:space="preserve"> ntawm </w:t>
              </w:r>
            </w:ins>
            <w:r w:rsidRPr="00664963">
              <w:t>cov tub ntxhais kawm</w:t>
            </w:r>
            <w:del w:id="1554" w:author="Khamsaolee Xainhiaxang" w:date="2021-07-04T15:10:00Z">
              <w:r w:rsidRPr="00664963" w:rsidDel="00D74B05">
                <w:delText xml:space="preserve"> kev ua tiav</w:delText>
              </w:r>
            </w:del>
            <w:r w:rsidRPr="00664963">
              <w:t>.</w:t>
            </w:r>
          </w:p>
          <w:p w14:paraId="5ECE8D3C" w14:textId="77777777" w:rsidR="00E43EF1" w:rsidRPr="00664963" w:rsidRDefault="00E43EF1">
            <w:pPr>
              <w:pStyle w:val="TableParagraph"/>
              <w:rPr>
                <w:b/>
              </w:rPr>
            </w:pPr>
          </w:p>
          <w:p w14:paraId="350D1ECC" w14:textId="77777777" w:rsidR="00E43EF1" w:rsidRPr="00664963" w:rsidRDefault="000E40D2">
            <w:pPr>
              <w:pStyle w:val="TableParagraph"/>
              <w:ind w:left="57"/>
              <w:jc w:val="both"/>
            </w:pPr>
            <w:r w:rsidRPr="00664963">
              <w:t>Txhua S</w:t>
            </w:r>
            <w:del w:id="1555" w:author="Khamsaolee Xainhiaxang" w:date="2021-07-04T15:11:00Z">
              <w:r w:rsidRPr="00664963" w:rsidDel="00D74B05">
                <w:delText xml:space="preserve"> </w:delText>
              </w:r>
            </w:del>
            <w:r w:rsidRPr="00664963">
              <w:t>/</w:t>
            </w:r>
            <w:del w:id="1556" w:author="Khamsaolee Xainhiaxang" w:date="2021-07-04T15:11:00Z">
              <w:r w:rsidRPr="00664963" w:rsidDel="00D74B05">
                <w:delText xml:space="preserve"> </w:delText>
              </w:r>
            </w:del>
            <w:r w:rsidRPr="00664963">
              <w:t>C</w:t>
            </w:r>
          </w:p>
        </w:tc>
        <w:tc>
          <w:tcPr>
            <w:tcW w:w="2156" w:type="dxa"/>
          </w:tcPr>
          <w:p w14:paraId="53635671" w14:textId="77777777" w:rsidR="00E43EF1" w:rsidRPr="00664963" w:rsidRDefault="000E40D2">
            <w:pPr>
              <w:pStyle w:val="TableParagraph"/>
              <w:spacing w:before="54"/>
              <w:ind w:left="141" w:right="132"/>
              <w:jc w:val="center"/>
            </w:pPr>
            <w:r w:rsidRPr="00664963">
              <w:t>$ 23,000.00</w:t>
            </w:r>
          </w:p>
        </w:tc>
        <w:tc>
          <w:tcPr>
            <w:tcW w:w="1619" w:type="dxa"/>
          </w:tcPr>
          <w:p w14:paraId="24F82131" w14:textId="7853CB1C" w:rsidR="00E43EF1" w:rsidRPr="00664963" w:rsidRDefault="000E40D2">
            <w:pPr>
              <w:pStyle w:val="TableParagraph"/>
              <w:spacing w:before="54"/>
              <w:ind w:left="33" w:right="52"/>
              <w:jc w:val="center"/>
            </w:pPr>
            <w:r w:rsidRPr="00664963">
              <w:t xml:space="preserve">Yog </w:t>
            </w:r>
          </w:p>
        </w:tc>
      </w:tr>
    </w:tbl>
    <w:p w14:paraId="444F7983" w14:textId="77777777" w:rsidR="00E43EF1" w:rsidRDefault="00E43EF1">
      <w:pPr>
        <w:pStyle w:val="BodyText"/>
        <w:spacing w:before="11"/>
        <w:rPr>
          <w:b/>
          <w:sz w:val="7"/>
        </w:rPr>
      </w:pPr>
    </w:p>
    <w:p w14:paraId="37F5753A" w14:textId="73D33883" w:rsidR="00E43EF1" w:rsidRPr="00453B21" w:rsidRDefault="00151748">
      <w:pPr>
        <w:spacing w:before="88"/>
        <w:ind w:left="240"/>
        <w:rPr>
          <w:b/>
          <w:sz w:val="32"/>
          <w:szCs w:val="32"/>
        </w:rPr>
      </w:pPr>
      <w:hyperlink r:id="rId28" w:anchor="GoalAnalysis">
        <w:r w:rsidR="0036668D" w:rsidRPr="00453B21">
          <w:rPr>
            <w:b/>
            <w:sz w:val="32"/>
            <w:szCs w:val="32"/>
          </w:rPr>
          <w:t xml:space="preserve">Kev </w:t>
        </w:r>
        <w:r w:rsidR="00061E40" w:rsidRPr="00453B21">
          <w:rPr>
            <w:b/>
            <w:sz w:val="32"/>
            <w:szCs w:val="32"/>
          </w:rPr>
          <w:t>Tshawb</w:t>
        </w:r>
        <w:r w:rsidR="0036668D" w:rsidRPr="00453B21">
          <w:rPr>
            <w:b/>
            <w:sz w:val="32"/>
            <w:szCs w:val="32"/>
          </w:rPr>
          <w:t xml:space="preserve"> Xyuas </w:t>
        </w:r>
        <w:r w:rsidR="00B05ADA">
          <w:rPr>
            <w:b/>
            <w:sz w:val="32"/>
            <w:szCs w:val="32"/>
          </w:rPr>
          <w:t>Cov</w:t>
        </w:r>
        <w:r w:rsidR="000E40D2" w:rsidRPr="00453B21">
          <w:rPr>
            <w:b/>
            <w:sz w:val="32"/>
            <w:szCs w:val="32"/>
          </w:rPr>
          <w:t xml:space="preserve"> Hom Phiaj [2021-22]</w:t>
        </w:r>
      </w:hyperlink>
    </w:p>
    <w:p w14:paraId="5E9EF55B" w14:textId="6EA26DFD" w:rsidR="00E43EF1" w:rsidRPr="005819B9" w:rsidRDefault="007C68E6">
      <w:pPr>
        <w:pStyle w:val="BodyText"/>
        <w:ind w:left="240"/>
        <w:rPr>
          <w:sz w:val="22"/>
          <w:szCs w:val="22"/>
        </w:rPr>
      </w:pPr>
      <w:r w:rsidRPr="00E73BE9">
        <w:rPr>
          <w:sz w:val="22"/>
          <w:szCs w:val="22"/>
        </w:rPr>
        <w:t xml:space="preserve">Kev tshawb xyuas </w:t>
      </w:r>
      <w:del w:id="1557" w:author="Khamsaolee Xainhiaxang" w:date="2021-07-04T15:15:00Z">
        <w:r w:rsidRPr="00E73BE9" w:rsidDel="00C90046">
          <w:rPr>
            <w:sz w:val="22"/>
            <w:szCs w:val="22"/>
          </w:rPr>
          <w:delText xml:space="preserve">ntawm yuav ua li </w:delText>
        </w:r>
      </w:del>
      <w:ins w:id="1558" w:author="Khamsaolee Xainhiaxang" w:date="2021-07-04T15:15:00Z">
        <w:r w:rsidR="00C90046">
          <w:rPr>
            <w:sz w:val="22"/>
            <w:szCs w:val="22"/>
          </w:rPr>
          <w:t xml:space="preserve">txog tias </w:t>
        </w:r>
      </w:ins>
      <w:del w:id="1559" w:author="Khamsaolee Xainhiaxang" w:date="2021-07-04T15:15:00Z">
        <w:r w:rsidRPr="00E73BE9" w:rsidDel="00C90046">
          <w:rPr>
            <w:sz w:val="22"/>
            <w:szCs w:val="22"/>
          </w:rPr>
          <w:delText>cas</w:delText>
        </w:r>
      </w:del>
      <w:r w:rsidRPr="00E73BE9">
        <w:rPr>
          <w:sz w:val="22"/>
          <w:szCs w:val="22"/>
        </w:rPr>
        <w:t xml:space="preserve"> lub hom phiaj no </w:t>
      </w:r>
      <w:ins w:id="1560" w:author="Khamsaolee Xainhiaxang" w:date="2021-07-04T15:15:00Z">
        <w:r w:rsidR="00C90046">
          <w:rPr>
            <w:sz w:val="22"/>
            <w:szCs w:val="22"/>
          </w:rPr>
          <w:t xml:space="preserve">raug </w:t>
        </w:r>
      </w:ins>
      <w:del w:id="1561" w:author="Khamsaolee Xainhiaxang" w:date="2021-07-04T15:15:00Z">
        <w:r w:rsidRPr="00E73BE9" w:rsidDel="00C90046">
          <w:rPr>
            <w:sz w:val="22"/>
            <w:szCs w:val="22"/>
          </w:rPr>
          <w:delText xml:space="preserve">thiaj </w:delText>
        </w:r>
      </w:del>
      <w:r w:rsidRPr="00E73BE9">
        <w:rPr>
          <w:sz w:val="22"/>
          <w:szCs w:val="22"/>
        </w:rPr>
        <w:t xml:space="preserve">ua tiav </w:t>
      </w:r>
      <w:ins w:id="1562" w:author="Khamsaolee Xainhiaxang" w:date="2021-07-04T15:16:00Z">
        <w:r w:rsidR="00C90046">
          <w:rPr>
            <w:sz w:val="22"/>
            <w:szCs w:val="22"/>
          </w:rPr>
          <w:t>nyob rau</w:t>
        </w:r>
      </w:ins>
      <w:del w:id="1563" w:author="Khamsaolee Xainhiaxang" w:date="2021-07-04T15:16:00Z">
        <w:r w:rsidRPr="00E73BE9" w:rsidDel="00C90046">
          <w:rPr>
            <w:sz w:val="22"/>
            <w:szCs w:val="22"/>
          </w:rPr>
          <w:delText>hauv</w:delText>
        </w:r>
      </w:del>
      <w:r w:rsidRPr="00E73BE9">
        <w:rPr>
          <w:sz w:val="22"/>
          <w:szCs w:val="22"/>
        </w:rPr>
        <w:t xml:space="preserve"> lub xyoo dhau los</w:t>
      </w:r>
      <w:ins w:id="1564" w:author="Khamsaolee Xainhiaxang" w:date="2021-07-04T15:16:00Z">
        <w:r w:rsidR="00C90046">
          <w:rPr>
            <w:sz w:val="22"/>
            <w:szCs w:val="22"/>
          </w:rPr>
          <w:t xml:space="preserve"> tau li cas</w:t>
        </w:r>
      </w:ins>
      <w:r w:rsidR="000E40D2" w:rsidRPr="005819B9">
        <w:rPr>
          <w:sz w:val="22"/>
          <w:szCs w:val="22"/>
        </w:rPr>
        <w:t>.</w:t>
      </w:r>
    </w:p>
    <w:p w14:paraId="51656FC2" w14:textId="2C7E4650" w:rsidR="00D8482E" w:rsidRPr="008F5A76" w:rsidRDefault="00B672F4" w:rsidP="00D8482E">
      <w:pPr>
        <w:pStyle w:val="BodyText"/>
        <w:tabs>
          <w:tab w:val="left" w:pos="15388"/>
        </w:tabs>
        <w:ind w:left="240"/>
        <w:rPr>
          <w:sz w:val="22"/>
          <w:szCs w:val="22"/>
        </w:rPr>
      </w:pPr>
      <w:r>
        <w:rPr>
          <w:noProof/>
          <w:sz w:val="22"/>
          <w:szCs w:val="22"/>
          <w:lang w:bidi="th-TH"/>
        </w:rPr>
        <mc:AlternateContent>
          <mc:Choice Requires="wps">
            <w:drawing>
              <wp:anchor distT="0" distB="0" distL="0" distR="0" simplePos="0" relativeHeight="251943936" behindDoc="1" locked="0" layoutInCell="1" allowOverlap="1" wp14:anchorId="2E4063FB" wp14:editId="2A6A898F">
                <wp:simplePos x="0" y="0"/>
                <wp:positionH relativeFrom="page">
                  <wp:posOffset>234950</wp:posOffset>
                </wp:positionH>
                <wp:positionV relativeFrom="paragraph">
                  <wp:posOffset>254635</wp:posOffset>
                </wp:positionV>
                <wp:extent cx="9588500" cy="278130"/>
                <wp:effectExtent l="0" t="0" r="0" b="0"/>
                <wp:wrapTopAndBottom/>
                <wp:docPr id="439" name="Text 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27813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37458218" w14:textId="51EF45C3" w:rsidR="00AD19E5" w:rsidRPr="00C91568" w:rsidRDefault="00AD19E5" w:rsidP="00D8482E">
                            <w:pPr>
                              <w:pStyle w:val="BodyText"/>
                              <w:spacing w:before="58"/>
                              <w:ind w:left="48"/>
                              <w:rPr>
                                <w:sz w:val="22"/>
                                <w:szCs w:val="22"/>
                              </w:rPr>
                            </w:pPr>
                            <w:r w:rsidRPr="00C91568">
                              <w:rPr>
                                <w:sz w:val="22"/>
                                <w:szCs w:val="22"/>
                              </w:rPr>
                              <w:t xml:space="preserve">Kev tshawb xyuas ntawm xyoo 2021-22 cov hom phiaj yuav tshwm sim </w:t>
                            </w:r>
                            <w:del w:id="1565" w:author="Khamsaolee Xainhiaxang" w:date="2021-07-04T15:18:00Z">
                              <w:r w:rsidRPr="00C91568" w:rsidDel="00C90046">
                                <w:rPr>
                                  <w:sz w:val="22"/>
                                  <w:szCs w:val="22"/>
                                </w:rPr>
                                <w:delText>thaum lub caij hloov pauv</w:delText>
                              </w:r>
                            </w:del>
                            <w:ins w:id="1566" w:author="Khamsaolee Xainhiaxang" w:date="2021-07-04T15:18:00Z">
                              <w:r>
                                <w:rPr>
                                  <w:sz w:val="22"/>
                                  <w:szCs w:val="22"/>
                                </w:rPr>
                                <w:t>nyob rau</w:t>
                              </w:r>
                            </w:ins>
                            <w:r w:rsidRPr="00C91568">
                              <w:rPr>
                                <w:sz w:val="22"/>
                                <w:szCs w:val="22"/>
                              </w:rPr>
                              <w:t xml:space="preserve"> xyoo 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063FB" id="Text Box 447" o:spid="_x0000_s1063" type="#_x0000_t202" style="position:absolute;left:0;text-align:left;margin-left:18.5pt;margin-top:20.05pt;width:755pt;height:21.9pt;z-index:-251372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" filled="f" strokecolor="#8496b0" strokeweight="1pt">
                <v:textbox inset="0,0,0,0">
                  <w:txbxContent>
                    <w:p w14:paraId="37458218" w14:textId="51EF45C3" w:rsidR="00AD19E5" w:rsidRPr="00C91568" w:rsidRDefault="00AD19E5" w:rsidP="00D8482E">
                      <w:pPr>
                        <w:pStyle w:val="BodyText"/>
                        <w:spacing w:before="58"/>
                        <w:ind w:left="48"/>
                        <w:rPr>
                          <w:sz w:val="22"/>
                          <w:szCs w:val="22"/>
                        </w:rPr>
                      </w:pPr>
                      <w:r w:rsidRPr="00C91568">
                        <w:rPr>
                          <w:sz w:val="22"/>
                          <w:szCs w:val="22"/>
                        </w:rPr>
                        <w:t xml:space="preserve">Kev tshawb xyuas ntawm xyoo 2021-22 cov hom phiaj yuav tshwm sim </w:t>
                      </w:r>
                      <w:del w:id="1567" w:author="Khamsaolee Xainhiaxang" w:date="2021-07-04T15:18:00Z">
                        <w:r w:rsidRPr="00C91568" w:rsidDel="00C90046">
                          <w:rPr>
                            <w:sz w:val="22"/>
                            <w:szCs w:val="22"/>
                          </w:rPr>
                          <w:delText>thaum lub caij hloov pauv</w:delText>
                        </w:r>
                      </w:del>
                      <w:ins w:id="1568" w:author="Khamsaolee Xainhiaxang" w:date="2021-07-04T15:18:00Z">
                        <w:r>
                          <w:rPr>
                            <w:sz w:val="22"/>
                            <w:szCs w:val="22"/>
                          </w:rPr>
                          <w:t>nyob rau</w:t>
                        </w:r>
                      </w:ins>
                      <w:r w:rsidRPr="00C91568">
                        <w:rPr>
                          <w:sz w:val="22"/>
                          <w:szCs w:val="22"/>
                        </w:rPr>
                        <w:t xml:space="preserve"> xyoo 2022-23.</w:t>
                      </w:r>
                    </w:p>
                  </w:txbxContent>
                </v:textbox>
                <w10:wrap type="topAndBottom" anchorx="page"/>
              </v:shape>
            </w:pict>
          </mc:Fallback>
        </mc:AlternateContent>
      </w:r>
      <w:r w:rsidR="00D8482E" w:rsidRPr="008F5A76">
        <w:rPr>
          <w:sz w:val="22"/>
          <w:szCs w:val="22"/>
          <w:shd w:val="clear" w:color="auto" w:fill="DBE5F1"/>
        </w:rPr>
        <w:t>Cov lus piav qhia txog qhov muaj qhov sib txawv tshwj xeeb hauv kev npaj nqis tes ua thiab cov kev nqis tes ua tiag</w:t>
      </w:r>
      <w:del w:id="1569" w:author="Khamsaolee Xainhiaxang" w:date="2021-07-04T15:17:00Z">
        <w:r w:rsidR="00D8482E" w:rsidRPr="008F5A76" w:rsidDel="00C90046">
          <w:rPr>
            <w:sz w:val="22"/>
            <w:szCs w:val="22"/>
            <w:shd w:val="clear" w:color="auto" w:fill="DBE5F1"/>
          </w:rPr>
          <w:delText xml:space="preserve"> ntawm kev ua</w:delText>
        </w:r>
      </w:del>
      <w:r w:rsidR="00D8482E" w:rsidRPr="008F5A76">
        <w:rPr>
          <w:sz w:val="22"/>
          <w:szCs w:val="22"/>
          <w:shd w:val="clear" w:color="auto" w:fill="DBE5F1"/>
        </w:rPr>
        <w:t>.</w:t>
      </w:r>
      <w:r w:rsidR="00D8482E" w:rsidRPr="008F5A76">
        <w:rPr>
          <w:sz w:val="22"/>
          <w:szCs w:val="22"/>
          <w:shd w:val="clear" w:color="auto" w:fill="DBE5F1"/>
        </w:rPr>
        <w:tab/>
      </w:r>
    </w:p>
    <w:p w14:paraId="3B7D4490" w14:textId="77777777" w:rsidR="00D8482E" w:rsidRDefault="00D8482E" w:rsidP="00D8482E">
      <w:pPr>
        <w:pStyle w:val="BodyText"/>
        <w:spacing w:before="5"/>
        <w:rPr>
          <w:sz w:val="13"/>
        </w:rPr>
      </w:pPr>
    </w:p>
    <w:p w14:paraId="4FBC0F0B" w14:textId="17827793" w:rsidR="00D8482E" w:rsidRPr="002D67EB" w:rsidRDefault="00B672F4" w:rsidP="00D8482E">
      <w:pPr>
        <w:pStyle w:val="BodyText"/>
        <w:tabs>
          <w:tab w:val="left" w:pos="15388"/>
        </w:tabs>
        <w:spacing w:before="92"/>
        <w:ind w:left="240"/>
        <w:rPr>
          <w:sz w:val="22"/>
          <w:szCs w:val="22"/>
        </w:rPr>
      </w:pPr>
      <w:r>
        <w:rPr>
          <w:noProof/>
          <w:sz w:val="22"/>
          <w:szCs w:val="22"/>
          <w:lang w:bidi="th-TH"/>
        </w:rPr>
        <mc:AlternateContent>
          <mc:Choice Requires="wps">
            <w:drawing>
              <wp:anchor distT="0" distB="0" distL="0" distR="0" simplePos="0" relativeHeight="251944960" behindDoc="1" locked="0" layoutInCell="1" allowOverlap="1" wp14:anchorId="77484F13" wp14:editId="0C030179">
                <wp:simplePos x="0" y="0"/>
                <wp:positionH relativeFrom="page">
                  <wp:posOffset>234950</wp:posOffset>
                </wp:positionH>
                <wp:positionV relativeFrom="paragraph">
                  <wp:posOffset>313055</wp:posOffset>
                </wp:positionV>
                <wp:extent cx="9588500" cy="278130"/>
                <wp:effectExtent l="0" t="0" r="0" b="0"/>
                <wp:wrapTopAndBottom/>
                <wp:docPr id="438" name="Text 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27813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009C9868" w14:textId="04768032" w:rsidR="00AD19E5" w:rsidRPr="00C91568" w:rsidRDefault="00AD19E5" w:rsidP="00D8482E">
                            <w:pPr>
                              <w:pStyle w:val="BodyText"/>
                              <w:spacing w:before="58"/>
                              <w:ind w:left="48"/>
                              <w:rPr>
                                <w:sz w:val="22"/>
                                <w:szCs w:val="22"/>
                              </w:rPr>
                            </w:pPr>
                            <w:r w:rsidRPr="00C91568">
                              <w:rPr>
                                <w:sz w:val="22"/>
                                <w:szCs w:val="22"/>
                              </w:rPr>
                              <w:t xml:space="preserve">Kev tshawb xyuas ntawm xyoo 2021-22 cov hom phiaj yuav tshwm sim </w:t>
                            </w:r>
                            <w:ins w:id="1570" w:author="Khamsaolee Xainhiaxang" w:date="2021-07-04T15:18:00Z">
                              <w:r>
                                <w:rPr>
                                  <w:sz w:val="22"/>
                                  <w:szCs w:val="22"/>
                                </w:rPr>
                                <w:t>nyob rau</w:t>
                              </w:r>
                              <w:r w:rsidRPr="00C91568">
                                <w:rPr>
                                  <w:sz w:val="22"/>
                                  <w:szCs w:val="22"/>
                                </w:rPr>
                                <w:t xml:space="preserve"> </w:t>
                              </w:r>
                            </w:ins>
                            <w:del w:id="1571" w:author="Khamsaolee Xainhiaxang" w:date="2021-07-04T15:18:00Z">
                              <w:r w:rsidRPr="00C91568" w:rsidDel="00C90046">
                                <w:rPr>
                                  <w:sz w:val="22"/>
                                  <w:szCs w:val="22"/>
                                </w:rPr>
                                <w:delText xml:space="preserve">thaum lub caij hloov pauv </w:delText>
                              </w:r>
                            </w:del>
                            <w:r w:rsidRPr="00C91568">
                              <w:rPr>
                                <w:sz w:val="22"/>
                                <w:szCs w:val="22"/>
                              </w:rPr>
                              <w:t>xyoo 2022-23.</w:t>
                            </w:r>
                          </w:p>
                          <w:p w14:paraId="128F7E6A" w14:textId="77777777" w:rsidR="00AD19E5" w:rsidRDefault="00AD19E5" w:rsidP="00D8482E">
                            <w:pPr>
                              <w:pStyle w:val="BodyText"/>
                              <w:spacing w:before="58"/>
                              <w:ind w:left="48"/>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484F13" id="Text Box 448" o:spid="_x0000_s1064" type="#_x0000_t202" style="position:absolute;left:0;text-align:left;margin-left:18.5pt;margin-top:24.65pt;width:755pt;height:21.9pt;z-index:-251371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" filled="f" strokecolor="#8496b0" strokeweight="1pt">
                <v:textbox inset="0,0,0,0">
                  <w:txbxContent>
                    <w:p w14:paraId="009C9868" w14:textId="04768032" w:rsidR="00AD19E5" w:rsidRPr="00C91568" w:rsidRDefault="00AD19E5" w:rsidP="00D8482E">
                      <w:pPr>
                        <w:pStyle w:val="BodyText"/>
                        <w:spacing w:before="58"/>
                        <w:ind w:left="48"/>
                        <w:rPr>
                          <w:sz w:val="22"/>
                          <w:szCs w:val="22"/>
                        </w:rPr>
                      </w:pPr>
                      <w:r w:rsidRPr="00C91568">
                        <w:rPr>
                          <w:sz w:val="22"/>
                          <w:szCs w:val="22"/>
                        </w:rPr>
                        <w:t xml:space="preserve">Kev tshawb xyuas ntawm xyoo 2021-22 cov hom phiaj yuav tshwm sim </w:t>
                      </w:r>
                      <w:ins w:id="1572" w:author="Khamsaolee Xainhiaxang" w:date="2021-07-04T15:18:00Z">
                        <w:r>
                          <w:rPr>
                            <w:sz w:val="22"/>
                            <w:szCs w:val="22"/>
                          </w:rPr>
                          <w:t>nyob rau</w:t>
                        </w:r>
                        <w:r w:rsidRPr="00C91568">
                          <w:rPr>
                            <w:sz w:val="22"/>
                            <w:szCs w:val="22"/>
                          </w:rPr>
                          <w:t xml:space="preserve"> </w:t>
                        </w:r>
                      </w:ins>
                      <w:del w:id="1573" w:author="Khamsaolee Xainhiaxang" w:date="2021-07-04T15:18:00Z">
                        <w:r w:rsidRPr="00C91568" w:rsidDel="00C90046">
                          <w:rPr>
                            <w:sz w:val="22"/>
                            <w:szCs w:val="22"/>
                          </w:rPr>
                          <w:delText xml:space="preserve">thaum lub caij hloov pauv </w:delText>
                        </w:r>
                      </w:del>
                      <w:r w:rsidRPr="00C91568">
                        <w:rPr>
                          <w:sz w:val="22"/>
                          <w:szCs w:val="22"/>
                        </w:rPr>
                        <w:t>xyoo 2022-23.</w:t>
                      </w:r>
                    </w:p>
                    <w:p w14:paraId="128F7E6A" w14:textId="77777777" w:rsidR="00AD19E5" w:rsidRDefault="00AD19E5" w:rsidP="00D8482E">
                      <w:pPr>
                        <w:pStyle w:val="BodyText"/>
                        <w:spacing w:before="58"/>
                        <w:ind w:left="48"/>
                      </w:pPr>
                    </w:p>
                  </w:txbxContent>
                </v:textbox>
                <w10:wrap type="topAndBottom" anchorx="page"/>
              </v:shape>
            </w:pict>
          </mc:Fallback>
        </mc:AlternateContent>
      </w:r>
      <w:r w:rsidR="00D8482E" w:rsidRPr="002D67EB">
        <w:rPr>
          <w:sz w:val="22"/>
          <w:szCs w:val="22"/>
          <w:shd w:val="clear" w:color="auto" w:fill="DBE5F1"/>
        </w:rPr>
        <w:t xml:space="preserve">Cov lus piav qhia txog qhov sib txawv ntawm cov </w:t>
      </w:r>
      <w:del w:id="1574" w:author="Khamsaolee Xainhiaxang" w:date="2021-07-04T15:20:00Z">
        <w:r w:rsidR="00D8482E" w:rsidRPr="002D67EB" w:rsidDel="00C90046">
          <w:rPr>
            <w:sz w:val="22"/>
            <w:szCs w:val="22"/>
            <w:shd w:val="clear" w:color="auto" w:fill="DBE5F1"/>
          </w:rPr>
          <w:delText xml:space="preserve">khoom siv Kev Siv </w:delText>
        </w:r>
      </w:del>
      <w:r w:rsidR="00D8482E" w:rsidRPr="002D67EB">
        <w:rPr>
          <w:sz w:val="22"/>
          <w:szCs w:val="22"/>
          <w:shd w:val="clear" w:color="auto" w:fill="DBE5F1"/>
        </w:rPr>
        <w:t>Nyiaj Txiag</w:t>
      </w:r>
      <w:ins w:id="1575" w:author="Khamsaolee Xainhiaxang" w:date="2021-07-04T15:21:00Z">
        <w:r w:rsidR="00C90046" w:rsidRPr="00C90046">
          <w:rPr>
            <w:sz w:val="22"/>
            <w:szCs w:val="22"/>
            <w:shd w:val="clear" w:color="auto" w:fill="DBE5F1"/>
          </w:rPr>
          <w:t xml:space="preserve"> </w:t>
        </w:r>
        <w:r w:rsidR="00C90046">
          <w:rPr>
            <w:sz w:val="22"/>
            <w:szCs w:val="22"/>
            <w:shd w:val="clear" w:color="auto" w:fill="DBE5F1"/>
          </w:rPr>
          <w:t>vam tias yuav siv thiab cov</w:t>
        </w:r>
        <w:r w:rsidR="00C90046" w:rsidRPr="002D67EB">
          <w:rPr>
            <w:sz w:val="22"/>
            <w:szCs w:val="22"/>
            <w:shd w:val="clear" w:color="auto" w:fill="DBE5F1"/>
          </w:rPr>
          <w:t xml:space="preserve"> Nyiaj</w:t>
        </w:r>
        <w:r w:rsidR="00C90046">
          <w:rPr>
            <w:sz w:val="22"/>
            <w:szCs w:val="22"/>
            <w:shd w:val="clear" w:color="auto" w:fill="DBE5F1"/>
          </w:rPr>
          <w:t xml:space="preserve"> yuav siv tiag</w:t>
        </w:r>
        <w:r w:rsidR="00C90046" w:rsidRPr="002D67EB">
          <w:rPr>
            <w:sz w:val="22"/>
            <w:szCs w:val="22"/>
            <w:shd w:val="clear" w:color="auto" w:fill="DBE5F1"/>
          </w:rPr>
          <w:t>.</w:t>
        </w:r>
      </w:ins>
      <w:del w:id="1576" w:author="Khamsaolee Xainhiaxang" w:date="2021-07-04T15:21:00Z">
        <w:r w:rsidR="00D8482E" w:rsidRPr="002D67EB" w:rsidDel="00C90046">
          <w:rPr>
            <w:sz w:val="22"/>
            <w:szCs w:val="22"/>
            <w:shd w:val="clear" w:color="auto" w:fill="DBE5F1"/>
          </w:rPr>
          <w:delText xml:space="preserve"> thiab Keb Kwv Nyiaj.</w:delText>
        </w:r>
      </w:del>
      <w:r w:rsidR="00D8482E" w:rsidRPr="002D67EB">
        <w:rPr>
          <w:sz w:val="22"/>
          <w:szCs w:val="22"/>
          <w:shd w:val="clear" w:color="auto" w:fill="DBE5F1"/>
        </w:rPr>
        <w:tab/>
      </w:r>
    </w:p>
    <w:p w14:paraId="7C9A04D1" w14:textId="77777777" w:rsidR="00D8482E" w:rsidRDefault="00D8482E" w:rsidP="00D8482E">
      <w:pPr>
        <w:pStyle w:val="BodyText"/>
        <w:spacing w:before="5"/>
        <w:rPr>
          <w:sz w:val="13"/>
        </w:rPr>
      </w:pPr>
    </w:p>
    <w:p w14:paraId="3BB7AE60" w14:textId="674E8963" w:rsidR="00D8482E" w:rsidRPr="00F3044D" w:rsidRDefault="00B672F4" w:rsidP="00D8482E">
      <w:pPr>
        <w:pStyle w:val="BodyText"/>
        <w:tabs>
          <w:tab w:val="left" w:pos="15388"/>
        </w:tabs>
        <w:spacing w:before="92"/>
        <w:ind w:left="240"/>
        <w:rPr>
          <w:sz w:val="22"/>
          <w:szCs w:val="22"/>
        </w:rPr>
      </w:pPr>
      <w:r>
        <w:rPr>
          <w:noProof/>
          <w:sz w:val="22"/>
          <w:szCs w:val="22"/>
          <w:lang w:bidi="th-TH"/>
        </w:rPr>
        <mc:AlternateContent>
          <mc:Choice Requires="wps">
            <w:drawing>
              <wp:anchor distT="0" distB="0" distL="0" distR="0" simplePos="0" relativeHeight="251945984" behindDoc="1" locked="0" layoutInCell="1" allowOverlap="1" wp14:anchorId="2C0E8344" wp14:editId="3B487F75">
                <wp:simplePos x="0" y="0"/>
                <wp:positionH relativeFrom="page">
                  <wp:posOffset>234950</wp:posOffset>
                </wp:positionH>
                <wp:positionV relativeFrom="paragraph">
                  <wp:posOffset>313055</wp:posOffset>
                </wp:positionV>
                <wp:extent cx="9588500" cy="278130"/>
                <wp:effectExtent l="0" t="0" r="0" b="0"/>
                <wp:wrapTopAndBottom/>
                <wp:docPr id="437" name="Text 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27813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25F15791" w14:textId="0C7D3B8D" w:rsidR="00AD19E5" w:rsidRPr="00C91568" w:rsidRDefault="00AD19E5" w:rsidP="00D8482E">
                            <w:pPr>
                              <w:pStyle w:val="BodyText"/>
                              <w:spacing w:before="58"/>
                              <w:ind w:left="48"/>
                              <w:rPr>
                                <w:sz w:val="22"/>
                                <w:szCs w:val="22"/>
                              </w:rPr>
                            </w:pPr>
                            <w:r w:rsidRPr="00C91568">
                              <w:rPr>
                                <w:sz w:val="22"/>
                                <w:szCs w:val="22"/>
                              </w:rPr>
                              <w:t xml:space="preserve">Kev tshawb xyuas ntawm xyoo 2021-22 cov hom phiaj yuav tshwm sim </w:t>
                            </w:r>
                            <w:ins w:id="1577" w:author="Khamsaolee Xainhiaxang" w:date="2021-07-04T15:18:00Z">
                              <w:r>
                                <w:rPr>
                                  <w:sz w:val="22"/>
                                  <w:szCs w:val="22"/>
                                </w:rPr>
                                <w:t>nyob rau</w:t>
                              </w:r>
                              <w:r w:rsidRPr="00C91568">
                                <w:rPr>
                                  <w:sz w:val="22"/>
                                  <w:szCs w:val="22"/>
                                </w:rPr>
                                <w:t xml:space="preserve"> </w:t>
                              </w:r>
                            </w:ins>
                            <w:del w:id="1578" w:author="Khamsaolee Xainhiaxang" w:date="2021-07-04T15:18:00Z">
                              <w:r w:rsidRPr="00C91568" w:rsidDel="00C90046">
                                <w:rPr>
                                  <w:sz w:val="22"/>
                                  <w:szCs w:val="22"/>
                                </w:rPr>
                                <w:delText xml:space="preserve">thaum lub caij hloov pauv </w:delText>
                              </w:r>
                            </w:del>
                            <w:r w:rsidRPr="00C91568">
                              <w:rPr>
                                <w:sz w:val="22"/>
                                <w:szCs w:val="22"/>
                              </w:rPr>
                              <w:t>xyoo 2022-23.</w:t>
                            </w:r>
                          </w:p>
                          <w:p w14:paraId="36B9175A" w14:textId="77777777" w:rsidR="00AD19E5" w:rsidRDefault="00AD19E5" w:rsidP="00D8482E">
                            <w:pPr>
                              <w:pStyle w:val="BodyText"/>
                              <w:spacing w:before="58"/>
                              <w:ind w:left="48"/>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0E8344" id="Text Box 449" o:spid="_x0000_s1065" type="#_x0000_t202" style="position:absolute;left:0;text-align:left;margin-left:18.5pt;margin-top:24.65pt;width:755pt;height:21.9pt;z-index:-251370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" filled="f" strokecolor="#8496b0" strokeweight="1pt">
                <v:textbox inset="0,0,0,0">
                  <w:txbxContent>
                    <w:p w14:paraId="25F15791" w14:textId="0C7D3B8D" w:rsidR="00AD19E5" w:rsidRPr="00C91568" w:rsidRDefault="00AD19E5" w:rsidP="00D8482E">
                      <w:pPr>
                        <w:pStyle w:val="BodyText"/>
                        <w:spacing w:before="58"/>
                        <w:ind w:left="48"/>
                        <w:rPr>
                          <w:sz w:val="22"/>
                          <w:szCs w:val="22"/>
                        </w:rPr>
                      </w:pPr>
                      <w:r w:rsidRPr="00C91568">
                        <w:rPr>
                          <w:sz w:val="22"/>
                          <w:szCs w:val="22"/>
                        </w:rPr>
                        <w:t xml:space="preserve">Kev tshawb xyuas ntawm xyoo 2021-22 cov hom phiaj yuav tshwm sim </w:t>
                      </w:r>
                      <w:ins w:id="1579" w:author="Khamsaolee Xainhiaxang" w:date="2021-07-04T15:18:00Z">
                        <w:r>
                          <w:rPr>
                            <w:sz w:val="22"/>
                            <w:szCs w:val="22"/>
                          </w:rPr>
                          <w:t>nyob rau</w:t>
                        </w:r>
                        <w:r w:rsidRPr="00C91568">
                          <w:rPr>
                            <w:sz w:val="22"/>
                            <w:szCs w:val="22"/>
                          </w:rPr>
                          <w:t xml:space="preserve"> </w:t>
                        </w:r>
                      </w:ins>
                      <w:del w:id="1580" w:author="Khamsaolee Xainhiaxang" w:date="2021-07-04T15:18:00Z">
                        <w:r w:rsidRPr="00C91568" w:rsidDel="00C90046">
                          <w:rPr>
                            <w:sz w:val="22"/>
                            <w:szCs w:val="22"/>
                          </w:rPr>
                          <w:delText xml:space="preserve">thaum lub caij hloov pauv </w:delText>
                        </w:r>
                      </w:del>
                      <w:r w:rsidRPr="00C91568">
                        <w:rPr>
                          <w:sz w:val="22"/>
                          <w:szCs w:val="22"/>
                        </w:rPr>
                        <w:t>xyoo 2022-23.</w:t>
                      </w:r>
                    </w:p>
                    <w:p w14:paraId="36B9175A" w14:textId="77777777" w:rsidR="00AD19E5" w:rsidRDefault="00AD19E5" w:rsidP="00D8482E">
                      <w:pPr>
                        <w:pStyle w:val="BodyText"/>
                        <w:spacing w:before="58"/>
                        <w:ind w:left="48"/>
                      </w:pPr>
                    </w:p>
                  </w:txbxContent>
                </v:textbox>
                <w10:wrap type="topAndBottom" anchorx="page"/>
              </v:shape>
            </w:pict>
          </mc:Fallback>
        </mc:AlternateContent>
      </w:r>
      <w:r>
        <w:rPr>
          <w:noProof/>
          <w:sz w:val="22"/>
          <w:szCs w:val="22"/>
          <w:lang w:bidi="th-TH"/>
        </w:rPr>
        <mc:AlternateContent>
          <mc:Choice Requires="wps">
            <w:drawing>
              <wp:anchor distT="0" distB="0" distL="0" distR="0" simplePos="0" relativeHeight="251947008" behindDoc="1" locked="0" layoutInCell="1" allowOverlap="1" wp14:anchorId="43CE88D1" wp14:editId="181F7F3C">
                <wp:simplePos x="0" y="0"/>
                <wp:positionH relativeFrom="page">
                  <wp:posOffset>210185</wp:posOffset>
                </wp:positionH>
                <wp:positionV relativeFrom="paragraph">
                  <wp:posOffset>772795</wp:posOffset>
                </wp:positionV>
                <wp:extent cx="9638030" cy="350520"/>
                <wp:effectExtent l="0" t="0" r="0" b="0"/>
                <wp:wrapTopAndBottom/>
                <wp:docPr id="436" name="Text 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8030" cy="35052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C1A654" w14:textId="2C3B1C6F" w:rsidR="00AD19E5" w:rsidRPr="00A301F3" w:rsidRDefault="00AD19E5" w:rsidP="00D8482E">
                            <w:pPr>
                              <w:pStyle w:val="BodyText"/>
                              <w:ind w:left="29" w:right="1108"/>
                              <w:rPr>
                                <w:sz w:val="22"/>
                                <w:szCs w:val="22"/>
                              </w:rPr>
                            </w:pPr>
                            <w:r w:rsidRPr="00A301F3">
                              <w:rPr>
                                <w:sz w:val="22"/>
                                <w:szCs w:val="22"/>
                              </w:rPr>
                              <w:t xml:space="preserve">Cov lus piav qhia txog txhua qhov kev hloov pauv </w:t>
                            </w:r>
                            <w:del w:id="1581" w:author="Khamsaolee Xainhiaxang" w:date="2021-07-04T15:24:00Z">
                              <w:r w:rsidRPr="00A301F3" w:rsidDel="006A093E">
                                <w:rPr>
                                  <w:sz w:val="22"/>
                                  <w:szCs w:val="22"/>
                                </w:rPr>
                                <w:delText xml:space="preserve">hloov mus rau </w:delText>
                              </w:r>
                            </w:del>
                            <w:ins w:id="1582" w:author="Khamsaolee Xainhiaxang" w:date="2021-07-04T15:24:00Z">
                              <w:r>
                                <w:rPr>
                                  <w:sz w:val="22"/>
                                  <w:szCs w:val="22"/>
                                </w:rPr>
                                <w:t xml:space="preserve">ntawm </w:t>
                              </w:r>
                            </w:ins>
                            <w:r w:rsidRPr="00A301F3">
                              <w:rPr>
                                <w:sz w:val="22"/>
                                <w:szCs w:val="22"/>
                              </w:rPr>
                              <w:t xml:space="preserve">lub hom phiaj uas tau npaj, ntsuas, cov txiaj ntsig uas xav tau, los sis kev nqis tes ua rau lub xyoo tom ntej uas tshwm sim los ntawm </w:t>
                            </w:r>
                            <w:del w:id="1583" w:author="Khamsaolee Xainhiaxang" w:date="2021-07-04T15:26:00Z">
                              <w:r w:rsidRPr="00A301F3" w:rsidDel="006A093E">
                                <w:rPr>
                                  <w:sz w:val="22"/>
                                  <w:szCs w:val="22"/>
                                </w:rPr>
                                <w:delText xml:space="preserve">kev cuam tshuam ntawm </w:delText>
                              </w:r>
                            </w:del>
                            <w:r w:rsidRPr="00A301F3">
                              <w:rPr>
                                <w:sz w:val="22"/>
                                <w:szCs w:val="22"/>
                              </w:rPr>
                              <w:t>kev</w:t>
                            </w:r>
                            <w:ins w:id="1584" w:author="Khamsaolee Xainhiaxang" w:date="2021-07-04T15:23:00Z">
                              <w:r>
                                <w:rPr>
                                  <w:sz w:val="22"/>
                                  <w:szCs w:val="22"/>
                                </w:rPr>
                                <w:t xml:space="preserve"> sim</w:t>
                              </w:r>
                            </w:ins>
                            <w:r w:rsidRPr="00A301F3">
                              <w:rPr>
                                <w:sz w:val="22"/>
                                <w:szCs w:val="22"/>
                              </w:rPr>
                              <w:t xml:space="preserve"> xyaum ua ntej.</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CE88D1" id="Text Box 450" o:spid="_x0000_s1066" type="#_x0000_t202" style="position:absolute;left:0;text-align:left;margin-left:16.55pt;margin-top:60.85pt;width:758.9pt;height:27.6pt;z-index:-251369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" fillcolor="#dbe5f1" stroked="f">
                <v:textbox inset="0,0,0,0">
                  <w:txbxContent>
                    <w:p w14:paraId="75C1A654" w14:textId="2C3B1C6F" w:rsidR="00AD19E5" w:rsidRPr="00A301F3" w:rsidRDefault="00AD19E5" w:rsidP="00D8482E">
                      <w:pPr>
                        <w:pStyle w:val="BodyText"/>
                        <w:ind w:left="29" w:right="1108"/>
                        <w:rPr>
                          <w:sz w:val="22"/>
                          <w:szCs w:val="22"/>
                        </w:rPr>
                      </w:pPr>
                      <w:r w:rsidRPr="00A301F3">
                        <w:rPr>
                          <w:sz w:val="22"/>
                          <w:szCs w:val="22"/>
                        </w:rPr>
                        <w:t xml:space="preserve">Cov lus piav qhia txog txhua qhov kev hloov pauv </w:t>
                      </w:r>
                      <w:del w:id="1585" w:author="Khamsaolee Xainhiaxang" w:date="2021-07-04T15:24:00Z">
                        <w:r w:rsidRPr="00A301F3" w:rsidDel="006A093E">
                          <w:rPr>
                            <w:sz w:val="22"/>
                            <w:szCs w:val="22"/>
                          </w:rPr>
                          <w:delText xml:space="preserve">hloov mus rau </w:delText>
                        </w:r>
                      </w:del>
                      <w:ins w:id="1586" w:author="Khamsaolee Xainhiaxang" w:date="2021-07-04T15:24:00Z">
                        <w:r>
                          <w:rPr>
                            <w:sz w:val="22"/>
                            <w:szCs w:val="22"/>
                          </w:rPr>
                          <w:t xml:space="preserve">ntawm </w:t>
                        </w:r>
                      </w:ins>
                      <w:r w:rsidRPr="00A301F3">
                        <w:rPr>
                          <w:sz w:val="22"/>
                          <w:szCs w:val="22"/>
                        </w:rPr>
                        <w:t xml:space="preserve">lub hom phiaj uas tau npaj, ntsuas, cov txiaj ntsig uas xav tau, los sis kev nqis tes ua rau lub xyoo tom ntej uas tshwm sim los ntawm </w:t>
                      </w:r>
                      <w:del w:id="1587" w:author="Khamsaolee Xainhiaxang" w:date="2021-07-04T15:26:00Z">
                        <w:r w:rsidRPr="00A301F3" w:rsidDel="006A093E">
                          <w:rPr>
                            <w:sz w:val="22"/>
                            <w:szCs w:val="22"/>
                          </w:rPr>
                          <w:delText xml:space="preserve">kev cuam tshuam ntawm </w:delText>
                        </w:r>
                      </w:del>
                      <w:r w:rsidRPr="00A301F3">
                        <w:rPr>
                          <w:sz w:val="22"/>
                          <w:szCs w:val="22"/>
                        </w:rPr>
                        <w:t>kev</w:t>
                      </w:r>
                      <w:ins w:id="1588" w:author="Khamsaolee Xainhiaxang" w:date="2021-07-04T15:23:00Z">
                        <w:r>
                          <w:rPr>
                            <w:sz w:val="22"/>
                            <w:szCs w:val="22"/>
                          </w:rPr>
                          <w:t xml:space="preserve"> sim</w:t>
                        </w:r>
                      </w:ins>
                      <w:r w:rsidRPr="00A301F3">
                        <w:rPr>
                          <w:sz w:val="22"/>
                          <w:szCs w:val="22"/>
                        </w:rPr>
                        <w:t xml:space="preserve"> xyaum ua ntej.</w:t>
                      </w:r>
                    </w:p>
                  </w:txbxContent>
                </v:textbox>
                <w10:wrap type="topAndBottom" anchorx="page"/>
              </v:shape>
            </w:pict>
          </mc:Fallback>
        </mc:AlternateContent>
      </w:r>
      <w:r>
        <w:rPr>
          <w:noProof/>
          <w:sz w:val="22"/>
          <w:szCs w:val="22"/>
          <w:lang w:bidi="th-TH"/>
        </w:rPr>
        <mc:AlternateContent>
          <mc:Choice Requires="wps">
            <w:drawing>
              <wp:anchor distT="0" distB="0" distL="0" distR="0" simplePos="0" relativeHeight="251948032" behindDoc="1" locked="0" layoutInCell="1" allowOverlap="1" wp14:anchorId="65638DD8" wp14:editId="194860B7">
                <wp:simplePos x="0" y="0"/>
                <wp:positionH relativeFrom="page">
                  <wp:posOffset>234950</wp:posOffset>
                </wp:positionH>
                <wp:positionV relativeFrom="paragraph">
                  <wp:posOffset>1202690</wp:posOffset>
                </wp:positionV>
                <wp:extent cx="9588500" cy="278130"/>
                <wp:effectExtent l="0" t="0" r="0" b="0"/>
                <wp:wrapTopAndBottom/>
                <wp:docPr id="435" name="Text 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27813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2116E9BE" w14:textId="1B01BED0" w:rsidR="00AD19E5" w:rsidRPr="00C91568" w:rsidRDefault="00AD19E5" w:rsidP="00D8482E">
                            <w:pPr>
                              <w:pStyle w:val="BodyText"/>
                              <w:spacing w:before="58"/>
                              <w:ind w:left="48"/>
                              <w:rPr>
                                <w:sz w:val="22"/>
                                <w:szCs w:val="22"/>
                              </w:rPr>
                            </w:pPr>
                            <w:r w:rsidRPr="00C91568">
                              <w:rPr>
                                <w:sz w:val="22"/>
                                <w:szCs w:val="22"/>
                              </w:rPr>
                              <w:t xml:space="preserve">Kev tshawb xyuas ntawm xyoo 2021-22 cov hom phiaj yuav tshwm sim </w:t>
                            </w:r>
                            <w:ins w:id="1589" w:author="Khamsaolee Xainhiaxang" w:date="2021-07-04T15:18:00Z">
                              <w:r>
                                <w:rPr>
                                  <w:sz w:val="22"/>
                                  <w:szCs w:val="22"/>
                                </w:rPr>
                                <w:t>nyob rau</w:t>
                              </w:r>
                            </w:ins>
                            <w:del w:id="1590" w:author="Khamsaolee Xainhiaxang" w:date="2021-07-04T15:18:00Z">
                              <w:r w:rsidRPr="00C91568" w:rsidDel="00C90046">
                                <w:rPr>
                                  <w:sz w:val="22"/>
                                  <w:szCs w:val="22"/>
                                </w:rPr>
                                <w:delText>thaum lub caij hloov pauv</w:delText>
                              </w:r>
                            </w:del>
                            <w:r w:rsidRPr="00C91568">
                              <w:rPr>
                                <w:sz w:val="22"/>
                                <w:szCs w:val="22"/>
                              </w:rPr>
                              <w:t xml:space="preserve"> xyoo 2022-23.</w:t>
                            </w:r>
                          </w:p>
                          <w:p w14:paraId="0711D001" w14:textId="77777777" w:rsidR="00AD19E5" w:rsidRDefault="00AD19E5" w:rsidP="00D8482E">
                            <w:pPr>
                              <w:pStyle w:val="BodyText"/>
                              <w:spacing w:before="58"/>
                              <w:ind w:left="48"/>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638DD8" id="Text Box 451" o:spid="_x0000_s1067" type="#_x0000_t202" style="position:absolute;left:0;text-align:left;margin-left:18.5pt;margin-top:94.7pt;width:755pt;height:21.9pt;z-index:-251368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" filled="f" strokecolor="#8496b0" strokeweight="1pt">
                <v:textbox inset="0,0,0,0">
                  <w:txbxContent>
                    <w:p w14:paraId="2116E9BE" w14:textId="1B01BED0" w:rsidR="00AD19E5" w:rsidRPr="00C91568" w:rsidRDefault="00AD19E5" w:rsidP="00D8482E">
                      <w:pPr>
                        <w:pStyle w:val="BodyText"/>
                        <w:spacing w:before="58"/>
                        <w:ind w:left="48"/>
                        <w:rPr>
                          <w:sz w:val="22"/>
                          <w:szCs w:val="22"/>
                        </w:rPr>
                      </w:pPr>
                      <w:r w:rsidRPr="00C91568">
                        <w:rPr>
                          <w:sz w:val="22"/>
                          <w:szCs w:val="22"/>
                        </w:rPr>
                        <w:t xml:space="preserve">Kev tshawb xyuas ntawm xyoo 2021-22 cov hom phiaj yuav tshwm sim </w:t>
                      </w:r>
                      <w:ins w:id="1591" w:author="Khamsaolee Xainhiaxang" w:date="2021-07-04T15:18:00Z">
                        <w:r>
                          <w:rPr>
                            <w:sz w:val="22"/>
                            <w:szCs w:val="22"/>
                          </w:rPr>
                          <w:t>nyob rau</w:t>
                        </w:r>
                      </w:ins>
                      <w:del w:id="1592" w:author="Khamsaolee Xainhiaxang" w:date="2021-07-04T15:18:00Z">
                        <w:r w:rsidRPr="00C91568" w:rsidDel="00C90046">
                          <w:rPr>
                            <w:sz w:val="22"/>
                            <w:szCs w:val="22"/>
                          </w:rPr>
                          <w:delText>thaum lub caij hloov pauv</w:delText>
                        </w:r>
                      </w:del>
                      <w:r w:rsidRPr="00C91568">
                        <w:rPr>
                          <w:sz w:val="22"/>
                          <w:szCs w:val="22"/>
                        </w:rPr>
                        <w:t xml:space="preserve"> xyoo 2022-23.</w:t>
                      </w:r>
                    </w:p>
                    <w:p w14:paraId="0711D001" w14:textId="77777777" w:rsidR="00AD19E5" w:rsidRDefault="00AD19E5" w:rsidP="00D8482E">
                      <w:pPr>
                        <w:pStyle w:val="BodyText"/>
                        <w:spacing w:before="58"/>
                        <w:ind w:left="48"/>
                      </w:pPr>
                    </w:p>
                  </w:txbxContent>
                </v:textbox>
                <w10:wrap type="topAndBottom" anchorx="page"/>
              </v:shape>
            </w:pict>
          </mc:Fallback>
        </mc:AlternateContent>
      </w:r>
      <w:r w:rsidR="00D8482E" w:rsidRPr="00F3044D">
        <w:rPr>
          <w:sz w:val="22"/>
          <w:szCs w:val="22"/>
          <w:shd w:val="clear" w:color="auto" w:fill="DBE5F1"/>
        </w:rPr>
        <w:t>Cov lus piav qhia yuav ua li cas thiaj ua tau zoo rau cov kev nqis tes ua tshwj xeeb uas tau ua hauv kev nce qib mus rau lub hom phiaj.</w:t>
      </w:r>
      <w:r w:rsidR="00D8482E" w:rsidRPr="00F3044D">
        <w:rPr>
          <w:sz w:val="22"/>
          <w:szCs w:val="22"/>
          <w:shd w:val="clear" w:color="auto" w:fill="DBE5F1"/>
        </w:rPr>
        <w:tab/>
      </w:r>
    </w:p>
    <w:p w14:paraId="10A97ACF" w14:textId="77777777" w:rsidR="00D8482E" w:rsidRDefault="00D8482E" w:rsidP="00D8482E">
      <w:pPr>
        <w:pStyle w:val="BodyText"/>
        <w:spacing w:before="4"/>
        <w:rPr>
          <w:sz w:val="19"/>
        </w:rPr>
      </w:pPr>
    </w:p>
    <w:p w14:paraId="50D91A2F" w14:textId="77777777" w:rsidR="00D8482E" w:rsidRDefault="00D8482E" w:rsidP="00D8482E">
      <w:pPr>
        <w:pStyle w:val="BodyText"/>
        <w:spacing w:before="3"/>
        <w:rPr>
          <w:sz w:val="5"/>
        </w:rPr>
      </w:pPr>
    </w:p>
    <w:p w14:paraId="33CE65C0" w14:textId="77777777" w:rsidR="00D8482E" w:rsidRDefault="00D8482E" w:rsidP="00D8482E">
      <w:pPr>
        <w:pStyle w:val="BodyText"/>
        <w:spacing w:before="5"/>
        <w:rPr>
          <w:sz w:val="13"/>
        </w:rPr>
      </w:pPr>
    </w:p>
    <w:p w14:paraId="7A2D1258" w14:textId="10224714" w:rsidR="00E43EF1" w:rsidRDefault="00D8482E" w:rsidP="00D8482E">
      <w:pPr>
        <w:spacing w:before="92"/>
        <w:ind w:left="240"/>
        <w:rPr>
          <w:b/>
          <w:sz w:val="24"/>
        </w:rPr>
      </w:pPr>
      <w:r w:rsidRPr="002D52D6">
        <w:rPr>
          <w:b/>
          <w:sz w:val="24"/>
          <w:szCs w:val="24"/>
        </w:rPr>
        <w:t>Tsab ntawv tshaj tawm ntawm Kev Kwv yees Kev Siv Nyiaj rau xyoo dhau los ntawm kev nqis tes ua muaj nyob hauv Daim Ntawv Qhia Nyiaj Txhua Xyoo</w:t>
      </w:r>
      <w:r w:rsidR="000E40D2">
        <w:rPr>
          <w:b/>
          <w:sz w:val="24"/>
        </w:rPr>
        <w:t>.</w:t>
      </w:r>
    </w:p>
    <w:p w14:paraId="2E25B18E" w14:textId="77777777" w:rsidR="00E43EF1" w:rsidRDefault="00E43EF1">
      <w:pPr>
        <w:rPr>
          <w:sz w:val="24"/>
        </w:rPr>
        <w:sectPr w:rsidR="00E43EF1">
          <w:pgSz w:w="15840" w:h="12240" w:orient="landscape"/>
          <w:pgMar w:top="640" w:right="120" w:bottom="480" w:left="120" w:header="0" w:footer="284" w:gutter="0"/>
          <w:cols w:space="720"/>
        </w:sectPr>
      </w:pPr>
    </w:p>
    <w:p w14:paraId="77196A87" w14:textId="77777777" w:rsidR="00E43EF1" w:rsidRDefault="00E43EF1">
      <w:pPr>
        <w:pStyle w:val="BodyText"/>
        <w:rPr>
          <w:b/>
          <w:sz w:val="20"/>
        </w:rPr>
      </w:pPr>
    </w:p>
    <w:p w14:paraId="2518A3FF" w14:textId="77777777" w:rsidR="00E43EF1" w:rsidRDefault="00E43EF1">
      <w:pPr>
        <w:pStyle w:val="BodyText"/>
        <w:rPr>
          <w:b/>
          <w:sz w:val="20"/>
        </w:rPr>
      </w:pPr>
    </w:p>
    <w:p w14:paraId="3D58374B" w14:textId="77777777" w:rsidR="00E43EF1" w:rsidRDefault="00E43EF1">
      <w:pPr>
        <w:pStyle w:val="BodyText"/>
        <w:spacing w:before="6"/>
        <w:rPr>
          <w:b/>
          <w:sz w:val="25"/>
        </w:rPr>
      </w:pPr>
    </w:p>
    <w:p w14:paraId="7C4E00EC" w14:textId="7C719064" w:rsidR="00E43EF1" w:rsidRPr="001055FD" w:rsidRDefault="00B672F4">
      <w:pPr>
        <w:spacing w:before="88"/>
        <w:ind w:left="240"/>
        <w:rPr>
          <w:b/>
          <w:sz w:val="32"/>
          <w:szCs w:val="32"/>
        </w:rPr>
      </w:pPr>
      <w:r>
        <w:rPr>
          <w:noProof/>
          <w:lang w:bidi="th-TH"/>
        </w:rPr>
        <mc:AlternateContent>
          <mc:Choice Requires="wps">
            <w:drawing>
              <wp:anchor distT="0" distB="0" distL="114300" distR="114300" simplePos="0" relativeHeight="251699200" behindDoc="0" locked="0" layoutInCell="1" allowOverlap="1" wp14:anchorId="50E45C55" wp14:editId="19A8D149">
                <wp:simplePos x="0" y="0"/>
                <wp:positionH relativeFrom="page">
                  <wp:posOffset>145415</wp:posOffset>
                </wp:positionH>
                <wp:positionV relativeFrom="paragraph">
                  <wp:posOffset>-479425</wp:posOffset>
                </wp:positionV>
                <wp:extent cx="9768205" cy="346075"/>
                <wp:effectExtent l="0" t="0" r="0" b="0"/>
                <wp:wrapNone/>
                <wp:docPr id="434" name="Text Box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68205" cy="346075"/>
                        </a:xfrm>
                        <a:prstGeom prst="rect">
                          <a:avLst/>
                        </a:prstGeom>
                        <a:solidFill>
                          <a:srgbClr val="DBE5F1"/>
                        </a:solidFill>
                        <a:ln w="28575">
                          <a:solidFill>
                            <a:srgbClr val="000000"/>
                          </a:solidFill>
                          <a:miter lim="800000"/>
                          <a:headEnd/>
                          <a:tailEnd/>
                        </a:ln>
                      </wps:spPr>
                      <wps:txbx>
                        <w:txbxContent>
                          <w:p w14:paraId="1D7F55CC" w14:textId="55A8306C" w:rsidR="00AD19E5" w:rsidRPr="001055FD" w:rsidRDefault="00AD19E5">
                            <w:pPr>
                              <w:spacing w:before="20"/>
                              <w:ind w:left="108"/>
                              <w:rPr>
                                <w:b/>
                                <w:sz w:val="36"/>
                                <w:szCs w:val="36"/>
                              </w:rPr>
                            </w:pPr>
                            <w:hyperlink r:id="rId29" w:anchor="GoalsandActions">
                              <w:r>
                                <w:rPr>
                                  <w:b/>
                                  <w:sz w:val="36"/>
                                  <w:szCs w:val="36"/>
                                </w:rPr>
                                <w:t>Cov</w:t>
                              </w:r>
                              <w:r w:rsidRPr="001055FD">
                                <w:rPr>
                                  <w:b/>
                                  <w:sz w:val="36"/>
                                  <w:szCs w:val="36"/>
                                </w:rPr>
                                <w:t xml:space="preserve"> Hom Phiaj thiab </w:t>
                              </w:r>
                              <w:r>
                                <w:rPr>
                                  <w:b/>
                                  <w:sz w:val="36"/>
                                  <w:szCs w:val="36"/>
                                </w:rPr>
                                <w:t xml:space="preserve">Cov </w:t>
                              </w:r>
                              <w:r w:rsidRPr="001055FD">
                                <w:rPr>
                                  <w:b/>
                                  <w:sz w:val="36"/>
                                  <w:szCs w:val="36"/>
                                </w:rPr>
                                <w:t>Kev Ua</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E45C55" id="Text Box 392" o:spid="_x0000_s1068" type="#_x0000_t202" style="position:absolute;left:0;text-align:left;margin-left:11.45pt;margin-top:-37.75pt;width:769.15pt;height:27.2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" fillcolor="#dbe5f1" strokeweight="2.25pt">
                <v:textbox inset="0,0,0,0">
                  <w:txbxContent>
                    <w:p w14:paraId="1D7F55CC" w14:textId="55A8306C" w:rsidR="00AD19E5" w:rsidRPr="001055FD" w:rsidRDefault="00AD19E5">
                      <w:pPr>
                        <w:spacing w:before="20"/>
                        <w:ind w:left="108"/>
                        <w:rPr>
                          <w:b/>
                          <w:sz w:val="36"/>
                          <w:szCs w:val="36"/>
                        </w:rPr>
                      </w:pPr>
                      <w:hyperlink r:id="rId30" w:anchor="GoalsandActions">
                        <w:r>
                          <w:rPr>
                            <w:b/>
                            <w:sz w:val="36"/>
                            <w:szCs w:val="36"/>
                          </w:rPr>
                          <w:t>Cov</w:t>
                        </w:r>
                        <w:r w:rsidRPr="001055FD">
                          <w:rPr>
                            <w:b/>
                            <w:sz w:val="36"/>
                            <w:szCs w:val="36"/>
                          </w:rPr>
                          <w:t xml:space="preserve"> Hom Phiaj thiab </w:t>
                        </w:r>
                        <w:r>
                          <w:rPr>
                            <w:b/>
                            <w:sz w:val="36"/>
                            <w:szCs w:val="36"/>
                          </w:rPr>
                          <w:t xml:space="preserve">Cov </w:t>
                        </w:r>
                        <w:r w:rsidRPr="001055FD">
                          <w:rPr>
                            <w:b/>
                            <w:sz w:val="36"/>
                            <w:szCs w:val="36"/>
                          </w:rPr>
                          <w:t>Kev Ua</w:t>
                        </w:r>
                      </w:hyperlink>
                    </w:p>
                  </w:txbxContent>
                </v:textbox>
                <w10:wrap anchorx="page"/>
              </v:shape>
            </w:pict>
          </mc:Fallback>
        </mc:AlternateContent>
      </w:r>
      <w:hyperlink r:id="rId31" w:anchor="goalDescription">
        <w:r w:rsidR="00F54F81">
          <w:rPr>
            <w:b/>
            <w:sz w:val="32"/>
            <w:szCs w:val="32"/>
          </w:rPr>
          <w:t xml:space="preserve">Lub </w:t>
        </w:r>
        <w:r w:rsidR="000E40D2" w:rsidRPr="001055FD">
          <w:rPr>
            <w:b/>
            <w:sz w:val="32"/>
            <w:szCs w:val="32"/>
          </w:rPr>
          <w:t>Hom Phiaj</w:t>
        </w:r>
      </w:hyperlink>
    </w:p>
    <w:p w14:paraId="57866547" w14:textId="77777777" w:rsidR="00E43EF1" w:rsidRDefault="00E43EF1">
      <w:pPr>
        <w:pStyle w:val="BodyText"/>
        <w:rPr>
          <w:b/>
          <w:sz w:val="10"/>
        </w:rPr>
      </w:pPr>
    </w:p>
    <w:tbl>
      <w:tblPr>
        <w:tblW w:w="0" w:type="auto"/>
        <w:tblInd w:w="25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3085"/>
        <w:gridCol w:w="12025"/>
      </w:tblGrid>
      <w:tr w:rsidR="00E43EF1" w14:paraId="637DAF0C" w14:textId="77777777" w:rsidTr="001055FD">
        <w:trPr>
          <w:trHeight w:val="417"/>
        </w:trPr>
        <w:tc>
          <w:tcPr>
            <w:tcW w:w="3085" w:type="dxa"/>
            <w:shd w:val="clear" w:color="auto" w:fill="DBE5F1"/>
          </w:tcPr>
          <w:p w14:paraId="59E84542" w14:textId="24B856B6" w:rsidR="00E43EF1" w:rsidRPr="001055FD" w:rsidRDefault="00B05ADA">
            <w:pPr>
              <w:pStyle w:val="TableParagraph"/>
              <w:spacing w:before="58"/>
              <w:ind w:left="605" w:right="596"/>
              <w:jc w:val="center"/>
              <w:rPr>
                <w:b/>
              </w:rPr>
            </w:pPr>
            <w:r>
              <w:rPr>
                <w:b/>
              </w:rPr>
              <w:t>H</w:t>
            </w:r>
            <w:r w:rsidR="000E40D2" w:rsidRPr="001055FD">
              <w:rPr>
                <w:b/>
              </w:rPr>
              <w:t>om phiaj #</w:t>
            </w:r>
          </w:p>
        </w:tc>
        <w:tc>
          <w:tcPr>
            <w:tcW w:w="12025" w:type="dxa"/>
            <w:shd w:val="clear" w:color="auto" w:fill="DBE5F1"/>
          </w:tcPr>
          <w:p w14:paraId="3EB5E778" w14:textId="77777777" w:rsidR="00E43EF1" w:rsidRPr="001055FD" w:rsidRDefault="000E40D2">
            <w:pPr>
              <w:pStyle w:val="TableParagraph"/>
              <w:spacing w:before="58"/>
              <w:ind w:left="58"/>
              <w:rPr>
                <w:b/>
              </w:rPr>
            </w:pPr>
            <w:r w:rsidRPr="001055FD">
              <w:rPr>
                <w:b/>
              </w:rPr>
              <w:t>Kev piav qhia</w:t>
            </w:r>
          </w:p>
        </w:tc>
      </w:tr>
      <w:tr w:rsidR="00E43EF1" w14:paraId="584D06BA" w14:textId="77777777" w:rsidTr="001055FD">
        <w:trPr>
          <w:trHeight w:val="417"/>
        </w:trPr>
        <w:tc>
          <w:tcPr>
            <w:tcW w:w="3085" w:type="dxa"/>
          </w:tcPr>
          <w:p w14:paraId="67B151FF" w14:textId="77777777" w:rsidR="00E43EF1" w:rsidRPr="003E7825" w:rsidRDefault="000E40D2">
            <w:pPr>
              <w:pStyle w:val="TableParagraph"/>
              <w:spacing w:before="58"/>
              <w:ind w:left="9"/>
              <w:jc w:val="center"/>
              <w:rPr>
                <w:b/>
              </w:rPr>
            </w:pPr>
            <w:r w:rsidRPr="003E7825">
              <w:rPr>
                <w:b/>
              </w:rPr>
              <w:t>3</w:t>
            </w:r>
          </w:p>
        </w:tc>
        <w:tc>
          <w:tcPr>
            <w:tcW w:w="12025" w:type="dxa"/>
          </w:tcPr>
          <w:p w14:paraId="18A3A065" w14:textId="08270698" w:rsidR="00E43EF1" w:rsidRPr="003E7825" w:rsidRDefault="000E40D2" w:rsidP="006A093E">
            <w:pPr>
              <w:pStyle w:val="TableParagraph"/>
              <w:spacing w:before="58"/>
              <w:ind w:left="58"/>
            </w:pPr>
            <w:r w:rsidRPr="003E7825">
              <w:t xml:space="preserve">Kev Txhim Kho Cov Kab </w:t>
            </w:r>
            <w:del w:id="1593" w:author="Khamsaolee Xainhiaxang" w:date="2021-07-04T15:28:00Z">
              <w:r w:rsidRPr="003E7825" w:rsidDel="006A093E">
                <w:delText xml:space="preserve">Mob </w:delText>
              </w:r>
            </w:del>
            <w:ins w:id="1594" w:author="Khamsaolee Xainhiaxang" w:date="2021-07-04T15:28:00Z">
              <w:r w:rsidR="006A093E">
                <w:t>Lim Kev Cai</w:t>
              </w:r>
              <w:r w:rsidR="006A093E" w:rsidRPr="003E7825">
                <w:t xml:space="preserve"> </w:t>
              </w:r>
            </w:ins>
            <w:r w:rsidRPr="003E7825">
              <w:t>thiab Huab Cua los ntawm Kev Koom Tes Nrog Tub Ntxhais Kawm</w:t>
            </w:r>
            <w:del w:id="1595" w:author="Khamsaolee Xainhiaxang" w:date="2021-07-04T15:29:00Z">
              <w:r w:rsidRPr="003E7825" w:rsidDel="006A093E">
                <w:delText xml:space="preserve"> Ntau Ntxiv</w:delText>
              </w:r>
            </w:del>
          </w:p>
        </w:tc>
      </w:tr>
    </w:tbl>
    <w:p w14:paraId="1E07E4B7" w14:textId="1816C917" w:rsidR="00E43EF1" w:rsidRDefault="00B672F4">
      <w:pPr>
        <w:pStyle w:val="BodyText"/>
        <w:spacing w:before="10"/>
        <w:rPr>
          <w:b/>
          <w:sz w:val="7"/>
        </w:rPr>
      </w:pPr>
      <w:r>
        <w:rPr>
          <w:noProof/>
          <w:lang w:bidi="th-TH"/>
        </w:rPr>
        <mc:AlternateContent>
          <mc:Choice Requires="wps">
            <w:drawing>
              <wp:anchor distT="0" distB="0" distL="0" distR="0" simplePos="0" relativeHeight="251697152" behindDoc="1" locked="0" layoutInCell="1" allowOverlap="1" wp14:anchorId="63B7102A" wp14:editId="59471C55">
                <wp:simplePos x="0" y="0"/>
                <wp:positionH relativeFrom="page">
                  <wp:posOffset>210185</wp:posOffset>
                </wp:positionH>
                <wp:positionV relativeFrom="paragraph">
                  <wp:posOffset>73025</wp:posOffset>
                </wp:positionV>
                <wp:extent cx="9638030" cy="175260"/>
                <wp:effectExtent l="0" t="0" r="0" b="0"/>
                <wp:wrapTopAndBottom/>
                <wp:docPr id="433" name="Text Box 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8030" cy="17526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26C861" w14:textId="446988BB" w:rsidR="00AD19E5" w:rsidRDefault="00AD19E5">
                            <w:pPr>
                              <w:pStyle w:val="BodyText"/>
                              <w:ind w:left="29"/>
                            </w:pPr>
                            <w:hyperlink r:id="rId32" w:anchor="ExplanationofWhytheLEADevelopedGoals">
                              <w:r>
                                <w:t>Cov lus piav qhia txog vim li cas LEA thiaj tau tsim lub hom phiaj no.</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B7102A" id="Text Box 391" o:spid="_x0000_s1069" type="#_x0000_t202" style="position:absolute;margin-left:16.55pt;margin-top:5.75pt;width:758.9pt;height:13.8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" fillcolor="#dbe5f1" stroked="f">
                <v:textbox inset="0,0,0,0">
                  <w:txbxContent>
                    <w:p w14:paraId="0026C861" w14:textId="446988BB" w:rsidR="00AD19E5" w:rsidRDefault="00AD19E5">
                      <w:pPr>
                        <w:pStyle w:val="BodyText"/>
                        <w:ind w:left="29"/>
                      </w:pPr>
                      <w:hyperlink r:id="rId33" w:anchor="ExplanationofWhytheLEADevelopedGoals">
                        <w:r>
                          <w:t>Cov lus piav qhia txog vim li cas LEA thiaj tau tsim lub hom phiaj no.</w:t>
                        </w:r>
                      </w:hyperlink>
                    </w:p>
                  </w:txbxContent>
                </v:textbox>
                <w10:wrap type="topAndBottom" anchorx="page"/>
              </v:shape>
            </w:pict>
          </mc:Fallback>
        </mc:AlternateContent>
      </w:r>
    </w:p>
    <w:p w14:paraId="2FDDFD79" w14:textId="77777777" w:rsidR="00E43EF1" w:rsidRDefault="00E43EF1">
      <w:pPr>
        <w:pStyle w:val="BodyText"/>
        <w:spacing w:before="8"/>
        <w:rPr>
          <w:b/>
          <w:sz w:val="2"/>
        </w:rPr>
      </w:pPr>
    </w:p>
    <w:p w14:paraId="7251DF40" w14:textId="33F85DD3" w:rsidR="00E43EF1" w:rsidRDefault="00B672F4">
      <w:pPr>
        <w:pStyle w:val="BodyText"/>
        <w:ind w:left="240"/>
        <w:rPr>
          <w:sz w:val="20"/>
        </w:rPr>
      </w:pPr>
      <w:r>
        <w:rPr>
          <w:noProof/>
          <w:sz w:val="20"/>
          <w:lang w:bidi="th-TH"/>
        </w:rPr>
        <mc:AlternateContent>
          <mc:Choice Requires="wps">
            <w:drawing>
              <wp:inline distT="0" distB="0" distL="0" distR="0" wp14:anchorId="2F3036A7" wp14:editId="1B62AFA0">
                <wp:extent cx="9588500" cy="1276350"/>
                <wp:effectExtent l="9525" t="9525" r="12700" b="9525"/>
                <wp:docPr id="432" name="Text Box 6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127635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54991CAF" w14:textId="5E9116D9" w:rsidR="00AD19E5" w:rsidRPr="00B67667" w:rsidRDefault="00AD19E5" w:rsidP="00B67667">
                            <w:pPr>
                              <w:pStyle w:val="BodyText"/>
                              <w:spacing w:before="58"/>
                              <w:ind w:left="48" w:right="391"/>
                              <w:jc w:val="both"/>
                              <w:rPr>
                                <w:sz w:val="22"/>
                                <w:szCs w:val="22"/>
                              </w:rPr>
                            </w:pPr>
                            <w:r w:rsidRPr="00B67667">
                              <w:rPr>
                                <w:sz w:val="22"/>
                                <w:szCs w:val="22"/>
                              </w:rPr>
                              <w:t xml:space="preserve">TRUSD yuav tsum rau siab ntso rau tub ntxhais kawm kev koom tes thiab kev coj noj coj ua thiab huab cua txhawm rau </w:t>
                            </w:r>
                            <w:del w:id="1596" w:author="Khamsaolee Xainhiaxang" w:date="2021-07-04T15:31:00Z">
                              <w:r w:rsidRPr="00B67667" w:rsidDel="006A093E">
                                <w:rPr>
                                  <w:sz w:val="22"/>
                                  <w:szCs w:val="22"/>
                                </w:rPr>
                                <w:delText xml:space="preserve">nce </w:delText>
                              </w:r>
                            </w:del>
                            <w:ins w:id="1597" w:author="Khamsaolee Xainhiaxang" w:date="2021-07-04T15:31:00Z">
                              <w:r>
                                <w:rPr>
                                  <w:sz w:val="22"/>
                                  <w:szCs w:val="22"/>
                                </w:rPr>
                                <w:t>kom</w:t>
                              </w:r>
                              <w:r w:rsidRPr="00B67667">
                                <w:rPr>
                                  <w:sz w:val="22"/>
                                  <w:szCs w:val="22"/>
                                </w:rPr>
                                <w:t xml:space="preserve"> </w:t>
                              </w:r>
                            </w:ins>
                            <w:r w:rsidRPr="00B67667">
                              <w:rPr>
                                <w:sz w:val="22"/>
                                <w:szCs w:val="22"/>
                              </w:rPr>
                              <w:t xml:space="preserve">tub kawm </w:t>
                            </w:r>
                            <w:ins w:id="1598" w:author="Khamsaolee Xainhiaxang" w:date="2021-07-04T15:31:00Z">
                              <w:r>
                                <w:rPr>
                                  <w:sz w:val="22"/>
                                  <w:szCs w:val="22"/>
                                </w:rPr>
                                <w:t>m</w:t>
                              </w:r>
                            </w:ins>
                            <w:ins w:id="1599" w:author="Khamsaolee Xainhiaxang" w:date="2021-07-04T15:32:00Z">
                              <w:r>
                                <w:rPr>
                                  <w:sz w:val="22"/>
                                  <w:szCs w:val="22"/>
                                </w:rPr>
                                <w:t xml:space="preserve">uaj </w:t>
                              </w:r>
                            </w:ins>
                            <w:r w:rsidRPr="00B67667">
                              <w:rPr>
                                <w:sz w:val="22"/>
                                <w:szCs w:val="22"/>
                              </w:rPr>
                              <w:t xml:space="preserve">kev vam meej. Qhov no raug ntsuas los ntawm kev qhaj ntawv, feem pua ​​ntawm cheeb tsam cov tuaj kawm ntawv, cov tub ntxhais kawm cov lus teb rau kev soj ntsuam ntsuas tsev kawm kev nyab xeeb thiab cov kev sib </w:t>
                            </w:r>
                            <w:del w:id="1600" w:author="Khamsaolee Xainhiaxang" w:date="2021-07-04T15:33:00Z">
                              <w:r w:rsidRPr="00B67667" w:rsidDel="00B01E89">
                                <w:rPr>
                                  <w:sz w:val="22"/>
                                  <w:szCs w:val="22"/>
                                </w:rPr>
                                <w:delText>txuas</w:delText>
                              </w:r>
                            </w:del>
                            <w:ins w:id="1601" w:author="Khamsaolee Xainhiaxang" w:date="2021-07-04T15:33:00Z">
                              <w:r>
                                <w:rPr>
                                  <w:sz w:val="22"/>
                                  <w:szCs w:val="22"/>
                                </w:rPr>
                                <w:t>pab</w:t>
                              </w:r>
                            </w:ins>
                            <w:r w:rsidRPr="00B67667">
                              <w:rPr>
                                <w:sz w:val="22"/>
                                <w:szCs w:val="22"/>
                              </w:rPr>
                              <w:t>, cov lus teb zoo ntawm niam txiv</w:t>
                            </w:r>
                            <w:del w:id="1602" w:author="Khamsaolee Xainhiaxang" w:date="2021-07-04T15:34:00Z">
                              <w:r w:rsidRPr="00B67667" w:rsidDel="00B01E89">
                                <w:rPr>
                                  <w:sz w:val="22"/>
                                  <w:szCs w:val="22"/>
                                </w:rPr>
                                <w:delText xml:space="preserve"> cov lus nug</w:delText>
                              </w:r>
                            </w:del>
                            <w:r w:rsidRPr="00B67667">
                              <w:rPr>
                                <w:sz w:val="22"/>
                                <w:szCs w:val="22"/>
                              </w:rPr>
                              <w:t xml:space="preserve">, cov </w:t>
                            </w:r>
                            <w:del w:id="1603" w:author="Khamsaolee Xainhiaxang" w:date="2021-07-04T15:39:00Z">
                              <w:r w:rsidRPr="00B67667" w:rsidDel="00B01E89">
                                <w:rPr>
                                  <w:sz w:val="22"/>
                                  <w:szCs w:val="22"/>
                                </w:rPr>
                                <w:delText>tawm kev kawm</w:delText>
                              </w:r>
                            </w:del>
                            <w:ins w:id="1604" w:author="Khamsaolee Xainhiaxang" w:date="2021-07-04T15:39:00Z">
                              <w:r>
                                <w:rPr>
                                  <w:sz w:val="22"/>
                                  <w:szCs w:val="22"/>
                                </w:rPr>
                                <w:t>tub ntxhais</w:t>
                              </w:r>
                            </w:ins>
                            <w:r w:rsidRPr="00B67667">
                              <w:rPr>
                                <w:sz w:val="22"/>
                                <w:szCs w:val="22"/>
                              </w:rPr>
                              <w:t xml:space="preserve"> tawm </w:t>
                            </w:r>
                            <w:ins w:id="1605" w:author="Khamsaolee Xainhiaxang" w:date="2021-07-04T15:39:00Z">
                              <w:r>
                                <w:rPr>
                                  <w:sz w:val="22"/>
                                  <w:szCs w:val="22"/>
                                </w:rPr>
                                <w:t xml:space="preserve">ntawv </w:t>
                              </w:r>
                            </w:ins>
                            <w:r w:rsidRPr="00B67667">
                              <w:rPr>
                                <w:sz w:val="22"/>
                                <w:szCs w:val="22"/>
                              </w:rPr>
                              <w:t xml:space="preserve">hauv tsev kawm Qib nrab, feem pua ​​tso tseg kev kawm, feem pua ​​raug rho tawm, thiab kev ntiab tawm. Ib qho ntxiv, kev kawm txog kev sib raug zoo thiab lub siab lub ntsws muaj kev cuam tshuam zoo rau kev kawm thiab kev vam meej rau cov tub ntxhais kawm yav tom ntej. Qhov kev xav tau no tau </w:t>
                            </w:r>
                            <w:ins w:id="1606" w:author="Khamsaolee Xainhiaxang" w:date="2021-07-04T15:42:00Z">
                              <w:r>
                                <w:rPr>
                                  <w:sz w:val="22"/>
                                  <w:szCs w:val="22"/>
                                </w:rPr>
                                <w:t xml:space="preserve">tshwm sim thiab </w:t>
                              </w:r>
                            </w:ins>
                            <w:r w:rsidRPr="00B67667">
                              <w:rPr>
                                <w:sz w:val="22"/>
                                <w:szCs w:val="22"/>
                              </w:rPr>
                              <w:t xml:space="preserve">loj zuj zus los </w:t>
                            </w:r>
                            <w:del w:id="1607" w:author="Khamsaolee Xainhiaxang" w:date="2021-07-04T15:43:00Z">
                              <w:r w:rsidRPr="00B67667" w:rsidDel="00A4609A">
                                <w:rPr>
                                  <w:sz w:val="22"/>
                                  <w:szCs w:val="22"/>
                                </w:rPr>
                                <w:delText>ntawm qhov xwm txheej nyob ib puag ncig</w:delText>
                              </w:r>
                            </w:del>
                            <w:ins w:id="1608" w:author="Khamsaolee Xainhiaxang" w:date="2021-07-04T15:43:00Z">
                              <w:r>
                                <w:rPr>
                                  <w:sz w:val="22"/>
                                  <w:szCs w:val="22"/>
                                </w:rPr>
                                <w:t>twb vim yog muaj</w:t>
                              </w:r>
                            </w:ins>
                            <w:r w:rsidRPr="00B67667">
                              <w:rPr>
                                <w:sz w:val="22"/>
                                <w:szCs w:val="22"/>
                              </w:rPr>
                              <w:t xml:space="preserve"> COVID-19 </w:t>
                            </w:r>
                            <w:ins w:id="1609" w:author="Khamsaolee Xainhiaxang" w:date="2021-07-04T15:43:00Z">
                              <w:r>
                                <w:rPr>
                                  <w:sz w:val="22"/>
                                  <w:szCs w:val="22"/>
                                </w:rPr>
                                <w:t xml:space="preserve">nyob rau </w:t>
                              </w:r>
                            </w:ins>
                            <w:del w:id="1610" w:author="Khamsaolee Xainhiaxang" w:date="2021-07-04T15:43:00Z">
                              <w:r w:rsidRPr="00B67667" w:rsidDel="00A4609A">
                                <w:rPr>
                                  <w:sz w:val="22"/>
                                  <w:szCs w:val="22"/>
                                </w:rPr>
                                <w:delText xml:space="preserve">hauv </w:delText>
                              </w:r>
                            </w:del>
                            <w:r w:rsidRPr="00B67667">
                              <w:rPr>
                                <w:sz w:val="22"/>
                                <w:szCs w:val="22"/>
                              </w:rPr>
                              <w:t>xyoo 2020-21.</w:t>
                            </w:r>
                          </w:p>
                        </w:txbxContent>
                      </wps:txbx>
                      <wps:bodyPr rot="0" vert="horz" wrap="square" lIns="0" tIns="0" rIns="0" bIns="0" anchor="t" anchorCtr="0" upright="1">
                        <a:noAutofit/>
                      </wps:bodyPr>
                    </wps:wsp>
                  </a:graphicData>
                </a:graphic>
              </wp:inline>
            </w:drawing>
          </mc:Choice>
          <mc:Fallback>
            <w:pict>
              <v:shape w14:anchorId="2F3036A7" id="Text Box 620" o:spid="_x0000_s1070" type="#_x0000_t202" style="width:755pt;height:1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" filled="f" strokecolor="#8496b0" strokeweight="1pt">
                <v:textbox inset="0,0,0,0">
                  <w:txbxContent>
                    <w:p w14:paraId="54991CAF" w14:textId="5E9116D9" w:rsidR="00AD19E5" w:rsidRPr="00B67667" w:rsidRDefault="00AD19E5" w:rsidP="00B67667">
                      <w:pPr>
                        <w:pStyle w:val="BodyText"/>
                        <w:spacing w:before="58"/>
                        <w:ind w:left="48" w:right="391"/>
                        <w:jc w:val="both"/>
                        <w:rPr>
                          <w:sz w:val="22"/>
                          <w:szCs w:val="22"/>
                        </w:rPr>
                      </w:pPr>
                      <w:r w:rsidRPr="00B67667">
                        <w:rPr>
                          <w:sz w:val="22"/>
                          <w:szCs w:val="22"/>
                        </w:rPr>
                        <w:t xml:space="preserve">TRUSD yuav tsum rau siab ntso rau tub ntxhais kawm kev koom tes thiab kev coj noj coj ua thiab huab cua txhawm rau </w:t>
                      </w:r>
                      <w:del w:id="1611" w:author="Khamsaolee Xainhiaxang" w:date="2021-07-04T15:31:00Z">
                        <w:r w:rsidRPr="00B67667" w:rsidDel="006A093E">
                          <w:rPr>
                            <w:sz w:val="22"/>
                            <w:szCs w:val="22"/>
                          </w:rPr>
                          <w:delText xml:space="preserve">nce </w:delText>
                        </w:r>
                      </w:del>
                      <w:ins w:id="1612" w:author="Khamsaolee Xainhiaxang" w:date="2021-07-04T15:31:00Z">
                        <w:r>
                          <w:rPr>
                            <w:sz w:val="22"/>
                            <w:szCs w:val="22"/>
                          </w:rPr>
                          <w:t>kom</w:t>
                        </w:r>
                        <w:r w:rsidRPr="00B67667">
                          <w:rPr>
                            <w:sz w:val="22"/>
                            <w:szCs w:val="22"/>
                          </w:rPr>
                          <w:t xml:space="preserve"> </w:t>
                        </w:r>
                      </w:ins>
                      <w:r w:rsidRPr="00B67667">
                        <w:rPr>
                          <w:sz w:val="22"/>
                          <w:szCs w:val="22"/>
                        </w:rPr>
                        <w:t xml:space="preserve">tub kawm </w:t>
                      </w:r>
                      <w:ins w:id="1613" w:author="Khamsaolee Xainhiaxang" w:date="2021-07-04T15:31:00Z">
                        <w:r>
                          <w:rPr>
                            <w:sz w:val="22"/>
                            <w:szCs w:val="22"/>
                          </w:rPr>
                          <w:t>m</w:t>
                        </w:r>
                      </w:ins>
                      <w:ins w:id="1614" w:author="Khamsaolee Xainhiaxang" w:date="2021-07-04T15:32:00Z">
                        <w:r>
                          <w:rPr>
                            <w:sz w:val="22"/>
                            <w:szCs w:val="22"/>
                          </w:rPr>
                          <w:t xml:space="preserve">uaj </w:t>
                        </w:r>
                      </w:ins>
                      <w:r w:rsidRPr="00B67667">
                        <w:rPr>
                          <w:sz w:val="22"/>
                          <w:szCs w:val="22"/>
                        </w:rPr>
                        <w:t xml:space="preserve">kev vam meej. Qhov no raug ntsuas los ntawm kev qhaj ntawv, feem pua ​​ntawm cheeb tsam cov tuaj kawm ntawv, cov tub ntxhais kawm cov lus teb rau kev soj ntsuam ntsuas tsev kawm kev nyab xeeb thiab cov kev sib </w:t>
                      </w:r>
                      <w:del w:id="1615" w:author="Khamsaolee Xainhiaxang" w:date="2021-07-04T15:33:00Z">
                        <w:r w:rsidRPr="00B67667" w:rsidDel="00B01E89">
                          <w:rPr>
                            <w:sz w:val="22"/>
                            <w:szCs w:val="22"/>
                          </w:rPr>
                          <w:delText>txuas</w:delText>
                        </w:r>
                      </w:del>
                      <w:ins w:id="1616" w:author="Khamsaolee Xainhiaxang" w:date="2021-07-04T15:33:00Z">
                        <w:r>
                          <w:rPr>
                            <w:sz w:val="22"/>
                            <w:szCs w:val="22"/>
                          </w:rPr>
                          <w:t>pab</w:t>
                        </w:r>
                      </w:ins>
                      <w:r w:rsidRPr="00B67667">
                        <w:rPr>
                          <w:sz w:val="22"/>
                          <w:szCs w:val="22"/>
                        </w:rPr>
                        <w:t>, cov lus teb zoo ntawm niam txiv</w:t>
                      </w:r>
                      <w:del w:id="1617" w:author="Khamsaolee Xainhiaxang" w:date="2021-07-04T15:34:00Z">
                        <w:r w:rsidRPr="00B67667" w:rsidDel="00B01E89">
                          <w:rPr>
                            <w:sz w:val="22"/>
                            <w:szCs w:val="22"/>
                          </w:rPr>
                          <w:delText xml:space="preserve"> cov lus nug</w:delText>
                        </w:r>
                      </w:del>
                      <w:r w:rsidRPr="00B67667">
                        <w:rPr>
                          <w:sz w:val="22"/>
                          <w:szCs w:val="22"/>
                        </w:rPr>
                        <w:t xml:space="preserve">, cov </w:t>
                      </w:r>
                      <w:del w:id="1618" w:author="Khamsaolee Xainhiaxang" w:date="2021-07-04T15:39:00Z">
                        <w:r w:rsidRPr="00B67667" w:rsidDel="00B01E89">
                          <w:rPr>
                            <w:sz w:val="22"/>
                            <w:szCs w:val="22"/>
                          </w:rPr>
                          <w:delText>tawm kev kawm</w:delText>
                        </w:r>
                      </w:del>
                      <w:ins w:id="1619" w:author="Khamsaolee Xainhiaxang" w:date="2021-07-04T15:39:00Z">
                        <w:r>
                          <w:rPr>
                            <w:sz w:val="22"/>
                            <w:szCs w:val="22"/>
                          </w:rPr>
                          <w:t>tub ntxhais</w:t>
                        </w:r>
                      </w:ins>
                      <w:r w:rsidRPr="00B67667">
                        <w:rPr>
                          <w:sz w:val="22"/>
                          <w:szCs w:val="22"/>
                        </w:rPr>
                        <w:t xml:space="preserve"> tawm </w:t>
                      </w:r>
                      <w:ins w:id="1620" w:author="Khamsaolee Xainhiaxang" w:date="2021-07-04T15:39:00Z">
                        <w:r>
                          <w:rPr>
                            <w:sz w:val="22"/>
                            <w:szCs w:val="22"/>
                          </w:rPr>
                          <w:t xml:space="preserve">ntawv </w:t>
                        </w:r>
                      </w:ins>
                      <w:r w:rsidRPr="00B67667">
                        <w:rPr>
                          <w:sz w:val="22"/>
                          <w:szCs w:val="22"/>
                        </w:rPr>
                        <w:t xml:space="preserve">hauv tsev kawm Qib nrab, feem pua ​​tso tseg kev kawm, feem pua ​​raug rho tawm, thiab kev ntiab tawm. Ib qho ntxiv, kev kawm txog kev sib raug zoo thiab lub siab lub ntsws muaj kev cuam tshuam zoo rau kev kawm thiab kev vam meej rau cov tub ntxhais kawm yav tom ntej. Qhov kev xav tau no tau </w:t>
                      </w:r>
                      <w:ins w:id="1621" w:author="Khamsaolee Xainhiaxang" w:date="2021-07-04T15:42:00Z">
                        <w:r>
                          <w:rPr>
                            <w:sz w:val="22"/>
                            <w:szCs w:val="22"/>
                          </w:rPr>
                          <w:t xml:space="preserve">tshwm sim thiab </w:t>
                        </w:r>
                      </w:ins>
                      <w:r w:rsidRPr="00B67667">
                        <w:rPr>
                          <w:sz w:val="22"/>
                          <w:szCs w:val="22"/>
                        </w:rPr>
                        <w:t xml:space="preserve">loj zuj zus los </w:t>
                      </w:r>
                      <w:del w:id="1622" w:author="Khamsaolee Xainhiaxang" w:date="2021-07-04T15:43:00Z">
                        <w:r w:rsidRPr="00B67667" w:rsidDel="00A4609A">
                          <w:rPr>
                            <w:sz w:val="22"/>
                            <w:szCs w:val="22"/>
                          </w:rPr>
                          <w:delText>ntawm qhov xwm txheej nyob ib puag ncig</w:delText>
                        </w:r>
                      </w:del>
                      <w:ins w:id="1623" w:author="Khamsaolee Xainhiaxang" w:date="2021-07-04T15:43:00Z">
                        <w:r>
                          <w:rPr>
                            <w:sz w:val="22"/>
                            <w:szCs w:val="22"/>
                          </w:rPr>
                          <w:t>twb vim yog muaj</w:t>
                        </w:r>
                      </w:ins>
                      <w:r w:rsidRPr="00B67667">
                        <w:rPr>
                          <w:sz w:val="22"/>
                          <w:szCs w:val="22"/>
                        </w:rPr>
                        <w:t xml:space="preserve"> COVID-19 </w:t>
                      </w:r>
                      <w:ins w:id="1624" w:author="Khamsaolee Xainhiaxang" w:date="2021-07-04T15:43:00Z">
                        <w:r>
                          <w:rPr>
                            <w:sz w:val="22"/>
                            <w:szCs w:val="22"/>
                          </w:rPr>
                          <w:t xml:space="preserve">nyob rau </w:t>
                        </w:r>
                      </w:ins>
                      <w:del w:id="1625" w:author="Khamsaolee Xainhiaxang" w:date="2021-07-04T15:43:00Z">
                        <w:r w:rsidRPr="00B67667" w:rsidDel="00A4609A">
                          <w:rPr>
                            <w:sz w:val="22"/>
                            <w:szCs w:val="22"/>
                          </w:rPr>
                          <w:delText xml:space="preserve">hauv </w:delText>
                        </w:r>
                      </w:del>
                      <w:r w:rsidRPr="00B67667">
                        <w:rPr>
                          <w:sz w:val="22"/>
                          <w:szCs w:val="22"/>
                        </w:rPr>
                        <w:t>xyoo 2020-21.</w:t>
                      </w:r>
                    </w:p>
                  </w:txbxContent>
                </v:textbox>
                <w10:anchorlock/>
              </v:shape>
            </w:pict>
          </mc:Fallback>
        </mc:AlternateContent>
      </w:r>
    </w:p>
    <w:p w14:paraId="49EE815A" w14:textId="5F26E881" w:rsidR="00E43EF1" w:rsidRPr="003D175D" w:rsidRDefault="00151748">
      <w:pPr>
        <w:spacing w:before="159"/>
        <w:ind w:left="240"/>
        <w:rPr>
          <w:b/>
          <w:sz w:val="32"/>
          <w:szCs w:val="32"/>
        </w:rPr>
      </w:pPr>
      <w:hyperlink r:id="rId34" w:anchor="MeasuringandReportingResults">
        <w:r w:rsidR="000E40D2" w:rsidRPr="003D175D">
          <w:rPr>
            <w:b/>
            <w:sz w:val="32"/>
            <w:szCs w:val="32"/>
          </w:rPr>
          <w:t>Ntsuas</w:t>
        </w:r>
        <w:r w:rsidR="00E30000" w:rsidRPr="003D175D">
          <w:rPr>
            <w:b/>
            <w:sz w:val="32"/>
            <w:szCs w:val="32"/>
          </w:rPr>
          <w:t xml:space="preserve"> Xyuas</w:t>
        </w:r>
        <w:r w:rsidR="000E40D2" w:rsidRPr="003D175D">
          <w:rPr>
            <w:b/>
            <w:sz w:val="32"/>
            <w:szCs w:val="32"/>
          </w:rPr>
          <w:t xml:space="preserve"> thiab Tshaj Tawm Cov Ntsiab Lus</w:t>
        </w:r>
      </w:hyperlink>
    </w:p>
    <w:p w14:paraId="5DE53123" w14:textId="77777777" w:rsidR="00E43EF1" w:rsidRDefault="00E43EF1">
      <w:pPr>
        <w:pStyle w:val="BodyText"/>
        <w:spacing w:before="11"/>
        <w:rPr>
          <w:b/>
          <w:sz w:val="9"/>
        </w:rPr>
      </w:pPr>
    </w:p>
    <w:tbl>
      <w:tblPr>
        <w:tblW w:w="0" w:type="auto"/>
        <w:tblInd w:w="250"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left w:w="0" w:type="dxa"/>
          <w:right w:w="0" w:type="dxa"/>
        </w:tblCellMar>
        <w:tblLook w:val="01E0" w:firstRow="1" w:lastRow="1" w:firstColumn="1" w:lastColumn="1" w:noHBand="0" w:noVBand="0"/>
      </w:tblPr>
      <w:tblGrid>
        <w:gridCol w:w="2905"/>
        <w:gridCol w:w="2610"/>
        <w:gridCol w:w="2250"/>
        <w:gridCol w:w="2070"/>
        <w:gridCol w:w="2160"/>
        <w:gridCol w:w="3115"/>
      </w:tblGrid>
      <w:tr w:rsidR="00CE5809" w14:paraId="1C2F111B" w14:textId="77777777" w:rsidTr="00555DB5">
        <w:trPr>
          <w:trHeight w:val="667"/>
        </w:trPr>
        <w:tc>
          <w:tcPr>
            <w:tcW w:w="2905" w:type="dxa"/>
            <w:shd w:val="clear" w:color="auto" w:fill="DBE5F1"/>
          </w:tcPr>
          <w:p w14:paraId="3C9AE495" w14:textId="32C6BCED" w:rsidR="00CE5809" w:rsidRDefault="00543291" w:rsidP="00543291">
            <w:pPr>
              <w:pStyle w:val="TableParagraph"/>
              <w:spacing w:before="196"/>
              <w:ind w:right="902"/>
              <w:rPr>
                <w:sz w:val="24"/>
              </w:rPr>
            </w:pPr>
            <w:r>
              <w:rPr>
                <w:sz w:val="20"/>
                <w:szCs w:val="20"/>
              </w:rPr>
              <w:t xml:space="preserve">  Cov Cuab Yeej</w:t>
            </w:r>
          </w:p>
        </w:tc>
        <w:tc>
          <w:tcPr>
            <w:tcW w:w="2610" w:type="dxa"/>
            <w:shd w:val="clear" w:color="auto" w:fill="DBE5F1"/>
          </w:tcPr>
          <w:p w14:paraId="1D3FEBF1" w14:textId="4B909A1F" w:rsidR="00CE5809" w:rsidRDefault="00CE5809" w:rsidP="00CE5809">
            <w:pPr>
              <w:pStyle w:val="TableParagraph"/>
              <w:spacing w:before="196"/>
              <w:ind w:left="798"/>
              <w:rPr>
                <w:sz w:val="24"/>
              </w:rPr>
            </w:pPr>
            <w:r w:rsidRPr="002257F1">
              <w:rPr>
                <w:sz w:val="20"/>
                <w:szCs w:val="20"/>
              </w:rPr>
              <w:t>Lub hauv paus</w:t>
            </w:r>
          </w:p>
        </w:tc>
        <w:tc>
          <w:tcPr>
            <w:tcW w:w="2250" w:type="dxa"/>
            <w:shd w:val="clear" w:color="auto" w:fill="DBE5F1"/>
          </w:tcPr>
          <w:p w14:paraId="384B3ECA" w14:textId="0536077C" w:rsidR="00CE5809" w:rsidRDefault="00CE5809" w:rsidP="00CE5809">
            <w:pPr>
              <w:pStyle w:val="TableParagraph"/>
              <w:spacing w:before="196"/>
              <w:ind w:left="385"/>
              <w:jc w:val="center"/>
              <w:rPr>
                <w:sz w:val="24"/>
              </w:rPr>
            </w:pPr>
            <w:r w:rsidRPr="002257F1">
              <w:rPr>
                <w:sz w:val="20"/>
                <w:szCs w:val="20"/>
              </w:rPr>
              <w:t>Qhov tshwm sim Xyoo 1</w:t>
            </w:r>
          </w:p>
        </w:tc>
        <w:tc>
          <w:tcPr>
            <w:tcW w:w="2070" w:type="dxa"/>
            <w:shd w:val="clear" w:color="auto" w:fill="DBE5F1"/>
          </w:tcPr>
          <w:p w14:paraId="39B494BD" w14:textId="4C829BD6" w:rsidR="00CE5809" w:rsidRDefault="00CE5809" w:rsidP="00CE5809">
            <w:pPr>
              <w:pStyle w:val="TableParagraph"/>
              <w:spacing w:before="196"/>
              <w:ind w:left="385"/>
              <w:jc w:val="center"/>
              <w:rPr>
                <w:sz w:val="24"/>
              </w:rPr>
            </w:pPr>
            <w:r w:rsidRPr="002257F1">
              <w:rPr>
                <w:sz w:val="20"/>
                <w:szCs w:val="20"/>
              </w:rPr>
              <w:t>Qhov tshwm sim Xyoo 2</w:t>
            </w:r>
          </w:p>
        </w:tc>
        <w:tc>
          <w:tcPr>
            <w:tcW w:w="2160" w:type="dxa"/>
            <w:shd w:val="clear" w:color="auto" w:fill="DBE5F1"/>
          </w:tcPr>
          <w:p w14:paraId="5FBAE9D4" w14:textId="496DF682" w:rsidR="00CE5809" w:rsidRDefault="00CE5809" w:rsidP="00CE5809">
            <w:pPr>
              <w:pStyle w:val="TableParagraph"/>
              <w:spacing w:before="196"/>
              <w:ind w:left="385"/>
              <w:jc w:val="center"/>
              <w:rPr>
                <w:sz w:val="24"/>
              </w:rPr>
            </w:pPr>
            <w:r w:rsidRPr="002257F1">
              <w:rPr>
                <w:sz w:val="20"/>
                <w:szCs w:val="20"/>
              </w:rPr>
              <w:t>Qhov tshwm sim Xyoo 3</w:t>
            </w:r>
          </w:p>
        </w:tc>
        <w:tc>
          <w:tcPr>
            <w:tcW w:w="3115" w:type="dxa"/>
            <w:shd w:val="clear" w:color="auto" w:fill="DBE5F1"/>
          </w:tcPr>
          <w:p w14:paraId="20A95BAF" w14:textId="21E1EA8A" w:rsidR="00CE5809" w:rsidRDefault="00CE5809" w:rsidP="00CE5809">
            <w:pPr>
              <w:pStyle w:val="TableParagraph"/>
              <w:spacing w:before="58"/>
              <w:ind w:left="792" w:right="122" w:hanging="640"/>
              <w:rPr>
                <w:sz w:val="24"/>
              </w:rPr>
            </w:pPr>
            <w:r w:rsidRPr="002257F1">
              <w:rPr>
                <w:sz w:val="20"/>
                <w:szCs w:val="20"/>
              </w:rPr>
              <w:t>Xav Kom Muaj Qhov Zoo Tshaj rau</w:t>
            </w:r>
            <w:r>
              <w:rPr>
                <w:sz w:val="20"/>
                <w:szCs w:val="20"/>
              </w:rPr>
              <w:t xml:space="preserve"> xyoo</w:t>
            </w:r>
            <w:r w:rsidRPr="002257F1">
              <w:rPr>
                <w:sz w:val="20"/>
                <w:szCs w:val="20"/>
              </w:rPr>
              <w:t xml:space="preserve"> 2023–24</w:t>
            </w:r>
          </w:p>
        </w:tc>
      </w:tr>
      <w:tr w:rsidR="00E43EF1" w14:paraId="6FBAB3B7" w14:textId="77777777" w:rsidTr="00555DB5">
        <w:trPr>
          <w:trHeight w:val="943"/>
        </w:trPr>
        <w:tc>
          <w:tcPr>
            <w:tcW w:w="2905" w:type="dxa"/>
          </w:tcPr>
          <w:p w14:paraId="54B00C0E" w14:textId="455EC642" w:rsidR="00E43EF1" w:rsidRPr="00F96F0A" w:rsidRDefault="000E40D2">
            <w:pPr>
              <w:pStyle w:val="TableParagraph"/>
              <w:spacing w:before="58"/>
              <w:ind w:left="58" w:right="148"/>
            </w:pPr>
            <w:r w:rsidRPr="00F96F0A">
              <w:t xml:space="preserve">Tus </w:t>
            </w:r>
            <w:r w:rsidR="00F11437" w:rsidRPr="00F96F0A">
              <w:t xml:space="preserve">Lej Ntawm Neeg Poob Qab </w:t>
            </w:r>
          </w:p>
        </w:tc>
        <w:tc>
          <w:tcPr>
            <w:tcW w:w="2610" w:type="dxa"/>
          </w:tcPr>
          <w:p w14:paraId="00CB475D" w14:textId="67E2F85B" w:rsidR="00E43EF1" w:rsidRPr="00F96F0A" w:rsidRDefault="007C1250">
            <w:pPr>
              <w:pStyle w:val="TableParagraph"/>
              <w:spacing w:before="58"/>
              <w:ind w:left="58"/>
            </w:pPr>
            <w:r w:rsidRPr="00F96F0A">
              <w:t xml:space="preserve">Xyoo </w:t>
            </w:r>
            <w:r w:rsidR="000E40D2" w:rsidRPr="00F96F0A">
              <w:t>2019-20</w:t>
            </w:r>
          </w:p>
          <w:p w14:paraId="117D58D6" w14:textId="77777777" w:rsidR="00E43EF1" w:rsidRPr="00F96F0A" w:rsidRDefault="000E40D2">
            <w:pPr>
              <w:pStyle w:val="TableParagraph"/>
              <w:ind w:left="58"/>
            </w:pPr>
            <w:r w:rsidRPr="00F96F0A">
              <w:t>10.67%</w:t>
            </w:r>
          </w:p>
        </w:tc>
        <w:tc>
          <w:tcPr>
            <w:tcW w:w="2250" w:type="dxa"/>
          </w:tcPr>
          <w:p w14:paraId="10C5B701" w14:textId="77777777" w:rsidR="00E43EF1" w:rsidRPr="00F96F0A" w:rsidRDefault="00E43EF1">
            <w:pPr>
              <w:pStyle w:val="TableParagraph"/>
              <w:rPr>
                <w:rFonts w:ascii="Times New Roman"/>
              </w:rPr>
            </w:pPr>
          </w:p>
        </w:tc>
        <w:tc>
          <w:tcPr>
            <w:tcW w:w="2070" w:type="dxa"/>
          </w:tcPr>
          <w:p w14:paraId="0C0A5541" w14:textId="77777777" w:rsidR="00E43EF1" w:rsidRPr="00F96F0A" w:rsidRDefault="00E43EF1">
            <w:pPr>
              <w:pStyle w:val="TableParagraph"/>
              <w:rPr>
                <w:rFonts w:ascii="Times New Roman"/>
              </w:rPr>
            </w:pPr>
          </w:p>
        </w:tc>
        <w:tc>
          <w:tcPr>
            <w:tcW w:w="2160" w:type="dxa"/>
          </w:tcPr>
          <w:p w14:paraId="03755D12" w14:textId="77777777" w:rsidR="00E43EF1" w:rsidRPr="00F96F0A" w:rsidRDefault="00E43EF1">
            <w:pPr>
              <w:pStyle w:val="TableParagraph"/>
              <w:rPr>
                <w:rFonts w:ascii="Times New Roman"/>
              </w:rPr>
            </w:pPr>
          </w:p>
        </w:tc>
        <w:tc>
          <w:tcPr>
            <w:tcW w:w="3115" w:type="dxa"/>
          </w:tcPr>
          <w:p w14:paraId="48802B15" w14:textId="77777777" w:rsidR="00E43EF1" w:rsidRPr="00F96F0A" w:rsidRDefault="000E40D2">
            <w:pPr>
              <w:pStyle w:val="TableParagraph"/>
              <w:spacing w:before="58"/>
              <w:ind w:left="57"/>
            </w:pPr>
            <w:r w:rsidRPr="00F96F0A">
              <w:t>Xyoo 2023-24</w:t>
            </w:r>
          </w:p>
          <w:p w14:paraId="780194E9" w14:textId="77777777" w:rsidR="00E43EF1" w:rsidRPr="00F96F0A" w:rsidRDefault="000E40D2">
            <w:pPr>
              <w:pStyle w:val="TableParagraph"/>
              <w:ind w:left="57"/>
            </w:pPr>
            <w:r w:rsidRPr="00F96F0A">
              <w:t>9%</w:t>
            </w:r>
          </w:p>
        </w:tc>
      </w:tr>
      <w:tr w:rsidR="00E43EF1" w14:paraId="5F24869F" w14:textId="77777777" w:rsidTr="00555DB5">
        <w:trPr>
          <w:trHeight w:val="2323"/>
        </w:trPr>
        <w:tc>
          <w:tcPr>
            <w:tcW w:w="2905" w:type="dxa"/>
          </w:tcPr>
          <w:p w14:paraId="688D6418" w14:textId="4CA179C8" w:rsidR="00E43EF1" w:rsidRPr="00F96F0A" w:rsidRDefault="00746575" w:rsidP="00A4609A">
            <w:pPr>
              <w:pStyle w:val="TableParagraph"/>
              <w:spacing w:before="58"/>
              <w:ind w:left="58" w:right="86"/>
            </w:pPr>
            <w:r w:rsidRPr="00F96F0A">
              <w:t xml:space="preserve">Tus lej ntawm neeg poob qab </w:t>
            </w:r>
            <w:r w:rsidR="000E40D2" w:rsidRPr="00F96F0A">
              <w:t xml:space="preserve">ntawv uas tsis tuaj yeem ua ntu zus mus raws qib yuav ua rau tus lej tsis muaj qhov txwv tsis pub tshaj 5% ntawm tus lej </w:t>
            </w:r>
            <w:del w:id="1626" w:author="Khamsaolee Xainhiaxang" w:date="2021-07-04T15:45:00Z">
              <w:r w:rsidR="000E40D2" w:rsidRPr="00F96F0A" w:rsidDel="00A4609A">
                <w:delText xml:space="preserve">tshaj </w:delText>
              </w:r>
            </w:del>
            <w:ins w:id="1627" w:author="Khamsaolee Xainhiaxang" w:date="2021-07-04T15:45:00Z">
              <w:r w:rsidR="00A4609A">
                <w:t>qis tshaj plaws</w:t>
              </w:r>
              <w:r w:rsidR="00A4609A" w:rsidRPr="00F96F0A">
                <w:t xml:space="preserve"> </w:t>
              </w:r>
            </w:ins>
            <w:r w:rsidR="000E40D2" w:rsidRPr="00F96F0A">
              <w:t>ntawm cov qib kawm (K-, 1-3, 4-6, 7-8 thiab 9--12).</w:t>
            </w:r>
          </w:p>
        </w:tc>
        <w:tc>
          <w:tcPr>
            <w:tcW w:w="2610" w:type="dxa"/>
          </w:tcPr>
          <w:p w14:paraId="1345ED39" w14:textId="08C6E1DE" w:rsidR="00E43EF1" w:rsidRPr="00F96F0A" w:rsidRDefault="000E40D2">
            <w:pPr>
              <w:pStyle w:val="TableParagraph"/>
              <w:spacing w:before="58"/>
              <w:ind w:left="58" w:right="148"/>
            </w:pPr>
            <w:r w:rsidRPr="00F96F0A">
              <w:t xml:space="preserve">Tus </w:t>
            </w:r>
            <w:r w:rsidR="007744B9" w:rsidRPr="00F96F0A">
              <w:t>Lej Ntawm Neeg Poob Qab</w:t>
            </w:r>
            <w:r w:rsidR="00D07002" w:rsidRPr="00F96F0A">
              <w:t xml:space="preserve"> xyoo</w:t>
            </w:r>
            <w:r w:rsidRPr="00F96F0A">
              <w:t xml:space="preserve"> 2018-19:</w:t>
            </w:r>
          </w:p>
          <w:p w14:paraId="7CAA6AE3" w14:textId="37F9911A" w:rsidR="00E43EF1" w:rsidRPr="00F96F0A" w:rsidRDefault="00D07002">
            <w:pPr>
              <w:pStyle w:val="TableParagraph"/>
              <w:ind w:left="58"/>
            </w:pPr>
            <w:r w:rsidRPr="00F96F0A">
              <w:t>Me Nyuam Yaus</w:t>
            </w:r>
            <w:r w:rsidR="000E40D2" w:rsidRPr="00F96F0A">
              <w:t>: 17.2%</w:t>
            </w:r>
          </w:p>
          <w:p w14:paraId="30D375BC" w14:textId="754F54D2" w:rsidR="00E43EF1" w:rsidRPr="00F96F0A" w:rsidRDefault="00D07002">
            <w:pPr>
              <w:pStyle w:val="TableParagraph"/>
              <w:ind w:left="58"/>
            </w:pPr>
            <w:r w:rsidRPr="00F96F0A">
              <w:t>Qib</w:t>
            </w:r>
            <w:r w:rsidR="000E40D2" w:rsidRPr="00F96F0A">
              <w:t xml:space="preserve"> 1 - 3: 15.2%</w:t>
            </w:r>
          </w:p>
          <w:p w14:paraId="3B587D19" w14:textId="45A977F0" w:rsidR="00E43EF1" w:rsidRPr="00F96F0A" w:rsidRDefault="00D07002">
            <w:pPr>
              <w:pStyle w:val="TableParagraph"/>
              <w:ind w:left="58"/>
            </w:pPr>
            <w:r w:rsidRPr="00F96F0A">
              <w:t>Qib</w:t>
            </w:r>
            <w:r w:rsidR="000E40D2" w:rsidRPr="00F96F0A">
              <w:t xml:space="preserve"> 4-6: 12.0%</w:t>
            </w:r>
          </w:p>
          <w:p w14:paraId="4CC3ECB7" w14:textId="4C52E968" w:rsidR="00E43EF1" w:rsidRPr="00F96F0A" w:rsidRDefault="00D07002">
            <w:pPr>
              <w:pStyle w:val="TableParagraph"/>
              <w:ind w:left="58"/>
            </w:pPr>
            <w:r w:rsidRPr="00F96F0A">
              <w:t xml:space="preserve">Qib </w:t>
            </w:r>
            <w:r w:rsidR="000E40D2" w:rsidRPr="00F96F0A">
              <w:t>7-8: 18.1%</w:t>
            </w:r>
          </w:p>
          <w:p w14:paraId="135D1102" w14:textId="08379C3E" w:rsidR="00E43EF1" w:rsidRPr="00F96F0A" w:rsidRDefault="00D07002">
            <w:pPr>
              <w:pStyle w:val="TableParagraph"/>
              <w:ind w:left="58"/>
            </w:pPr>
            <w:r w:rsidRPr="00F96F0A">
              <w:t xml:space="preserve">Qib </w:t>
            </w:r>
            <w:r w:rsidR="000E40D2" w:rsidRPr="00F96F0A">
              <w:t>9- 12: 22.5%</w:t>
            </w:r>
          </w:p>
        </w:tc>
        <w:tc>
          <w:tcPr>
            <w:tcW w:w="2250" w:type="dxa"/>
          </w:tcPr>
          <w:p w14:paraId="74623C1C" w14:textId="77777777" w:rsidR="00E43EF1" w:rsidRPr="00F96F0A" w:rsidRDefault="00E43EF1">
            <w:pPr>
              <w:pStyle w:val="TableParagraph"/>
              <w:rPr>
                <w:rFonts w:ascii="Times New Roman"/>
              </w:rPr>
            </w:pPr>
          </w:p>
        </w:tc>
        <w:tc>
          <w:tcPr>
            <w:tcW w:w="2070" w:type="dxa"/>
          </w:tcPr>
          <w:p w14:paraId="77A8FBD3" w14:textId="77777777" w:rsidR="00E43EF1" w:rsidRPr="00F96F0A" w:rsidRDefault="00E43EF1">
            <w:pPr>
              <w:pStyle w:val="TableParagraph"/>
              <w:rPr>
                <w:rFonts w:ascii="Times New Roman"/>
              </w:rPr>
            </w:pPr>
          </w:p>
        </w:tc>
        <w:tc>
          <w:tcPr>
            <w:tcW w:w="2160" w:type="dxa"/>
          </w:tcPr>
          <w:p w14:paraId="28D1BF05" w14:textId="77777777" w:rsidR="00E43EF1" w:rsidRPr="00F96F0A" w:rsidRDefault="00E43EF1">
            <w:pPr>
              <w:pStyle w:val="TableParagraph"/>
              <w:rPr>
                <w:rFonts w:ascii="Times New Roman"/>
              </w:rPr>
            </w:pPr>
          </w:p>
        </w:tc>
        <w:tc>
          <w:tcPr>
            <w:tcW w:w="3115" w:type="dxa"/>
          </w:tcPr>
          <w:p w14:paraId="1199F5EA" w14:textId="6F5DF1C0" w:rsidR="00E43EF1" w:rsidRPr="00F96F0A" w:rsidRDefault="000E40D2">
            <w:pPr>
              <w:pStyle w:val="TableParagraph"/>
              <w:spacing w:before="58"/>
              <w:ind w:left="57" w:right="150"/>
            </w:pPr>
            <w:r w:rsidRPr="00F96F0A">
              <w:t xml:space="preserve">Tus </w:t>
            </w:r>
            <w:r w:rsidR="00D07002" w:rsidRPr="00F96F0A">
              <w:t>Lej Ntawm Neeg Poob Qab xyoo</w:t>
            </w:r>
            <w:r w:rsidRPr="00F96F0A">
              <w:t xml:space="preserve"> 2023-24:</w:t>
            </w:r>
          </w:p>
          <w:p w14:paraId="5A7BD657" w14:textId="7CF97439" w:rsidR="00E43EF1" w:rsidRPr="00F96F0A" w:rsidRDefault="00D07002">
            <w:pPr>
              <w:pStyle w:val="TableParagraph"/>
              <w:ind w:left="57"/>
            </w:pPr>
            <w:r w:rsidRPr="00F96F0A">
              <w:t>Me Nyuam Yaus</w:t>
            </w:r>
            <w:r w:rsidR="000E40D2" w:rsidRPr="00F96F0A">
              <w:t>: 15%</w:t>
            </w:r>
          </w:p>
          <w:p w14:paraId="5BDABA9E" w14:textId="21793882" w:rsidR="00E43EF1" w:rsidRPr="00F96F0A" w:rsidRDefault="00D07002">
            <w:pPr>
              <w:pStyle w:val="TableParagraph"/>
              <w:ind w:left="57"/>
            </w:pPr>
            <w:r w:rsidRPr="00F96F0A">
              <w:t>Qib</w:t>
            </w:r>
            <w:r w:rsidR="000E40D2" w:rsidRPr="00F96F0A">
              <w:t xml:space="preserve"> 1 - 3: 15%</w:t>
            </w:r>
          </w:p>
          <w:p w14:paraId="713638A1" w14:textId="3B5960CA" w:rsidR="00E43EF1" w:rsidRPr="00F96F0A" w:rsidRDefault="00D07002">
            <w:pPr>
              <w:pStyle w:val="TableParagraph"/>
              <w:ind w:left="57"/>
            </w:pPr>
            <w:r w:rsidRPr="00F96F0A">
              <w:t>Qib</w:t>
            </w:r>
            <w:r w:rsidR="000E40D2" w:rsidRPr="00F96F0A">
              <w:t xml:space="preserve"> 4-6: 12.0%</w:t>
            </w:r>
          </w:p>
          <w:p w14:paraId="482774A5" w14:textId="2CCD9D9D" w:rsidR="00E43EF1" w:rsidRPr="00F96F0A" w:rsidRDefault="00D07002">
            <w:pPr>
              <w:pStyle w:val="TableParagraph"/>
              <w:ind w:left="57"/>
            </w:pPr>
            <w:r w:rsidRPr="00F96F0A">
              <w:t xml:space="preserve">Qib </w:t>
            </w:r>
            <w:r w:rsidR="000E40D2" w:rsidRPr="00F96F0A">
              <w:t>7-8: 15%</w:t>
            </w:r>
          </w:p>
          <w:p w14:paraId="2CB2B708" w14:textId="30C20C6B" w:rsidR="00E43EF1" w:rsidRPr="00F96F0A" w:rsidRDefault="00D07002">
            <w:pPr>
              <w:pStyle w:val="TableParagraph"/>
              <w:ind w:left="57"/>
            </w:pPr>
            <w:r w:rsidRPr="00F96F0A">
              <w:t>Qib</w:t>
            </w:r>
            <w:r w:rsidR="000E40D2" w:rsidRPr="00F96F0A">
              <w:t xml:space="preserve"> 9 - 12: 20%</w:t>
            </w:r>
          </w:p>
        </w:tc>
      </w:tr>
      <w:tr w:rsidR="00E43EF1" w14:paraId="652209CE" w14:textId="77777777" w:rsidTr="00555DB5">
        <w:trPr>
          <w:trHeight w:val="943"/>
        </w:trPr>
        <w:tc>
          <w:tcPr>
            <w:tcW w:w="2905" w:type="dxa"/>
          </w:tcPr>
          <w:p w14:paraId="174D5E00" w14:textId="7939C75A" w:rsidR="00E43EF1" w:rsidRPr="00F96F0A" w:rsidRDefault="000E40D2">
            <w:pPr>
              <w:pStyle w:val="TableParagraph"/>
              <w:spacing w:before="58"/>
              <w:ind w:left="58" w:right="68"/>
            </w:pPr>
            <w:r w:rsidRPr="00F96F0A">
              <w:t xml:space="preserve">Feem pua ​​ntawm cov </w:t>
            </w:r>
            <w:ins w:id="1628" w:author="Khamsaolee Xainhiaxang" w:date="2021-07-04T15:46:00Z">
              <w:r w:rsidR="00A4609A">
                <w:t xml:space="preserve">kev teb los ntawm </w:t>
              </w:r>
            </w:ins>
            <w:r w:rsidRPr="00F96F0A">
              <w:t>tub ntxhais kawm thiab cov kws qhia ntawv</w:t>
            </w:r>
          </w:p>
        </w:tc>
        <w:tc>
          <w:tcPr>
            <w:tcW w:w="2610" w:type="dxa"/>
          </w:tcPr>
          <w:p w14:paraId="0E1BF07B" w14:textId="3F0C06A2" w:rsidR="00E43EF1" w:rsidRPr="00F96F0A" w:rsidRDefault="007744B9">
            <w:pPr>
              <w:pStyle w:val="TableParagraph"/>
              <w:spacing w:before="58"/>
              <w:ind w:left="58"/>
            </w:pPr>
            <w:r w:rsidRPr="00F96F0A">
              <w:t xml:space="preserve">Xyoo </w:t>
            </w:r>
            <w:r w:rsidR="000E40D2" w:rsidRPr="00F96F0A">
              <w:t>2019-20</w:t>
            </w:r>
          </w:p>
          <w:p w14:paraId="60E5674A" w14:textId="77777777" w:rsidR="00E43EF1" w:rsidRPr="00F96F0A" w:rsidRDefault="000E40D2">
            <w:pPr>
              <w:pStyle w:val="TableParagraph"/>
              <w:ind w:left="58"/>
            </w:pPr>
            <w:r w:rsidRPr="00F96F0A">
              <w:t>69.8%</w:t>
            </w:r>
          </w:p>
        </w:tc>
        <w:tc>
          <w:tcPr>
            <w:tcW w:w="2250" w:type="dxa"/>
          </w:tcPr>
          <w:p w14:paraId="5BB85C18" w14:textId="77777777" w:rsidR="00E43EF1" w:rsidRPr="00F96F0A" w:rsidRDefault="00E43EF1">
            <w:pPr>
              <w:pStyle w:val="TableParagraph"/>
              <w:rPr>
                <w:rFonts w:ascii="Times New Roman"/>
              </w:rPr>
            </w:pPr>
          </w:p>
        </w:tc>
        <w:tc>
          <w:tcPr>
            <w:tcW w:w="2070" w:type="dxa"/>
          </w:tcPr>
          <w:p w14:paraId="4AB1F93B" w14:textId="77777777" w:rsidR="00E43EF1" w:rsidRPr="00F96F0A" w:rsidRDefault="00E43EF1">
            <w:pPr>
              <w:pStyle w:val="TableParagraph"/>
              <w:rPr>
                <w:rFonts w:ascii="Times New Roman"/>
              </w:rPr>
            </w:pPr>
          </w:p>
        </w:tc>
        <w:tc>
          <w:tcPr>
            <w:tcW w:w="2160" w:type="dxa"/>
          </w:tcPr>
          <w:p w14:paraId="28B33795" w14:textId="77777777" w:rsidR="00E43EF1" w:rsidRPr="00F96F0A" w:rsidRDefault="00E43EF1">
            <w:pPr>
              <w:pStyle w:val="TableParagraph"/>
              <w:rPr>
                <w:rFonts w:ascii="Times New Roman"/>
              </w:rPr>
            </w:pPr>
          </w:p>
        </w:tc>
        <w:tc>
          <w:tcPr>
            <w:tcW w:w="3115" w:type="dxa"/>
          </w:tcPr>
          <w:p w14:paraId="7E681F39" w14:textId="77777777" w:rsidR="00E43EF1" w:rsidRPr="00F96F0A" w:rsidRDefault="000E40D2">
            <w:pPr>
              <w:pStyle w:val="TableParagraph"/>
              <w:spacing w:before="58"/>
              <w:ind w:left="57"/>
            </w:pPr>
            <w:r w:rsidRPr="00F96F0A">
              <w:t>Xyoo 2023-24</w:t>
            </w:r>
          </w:p>
          <w:p w14:paraId="7B82D493" w14:textId="77777777" w:rsidR="00E43EF1" w:rsidRPr="00F96F0A" w:rsidRDefault="000E40D2">
            <w:pPr>
              <w:pStyle w:val="TableParagraph"/>
              <w:ind w:left="57"/>
            </w:pPr>
            <w:r w:rsidRPr="00F96F0A">
              <w:t>84.8%</w:t>
            </w:r>
          </w:p>
        </w:tc>
      </w:tr>
    </w:tbl>
    <w:p w14:paraId="65DF0E28" w14:textId="77777777" w:rsidR="00E43EF1" w:rsidRDefault="00E43EF1">
      <w:pPr>
        <w:rPr>
          <w:sz w:val="24"/>
        </w:rPr>
        <w:sectPr w:rsidR="00E43EF1">
          <w:pgSz w:w="15840" w:h="12240" w:orient="landscape"/>
          <w:pgMar w:top="660" w:right="120" w:bottom="560" w:left="120" w:header="0" w:footer="284" w:gutter="0"/>
          <w:cols w:space="720"/>
        </w:sectPr>
      </w:pPr>
    </w:p>
    <w:tbl>
      <w:tblPr>
        <w:tblW w:w="0" w:type="auto"/>
        <w:tblInd w:w="250"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left w:w="0" w:type="dxa"/>
          <w:right w:w="0" w:type="dxa"/>
        </w:tblCellMar>
        <w:tblLook w:val="01E0" w:firstRow="1" w:lastRow="1" w:firstColumn="1" w:lastColumn="1" w:noHBand="0" w:noVBand="0"/>
      </w:tblPr>
      <w:tblGrid>
        <w:gridCol w:w="2455"/>
        <w:gridCol w:w="3330"/>
        <w:gridCol w:w="1620"/>
        <w:gridCol w:w="1620"/>
        <w:gridCol w:w="1620"/>
        <w:gridCol w:w="4465"/>
      </w:tblGrid>
      <w:tr w:rsidR="00050307" w14:paraId="1281BA80" w14:textId="77777777" w:rsidTr="00050307">
        <w:trPr>
          <w:trHeight w:val="667"/>
        </w:trPr>
        <w:tc>
          <w:tcPr>
            <w:tcW w:w="2455" w:type="dxa"/>
            <w:shd w:val="clear" w:color="auto" w:fill="DBE5F1"/>
          </w:tcPr>
          <w:p w14:paraId="392F0B12" w14:textId="6F4E5C01" w:rsidR="00AE38E6" w:rsidRDefault="001A1CA8" w:rsidP="001A1CA8">
            <w:pPr>
              <w:pStyle w:val="TableParagraph"/>
              <w:spacing w:before="192"/>
              <w:ind w:right="902"/>
              <w:rPr>
                <w:sz w:val="24"/>
              </w:rPr>
            </w:pPr>
            <w:r>
              <w:rPr>
                <w:sz w:val="20"/>
                <w:szCs w:val="20"/>
              </w:rPr>
              <w:lastRenderedPageBreak/>
              <w:t xml:space="preserve">  Cov Cuab Yeej</w:t>
            </w:r>
          </w:p>
        </w:tc>
        <w:tc>
          <w:tcPr>
            <w:tcW w:w="3330" w:type="dxa"/>
            <w:shd w:val="clear" w:color="auto" w:fill="DBE5F1"/>
          </w:tcPr>
          <w:p w14:paraId="5CC872A6" w14:textId="3E549AA6" w:rsidR="00AE38E6" w:rsidRDefault="00AE38E6" w:rsidP="00AE38E6">
            <w:pPr>
              <w:pStyle w:val="TableParagraph"/>
              <w:spacing w:before="192"/>
              <w:ind w:left="798"/>
              <w:rPr>
                <w:sz w:val="24"/>
              </w:rPr>
            </w:pPr>
            <w:r w:rsidRPr="002257F1">
              <w:rPr>
                <w:sz w:val="20"/>
                <w:szCs w:val="20"/>
              </w:rPr>
              <w:t>Lub hauv paus</w:t>
            </w:r>
          </w:p>
        </w:tc>
        <w:tc>
          <w:tcPr>
            <w:tcW w:w="1620" w:type="dxa"/>
            <w:shd w:val="clear" w:color="auto" w:fill="DBE5F1"/>
          </w:tcPr>
          <w:p w14:paraId="10E34497" w14:textId="5F4DC46B" w:rsidR="00AE38E6" w:rsidRDefault="00AE38E6" w:rsidP="00AE38E6">
            <w:pPr>
              <w:pStyle w:val="TableParagraph"/>
              <w:spacing w:before="192"/>
              <w:ind w:left="385"/>
              <w:jc w:val="center"/>
              <w:rPr>
                <w:sz w:val="24"/>
              </w:rPr>
            </w:pPr>
            <w:r w:rsidRPr="002257F1">
              <w:rPr>
                <w:sz w:val="20"/>
                <w:szCs w:val="20"/>
              </w:rPr>
              <w:t>Qhov tshwm sim Xyoo 1</w:t>
            </w:r>
          </w:p>
        </w:tc>
        <w:tc>
          <w:tcPr>
            <w:tcW w:w="1620" w:type="dxa"/>
            <w:shd w:val="clear" w:color="auto" w:fill="DBE5F1"/>
          </w:tcPr>
          <w:p w14:paraId="79CB191D" w14:textId="3C8FA0C4" w:rsidR="00AE38E6" w:rsidRDefault="00AE38E6" w:rsidP="00AE38E6">
            <w:pPr>
              <w:pStyle w:val="TableParagraph"/>
              <w:spacing w:before="192"/>
              <w:ind w:left="385"/>
              <w:jc w:val="center"/>
              <w:rPr>
                <w:sz w:val="24"/>
              </w:rPr>
            </w:pPr>
            <w:r w:rsidRPr="002257F1">
              <w:rPr>
                <w:sz w:val="20"/>
                <w:szCs w:val="20"/>
              </w:rPr>
              <w:t>Qhov tshwm sim Xyoo 2</w:t>
            </w:r>
          </w:p>
        </w:tc>
        <w:tc>
          <w:tcPr>
            <w:tcW w:w="1620" w:type="dxa"/>
            <w:shd w:val="clear" w:color="auto" w:fill="DBE5F1"/>
          </w:tcPr>
          <w:p w14:paraId="7F8F5994" w14:textId="336F504A" w:rsidR="00AE38E6" w:rsidRDefault="00AE38E6" w:rsidP="00AE38E6">
            <w:pPr>
              <w:pStyle w:val="TableParagraph"/>
              <w:spacing w:before="192"/>
              <w:ind w:left="385"/>
              <w:jc w:val="center"/>
              <w:rPr>
                <w:sz w:val="24"/>
              </w:rPr>
            </w:pPr>
            <w:r w:rsidRPr="002257F1">
              <w:rPr>
                <w:sz w:val="20"/>
                <w:szCs w:val="20"/>
              </w:rPr>
              <w:t>Qhov tshwm sim Xyoo 3</w:t>
            </w:r>
          </w:p>
        </w:tc>
        <w:tc>
          <w:tcPr>
            <w:tcW w:w="4465" w:type="dxa"/>
            <w:shd w:val="clear" w:color="auto" w:fill="DBE5F1"/>
          </w:tcPr>
          <w:p w14:paraId="396C8045" w14:textId="40F08AE1" w:rsidR="00AE38E6" w:rsidRDefault="00AE38E6" w:rsidP="00AE38E6">
            <w:pPr>
              <w:pStyle w:val="TableParagraph"/>
              <w:spacing w:before="54"/>
              <w:ind w:left="792" w:right="122" w:hanging="640"/>
              <w:rPr>
                <w:sz w:val="24"/>
              </w:rPr>
            </w:pPr>
            <w:r w:rsidRPr="002257F1">
              <w:rPr>
                <w:sz w:val="20"/>
                <w:szCs w:val="20"/>
              </w:rPr>
              <w:t>Xav Kom Muaj Qhov Zoo Tshaj rau</w:t>
            </w:r>
            <w:r>
              <w:rPr>
                <w:sz w:val="20"/>
                <w:szCs w:val="20"/>
              </w:rPr>
              <w:t xml:space="preserve"> xyoo</w:t>
            </w:r>
            <w:r w:rsidRPr="002257F1">
              <w:rPr>
                <w:sz w:val="20"/>
                <w:szCs w:val="20"/>
              </w:rPr>
              <w:t xml:space="preserve"> 2023–24</w:t>
            </w:r>
          </w:p>
        </w:tc>
      </w:tr>
      <w:tr w:rsidR="00050307" w14:paraId="0801BE99" w14:textId="77777777" w:rsidTr="00050307">
        <w:trPr>
          <w:trHeight w:val="1495"/>
        </w:trPr>
        <w:tc>
          <w:tcPr>
            <w:tcW w:w="2455" w:type="dxa"/>
          </w:tcPr>
          <w:p w14:paraId="15DC7567" w14:textId="08C45239" w:rsidR="00E43EF1" w:rsidRPr="0082063F" w:rsidRDefault="000E40D2">
            <w:pPr>
              <w:pStyle w:val="TableParagraph"/>
              <w:spacing w:before="54"/>
              <w:ind w:left="58" w:right="228"/>
              <w:rPr>
                <w:sz w:val="20"/>
                <w:szCs w:val="20"/>
              </w:rPr>
            </w:pPr>
            <w:r w:rsidRPr="0082063F">
              <w:rPr>
                <w:sz w:val="20"/>
                <w:szCs w:val="20"/>
              </w:rPr>
              <w:t>kev nyiam ntawm cov ntawv ntsua</w:t>
            </w:r>
            <w:r w:rsidR="008355B9" w:rsidRPr="0082063F">
              <w:rPr>
                <w:sz w:val="20"/>
                <w:szCs w:val="20"/>
              </w:rPr>
              <w:t>m xyuas</w:t>
            </w:r>
            <w:r w:rsidRPr="0082063F">
              <w:rPr>
                <w:sz w:val="20"/>
                <w:szCs w:val="20"/>
              </w:rPr>
              <w:t xml:space="preserve"> tsev kawm kev nyab xeeb thiab kev sib txuas.</w:t>
            </w:r>
          </w:p>
        </w:tc>
        <w:tc>
          <w:tcPr>
            <w:tcW w:w="3330" w:type="dxa"/>
          </w:tcPr>
          <w:p w14:paraId="4590AD09" w14:textId="77777777" w:rsidR="00E43EF1" w:rsidRPr="0082063F" w:rsidRDefault="00E43EF1">
            <w:pPr>
              <w:pStyle w:val="TableParagraph"/>
              <w:rPr>
                <w:rFonts w:ascii="Times New Roman"/>
                <w:sz w:val="20"/>
                <w:szCs w:val="20"/>
              </w:rPr>
            </w:pPr>
          </w:p>
        </w:tc>
        <w:tc>
          <w:tcPr>
            <w:tcW w:w="1620" w:type="dxa"/>
          </w:tcPr>
          <w:p w14:paraId="5A4B0A16" w14:textId="77777777" w:rsidR="00E43EF1" w:rsidRPr="0082063F" w:rsidRDefault="00E43EF1">
            <w:pPr>
              <w:pStyle w:val="TableParagraph"/>
              <w:rPr>
                <w:rFonts w:ascii="Times New Roman"/>
                <w:sz w:val="20"/>
                <w:szCs w:val="20"/>
              </w:rPr>
            </w:pPr>
          </w:p>
        </w:tc>
        <w:tc>
          <w:tcPr>
            <w:tcW w:w="1620" w:type="dxa"/>
          </w:tcPr>
          <w:p w14:paraId="0BCEC357" w14:textId="77777777" w:rsidR="00E43EF1" w:rsidRPr="0082063F" w:rsidRDefault="00E43EF1">
            <w:pPr>
              <w:pStyle w:val="TableParagraph"/>
              <w:rPr>
                <w:rFonts w:ascii="Times New Roman"/>
                <w:sz w:val="20"/>
                <w:szCs w:val="20"/>
              </w:rPr>
            </w:pPr>
          </w:p>
        </w:tc>
        <w:tc>
          <w:tcPr>
            <w:tcW w:w="1620" w:type="dxa"/>
          </w:tcPr>
          <w:p w14:paraId="16288FD0" w14:textId="77777777" w:rsidR="00E43EF1" w:rsidRPr="0082063F" w:rsidRDefault="00E43EF1">
            <w:pPr>
              <w:pStyle w:val="TableParagraph"/>
              <w:rPr>
                <w:rFonts w:ascii="Times New Roman"/>
                <w:sz w:val="20"/>
                <w:szCs w:val="20"/>
              </w:rPr>
            </w:pPr>
          </w:p>
        </w:tc>
        <w:tc>
          <w:tcPr>
            <w:tcW w:w="4465" w:type="dxa"/>
          </w:tcPr>
          <w:p w14:paraId="2D21E2AC" w14:textId="77777777" w:rsidR="00E43EF1" w:rsidRPr="0082063F" w:rsidRDefault="00E43EF1">
            <w:pPr>
              <w:pStyle w:val="TableParagraph"/>
              <w:rPr>
                <w:rFonts w:ascii="Times New Roman"/>
                <w:sz w:val="20"/>
                <w:szCs w:val="20"/>
              </w:rPr>
            </w:pPr>
          </w:p>
        </w:tc>
      </w:tr>
      <w:tr w:rsidR="00C866E6" w14:paraId="359193D5" w14:textId="77777777" w:rsidTr="00050307">
        <w:trPr>
          <w:trHeight w:val="332"/>
        </w:trPr>
        <w:tc>
          <w:tcPr>
            <w:tcW w:w="2455" w:type="dxa"/>
            <w:tcBorders>
              <w:bottom w:val="nil"/>
            </w:tcBorders>
          </w:tcPr>
          <w:p w14:paraId="45F9AC74" w14:textId="662CB9DB" w:rsidR="00C866E6" w:rsidRPr="0082063F" w:rsidRDefault="00C866E6" w:rsidP="00C866E6">
            <w:pPr>
              <w:pStyle w:val="TableParagraph"/>
              <w:spacing w:before="54" w:line="259" w:lineRule="exact"/>
              <w:ind w:left="58"/>
              <w:rPr>
                <w:sz w:val="20"/>
                <w:szCs w:val="20"/>
              </w:rPr>
            </w:pPr>
            <w:ins w:id="1629" w:author="Khamsaolee Xainhiaxang" w:date="2021-07-04T16:22:00Z">
              <w:r>
                <w:rPr>
                  <w:sz w:val="20"/>
                  <w:szCs w:val="20"/>
                </w:rPr>
                <w:t>C</w:t>
              </w:r>
              <w:r w:rsidRPr="0082063F">
                <w:rPr>
                  <w:sz w:val="20"/>
                  <w:szCs w:val="20"/>
                </w:rPr>
                <w:t xml:space="preserve">ov niam txiv </w:t>
              </w:r>
              <w:r>
                <w:rPr>
                  <w:sz w:val="20"/>
                  <w:szCs w:val="20"/>
                </w:rPr>
                <w:t xml:space="preserve">uas </w:t>
              </w:r>
              <w:r w:rsidRPr="0082063F">
                <w:rPr>
                  <w:sz w:val="20"/>
                  <w:szCs w:val="20"/>
                </w:rPr>
                <w:t>koom nrog</w:t>
              </w:r>
              <w:r>
                <w:rPr>
                  <w:sz w:val="20"/>
                  <w:szCs w:val="20"/>
                </w:rPr>
                <w:t xml:space="preserve"> </w:t>
              </w:r>
              <w:r w:rsidRPr="0082063F">
                <w:rPr>
                  <w:sz w:val="20"/>
                  <w:szCs w:val="20"/>
                </w:rPr>
                <w:t>hauv kev koom tes</w:t>
              </w:r>
            </w:ins>
            <w:del w:id="1630" w:author="Khamsaolee Xainhiaxang" w:date="2021-07-04T15:51:00Z">
              <w:r w:rsidRPr="0082063F" w:rsidDel="00A4609A">
                <w:rPr>
                  <w:sz w:val="20"/>
                  <w:szCs w:val="20"/>
                </w:rPr>
                <w:delText>Tus naj npawb ntawm</w:delText>
              </w:r>
            </w:del>
          </w:p>
        </w:tc>
        <w:tc>
          <w:tcPr>
            <w:tcW w:w="3330" w:type="dxa"/>
            <w:tcBorders>
              <w:bottom w:val="nil"/>
            </w:tcBorders>
          </w:tcPr>
          <w:p w14:paraId="1659B2D0" w14:textId="08E08D3C" w:rsidR="00C866E6" w:rsidRPr="0082063F" w:rsidRDefault="00C866E6" w:rsidP="00C866E6">
            <w:pPr>
              <w:pStyle w:val="TableParagraph"/>
              <w:spacing w:before="54" w:line="259" w:lineRule="exact"/>
              <w:ind w:left="58"/>
              <w:rPr>
                <w:sz w:val="20"/>
                <w:szCs w:val="20"/>
              </w:rPr>
            </w:pPr>
            <w:r w:rsidRPr="0082063F">
              <w:rPr>
                <w:sz w:val="20"/>
                <w:szCs w:val="20"/>
              </w:rPr>
              <w:t>Xyoo 2020-21</w:t>
            </w:r>
          </w:p>
        </w:tc>
        <w:tc>
          <w:tcPr>
            <w:tcW w:w="1620" w:type="dxa"/>
            <w:vMerge w:val="restart"/>
          </w:tcPr>
          <w:p w14:paraId="0A2D92C8" w14:textId="77777777" w:rsidR="00C866E6" w:rsidRPr="0082063F" w:rsidRDefault="00C866E6" w:rsidP="00C866E6">
            <w:pPr>
              <w:pStyle w:val="TableParagraph"/>
              <w:rPr>
                <w:rFonts w:ascii="Times New Roman"/>
                <w:sz w:val="20"/>
                <w:szCs w:val="20"/>
              </w:rPr>
            </w:pPr>
          </w:p>
        </w:tc>
        <w:tc>
          <w:tcPr>
            <w:tcW w:w="1620" w:type="dxa"/>
            <w:vMerge w:val="restart"/>
          </w:tcPr>
          <w:p w14:paraId="1164C57F" w14:textId="77777777" w:rsidR="00C866E6" w:rsidRPr="0082063F" w:rsidRDefault="00C866E6" w:rsidP="00C866E6">
            <w:pPr>
              <w:pStyle w:val="TableParagraph"/>
              <w:rPr>
                <w:rFonts w:ascii="Times New Roman"/>
                <w:sz w:val="20"/>
                <w:szCs w:val="20"/>
              </w:rPr>
            </w:pPr>
          </w:p>
        </w:tc>
        <w:tc>
          <w:tcPr>
            <w:tcW w:w="1620" w:type="dxa"/>
            <w:vMerge w:val="restart"/>
          </w:tcPr>
          <w:p w14:paraId="61F94D83" w14:textId="77777777" w:rsidR="00C866E6" w:rsidRPr="0082063F" w:rsidRDefault="00C866E6" w:rsidP="00C866E6">
            <w:pPr>
              <w:pStyle w:val="TableParagraph"/>
              <w:rPr>
                <w:rFonts w:ascii="Times New Roman"/>
                <w:sz w:val="20"/>
                <w:szCs w:val="20"/>
              </w:rPr>
            </w:pPr>
          </w:p>
        </w:tc>
        <w:tc>
          <w:tcPr>
            <w:tcW w:w="4465" w:type="dxa"/>
            <w:tcBorders>
              <w:bottom w:val="nil"/>
            </w:tcBorders>
          </w:tcPr>
          <w:p w14:paraId="341F7328" w14:textId="57B79BF4" w:rsidR="00C866E6" w:rsidRPr="0082063F" w:rsidRDefault="00C866E6" w:rsidP="00C866E6">
            <w:pPr>
              <w:pStyle w:val="TableParagraph"/>
              <w:spacing w:before="54" w:line="259" w:lineRule="exact"/>
              <w:ind w:left="57"/>
              <w:rPr>
                <w:sz w:val="20"/>
                <w:szCs w:val="20"/>
              </w:rPr>
            </w:pPr>
            <w:r w:rsidRPr="0082063F">
              <w:rPr>
                <w:sz w:val="20"/>
                <w:szCs w:val="20"/>
              </w:rPr>
              <w:t>Xyoo 2023-34</w:t>
            </w:r>
          </w:p>
        </w:tc>
      </w:tr>
      <w:tr w:rsidR="00C866E6" w14:paraId="5C6BD4CD" w14:textId="77777777" w:rsidTr="00050307">
        <w:trPr>
          <w:trHeight w:val="265"/>
        </w:trPr>
        <w:tc>
          <w:tcPr>
            <w:tcW w:w="2455" w:type="dxa"/>
            <w:tcBorders>
              <w:top w:val="nil"/>
              <w:bottom w:val="nil"/>
            </w:tcBorders>
          </w:tcPr>
          <w:p w14:paraId="2CE1251A" w14:textId="2F0F2507" w:rsidR="00C866E6" w:rsidRPr="0082063F" w:rsidRDefault="00C866E6" w:rsidP="00C866E6">
            <w:pPr>
              <w:pStyle w:val="TableParagraph"/>
              <w:spacing w:line="246" w:lineRule="exact"/>
              <w:ind w:left="58"/>
              <w:rPr>
                <w:sz w:val="20"/>
                <w:szCs w:val="20"/>
              </w:rPr>
            </w:pPr>
            <w:ins w:id="1631" w:author="Khamsaolee Xainhiaxang" w:date="2021-07-04T16:22:00Z">
              <w:r w:rsidRPr="0082063F">
                <w:rPr>
                  <w:sz w:val="20"/>
                  <w:szCs w:val="20"/>
                </w:rPr>
                <w:t>Ntawm kev tshawb fawb.</w:t>
              </w:r>
            </w:ins>
            <w:del w:id="1632" w:author="Khamsaolee Xainhiaxang" w:date="2021-07-04T15:51:00Z">
              <w:r w:rsidRPr="0082063F" w:rsidDel="00A4609A">
                <w:rPr>
                  <w:sz w:val="20"/>
                  <w:szCs w:val="20"/>
                </w:rPr>
                <w:delText>c</w:delText>
              </w:r>
            </w:del>
            <w:del w:id="1633" w:author="Khamsaolee Xainhiaxang" w:date="2021-07-04T16:22:00Z">
              <w:r w:rsidRPr="0082063F" w:rsidDel="00C866E6">
                <w:rPr>
                  <w:sz w:val="20"/>
                  <w:szCs w:val="20"/>
                </w:rPr>
                <w:delText>ov niam txiv koom nrog</w:delText>
              </w:r>
            </w:del>
          </w:p>
        </w:tc>
        <w:tc>
          <w:tcPr>
            <w:tcW w:w="3330" w:type="dxa"/>
            <w:tcBorders>
              <w:top w:val="nil"/>
              <w:bottom w:val="nil"/>
            </w:tcBorders>
          </w:tcPr>
          <w:p w14:paraId="54591E4D" w14:textId="03B60293" w:rsidR="00C866E6" w:rsidRPr="0082063F" w:rsidRDefault="00C866E6" w:rsidP="00C866E6">
            <w:pPr>
              <w:pStyle w:val="TableParagraph"/>
              <w:spacing w:line="246" w:lineRule="exact"/>
              <w:ind w:left="58"/>
              <w:rPr>
                <w:sz w:val="20"/>
                <w:szCs w:val="20"/>
              </w:rPr>
            </w:pPr>
            <w:r w:rsidRPr="0082063F">
              <w:rPr>
                <w:sz w:val="20"/>
                <w:szCs w:val="20"/>
              </w:rPr>
              <w:t xml:space="preserve"> 1582</w:t>
            </w:r>
          </w:p>
        </w:tc>
        <w:tc>
          <w:tcPr>
            <w:tcW w:w="1620" w:type="dxa"/>
            <w:vMerge/>
            <w:tcBorders>
              <w:top w:val="nil"/>
            </w:tcBorders>
          </w:tcPr>
          <w:p w14:paraId="79EC513A" w14:textId="77777777" w:rsidR="00C866E6" w:rsidRPr="0082063F" w:rsidRDefault="00C866E6" w:rsidP="00C866E6">
            <w:pPr>
              <w:rPr>
                <w:sz w:val="20"/>
                <w:szCs w:val="20"/>
              </w:rPr>
            </w:pPr>
          </w:p>
        </w:tc>
        <w:tc>
          <w:tcPr>
            <w:tcW w:w="1620" w:type="dxa"/>
            <w:vMerge/>
            <w:tcBorders>
              <w:top w:val="nil"/>
            </w:tcBorders>
          </w:tcPr>
          <w:p w14:paraId="79F5156E" w14:textId="77777777" w:rsidR="00C866E6" w:rsidRPr="0082063F" w:rsidRDefault="00C866E6" w:rsidP="00C866E6">
            <w:pPr>
              <w:rPr>
                <w:sz w:val="20"/>
                <w:szCs w:val="20"/>
              </w:rPr>
            </w:pPr>
          </w:p>
        </w:tc>
        <w:tc>
          <w:tcPr>
            <w:tcW w:w="1620" w:type="dxa"/>
            <w:vMerge/>
            <w:tcBorders>
              <w:top w:val="nil"/>
            </w:tcBorders>
          </w:tcPr>
          <w:p w14:paraId="4A440470" w14:textId="77777777" w:rsidR="00C866E6" w:rsidRPr="0082063F" w:rsidRDefault="00C866E6" w:rsidP="00C866E6">
            <w:pPr>
              <w:rPr>
                <w:sz w:val="20"/>
                <w:szCs w:val="20"/>
              </w:rPr>
            </w:pPr>
          </w:p>
        </w:tc>
        <w:tc>
          <w:tcPr>
            <w:tcW w:w="4465" w:type="dxa"/>
            <w:tcBorders>
              <w:top w:val="nil"/>
              <w:bottom w:val="nil"/>
            </w:tcBorders>
          </w:tcPr>
          <w:p w14:paraId="2E6B10AF" w14:textId="77777777" w:rsidR="00C866E6" w:rsidRPr="0082063F" w:rsidRDefault="00C866E6" w:rsidP="00C866E6">
            <w:pPr>
              <w:pStyle w:val="TableParagraph"/>
              <w:spacing w:line="246" w:lineRule="exact"/>
              <w:ind w:left="57"/>
              <w:rPr>
                <w:sz w:val="20"/>
                <w:szCs w:val="20"/>
              </w:rPr>
            </w:pPr>
            <w:r w:rsidRPr="0082063F">
              <w:rPr>
                <w:sz w:val="20"/>
                <w:szCs w:val="20"/>
              </w:rPr>
              <w:t>2106</w:t>
            </w:r>
          </w:p>
        </w:tc>
      </w:tr>
      <w:tr w:rsidR="00C866E6" w14:paraId="3C06EA2D" w14:textId="77777777" w:rsidTr="00050307">
        <w:trPr>
          <w:trHeight w:val="265"/>
        </w:trPr>
        <w:tc>
          <w:tcPr>
            <w:tcW w:w="2455" w:type="dxa"/>
            <w:tcBorders>
              <w:top w:val="nil"/>
              <w:bottom w:val="nil"/>
            </w:tcBorders>
          </w:tcPr>
          <w:p w14:paraId="2FCFA466" w14:textId="0A296661" w:rsidR="00C866E6" w:rsidRPr="0082063F" w:rsidRDefault="00C866E6" w:rsidP="00C866E6">
            <w:pPr>
              <w:pStyle w:val="TableParagraph"/>
              <w:spacing w:line="246" w:lineRule="exact"/>
              <w:ind w:left="58"/>
              <w:rPr>
                <w:sz w:val="20"/>
                <w:szCs w:val="20"/>
              </w:rPr>
            </w:pPr>
            <w:del w:id="1634" w:author="Khamsaolee Xainhiaxang" w:date="2021-07-04T16:22:00Z">
              <w:r w:rsidRPr="0082063F" w:rsidDel="00C866E6">
                <w:rPr>
                  <w:sz w:val="20"/>
                  <w:szCs w:val="20"/>
                </w:rPr>
                <w:delText>hauv kev koom tes</w:delText>
              </w:r>
            </w:del>
          </w:p>
        </w:tc>
        <w:tc>
          <w:tcPr>
            <w:tcW w:w="3330" w:type="dxa"/>
            <w:tcBorders>
              <w:top w:val="nil"/>
              <w:bottom w:val="nil"/>
            </w:tcBorders>
          </w:tcPr>
          <w:p w14:paraId="4BE2B46C" w14:textId="77777777" w:rsidR="00C866E6" w:rsidRPr="0082063F" w:rsidRDefault="00C866E6" w:rsidP="00C866E6">
            <w:pPr>
              <w:pStyle w:val="TableParagraph"/>
              <w:rPr>
                <w:rFonts w:ascii="Times New Roman"/>
                <w:sz w:val="20"/>
                <w:szCs w:val="20"/>
              </w:rPr>
            </w:pPr>
          </w:p>
        </w:tc>
        <w:tc>
          <w:tcPr>
            <w:tcW w:w="1620" w:type="dxa"/>
            <w:vMerge/>
            <w:tcBorders>
              <w:top w:val="nil"/>
            </w:tcBorders>
          </w:tcPr>
          <w:p w14:paraId="53306521" w14:textId="77777777" w:rsidR="00C866E6" w:rsidRPr="0082063F" w:rsidRDefault="00C866E6" w:rsidP="00C866E6">
            <w:pPr>
              <w:rPr>
                <w:sz w:val="20"/>
                <w:szCs w:val="20"/>
              </w:rPr>
            </w:pPr>
          </w:p>
        </w:tc>
        <w:tc>
          <w:tcPr>
            <w:tcW w:w="1620" w:type="dxa"/>
            <w:vMerge/>
            <w:tcBorders>
              <w:top w:val="nil"/>
            </w:tcBorders>
          </w:tcPr>
          <w:p w14:paraId="02A49149" w14:textId="77777777" w:rsidR="00C866E6" w:rsidRPr="0082063F" w:rsidRDefault="00C866E6" w:rsidP="00C866E6">
            <w:pPr>
              <w:rPr>
                <w:sz w:val="20"/>
                <w:szCs w:val="20"/>
              </w:rPr>
            </w:pPr>
          </w:p>
        </w:tc>
        <w:tc>
          <w:tcPr>
            <w:tcW w:w="1620" w:type="dxa"/>
            <w:vMerge/>
            <w:tcBorders>
              <w:top w:val="nil"/>
            </w:tcBorders>
          </w:tcPr>
          <w:p w14:paraId="7E665F61" w14:textId="77777777" w:rsidR="00C866E6" w:rsidRPr="0082063F" w:rsidRDefault="00C866E6" w:rsidP="00C866E6">
            <w:pPr>
              <w:rPr>
                <w:sz w:val="20"/>
                <w:szCs w:val="20"/>
              </w:rPr>
            </w:pPr>
          </w:p>
        </w:tc>
        <w:tc>
          <w:tcPr>
            <w:tcW w:w="4465" w:type="dxa"/>
            <w:tcBorders>
              <w:top w:val="nil"/>
              <w:bottom w:val="nil"/>
            </w:tcBorders>
          </w:tcPr>
          <w:p w14:paraId="3865FF7B" w14:textId="77777777" w:rsidR="00C866E6" w:rsidRPr="0082063F" w:rsidRDefault="00C866E6" w:rsidP="00C866E6">
            <w:pPr>
              <w:pStyle w:val="TableParagraph"/>
              <w:rPr>
                <w:rFonts w:ascii="Times New Roman"/>
                <w:sz w:val="20"/>
                <w:szCs w:val="20"/>
              </w:rPr>
            </w:pPr>
          </w:p>
        </w:tc>
      </w:tr>
      <w:tr w:rsidR="00C866E6" w14:paraId="708F19EE" w14:textId="77777777" w:rsidTr="00050307">
        <w:trPr>
          <w:trHeight w:val="332"/>
        </w:trPr>
        <w:tc>
          <w:tcPr>
            <w:tcW w:w="2455" w:type="dxa"/>
            <w:tcBorders>
              <w:bottom w:val="nil"/>
            </w:tcBorders>
          </w:tcPr>
          <w:p w14:paraId="32920E3F" w14:textId="53E51E47" w:rsidR="00C866E6" w:rsidRPr="0082063F" w:rsidRDefault="00C866E6" w:rsidP="00C866E6">
            <w:pPr>
              <w:pStyle w:val="TableParagraph"/>
              <w:spacing w:before="54" w:line="259" w:lineRule="exact"/>
              <w:ind w:left="58"/>
              <w:rPr>
                <w:sz w:val="20"/>
                <w:szCs w:val="20"/>
              </w:rPr>
            </w:pPr>
            <w:ins w:id="1635" w:author="Khamsaolee Xainhiaxang" w:date="2021-07-04T15:52:00Z">
              <w:r>
                <w:rPr>
                  <w:sz w:val="20"/>
                  <w:szCs w:val="20"/>
                </w:rPr>
                <w:t xml:space="preserve">Av tas (rate) ntawm kev tuaj koom ntawm cov neeg </w:t>
              </w:r>
            </w:ins>
            <w:ins w:id="1636" w:author="Khamsaolee Xainhiaxang" w:date="2021-07-04T15:53:00Z">
              <w:r>
                <w:rPr>
                  <w:sz w:val="20"/>
                  <w:szCs w:val="20"/>
                </w:rPr>
                <w:t xml:space="preserve">haum </w:t>
              </w:r>
            </w:ins>
            <w:r w:rsidRPr="0082063F">
              <w:rPr>
                <w:sz w:val="20"/>
                <w:szCs w:val="20"/>
              </w:rPr>
              <w:t xml:space="preserve">cheeb tsam </w:t>
            </w:r>
            <w:del w:id="1637" w:author="Khamsaolee Xainhiaxang" w:date="2021-07-04T15:53:00Z">
              <w:r w:rsidRPr="0082063F" w:rsidDel="00043312">
                <w:rPr>
                  <w:sz w:val="20"/>
                  <w:szCs w:val="20"/>
                </w:rPr>
                <w:delText xml:space="preserve">Koom txoos </w:delText>
              </w:r>
            </w:del>
          </w:p>
        </w:tc>
        <w:tc>
          <w:tcPr>
            <w:tcW w:w="3330" w:type="dxa"/>
            <w:tcBorders>
              <w:bottom w:val="nil"/>
            </w:tcBorders>
          </w:tcPr>
          <w:p w14:paraId="490807DF" w14:textId="77777777" w:rsidR="00C866E6" w:rsidRDefault="00C866E6" w:rsidP="00C866E6">
            <w:pPr>
              <w:pStyle w:val="TableParagraph"/>
              <w:spacing w:before="54" w:line="259" w:lineRule="exact"/>
              <w:ind w:left="58"/>
              <w:rPr>
                <w:ins w:id="1638" w:author="Khamsaolee Xainhiaxang" w:date="2021-07-04T15:55:00Z"/>
                <w:sz w:val="20"/>
                <w:szCs w:val="20"/>
              </w:rPr>
            </w:pPr>
            <w:ins w:id="1639" w:author="Khamsaolee Xainhiaxang" w:date="2021-07-04T15:53:00Z">
              <w:r>
                <w:rPr>
                  <w:sz w:val="20"/>
                  <w:szCs w:val="20"/>
                </w:rPr>
                <w:t xml:space="preserve">Cov tub ntxhais tau tuaj koom </w:t>
              </w:r>
            </w:ins>
            <w:ins w:id="1640" w:author="Khamsaolee Xainhiaxang" w:date="2021-07-04T15:54:00Z">
              <w:r>
                <w:rPr>
                  <w:sz w:val="20"/>
                  <w:szCs w:val="20"/>
                </w:rPr>
                <w:t xml:space="preserve"> nyob rau xyoo</w:t>
              </w:r>
            </w:ins>
            <w:ins w:id="1641" w:author="Khamsaolee Xainhiaxang" w:date="2021-07-04T15:55:00Z">
              <w:r>
                <w:rPr>
                  <w:sz w:val="20"/>
                  <w:szCs w:val="20"/>
                </w:rPr>
                <w:t xml:space="preserve"> </w:t>
              </w:r>
              <w:r w:rsidRPr="0082063F">
                <w:rPr>
                  <w:sz w:val="20"/>
                  <w:szCs w:val="20"/>
                </w:rPr>
                <w:t>19-20</w:t>
              </w:r>
            </w:ins>
            <w:del w:id="1642" w:author="Khamsaolee Xainhiaxang" w:date="2021-07-04T15:55:00Z">
              <w:r w:rsidRPr="0082063F" w:rsidDel="00043312">
                <w:rPr>
                  <w:sz w:val="20"/>
                  <w:szCs w:val="20"/>
                </w:rPr>
                <w:delText>Txhua Tus Me nyuam Kawm</w:delText>
              </w:r>
            </w:del>
            <w:r w:rsidRPr="0082063F">
              <w:rPr>
                <w:sz w:val="20"/>
                <w:szCs w:val="20"/>
              </w:rPr>
              <w:t xml:space="preserve"> </w:t>
            </w:r>
            <w:del w:id="1643" w:author="Khamsaolee Xainhiaxang" w:date="2021-07-04T15:55:00Z">
              <w:r w:rsidRPr="0082063F" w:rsidDel="00043312">
                <w:rPr>
                  <w:sz w:val="20"/>
                  <w:szCs w:val="20"/>
                </w:rPr>
                <w:delText>Ntawv</w:delText>
              </w:r>
            </w:del>
            <w:ins w:id="1644" w:author="Khamsaolee Xainhiaxang" w:date="2021-07-04T15:55:00Z">
              <w:r>
                <w:rPr>
                  <w:sz w:val="20"/>
                  <w:szCs w:val="20"/>
                </w:rPr>
                <w:t xml:space="preserve"> </w:t>
              </w:r>
            </w:ins>
          </w:p>
          <w:p w14:paraId="283944B4" w14:textId="67AF3EC5" w:rsidR="00C866E6" w:rsidRPr="0082063F" w:rsidRDefault="00C866E6" w:rsidP="00C866E6">
            <w:pPr>
              <w:pStyle w:val="TableParagraph"/>
              <w:spacing w:before="54" w:line="259" w:lineRule="exact"/>
              <w:ind w:left="58"/>
              <w:rPr>
                <w:sz w:val="20"/>
                <w:szCs w:val="20"/>
              </w:rPr>
            </w:pPr>
            <w:ins w:id="1645" w:author="Khamsaolee Xainhiaxang" w:date="2021-07-04T15:55:00Z">
              <w:r>
                <w:rPr>
                  <w:sz w:val="20"/>
                  <w:szCs w:val="20"/>
                </w:rPr>
                <w:t>96.07%</w:t>
              </w:r>
            </w:ins>
          </w:p>
        </w:tc>
        <w:tc>
          <w:tcPr>
            <w:tcW w:w="1620" w:type="dxa"/>
            <w:vMerge w:val="restart"/>
          </w:tcPr>
          <w:p w14:paraId="380D819C" w14:textId="77777777" w:rsidR="00C866E6" w:rsidRPr="0082063F" w:rsidRDefault="00C866E6" w:rsidP="00C866E6">
            <w:pPr>
              <w:pStyle w:val="TableParagraph"/>
              <w:rPr>
                <w:rFonts w:ascii="Times New Roman"/>
                <w:sz w:val="20"/>
                <w:szCs w:val="20"/>
              </w:rPr>
            </w:pPr>
          </w:p>
        </w:tc>
        <w:tc>
          <w:tcPr>
            <w:tcW w:w="1620" w:type="dxa"/>
            <w:vMerge w:val="restart"/>
          </w:tcPr>
          <w:p w14:paraId="79321DCD" w14:textId="77777777" w:rsidR="00C866E6" w:rsidRPr="0082063F" w:rsidRDefault="00C866E6" w:rsidP="00C866E6">
            <w:pPr>
              <w:pStyle w:val="TableParagraph"/>
              <w:rPr>
                <w:rFonts w:ascii="Times New Roman"/>
                <w:sz w:val="20"/>
                <w:szCs w:val="20"/>
              </w:rPr>
            </w:pPr>
          </w:p>
        </w:tc>
        <w:tc>
          <w:tcPr>
            <w:tcW w:w="1620" w:type="dxa"/>
            <w:vMerge w:val="restart"/>
          </w:tcPr>
          <w:p w14:paraId="12AE4367" w14:textId="77777777" w:rsidR="00C866E6" w:rsidRPr="0082063F" w:rsidRDefault="00C866E6" w:rsidP="00C866E6">
            <w:pPr>
              <w:pStyle w:val="TableParagraph"/>
              <w:rPr>
                <w:rFonts w:ascii="Times New Roman"/>
                <w:sz w:val="20"/>
                <w:szCs w:val="20"/>
              </w:rPr>
            </w:pPr>
          </w:p>
        </w:tc>
        <w:tc>
          <w:tcPr>
            <w:tcW w:w="4465" w:type="dxa"/>
            <w:tcBorders>
              <w:bottom w:val="nil"/>
            </w:tcBorders>
          </w:tcPr>
          <w:p w14:paraId="3143EC52" w14:textId="51F21EF8" w:rsidR="00C866E6" w:rsidRDefault="00C866E6" w:rsidP="00C866E6">
            <w:pPr>
              <w:pStyle w:val="TableParagraph"/>
              <w:spacing w:before="54" w:line="259" w:lineRule="exact"/>
              <w:ind w:left="58"/>
              <w:rPr>
                <w:ins w:id="1646" w:author="Khamsaolee Xainhiaxang" w:date="2021-07-04T15:56:00Z"/>
                <w:sz w:val="20"/>
                <w:szCs w:val="20"/>
              </w:rPr>
            </w:pPr>
            <w:ins w:id="1647" w:author="Khamsaolee Xainhiaxang" w:date="2021-07-04T15:56:00Z">
              <w:r>
                <w:rPr>
                  <w:sz w:val="20"/>
                  <w:szCs w:val="20"/>
                </w:rPr>
                <w:t xml:space="preserve">Cov tub ntxhais tau tuaj </w:t>
              </w:r>
            </w:ins>
            <w:ins w:id="1648" w:author="Khamsaolee Xainhiaxang" w:date="2021-07-04T16:24:00Z">
              <w:r>
                <w:rPr>
                  <w:sz w:val="20"/>
                  <w:szCs w:val="20"/>
                </w:rPr>
                <w:t>koom nyob</w:t>
              </w:r>
            </w:ins>
            <w:ins w:id="1649" w:author="Khamsaolee Xainhiaxang" w:date="2021-07-04T15:56:00Z">
              <w:r>
                <w:rPr>
                  <w:sz w:val="20"/>
                  <w:szCs w:val="20"/>
                </w:rPr>
                <w:t xml:space="preserve"> rau xyoo </w:t>
              </w:r>
            </w:ins>
            <w:ins w:id="1650" w:author="Khamsaolee Xainhiaxang" w:date="2021-07-04T16:15:00Z">
              <w:r w:rsidRPr="0082063F">
                <w:rPr>
                  <w:sz w:val="20"/>
                  <w:szCs w:val="20"/>
                </w:rPr>
                <w:t>2023-24</w:t>
              </w:r>
            </w:ins>
            <w:ins w:id="1651" w:author="Khamsaolee Xainhiaxang" w:date="2021-07-04T15:56:00Z">
              <w:r w:rsidRPr="0082063F">
                <w:rPr>
                  <w:sz w:val="20"/>
                  <w:szCs w:val="20"/>
                </w:rPr>
                <w:t xml:space="preserve"> </w:t>
              </w:r>
              <w:r>
                <w:rPr>
                  <w:sz w:val="20"/>
                  <w:szCs w:val="20"/>
                </w:rPr>
                <w:t xml:space="preserve"> </w:t>
              </w:r>
            </w:ins>
          </w:p>
          <w:p w14:paraId="425C78B2" w14:textId="2C772D0D" w:rsidR="00C866E6" w:rsidRPr="0082063F" w:rsidRDefault="00C866E6" w:rsidP="00C866E6">
            <w:pPr>
              <w:pStyle w:val="TableParagraph"/>
              <w:spacing w:before="54" w:line="259" w:lineRule="exact"/>
              <w:ind w:left="57"/>
              <w:rPr>
                <w:sz w:val="20"/>
                <w:szCs w:val="20"/>
              </w:rPr>
            </w:pPr>
            <w:ins w:id="1652" w:author="Khamsaolee Xainhiaxang" w:date="2021-07-04T16:13:00Z">
              <w:r w:rsidRPr="0082063F">
                <w:rPr>
                  <w:sz w:val="20"/>
                  <w:szCs w:val="20"/>
                </w:rPr>
                <w:t>97.57%</w:t>
              </w:r>
            </w:ins>
            <w:del w:id="1653" w:author="Khamsaolee Xainhiaxang" w:date="2021-07-04T15:56:00Z">
              <w:r w:rsidRPr="0082063F" w:rsidDel="00043312">
                <w:rPr>
                  <w:sz w:val="20"/>
                  <w:szCs w:val="20"/>
                </w:rPr>
                <w:delText>Txhua Tus Tub ntxhais Kawm Ntawv</w:delText>
              </w:r>
            </w:del>
          </w:p>
        </w:tc>
      </w:tr>
      <w:tr w:rsidR="00C866E6" w14:paraId="0F418BAA" w14:textId="77777777" w:rsidTr="00050307">
        <w:trPr>
          <w:trHeight w:val="265"/>
        </w:trPr>
        <w:tc>
          <w:tcPr>
            <w:tcW w:w="2455" w:type="dxa"/>
            <w:tcBorders>
              <w:top w:val="nil"/>
              <w:bottom w:val="nil"/>
            </w:tcBorders>
          </w:tcPr>
          <w:p w14:paraId="3CE2B46D" w14:textId="2FDDF142" w:rsidR="00C866E6" w:rsidRPr="0082063F" w:rsidRDefault="00C866E6" w:rsidP="00C866E6">
            <w:pPr>
              <w:pStyle w:val="TableParagraph"/>
              <w:spacing w:line="246" w:lineRule="exact"/>
              <w:ind w:left="58"/>
              <w:rPr>
                <w:sz w:val="20"/>
                <w:szCs w:val="20"/>
              </w:rPr>
            </w:pPr>
            <w:del w:id="1654" w:author="Khamsaolee Xainhiaxang" w:date="2021-07-04T15:53:00Z">
              <w:r w:rsidRPr="0082063F" w:rsidDel="00043312">
                <w:rPr>
                  <w:sz w:val="20"/>
                  <w:szCs w:val="20"/>
                </w:rPr>
                <w:delText xml:space="preserve">Tus lej </w:delText>
              </w:r>
            </w:del>
            <w:r w:rsidRPr="0082063F">
              <w:rPr>
                <w:sz w:val="20"/>
                <w:szCs w:val="20"/>
              </w:rPr>
              <w:t>thiab pawg me</w:t>
            </w:r>
          </w:p>
        </w:tc>
        <w:tc>
          <w:tcPr>
            <w:tcW w:w="3330" w:type="dxa"/>
            <w:tcBorders>
              <w:top w:val="nil"/>
              <w:bottom w:val="nil"/>
            </w:tcBorders>
          </w:tcPr>
          <w:p w14:paraId="603081E7" w14:textId="7EF6505E" w:rsidR="00C866E6" w:rsidRPr="0082063F" w:rsidRDefault="00C866E6" w:rsidP="00C866E6">
            <w:pPr>
              <w:pStyle w:val="TableParagraph"/>
              <w:spacing w:line="246" w:lineRule="exact"/>
              <w:ind w:left="58"/>
              <w:rPr>
                <w:sz w:val="20"/>
                <w:szCs w:val="20"/>
              </w:rPr>
            </w:pPr>
            <w:del w:id="1655" w:author="Khamsaolee Xainhiaxang" w:date="2021-07-04T15:55:00Z">
              <w:r w:rsidRPr="0082063F" w:rsidDel="00043312">
                <w:rPr>
                  <w:sz w:val="20"/>
                  <w:szCs w:val="20"/>
                </w:rPr>
                <w:delText xml:space="preserve">Tus lej mus koom rau hauv xyoo </w:delText>
              </w:r>
            </w:del>
            <w:del w:id="1656" w:author="Khamsaolee Xainhiaxang" w:date="2021-07-04T15:54:00Z">
              <w:r w:rsidRPr="0082063F" w:rsidDel="00043312">
                <w:rPr>
                  <w:sz w:val="20"/>
                  <w:szCs w:val="20"/>
                </w:rPr>
                <w:delText>19-20</w:delText>
              </w:r>
            </w:del>
          </w:p>
        </w:tc>
        <w:tc>
          <w:tcPr>
            <w:tcW w:w="1620" w:type="dxa"/>
            <w:vMerge/>
            <w:tcBorders>
              <w:top w:val="nil"/>
            </w:tcBorders>
          </w:tcPr>
          <w:p w14:paraId="3FF45F9F" w14:textId="77777777" w:rsidR="00C866E6" w:rsidRPr="0082063F" w:rsidRDefault="00C866E6" w:rsidP="00C866E6">
            <w:pPr>
              <w:rPr>
                <w:sz w:val="20"/>
                <w:szCs w:val="20"/>
              </w:rPr>
            </w:pPr>
          </w:p>
        </w:tc>
        <w:tc>
          <w:tcPr>
            <w:tcW w:w="1620" w:type="dxa"/>
            <w:vMerge/>
            <w:tcBorders>
              <w:top w:val="nil"/>
            </w:tcBorders>
          </w:tcPr>
          <w:p w14:paraId="1D053566" w14:textId="77777777" w:rsidR="00C866E6" w:rsidRPr="0082063F" w:rsidRDefault="00C866E6" w:rsidP="00C866E6">
            <w:pPr>
              <w:rPr>
                <w:sz w:val="20"/>
                <w:szCs w:val="20"/>
              </w:rPr>
            </w:pPr>
          </w:p>
        </w:tc>
        <w:tc>
          <w:tcPr>
            <w:tcW w:w="1620" w:type="dxa"/>
            <w:vMerge/>
            <w:tcBorders>
              <w:top w:val="nil"/>
            </w:tcBorders>
          </w:tcPr>
          <w:p w14:paraId="6BDE4D57" w14:textId="77777777" w:rsidR="00C866E6" w:rsidRPr="0082063F" w:rsidRDefault="00C866E6" w:rsidP="00C866E6">
            <w:pPr>
              <w:rPr>
                <w:sz w:val="20"/>
                <w:szCs w:val="20"/>
              </w:rPr>
            </w:pPr>
          </w:p>
        </w:tc>
        <w:tc>
          <w:tcPr>
            <w:tcW w:w="4465" w:type="dxa"/>
            <w:tcBorders>
              <w:top w:val="nil"/>
              <w:bottom w:val="nil"/>
            </w:tcBorders>
          </w:tcPr>
          <w:p w14:paraId="4A49E0CA" w14:textId="4311F69F" w:rsidR="00C866E6" w:rsidRPr="0082063F" w:rsidRDefault="00C866E6" w:rsidP="00C866E6">
            <w:pPr>
              <w:pStyle w:val="TableParagraph"/>
              <w:spacing w:line="246" w:lineRule="exact"/>
              <w:ind w:left="57"/>
              <w:rPr>
                <w:sz w:val="20"/>
                <w:szCs w:val="20"/>
              </w:rPr>
            </w:pPr>
            <w:del w:id="1657" w:author="Khamsaolee Xainhiaxang" w:date="2021-07-04T16:16:00Z">
              <w:r w:rsidRPr="0082063F" w:rsidDel="003F2EEA">
                <w:rPr>
                  <w:sz w:val="20"/>
                  <w:szCs w:val="20"/>
                </w:rPr>
                <w:delText>Tus lej koom hauv</w:delText>
              </w:r>
            </w:del>
          </w:p>
        </w:tc>
      </w:tr>
      <w:tr w:rsidR="00C866E6" w14:paraId="0A23508C" w14:textId="77777777" w:rsidTr="00050307">
        <w:trPr>
          <w:trHeight w:val="403"/>
        </w:trPr>
        <w:tc>
          <w:tcPr>
            <w:tcW w:w="2455" w:type="dxa"/>
            <w:tcBorders>
              <w:top w:val="nil"/>
              <w:bottom w:val="nil"/>
            </w:tcBorders>
          </w:tcPr>
          <w:p w14:paraId="3AEE31EA" w14:textId="77777777" w:rsidR="00C866E6" w:rsidRPr="0082063F" w:rsidRDefault="00C866E6" w:rsidP="00C866E6">
            <w:pPr>
              <w:pStyle w:val="TableParagraph"/>
              <w:rPr>
                <w:rFonts w:ascii="Times New Roman"/>
                <w:sz w:val="20"/>
                <w:szCs w:val="20"/>
              </w:rPr>
            </w:pPr>
          </w:p>
        </w:tc>
        <w:tc>
          <w:tcPr>
            <w:tcW w:w="3330" w:type="dxa"/>
            <w:tcBorders>
              <w:top w:val="nil"/>
              <w:bottom w:val="nil"/>
            </w:tcBorders>
          </w:tcPr>
          <w:p w14:paraId="5EFDB9CB" w14:textId="744993E5" w:rsidR="00C866E6" w:rsidRPr="0082063F" w:rsidRDefault="00C866E6" w:rsidP="00C866E6">
            <w:pPr>
              <w:pStyle w:val="TableParagraph"/>
              <w:spacing w:line="263" w:lineRule="exact"/>
              <w:rPr>
                <w:sz w:val="20"/>
                <w:szCs w:val="20"/>
              </w:rPr>
            </w:pPr>
            <w:ins w:id="1658" w:author="Khamsaolee Xainhiaxang" w:date="2021-07-04T16:24:00Z">
              <w:r>
                <w:rPr>
                  <w:sz w:val="20"/>
                  <w:szCs w:val="20"/>
                </w:rPr>
                <w:t xml:space="preserve"> </w:t>
              </w:r>
            </w:ins>
            <w:ins w:id="1659" w:author="Khamsaolee Xainhiaxang" w:date="2021-07-04T16:15:00Z">
              <w:r w:rsidRPr="0082063F">
                <w:rPr>
                  <w:sz w:val="20"/>
                  <w:szCs w:val="20"/>
                </w:rPr>
                <w:t>Pab pawg me xyoo 2019-20</w:t>
              </w:r>
            </w:ins>
            <w:del w:id="1660" w:author="Khamsaolee Xainhiaxang" w:date="2021-07-04T15:55:00Z">
              <w:r w:rsidRPr="0082063F" w:rsidDel="00043312">
                <w:rPr>
                  <w:sz w:val="20"/>
                  <w:szCs w:val="20"/>
                </w:rPr>
                <w:delText xml:space="preserve"> 96.07%</w:delText>
              </w:r>
            </w:del>
          </w:p>
        </w:tc>
        <w:tc>
          <w:tcPr>
            <w:tcW w:w="1620" w:type="dxa"/>
            <w:vMerge/>
            <w:tcBorders>
              <w:top w:val="nil"/>
            </w:tcBorders>
          </w:tcPr>
          <w:p w14:paraId="46CD8E24" w14:textId="77777777" w:rsidR="00C866E6" w:rsidRPr="0082063F" w:rsidRDefault="00C866E6" w:rsidP="00C866E6">
            <w:pPr>
              <w:rPr>
                <w:sz w:val="20"/>
                <w:szCs w:val="20"/>
              </w:rPr>
            </w:pPr>
          </w:p>
        </w:tc>
        <w:tc>
          <w:tcPr>
            <w:tcW w:w="1620" w:type="dxa"/>
            <w:vMerge/>
            <w:tcBorders>
              <w:top w:val="nil"/>
            </w:tcBorders>
          </w:tcPr>
          <w:p w14:paraId="56D2DC69" w14:textId="77777777" w:rsidR="00C866E6" w:rsidRPr="0082063F" w:rsidRDefault="00C866E6" w:rsidP="00C866E6">
            <w:pPr>
              <w:rPr>
                <w:sz w:val="20"/>
                <w:szCs w:val="20"/>
              </w:rPr>
            </w:pPr>
          </w:p>
        </w:tc>
        <w:tc>
          <w:tcPr>
            <w:tcW w:w="1620" w:type="dxa"/>
            <w:vMerge/>
            <w:tcBorders>
              <w:top w:val="nil"/>
            </w:tcBorders>
          </w:tcPr>
          <w:p w14:paraId="725E801C" w14:textId="77777777" w:rsidR="00C866E6" w:rsidRPr="0082063F" w:rsidRDefault="00C866E6" w:rsidP="00C866E6">
            <w:pPr>
              <w:rPr>
                <w:sz w:val="20"/>
                <w:szCs w:val="20"/>
              </w:rPr>
            </w:pPr>
          </w:p>
        </w:tc>
        <w:tc>
          <w:tcPr>
            <w:tcW w:w="4465" w:type="dxa"/>
            <w:tcBorders>
              <w:top w:val="nil"/>
              <w:bottom w:val="nil"/>
            </w:tcBorders>
          </w:tcPr>
          <w:p w14:paraId="2E659574" w14:textId="65E20327" w:rsidR="00C866E6" w:rsidRPr="0082063F" w:rsidRDefault="00C866E6" w:rsidP="00C866E6">
            <w:pPr>
              <w:pStyle w:val="TableParagraph"/>
              <w:spacing w:line="263" w:lineRule="exact"/>
              <w:ind w:left="57"/>
              <w:rPr>
                <w:sz w:val="20"/>
                <w:szCs w:val="20"/>
              </w:rPr>
            </w:pPr>
            <w:ins w:id="1661" w:author="Khamsaolee Xainhiaxang" w:date="2021-07-04T16:15:00Z">
              <w:r w:rsidRPr="0082063F">
                <w:rPr>
                  <w:sz w:val="20"/>
                  <w:szCs w:val="20"/>
                </w:rPr>
                <w:t>Pab pawg me 2023-24</w:t>
              </w:r>
            </w:ins>
            <w:del w:id="1662" w:author="Khamsaolee Xainhiaxang" w:date="2021-07-04T16:13:00Z">
              <w:r w:rsidRPr="0082063F" w:rsidDel="003F2EEA">
                <w:rPr>
                  <w:sz w:val="20"/>
                  <w:szCs w:val="20"/>
                </w:rPr>
                <w:delText>97.57%</w:delText>
              </w:r>
            </w:del>
          </w:p>
        </w:tc>
      </w:tr>
      <w:tr w:rsidR="00C866E6" w14:paraId="0B276B87" w14:textId="77777777" w:rsidTr="00050307">
        <w:trPr>
          <w:trHeight w:val="403"/>
        </w:trPr>
        <w:tc>
          <w:tcPr>
            <w:tcW w:w="2455" w:type="dxa"/>
            <w:tcBorders>
              <w:top w:val="nil"/>
              <w:bottom w:val="nil"/>
            </w:tcBorders>
          </w:tcPr>
          <w:p w14:paraId="07D5B054" w14:textId="77777777" w:rsidR="00C866E6" w:rsidRPr="0082063F" w:rsidRDefault="00C866E6" w:rsidP="00C866E6">
            <w:pPr>
              <w:pStyle w:val="TableParagraph"/>
              <w:rPr>
                <w:rFonts w:ascii="Times New Roman"/>
                <w:sz w:val="20"/>
                <w:szCs w:val="20"/>
              </w:rPr>
            </w:pPr>
          </w:p>
        </w:tc>
        <w:tc>
          <w:tcPr>
            <w:tcW w:w="3330" w:type="dxa"/>
            <w:tcBorders>
              <w:top w:val="nil"/>
              <w:bottom w:val="nil"/>
            </w:tcBorders>
          </w:tcPr>
          <w:p w14:paraId="2BDA3319" w14:textId="0C77A499" w:rsidR="00C866E6" w:rsidRPr="0082063F" w:rsidRDefault="00C866E6" w:rsidP="00C866E6">
            <w:pPr>
              <w:pStyle w:val="TableParagraph"/>
              <w:spacing w:before="125" w:line="259" w:lineRule="exact"/>
              <w:ind w:left="58"/>
              <w:rPr>
                <w:sz w:val="20"/>
                <w:szCs w:val="20"/>
              </w:rPr>
            </w:pPr>
            <w:ins w:id="1663" w:author="Khamsaolee Xainhiaxang" w:date="2021-07-04T16:15:00Z">
              <w:r w:rsidRPr="0082063F">
                <w:rPr>
                  <w:sz w:val="20"/>
                  <w:szCs w:val="20"/>
                </w:rPr>
                <w:t>Txhua tus Tub Kawm Ntawv 96.07%</w:t>
              </w:r>
            </w:ins>
            <w:del w:id="1664" w:author="Khamsaolee Xainhiaxang" w:date="2021-07-04T16:15:00Z">
              <w:r w:rsidRPr="0082063F" w:rsidDel="003F2EEA">
                <w:rPr>
                  <w:sz w:val="20"/>
                  <w:szCs w:val="20"/>
                </w:rPr>
                <w:delText>Pab pawg me xyoo 2019-20</w:delText>
              </w:r>
            </w:del>
          </w:p>
        </w:tc>
        <w:tc>
          <w:tcPr>
            <w:tcW w:w="1620" w:type="dxa"/>
            <w:vMerge/>
            <w:tcBorders>
              <w:top w:val="nil"/>
            </w:tcBorders>
          </w:tcPr>
          <w:p w14:paraId="6CE722D7" w14:textId="77777777" w:rsidR="00C866E6" w:rsidRPr="0082063F" w:rsidRDefault="00C866E6" w:rsidP="00C866E6">
            <w:pPr>
              <w:rPr>
                <w:sz w:val="20"/>
                <w:szCs w:val="20"/>
              </w:rPr>
            </w:pPr>
          </w:p>
        </w:tc>
        <w:tc>
          <w:tcPr>
            <w:tcW w:w="1620" w:type="dxa"/>
            <w:vMerge/>
            <w:tcBorders>
              <w:top w:val="nil"/>
            </w:tcBorders>
          </w:tcPr>
          <w:p w14:paraId="7A308D5C" w14:textId="77777777" w:rsidR="00C866E6" w:rsidRPr="0082063F" w:rsidRDefault="00C866E6" w:rsidP="00C866E6">
            <w:pPr>
              <w:rPr>
                <w:sz w:val="20"/>
                <w:szCs w:val="20"/>
              </w:rPr>
            </w:pPr>
          </w:p>
        </w:tc>
        <w:tc>
          <w:tcPr>
            <w:tcW w:w="1620" w:type="dxa"/>
            <w:vMerge/>
            <w:tcBorders>
              <w:top w:val="nil"/>
            </w:tcBorders>
          </w:tcPr>
          <w:p w14:paraId="33ABFAFC" w14:textId="77777777" w:rsidR="00C866E6" w:rsidRPr="0082063F" w:rsidRDefault="00C866E6" w:rsidP="00C866E6">
            <w:pPr>
              <w:rPr>
                <w:sz w:val="20"/>
                <w:szCs w:val="20"/>
              </w:rPr>
            </w:pPr>
          </w:p>
        </w:tc>
        <w:tc>
          <w:tcPr>
            <w:tcW w:w="4465" w:type="dxa"/>
            <w:tcBorders>
              <w:top w:val="nil"/>
              <w:bottom w:val="nil"/>
            </w:tcBorders>
          </w:tcPr>
          <w:p w14:paraId="67C85310" w14:textId="2A9FEED9" w:rsidR="00C866E6" w:rsidRPr="0082063F" w:rsidRDefault="00C866E6" w:rsidP="00C866E6">
            <w:pPr>
              <w:pStyle w:val="TableParagraph"/>
              <w:spacing w:before="125" w:line="259" w:lineRule="exact"/>
              <w:ind w:left="57"/>
              <w:rPr>
                <w:sz w:val="20"/>
                <w:szCs w:val="20"/>
              </w:rPr>
            </w:pPr>
            <w:ins w:id="1665" w:author="Khamsaolee Xainhiaxang" w:date="2021-07-04T16:15:00Z">
              <w:r w:rsidRPr="0082063F">
                <w:rPr>
                  <w:sz w:val="20"/>
                  <w:szCs w:val="20"/>
                </w:rPr>
                <w:t>Txhua tus tub ntxhais kawm 97.57%</w:t>
              </w:r>
            </w:ins>
            <w:del w:id="1666" w:author="Khamsaolee Xainhiaxang" w:date="2021-07-04T16:15:00Z">
              <w:r w:rsidRPr="0082063F" w:rsidDel="003F2EEA">
                <w:rPr>
                  <w:sz w:val="20"/>
                  <w:szCs w:val="20"/>
                </w:rPr>
                <w:delText>Pab pawg me 2023-24</w:delText>
              </w:r>
            </w:del>
          </w:p>
        </w:tc>
      </w:tr>
      <w:tr w:rsidR="00C866E6" w14:paraId="40377B91" w14:textId="77777777" w:rsidTr="00050307">
        <w:trPr>
          <w:trHeight w:val="265"/>
        </w:trPr>
        <w:tc>
          <w:tcPr>
            <w:tcW w:w="2455" w:type="dxa"/>
            <w:tcBorders>
              <w:top w:val="nil"/>
              <w:bottom w:val="nil"/>
            </w:tcBorders>
          </w:tcPr>
          <w:p w14:paraId="0254BDF0" w14:textId="77777777" w:rsidR="00C866E6" w:rsidRPr="0082063F" w:rsidRDefault="00C866E6" w:rsidP="00C866E6">
            <w:pPr>
              <w:pStyle w:val="TableParagraph"/>
              <w:rPr>
                <w:rFonts w:ascii="Times New Roman"/>
                <w:sz w:val="20"/>
                <w:szCs w:val="20"/>
              </w:rPr>
            </w:pPr>
          </w:p>
        </w:tc>
        <w:tc>
          <w:tcPr>
            <w:tcW w:w="3330" w:type="dxa"/>
            <w:tcBorders>
              <w:top w:val="nil"/>
              <w:bottom w:val="nil"/>
            </w:tcBorders>
          </w:tcPr>
          <w:p w14:paraId="080753E4" w14:textId="31AAC533" w:rsidR="00C866E6" w:rsidRPr="0082063F" w:rsidRDefault="00C866E6" w:rsidP="00C866E6">
            <w:pPr>
              <w:pStyle w:val="TableParagraph"/>
              <w:spacing w:line="246" w:lineRule="exact"/>
              <w:ind w:left="58"/>
              <w:rPr>
                <w:sz w:val="20"/>
                <w:szCs w:val="20"/>
              </w:rPr>
            </w:pPr>
            <w:ins w:id="1667" w:author="Khamsaolee Xainhiaxang" w:date="2021-07-04T16:15:00Z">
              <w:r w:rsidRPr="0082063F">
                <w:rPr>
                  <w:sz w:val="20"/>
                  <w:szCs w:val="20"/>
                </w:rPr>
                <w:t>Kawm Lus Askiv</w:t>
              </w:r>
            </w:ins>
            <w:ins w:id="1668" w:author="Khamsaolee Xainhiaxang" w:date="2021-07-04T16:24:00Z">
              <w:r>
                <w:rPr>
                  <w:sz w:val="20"/>
                  <w:szCs w:val="20"/>
                </w:rPr>
                <w:t xml:space="preserve"> </w:t>
              </w:r>
              <w:r w:rsidRPr="0082063F">
                <w:rPr>
                  <w:sz w:val="20"/>
                  <w:szCs w:val="20"/>
                </w:rPr>
                <w:t>96.95%</w:t>
              </w:r>
            </w:ins>
            <w:del w:id="1669" w:author="Khamsaolee Xainhiaxang" w:date="2021-07-04T16:15:00Z">
              <w:r w:rsidRPr="0082063F" w:rsidDel="003F2EEA">
                <w:rPr>
                  <w:sz w:val="20"/>
                  <w:szCs w:val="20"/>
                </w:rPr>
                <w:delText>Txhua tus Tub Kawm Ntawv 96.07%</w:delText>
              </w:r>
            </w:del>
          </w:p>
        </w:tc>
        <w:tc>
          <w:tcPr>
            <w:tcW w:w="1620" w:type="dxa"/>
            <w:vMerge/>
            <w:tcBorders>
              <w:top w:val="nil"/>
            </w:tcBorders>
          </w:tcPr>
          <w:p w14:paraId="1C2A120C" w14:textId="77777777" w:rsidR="00C866E6" w:rsidRPr="0082063F" w:rsidRDefault="00C866E6" w:rsidP="00C866E6">
            <w:pPr>
              <w:rPr>
                <w:sz w:val="20"/>
                <w:szCs w:val="20"/>
              </w:rPr>
            </w:pPr>
          </w:p>
        </w:tc>
        <w:tc>
          <w:tcPr>
            <w:tcW w:w="1620" w:type="dxa"/>
            <w:vMerge/>
            <w:tcBorders>
              <w:top w:val="nil"/>
            </w:tcBorders>
          </w:tcPr>
          <w:p w14:paraId="15031405" w14:textId="77777777" w:rsidR="00C866E6" w:rsidRPr="0082063F" w:rsidRDefault="00C866E6" w:rsidP="00C866E6">
            <w:pPr>
              <w:rPr>
                <w:sz w:val="20"/>
                <w:szCs w:val="20"/>
              </w:rPr>
            </w:pPr>
          </w:p>
        </w:tc>
        <w:tc>
          <w:tcPr>
            <w:tcW w:w="1620" w:type="dxa"/>
            <w:vMerge/>
            <w:tcBorders>
              <w:top w:val="nil"/>
            </w:tcBorders>
          </w:tcPr>
          <w:p w14:paraId="3223BADA" w14:textId="77777777" w:rsidR="00C866E6" w:rsidRPr="0082063F" w:rsidRDefault="00C866E6" w:rsidP="00C866E6">
            <w:pPr>
              <w:rPr>
                <w:sz w:val="20"/>
                <w:szCs w:val="20"/>
              </w:rPr>
            </w:pPr>
          </w:p>
        </w:tc>
        <w:tc>
          <w:tcPr>
            <w:tcW w:w="4465" w:type="dxa"/>
            <w:tcBorders>
              <w:top w:val="nil"/>
              <w:bottom w:val="nil"/>
            </w:tcBorders>
          </w:tcPr>
          <w:p w14:paraId="1FC413C7" w14:textId="549AC217" w:rsidR="00C866E6" w:rsidRPr="0082063F" w:rsidRDefault="00C866E6" w:rsidP="00C866E6">
            <w:pPr>
              <w:pStyle w:val="TableParagraph"/>
              <w:spacing w:line="246" w:lineRule="exact"/>
              <w:ind w:left="57"/>
              <w:rPr>
                <w:sz w:val="20"/>
                <w:szCs w:val="20"/>
              </w:rPr>
            </w:pPr>
            <w:ins w:id="1670" w:author="Khamsaolee Xainhiaxang" w:date="2021-07-04T16:15:00Z">
              <w:r w:rsidRPr="0082063F">
                <w:rPr>
                  <w:sz w:val="20"/>
                  <w:szCs w:val="20"/>
                </w:rPr>
                <w:t>Cov Kawm Lus Askiv 98%</w:t>
              </w:r>
            </w:ins>
            <w:del w:id="1671" w:author="Khamsaolee Xainhiaxang" w:date="2021-07-04T16:15:00Z">
              <w:r w:rsidRPr="0082063F" w:rsidDel="003F2EEA">
                <w:rPr>
                  <w:sz w:val="20"/>
                  <w:szCs w:val="20"/>
                </w:rPr>
                <w:delText>Txhua tus tub ntxhais kawm 97.57%</w:delText>
              </w:r>
            </w:del>
          </w:p>
        </w:tc>
      </w:tr>
      <w:tr w:rsidR="00C866E6" w14:paraId="2CF1AB6D" w14:textId="77777777" w:rsidTr="00050307">
        <w:trPr>
          <w:trHeight w:val="265"/>
        </w:trPr>
        <w:tc>
          <w:tcPr>
            <w:tcW w:w="2455" w:type="dxa"/>
            <w:tcBorders>
              <w:top w:val="nil"/>
              <w:bottom w:val="nil"/>
            </w:tcBorders>
          </w:tcPr>
          <w:p w14:paraId="2B8C49B3" w14:textId="77777777" w:rsidR="00C866E6" w:rsidRPr="0082063F" w:rsidRDefault="00C866E6" w:rsidP="00C866E6">
            <w:pPr>
              <w:pStyle w:val="TableParagraph"/>
              <w:rPr>
                <w:rFonts w:ascii="Times New Roman"/>
                <w:sz w:val="20"/>
                <w:szCs w:val="20"/>
              </w:rPr>
            </w:pPr>
          </w:p>
        </w:tc>
        <w:tc>
          <w:tcPr>
            <w:tcW w:w="3330" w:type="dxa"/>
            <w:tcBorders>
              <w:top w:val="nil"/>
              <w:bottom w:val="nil"/>
            </w:tcBorders>
          </w:tcPr>
          <w:p w14:paraId="3FF415EB" w14:textId="517E1373" w:rsidR="00C866E6" w:rsidRPr="0082063F" w:rsidRDefault="00C866E6" w:rsidP="00C866E6">
            <w:pPr>
              <w:pStyle w:val="TableParagraph"/>
              <w:spacing w:line="246" w:lineRule="exact"/>
              <w:ind w:left="58"/>
              <w:rPr>
                <w:sz w:val="20"/>
                <w:szCs w:val="20"/>
              </w:rPr>
            </w:pPr>
            <w:ins w:id="1672" w:author="Khamsaolee Xainhiaxang" w:date="2021-07-04T16:25:00Z">
              <w:r w:rsidRPr="0082063F">
                <w:rPr>
                  <w:sz w:val="20"/>
                  <w:szCs w:val="20"/>
                </w:rPr>
                <w:t>Cov Hluas uas coj Los Tu 93.46%</w:t>
              </w:r>
            </w:ins>
            <w:del w:id="1673" w:author="Khamsaolee Xainhiaxang" w:date="2021-07-04T16:15:00Z">
              <w:r w:rsidRPr="0082063F" w:rsidDel="003F2EEA">
                <w:rPr>
                  <w:sz w:val="20"/>
                  <w:szCs w:val="20"/>
                </w:rPr>
                <w:delText>Kawm Lus Askiv</w:delText>
              </w:r>
            </w:del>
          </w:p>
        </w:tc>
        <w:tc>
          <w:tcPr>
            <w:tcW w:w="1620" w:type="dxa"/>
            <w:vMerge/>
            <w:tcBorders>
              <w:top w:val="nil"/>
            </w:tcBorders>
          </w:tcPr>
          <w:p w14:paraId="11F9B390" w14:textId="77777777" w:rsidR="00C866E6" w:rsidRPr="0082063F" w:rsidRDefault="00C866E6" w:rsidP="00C866E6">
            <w:pPr>
              <w:rPr>
                <w:sz w:val="20"/>
                <w:szCs w:val="20"/>
              </w:rPr>
            </w:pPr>
          </w:p>
        </w:tc>
        <w:tc>
          <w:tcPr>
            <w:tcW w:w="1620" w:type="dxa"/>
            <w:vMerge/>
            <w:tcBorders>
              <w:top w:val="nil"/>
            </w:tcBorders>
          </w:tcPr>
          <w:p w14:paraId="336A50F6" w14:textId="77777777" w:rsidR="00C866E6" w:rsidRPr="0082063F" w:rsidRDefault="00C866E6" w:rsidP="00C866E6">
            <w:pPr>
              <w:rPr>
                <w:sz w:val="20"/>
                <w:szCs w:val="20"/>
              </w:rPr>
            </w:pPr>
          </w:p>
        </w:tc>
        <w:tc>
          <w:tcPr>
            <w:tcW w:w="1620" w:type="dxa"/>
            <w:vMerge/>
            <w:tcBorders>
              <w:top w:val="nil"/>
            </w:tcBorders>
          </w:tcPr>
          <w:p w14:paraId="10B0C94F" w14:textId="77777777" w:rsidR="00C866E6" w:rsidRPr="0082063F" w:rsidRDefault="00C866E6" w:rsidP="00C866E6">
            <w:pPr>
              <w:rPr>
                <w:sz w:val="20"/>
                <w:szCs w:val="20"/>
              </w:rPr>
            </w:pPr>
          </w:p>
        </w:tc>
        <w:tc>
          <w:tcPr>
            <w:tcW w:w="4465" w:type="dxa"/>
            <w:tcBorders>
              <w:top w:val="nil"/>
              <w:bottom w:val="nil"/>
            </w:tcBorders>
          </w:tcPr>
          <w:p w14:paraId="69278A4D" w14:textId="5014BC3A" w:rsidR="00C866E6" w:rsidRPr="0082063F" w:rsidRDefault="00C866E6" w:rsidP="00C866E6">
            <w:pPr>
              <w:pStyle w:val="TableParagraph"/>
              <w:spacing w:line="246" w:lineRule="exact"/>
              <w:ind w:left="57"/>
              <w:rPr>
                <w:sz w:val="20"/>
                <w:szCs w:val="20"/>
              </w:rPr>
            </w:pPr>
            <w:ins w:id="1674" w:author="Khamsaolee Xainhiaxang" w:date="2021-07-04T16:15:00Z">
              <w:r w:rsidRPr="0082063F">
                <w:rPr>
                  <w:sz w:val="20"/>
                  <w:szCs w:val="20"/>
                </w:rPr>
                <w:t>Cov Hluas Coj Los Tu 94.96%</w:t>
              </w:r>
            </w:ins>
            <w:del w:id="1675" w:author="Khamsaolee Xainhiaxang" w:date="2021-07-04T16:15:00Z">
              <w:r w:rsidRPr="0082063F" w:rsidDel="003F2EEA">
                <w:rPr>
                  <w:sz w:val="20"/>
                  <w:szCs w:val="20"/>
                </w:rPr>
                <w:delText>Cov Kawm Lus Askiv 98%</w:delText>
              </w:r>
            </w:del>
          </w:p>
        </w:tc>
      </w:tr>
      <w:tr w:rsidR="00C866E6" w14:paraId="7AC86EDD" w14:textId="77777777" w:rsidTr="00050307">
        <w:trPr>
          <w:trHeight w:val="265"/>
        </w:trPr>
        <w:tc>
          <w:tcPr>
            <w:tcW w:w="2455" w:type="dxa"/>
            <w:tcBorders>
              <w:top w:val="nil"/>
              <w:bottom w:val="nil"/>
            </w:tcBorders>
          </w:tcPr>
          <w:p w14:paraId="4E4A4D50" w14:textId="77777777" w:rsidR="00C866E6" w:rsidRPr="0082063F" w:rsidRDefault="00C866E6" w:rsidP="00C866E6">
            <w:pPr>
              <w:pStyle w:val="TableParagraph"/>
              <w:rPr>
                <w:rFonts w:ascii="Times New Roman"/>
                <w:sz w:val="20"/>
                <w:szCs w:val="20"/>
              </w:rPr>
            </w:pPr>
          </w:p>
        </w:tc>
        <w:tc>
          <w:tcPr>
            <w:tcW w:w="3330" w:type="dxa"/>
            <w:tcBorders>
              <w:top w:val="nil"/>
              <w:bottom w:val="nil"/>
            </w:tcBorders>
          </w:tcPr>
          <w:p w14:paraId="1384D24D" w14:textId="6CBCFE56" w:rsidR="00C866E6" w:rsidRPr="0082063F" w:rsidRDefault="00C866E6" w:rsidP="00C866E6">
            <w:pPr>
              <w:pStyle w:val="TableParagraph"/>
              <w:spacing w:line="246" w:lineRule="exact"/>
              <w:ind w:left="58"/>
              <w:rPr>
                <w:sz w:val="20"/>
                <w:szCs w:val="20"/>
              </w:rPr>
            </w:pPr>
            <w:ins w:id="1676" w:author="Khamsaolee Xainhiaxang" w:date="2021-07-04T16:25:00Z">
              <w:r w:rsidRPr="0082063F">
                <w:rPr>
                  <w:sz w:val="20"/>
                  <w:szCs w:val="20"/>
                </w:rPr>
                <w:t>Tsis Muaj Tsev Nyob 94.15%</w:t>
              </w:r>
            </w:ins>
            <w:del w:id="1677" w:author="Khamsaolee Xainhiaxang" w:date="2021-07-04T16:15:00Z">
              <w:r w:rsidRPr="0082063F" w:rsidDel="003F2EEA">
                <w:rPr>
                  <w:sz w:val="20"/>
                  <w:szCs w:val="20"/>
                </w:rPr>
                <w:delText>96.95%</w:delText>
              </w:r>
            </w:del>
          </w:p>
        </w:tc>
        <w:tc>
          <w:tcPr>
            <w:tcW w:w="1620" w:type="dxa"/>
            <w:vMerge/>
            <w:tcBorders>
              <w:top w:val="nil"/>
            </w:tcBorders>
          </w:tcPr>
          <w:p w14:paraId="69849E73" w14:textId="77777777" w:rsidR="00C866E6" w:rsidRPr="0082063F" w:rsidRDefault="00C866E6" w:rsidP="00C866E6">
            <w:pPr>
              <w:rPr>
                <w:sz w:val="20"/>
                <w:szCs w:val="20"/>
              </w:rPr>
            </w:pPr>
          </w:p>
        </w:tc>
        <w:tc>
          <w:tcPr>
            <w:tcW w:w="1620" w:type="dxa"/>
            <w:vMerge/>
            <w:tcBorders>
              <w:top w:val="nil"/>
            </w:tcBorders>
          </w:tcPr>
          <w:p w14:paraId="1FBF90C0" w14:textId="77777777" w:rsidR="00C866E6" w:rsidRPr="0082063F" w:rsidRDefault="00C866E6" w:rsidP="00C866E6">
            <w:pPr>
              <w:rPr>
                <w:sz w:val="20"/>
                <w:szCs w:val="20"/>
              </w:rPr>
            </w:pPr>
          </w:p>
        </w:tc>
        <w:tc>
          <w:tcPr>
            <w:tcW w:w="1620" w:type="dxa"/>
            <w:vMerge/>
            <w:tcBorders>
              <w:top w:val="nil"/>
            </w:tcBorders>
          </w:tcPr>
          <w:p w14:paraId="1320C99A" w14:textId="77777777" w:rsidR="00C866E6" w:rsidRPr="0082063F" w:rsidRDefault="00C866E6" w:rsidP="00C866E6">
            <w:pPr>
              <w:rPr>
                <w:sz w:val="20"/>
                <w:szCs w:val="20"/>
              </w:rPr>
            </w:pPr>
          </w:p>
        </w:tc>
        <w:tc>
          <w:tcPr>
            <w:tcW w:w="4465" w:type="dxa"/>
            <w:tcBorders>
              <w:top w:val="nil"/>
              <w:bottom w:val="nil"/>
            </w:tcBorders>
          </w:tcPr>
          <w:p w14:paraId="6BE2E718" w14:textId="4685EF09" w:rsidR="00C866E6" w:rsidRPr="0082063F" w:rsidRDefault="00C866E6" w:rsidP="00C866E6">
            <w:pPr>
              <w:pStyle w:val="TableParagraph"/>
              <w:spacing w:line="246" w:lineRule="exact"/>
              <w:ind w:left="57"/>
              <w:rPr>
                <w:sz w:val="20"/>
                <w:szCs w:val="20"/>
              </w:rPr>
            </w:pPr>
            <w:ins w:id="1678" w:author="Khamsaolee Xainhiaxang" w:date="2021-07-04T16:15:00Z">
              <w:r w:rsidRPr="0082063F">
                <w:rPr>
                  <w:sz w:val="20"/>
                  <w:szCs w:val="20"/>
                </w:rPr>
                <w:t>Tsis Muaj Tsev Nyob 95.65%</w:t>
              </w:r>
            </w:ins>
            <w:del w:id="1679" w:author="Khamsaolee Xainhiaxang" w:date="2021-07-04T16:15:00Z">
              <w:r w:rsidRPr="0082063F" w:rsidDel="003F2EEA">
                <w:rPr>
                  <w:sz w:val="20"/>
                  <w:szCs w:val="20"/>
                </w:rPr>
                <w:delText>Cov Hluas Coj Los Tu 94.96%</w:delText>
              </w:r>
            </w:del>
          </w:p>
        </w:tc>
      </w:tr>
      <w:tr w:rsidR="00C866E6" w14:paraId="4CA172BD" w14:textId="77777777" w:rsidTr="00050307">
        <w:trPr>
          <w:trHeight w:val="265"/>
        </w:trPr>
        <w:tc>
          <w:tcPr>
            <w:tcW w:w="2455" w:type="dxa"/>
            <w:tcBorders>
              <w:top w:val="nil"/>
              <w:bottom w:val="nil"/>
            </w:tcBorders>
          </w:tcPr>
          <w:p w14:paraId="76520AE5" w14:textId="77777777" w:rsidR="00C866E6" w:rsidRPr="0082063F" w:rsidRDefault="00C866E6" w:rsidP="00C866E6">
            <w:pPr>
              <w:pStyle w:val="TableParagraph"/>
              <w:rPr>
                <w:rFonts w:ascii="Times New Roman"/>
                <w:sz w:val="20"/>
                <w:szCs w:val="20"/>
              </w:rPr>
            </w:pPr>
          </w:p>
        </w:tc>
        <w:tc>
          <w:tcPr>
            <w:tcW w:w="3330" w:type="dxa"/>
            <w:tcBorders>
              <w:top w:val="nil"/>
              <w:bottom w:val="nil"/>
            </w:tcBorders>
          </w:tcPr>
          <w:p w14:paraId="4478E1B6" w14:textId="29762819" w:rsidR="00C866E6" w:rsidRPr="0082063F" w:rsidRDefault="00C866E6" w:rsidP="00C866E6">
            <w:pPr>
              <w:pStyle w:val="TableParagraph"/>
              <w:spacing w:line="246" w:lineRule="exact"/>
              <w:ind w:left="58"/>
              <w:rPr>
                <w:sz w:val="20"/>
                <w:szCs w:val="20"/>
              </w:rPr>
            </w:pPr>
            <w:ins w:id="1680" w:author="Khamsaolee Xainhiaxang" w:date="2021-07-04T16:25:00Z">
              <w:r w:rsidRPr="0082063F">
                <w:rPr>
                  <w:sz w:val="20"/>
                  <w:szCs w:val="20"/>
                </w:rPr>
                <w:t xml:space="preserve">Kev txhim kho Kev lag luam </w:t>
              </w:r>
            </w:ins>
            <w:del w:id="1681" w:author="Khamsaolee Xainhiaxang" w:date="2021-07-04T16:24:00Z">
              <w:r w:rsidRPr="0082063F" w:rsidDel="00C866E6">
                <w:rPr>
                  <w:sz w:val="20"/>
                  <w:szCs w:val="20"/>
                </w:rPr>
                <w:delText>Cov Hluas uas coj Los Tu 93.46%</w:delText>
              </w:r>
            </w:del>
          </w:p>
        </w:tc>
        <w:tc>
          <w:tcPr>
            <w:tcW w:w="1620" w:type="dxa"/>
            <w:vMerge/>
            <w:tcBorders>
              <w:top w:val="nil"/>
            </w:tcBorders>
          </w:tcPr>
          <w:p w14:paraId="6C77D9F5" w14:textId="77777777" w:rsidR="00C866E6" w:rsidRPr="0082063F" w:rsidRDefault="00C866E6" w:rsidP="00C866E6">
            <w:pPr>
              <w:rPr>
                <w:sz w:val="20"/>
                <w:szCs w:val="20"/>
              </w:rPr>
            </w:pPr>
          </w:p>
        </w:tc>
        <w:tc>
          <w:tcPr>
            <w:tcW w:w="1620" w:type="dxa"/>
            <w:vMerge/>
            <w:tcBorders>
              <w:top w:val="nil"/>
            </w:tcBorders>
          </w:tcPr>
          <w:p w14:paraId="4CF179D9" w14:textId="77777777" w:rsidR="00C866E6" w:rsidRPr="0082063F" w:rsidRDefault="00C866E6" w:rsidP="00C866E6">
            <w:pPr>
              <w:rPr>
                <w:sz w:val="20"/>
                <w:szCs w:val="20"/>
              </w:rPr>
            </w:pPr>
          </w:p>
        </w:tc>
        <w:tc>
          <w:tcPr>
            <w:tcW w:w="1620" w:type="dxa"/>
            <w:vMerge/>
            <w:tcBorders>
              <w:top w:val="nil"/>
            </w:tcBorders>
          </w:tcPr>
          <w:p w14:paraId="66DC5EC2" w14:textId="77777777" w:rsidR="00C866E6" w:rsidRPr="0082063F" w:rsidRDefault="00C866E6" w:rsidP="00C866E6">
            <w:pPr>
              <w:rPr>
                <w:sz w:val="20"/>
                <w:szCs w:val="20"/>
              </w:rPr>
            </w:pPr>
          </w:p>
        </w:tc>
        <w:tc>
          <w:tcPr>
            <w:tcW w:w="4465" w:type="dxa"/>
            <w:tcBorders>
              <w:top w:val="nil"/>
              <w:bottom w:val="nil"/>
            </w:tcBorders>
          </w:tcPr>
          <w:p w14:paraId="2F2C2C04" w14:textId="1B3010AD" w:rsidR="00C866E6" w:rsidRPr="0082063F" w:rsidRDefault="00C866E6" w:rsidP="00C866E6">
            <w:pPr>
              <w:pStyle w:val="TableParagraph"/>
              <w:spacing w:line="246" w:lineRule="exact"/>
              <w:ind w:left="57"/>
              <w:rPr>
                <w:sz w:val="20"/>
                <w:szCs w:val="20"/>
              </w:rPr>
            </w:pPr>
            <w:ins w:id="1682" w:author="Khamsaolee Xainhiaxang" w:date="2021-07-04T16:15:00Z">
              <w:r w:rsidRPr="0082063F">
                <w:rPr>
                  <w:sz w:val="20"/>
                  <w:szCs w:val="20"/>
                </w:rPr>
                <w:t xml:space="preserve">Kev txhim kho kev lag luam </w:t>
              </w:r>
            </w:ins>
            <w:del w:id="1683" w:author="Khamsaolee Xainhiaxang" w:date="2021-07-04T16:15:00Z">
              <w:r w:rsidRPr="0082063F" w:rsidDel="003F2EEA">
                <w:rPr>
                  <w:sz w:val="20"/>
                  <w:szCs w:val="20"/>
                </w:rPr>
                <w:delText>Tsis Muaj Tsev Nyob 95.65%</w:delText>
              </w:r>
            </w:del>
          </w:p>
        </w:tc>
      </w:tr>
      <w:tr w:rsidR="00C866E6" w14:paraId="4EA6F107" w14:textId="77777777" w:rsidTr="00050307">
        <w:trPr>
          <w:trHeight w:val="265"/>
        </w:trPr>
        <w:tc>
          <w:tcPr>
            <w:tcW w:w="2455" w:type="dxa"/>
            <w:tcBorders>
              <w:top w:val="nil"/>
              <w:bottom w:val="nil"/>
            </w:tcBorders>
          </w:tcPr>
          <w:p w14:paraId="68BB9BF7" w14:textId="77777777" w:rsidR="00C866E6" w:rsidRPr="0082063F" w:rsidRDefault="00C866E6" w:rsidP="00C866E6">
            <w:pPr>
              <w:pStyle w:val="TableParagraph"/>
              <w:rPr>
                <w:rFonts w:ascii="Times New Roman"/>
                <w:sz w:val="20"/>
                <w:szCs w:val="20"/>
              </w:rPr>
            </w:pPr>
          </w:p>
        </w:tc>
        <w:tc>
          <w:tcPr>
            <w:tcW w:w="3330" w:type="dxa"/>
            <w:tcBorders>
              <w:top w:val="nil"/>
              <w:bottom w:val="nil"/>
            </w:tcBorders>
          </w:tcPr>
          <w:p w14:paraId="005B54BC" w14:textId="34ED0E7D" w:rsidR="00C866E6" w:rsidRPr="0082063F" w:rsidRDefault="00C866E6" w:rsidP="00C866E6">
            <w:pPr>
              <w:pStyle w:val="TableParagraph"/>
              <w:spacing w:line="246" w:lineRule="exact"/>
              <w:ind w:left="58"/>
              <w:rPr>
                <w:sz w:val="20"/>
                <w:szCs w:val="20"/>
              </w:rPr>
            </w:pPr>
            <w:ins w:id="1684" w:author="Khamsaolee Xainhiaxang" w:date="2021-07-04T16:25:00Z">
              <w:r w:rsidRPr="0082063F">
                <w:rPr>
                  <w:sz w:val="20"/>
                  <w:szCs w:val="20"/>
                </w:rPr>
                <w:t>Li kev Nyias 95.99%</w:t>
              </w:r>
            </w:ins>
            <w:del w:id="1685" w:author="Khamsaolee Xainhiaxang" w:date="2021-07-04T16:24:00Z">
              <w:r w:rsidRPr="0082063F" w:rsidDel="00C866E6">
                <w:rPr>
                  <w:sz w:val="20"/>
                  <w:szCs w:val="20"/>
                </w:rPr>
                <w:delText>Tsis Muaj Tsev Nyob 94.15%</w:delText>
              </w:r>
            </w:del>
          </w:p>
        </w:tc>
        <w:tc>
          <w:tcPr>
            <w:tcW w:w="1620" w:type="dxa"/>
            <w:vMerge/>
            <w:tcBorders>
              <w:top w:val="nil"/>
            </w:tcBorders>
          </w:tcPr>
          <w:p w14:paraId="4ACE6964" w14:textId="77777777" w:rsidR="00C866E6" w:rsidRPr="0082063F" w:rsidRDefault="00C866E6" w:rsidP="00C866E6">
            <w:pPr>
              <w:rPr>
                <w:sz w:val="20"/>
                <w:szCs w:val="20"/>
              </w:rPr>
            </w:pPr>
          </w:p>
        </w:tc>
        <w:tc>
          <w:tcPr>
            <w:tcW w:w="1620" w:type="dxa"/>
            <w:vMerge/>
            <w:tcBorders>
              <w:top w:val="nil"/>
            </w:tcBorders>
          </w:tcPr>
          <w:p w14:paraId="6BAE0AE7" w14:textId="77777777" w:rsidR="00C866E6" w:rsidRPr="0082063F" w:rsidRDefault="00C866E6" w:rsidP="00C866E6">
            <w:pPr>
              <w:rPr>
                <w:sz w:val="20"/>
                <w:szCs w:val="20"/>
              </w:rPr>
            </w:pPr>
          </w:p>
        </w:tc>
        <w:tc>
          <w:tcPr>
            <w:tcW w:w="1620" w:type="dxa"/>
            <w:vMerge/>
            <w:tcBorders>
              <w:top w:val="nil"/>
            </w:tcBorders>
          </w:tcPr>
          <w:p w14:paraId="0EE52586" w14:textId="77777777" w:rsidR="00C866E6" w:rsidRPr="0082063F" w:rsidRDefault="00C866E6" w:rsidP="00C866E6">
            <w:pPr>
              <w:rPr>
                <w:sz w:val="20"/>
                <w:szCs w:val="20"/>
              </w:rPr>
            </w:pPr>
          </w:p>
        </w:tc>
        <w:tc>
          <w:tcPr>
            <w:tcW w:w="4465" w:type="dxa"/>
            <w:tcBorders>
              <w:top w:val="nil"/>
              <w:bottom w:val="nil"/>
            </w:tcBorders>
          </w:tcPr>
          <w:p w14:paraId="07DD44D9" w14:textId="06974186" w:rsidR="00C866E6" w:rsidRPr="0082063F" w:rsidRDefault="00C866E6" w:rsidP="00C866E6">
            <w:pPr>
              <w:pStyle w:val="TableParagraph"/>
              <w:spacing w:line="246" w:lineRule="exact"/>
              <w:ind w:left="57"/>
              <w:rPr>
                <w:sz w:val="20"/>
                <w:szCs w:val="20"/>
              </w:rPr>
            </w:pPr>
            <w:ins w:id="1686" w:author="Khamsaolee Xainhiaxang" w:date="2021-07-04T16:15:00Z">
              <w:r w:rsidRPr="0082063F">
                <w:rPr>
                  <w:sz w:val="20"/>
                  <w:szCs w:val="20"/>
                </w:rPr>
                <w:t xml:space="preserve"> Lis Kev Nyiam</w:t>
              </w:r>
            </w:ins>
            <w:ins w:id="1687" w:author="Khamsaolee Xainhiaxang" w:date="2021-07-04T16:25:00Z">
              <w:r>
                <w:rPr>
                  <w:sz w:val="20"/>
                  <w:szCs w:val="20"/>
                </w:rPr>
                <w:t xml:space="preserve"> </w:t>
              </w:r>
              <w:r w:rsidRPr="0082063F">
                <w:rPr>
                  <w:sz w:val="20"/>
                  <w:szCs w:val="20"/>
                </w:rPr>
                <w:t>97.49%</w:t>
              </w:r>
            </w:ins>
            <w:del w:id="1688" w:author="Khamsaolee Xainhiaxang" w:date="2021-07-04T16:15:00Z">
              <w:r w:rsidRPr="0082063F" w:rsidDel="003F2EEA">
                <w:rPr>
                  <w:sz w:val="20"/>
                  <w:szCs w:val="20"/>
                </w:rPr>
                <w:delText xml:space="preserve">Kev txhim kho kev lag luam </w:delText>
              </w:r>
            </w:del>
          </w:p>
        </w:tc>
      </w:tr>
      <w:tr w:rsidR="00C866E6" w14:paraId="17E97F0B" w14:textId="77777777" w:rsidTr="00050307">
        <w:trPr>
          <w:trHeight w:val="265"/>
        </w:trPr>
        <w:tc>
          <w:tcPr>
            <w:tcW w:w="2455" w:type="dxa"/>
            <w:tcBorders>
              <w:top w:val="nil"/>
              <w:bottom w:val="nil"/>
            </w:tcBorders>
          </w:tcPr>
          <w:p w14:paraId="75797C38" w14:textId="77777777" w:rsidR="00C866E6" w:rsidRPr="0082063F" w:rsidRDefault="00C866E6" w:rsidP="00C866E6">
            <w:pPr>
              <w:pStyle w:val="TableParagraph"/>
              <w:rPr>
                <w:rFonts w:ascii="Times New Roman"/>
                <w:sz w:val="20"/>
                <w:szCs w:val="20"/>
              </w:rPr>
            </w:pPr>
          </w:p>
        </w:tc>
        <w:tc>
          <w:tcPr>
            <w:tcW w:w="3330" w:type="dxa"/>
            <w:tcBorders>
              <w:top w:val="nil"/>
              <w:bottom w:val="nil"/>
            </w:tcBorders>
          </w:tcPr>
          <w:p w14:paraId="509F7903" w14:textId="74D3B2CE" w:rsidR="00C866E6" w:rsidRPr="0082063F" w:rsidRDefault="00C866E6" w:rsidP="00C866E6">
            <w:pPr>
              <w:pStyle w:val="TableParagraph"/>
              <w:spacing w:line="246" w:lineRule="exact"/>
              <w:ind w:left="58"/>
              <w:rPr>
                <w:sz w:val="20"/>
                <w:szCs w:val="20"/>
              </w:rPr>
            </w:pPr>
            <w:del w:id="1689" w:author="Khamsaolee Xainhiaxang" w:date="2021-07-04T16:24:00Z">
              <w:r w:rsidRPr="0082063F" w:rsidDel="00C866E6">
                <w:rPr>
                  <w:sz w:val="20"/>
                  <w:szCs w:val="20"/>
                </w:rPr>
                <w:delText xml:space="preserve">Kev txhim kho Kev lag luam </w:delText>
              </w:r>
            </w:del>
          </w:p>
        </w:tc>
        <w:tc>
          <w:tcPr>
            <w:tcW w:w="1620" w:type="dxa"/>
            <w:vMerge/>
            <w:tcBorders>
              <w:top w:val="nil"/>
            </w:tcBorders>
          </w:tcPr>
          <w:p w14:paraId="10F24DEC" w14:textId="77777777" w:rsidR="00C866E6" w:rsidRPr="0082063F" w:rsidRDefault="00C866E6" w:rsidP="00C866E6">
            <w:pPr>
              <w:rPr>
                <w:sz w:val="20"/>
                <w:szCs w:val="20"/>
              </w:rPr>
            </w:pPr>
          </w:p>
        </w:tc>
        <w:tc>
          <w:tcPr>
            <w:tcW w:w="1620" w:type="dxa"/>
            <w:vMerge/>
            <w:tcBorders>
              <w:top w:val="nil"/>
            </w:tcBorders>
          </w:tcPr>
          <w:p w14:paraId="3AA40471" w14:textId="77777777" w:rsidR="00C866E6" w:rsidRPr="0082063F" w:rsidRDefault="00C866E6" w:rsidP="00C866E6">
            <w:pPr>
              <w:rPr>
                <w:sz w:val="20"/>
                <w:szCs w:val="20"/>
              </w:rPr>
            </w:pPr>
          </w:p>
        </w:tc>
        <w:tc>
          <w:tcPr>
            <w:tcW w:w="1620" w:type="dxa"/>
            <w:vMerge/>
            <w:tcBorders>
              <w:top w:val="nil"/>
            </w:tcBorders>
          </w:tcPr>
          <w:p w14:paraId="414B353F" w14:textId="77777777" w:rsidR="00C866E6" w:rsidRPr="0082063F" w:rsidRDefault="00C866E6" w:rsidP="00C866E6">
            <w:pPr>
              <w:rPr>
                <w:sz w:val="20"/>
                <w:szCs w:val="20"/>
              </w:rPr>
            </w:pPr>
          </w:p>
        </w:tc>
        <w:tc>
          <w:tcPr>
            <w:tcW w:w="4465" w:type="dxa"/>
            <w:tcBorders>
              <w:top w:val="nil"/>
              <w:bottom w:val="nil"/>
            </w:tcBorders>
          </w:tcPr>
          <w:p w14:paraId="7D4695B0" w14:textId="6CEC53EC" w:rsidR="00C866E6" w:rsidRPr="0082063F" w:rsidRDefault="00C866E6" w:rsidP="00C866E6">
            <w:pPr>
              <w:pStyle w:val="TableParagraph"/>
              <w:spacing w:line="246" w:lineRule="exact"/>
              <w:rPr>
                <w:sz w:val="20"/>
                <w:szCs w:val="20"/>
              </w:rPr>
            </w:pPr>
            <w:del w:id="1690" w:author="Khamsaolee Xainhiaxang" w:date="2021-07-04T16:15:00Z">
              <w:r w:rsidRPr="0082063F" w:rsidDel="003F2EEA">
                <w:rPr>
                  <w:sz w:val="20"/>
                  <w:szCs w:val="20"/>
                </w:rPr>
                <w:delText xml:space="preserve"> Lis Kev Nyiam</w:delText>
              </w:r>
            </w:del>
          </w:p>
        </w:tc>
      </w:tr>
      <w:tr w:rsidR="00C866E6" w14:paraId="7927005E" w14:textId="77777777" w:rsidTr="00050307">
        <w:trPr>
          <w:trHeight w:val="265"/>
        </w:trPr>
        <w:tc>
          <w:tcPr>
            <w:tcW w:w="2455" w:type="dxa"/>
            <w:tcBorders>
              <w:top w:val="nil"/>
              <w:bottom w:val="nil"/>
            </w:tcBorders>
          </w:tcPr>
          <w:p w14:paraId="73BB9771" w14:textId="77777777" w:rsidR="00C866E6" w:rsidRPr="0082063F" w:rsidRDefault="00C866E6" w:rsidP="00C866E6">
            <w:pPr>
              <w:pStyle w:val="TableParagraph"/>
              <w:rPr>
                <w:rFonts w:ascii="Times New Roman"/>
                <w:sz w:val="20"/>
                <w:szCs w:val="20"/>
              </w:rPr>
            </w:pPr>
          </w:p>
        </w:tc>
        <w:tc>
          <w:tcPr>
            <w:tcW w:w="3330" w:type="dxa"/>
            <w:tcBorders>
              <w:top w:val="nil"/>
              <w:bottom w:val="nil"/>
            </w:tcBorders>
          </w:tcPr>
          <w:p w14:paraId="7EADD111" w14:textId="4DAB0DF9" w:rsidR="00C866E6" w:rsidRPr="0082063F" w:rsidRDefault="00C866E6" w:rsidP="00C866E6">
            <w:pPr>
              <w:pStyle w:val="TableParagraph"/>
              <w:spacing w:line="246" w:lineRule="exact"/>
              <w:ind w:left="58"/>
              <w:rPr>
                <w:sz w:val="20"/>
                <w:szCs w:val="20"/>
              </w:rPr>
            </w:pPr>
            <w:del w:id="1691" w:author="Khamsaolee Xainhiaxang" w:date="2021-07-04T16:24:00Z">
              <w:r w:rsidRPr="0082063F" w:rsidDel="00C866E6">
                <w:rPr>
                  <w:sz w:val="20"/>
                  <w:szCs w:val="20"/>
                </w:rPr>
                <w:delText>Li kev Nyias 95.99%</w:delText>
              </w:r>
            </w:del>
          </w:p>
        </w:tc>
        <w:tc>
          <w:tcPr>
            <w:tcW w:w="1620" w:type="dxa"/>
            <w:vMerge/>
            <w:tcBorders>
              <w:top w:val="nil"/>
            </w:tcBorders>
          </w:tcPr>
          <w:p w14:paraId="6D3A85AA" w14:textId="77777777" w:rsidR="00C866E6" w:rsidRPr="0082063F" w:rsidRDefault="00C866E6" w:rsidP="00C866E6">
            <w:pPr>
              <w:rPr>
                <w:sz w:val="20"/>
                <w:szCs w:val="20"/>
              </w:rPr>
            </w:pPr>
          </w:p>
        </w:tc>
        <w:tc>
          <w:tcPr>
            <w:tcW w:w="1620" w:type="dxa"/>
            <w:vMerge/>
            <w:tcBorders>
              <w:top w:val="nil"/>
            </w:tcBorders>
          </w:tcPr>
          <w:p w14:paraId="7926BAC6" w14:textId="77777777" w:rsidR="00C866E6" w:rsidRPr="0082063F" w:rsidRDefault="00C866E6" w:rsidP="00C866E6">
            <w:pPr>
              <w:rPr>
                <w:sz w:val="20"/>
                <w:szCs w:val="20"/>
              </w:rPr>
            </w:pPr>
          </w:p>
        </w:tc>
        <w:tc>
          <w:tcPr>
            <w:tcW w:w="1620" w:type="dxa"/>
            <w:vMerge/>
            <w:tcBorders>
              <w:top w:val="nil"/>
            </w:tcBorders>
          </w:tcPr>
          <w:p w14:paraId="5DD82D0C" w14:textId="77777777" w:rsidR="00C866E6" w:rsidRPr="0082063F" w:rsidRDefault="00C866E6" w:rsidP="00C866E6">
            <w:pPr>
              <w:rPr>
                <w:sz w:val="20"/>
                <w:szCs w:val="20"/>
              </w:rPr>
            </w:pPr>
          </w:p>
        </w:tc>
        <w:tc>
          <w:tcPr>
            <w:tcW w:w="4465" w:type="dxa"/>
            <w:tcBorders>
              <w:top w:val="nil"/>
              <w:bottom w:val="nil"/>
            </w:tcBorders>
          </w:tcPr>
          <w:p w14:paraId="49450D96" w14:textId="5337D38F" w:rsidR="00C866E6" w:rsidRPr="0082063F" w:rsidRDefault="00C866E6" w:rsidP="00C866E6">
            <w:pPr>
              <w:pStyle w:val="TableParagraph"/>
              <w:spacing w:line="246" w:lineRule="exact"/>
              <w:ind w:left="57"/>
              <w:rPr>
                <w:sz w:val="20"/>
                <w:szCs w:val="20"/>
              </w:rPr>
            </w:pPr>
            <w:del w:id="1692" w:author="Khamsaolee Xainhiaxang" w:date="2021-07-04T16:15:00Z">
              <w:r w:rsidRPr="0082063F" w:rsidDel="003F2EEA">
                <w:rPr>
                  <w:sz w:val="20"/>
                  <w:szCs w:val="20"/>
                </w:rPr>
                <w:delText>97.49%</w:delText>
              </w:r>
            </w:del>
          </w:p>
        </w:tc>
      </w:tr>
      <w:tr w:rsidR="00C866E6" w14:paraId="1BD65FDE" w14:textId="77777777" w:rsidTr="00050307">
        <w:trPr>
          <w:trHeight w:val="265"/>
        </w:trPr>
        <w:tc>
          <w:tcPr>
            <w:tcW w:w="2455" w:type="dxa"/>
            <w:tcBorders>
              <w:top w:val="nil"/>
              <w:bottom w:val="nil"/>
            </w:tcBorders>
          </w:tcPr>
          <w:p w14:paraId="6845FDEC" w14:textId="77777777" w:rsidR="00C866E6" w:rsidRPr="0082063F" w:rsidRDefault="00C866E6" w:rsidP="00C866E6">
            <w:pPr>
              <w:pStyle w:val="TableParagraph"/>
              <w:rPr>
                <w:rFonts w:ascii="Times New Roman"/>
                <w:sz w:val="20"/>
                <w:szCs w:val="20"/>
              </w:rPr>
            </w:pPr>
          </w:p>
        </w:tc>
        <w:tc>
          <w:tcPr>
            <w:tcW w:w="3330" w:type="dxa"/>
            <w:tcBorders>
              <w:top w:val="nil"/>
              <w:bottom w:val="nil"/>
            </w:tcBorders>
          </w:tcPr>
          <w:p w14:paraId="602B369A" w14:textId="4A83CB12" w:rsidR="00C866E6" w:rsidRPr="0082063F" w:rsidRDefault="00C866E6" w:rsidP="00C866E6">
            <w:pPr>
              <w:pStyle w:val="TableParagraph"/>
              <w:spacing w:line="246" w:lineRule="exact"/>
              <w:ind w:left="58"/>
              <w:rPr>
                <w:sz w:val="20"/>
                <w:szCs w:val="20"/>
              </w:rPr>
            </w:pPr>
            <w:ins w:id="1693" w:author="Khamsaolee Xainhiaxang" w:date="2021-07-04T16:27:00Z">
              <w:r w:rsidRPr="0082063F">
                <w:rPr>
                  <w:sz w:val="20"/>
                  <w:szCs w:val="20"/>
                </w:rPr>
                <w:t>Cov tub ntxhais kawm nrog</w:t>
              </w:r>
            </w:ins>
          </w:p>
        </w:tc>
        <w:tc>
          <w:tcPr>
            <w:tcW w:w="1620" w:type="dxa"/>
            <w:vMerge/>
            <w:tcBorders>
              <w:top w:val="nil"/>
            </w:tcBorders>
          </w:tcPr>
          <w:p w14:paraId="74DA930D" w14:textId="77777777" w:rsidR="00C866E6" w:rsidRPr="0082063F" w:rsidRDefault="00C866E6" w:rsidP="00C866E6">
            <w:pPr>
              <w:rPr>
                <w:sz w:val="20"/>
                <w:szCs w:val="20"/>
              </w:rPr>
            </w:pPr>
          </w:p>
        </w:tc>
        <w:tc>
          <w:tcPr>
            <w:tcW w:w="1620" w:type="dxa"/>
            <w:vMerge/>
            <w:tcBorders>
              <w:top w:val="nil"/>
            </w:tcBorders>
          </w:tcPr>
          <w:p w14:paraId="00484327" w14:textId="77777777" w:rsidR="00C866E6" w:rsidRPr="0082063F" w:rsidRDefault="00C866E6" w:rsidP="00C866E6">
            <w:pPr>
              <w:rPr>
                <w:sz w:val="20"/>
                <w:szCs w:val="20"/>
              </w:rPr>
            </w:pPr>
          </w:p>
        </w:tc>
        <w:tc>
          <w:tcPr>
            <w:tcW w:w="1620" w:type="dxa"/>
            <w:vMerge/>
            <w:tcBorders>
              <w:top w:val="nil"/>
            </w:tcBorders>
          </w:tcPr>
          <w:p w14:paraId="6F44D228" w14:textId="77777777" w:rsidR="00C866E6" w:rsidRPr="0082063F" w:rsidRDefault="00C866E6" w:rsidP="00C866E6">
            <w:pPr>
              <w:rPr>
                <w:sz w:val="20"/>
                <w:szCs w:val="20"/>
              </w:rPr>
            </w:pPr>
          </w:p>
        </w:tc>
        <w:tc>
          <w:tcPr>
            <w:tcW w:w="4465" w:type="dxa"/>
            <w:tcBorders>
              <w:top w:val="nil"/>
              <w:bottom w:val="nil"/>
            </w:tcBorders>
          </w:tcPr>
          <w:p w14:paraId="3E3F4211" w14:textId="77777777" w:rsidR="00C866E6" w:rsidRPr="0082063F" w:rsidRDefault="00C866E6" w:rsidP="00C866E6">
            <w:pPr>
              <w:pStyle w:val="TableParagraph"/>
              <w:spacing w:line="246" w:lineRule="exact"/>
              <w:ind w:left="57"/>
              <w:rPr>
                <w:sz w:val="20"/>
                <w:szCs w:val="20"/>
              </w:rPr>
            </w:pPr>
            <w:r w:rsidRPr="0082063F">
              <w:rPr>
                <w:sz w:val="20"/>
                <w:szCs w:val="20"/>
              </w:rPr>
              <w:t>Cov tub ntxhais kawm nrog</w:t>
            </w:r>
          </w:p>
        </w:tc>
      </w:tr>
      <w:tr w:rsidR="00C866E6" w14:paraId="5A07EFE3" w14:textId="77777777" w:rsidTr="00050307">
        <w:trPr>
          <w:trHeight w:val="265"/>
        </w:trPr>
        <w:tc>
          <w:tcPr>
            <w:tcW w:w="2455" w:type="dxa"/>
            <w:tcBorders>
              <w:top w:val="nil"/>
              <w:bottom w:val="nil"/>
            </w:tcBorders>
          </w:tcPr>
          <w:p w14:paraId="0A288B63" w14:textId="77777777" w:rsidR="00C866E6" w:rsidRPr="0082063F" w:rsidRDefault="00C866E6" w:rsidP="00C866E6">
            <w:pPr>
              <w:pStyle w:val="TableParagraph"/>
              <w:rPr>
                <w:rFonts w:ascii="Times New Roman"/>
                <w:sz w:val="20"/>
                <w:szCs w:val="20"/>
              </w:rPr>
            </w:pPr>
          </w:p>
        </w:tc>
        <w:tc>
          <w:tcPr>
            <w:tcW w:w="3330" w:type="dxa"/>
            <w:tcBorders>
              <w:top w:val="nil"/>
              <w:bottom w:val="nil"/>
            </w:tcBorders>
          </w:tcPr>
          <w:p w14:paraId="5078103C" w14:textId="3D123F2A" w:rsidR="00C866E6" w:rsidRPr="0082063F" w:rsidRDefault="00C866E6" w:rsidP="00C866E6">
            <w:pPr>
              <w:pStyle w:val="TableParagraph"/>
              <w:spacing w:line="246" w:lineRule="exact"/>
              <w:ind w:left="58"/>
              <w:rPr>
                <w:sz w:val="20"/>
                <w:szCs w:val="20"/>
              </w:rPr>
            </w:pPr>
            <w:ins w:id="1694" w:author="Khamsaolee Xainhiaxang" w:date="2021-07-04T16:27:00Z">
              <w:r w:rsidRPr="0082063F">
                <w:rPr>
                  <w:sz w:val="20"/>
                  <w:szCs w:val="20"/>
                </w:rPr>
                <w:t>Cov Neeg Xiam Oob Qhab 94.98%</w:t>
              </w:r>
            </w:ins>
            <w:del w:id="1695" w:author="Khamsaolee Xainhiaxang" w:date="2021-07-04T16:26:00Z">
              <w:r w:rsidRPr="0082063F" w:rsidDel="00C866E6">
                <w:rPr>
                  <w:sz w:val="20"/>
                  <w:szCs w:val="20"/>
                </w:rPr>
                <w:delText>Cov tub ntxhais kawm nrog</w:delText>
              </w:r>
            </w:del>
          </w:p>
        </w:tc>
        <w:tc>
          <w:tcPr>
            <w:tcW w:w="1620" w:type="dxa"/>
            <w:vMerge/>
            <w:tcBorders>
              <w:top w:val="nil"/>
            </w:tcBorders>
          </w:tcPr>
          <w:p w14:paraId="29139B46" w14:textId="77777777" w:rsidR="00C866E6" w:rsidRPr="0082063F" w:rsidRDefault="00C866E6" w:rsidP="00C866E6">
            <w:pPr>
              <w:rPr>
                <w:sz w:val="20"/>
                <w:szCs w:val="20"/>
              </w:rPr>
            </w:pPr>
          </w:p>
        </w:tc>
        <w:tc>
          <w:tcPr>
            <w:tcW w:w="1620" w:type="dxa"/>
            <w:vMerge/>
            <w:tcBorders>
              <w:top w:val="nil"/>
            </w:tcBorders>
          </w:tcPr>
          <w:p w14:paraId="70389F39" w14:textId="77777777" w:rsidR="00C866E6" w:rsidRPr="0082063F" w:rsidRDefault="00C866E6" w:rsidP="00C866E6">
            <w:pPr>
              <w:rPr>
                <w:sz w:val="20"/>
                <w:szCs w:val="20"/>
              </w:rPr>
            </w:pPr>
          </w:p>
        </w:tc>
        <w:tc>
          <w:tcPr>
            <w:tcW w:w="1620" w:type="dxa"/>
            <w:vMerge/>
            <w:tcBorders>
              <w:top w:val="nil"/>
            </w:tcBorders>
          </w:tcPr>
          <w:p w14:paraId="474142E5" w14:textId="77777777" w:rsidR="00C866E6" w:rsidRPr="0082063F" w:rsidRDefault="00C866E6" w:rsidP="00C866E6">
            <w:pPr>
              <w:rPr>
                <w:sz w:val="20"/>
                <w:szCs w:val="20"/>
              </w:rPr>
            </w:pPr>
          </w:p>
        </w:tc>
        <w:tc>
          <w:tcPr>
            <w:tcW w:w="4465" w:type="dxa"/>
            <w:tcBorders>
              <w:top w:val="nil"/>
              <w:bottom w:val="nil"/>
            </w:tcBorders>
          </w:tcPr>
          <w:p w14:paraId="2DB02854" w14:textId="77777777" w:rsidR="00C866E6" w:rsidRPr="0082063F" w:rsidRDefault="00C866E6" w:rsidP="00C866E6">
            <w:pPr>
              <w:pStyle w:val="TableParagraph"/>
              <w:spacing w:line="246" w:lineRule="exact"/>
              <w:ind w:left="57"/>
              <w:rPr>
                <w:sz w:val="20"/>
                <w:szCs w:val="20"/>
              </w:rPr>
            </w:pPr>
            <w:r w:rsidRPr="0082063F">
              <w:rPr>
                <w:sz w:val="20"/>
                <w:szCs w:val="20"/>
              </w:rPr>
              <w:t>Xiam Oob Qhab 96.48%</w:t>
            </w:r>
          </w:p>
        </w:tc>
      </w:tr>
      <w:tr w:rsidR="00C866E6" w14:paraId="50D04D8F" w14:textId="77777777" w:rsidTr="00050307">
        <w:trPr>
          <w:trHeight w:val="265"/>
        </w:trPr>
        <w:tc>
          <w:tcPr>
            <w:tcW w:w="2455" w:type="dxa"/>
            <w:tcBorders>
              <w:top w:val="nil"/>
              <w:bottom w:val="nil"/>
            </w:tcBorders>
          </w:tcPr>
          <w:p w14:paraId="7D8ABB57" w14:textId="77777777" w:rsidR="00C866E6" w:rsidRPr="0082063F" w:rsidRDefault="00C866E6" w:rsidP="00C866E6">
            <w:pPr>
              <w:pStyle w:val="TableParagraph"/>
              <w:rPr>
                <w:rFonts w:ascii="Times New Roman"/>
                <w:sz w:val="20"/>
                <w:szCs w:val="20"/>
              </w:rPr>
            </w:pPr>
          </w:p>
        </w:tc>
        <w:tc>
          <w:tcPr>
            <w:tcW w:w="3330" w:type="dxa"/>
            <w:tcBorders>
              <w:top w:val="nil"/>
              <w:bottom w:val="nil"/>
            </w:tcBorders>
          </w:tcPr>
          <w:p w14:paraId="4E41FDAD" w14:textId="000E0EFF" w:rsidR="00C866E6" w:rsidRPr="0082063F" w:rsidRDefault="00C866E6" w:rsidP="00C866E6">
            <w:pPr>
              <w:pStyle w:val="TableParagraph"/>
              <w:spacing w:line="246" w:lineRule="exact"/>
              <w:ind w:left="58"/>
              <w:rPr>
                <w:sz w:val="20"/>
                <w:szCs w:val="20"/>
              </w:rPr>
            </w:pPr>
            <w:ins w:id="1696" w:author="Khamsaolee Xainhiaxang" w:date="2021-07-04T16:27:00Z">
              <w:r w:rsidRPr="0082063F">
                <w:rPr>
                  <w:sz w:val="20"/>
                  <w:szCs w:val="20"/>
                </w:rPr>
                <w:t>Neeg Asmeskas Dub</w:t>
              </w:r>
              <w:r>
                <w:rPr>
                  <w:sz w:val="20"/>
                  <w:szCs w:val="20"/>
                </w:rPr>
                <w:t xml:space="preserve"> </w:t>
              </w:r>
              <w:r w:rsidRPr="0082063F">
                <w:rPr>
                  <w:sz w:val="20"/>
                  <w:szCs w:val="20"/>
                </w:rPr>
                <w:t>94.92%</w:t>
              </w:r>
            </w:ins>
            <w:del w:id="1697" w:author="Khamsaolee Xainhiaxang" w:date="2021-07-04T16:26:00Z">
              <w:r w:rsidRPr="0082063F" w:rsidDel="00C866E6">
                <w:rPr>
                  <w:sz w:val="20"/>
                  <w:szCs w:val="20"/>
                </w:rPr>
                <w:delText>Cov Neeg Xiam Oob Qhab 94.98%</w:delText>
              </w:r>
            </w:del>
          </w:p>
        </w:tc>
        <w:tc>
          <w:tcPr>
            <w:tcW w:w="1620" w:type="dxa"/>
            <w:vMerge/>
            <w:tcBorders>
              <w:top w:val="nil"/>
            </w:tcBorders>
          </w:tcPr>
          <w:p w14:paraId="54ADC677" w14:textId="77777777" w:rsidR="00C866E6" w:rsidRPr="0082063F" w:rsidRDefault="00C866E6" w:rsidP="00C866E6">
            <w:pPr>
              <w:rPr>
                <w:sz w:val="20"/>
                <w:szCs w:val="20"/>
              </w:rPr>
            </w:pPr>
          </w:p>
        </w:tc>
        <w:tc>
          <w:tcPr>
            <w:tcW w:w="1620" w:type="dxa"/>
            <w:vMerge/>
            <w:tcBorders>
              <w:top w:val="nil"/>
            </w:tcBorders>
          </w:tcPr>
          <w:p w14:paraId="29A39D4C" w14:textId="77777777" w:rsidR="00C866E6" w:rsidRPr="0082063F" w:rsidRDefault="00C866E6" w:rsidP="00C866E6">
            <w:pPr>
              <w:rPr>
                <w:sz w:val="20"/>
                <w:szCs w:val="20"/>
              </w:rPr>
            </w:pPr>
          </w:p>
        </w:tc>
        <w:tc>
          <w:tcPr>
            <w:tcW w:w="1620" w:type="dxa"/>
            <w:vMerge/>
            <w:tcBorders>
              <w:top w:val="nil"/>
            </w:tcBorders>
          </w:tcPr>
          <w:p w14:paraId="04D62CD4" w14:textId="77777777" w:rsidR="00C866E6" w:rsidRPr="0082063F" w:rsidRDefault="00C866E6" w:rsidP="00C866E6">
            <w:pPr>
              <w:rPr>
                <w:sz w:val="20"/>
                <w:szCs w:val="20"/>
              </w:rPr>
            </w:pPr>
          </w:p>
        </w:tc>
        <w:tc>
          <w:tcPr>
            <w:tcW w:w="4465" w:type="dxa"/>
            <w:tcBorders>
              <w:top w:val="nil"/>
              <w:bottom w:val="nil"/>
            </w:tcBorders>
          </w:tcPr>
          <w:p w14:paraId="278267AE" w14:textId="53CE4C6C" w:rsidR="00C866E6" w:rsidRPr="0082063F" w:rsidRDefault="00C866E6" w:rsidP="00C866E6">
            <w:pPr>
              <w:pStyle w:val="TableParagraph"/>
              <w:spacing w:line="246" w:lineRule="exact"/>
              <w:ind w:left="57"/>
              <w:rPr>
                <w:sz w:val="20"/>
                <w:szCs w:val="20"/>
              </w:rPr>
            </w:pPr>
            <w:r w:rsidRPr="0082063F">
              <w:rPr>
                <w:sz w:val="20"/>
                <w:szCs w:val="20"/>
              </w:rPr>
              <w:t>Neeg Asmeskas Dub</w:t>
            </w:r>
            <w:ins w:id="1698" w:author="Khamsaolee Xainhiaxang" w:date="2021-07-04T16:25:00Z">
              <w:r>
                <w:rPr>
                  <w:sz w:val="20"/>
                  <w:szCs w:val="20"/>
                </w:rPr>
                <w:t xml:space="preserve"> </w:t>
              </w:r>
              <w:r w:rsidRPr="0082063F">
                <w:rPr>
                  <w:sz w:val="20"/>
                  <w:szCs w:val="20"/>
                </w:rPr>
                <w:t>96.42%</w:t>
              </w:r>
            </w:ins>
          </w:p>
        </w:tc>
      </w:tr>
      <w:tr w:rsidR="00C866E6" w14:paraId="5520D83D" w14:textId="77777777" w:rsidTr="00050307">
        <w:trPr>
          <w:trHeight w:val="265"/>
        </w:trPr>
        <w:tc>
          <w:tcPr>
            <w:tcW w:w="2455" w:type="dxa"/>
            <w:tcBorders>
              <w:top w:val="nil"/>
              <w:bottom w:val="nil"/>
            </w:tcBorders>
          </w:tcPr>
          <w:p w14:paraId="623C4E80" w14:textId="77777777" w:rsidR="00C866E6" w:rsidRPr="0082063F" w:rsidRDefault="00C866E6" w:rsidP="00C866E6">
            <w:pPr>
              <w:pStyle w:val="TableParagraph"/>
              <w:rPr>
                <w:rFonts w:ascii="Times New Roman"/>
                <w:sz w:val="20"/>
                <w:szCs w:val="20"/>
              </w:rPr>
            </w:pPr>
          </w:p>
        </w:tc>
        <w:tc>
          <w:tcPr>
            <w:tcW w:w="3330" w:type="dxa"/>
            <w:tcBorders>
              <w:top w:val="nil"/>
              <w:bottom w:val="nil"/>
            </w:tcBorders>
          </w:tcPr>
          <w:p w14:paraId="3E9C5F63" w14:textId="7A54D9C4" w:rsidR="00C866E6" w:rsidRPr="0082063F" w:rsidRDefault="00C866E6" w:rsidP="00C866E6">
            <w:pPr>
              <w:pStyle w:val="TableParagraph"/>
              <w:spacing w:line="246" w:lineRule="exact"/>
              <w:ind w:left="58"/>
              <w:rPr>
                <w:sz w:val="20"/>
                <w:szCs w:val="20"/>
              </w:rPr>
            </w:pPr>
            <w:del w:id="1699" w:author="Khamsaolee Xainhiaxang" w:date="2021-07-04T16:26:00Z">
              <w:r w:rsidRPr="0082063F" w:rsidDel="00C866E6">
                <w:rPr>
                  <w:sz w:val="20"/>
                  <w:szCs w:val="20"/>
                </w:rPr>
                <w:delText>Neeg Asmeskas Dub</w:delText>
              </w:r>
            </w:del>
          </w:p>
        </w:tc>
        <w:tc>
          <w:tcPr>
            <w:tcW w:w="1620" w:type="dxa"/>
            <w:vMerge/>
            <w:tcBorders>
              <w:top w:val="nil"/>
            </w:tcBorders>
          </w:tcPr>
          <w:p w14:paraId="10043F78" w14:textId="77777777" w:rsidR="00C866E6" w:rsidRPr="0082063F" w:rsidRDefault="00C866E6" w:rsidP="00C866E6">
            <w:pPr>
              <w:rPr>
                <w:sz w:val="20"/>
                <w:szCs w:val="20"/>
              </w:rPr>
            </w:pPr>
          </w:p>
        </w:tc>
        <w:tc>
          <w:tcPr>
            <w:tcW w:w="1620" w:type="dxa"/>
            <w:vMerge/>
            <w:tcBorders>
              <w:top w:val="nil"/>
            </w:tcBorders>
          </w:tcPr>
          <w:p w14:paraId="0E03A4A8" w14:textId="77777777" w:rsidR="00C866E6" w:rsidRPr="0082063F" w:rsidRDefault="00C866E6" w:rsidP="00C866E6">
            <w:pPr>
              <w:rPr>
                <w:sz w:val="20"/>
                <w:szCs w:val="20"/>
              </w:rPr>
            </w:pPr>
          </w:p>
        </w:tc>
        <w:tc>
          <w:tcPr>
            <w:tcW w:w="1620" w:type="dxa"/>
            <w:vMerge/>
            <w:tcBorders>
              <w:top w:val="nil"/>
            </w:tcBorders>
          </w:tcPr>
          <w:p w14:paraId="3CD06E23" w14:textId="77777777" w:rsidR="00C866E6" w:rsidRPr="0082063F" w:rsidRDefault="00C866E6" w:rsidP="00C866E6">
            <w:pPr>
              <w:rPr>
                <w:sz w:val="20"/>
                <w:szCs w:val="20"/>
              </w:rPr>
            </w:pPr>
          </w:p>
        </w:tc>
        <w:tc>
          <w:tcPr>
            <w:tcW w:w="4465" w:type="dxa"/>
            <w:tcBorders>
              <w:top w:val="nil"/>
              <w:bottom w:val="nil"/>
            </w:tcBorders>
          </w:tcPr>
          <w:p w14:paraId="231E1BE5" w14:textId="4C6C22DD" w:rsidR="00C866E6" w:rsidRPr="0082063F" w:rsidRDefault="00C866E6" w:rsidP="00C866E6">
            <w:pPr>
              <w:pStyle w:val="TableParagraph"/>
              <w:spacing w:line="246" w:lineRule="exact"/>
              <w:ind w:left="57"/>
              <w:rPr>
                <w:sz w:val="20"/>
                <w:szCs w:val="20"/>
              </w:rPr>
            </w:pPr>
            <w:del w:id="1700" w:author="Khamsaolee Xainhiaxang" w:date="2021-07-04T16:25:00Z">
              <w:r w:rsidRPr="0082063F" w:rsidDel="00C866E6">
                <w:rPr>
                  <w:sz w:val="20"/>
                  <w:szCs w:val="20"/>
                </w:rPr>
                <w:delText>96.42%</w:delText>
              </w:r>
            </w:del>
          </w:p>
        </w:tc>
      </w:tr>
      <w:tr w:rsidR="00C866E6" w14:paraId="157BD3F3" w14:textId="77777777" w:rsidTr="00050307">
        <w:trPr>
          <w:trHeight w:val="265"/>
        </w:trPr>
        <w:tc>
          <w:tcPr>
            <w:tcW w:w="2455" w:type="dxa"/>
            <w:tcBorders>
              <w:top w:val="nil"/>
              <w:bottom w:val="nil"/>
            </w:tcBorders>
          </w:tcPr>
          <w:p w14:paraId="681470E7" w14:textId="77777777" w:rsidR="00C866E6" w:rsidRPr="0082063F" w:rsidRDefault="00C866E6" w:rsidP="00C866E6">
            <w:pPr>
              <w:pStyle w:val="TableParagraph"/>
              <w:rPr>
                <w:rFonts w:ascii="Times New Roman"/>
                <w:sz w:val="20"/>
                <w:szCs w:val="20"/>
              </w:rPr>
            </w:pPr>
          </w:p>
        </w:tc>
        <w:tc>
          <w:tcPr>
            <w:tcW w:w="3330" w:type="dxa"/>
            <w:tcBorders>
              <w:top w:val="nil"/>
              <w:bottom w:val="nil"/>
            </w:tcBorders>
          </w:tcPr>
          <w:p w14:paraId="733C3877" w14:textId="70897239" w:rsidR="00C866E6" w:rsidRPr="0082063F" w:rsidRDefault="00C866E6" w:rsidP="00C866E6">
            <w:pPr>
              <w:pStyle w:val="TableParagraph"/>
              <w:spacing w:line="246" w:lineRule="exact"/>
              <w:ind w:left="58"/>
              <w:rPr>
                <w:sz w:val="20"/>
                <w:szCs w:val="20"/>
              </w:rPr>
            </w:pPr>
            <w:ins w:id="1701" w:author="Khamsaolee Xainhiaxang" w:date="2021-07-04T16:27:00Z">
              <w:r w:rsidRPr="0082063F">
                <w:rPr>
                  <w:sz w:val="20"/>
                  <w:szCs w:val="20"/>
                </w:rPr>
                <w:t>Neeg Asmeskas Indian</w:t>
              </w:r>
              <w:r>
                <w:rPr>
                  <w:sz w:val="20"/>
                  <w:szCs w:val="20"/>
                </w:rPr>
                <w:t xml:space="preserve"> </w:t>
              </w:r>
              <w:r w:rsidRPr="0082063F">
                <w:rPr>
                  <w:sz w:val="20"/>
                  <w:szCs w:val="20"/>
                </w:rPr>
                <w:t>94.78%</w:t>
              </w:r>
            </w:ins>
            <w:del w:id="1702" w:author="Khamsaolee Xainhiaxang" w:date="2021-07-04T16:26:00Z">
              <w:r w:rsidRPr="0082063F" w:rsidDel="00C866E6">
                <w:rPr>
                  <w:sz w:val="20"/>
                  <w:szCs w:val="20"/>
                </w:rPr>
                <w:delText>94.92%</w:delText>
              </w:r>
            </w:del>
          </w:p>
        </w:tc>
        <w:tc>
          <w:tcPr>
            <w:tcW w:w="1620" w:type="dxa"/>
            <w:vMerge/>
            <w:tcBorders>
              <w:top w:val="nil"/>
            </w:tcBorders>
          </w:tcPr>
          <w:p w14:paraId="684F124E" w14:textId="77777777" w:rsidR="00C866E6" w:rsidRPr="0082063F" w:rsidRDefault="00C866E6" w:rsidP="00C866E6">
            <w:pPr>
              <w:rPr>
                <w:sz w:val="20"/>
                <w:szCs w:val="20"/>
              </w:rPr>
            </w:pPr>
          </w:p>
        </w:tc>
        <w:tc>
          <w:tcPr>
            <w:tcW w:w="1620" w:type="dxa"/>
            <w:vMerge/>
            <w:tcBorders>
              <w:top w:val="nil"/>
            </w:tcBorders>
          </w:tcPr>
          <w:p w14:paraId="3C7E3BE3" w14:textId="77777777" w:rsidR="00C866E6" w:rsidRPr="0082063F" w:rsidRDefault="00C866E6" w:rsidP="00C866E6">
            <w:pPr>
              <w:rPr>
                <w:sz w:val="20"/>
                <w:szCs w:val="20"/>
              </w:rPr>
            </w:pPr>
          </w:p>
        </w:tc>
        <w:tc>
          <w:tcPr>
            <w:tcW w:w="1620" w:type="dxa"/>
            <w:vMerge/>
            <w:tcBorders>
              <w:top w:val="nil"/>
            </w:tcBorders>
          </w:tcPr>
          <w:p w14:paraId="51CC4F7A" w14:textId="77777777" w:rsidR="00C866E6" w:rsidRPr="0082063F" w:rsidRDefault="00C866E6" w:rsidP="00C866E6">
            <w:pPr>
              <w:rPr>
                <w:sz w:val="20"/>
                <w:szCs w:val="20"/>
              </w:rPr>
            </w:pPr>
          </w:p>
        </w:tc>
        <w:tc>
          <w:tcPr>
            <w:tcW w:w="4465" w:type="dxa"/>
            <w:tcBorders>
              <w:top w:val="nil"/>
              <w:bottom w:val="nil"/>
            </w:tcBorders>
          </w:tcPr>
          <w:p w14:paraId="2611D742" w14:textId="5DEFAFEE" w:rsidR="00C866E6" w:rsidRPr="0082063F" w:rsidRDefault="00C866E6" w:rsidP="00C866E6">
            <w:pPr>
              <w:pStyle w:val="TableParagraph"/>
              <w:spacing w:line="246" w:lineRule="exact"/>
              <w:ind w:left="57"/>
              <w:rPr>
                <w:sz w:val="20"/>
                <w:szCs w:val="20"/>
              </w:rPr>
            </w:pPr>
            <w:r w:rsidRPr="0082063F">
              <w:rPr>
                <w:sz w:val="20"/>
                <w:szCs w:val="20"/>
              </w:rPr>
              <w:t>Neeg Asmeskas Indian</w:t>
            </w:r>
            <w:ins w:id="1703" w:author="Khamsaolee Xainhiaxang" w:date="2021-07-04T16:25:00Z">
              <w:r>
                <w:rPr>
                  <w:sz w:val="20"/>
                  <w:szCs w:val="20"/>
                </w:rPr>
                <w:t xml:space="preserve"> </w:t>
              </w:r>
              <w:r w:rsidRPr="0082063F">
                <w:rPr>
                  <w:sz w:val="20"/>
                  <w:szCs w:val="20"/>
                </w:rPr>
                <w:t>96.18%</w:t>
              </w:r>
            </w:ins>
          </w:p>
        </w:tc>
      </w:tr>
      <w:tr w:rsidR="00C866E6" w14:paraId="2AD2DDC1" w14:textId="77777777" w:rsidTr="00050307">
        <w:trPr>
          <w:trHeight w:val="265"/>
        </w:trPr>
        <w:tc>
          <w:tcPr>
            <w:tcW w:w="2455" w:type="dxa"/>
            <w:tcBorders>
              <w:top w:val="nil"/>
              <w:bottom w:val="nil"/>
            </w:tcBorders>
          </w:tcPr>
          <w:p w14:paraId="4A7EC401" w14:textId="77777777" w:rsidR="00C866E6" w:rsidRPr="0082063F" w:rsidRDefault="00C866E6" w:rsidP="00C866E6">
            <w:pPr>
              <w:pStyle w:val="TableParagraph"/>
              <w:rPr>
                <w:rFonts w:ascii="Times New Roman"/>
                <w:sz w:val="20"/>
                <w:szCs w:val="20"/>
              </w:rPr>
            </w:pPr>
          </w:p>
        </w:tc>
        <w:tc>
          <w:tcPr>
            <w:tcW w:w="3330" w:type="dxa"/>
            <w:tcBorders>
              <w:top w:val="nil"/>
              <w:bottom w:val="nil"/>
            </w:tcBorders>
          </w:tcPr>
          <w:p w14:paraId="7C323313" w14:textId="589C3602" w:rsidR="00C866E6" w:rsidRPr="0082063F" w:rsidRDefault="00C866E6" w:rsidP="00C866E6">
            <w:pPr>
              <w:pStyle w:val="TableParagraph"/>
              <w:spacing w:line="246" w:lineRule="exact"/>
              <w:ind w:left="58"/>
              <w:rPr>
                <w:sz w:val="20"/>
                <w:szCs w:val="20"/>
              </w:rPr>
            </w:pPr>
            <w:del w:id="1704" w:author="Khamsaolee Xainhiaxang" w:date="2021-07-04T16:27:00Z">
              <w:r w:rsidRPr="0082063F" w:rsidDel="00C866E6">
                <w:rPr>
                  <w:sz w:val="20"/>
                  <w:szCs w:val="20"/>
                </w:rPr>
                <w:delText>Neeg Asmeskas Indian</w:delText>
              </w:r>
            </w:del>
          </w:p>
        </w:tc>
        <w:tc>
          <w:tcPr>
            <w:tcW w:w="1620" w:type="dxa"/>
            <w:vMerge/>
            <w:tcBorders>
              <w:top w:val="nil"/>
            </w:tcBorders>
          </w:tcPr>
          <w:p w14:paraId="2CDE6281" w14:textId="77777777" w:rsidR="00C866E6" w:rsidRPr="0082063F" w:rsidRDefault="00C866E6" w:rsidP="00C866E6">
            <w:pPr>
              <w:rPr>
                <w:sz w:val="20"/>
                <w:szCs w:val="20"/>
              </w:rPr>
            </w:pPr>
          </w:p>
        </w:tc>
        <w:tc>
          <w:tcPr>
            <w:tcW w:w="1620" w:type="dxa"/>
            <w:vMerge/>
            <w:tcBorders>
              <w:top w:val="nil"/>
            </w:tcBorders>
          </w:tcPr>
          <w:p w14:paraId="6A75B96A" w14:textId="77777777" w:rsidR="00C866E6" w:rsidRPr="0082063F" w:rsidRDefault="00C866E6" w:rsidP="00C866E6">
            <w:pPr>
              <w:rPr>
                <w:sz w:val="20"/>
                <w:szCs w:val="20"/>
              </w:rPr>
            </w:pPr>
          </w:p>
        </w:tc>
        <w:tc>
          <w:tcPr>
            <w:tcW w:w="1620" w:type="dxa"/>
            <w:vMerge/>
            <w:tcBorders>
              <w:top w:val="nil"/>
            </w:tcBorders>
          </w:tcPr>
          <w:p w14:paraId="41570D72" w14:textId="77777777" w:rsidR="00C866E6" w:rsidRPr="0082063F" w:rsidRDefault="00C866E6" w:rsidP="00C866E6">
            <w:pPr>
              <w:rPr>
                <w:sz w:val="20"/>
                <w:szCs w:val="20"/>
              </w:rPr>
            </w:pPr>
          </w:p>
        </w:tc>
        <w:tc>
          <w:tcPr>
            <w:tcW w:w="4465" w:type="dxa"/>
            <w:tcBorders>
              <w:top w:val="nil"/>
              <w:bottom w:val="nil"/>
            </w:tcBorders>
          </w:tcPr>
          <w:p w14:paraId="43ABA482" w14:textId="7AB41C52" w:rsidR="00C866E6" w:rsidRPr="0082063F" w:rsidRDefault="00C866E6" w:rsidP="00C866E6">
            <w:pPr>
              <w:pStyle w:val="TableParagraph"/>
              <w:spacing w:line="246" w:lineRule="exact"/>
              <w:ind w:left="57"/>
              <w:rPr>
                <w:sz w:val="20"/>
                <w:szCs w:val="20"/>
              </w:rPr>
            </w:pPr>
            <w:del w:id="1705" w:author="Khamsaolee Xainhiaxang" w:date="2021-07-04T16:25:00Z">
              <w:r w:rsidRPr="0082063F" w:rsidDel="00C866E6">
                <w:rPr>
                  <w:sz w:val="20"/>
                  <w:szCs w:val="20"/>
                </w:rPr>
                <w:delText>96.18%</w:delText>
              </w:r>
            </w:del>
          </w:p>
        </w:tc>
      </w:tr>
      <w:tr w:rsidR="00C866E6" w14:paraId="7BAC3A25" w14:textId="77777777" w:rsidTr="00050307">
        <w:trPr>
          <w:trHeight w:val="265"/>
        </w:trPr>
        <w:tc>
          <w:tcPr>
            <w:tcW w:w="2455" w:type="dxa"/>
            <w:tcBorders>
              <w:top w:val="nil"/>
              <w:bottom w:val="nil"/>
            </w:tcBorders>
          </w:tcPr>
          <w:p w14:paraId="7691F65F" w14:textId="77777777" w:rsidR="00C866E6" w:rsidRPr="0082063F" w:rsidRDefault="00C866E6" w:rsidP="00C866E6">
            <w:pPr>
              <w:pStyle w:val="TableParagraph"/>
              <w:rPr>
                <w:rFonts w:ascii="Times New Roman"/>
                <w:sz w:val="20"/>
                <w:szCs w:val="20"/>
              </w:rPr>
            </w:pPr>
          </w:p>
        </w:tc>
        <w:tc>
          <w:tcPr>
            <w:tcW w:w="3330" w:type="dxa"/>
            <w:tcBorders>
              <w:top w:val="nil"/>
              <w:bottom w:val="nil"/>
            </w:tcBorders>
          </w:tcPr>
          <w:p w14:paraId="58A5A2BB" w14:textId="1BF1841B" w:rsidR="00C866E6" w:rsidRPr="0082063F" w:rsidRDefault="00C866E6" w:rsidP="00C866E6">
            <w:pPr>
              <w:pStyle w:val="TableParagraph"/>
              <w:spacing w:line="246" w:lineRule="exact"/>
              <w:ind w:left="58"/>
              <w:rPr>
                <w:sz w:val="20"/>
                <w:szCs w:val="20"/>
              </w:rPr>
            </w:pPr>
            <w:ins w:id="1706" w:author="Khamsaolee Xainhiaxang" w:date="2021-07-04T16:27:00Z">
              <w:r w:rsidRPr="0082063F">
                <w:rPr>
                  <w:sz w:val="20"/>
                  <w:szCs w:val="20"/>
                </w:rPr>
                <w:t>Neeg Asias 96.51%</w:t>
              </w:r>
            </w:ins>
            <w:del w:id="1707" w:author="Khamsaolee Xainhiaxang" w:date="2021-07-04T16:26:00Z">
              <w:r w:rsidRPr="0082063F" w:rsidDel="00C866E6">
                <w:rPr>
                  <w:sz w:val="20"/>
                  <w:szCs w:val="20"/>
                </w:rPr>
                <w:delText>94.78%</w:delText>
              </w:r>
            </w:del>
          </w:p>
        </w:tc>
        <w:tc>
          <w:tcPr>
            <w:tcW w:w="1620" w:type="dxa"/>
            <w:vMerge/>
            <w:tcBorders>
              <w:top w:val="nil"/>
            </w:tcBorders>
          </w:tcPr>
          <w:p w14:paraId="6560C276" w14:textId="77777777" w:rsidR="00C866E6" w:rsidRPr="0082063F" w:rsidRDefault="00C866E6" w:rsidP="00C866E6">
            <w:pPr>
              <w:rPr>
                <w:sz w:val="20"/>
                <w:szCs w:val="20"/>
              </w:rPr>
            </w:pPr>
          </w:p>
        </w:tc>
        <w:tc>
          <w:tcPr>
            <w:tcW w:w="1620" w:type="dxa"/>
            <w:vMerge/>
            <w:tcBorders>
              <w:top w:val="nil"/>
            </w:tcBorders>
          </w:tcPr>
          <w:p w14:paraId="4C112399" w14:textId="77777777" w:rsidR="00C866E6" w:rsidRPr="0082063F" w:rsidRDefault="00C866E6" w:rsidP="00C866E6">
            <w:pPr>
              <w:rPr>
                <w:sz w:val="20"/>
                <w:szCs w:val="20"/>
              </w:rPr>
            </w:pPr>
          </w:p>
        </w:tc>
        <w:tc>
          <w:tcPr>
            <w:tcW w:w="1620" w:type="dxa"/>
            <w:vMerge/>
            <w:tcBorders>
              <w:top w:val="nil"/>
            </w:tcBorders>
          </w:tcPr>
          <w:p w14:paraId="488F92A7" w14:textId="77777777" w:rsidR="00C866E6" w:rsidRPr="0082063F" w:rsidRDefault="00C866E6" w:rsidP="00C866E6">
            <w:pPr>
              <w:rPr>
                <w:sz w:val="20"/>
                <w:szCs w:val="20"/>
              </w:rPr>
            </w:pPr>
          </w:p>
        </w:tc>
        <w:tc>
          <w:tcPr>
            <w:tcW w:w="4465" w:type="dxa"/>
            <w:tcBorders>
              <w:top w:val="nil"/>
              <w:bottom w:val="nil"/>
            </w:tcBorders>
          </w:tcPr>
          <w:p w14:paraId="46F9E3FD" w14:textId="1FD7202C" w:rsidR="00C866E6" w:rsidRPr="0082063F" w:rsidRDefault="00C866E6" w:rsidP="00C866E6">
            <w:pPr>
              <w:pStyle w:val="TableParagraph"/>
              <w:spacing w:line="246" w:lineRule="exact"/>
              <w:ind w:left="57"/>
              <w:rPr>
                <w:sz w:val="20"/>
                <w:szCs w:val="20"/>
              </w:rPr>
            </w:pPr>
            <w:r w:rsidRPr="0082063F">
              <w:rPr>
                <w:sz w:val="20"/>
                <w:szCs w:val="20"/>
              </w:rPr>
              <w:t>Neeg Asias 98.01%</w:t>
            </w:r>
          </w:p>
        </w:tc>
      </w:tr>
      <w:tr w:rsidR="00C866E6" w14:paraId="7D815D95" w14:textId="77777777" w:rsidTr="00050307">
        <w:trPr>
          <w:trHeight w:val="265"/>
        </w:trPr>
        <w:tc>
          <w:tcPr>
            <w:tcW w:w="2455" w:type="dxa"/>
            <w:tcBorders>
              <w:top w:val="nil"/>
              <w:bottom w:val="nil"/>
            </w:tcBorders>
          </w:tcPr>
          <w:p w14:paraId="193FAA76" w14:textId="77777777" w:rsidR="00C866E6" w:rsidRPr="0082063F" w:rsidRDefault="00C866E6" w:rsidP="00C866E6">
            <w:pPr>
              <w:pStyle w:val="TableParagraph"/>
              <w:rPr>
                <w:rFonts w:ascii="Times New Roman"/>
                <w:sz w:val="20"/>
                <w:szCs w:val="20"/>
              </w:rPr>
            </w:pPr>
          </w:p>
        </w:tc>
        <w:tc>
          <w:tcPr>
            <w:tcW w:w="3330" w:type="dxa"/>
            <w:tcBorders>
              <w:top w:val="nil"/>
              <w:bottom w:val="nil"/>
            </w:tcBorders>
          </w:tcPr>
          <w:p w14:paraId="3A7B1EA6" w14:textId="1B65BC47" w:rsidR="00C866E6" w:rsidRPr="0082063F" w:rsidRDefault="00C866E6" w:rsidP="00C866E6">
            <w:pPr>
              <w:pStyle w:val="TableParagraph"/>
              <w:spacing w:line="246" w:lineRule="exact"/>
              <w:ind w:left="58"/>
              <w:rPr>
                <w:sz w:val="20"/>
                <w:szCs w:val="20"/>
              </w:rPr>
            </w:pPr>
            <w:ins w:id="1708" w:author="Khamsaolee Xainhiaxang" w:date="2021-07-04T16:27:00Z">
              <w:r w:rsidRPr="0082063F">
                <w:rPr>
                  <w:sz w:val="20"/>
                  <w:szCs w:val="20"/>
                </w:rPr>
                <w:t>Neeg Fiv Lib Pis 97.42%</w:t>
              </w:r>
            </w:ins>
            <w:del w:id="1709" w:author="Khamsaolee Xainhiaxang" w:date="2021-07-04T16:27:00Z">
              <w:r w:rsidRPr="0082063F" w:rsidDel="00C866E6">
                <w:rPr>
                  <w:sz w:val="20"/>
                  <w:szCs w:val="20"/>
                </w:rPr>
                <w:delText>Neeg Asias 96.51%</w:delText>
              </w:r>
            </w:del>
          </w:p>
        </w:tc>
        <w:tc>
          <w:tcPr>
            <w:tcW w:w="1620" w:type="dxa"/>
            <w:vMerge/>
            <w:tcBorders>
              <w:top w:val="nil"/>
            </w:tcBorders>
          </w:tcPr>
          <w:p w14:paraId="20539F79" w14:textId="77777777" w:rsidR="00C866E6" w:rsidRPr="0082063F" w:rsidRDefault="00C866E6" w:rsidP="00C866E6">
            <w:pPr>
              <w:rPr>
                <w:sz w:val="20"/>
                <w:szCs w:val="20"/>
              </w:rPr>
            </w:pPr>
          </w:p>
        </w:tc>
        <w:tc>
          <w:tcPr>
            <w:tcW w:w="1620" w:type="dxa"/>
            <w:vMerge/>
            <w:tcBorders>
              <w:top w:val="nil"/>
            </w:tcBorders>
          </w:tcPr>
          <w:p w14:paraId="43199E47" w14:textId="77777777" w:rsidR="00C866E6" w:rsidRPr="0082063F" w:rsidRDefault="00C866E6" w:rsidP="00C866E6">
            <w:pPr>
              <w:rPr>
                <w:sz w:val="20"/>
                <w:szCs w:val="20"/>
              </w:rPr>
            </w:pPr>
          </w:p>
        </w:tc>
        <w:tc>
          <w:tcPr>
            <w:tcW w:w="1620" w:type="dxa"/>
            <w:vMerge/>
            <w:tcBorders>
              <w:top w:val="nil"/>
            </w:tcBorders>
          </w:tcPr>
          <w:p w14:paraId="48D9E1E9" w14:textId="77777777" w:rsidR="00C866E6" w:rsidRPr="0082063F" w:rsidRDefault="00C866E6" w:rsidP="00C866E6">
            <w:pPr>
              <w:rPr>
                <w:sz w:val="20"/>
                <w:szCs w:val="20"/>
              </w:rPr>
            </w:pPr>
          </w:p>
        </w:tc>
        <w:tc>
          <w:tcPr>
            <w:tcW w:w="4465" w:type="dxa"/>
            <w:tcBorders>
              <w:top w:val="nil"/>
              <w:bottom w:val="nil"/>
            </w:tcBorders>
          </w:tcPr>
          <w:p w14:paraId="69BC727F" w14:textId="1FFD8942" w:rsidR="00C866E6" w:rsidRPr="0082063F" w:rsidRDefault="00C866E6" w:rsidP="00C866E6">
            <w:pPr>
              <w:pStyle w:val="TableParagraph"/>
              <w:spacing w:line="246" w:lineRule="exact"/>
              <w:ind w:left="57"/>
              <w:rPr>
                <w:sz w:val="20"/>
                <w:szCs w:val="20"/>
              </w:rPr>
            </w:pPr>
            <w:r w:rsidRPr="0082063F">
              <w:rPr>
                <w:sz w:val="20"/>
                <w:szCs w:val="20"/>
              </w:rPr>
              <w:t>Neeg Fiv Lib Pis 98%</w:t>
            </w:r>
          </w:p>
        </w:tc>
      </w:tr>
      <w:tr w:rsidR="00C866E6" w14:paraId="42C78EC0" w14:textId="77777777" w:rsidTr="00050307">
        <w:trPr>
          <w:trHeight w:val="265"/>
        </w:trPr>
        <w:tc>
          <w:tcPr>
            <w:tcW w:w="2455" w:type="dxa"/>
            <w:tcBorders>
              <w:top w:val="nil"/>
              <w:bottom w:val="nil"/>
            </w:tcBorders>
          </w:tcPr>
          <w:p w14:paraId="66F00919" w14:textId="77777777" w:rsidR="00C866E6" w:rsidRPr="0082063F" w:rsidRDefault="00C866E6" w:rsidP="00C866E6">
            <w:pPr>
              <w:pStyle w:val="TableParagraph"/>
              <w:rPr>
                <w:rFonts w:ascii="Times New Roman"/>
                <w:sz w:val="20"/>
                <w:szCs w:val="20"/>
              </w:rPr>
            </w:pPr>
          </w:p>
        </w:tc>
        <w:tc>
          <w:tcPr>
            <w:tcW w:w="3330" w:type="dxa"/>
            <w:tcBorders>
              <w:top w:val="nil"/>
              <w:bottom w:val="nil"/>
            </w:tcBorders>
          </w:tcPr>
          <w:p w14:paraId="2199FA8C" w14:textId="28F4B9AD" w:rsidR="00C866E6" w:rsidRPr="0082063F" w:rsidRDefault="00C866E6" w:rsidP="00C866E6">
            <w:pPr>
              <w:pStyle w:val="TableParagraph"/>
              <w:spacing w:line="246" w:lineRule="exact"/>
              <w:ind w:left="58"/>
              <w:rPr>
                <w:sz w:val="20"/>
                <w:szCs w:val="20"/>
              </w:rPr>
            </w:pPr>
            <w:ins w:id="1710" w:author="Khamsaolee Xainhiaxang" w:date="2021-07-04T16:27:00Z">
              <w:r w:rsidRPr="0082063F">
                <w:rPr>
                  <w:sz w:val="20"/>
                  <w:szCs w:val="20"/>
                </w:rPr>
                <w:t>Neeg Sas Pes 96.25%</w:t>
              </w:r>
            </w:ins>
            <w:del w:id="1711" w:author="Khamsaolee Xainhiaxang" w:date="2021-07-04T16:27:00Z">
              <w:r w:rsidRPr="0082063F" w:rsidDel="00C866E6">
                <w:rPr>
                  <w:sz w:val="20"/>
                  <w:szCs w:val="20"/>
                </w:rPr>
                <w:delText>Neeg Fiv Lib Pis 97.42%</w:delText>
              </w:r>
            </w:del>
          </w:p>
        </w:tc>
        <w:tc>
          <w:tcPr>
            <w:tcW w:w="1620" w:type="dxa"/>
            <w:vMerge/>
            <w:tcBorders>
              <w:top w:val="nil"/>
            </w:tcBorders>
          </w:tcPr>
          <w:p w14:paraId="2B2D8701" w14:textId="77777777" w:rsidR="00C866E6" w:rsidRPr="0082063F" w:rsidRDefault="00C866E6" w:rsidP="00C866E6">
            <w:pPr>
              <w:rPr>
                <w:sz w:val="20"/>
                <w:szCs w:val="20"/>
              </w:rPr>
            </w:pPr>
          </w:p>
        </w:tc>
        <w:tc>
          <w:tcPr>
            <w:tcW w:w="1620" w:type="dxa"/>
            <w:vMerge/>
            <w:tcBorders>
              <w:top w:val="nil"/>
            </w:tcBorders>
          </w:tcPr>
          <w:p w14:paraId="0CA10968" w14:textId="77777777" w:rsidR="00C866E6" w:rsidRPr="0082063F" w:rsidRDefault="00C866E6" w:rsidP="00C866E6">
            <w:pPr>
              <w:rPr>
                <w:sz w:val="20"/>
                <w:szCs w:val="20"/>
              </w:rPr>
            </w:pPr>
          </w:p>
        </w:tc>
        <w:tc>
          <w:tcPr>
            <w:tcW w:w="1620" w:type="dxa"/>
            <w:vMerge/>
            <w:tcBorders>
              <w:top w:val="nil"/>
            </w:tcBorders>
          </w:tcPr>
          <w:p w14:paraId="18F29EAB" w14:textId="77777777" w:rsidR="00C866E6" w:rsidRPr="0082063F" w:rsidRDefault="00C866E6" w:rsidP="00C866E6">
            <w:pPr>
              <w:rPr>
                <w:sz w:val="20"/>
                <w:szCs w:val="20"/>
              </w:rPr>
            </w:pPr>
          </w:p>
        </w:tc>
        <w:tc>
          <w:tcPr>
            <w:tcW w:w="4465" w:type="dxa"/>
            <w:tcBorders>
              <w:top w:val="nil"/>
              <w:bottom w:val="nil"/>
            </w:tcBorders>
          </w:tcPr>
          <w:p w14:paraId="2EBDCF54" w14:textId="5520DF05" w:rsidR="00C866E6" w:rsidRPr="0082063F" w:rsidRDefault="00C866E6" w:rsidP="00C866E6">
            <w:pPr>
              <w:pStyle w:val="TableParagraph"/>
              <w:spacing w:line="246" w:lineRule="exact"/>
              <w:ind w:left="57"/>
              <w:rPr>
                <w:sz w:val="20"/>
                <w:szCs w:val="20"/>
              </w:rPr>
            </w:pPr>
            <w:r w:rsidRPr="0082063F">
              <w:rPr>
                <w:sz w:val="20"/>
                <w:szCs w:val="20"/>
              </w:rPr>
              <w:t>Neeg Sas Pes 97.75%</w:t>
            </w:r>
          </w:p>
        </w:tc>
      </w:tr>
      <w:tr w:rsidR="00C866E6" w14:paraId="78344967" w14:textId="77777777" w:rsidTr="00050307">
        <w:trPr>
          <w:trHeight w:val="265"/>
        </w:trPr>
        <w:tc>
          <w:tcPr>
            <w:tcW w:w="2455" w:type="dxa"/>
            <w:tcBorders>
              <w:top w:val="nil"/>
              <w:bottom w:val="nil"/>
            </w:tcBorders>
          </w:tcPr>
          <w:p w14:paraId="7CBC2F4B" w14:textId="77777777" w:rsidR="00C866E6" w:rsidRPr="0082063F" w:rsidRDefault="00C866E6" w:rsidP="00C866E6">
            <w:pPr>
              <w:pStyle w:val="TableParagraph"/>
              <w:rPr>
                <w:rFonts w:ascii="Times New Roman"/>
                <w:sz w:val="20"/>
                <w:szCs w:val="20"/>
              </w:rPr>
            </w:pPr>
          </w:p>
        </w:tc>
        <w:tc>
          <w:tcPr>
            <w:tcW w:w="3330" w:type="dxa"/>
            <w:tcBorders>
              <w:top w:val="nil"/>
              <w:bottom w:val="nil"/>
            </w:tcBorders>
          </w:tcPr>
          <w:p w14:paraId="5A6F3E64" w14:textId="4F83D912" w:rsidR="00C866E6" w:rsidRPr="0082063F" w:rsidRDefault="00C866E6" w:rsidP="00C866E6">
            <w:pPr>
              <w:pStyle w:val="TableParagraph"/>
              <w:spacing w:line="246" w:lineRule="exact"/>
              <w:ind w:left="58"/>
              <w:rPr>
                <w:sz w:val="20"/>
                <w:szCs w:val="20"/>
              </w:rPr>
            </w:pPr>
            <w:ins w:id="1712" w:author="Khamsaolee Xainhiaxang" w:date="2021-07-04T16:27:00Z">
              <w:r w:rsidRPr="0082063F">
                <w:rPr>
                  <w:sz w:val="20"/>
                  <w:szCs w:val="20"/>
                </w:rPr>
                <w:t>Neeg Haiv Txwv Pacific</w:t>
              </w:r>
              <w:r>
                <w:rPr>
                  <w:sz w:val="20"/>
                  <w:szCs w:val="20"/>
                </w:rPr>
                <w:t xml:space="preserve"> </w:t>
              </w:r>
              <w:r w:rsidRPr="0082063F">
                <w:rPr>
                  <w:sz w:val="20"/>
                  <w:szCs w:val="20"/>
                </w:rPr>
                <w:t>96.06%</w:t>
              </w:r>
            </w:ins>
            <w:del w:id="1713" w:author="Khamsaolee Xainhiaxang" w:date="2021-07-04T16:27:00Z">
              <w:r w:rsidRPr="0082063F" w:rsidDel="00C866E6">
                <w:rPr>
                  <w:sz w:val="20"/>
                  <w:szCs w:val="20"/>
                </w:rPr>
                <w:delText>Neeg Sas Pes 96.25%</w:delText>
              </w:r>
            </w:del>
          </w:p>
        </w:tc>
        <w:tc>
          <w:tcPr>
            <w:tcW w:w="1620" w:type="dxa"/>
            <w:vMerge/>
            <w:tcBorders>
              <w:top w:val="nil"/>
            </w:tcBorders>
          </w:tcPr>
          <w:p w14:paraId="78B95CC3" w14:textId="77777777" w:rsidR="00C866E6" w:rsidRPr="0082063F" w:rsidRDefault="00C866E6" w:rsidP="00C866E6">
            <w:pPr>
              <w:rPr>
                <w:sz w:val="20"/>
                <w:szCs w:val="20"/>
              </w:rPr>
            </w:pPr>
          </w:p>
        </w:tc>
        <w:tc>
          <w:tcPr>
            <w:tcW w:w="1620" w:type="dxa"/>
            <w:vMerge/>
            <w:tcBorders>
              <w:top w:val="nil"/>
            </w:tcBorders>
          </w:tcPr>
          <w:p w14:paraId="7A28AE41" w14:textId="77777777" w:rsidR="00C866E6" w:rsidRPr="0082063F" w:rsidRDefault="00C866E6" w:rsidP="00C866E6">
            <w:pPr>
              <w:rPr>
                <w:sz w:val="20"/>
                <w:szCs w:val="20"/>
              </w:rPr>
            </w:pPr>
          </w:p>
        </w:tc>
        <w:tc>
          <w:tcPr>
            <w:tcW w:w="1620" w:type="dxa"/>
            <w:vMerge/>
            <w:tcBorders>
              <w:top w:val="nil"/>
            </w:tcBorders>
          </w:tcPr>
          <w:p w14:paraId="05B1F8EA" w14:textId="77777777" w:rsidR="00C866E6" w:rsidRPr="0082063F" w:rsidRDefault="00C866E6" w:rsidP="00C866E6">
            <w:pPr>
              <w:rPr>
                <w:sz w:val="20"/>
                <w:szCs w:val="20"/>
              </w:rPr>
            </w:pPr>
          </w:p>
        </w:tc>
        <w:tc>
          <w:tcPr>
            <w:tcW w:w="4465" w:type="dxa"/>
            <w:tcBorders>
              <w:top w:val="nil"/>
              <w:bottom w:val="nil"/>
            </w:tcBorders>
          </w:tcPr>
          <w:p w14:paraId="17A6E1E2" w14:textId="7D78190A" w:rsidR="00C866E6" w:rsidRPr="0082063F" w:rsidRDefault="00C866E6" w:rsidP="00C866E6">
            <w:pPr>
              <w:pStyle w:val="TableParagraph"/>
              <w:spacing w:line="246" w:lineRule="exact"/>
              <w:ind w:left="57"/>
              <w:rPr>
                <w:sz w:val="20"/>
                <w:szCs w:val="20"/>
              </w:rPr>
            </w:pPr>
            <w:r w:rsidRPr="0082063F">
              <w:rPr>
                <w:sz w:val="20"/>
                <w:szCs w:val="20"/>
              </w:rPr>
              <w:t>Neeg Haiv Txwv Pacific</w:t>
            </w:r>
            <w:ins w:id="1714" w:author="Khamsaolee Xainhiaxang" w:date="2021-07-04T16:25:00Z">
              <w:r>
                <w:rPr>
                  <w:sz w:val="20"/>
                  <w:szCs w:val="20"/>
                </w:rPr>
                <w:t xml:space="preserve"> </w:t>
              </w:r>
              <w:r w:rsidRPr="0082063F">
                <w:rPr>
                  <w:sz w:val="20"/>
                  <w:szCs w:val="20"/>
                </w:rPr>
                <w:t>97.56%</w:t>
              </w:r>
            </w:ins>
          </w:p>
        </w:tc>
      </w:tr>
      <w:tr w:rsidR="00C866E6" w14:paraId="65ACB280" w14:textId="77777777" w:rsidTr="00050307">
        <w:trPr>
          <w:trHeight w:val="265"/>
        </w:trPr>
        <w:tc>
          <w:tcPr>
            <w:tcW w:w="2455" w:type="dxa"/>
            <w:tcBorders>
              <w:top w:val="nil"/>
              <w:bottom w:val="nil"/>
            </w:tcBorders>
          </w:tcPr>
          <w:p w14:paraId="08F0FE5D" w14:textId="77777777" w:rsidR="00C866E6" w:rsidRPr="0082063F" w:rsidRDefault="00C866E6" w:rsidP="00C866E6">
            <w:pPr>
              <w:pStyle w:val="TableParagraph"/>
              <w:rPr>
                <w:rFonts w:ascii="Times New Roman"/>
                <w:sz w:val="20"/>
                <w:szCs w:val="20"/>
              </w:rPr>
            </w:pPr>
          </w:p>
        </w:tc>
        <w:tc>
          <w:tcPr>
            <w:tcW w:w="3330" w:type="dxa"/>
            <w:tcBorders>
              <w:top w:val="nil"/>
              <w:bottom w:val="nil"/>
            </w:tcBorders>
          </w:tcPr>
          <w:p w14:paraId="205AF8B3" w14:textId="197A36AB" w:rsidR="00C866E6" w:rsidRPr="0082063F" w:rsidRDefault="00C866E6" w:rsidP="00C866E6">
            <w:pPr>
              <w:pStyle w:val="TableParagraph"/>
              <w:spacing w:line="246" w:lineRule="exact"/>
              <w:ind w:left="58"/>
              <w:rPr>
                <w:sz w:val="20"/>
                <w:szCs w:val="20"/>
              </w:rPr>
            </w:pPr>
            <w:del w:id="1715" w:author="Khamsaolee Xainhiaxang" w:date="2021-07-04T16:27:00Z">
              <w:r w:rsidRPr="0082063F" w:rsidDel="00C866E6">
                <w:rPr>
                  <w:sz w:val="20"/>
                  <w:szCs w:val="20"/>
                </w:rPr>
                <w:delText>Neeg Haiv Txwv Pacific</w:delText>
              </w:r>
            </w:del>
          </w:p>
        </w:tc>
        <w:tc>
          <w:tcPr>
            <w:tcW w:w="1620" w:type="dxa"/>
            <w:vMerge/>
            <w:tcBorders>
              <w:top w:val="nil"/>
            </w:tcBorders>
          </w:tcPr>
          <w:p w14:paraId="5D03A65E" w14:textId="77777777" w:rsidR="00C866E6" w:rsidRPr="0082063F" w:rsidRDefault="00C866E6" w:rsidP="00C866E6">
            <w:pPr>
              <w:rPr>
                <w:sz w:val="20"/>
                <w:szCs w:val="20"/>
              </w:rPr>
            </w:pPr>
          </w:p>
        </w:tc>
        <w:tc>
          <w:tcPr>
            <w:tcW w:w="1620" w:type="dxa"/>
            <w:vMerge/>
            <w:tcBorders>
              <w:top w:val="nil"/>
            </w:tcBorders>
          </w:tcPr>
          <w:p w14:paraId="70125EF4" w14:textId="77777777" w:rsidR="00C866E6" w:rsidRPr="0082063F" w:rsidRDefault="00C866E6" w:rsidP="00C866E6">
            <w:pPr>
              <w:rPr>
                <w:sz w:val="20"/>
                <w:szCs w:val="20"/>
              </w:rPr>
            </w:pPr>
          </w:p>
        </w:tc>
        <w:tc>
          <w:tcPr>
            <w:tcW w:w="1620" w:type="dxa"/>
            <w:vMerge/>
            <w:tcBorders>
              <w:top w:val="nil"/>
            </w:tcBorders>
          </w:tcPr>
          <w:p w14:paraId="0BD1ABAF" w14:textId="77777777" w:rsidR="00C866E6" w:rsidRPr="0082063F" w:rsidRDefault="00C866E6" w:rsidP="00C866E6">
            <w:pPr>
              <w:rPr>
                <w:sz w:val="20"/>
                <w:szCs w:val="20"/>
              </w:rPr>
            </w:pPr>
          </w:p>
        </w:tc>
        <w:tc>
          <w:tcPr>
            <w:tcW w:w="4465" w:type="dxa"/>
            <w:tcBorders>
              <w:top w:val="nil"/>
              <w:bottom w:val="nil"/>
            </w:tcBorders>
          </w:tcPr>
          <w:p w14:paraId="05B40190" w14:textId="19706E80" w:rsidR="00C866E6" w:rsidRPr="0082063F" w:rsidRDefault="00C866E6" w:rsidP="00C866E6">
            <w:pPr>
              <w:pStyle w:val="TableParagraph"/>
              <w:spacing w:line="246" w:lineRule="exact"/>
              <w:ind w:left="57"/>
              <w:rPr>
                <w:sz w:val="20"/>
                <w:szCs w:val="20"/>
              </w:rPr>
            </w:pPr>
            <w:ins w:id="1716" w:author="Khamsaolee Xainhiaxang" w:date="2021-07-04T16:26:00Z">
              <w:r w:rsidRPr="0082063F">
                <w:rPr>
                  <w:sz w:val="20"/>
                  <w:szCs w:val="20"/>
                </w:rPr>
                <w:t>Ob los sis Ntau Yam Neeg</w:t>
              </w:r>
              <w:r>
                <w:rPr>
                  <w:sz w:val="20"/>
                  <w:szCs w:val="20"/>
                </w:rPr>
                <w:t xml:space="preserve"> Sib Tov </w:t>
              </w:r>
              <w:r w:rsidRPr="0082063F">
                <w:rPr>
                  <w:sz w:val="20"/>
                  <w:szCs w:val="20"/>
                </w:rPr>
                <w:t>96.26%</w:t>
              </w:r>
            </w:ins>
            <w:del w:id="1717" w:author="Khamsaolee Xainhiaxang" w:date="2021-07-04T16:25:00Z">
              <w:r w:rsidRPr="0082063F" w:rsidDel="00C866E6">
                <w:rPr>
                  <w:sz w:val="20"/>
                  <w:szCs w:val="20"/>
                </w:rPr>
                <w:delText>97.56%</w:delText>
              </w:r>
            </w:del>
          </w:p>
        </w:tc>
      </w:tr>
      <w:tr w:rsidR="00C866E6" w14:paraId="3FA6F0CA" w14:textId="77777777" w:rsidTr="00050307">
        <w:trPr>
          <w:trHeight w:val="325"/>
        </w:trPr>
        <w:tc>
          <w:tcPr>
            <w:tcW w:w="2455" w:type="dxa"/>
            <w:tcBorders>
              <w:top w:val="nil"/>
            </w:tcBorders>
          </w:tcPr>
          <w:p w14:paraId="354B1C8B" w14:textId="77777777" w:rsidR="00C866E6" w:rsidRPr="0082063F" w:rsidRDefault="00C866E6" w:rsidP="00C866E6">
            <w:pPr>
              <w:pStyle w:val="TableParagraph"/>
              <w:rPr>
                <w:rFonts w:ascii="Times New Roman"/>
                <w:sz w:val="20"/>
                <w:szCs w:val="20"/>
              </w:rPr>
            </w:pPr>
          </w:p>
        </w:tc>
        <w:tc>
          <w:tcPr>
            <w:tcW w:w="3330" w:type="dxa"/>
            <w:tcBorders>
              <w:top w:val="nil"/>
            </w:tcBorders>
          </w:tcPr>
          <w:p w14:paraId="1D92C62F" w14:textId="77777777" w:rsidR="00C866E6" w:rsidRPr="0082063F" w:rsidRDefault="00C866E6" w:rsidP="00C866E6">
            <w:pPr>
              <w:pStyle w:val="TableParagraph"/>
              <w:rPr>
                <w:rFonts w:ascii="Times New Roman"/>
                <w:sz w:val="20"/>
                <w:szCs w:val="20"/>
              </w:rPr>
            </w:pPr>
          </w:p>
        </w:tc>
        <w:tc>
          <w:tcPr>
            <w:tcW w:w="1620" w:type="dxa"/>
            <w:vMerge/>
            <w:tcBorders>
              <w:top w:val="nil"/>
            </w:tcBorders>
          </w:tcPr>
          <w:p w14:paraId="22C9A9B4" w14:textId="77777777" w:rsidR="00C866E6" w:rsidRPr="0082063F" w:rsidRDefault="00C866E6" w:rsidP="00C866E6">
            <w:pPr>
              <w:rPr>
                <w:sz w:val="20"/>
                <w:szCs w:val="20"/>
              </w:rPr>
            </w:pPr>
          </w:p>
        </w:tc>
        <w:tc>
          <w:tcPr>
            <w:tcW w:w="1620" w:type="dxa"/>
            <w:vMerge/>
            <w:tcBorders>
              <w:top w:val="nil"/>
            </w:tcBorders>
          </w:tcPr>
          <w:p w14:paraId="2D8033CF" w14:textId="77777777" w:rsidR="00C866E6" w:rsidRPr="0082063F" w:rsidRDefault="00C866E6" w:rsidP="00C866E6">
            <w:pPr>
              <w:rPr>
                <w:sz w:val="20"/>
                <w:szCs w:val="20"/>
              </w:rPr>
            </w:pPr>
          </w:p>
        </w:tc>
        <w:tc>
          <w:tcPr>
            <w:tcW w:w="1620" w:type="dxa"/>
            <w:vMerge/>
            <w:tcBorders>
              <w:top w:val="nil"/>
            </w:tcBorders>
          </w:tcPr>
          <w:p w14:paraId="2A5068BD" w14:textId="77777777" w:rsidR="00C866E6" w:rsidRPr="0082063F" w:rsidRDefault="00C866E6" w:rsidP="00C866E6">
            <w:pPr>
              <w:rPr>
                <w:sz w:val="20"/>
                <w:szCs w:val="20"/>
              </w:rPr>
            </w:pPr>
          </w:p>
        </w:tc>
        <w:tc>
          <w:tcPr>
            <w:tcW w:w="4465" w:type="dxa"/>
            <w:tcBorders>
              <w:top w:val="nil"/>
            </w:tcBorders>
          </w:tcPr>
          <w:p w14:paraId="69CEDAA6" w14:textId="20CE9C7B" w:rsidR="00C866E6" w:rsidRPr="0082063F" w:rsidRDefault="00C866E6" w:rsidP="00C866E6">
            <w:pPr>
              <w:pStyle w:val="TableParagraph"/>
              <w:spacing w:line="263" w:lineRule="exact"/>
              <w:ind w:left="57"/>
              <w:rPr>
                <w:sz w:val="20"/>
                <w:szCs w:val="20"/>
              </w:rPr>
            </w:pPr>
            <w:del w:id="1718" w:author="Khamsaolee Xainhiaxang" w:date="2021-07-04T16:25:00Z">
              <w:r w:rsidRPr="0082063F" w:rsidDel="00C866E6">
                <w:rPr>
                  <w:sz w:val="20"/>
                  <w:szCs w:val="20"/>
                </w:rPr>
                <w:delText>96.26%</w:delText>
              </w:r>
            </w:del>
          </w:p>
        </w:tc>
      </w:tr>
    </w:tbl>
    <w:p w14:paraId="02705119" w14:textId="77777777" w:rsidR="00E43EF1" w:rsidRDefault="00E43EF1">
      <w:pPr>
        <w:spacing w:line="263" w:lineRule="exact"/>
        <w:rPr>
          <w:sz w:val="24"/>
        </w:rPr>
        <w:sectPr w:rsidR="00E43EF1">
          <w:pgSz w:w="15840" w:h="12240" w:orient="landscape"/>
          <w:pgMar w:top="640" w:right="120" w:bottom="480" w:left="120" w:header="0" w:footer="284" w:gutter="0"/>
          <w:cols w:space="720"/>
        </w:sectPr>
      </w:pPr>
    </w:p>
    <w:tbl>
      <w:tblPr>
        <w:tblW w:w="0" w:type="auto"/>
        <w:tblInd w:w="250"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left w:w="0" w:type="dxa"/>
          <w:right w:w="0" w:type="dxa"/>
        </w:tblCellMar>
        <w:tblLook w:val="01E0" w:firstRow="1" w:lastRow="1" w:firstColumn="1" w:lastColumn="1" w:noHBand="0" w:noVBand="0"/>
      </w:tblPr>
      <w:tblGrid>
        <w:gridCol w:w="2725"/>
        <w:gridCol w:w="2790"/>
        <w:gridCol w:w="2040"/>
        <w:gridCol w:w="2190"/>
        <w:gridCol w:w="2250"/>
        <w:gridCol w:w="3115"/>
      </w:tblGrid>
      <w:tr w:rsidR="00E37621" w14:paraId="3A836D71" w14:textId="77777777" w:rsidTr="00381F7C">
        <w:trPr>
          <w:trHeight w:val="667"/>
        </w:trPr>
        <w:tc>
          <w:tcPr>
            <w:tcW w:w="2725" w:type="dxa"/>
            <w:shd w:val="clear" w:color="auto" w:fill="DBE5F1"/>
          </w:tcPr>
          <w:p w14:paraId="29E3EC26" w14:textId="00FDA99D" w:rsidR="00E37621" w:rsidRDefault="000B7C17" w:rsidP="000B7C17">
            <w:pPr>
              <w:pStyle w:val="TableParagraph"/>
              <w:spacing w:before="192"/>
              <w:ind w:right="902"/>
              <w:rPr>
                <w:sz w:val="24"/>
              </w:rPr>
            </w:pPr>
            <w:r>
              <w:rPr>
                <w:sz w:val="20"/>
                <w:szCs w:val="20"/>
              </w:rPr>
              <w:lastRenderedPageBreak/>
              <w:t xml:space="preserve">   Cov Cuab Yeej</w:t>
            </w:r>
          </w:p>
        </w:tc>
        <w:tc>
          <w:tcPr>
            <w:tcW w:w="2790" w:type="dxa"/>
            <w:shd w:val="clear" w:color="auto" w:fill="DBE5F1"/>
          </w:tcPr>
          <w:p w14:paraId="27E72CE6" w14:textId="091691BB" w:rsidR="00E37621" w:rsidRDefault="00E37621" w:rsidP="00E37621">
            <w:pPr>
              <w:pStyle w:val="TableParagraph"/>
              <w:spacing w:before="192"/>
              <w:ind w:left="798"/>
              <w:rPr>
                <w:sz w:val="24"/>
              </w:rPr>
            </w:pPr>
            <w:r w:rsidRPr="002257F1">
              <w:rPr>
                <w:sz w:val="20"/>
                <w:szCs w:val="20"/>
              </w:rPr>
              <w:t>Lub hauv paus</w:t>
            </w:r>
          </w:p>
        </w:tc>
        <w:tc>
          <w:tcPr>
            <w:tcW w:w="2040" w:type="dxa"/>
            <w:shd w:val="clear" w:color="auto" w:fill="DBE5F1"/>
          </w:tcPr>
          <w:p w14:paraId="6AB23BC9" w14:textId="023078A5" w:rsidR="00E37621" w:rsidRDefault="00E37621" w:rsidP="00DC7DC0">
            <w:pPr>
              <w:pStyle w:val="TableParagraph"/>
              <w:spacing w:before="192"/>
              <w:ind w:left="385"/>
              <w:jc w:val="center"/>
              <w:rPr>
                <w:sz w:val="24"/>
              </w:rPr>
            </w:pPr>
            <w:r w:rsidRPr="002257F1">
              <w:rPr>
                <w:sz w:val="20"/>
                <w:szCs w:val="20"/>
              </w:rPr>
              <w:t>Qhov tshwm sim Xyoo 1</w:t>
            </w:r>
          </w:p>
        </w:tc>
        <w:tc>
          <w:tcPr>
            <w:tcW w:w="2190" w:type="dxa"/>
            <w:shd w:val="clear" w:color="auto" w:fill="DBE5F1"/>
          </w:tcPr>
          <w:p w14:paraId="52AC6BC1" w14:textId="0D367ACF" w:rsidR="00E37621" w:rsidRDefault="00E37621" w:rsidP="00DC7DC0">
            <w:pPr>
              <w:pStyle w:val="TableParagraph"/>
              <w:spacing w:before="192"/>
              <w:ind w:left="385"/>
              <w:jc w:val="center"/>
              <w:rPr>
                <w:sz w:val="24"/>
              </w:rPr>
            </w:pPr>
            <w:r w:rsidRPr="002257F1">
              <w:rPr>
                <w:sz w:val="20"/>
                <w:szCs w:val="20"/>
              </w:rPr>
              <w:t>Qhov tshwm sim Xyoo 2</w:t>
            </w:r>
          </w:p>
        </w:tc>
        <w:tc>
          <w:tcPr>
            <w:tcW w:w="2250" w:type="dxa"/>
            <w:shd w:val="clear" w:color="auto" w:fill="DBE5F1"/>
          </w:tcPr>
          <w:p w14:paraId="3BAEADDF" w14:textId="16B46F10" w:rsidR="00E37621" w:rsidRDefault="00E37621" w:rsidP="00DC7DC0">
            <w:pPr>
              <w:pStyle w:val="TableParagraph"/>
              <w:spacing w:before="192"/>
              <w:ind w:left="385"/>
              <w:jc w:val="center"/>
              <w:rPr>
                <w:sz w:val="24"/>
              </w:rPr>
            </w:pPr>
            <w:r w:rsidRPr="002257F1">
              <w:rPr>
                <w:sz w:val="20"/>
                <w:szCs w:val="20"/>
              </w:rPr>
              <w:t>Qhov tshwm sim Xyoo 3</w:t>
            </w:r>
          </w:p>
        </w:tc>
        <w:tc>
          <w:tcPr>
            <w:tcW w:w="3115" w:type="dxa"/>
            <w:shd w:val="clear" w:color="auto" w:fill="DBE5F1"/>
          </w:tcPr>
          <w:p w14:paraId="375106EC" w14:textId="0AB6C43A" w:rsidR="00E37621" w:rsidRDefault="00E37621" w:rsidP="00E37621">
            <w:pPr>
              <w:pStyle w:val="TableParagraph"/>
              <w:spacing w:before="54"/>
              <w:ind w:left="792" w:right="122" w:hanging="640"/>
              <w:rPr>
                <w:sz w:val="24"/>
              </w:rPr>
            </w:pPr>
            <w:r w:rsidRPr="002257F1">
              <w:rPr>
                <w:sz w:val="20"/>
                <w:szCs w:val="20"/>
              </w:rPr>
              <w:t>Xav Kom Muaj Qhov Zoo Tshaj rau</w:t>
            </w:r>
            <w:r>
              <w:rPr>
                <w:sz w:val="20"/>
                <w:szCs w:val="20"/>
              </w:rPr>
              <w:t xml:space="preserve"> xyoo</w:t>
            </w:r>
            <w:r w:rsidRPr="002257F1">
              <w:rPr>
                <w:sz w:val="20"/>
                <w:szCs w:val="20"/>
              </w:rPr>
              <w:t xml:space="preserve"> 2023–24</w:t>
            </w:r>
          </w:p>
        </w:tc>
      </w:tr>
      <w:tr w:rsidR="00E43EF1" w14:paraId="3396EEA6" w14:textId="77777777" w:rsidTr="00381F7C">
        <w:trPr>
          <w:trHeight w:val="1219"/>
        </w:trPr>
        <w:tc>
          <w:tcPr>
            <w:tcW w:w="2725" w:type="dxa"/>
          </w:tcPr>
          <w:p w14:paraId="5F0A5C7E" w14:textId="77777777" w:rsidR="00E43EF1" w:rsidRPr="003676B9" w:rsidRDefault="00E43EF1">
            <w:pPr>
              <w:pStyle w:val="TableParagraph"/>
              <w:rPr>
                <w:rFonts w:ascii="Times New Roman"/>
              </w:rPr>
            </w:pPr>
          </w:p>
        </w:tc>
        <w:tc>
          <w:tcPr>
            <w:tcW w:w="2790" w:type="dxa"/>
          </w:tcPr>
          <w:p w14:paraId="2B8B42D0" w14:textId="6BBDAA7E" w:rsidR="00E43EF1" w:rsidRPr="003676B9" w:rsidRDefault="000E40D2">
            <w:pPr>
              <w:pStyle w:val="TableParagraph"/>
              <w:spacing w:before="54"/>
              <w:ind w:left="58" w:right="336"/>
            </w:pPr>
            <w:r w:rsidRPr="003676B9">
              <w:t>Ob los</w:t>
            </w:r>
            <w:r w:rsidR="003B669A" w:rsidRPr="003676B9">
              <w:t xml:space="preserve"> </w:t>
            </w:r>
            <w:r w:rsidRPr="003676B9">
              <w:t xml:space="preserve">sis Ntau Yam </w:t>
            </w:r>
            <w:r w:rsidR="003B669A" w:rsidRPr="003676B9">
              <w:t xml:space="preserve">Neeg Sib </w:t>
            </w:r>
            <w:ins w:id="1719" w:author="Khamsaolee Xainhiaxang" w:date="2021-07-04T16:28:00Z">
              <w:r w:rsidR="00C866E6">
                <w:t>Xyaw</w:t>
              </w:r>
            </w:ins>
            <w:del w:id="1720" w:author="Khamsaolee Xainhiaxang" w:date="2021-07-04T16:28:00Z">
              <w:r w:rsidR="003B669A" w:rsidRPr="003676B9" w:rsidDel="00C866E6">
                <w:delText>Tov</w:delText>
              </w:r>
            </w:del>
            <w:r w:rsidRPr="003676B9">
              <w:t xml:space="preserve"> 94.76%</w:t>
            </w:r>
          </w:p>
          <w:p w14:paraId="188EF4C4" w14:textId="3EB58899" w:rsidR="00E43EF1" w:rsidRPr="003676B9" w:rsidRDefault="003B669A">
            <w:pPr>
              <w:pStyle w:val="TableParagraph"/>
              <w:ind w:left="58"/>
            </w:pPr>
            <w:r w:rsidRPr="003676B9">
              <w:t xml:space="preserve">Neeg Tawv </w:t>
            </w:r>
            <w:r w:rsidR="000E40D2" w:rsidRPr="003676B9">
              <w:t>Dawb 95.92%</w:t>
            </w:r>
          </w:p>
        </w:tc>
        <w:tc>
          <w:tcPr>
            <w:tcW w:w="2040" w:type="dxa"/>
          </w:tcPr>
          <w:p w14:paraId="3F50B674" w14:textId="77777777" w:rsidR="00E43EF1" w:rsidRPr="003676B9" w:rsidRDefault="00E43EF1">
            <w:pPr>
              <w:pStyle w:val="TableParagraph"/>
              <w:rPr>
                <w:rFonts w:ascii="Times New Roman"/>
              </w:rPr>
            </w:pPr>
          </w:p>
        </w:tc>
        <w:tc>
          <w:tcPr>
            <w:tcW w:w="2190" w:type="dxa"/>
          </w:tcPr>
          <w:p w14:paraId="16746346" w14:textId="77777777" w:rsidR="00E43EF1" w:rsidRPr="003676B9" w:rsidRDefault="00E43EF1">
            <w:pPr>
              <w:pStyle w:val="TableParagraph"/>
              <w:rPr>
                <w:rFonts w:ascii="Times New Roman"/>
              </w:rPr>
            </w:pPr>
          </w:p>
        </w:tc>
        <w:tc>
          <w:tcPr>
            <w:tcW w:w="2250" w:type="dxa"/>
          </w:tcPr>
          <w:p w14:paraId="0A1133D3" w14:textId="77777777" w:rsidR="00E43EF1" w:rsidRPr="003676B9" w:rsidRDefault="00E43EF1">
            <w:pPr>
              <w:pStyle w:val="TableParagraph"/>
              <w:rPr>
                <w:rFonts w:ascii="Times New Roman"/>
              </w:rPr>
            </w:pPr>
          </w:p>
        </w:tc>
        <w:tc>
          <w:tcPr>
            <w:tcW w:w="3115" w:type="dxa"/>
          </w:tcPr>
          <w:p w14:paraId="50FDCC64" w14:textId="7FF7F6F1" w:rsidR="00E43EF1" w:rsidRPr="003676B9" w:rsidRDefault="003B669A">
            <w:pPr>
              <w:pStyle w:val="TableParagraph"/>
              <w:spacing w:before="54"/>
              <w:ind w:left="57"/>
            </w:pPr>
            <w:r w:rsidRPr="003676B9">
              <w:t xml:space="preserve">Neeg Tawv </w:t>
            </w:r>
            <w:r w:rsidR="000E40D2" w:rsidRPr="003676B9">
              <w:t>Dawb 97.32%</w:t>
            </w:r>
          </w:p>
        </w:tc>
      </w:tr>
      <w:tr w:rsidR="00E43EF1" w14:paraId="045A9155" w14:textId="77777777" w:rsidTr="00381F7C">
        <w:trPr>
          <w:trHeight w:val="943"/>
        </w:trPr>
        <w:tc>
          <w:tcPr>
            <w:tcW w:w="2725" w:type="dxa"/>
          </w:tcPr>
          <w:p w14:paraId="404E135F" w14:textId="61A73635" w:rsidR="00E43EF1" w:rsidRPr="003676B9" w:rsidRDefault="000E40D2">
            <w:pPr>
              <w:pStyle w:val="TableParagraph"/>
              <w:spacing w:before="54"/>
              <w:ind w:left="58" w:right="41"/>
            </w:pPr>
            <w:del w:id="1721" w:author="Khamsaolee Xainhiaxang" w:date="2021-07-04T16:29:00Z">
              <w:r w:rsidRPr="003676B9" w:rsidDel="007342A8">
                <w:delText xml:space="preserve">Feem pua hauv </w:delText>
              </w:r>
            </w:del>
            <w:ins w:id="1722" w:author="Khamsaolee Xainhiaxang" w:date="2021-07-04T16:29:00Z">
              <w:r w:rsidR="007342A8">
                <w:t>C</w:t>
              </w:r>
            </w:ins>
            <w:del w:id="1723" w:author="Khamsaolee Xainhiaxang" w:date="2021-07-04T16:29:00Z">
              <w:r w:rsidRPr="003676B9" w:rsidDel="007342A8">
                <w:delText>c</w:delText>
              </w:r>
            </w:del>
            <w:r w:rsidRPr="003676B9">
              <w:t xml:space="preserve">ov </w:t>
            </w:r>
            <w:ins w:id="1724" w:author="Khamsaolee Xainhiaxang" w:date="2021-07-04T16:29:00Z">
              <w:r w:rsidR="007342A8">
                <w:t>Neeg tawm ntawv haum</w:t>
              </w:r>
            </w:ins>
            <w:r w:rsidRPr="003676B9">
              <w:t xml:space="preserve">Tsev Kawm </w:t>
            </w:r>
            <w:r w:rsidR="003B669A" w:rsidRPr="003676B9">
              <w:t>Qib</w:t>
            </w:r>
            <w:r w:rsidRPr="003676B9">
              <w:t xml:space="preserve"> Nrab</w:t>
            </w:r>
          </w:p>
        </w:tc>
        <w:tc>
          <w:tcPr>
            <w:tcW w:w="2790" w:type="dxa"/>
          </w:tcPr>
          <w:p w14:paraId="0E49FEC7" w14:textId="52784CF6" w:rsidR="00E43EF1" w:rsidRPr="003676B9" w:rsidRDefault="00507E0E">
            <w:pPr>
              <w:pStyle w:val="TableParagraph"/>
              <w:spacing w:before="54"/>
              <w:ind w:left="58"/>
            </w:pPr>
            <w:r w:rsidRPr="003676B9">
              <w:t xml:space="preserve">Xyoo </w:t>
            </w:r>
            <w:r w:rsidR="000E40D2" w:rsidRPr="003676B9">
              <w:t>2017-18</w:t>
            </w:r>
          </w:p>
          <w:p w14:paraId="47BFD4E9" w14:textId="77777777" w:rsidR="00E43EF1" w:rsidRPr="003676B9" w:rsidRDefault="000E40D2">
            <w:pPr>
              <w:pStyle w:val="TableParagraph"/>
              <w:ind w:left="58"/>
            </w:pPr>
            <w:r w:rsidRPr="003676B9">
              <w:t>.20%</w:t>
            </w:r>
          </w:p>
        </w:tc>
        <w:tc>
          <w:tcPr>
            <w:tcW w:w="2040" w:type="dxa"/>
          </w:tcPr>
          <w:p w14:paraId="2557C676" w14:textId="77777777" w:rsidR="00E43EF1" w:rsidRPr="003676B9" w:rsidRDefault="00E43EF1">
            <w:pPr>
              <w:pStyle w:val="TableParagraph"/>
              <w:rPr>
                <w:rFonts w:ascii="Times New Roman"/>
              </w:rPr>
            </w:pPr>
          </w:p>
        </w:tc>
        <w:tc>
          <w:tcPr>
            <w:tcW w:w="2190" w:type="dxa"/>
          </w:tcPr>
          <w:p w14:paraId="33657236" w14:textId="77777777" w:rsidR="00E43EF1" w:rsidRPr="003676B9" w:rsidRDefault="00E43EF1">
            <w:pPr>
              <w:pStyle w:val="TableParagraph"/>
              <w:rPr>
                <w:rFonts w:ascii="Times New Roman"/>
              </w:rPr>
            </w:pPr>
          </w:p>
        </w:tc>
        <w:tc>
          <w:tcPr>
            <w:tcW w:w="2250" w:type="dxa"/>
          </w:tcPr>
          <w:p w14:paraId="55DB572F" w14:textId="77777777" w:rsidR="00E43EF1" w:rsidRPr="003676B9" w:rsidRDefault="00E43EF1">
            <w:pPr>
              <w:pStyle w:val="TableParagraph"/>
              <w:rPr>
                <w:rFonts w:ascii="Times New Roman"/>
              </w:rPr>
            </w:pPr>
          </w:p>
        </w:tc>
        <w:tc>
          <w:tcPr>
            <w:tcW w:w="3115" w:type="dxa"/>
          </w:tcPr>
          <w:p w14:paraId="5AAC908C" w14:textId="77777777" w:rsidR="00E43EF1" w:rsidRPr="003676B9" w:rsidRDefault="000E40D2">
            <w:pPr>
              <w:pStyle w:val="TableParagraph"/>
              <w:spacing w:before="54"/>
              <w:ind w:left="57"/>
            </w:pPr>
            <w:r w:rsidRPr="003676B9">
              <w:t>Xyoo 2023-24</w:t>
            </w:r>
          </w:p>
          <w:p w14:paraId="293228F9" w14:textId="38DA2774" w:rsidR="00E43EF1" w:rsidRPr="003676B9" w:rsidRDefault="000E40D2">
            <w:pPr>
              <w:pStyle w:val="TableParagraph"/>
              <w:ind w:left="57"/>
            </w:pPr>
            <w:r w:rsidRPr="003676B9">
              <w:t>.20% los</w:t>
            </w:r>
            <w:ins w:id="1725" w:author="Khamsaolee Xainhiaxang" w:date="2021-07-04T16:34:00Z">
              <w:r w:rsidR="007342A8">
                <w:t xml:space="preserve"> </w:t>
              </w:r>
            </w:ins>
            <w:r w:rsidRPr="003676B9">
              <w:t>sis tsawg dua</w:t>
            </w:r>
          </w:p>
        </w:tc>
      </w:tr>
      <w:tr w:rsidR="00E43EF1" w14:paraId="54C1129B" w14:textId="77777777" w:rsidTr="00381F7C">
        <w:trPr>
          <w:trHeight w:val="943"/>
        </w:trPr>
        <w:tc>
          <w:tcPr>
            <w:tcW w:w="2725" w:type="dxa"/>
          </w:tcPr>
          <w:p w14:paraId="21861830" w14:textId="6553C5BF" w:rsidR="00E43EF1" w:rsidRPr="003676B9" w:rsidRDefault="000E40D2">
            <w:pPr>
              <w:pStyle w:val="TableParagraph"/>
              <w:spacing w:before="54"/>
              <w:ind w:left="58" w:right="402"/>
            </w:pPr>
            <w:del w:id="1726" w:author="Khamsaolee Xainhiaxang" w:date="2021-07-04T16:32:00Z">
              <w:r w:rsidRPr="003676B9" w:rsidDel="007342A8">
                <w:delText>Tus</w:delText>
              </w:r>
              <w:r w:rsidR="00124C66" w:rsidRPr="003676B9" w:rsidDel="007342A8">
                <w:delText xml:space="preserve"> lej ntawm kev tso pom tseg</w:delText>
              </w:r>
            </w:del>
            <w:ins w:id="1727" w:author="Khamsaolee Xainhiaxang" w:date="2021-07-04T16:32:00Z">
              <w:r w:rsidR="007342A8">
                <w:t>Cov neeg tawm ntawv haum nrab xyoo</w:t>
              </w:r>
            </w:ins>
          </w:p>
        </w:tc>
        <w:tc>
          <w:tcPr>
            <w:tcW w:w="2790" w:type="dxa"/>
          </w:tcPr>
          <w:p w14:paraId="305AA6A8" w14:textId="1DDF6635" w:rsidR="00E43EF1" w:rsidRPr="003676B9" w:rsidRDefault="00507E0E">
            <w:pPr>
              <w:pStyle w:val="TableParagraph"/>
              <w:spacing w:before="54"/>
              <w:ind w:left="58"/>
            </w:pPr>
            <w:r w:rsidRPr="003676B9">
              <w:t xml:space="preserve">Xyoo </w:t>
            </w:r>
            <w:r w:rsidR="000E40D2" w:rsidRPr="003676B9">
              <w:t>2018-19</w:t>
            </w:r>
          </w:p>
          <w:p w14:paraId="20B83DDF" w14:textId="77777777" w:rsidR="00E43EF1" w:rsidRPr="003676B9" w:rsidRDefault="000E40D2">
            <w:pPr>
              <w:pStyle w:val="TableParagraph"/>
              <w:ind w:left="58"/>
            </w:pPr>
            <w:r w:rsidRPr="003676B9">
              <w:t>7.80%</w:t>
            </w:r>
          </w:p>
        </w:tc>
        <w:tc>
          <w:tcPr>
            <w:tcW w:w="2040" w:type="dxa"/>
          </w:tcPr>
          <w:p w14:paraId="572A4863" w14:textId="77777777" w:rsidR="00E43EF1" w:rsidRPr="003676B9" w:rsidRDefault="00E43EF1">
            <w:pPr>
              <w:pStyle w:val="TableParagraph"/>
              <w:rPr>
                <w:rFonts w:ascii="Times New Roman"/>
              </w:rPr>
            </w:pPr>
          </w:p>
        </w:tc>
        <w:tc>
          <w:tcPr>
            <w:tcW w:w="2190" w:type="dxa"/>
          </w:tcPr>
          <w:p w14:paraId="0C27D689" w14:textId="77777777" w:rsidR="00E43EF1" w:rsidRPr="003676B9" w:rsidRDefault="00E43EF1">
            <w:pPr>
              <w:pStyle w:val="TableParagraph"/>
              <w:rPr>
                <w:rFonts w:ascii="Times New Roman"/>
              </w:rPr>
            </w:pPr>
          </w:p>
        </w:tc>
        <w:tc>
          <w:tcPr>
            <w:tcW w:w="2250" w:type="dxa"/>
          </w:tcPr>
          <w:p w14:paraId="6F5DEDB4" w14:textId="77777777" w:rsidR="00E43EF1" w:rsidRPr="003676B9" w:rsidRDefault="00E43EF1">
            <w:pPr>
              <w:pStyle w:val="TableParagraph"/>
              <w:rPr>
                <w:rFonts w:ascii="Times New Roman"/>
              </w:rPr>
            </w:pPr>
          </w:p>
        </w:tc>
        <w:tc>
          <w:tcPr>
            <w:tcW w:w="3115" w:type="dxa"/>
          </w:tcPr>
          <w:p w14:paraId="01750B7B" w14:textId="77777777" w:rsidR="00E43EF1" w:rsidRPr="003676B9" w:rsidRDefault="000E40D2">
            <w:pPr>
              <w:pStyle w:val="TableParagraph"/>
              <w:spacing w:before="54"/>
              <w:ind w:left="57"/>
            </w:pPr>
            <w:r w:rsidRPr="003676B9">
              <w:t>Xyoo 2023-24</w:t>
            </w:r>
          </w:p>
          <w:p w14:paraId="02460F2E" w14:textId="77777777" w:rsidR="00E43EF1" w:rsidRPr="003676B9" w:rsidRDefault="000E40D2">
            <w:pPr>
              <w:pStyle w:val="TableParagraph"/>
              <w:ind w:left="57"/>
            </w:pPr>
            <w:r w:rsidRPr="003676B9">
              <w:t>5%</w:t>
            </w:r>
          </w:p>
        </w:tc>
      </w:tr>
      <w:tr w:rsidR="00E43EF1" w14:paraId="19849F38" w14:textId="77777777" w:rsidTr="00381F7C">
        <w:trPr>
          <w:trHeight w:val="943"/>
        </w:trPr>
        <w:tc>
          <w:tcPr>
            <w:tcW w:w="2725" w:type="dxa"/>
          </w:tcPr>
          <w:p w14:paraId="0DF3A0CF" w14:textId="2D16303F" w:rsidR="00E43EF1" w:rsidRPr="003676B9" w:rsidRDefault="000E40D2">
            <w:pPr>
              <w:pStyle w:val="TableParagraph"/>
              <w:spacing w:before="54"/>
              <w:ind w:left="58"/>
            </w:pPr>
            <w:r w:rsidRPr="003676B9">
              <w:t>Tu</w:t>
            </w:r>
            <w:r w:rsidR="00124C66" w:rsidRPr="003676B9">
              <w:t>s lej ntawm kev ncua</w:t>
            </w:r>
          </w:p>
        </w:tc>
        <w:tc>
          <w:tcPr>
            <w:tcW w:w="2790" w:type="dxa"/>
          </w:tcPr>
          <w:p w14:paraId="566CDDEB" w14:textId="68239789" w:rsidR="00E43EF1" w:rsidRPr="003676B9" w:rsidRDefault="00507E0E">
            <w:pPr>
              <w:pStyle w:val="TableParagraph"/>
              <w:spacing w:before="54"/>
              <w:ind w:left="58"/>
            </w:pPr>
            <w:r w:rsidRPr="003676B9">
              <w:t xml:space="preserve">Xyoo </w:t>
            </w:r>
            <w:r w:rsidR="000E40D2" w:rsidRPr="003676B9">
              <w:t>2019-20</w:t>
            </w:r>
          </w:p>
          <w:p w14:paraId="298A6D78" w14:textId="77777777" w:rsidR="00E43EF1" w:rsidRPr="003676B9" w:rsidRDefault="000E40D2">
            <w:pPr>
              <w:pStyle w:val="TableParagraph"/>
              <w:ind w:left="58"/>
            </w:pPr>
            <w:r w:rsidRPr="003676B9">
              <w:t>6.3%</w:t>
            </w:r>
          </w:p>
        </w:tc>
        <w:tc>
          <w:tcPr>
            <w:tcW w:w="2040" w:type="dxa"/>
          </w:tcPr>
          <w:p w14:paraId="3E965A0D" w14:textId="77777777" w:rsidR="00E43EF1" w:rsidRPr="003676B9" w:rsidRDefault="00E43EF1">
            <w:pPr>
              <w:pStyle w:val="TableParagraph"/>
              <w:rPr>
                <w:rFonts w:ascii="Times New Roman"/>
              </w:rPr>
            </w:pPr>
          </w:p>
        </w:tc>
        <w:tc>
          <w:tcPr>
            <w:tcW w:w="2190" w:type="dxa"/>
          </w:tcPr>
          <w:p w14:paraId="29098D2D" w14:textId="77777777" w:rsidR="00E43EF1" w:rsidRPr="003676B9" w:rsidRDefault="00E43EF1">
            <w:pPr>
              <w:pStyle w:val="TableParagraph"/>
              <w:rPr>
                <w:rFonts w:ascii="Times New Roman"/>
              </w:rPr>
            </w:pPr>
          </w:p>
        </w:tc>
        <w:tc>
          <w:tcPr>
            <w:tcW w:w="2250" w:type="dxa"/>
          </w:tcPr>
          <w:p w14:paraId="6E79B2C3" w14:textId="77777777" w:rsidR="00E43EF1" w:rsidRPr="003676B9" w:rsidRDefault="00E43EF1">
            <w:pPr>
              <w:pStyle w:val="TableParagraph"/>
              <w:rPr>
                <w:rFonts w:ascii="Times New Roman"/>
              </w:rPr>
            </w:pPr>
          </w:p>
        </w:tc>
        <w:tc>
          <w:tcPr>
            <w:tcW w:w="3115" w:type="dxa"/>
          </w:tcPr>
          <w:p w14:paraId="4DCBE49D" w14:textId="77777777" w:rsidR="00E43EF1" w:rsidRPr="003676B9" w:rsidRDefault="000E40D2">
            <w:pPr>
              <w:pStyle w:val="TableParagraph"/>
              <w:spacing w:before="54"/>
              <w:ind w:left="57"/>
            </w:pPr>
            <w:r w:rsidRPr="003676B9">
              <w:t>Xyoo 2023-24</w:t>
            </w:r>
          </w:p>
          <w:p w14:paraId="220E4BF4" w14:textId="77777777" w:rsidR="00E43EF1" w:rsidRPr="003676B9" w:rsidRDefault="000E40D2">
            <w:pPr>
              <w:pStyle w:val="TableParagraph"/>
              <w:ind w:left="57"/>
            </w:pPr>
            <w:r w:rsidRPr="003676B9">
              <w:t>5.4%</w:t>
            </w:r>
          </w:p>
        </w:tc>
      </w:tr>
      <w:tr w:rsidR="00E43EF1" w14:paraId="7F6EB09A" w14:textId="77777777" w:rsidTr="00381F7C">
        <w:trPr>
          <w:trHeight w:val="943"/>
        </w:trPr>
        <w:tc>
          <w:tcPr>
            <w:tcW w:w="2725" w:type="dxa"/>
          </w:tcPr>
          <w:p w14:paraId="0FDCD714" w14:textId="3C6670BD" w:rsidR="00E43EF1" w:rsidRPr="003676B9" w:rsidRDefault="000E40D2" w:rsidP="007342A8">
            <w:pPr>
              <w:pStyle w:val="TableParagraph"/>
              <w:spacing w:before="54"/>
              <w:ind w:left="58" w:right="55"/>
            </w:pPr>
            <w:r w:rsidRPr="003676B9">
              <w:t xml:space="preserve">Tus </w:t>
            </w:r>
            <w:r w:rsidR="00124C66" w:rsidRPr="003676B9">
              <w:t>lej</w:t>
            </w:r>
            <w:r w:rsidRPr="003676B9">
              <w:t xml:space="preserve"> laij tawm yuav tswj tau tus </w:t>
            </w:r>
            <w:r w:rsidR="00124C66" w:rsidRPr="003676B9">
              <w:t xml:space="preserve">kawm </w:t>
            </w:r>
            <w:del w:id="1728" w:author="Khamsaolee Xainhiaxang" w:date="2021-07-04T16:33:00Z">
              <w:r w:rsidR="00124C66" w:rsidRPr="003676B9" w:rsidDel="007342A8">
                <w:delText>qib</w:delText>
              </w:r>
              <w:r w:rsidRPr="003676B9" w:rsidDel="007342A8">
                <w:delText xml:space="preserve"> </w:delText>
              </w:r>
            </w:del>
            <w:r w:rsidRPr="003676B9">
              <w:t>siab kawg ntawm 0.1%</w:t>
            </w:r>
          </w:p>
        </w:tc>
        <w:tc>
          <w:tcPr>
            <w:tcW w:w="2790" w:type="dxa"/>
          </w:tcPr>
          <w:p w14:paraId="2633C26E" w14:textId="2EAD8559" w:rsidR="00E43EF1" w:rsidRPr="003676B9" w:rsidRDefault="00507E0E">
            <w:pPr>
              <w:pStyle w:val="TableParagraph"/>
              <w:spacing w:before="54"/>
              <w:ind w:left="58"/>
            </w:pPr>
            <w:r w:rsidRPr="003676B9">
              <w:t xml:space="preserve">Xyoo </w:t>
            </w:r>
            <w:r w:rsidR="000E40D2" w:rsidRPr="003676B9">
              <w:t>2019-20</w:t>
            </w:r>
          </w:p>
          <w:p w14:paraId="2AB6B73A" w14:textId="77777777" w:rsidR="00E43EF1" w:rsidRPr="003676B9" w:rsidRDefault="000E40D2">
            <w:pPr>
              <w:pStyle w:val="TableParagraph"/>
              <w:ind w:left="58"/>
            </w:pPr>
            <w:r w:rsidRPr="003676B9">
              <w:t>.02%</w:t>
            </w:r>
          </w:p>
        </w:tc>
        <w:tc>
          <w:tcPr>
            <w:tcW w:w="2040" w:type="dxa"/>
          </w:tcPr>
          <w:p w14:paraId="3E9FE790" w14:textId="77777777" w:rsidR="00E43EF1" w:rsidRPr="003676B9" w:rsidRDefault="00E43EF1">
            <w:pPr>
              <w:pStyle w:val="TableParagraph"/>
              <w:rPr>
                <w:rFonts w:ascii="Times New Roman"/>
              </w:rPr>
            </w:pPr>
          </w:p>
        </w:tc>
        <w:tc>
          <w:tcPr>
            <w:tcW w:w="2190" w:type="dxa"/>
          </w:tcPr>
          <w:p w14:paraId="178361B2" w14:textId="77777777" w:rsidR="00E43EF1" w:rsidRPr="003676B9" w:rsidRDefault="00E43EF1">
            <w:pPr>
              <w:pStyle w:val="TableParagraph"/>
              <w:rPr>
                <w:rFonts w:ascii="Times New Roman"/>
              </w:rPr>
            </w:pPr>
          </w:p>
        </w:tc>
        <w:tc>
          <w:tcPr>
            <w:tcW w:w="2250" w:type="dxa"/>
          </w:tcPr>
          <w:p w14:paraId="2647B019" w14:textId="77777777" w:rsidR="00E43EF1" w:rsidRPr="003676B9" w:rsidRDefault="00E43EF1">
            <w:pPr>
              <w:pStyle w:val="TableParagraph"/>
              <w:rPr>
                <w:rFonts w:ascii="Times New Roman"/>
              </w:rPr>
            </w:pPr>
          </w:p>
        </w:tc>
        <w:tc>
          <w:tcPr>
            <w:tcW w:w="3115" w:type="dxa"/>
          </w:tcPr>
          <w:p w14:paraId="273B7F08" w14:textId="77777777" w:rsidR="00E43EF1" w:rsidRPr="003676B9" w:rsidRDefault="000E40D2">
            <w:pPr>
              <w:pStyle w:val="TableParagraph"/>
              <w:spacing w:before="54"/>
              <w:ind w:left="57"/>
            </w:pPr>
            <w:r w:rsidRPr="003676B9">
              <w:t>Xyoo 2023-24</w:t>
            </w:r>
          </w:p>
          <w:p w14:paraId="3085287A" w14:textId="77777777" w:rsidR="00E43EF1" w:rsidRPr="003676B9" w:rsidRDefault="000E40D2">
            <w:pPr>
              <w:pStyle w:val="TableParagraph"/>
              <w:ind w:left="57"/>
            </w:pPr>
            <w:r w:rsidRPr="003676B9">
              <w:t>0.1%</w:t>
            </w:r>
          </w:p>
        </w:tc>
      </w:tr>
    </w:tbl>
    <w:p w14:paraId="5479ED72" w14:textId="77777777" w:rsidR="00E43EF1" w:rsidRDefault="00E43EF1">
      <w:pPr>
        <w:pStyle w:val="BodyText"/>
        <w:spacing w:before="11"/>
        <w:rPr>
          <w:b/>
          <w:sz w:val="7"/>
        </w:rPr>
      </w:pPr>
    </w:p>
    <w:p w14:paraId="6496FEA9" w14:textId="314B4E8F" w:rsidR="00E43EF1" w:rsidRPr="00204BAB" w:rsidRDefault="00151748">
      <w:pPr>
        <w:spacing w:before="88"/>
        <w:ind w:left="240"/>
        <w:rPr>
          <w:b/>
          <w:sz w:val="32"/>
          <w:szCs w:val="32"/>
        </w:rPr>
      </w:pPr>
      <w:hyperlink r:id="rId35" w:anchor="actions">
        <w:r w:rsidR="00E345A4" w:rsidRPr="00204BAB">
          <w:rPr>
            <w:b/>
            <w:sz w:val="32"/>
            <w:szCs w:val="32"/>
          </w:rPr>
          <w:t>Cov K</w:t>
        </w:r>
        <w:r w:rsidR="000E40D2" w:rsidRPr="00204BAB">
          <w:rPr>
            <w:b/>
            <w:sz w:val="32"/>
            <w:szCs w:val="32"/>
          </w:rPr>
          <w:t>ev Ua</w:t>
        </w:r>
      </w:hyperlink>
    </w:p>
    <w:p w14:paraId="0FB487D8" w14:textId="77777777" w:rsidR="00E43EF1" w:rsidRDefault="00E43EF1">
      <w:pPr>
        <w:pStyle w:val="BodyText"/>
        <w:rPr>
          <w:b/>
        </w:rPr>
      </w:pPr>
    </w:p>
    <w:tbl>
      <w:tblPr>
        <w:tblW w:w="0" w:type="auto"/>
        <w:tblInd w:w="25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1269"/>
        <w:gridCol w:w="2440"/>
        <w:gridCol w:w="7626"/>
        <w:gridCol w:w="2156"/>
        <w:gridCol w:w="1619"/>
      </w:tblGrid>
      <w:tr w:rsidR="00E43EF1" w14:paraId="25D2BD58" w14:textId="77777777">
        <w:trPr>
          <w:trHeight w:val="333"/>
        </w:trPr>
        <w:tc>
          <w:tcPr>
            <w:tcW w:w="1269" w:type="dxa"/>
            <w:shd w:val="clear" w:color="auto" w:fill="DBE5F1"/>
          </w:tcPr>
          <w:p w14:paraId="1BCC12E8" w14:textId="6E0A65E6" w:rsidR="00E43EF1" w:rsidRPr="00166873" w:rsidRDefault="006B3363">
            <w:pPr>
              <w:pStyle w:val="TableParagraph"/>
              <w:spacing w:before="58" w:line="256" w:lineRule="exact"/>
              <w:ind w:left="58"/>
              <w:rPr>
                <w:sz w:val="20"/>
                <w:szCs w:val="20"/>
              </w:rPr>
            </w:pPr>
            <w:r w:rsidRPr="00166873">
              <w:rPr>
                <w:sz w:val="20"/>
                <w:szCs w:val="20"/>
              </w:rPr>
              <w:t>Kev ua</w:t>
            </w:r>
            <w:r w:rsidR="000E40D2" w:rsidRPr="00166873">
              <w:rPr>
                <w:sz w:val="20"/>
                <w:szCs w:val="20"/>
              </w:rPr>
              <w:t xml:space="preserve"> #</w:t>
            </w:r>
          </w:p>
        </w:tc>
        <w:tc>
          <w:tcPr>
            <w:tcW w:w="2440" w:type="dxa"/>
            <w:shd w:val="clear" w:color="auto" w:fill="DBE5F1"/>
          </w:tcPr>
          <w:p w14:paraId="7EFE12E9" w14:textId="0249EF48" w:rsidR="00E43EF1" w:rsidRPr="00166873" w:rsidRDefault="00216CB4">
            <w:pPr>
              <w:pStyle w:val="TableParagraph"/>
              <w:spacing w:before="58" w:line="256" w:lineRule="exact"/>
              <w:ind w:left="58"/>
              <w:rPr>
                <w:sz w:val="20"/>
                <w:szCs w:val="20"/>
              </w:rPr>
            </w:pPr>
            <w:r w:rsidRPr="00166873">
              <w:rPr>
                <w:sz w:val="20"/>
                <w:szCs w:val="20"/>
              </w:rPr>
              <w:t>Ntsiab lus</w:t>
            </w:r>
          </w:p>
        </w:tc>
        <w:tc>
          <w:tcPr>
            <w:tcW w:w="7626" w:type="dxa"/>
            <w:shd w:val="clear" w:color="auto" w:fill="DBE5F1"/>
          </w:tcPr>
          <w:p w14:paraId="74288388" w14:textId="77777777" w:rsidR="00E43EF1" w:rsidRPr="00166873" w:rsidRDefault="000E40D2">
            <w:pPr>
              <w:pStyle w:val="TableParagraph"/>
              <w:spacing w:before="58" w:line="256" w:lineRule="exact"/>
              <w:ind w:left="57"/>
              <w:rPr>
                <w:sz w:val="20"/>
                <w:szCs w:val="20"/>
              </w:rPr>
            </w:pPr>
            <w:r w:rsidRPr="00166873">
              <w:rPr>
                <w:sz w:val="20"/>
                <w:szCs w:val="20"/>
              </w:rPr>
              <w:t>Kev piav qhia</w:t>
            </w:r>
          </w:p>
        </w:tc>
        <w:tc>
          <w:tcPr>
            <w:tcW w:w="2156" w:type="dxa"/>
            <w:shd w:val="clear" w:color="auto" w:fill="DBE5F1"/>
          </w:tcPr>
          <w:p w14:paraId="514AE13B" w14:textId="77777777" w:rsidR="00E43EF1" w:rsidRPr="00166873" w:rsidRDefault="000E40D2">
            <w:pPr>
              <w:pStyle w:val="TableParagraph"/>
              <w:spacing w:before="58" w:line="256" w:lineRule="exact"/>
              <w:ind w:left="142" w:right="132"/>
              <w:jc w:val="center"/>
              <w:rPr>
                <w:sz w:val="20"/>
                <w:szCs w:val="20"/>
              </w:rPr>
            </w:pPr>
            <w:r w:rsidRPr="00166873">
              <w:rPr>
                <w:sz w:val="20"/>
                <w:szCs w:val="20"/>
              </w:rPr>
              <w:t>Tag Nrho Cov Nyiaj</w:t>
            </w:r>
          </w:p>
        </w:tc>
        <w:tc>
          <w:tcPr>
            <w:tcW w:w="1619" w:type="dxa"/>
            <w:shd w:val="clear" w:color="auto" w:fill="DBE5F1"/>
          </w:tcPr>
          <w:p w14:paraId="40AF72C5" w14:textId="77777777" w:rsidR="00E43EF1" w:rsidRPr="00166873" w:rsidRDefault="000E40D2">
            <w:pPr>
              <w:pStyle w:val="TableParagraph"/>
              <w:spacing w:before="58" w:line="256" w:lineRule="exact"/>
              <w:ind w:left="33" w:right="24"/>
              <w:jc w:val="center"/>
              <w:rPr>
                <w:sz w:val="20"/>
                <w:szCs w:val="20"/>
              </w:rPr>
            </w:pPr>
            <w:r w:rsidRPr="00166873">
              <w:rPr>
                <w:sz w:val="20"/>
                <w:szCs w:val="20"/>
              </w:rPr>
              <w:t>Kev Koom Tes</w:t>
            </w:r>
          </w:p>
        </w:tc>
      </w:tr>
      <w:tr w:rsidR="00E43EF1" w14:paraId="1DDCD3EB" w14:textId="77777777">
        <w:trPr>
          <w:trHeight w:val="2265"/>
        </w:trPr>
        <w:tc>
          <w:tcPr>
            <w:tcW w:w="1269" w:type="dxa"/>
          </w:tcPr>
          <w:p w14:paraId="20B6A147" w14:textId="77777777" w:rsidR="00E43EF1" w:rsidRPr="001C5007" w:rsidRDefault="000E40D2">
            <w:pPr>
              <w:pStyle w:val="TableParagraph"/>
              <w:spacing w:before="58"/>
              <w:ind w:left="9"/>
              <w:jc w:val="center"/>
              <w:rPr>
                <w:b/>
              </w:rPr>
            </w:pPr>
            <w:r w:rsidRPr="001C5007">
              <w:rPr>
                <w:b/>
              </w:rPr>
              <w:t>1</w:t>
            </w:r>
          </w:p>
        </w:tc>
        <w:tc>
          <w:tcPr>
            <w:tcW w:w="2440" w:type="dxa"/>
          </w:tcPr>
          <w:p w14:paraId="1955DF23" w14:textId="3944783D" w:rsidR="00E43EF1" w:rsidRPr="001C5007" w:rsidRDefault="000E40D2">
            <w:pPr>
              <w:pStyle w:val="TableParagraph"/>
              <w:spacing w:before="58"/>
              <w:ind w:left="58"/>
            </w:pPr>
            <w:r w:rsidRPr="001C5007">
              <w:t>Neeg Mua</w:t>
            </w:r>
            <w:r w:rsidR="00EE6AE5" w:rsidRPr="001C5007">
              <w:t>b Kev Pab</w:t>
            </w:r>
          </w:p>
        </w:tc>
        <w:tc>
          <w:tcPr>
            <w:tcW w:w="7626" w:type="dxa"/>
          </w:tcPr>
          <w:p w14:paraId="0E5DF9FD" w14:textId="77777777" w:rsidR="00E43EF1" w:rsidRPr="001C5007" w:rsidRDefault="000E40D2">
            <w:pPr>
              <w:pStyle w:val="TableParagraph"/>
              <w:spacing w:before="58"/>
              <w:ind w:left="57"/>
            </w:pPr>
            <w:r w:rsidRPr="001C5007">
              <w:t>3.1</w:t>
            </w:r>
          </w:p>
          <w:p w14:paraId="464C2232" w14:textId="54FEF095" w:rsidR="00E43EF1" w:rsidRPr="001C5007" w:rsidRDefault="000E40D2">
            <w:pPr>
              <w:pStyle w:val="TableParagraph"/>
              <w:ind w:left="57" w:right="41"/>
            </w:pPr>
            <w:r w:rsidRPr="001C5007">
              <w:t>Cov</w:t>
            </w:r>
            <w:ins w:id="1729" w:author="Khamsaolee Xainhiaxang" w:date="2021-07-04T16:35:00Z">
              <w:r w:rsidR="007342A8">
                <w:t xml:space="preserve"> Neeg</w:t>
              </w:r>
            </w:ins>
            <w:r w:rsidRPr="001C5007">
              <w:t xml:space="preserve"> Pab</w:t>
            </w:r>
            <w:r w:rsidR="00EE6AE5" w:rsidRPr="001C5007">
              <w:t xml:space="preserve"> </w:t>
            </w:r>
            <w:del w:id="1730" w:author="Khamsaolee Xainhiaxang" w:date="2021-07-11T09:39:00Z">
              <w:r w:rsidRPr="001C5007" w:rsidDel="00F8367E">
                <w:delText xml:space="preserve">cuam </w:delText>
              </w:r>
            </w:del>
            <w:r w:rsidRPr="001C5007">
              <w:t>Cov Hauj</w:t>
            </w:r>
            <w:r w:rsidR="00246BB6" w:rsidRPr="001C5007">
              <w:t xml:space="preserve"> </w:t>
            </w:r>
            <w:r w:rsidRPr="001C5007">
              <w:t>lwm kom ntseeg tau tias tsev kawm ntawv tau muaj kev saib xyuas tsim nyog txhawm rau saib xyuas kev nyab xeeb ntawm ib puag ncig tsev kawm ntawv.</w:t>
            </w:r>
          </w:p>
          <w:p w14:paraId="71C8B659" w14:textId="77777777" w:rsidR="00E43EF1" w:rsidRPr="001C5007" w:rsidRDefault="00E43EF1">
            <w:pPr>
              <w:pStyle w:val="TableParagraph"/>
              <w:rPr>
                <w:b/>
              </w:rPr>
            </w:pPr>
          </w:p>
          <w:p w14:paraId="3C085A89" w14:textId="77777777" w:rsidR="00E43EF1" w:rsidRPr="001C5007" w:rsidRDefault="000E40D2">
            <w:pPr>
              <w:pStyle w:val="TableParagraph"/>
              <w:ind w:left="57"/>
            </w:pPr>
            <w:r w:rsidRPr="001C5007">
              <w:t>Txhua S</w:t>
            </w:r>
            <w:del w:id="1731" w:author="Khamsaolee Xainhiaxang" w:date="2021-07-04T16:35:00Z">
              <w:r w:rsidRPr="001C5007" w:rsidDel="007342A8">
                <w:delText xml:space="preserve"> </w:delText>
              </w:r>
            </w:del>
            <w:r w:rsidRPr="001C5007">
              <w:t>/</w:t>
            </w:r>
            <w:del w:id="1732" w:author="Khamsaolee Xainhiaxang" w:date="2021-07-04T16:35:00Z">
              <w:r w:rsidRPr="001C5007" w:rsidDel="007342A8">
                <w:delText xml:space="preserve"> </w:delText>
              </w:r>
            </w:del>
            <w:r w:rsidRPr="001C5007">
              <w:t>C</w:t>
            </w:r>
          </w:p>
        </w:tc>
        <w:tc>
          <w:tcPr>
            <w:tcW w:w="2156" w:type="dxa"/>
          </w:tcPr>
          <w:p w14:paraId="27860A52" w14:textId="77777777" w:rsidR="00E43EF1" w:rsidRPr="001C5007" w:rsidRDefault="000E40D2">
            <w:pPr>
              <w:pStyle w:val="TableParagraph"/>
              <w:spacing w:before="58"/>
              <w:ind w:left="141" w:right="132"/>
              <w:jc w:val="center"/>
            </w:pPr>
            <w:r w:rsidRPr="001C5007">
              <w:t>$ 616,964.00</w:t>
            </w:r>
          </w:p>
        </w:tc>
        <w:tc>
          <w:tcPr>
            <w:tcW w:w="1619" w:type="dxa"/>
          </w:tcPr>
          <w:p w14:paraId="5C46A961" w14:textId="0DB0439D" w:rsidR="00E43EF1" w:rsidRPr="001C5007" w:rsidRDefault="000E40D2">
            <w:pPr>
              <w:pStyle w:val="TableParagraph"/>
              <w:spacing w:before="58"/>
              <w:ind w:left="33" w:right="52"/>
              <w:jc w:val="center"/>
            </w:pPr>
            <w:r w:rsidRPr="001C5007">
              <w:t xml:space="preserve">Yog </w:t>
            </w:r>
          </w:p>
        </w:tc>
      </w:tr>
      <w:tr w:rsidR="00E43EF1" w14:paraId="3EE87955" w14:textId="77777777">
        <w:trPr>
          <w:trHeight w:val="1713"/>
        </w:trPr>
        <w:tc>
          <w:tcPr>
            <w:tcW w:w="1269" w:type="dxa"/>
          </w:tcPr>
          <w:p w14:paraId="3BBAA481" w14:textId="77777777" w:rsidR="00E43EF1" w:rsidRPr="001C5007" w:rsidRDefault="000E40D2">
            <w:pPr>
              <w:pStyle w:val="TableParagraph"/>
              <w:spacing w:before="58"/>
              <w:ind w:left="9"/>
              <w:jc w:val="center"/>
              <w:rPr>
                <w:b/>
              </w:rPr>
            </w:pPr>
            <w:r w:rsidRPr="001C5007">
              <w:rPr>
                <w:b/>
              </w:rPr>
              <w:t>2</w:t>
            </w:r>
          </w:p>
        </w:tc>
        <w:tc>
          <w:tcPr>
            <w:tcW w:w="2440" w:type="dxa"/>
          </w:tcPr>
          <w:p w14:paraId="0245C34E" w14:textId="77777777" w:rsidR="00E43EF1" w:rsidRPr="001C5007" w:rsidRDefault="000E40D2">
            <w:pPr>
              <w:pStyle w:val="TableParagraph"/>
              <w:spacing w:before="58"/>
              <w:ind w:left="58"/>
            </w:pPr>
            <w:r w:rsidRPr="001C5007">
              <w:t>Kev Thauj Mus Los</w:t>
            </w:r>
          </w:p>
        </w:tc>
        <w:tc>
          <w:tcPr>
            <w:tcW w:w="7626" w:type="dxa"/>
          </w:tcPr>
          <w:p w14:paraId="49624407" w14:textId="77777777" w:rsidR="00E43EF1" w:rsidRPr="001C5007" w:rsidRDefault="000E40D2">
            <w:pPr>
              <w:pStyle w:val="TableParagraph"/>
              <w:spacing w:before="58"/>
              <w:ind w:left="57"/>
            </w:pPr>
            <w:r w:rsidRPr="001C5007">
              <w:t>3.2</w:t>
            </w:r>
          </w:p>
          <w:p w14:paraId="59D89F54" w14:textId="42DC8360" w:rsidR="00E43EF1" w:rsidRPr="001C5007" w:rsidRDefault="000E40D2" w:rsidP="007342A8">
            <w:pPr>
              <w:pStyle w:val="TableParagraph"/>
              <w:spacing w:line="270" w:lineRule="atLeast"/>
              <w:ind w:left="57" w:right="428"/>
            </w:pPr>
            <w:r w:rsidRPr="001C5007">
              <w:t xml:space="preserve">Kev thauj mus los yog muab rau cov </w:t>
            </w:r>
            <w:r w:rsidR="00246BB6" w:rsidRPr="001C5007">
              <w:t>tus ntxhais</w:t>
            </w:r>
            <w:r w:rsidRPr="001C5007">
              <w:t xml:space="preserve"> kawm </w:t>
            </w:r>
            <w:r w:rsidR="00246BB6" w:rsidRPr="001C5007">
              <w:t>ntau yam</w:t>
            </w:r>
            <w:r w:rsidRPr="001C5007">
              <w:t xml:space="preserve"> (suav nrog </w:t>
            </w:r>
            <w:del w:id="1733" w:author="Khamsaolee Xainhiaxang" w:date="2021-07-04T16:36:00Z">
              <w:r w:rsidRPr="001C5007" w:rsidDel="007342A8">
                <w:delText>peb</w:delText>
              </w:r>
            </w:del>
            <w:r w:rsidRPr="001C5007">
              <w:t xml:space="preserve"> 89% </w:t>
            </w:r>
            <w:ins w:id="1734" w:author="Khamsaolee Xainhiaxang" w:date="2021-07-04T16:36:00Z">
              <w:r w:rsidR="007342A8">
                <w:t xml:space="preserve">ntawm </w:t>
              </w:r>
            </w:ins>
            <w:r w:rsidRPr="001C5007">
              <w:t xml:space="preserve">cov tub ntxhais kawm uas tsis </w:t>
            </w:r>
            <w:del w:id="1735" w:author="Khamsaolee Xainhiaxang" w:date="2021-07-04T16:37:00Z">
              <w:r w:rsidRPr="001C5007" w:rsidDel="007342A8">
                <w:delText>m</w:delText>
              </w:r>
            </w:del>
            <w:ins w:id="1736" w:author="Khamsaolee Xainhiaxang" w:date="2021-07-04T16:37:00Z">
              <w:r w:rsidR="007342A8">
                <w:t>tshua t</w:t>
              </w:r>
            </w:ins>
            <w:r w:rsidRPr="001C5007">
              <w:t xml:space="preserve">uaj </w:t>
            </w:r>
            <w:del w:id="1737" w:author="Khamsaolee Xainhiaxang" w:date="2021-07-04T16:37:00Z">
              <w:r w:rsidRPr="001C5007" w:rsidDel="007342A8">
                <w:delText xml:space="preserve">neeg </w:delText>
              </w:r>
            </w:del>
            <w:r w:rsidRPr="001C5007">
              <w:t>kawm), sab nrau</w:t>
            </w:r>
            <w:r w:rsidR="00246BB6" w:rsidRPr="001C5007">
              <w:t>v</w:t>
            </w:r>
            <w:r w:rsidRPr="001C5007">
              <w:t xml:space="preserve"> cheeb tsam </w:t>
            </w:r>
            <w:ins w:id="1738" w:author="Khamsaolee Xainhiaxang" w:date="2021-07-04T16:37:00Z">
              <w:r w:rsidR="007342A8">
                <w:t xml:space="preserve">chaw </w:t>
              </w:r>
            </w:ins>
            <w:r w:rsidRPr="001C5007">
              <w:t xml:space="preserve">taug kev. Txuas ntxiv, muaj kev thauj mus los rau cov tub ntxhais kawm ntawv tshwj xeeb uas tau txheeb xyuas hauv lawv Cov </w:t>
            </w:r>
            <w:del w:id="1739" w:author="Khamsaolee Xainhiaxang" w:date="2021-07-04T16:38:00Z">
              <w:r w:rsidRPr="001C5007" w:rsidDel="007342A8">
                <w:delText xml:space="preserve">Tswv Yim </w:delText>
              </w:r>
            </w:del>
            <w:r w:rsidRPr="001C5007">
              <w:t>Kev Npaj Kawm. (Hauv paus)</w:t>
            </w:r>
          </w:p>
        </w:tc>
        <w:tc>
          <w:tcPr>
            <w:tcW w:w="2156" w:type="dxa"/>
          </w:tcPr>
          <w:p w14:paraId="666541BD" w14:textId="77777777" w:rsidR="00E43EF1" w:rsidRPr="001C5007" w:rsidRDefault="000E40D2">
            <w:pPr>
              <w:pStyle w:val="TableParagraph"/>
              <w:spacing w:before="58"/>
              <w:ind w:left="141" w:right="132"/>
              <w:jc w:val="center"/>
            </w:pPr>
            <w:r w:rsidRPr="001C5007">
              <w:t>$ 9,692,233.00</w:t>
            </w:r>
          </w:p>
        </w:tc>
        <w:tc>
          <w:tcPr>
            <w:tcW w:w="1619" w:type="dxa"/>
          </w:tcPr>
          <w:p w14:paraId="5597E2E6" w14:textId="23D435AB" w:rsidR="00E43EF1" w:rsidRPr="001C5007" w:rsidRDefault="000E40D2">
            <w:pPr>
              <w:pStyle w:val="TableParagraph"/>
              <w:spacing w:before="58"/>
              <w:ind w:left="33" w:right="52"/>
              <w:jc w:val="center"/>
            </w:pPr>
            <w:r w:rsidRPr="001C5007">
              <w:t xml:space="preserve">Yog </w:t>
            </w:r>
          </w:p>
        </w:tc>
      </w:tr>
    </w:tbl>
    <w:p w14:paraId="77837B4E" w14:textId="77777777" w:rsidR="00E43EF1" w:rsidRDefault="00E43EF1">
      <w:pPr>
        <w:jc w:val="center"/>
        <w:sectPr w:rsidR="00E43EF1">
          <w:pgSz w:w="15840" w:h="12240" w:orient="landscape"/>
          <w:pgMar w:top="640" w:right="120" w:bottom="480" w:left="120" w:header="0" w:footer="284" w:gutter="0"/>
          <w:cols w:space="720"/>
        </w:sectPr>
      </w:pPr>
    </w:p>
    <w:tbl>
      <w:tblPr>
        <w:tblW w:w="0" w:type="auto"/>
        <w:tblInd w:w="25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1269"/>
        <w:gridCol w:w="2440"/>
        <w:gridCol w:w="7626"/>
        <w:gridCol w:w="2156"/>
        <w:gridCol w:w="1619"/>
      </w:tblGrid>
      <w:tr w:rsidR="004F7D6F" w14:paraId="2BA9A2C2" w14:textId="77777777">
        <w:trPr>
          <w:trHeight w:val="333"/>
        </w:trPr>
        <w:tc>
          <w:tcPr>
            <w:tcW w:w="1269" w:type="dxa"/>
            <w:shd w:val="clear" w:color="auto" w:fill="DBE5F1"/>
          </w:tcPr>
          <w:p w14:paraId="0A1E5FD7" w14:textId="49BF1C86" w:rsidR="004F7D6F" w:rsidRDefault="004F7D6F" w:rsidP="004F7D6F">
            <w:pPr>
              <w:pStyle w:val="TableParagraph"/>
              <w:spacing w:before="54" w:line="260" w:lineRule="exact"/>
              <w:ind w:left="58"/>
              <w:rPr>
                <w:sz w:val="24"/>
              </w:rPr>
            </w:pPr>
            <w:r w:rsidRPr="00166873">
              <w:rPr>
                <w:sz w:val="20"/>
                <w:szCs w:val="20"/>
              </w:rPr>
              <w:lastRenderedPageBreak/>
              <w:t>Kev ua #</w:t>
            </w:r>
          </w:p>
        </w:tc>
        <w:tc>
          <w:tcPr>
            <w:tcW w:w="2440" w:type="dxa"/>
            <w:shd w:val="clear" w:color="auto" w:fill="DBE5F1"/>
          </w:tcPr>
          <w:p w14:paraId="4A4F825D" w14:textId="3CB3EB86" w:rsidR="004F7D6F" w:rsidRDefault="004F7D6F" w:rsidP="004F7D6F">
            <w:pPr>
              <w:pStyle w:val="TableParagraph"/>
              <w:spacing w:before="54" w:line="260" w:lineRule="exact"/>
              <w:ind w:left="58"/>
              <w:rPr>
                <w:sz w:val="24"/>
              </w:rPr>
            </w:pPr>
            <w:r w:rsidRPr="00166873">
              <w:rPr>
                <w:sz w:val="20"/>
                <w:szCs w:val="20"/>
              </w:rPr>
              <w:t>Ntsiab lus</w:t>
            </w:r>
          </w:p>
        </w:tc>
        <w:tc>
          <w:tcPr>
            <w:tcW w:w="7626" w:type="dxa"/>
            <w:shd w:val="clear" w:color="auto" w:fill="DBE5F1"/>
          </w:tcPr>
          <w:p w14:paraId="6748F9A8" w14:textId="29FA5256" w:rsidR="004F7D6F" w:rsidRDefault="004F7D6F" w:rsidP="004F7D6F">
            <w:pPr>
              <w:pStyle w:val="TableParagraph"/>
              <w:spacing w:before="54" w:line="260" w:lineRule="exact"/>
              <w:ind w:left="57"/>
              <w:rPr>
                <w:sz w:val="24"/>
              </w:rPr>
            </w:pPr>
            <w:r w:rsidRPr="00166873">
              <w:rPr>
                <w:sz w:val="20"/>
                <w:szCs w:val="20"/>
              </w:rPr>
              <w:t>Kev piav qhia</w:t>
            </w:r>
          </w:p>
        </w:tc>
        <w:tc>
          <w:tcPr>
            <w:tcW w:w="2156" w:type="dxa"/>
            <w:shd w:val="clear" w:color="auto" w:fill="DBE5F1"/>
          </w:tcPr>
          <w:p w14:paraId="759E93FF" w14:textId="37CB3F75" w:rsidR="004F7D6F" w:rsidRDefault="004F7D6F" w:rsidP="004F7D6F">
            <w:pPr>
              <w:pStyle w:val="TableParagraph"/>
              <w:spacing w:before="54" w:line="260" w:lineRule="exact"/>
              <w:ind w:left="142" w:right="132"/>
              <w:jc w:val="center"/>
              <w:rPr>
                <w:sz w:val="24"/>
              </w:rPr>
            </w:pPr>
            <w:r w:rsidRPr="00166873">
              <w:rPr>
                <w:sz w:val="20"/>
                <w:szCs w:val="20"/>
              </w:rPr>
              <w:t>Tag Nrho Cov Nyiaj</w:t>
            </w:r>
          </w:p>
        </w:tc>
        <w:tc>
          <w:tcPr>
            <w:tcW w:w="1619" w:type="dxa"/>
            <w:shd w:val="clear" w:color="auto" w:fill="DBE5F1"/>
          </w:tcPr>
          <w:p w14:paraId="5FA0820A" w14:textId="529F4279" w:rsidR="004F7D6F" w:rsidRDefault="004F7D6F" w:rsidP="004F7D6F">
            <w:pPr>
              <w:pStyle w:val="TableParagraph"/>
              <w:spacing w:before="54" w:line="260" w:lineRule="exact"/>
              <w:ind w:left="33" w:right="24"/>
              <w:jc w:val="center"/>
              <w:rPr>
                <w:sz w:val="24"/>
              </w:rPr>
            </w:pPr>
            <w:r w:rsidRPr="00166873">
              <w:rPr>
                <w:sz w:val="20"/>
                <w:szCs w:val="20"/>
              </w:rPr>
              <w:t>Kev Koom Tes</w:t>
            </w:r>
          </w:p>
        </w:tc>
      </w:tr>
      <w:tr w:rsidR="00E43EF1" w14:paraId="315969B9" w14:textId="77777777">
        <w:trPr>
          <w:trHeight w:val="2265"/>
        </w:trPr>
        <w:tc>
          <w:tcPr>
            <w:tcW w:w="1269" w:type="dxa"/>
          </w:tcPr>
          <w:p w14:paraId="25D5C040" w14:textId="77777777" w:rsidR="00E43EF1" w:rsidRPr="00C6474F" w:rsidRDefault="00E43EF1">
            <w:pPr>
              <w:pStyle w:val="TableParagraph"/>
              <w:rPr>
                <w:rFonts w:ascii="Times New Roman"/>
              </w:rPr>
            </w:pPr>
          </w:p>
        </w:tc>
        <w:tc>
          <w:tcPr>
            <w:tcW w:w="2440" w:type="dxa"/>
          </w:tcPr>
          <w:p w14:paraId="143D0D93" w14:textId="77777777" w:rsidR="00E43EF1" w:rsidRPr="00C6474F" w:rsidRDefault="00E43EF1">
            <w:pPr>
              <w:pStyle w:val="TableParagraph"/>
              <w:rPr>
                <w:rFonts w:ascii="Times New Roman"/>
              </w:rPr>
            </w:pPr>
          </w:p>
        </w:tc>
        <w:tc>
          <w:tcPr>
            <w:tcW w:w="7626" w:type="dxa"/>
          </w:tcPr>
          <w:p w14:paraId="053E8E55" w14:textId="77777777" w:rsidR="00E43EF1" w:rsidRPr="00C6474F" w:rsidRDefault="00E43EF1">
            <w:pPr>
              <w:pStyle w:val="TableParagraph"/>
              <w:spacing w:before="8"/>
              <w:rPr>
                <w:b/>
              </w:rPr>
            </w:pPr>
          </w:p>
          <w:p w14:paraId="4BE702C2" w14:textId="77777777" w:rsidR="00E43EF1" w:rsidRPr="00C6474F" w:rsidRDefault="000E40D2">
            <w:pPr>
              <w:pStyle w:val="TableParagraph"/>
              <w:spacing w:line="480" w:lineRule="auto"/>
              <w:ind w:left="57" w:right="135"/>
            </w:pPr>
            <w:r w:rsidRPr="00C6474F">
              <w:t>Yuav cov tsheb npav los txhim kho txoj kev thauj mus los rau cov tub ntxhais kawm. (S / C) LCFF Base = $ 8,692,233 thiab S</w:t>
            </w:r>
            <w:del w:id="1740" w:author="Khamsaolee Xainhiaxang" w:date="2021-07-04T16:40:00Z">
              <w:r w:rsidRPr="00C6474F" w:rsidDel="007342A8">
                <w:delText xml:space="preserve"> </w:delText>
              </w:r>
            </w:del>
            <w:r w:rsidRPr="00C6474F">
              <w:t>/</w:t>
            </w:r>
            <w:del w:id="1741" w:author="Khamsaolee Xainhiaxang" w:date="2021-07-04T16:40:00Z">
              <w:r w:rsidRPr="00C6474F" w:rsidDel="007342A8">
                <w:delText xml:space="preserve"> </w:delText>
              </w:r>
            </w:del>
            <w:r w:rsidRPr="00C6474F">
              <w:t>C = $ 1,000,000</w:t>
            </w:r>
          </w:p>
        </w:tc>
        <w:tc>
          <w:tcPr>
            <w:tcW w:w="2156" w:type="dxa"/>
          </w:tcPr>
          <w:p w14:paraId="7861A8EF" w14:textId="77777777" w:rsidR="00E43EF1" w:rsidRPr="00C6474F" w:rsidRDefault="00E43EF1">
            <w:pPr>
              <w:pStyle w:val="TableParagraph"/>
              <w:rPr>
                <w:rFonts w:ascii="Times New Roman"/>
              </w:rPr>
            </w:pPr>
          </w:p>
        </w:tc>
        <w:tc>
          <w:tcPr>
            <w:tcW w:w="1619" w:type="dxa"/>
          </w:tcPr>
          <w:p w14:paraId="559ADE92" w14:textId="77777777" w:rsidR="00E43EF1" w:rsidRPr="00C6474F" w:rsidRDefault="00E43EF1">
            <w:pPr>
              <w:pStyle w:val="TableParagraph"/>
              <w:rPr>
                <w:rFonts w:ascii="Times New Roman"/>
              </w:rPr>
            </w:pPr>
          </w:p>
        </w:tc>
      </w:tr>
      <w:tr w:rsidR="00E43EF1" w14:paraId="4B093A61" w14:textId="77777777">
        <w:trPr>
          <w:trHeight w:val="3662"/>
        </w:trPr>
        <w:tc>
          <w:tcPr>
            <w:tcW w:w="1269" w:type="dxa"/>
          </w:tcPr>
          <w:p w14:paraId="4E399A26" w14:textId="77777777" w:rsidR="00E43EF1" w:rsidRPr="00C6474F" w:rsidRDefault="000E40D2">
            <w:pPr>
              <w:pStyle w:val="TableParagraph"/>
              <w:spacing w:before="54"/>
              <w:ind w:left="9"/>
              <w:jc w:val="center"/>
              <w:rPr>
                <w:b/>
              </w:rPr>
            </w:pPr>
            <w:r w:rsidRPr="00C6474F">
              <w:rPr>
                <w:b/>
              </w:rPr>
              <w:t>3</w:t>
            </w:r>
          </w:p>
        </w:tc>
        <w:tc>
          <w:tcPr>
            <w:tcW w:w="2440" w:type="dxa"/>
          </w:tcPr>
          <w:p w14:paraId="12DB89A3" w14:textId="519B8300" w:rsidR="00E43EF1" w:rsidRPr="00C6474F" w:rsidRDefault="000E40D2">
            <w:pPr>
              <w:pStyle w:val="TableParagraph"/>
              <w:spacing w:before="54"/>
              <w:ind w:left="58" w:right="991"/>
            </w:pPr>
            <w:r w:rsidRPr="00C6474F">
              <w:t xml:space="preserve">Cov Kws Pab Tswv Yim </w:t>
            </w:r>
            <w:r w:rsidR="00C771DC" w:rsidRPr="00C6474F">
              <w:t xml:space="preserve">Ntxiv </w:t>
            </w:r>
            <w:r w:rsidRPr="00C6474F">
              <w:t>Hauv Tsev Kawm Q</w:t>
            </w:r>
            <w:r w:rsidR="00C771DC" w:rsidRPr="00C6474F">
              <w:t>i</w:t>
            </w:r>
            <w:r w:rsidRPr="00C6474F">
              <w:t>b Qis</w:t>
            </w:r>
          </w:p>
        </w:tc>
        <w:tc>
          <w:tcPr>
            <w:tcW w:w="7626" w:type="dxa"/>
          </w:tcPr>
          <w:p w14:paraId="0B3BDFED" w14:textId="77777777" w:rsidR="00E43EF1" w:rsidRPr="00C6474F" w:rsidRDefault="000E40D2">
            <w:pPr>
              <w:pStyle w:val="TableParagraph"/>
              <w:spacing w:before="54"/>
              <w:ind w:left="57"/>
            </w:pPr>
            <w:r w:rsidRPr="00C6474F">
              <w:t>3.3</w:t>
            </w:r>
          </w:p>
          <w:p w14:paraId="0570D6F9" w14:textId="508E1E1F" w:rsidR="005F69E9" w:rsidRPr="00C6474F" w:rsidRDefault="000E40D2" w:rsidP="005F69E9">
            <w:pPr>
              <w:pStyle w:val="TableParagraph"/>
              <w:ind w:left="57" w:right="40"/>
            </w:pPr>
            <w:r w:rsidRPr="00C6474F">
              <w:t xml:space="preserve">Txhawb kev pab sab laj </w:t>
            </w:r>
            <w:del w:id="1742" w:author="Khamsaolee Xainhiaxang" w:date="2021-07-04T16:41:00Z">
              <w:r w:rsidRPr="00C6474F" w:rsidDel="003055FE">
                <w:delText xml:space="preserve">siab dua </w:delText>
              </w:r>
            </w:del>
            <w:r w:rsidR="00B12D95" w:rsidRPr="00C6474F">
              <w:t xml:space="preserve">rau </w:t>
            </w:r>
            <w:ins w:id="1743" w:author="Khamsaolee Xainhiaxang" w:date="2021-07-04T16:41:00Z">
              <w:r w:rsidR="003055FE">
                <w:t xml:space="preserve">saum </w:t>
              </w:r>
            </w:ins>
            <w:r w:rsidRPr="00C6474F">
              <w:t xml:space="preserve">cov </w:t>
            </w:r>
            <w:del w:id="1744" w:author="Khamsaolee Xainhiaxang" w:date="2021-07-04T16:42:00Z">
              <w:r w:rsidRPr="00C6474F" w:rsidDel="003055FE">
                <w:delText xml:space="preserve">hauv paus rau cov </w:delText>
              </w:r>
            </w:del>
            <w:r w:rsidRPr="00C6474F">
              <w:t>tsev kawm ntawv qib qis uas xav tau kev pab ntau tshaj plaws txhawm rau kev pab txhawb kev xav tau ntawm cov tub ntxhais kawm</w:t>
            </w:r>
            <w:del w:id="1745" w:author="Khamsaolee Xainhiaxang" w:date="2021-07-04T16:42:00Z">
              <w:r w:rsidRPr="00C6474F" w:rsidDel="003055FE">
                <w:delText xml:space="preserve"> kev xav tau</w:delText>
              </w:r>
            </w:del>
            <w:r w:rsidRPr="00C6474F">
              <w:t>. Thiab tseem yuav muab .50 tus pab tswv yim sib npaug (FTE) rau txhua lub tsev kawm ntawv K - 8 thiab .50 tus neeg pab tswv yim FTE rau K - 6 lub tsev kawm nrog 700+ tus tub ntxhais kawm.</w:t>
            </w:r>
          </w:p>
          <w:p w14:paraId="1BA4BDF4" w14:textId="77777777" w:rsidR="0071253F" w:rsidRPr="00C6474F" w:rsidRDefault="0071253F" w:rsidP="005F69E9">
            <w:pPr>
              <w:pStyle w:val="TableParagraph"/>
              <w:ind w:left="57" w:right="40"/>
            </w:pPr>
          </w:p>
          <w:p w14:paraId="677BCAD9" w14:textId="5D2C76FF" w:rsidR="005F69E9" w:rsidRPr="00C6474F" w:rsidRDefault="006E7926" w:rsidP="005F69E9">
            <w:pPr>
              <w:pStyle w:val="TableParagraph"/>
              <w:numPr>
                <w:ilvl w:val="0"/>
                <w:numId w:val="50"/>
              </w:numPr>
              <w:ind w:right="40"/>
            </w:pPr>
            <w:r w:rsidRPr="00C6474F">
              <w:t xml:space="preserve">11. </w:t>
            </w:r>
            <w:r w:rsidR="00B12D95" w:rsidRPr="00C6474F">
              <w:t xml:space="preserve">FTE </w:t>
            </w:r>
            <w:r w:rsidR="000E40D2" w:rsidRPr="00C6474F">
              <w:t>ntxiv</w:t>
            </w:r>
            <w:r w:rsidR="00B12D95" w:rsidRPr="00C6474F">
              <w:t xml:space="preserve"> </w:t>
            </w:r>
            <w:r w:rsidR="000E40D2" w:rsidRPr="00C6474F">
              <w:t xml:space="preserve">Cov Kws Pab Tswv Yim rau </w:t>
            </w:r>
            <w:r w:rsidR="00B12D95" w:rsidRPr="00C6474F">
              <w:t>Qib Qis</w:t>
            </w:r>
          </w:p>
          <w:p w14:paraId="12A6E41D" w14:textId="77777777" w:rsidR="005F69E9" w:rsidRPr="00C6474F" w:rsidRDefault="005F69E9" w:rsidP="005F69E9">
            <w:pPr>
              <w:pStyle w:val="TableParagraph"/>
              <w:ind w:right="40"/>
            </w:pPr>
          </w:p>
          <w:p w14:paraId="78B9E071" w14:textId="1321CC4A" w:rsidR="00E43EF1" w:rsidRPr="00C6474F" w:rsidRDefault="00B12D95" w:rsidP="005F69E9">
            <w:pPr>
              <w:pStyle w:val="TableParagraph"/>
              <w:ind w:right="40"/>
            </w:pPr>
            <w:r w:rsidRPr="00C6474F">
              <w:t xml:space="preserve"> </w:t>
            </w:r>
            <w:r w:rsidR="000E40D2" w:rsidRPr="00C6474F">
              <w:t>Txhua S / C</w:t>
            </w:r>
          </w:p>
        </w:tc>
        <w:tc>
          <w:tcPr>
            <w:tcW w:w="2156" w:type="dxa"/>
          </w:tcPr>
          <w:p w14:paraId="0DE443CB" w14:textId="77777777" w:rsidR="00E43EF1" w:rsidRPr="00C6474F" w:rsidRDefault="000E40D2">
            <w:pPr>
              <w:pStyle w:val="TableParagraph"/>
              <w:spacing w:before="54"/>
              <w:ind w:left="141" w:right="132"/>
              <w:jc w:val="center"/>
            </w:pPr>
            <w:r w:rsidRPr="00C6474F">
              <w:t>$ 1,270,222.00</w:t>
            </w:r>
          </w:p>
        </w:tc>
        <w:tc>
          <w:tcPr>
            <w:tcW w:w="1619" w:type="dxa"/>
          </w:tcPr>
          <w:p w14:paraId="0909763A" w14:textId="27BFEA99" w:rsidR="00E43EF1" w:rsidRPr="00C6474F" w:rsidRDefault="000E40D2">
            <w:pPr>
              <w:pStyle w:val="TableParagraph"/>
              <w:spacing w:before="54"/>
              <w:ind w:left="33" w:right="52"/>
              <w:jc w:val="center"/>
            </w:pPr>
            <w:r w:rsidRPr="00C6474F">
              <w:t xml:space="preserve">Yog </w:t>
            </w:r>
          </w:p>
        </w:tc>
      </w:tr>
      <w:tr w:rsidR="00E43EF1" w14:paraId="4861C2D7" w14:textId="77777777">
        <w:trPr>
          <w:trHeight w:val="4507"/>
        </w:trPr>
        <w:tc>
          <w:tcPr>
            <w:tcW w:w="1269" w:type="dxa"/>
          </w:tcPr>
          <w:p w14:paraId="3C1174A1" w14:textId="77777777" w:rsidR="00E43EF1" w:rsidRPr="00C6474F" w:rsidRDefault="000E40D2">
            <w:pPr>
              <w:pStyle w:val="TableParagraph"/>
              <w:spacing w:before="54"/>
              <w:ind w:left="9"/>
              <w:jc w:val="center"/>
              <w:rPr>
                <w:b/>
              </w:rPr>
            </w:pPr>
            <w:r w:rsidRPr="00C6474F">
              <w:rPr>
                <w:b/>
              </w:rPr>
              <w:t>4</w:t>
            </w:r>
          </w:p>
        </w:tc>
        <w:tc>
          <w:tcPr>
            <w:tcW w:w="2440" w:type="dxa"/>
          </w:tcPr>
          <w:p w14:paraId="04B412B8" w14:textId="4A9ACC7A" w:rsidR="00E43EF1" w:rsidRPr="00C6474F" w:rsidRDefault="000E40D2">
            <w:pPr>
              <w:pStyle w:val="TableParagraph"/>
              <w:spacing w:before="54"/>
              <w:ind w:left="58" w:right="1058"/>
            </w:pPr>
            <w:r w:rsidRPr="00C6474F">
              <w:t xml:space="preserve">Cov Kws Pab Tswv Yim Ntxiv </w:t>
            </w:r>
            <w:r w:rsidR="00C771DC" w:rsidRPr="00C6474F">
              <w:t>Hauv Tsev Kawm Qib Nrab</w:t>
            </w:r>
          </w:p>
        </w:tc>
        <w:tc>
          <w:tcPr>
            <w:tcW w:w="7626" w:type="dxa"/>
          </w:tcPr>
          <w:p w14:paraId="0B3EC23D" w14:textId="77777777" w:rsidR="00E43EF1" w:rsidRPr="00C6474F" w:rsidRDefault="000E40D2">
            <w:pPr>
              <w:pStyle w:val="TableParagraph"/>
              <w:spacing w:before="54"/>
              <w:ind w:left="57"/>
            </w:pPr>
            <w:r w:rsidRPr="00C6474F">
              <w:t>3.4</w:t>
            </w:r>
          </w:p>
          <w:p w14:paraId="4371FB35" w14:textId="10EA4700" w:rsidR="00611179" w:rsidRPr="00C6474F" w:rsidRDefault="000E40D2" w:rsidP="00611179">
            <w:pPr>
              <w:pStyle w:val="TableParagraph"/>
              <w:ind w:left="57" w:right="121"/>
            </w:pPr>
            <w:r w:rsidRPr="00C6474F">
              <w:t>Cov kev pab</w:t>
            </w:r>
            <w:r w:rsidR="002804FF" w:rsidRPr="00C6474F">
              <w:t xml:space="preserve"> </w:t>
            </w:r>
            <w:del w:id="1746" w:author="Khamsaolee Xainhiaxang" w:date="2021-07-11T09:39:00Z">
              <w:r w:rsidRPr="00C6474F" w:rsidDel="00F8367E">
                <w:delText xml:space="preserve">cuam </w:delText>
              </w:r>
            </w:del>
            <w:r w:rsidRPr="00C6474F">
              <w:t xml:space="preserve">ntxiv yuav </w:t>
            </w:r>
            <w:del w:id="1747" w:author="Khamsaolee Xainhiaxang" w:date="2021-07-04T16:46:00Z">
              <w:r w:rsidRPr="00C6474F" w:rsidDel="003055FE">
                <w:delText xml:space="preserve">txuas ntxiv </w:delText>
              </w:r>
            </w:del>
            <w:r w:rsidRPr="00C6474F">
              <w:t xml:space="preserve">txo qis </w:t>
            </w:r>
            <w:r w:rsidR="002804FF" w:rsidRPr="00C6474F">
              <w:t xml:space="preserve">ua </w:t>
            </w:r>
            <w:r w:rsidRPr="00C6474F">
              <w:t xml:space="preserve">kev qhuab ntuas rau tub ntxhais kawm kev sib tw ntawm cov tsev kawm </w:t>
            </w:r>
            <w:del w:id="1748" w:author="Khamsaolee Xainhiaxang" w:date="2021-07-04T16:46:00Z">
              <w:r w:rsidR="002804FF" w:rsidRPr="00C6474F" w:rsidDel="003055FE">
                <w:delText>QIb</w:delText>
              </w:r>
              <w:r w:rsidRPr="00C6474F" w:rsidDel="003055FE">
                <w:delText xml:space="preserve"> siab mus </w:delText>
              </w:r>
            </w:del>
            <w:r w:rsidRPr="00C6474F">
              <w:t>rau 350: 1 thiab tsawg kawg ntawm 1 tus kws pab tswvyim los</w:t>
            </w:r>
            <w:r w:rsidR="002804FF" w:rsidRPr="00C6474F">
              <w:t xml:space="preserve"> </w:t>
            </w:r>
            <w:r w:rsidRPr="00C6474F">
              <w:t>sis 500:</w:t>
            </w:r>
            <w:del w:id="1749" w:author="Khamsaolee Xainhiaxang" w:date="2021-07-04T16:47:00Z">
              <w:r w:rsidRPr="00C6474F" w:rsidDel="003055FE">
                <w:delText xml:space="preserve"> </w:delText>
              </w:r>
            </w:del>
            <w:r w:rsidRPr="00C6474F">
              <w:t>1</w:t>
            </w:r>
            <w:del w:id="1750" w:author="Khamsaolee Xainhiaxang" w:date="2021-07-04T16:47:00Z">
              <w:r w:rsidRPr="00C6474F" w:rsidDel="003055FE">
                <w:delText xml:space="preserve"> hla</w:delText>
              </w:r>
            </w:del>
            <w:ins w:id="1751" w:author="Khamsaolee Xainhiaxang" w:date="2021-07-04T16:47:00Z">
              <w:r w:rsidR="003055FE">
                <w:t>los sis</w:t>
              </w:r>
            </w:ins>
            <w:r w:rsidRPr="00C6474F">
              <w:t xml:space="preserve"> FTE</w:t>
            </w:r>
            <w:r w:rsidR="002804FF" w:rsidRPr="00C6474F">
              <w:t xml:space="preserve">1 </w:t>
            </w:r>
            <w:r w:rsidRPr="00C6474F">
              <w:t>ntawm txhua lub tsev kawm theem nrab.</w:t>
            </w:r>
          </w:p>
          <w:p w14:paraId="66064DFA" w14:textId="77777777" w:rsidR="00611179" w:rsidRPr="00C6474F" w:rsidRDefault="00611179" w:rsidP="00611179">
            <w:pPr>
              <w:pStyle w:val="TableParagraph"/>
              <w:ind w:left="57" w:right="121"/>
            </w:pPr>
          </w:p>
          <w:p w14:paraId="7A392914" w14:textId="77777777" w:rsidR="00611179" w:rsidRPr="00C6474F" w:rsidRDefault="000E40D2" w:rsidP="00611179">
            <w:pPr>
              <w:pStyle w:val="TableParagraph"/>
              <w:numPr>
                <w:ilvl w:val="0"/>
                <w:numId w:val="50"/>
              </w:numPr>
              <w:ind w:right="121"/>
            </w:pPr>
            <w:r w:rsidRPr="00C6474F">
              <w:t>12.60 FTE Ntxiv Cov Kws Pab</w:t>
            </w:r>
            <w:r w:rsidR="0017626D" w:rsidRPr="00C6474F">
              <w:t xml:space="preserve"> </w:t>
            </w:r>
            <w:r w:rsidRPr="00C6474F">
              <w:t xml:space="preserve">Tswv Yim </w:t>
            </w:r>
            <w:r w:rsidR="00611179" w:rsidRPr="00C6474F">
              <w:t>rau Qib Qis</w:t>
            </w:r>
          </w:p>
          <w:p w14:paraId="100E6B6E" w14:textId="77777777" w:rsidR="00611179" w:rsidRPr="00C6474F" w:rsidRDefault="00611179" w:rsidP="00611179">
            <w:pPr>
              <w:pStyle w:val="TableParagraph"/>
              <w:ind w:right="121"/>
            </w:pPr>
          </w:p>
          <w:p w14:paraId="40B27716" w14:textId="50FFAF26" w:rsidR="00E43EF1" w:rsidRPr="00C6474F" w:rsidRDefault="000E40D2" w:rsidP="00611179">
            <w:pPr>
              <w:pStyle w:val="TableParagraph"/>
              <w:ind w:right="121"/>
            </w:pPr>
            <w:r w:rsidRPr="00C6474F">
              <w:t xml:space="preserve"> Txhua Txhua S</w:t>
            </w:r>
            <w:del w:id="1752" w:author="Khamsaolee Xainhiaxang" w:date="2021-07-04T16:48:00Z">
              <w:r w:rsidRPr="00C6474F" w:rsidDel="003055FE">
                <w:delText xml:space="preserve"> </w:delText>
              </w:r>
            </w:del>
            <w:r w:rsidRPr="00C6474F">
              <w:t>/</w:t>
            </w:r>
            <w:del w:id="1753" w:author="Khamsaolee Xainhiaxang" w:date="2021-07-04T16:48:00Z">
              <w:r w:rsidRPr="00C6474F" w:rsidDel="003055FE">
                <w:delText xml:space="preserve"> </w:delText>
              </w:r>
            </w:del>
            <w:r w:rsidRPr="00C6474F">
              <w:t>C</w:t>
            </w:r>
          </w:p>
          <w:p w14:paraId="7BEF23CF" w14:textId="77777777" w:rsidR="002A0D98" w:rsidRPr="00C6474F" w:rsidRDefault="002A0D98" w:rsidP="00611179">
            <w:pPr>
              <w:pStyle w:val="TableParagraph"/>
              <w:ind w:right="121"/>
            </w:pPr>
          </w:p>
          <w:p w14:paraId="198F4D47" w14:textId="015DD3D1" w:rsidR="00E43EF1" w:rsidRPr="00C6474F" w:rsidRDefault="003055FE">
            <w:pPr>
              <w:pStyle w:val="TableParagraph"/>
              <w:ind w:left="57" w:right="138"/>
            </w:pPr>
            <w:ins w:id="1754" w:author="Khamsaolee Xainhiaxang" w:date="2021-07-04T16:49:00Z">
              <w:r>
                <w:t>Cov hauv paus kev pab tswv yim yog</w:t>
              </w:r>
            </w:ins>
            <w:ins w:id="1755" w:author="Khamsaolee Xainhiaxang" w:date="2021-07-04T16:50:00Z">
              <w:r>
                <w:t xml:space="preserve">: </w:t>
              </w:r>
            </w:ins>
            <w:del w:id="1756" w:author="Khamsaolee Xainhiaxang" w:date="2021-07-04T16:50:00Z">
              <w:r w:rsidR="000E40D2" w:rsidRPr="00C6474F" w:rsidDel="003055FE">
                <w:delText xml:space="preserve">Qib kev sib tham ntawm cov tsev kawm ntawv qib siab yog: </w:delText>
              </w:r>
            </w:del>
            <w:r w:rsidR="000E40D2" w:rsidRPr="00C6474F">
              <w:t>Tsev Kawm Ntawv Qib Siab-700:</w:t>
            </w:r>
            <w:del w:id="1757" w:author="Khamsaolee Xainhiaxang" w:date="2021-07-04T16:50:00Z">
              <w:r w:rsidR="000E40D2" w:rsidRPr="00C6474F" w:rsidDel="00DB7CDC">
                <w:delText xml:space="preserve"> </w:delText>
              </w:r>
            </w:del>
            <w:r w:rsidR="000E40D2" w:rsidRPr="00C6474F">
              <w:t xml:space="preserve">1 thiab Tsev Kawm Ntawv </w:t>
            </w:r>
            <w:r w:rsidR="00B34BE2" w:rsidRPr="00C6474F">
              <w:t xml:space="preserve">QIb </w:t>
            </w:r>
            <w:r w:rsidR="000E40D2" w:rsidRPr="00C6474F">
              <w:t>Nrab-750:</w:t>
            </w:r>
            <w:del w:id="1758" w:author="Khamsaolee Xainhiaxang" w:date="2021-07-04T16:50:00Z">
              <w:r w:rsidR="000E40D2" w:rsidRPr="00C6474F" w:rsidDel="00DB7CDC">
                <w:delText xml:space="preserve"> </w:delText>
              </w:r>
            </w:del>
            <w:r w:rsidR="000E40D2" w:rsidRPr="00C6474F">
              <w:t>1 kom tau raws li kev kawm</w:t>
            </w:r>
            <w:r w:rsidR="00B34BE2" w:rsidRPr="00C6474F">
              <w:t xml:space="preserve"> Ntaub Ntawv</w:t>
            </w:r>
            <w:r w:rsidR="000E40D2" w:rsidRPr="00C6474F">
              <w:t xml:space="preserve"> thiab kev xav tau ntawm cov </w:t>
            </w:r>
            <w:del w:id="1759" w:author="Khamsaolee Xainhiaxang" w:date="2021-07-04T18:34:00Z">
              <w:r w:rsidR="000E40D2" w:rsidRPr="00C6474F" w:rsidDel="00B6760E">
                <w:delText>me</w:delText>
              </w:r>
              <w:r w:rsidR="00B34BE2" w:rsidRPr="00C6474F" w:rsidDel="00B6760E">
                <w:delText xml:space="preserve"> </w:delText>
              </w:r>
            </w:del>
            <w:del w:id="1760" w:author="Khamsaolee Xainhiaxang" w:date="2021-07-04T16:50:00Z">
              <w:r w:rsidR="000E40D2" w:rsidRPr="00C6474F" w:rsidDel="00DB7CDC">
                <w:delText xml:space="preserve">nyuam </w:delText>
              </w:r>
            </w:del>
            <w:ins w:id="1761" w:author="Khamsaolee Xainhiaxang" w:date="2021-07-04T16:50:00Z">
              <w:r w:rsidR="00DB7CDC">
                <w:t>tub ntxhais</w:t>
              </w:r>
              <w:r w:rsidR="00DB7CDC" w:rsidRPr="00C6474F">
                <w:t xml:space="preserve"> </w:t>
              </w:r>
            </w:ins>
            <w:r w:rsidR="000E40D2" w:rsidRPr="00C6474F">
              <w:t>kawm</w:t>
            </w:r>
            <w:del w:id="1762" w:author="Khamsaolee Xainhiaxang" w:date="2021-07-04T16:50:00Z">
              <w:r w:rsidR="000E40D2" w:rsidRPr="00C6474F" w:rsidDel="00DB7CDC">
                <w:delText xml:space="preserve"> ntawv</w:delText>
              </w:r>
            </w:del>
            <w:r w:rsidR="000E40D2" w:rsidRPr="00C6474F">
              <w:t xml:space="preserve">. </w:t>
            </w:r>
            <w:ins w:id="1763" w:author="Khamsaolee Xainhiaxang" w:date="2021-07-04T16:51:00Z">
              <w:r w:rsidR="00DB7CDC">
                <w:t>L</w:t>
              </w:r>
            </w:ins>
            <w:ins w:id="1764" w:author="Khamsaolee Xainhiaxang" w:date="2021-07-04T16:52:00Z">
              <w:r w:rsidR="00DB7CDC">
                <w:t xml:space="preserve">wm </w:t>
              </w:r>
            </w:ins>
            <w:del w:id="1765" w:author="Khamsaolee Xainhiaxang" w:date="2021-07-04T16:52:00Z">
              <w:r w:rsidR="000E40D2" w:rsidRPr="00C6474F" w:rsidDel="00DB7CDC">
                <w:delText>C</w:delText>
              </w:r>
            </w:del>
            <w:ins w:id="1766" w:author="Khamsaolee Xainhiaxang" w:date="2021-07-04T16:52:00Z">
              <w:r w:rsidR="00DB7CDC">
                <w:t>c</w:t>
              </w:r>
            </w:ins>
            <w:r w:rsidR="000E40D2" w:rsidRPr="00C6474F">
              <w:t xml:space="preserve">ov chaw </w:t>
            </w:r>
            <w:del w:id="1767" w:author="Khamsaolee Xainhiaxang" w:date="2021-07-04T16:51:00Z">
              <w:r w:rsidR="000E40D2" w:rsidRPr="00C6474F" w:rsidDel="00DB7CDC">
                <w:delText xml:space="preserve">xaiv </w:delText>
              </w:r>
            </w:del>
            <w:r w:rsidR="000E40D2" w:rsidRPr="00C6474F">
              <w:t xml:space="preserve">qhia ntawv kuj tau txais kev pab sab laj. </w:t>
            </w:r>
            <w:del w:id="1768" w:author="Khamsaolee Xainhiaxang" w:date="2021-07-04T16:52:00Z">
              <w:r w:rsidR="000E40D2" w:rsidRPr="00C6474F" w:rsidDel="00DB7CDC">
                <w:delText xml:space="preserve">Tus </w:delText>
              </w:r>
              <w:r w:rsidR="00B34BE2" w:rsidRPr="00C6474F" w:rsidDel="00DB7CDC">
                <w:delText>lej</w:delText>
              </w:r>
              <w:r w:rsidR="000E40D2" w:rsidRPr="00C6474F" w:rsidDel="00DB7CDC">
                <w:delText xml:space="preserve"> ntawm</w:delText>
              </w:r>
            </w:del>
            <w:ins w:id="1769" w:author="Khamsaolee Xainhiaxang" w:date="2021-07-04T16:52:00Z">
              <w:r w:rsidR="00DB7CDC">
                <w:t>Cov nyiaj yuav los siv rau</w:t>
              </w:r>
            </w:ins>
            <w:r w:rsidR="000E40D2" w:rsidRPr="00C6474F">
              <w:t xml:space="preserve"> cov kev pab </w:t>
            </w:r>
            <w:del w:id="1770" w:author="Khamsaolee Xainhiaxang" w:date="2021-07-11T09:39:00Z">
              <w:r w:rsidR="000E40D2" w:rsidRPr="00C6474F" w:rsidDel="00F8367E">
                <w:delText xml:space="preserve">cuam </w:delText>
              </w:r>
            </w:del>
            <w:r w:rsidR="000E40D2" w:rsidRPr="00C6474F">
              <w:t>kev sab laj tswv yim yog ib feem ntawm 1.20.</w:t>
            </w:r>
          </w:p>
        </w:tc>
        <w:tc>
          <w:tcPr>
            <w:tcW w:w="2156" w:type="dxa"/>
          </w:tcPr>
          <w:p w14:paraId="29945ECE" w14:textId="77777777" w:rsidR="00E43EF1" w:rsidRPr="00C6474F" w:rsidRDefault="000E40D2">
            <w:pPr>
              <w:pStyle w:val="TableParagraph"/>
              <w:spacing w:before="54"/>
              <w:ind w:left="141" w:right="132"/>
              <w:jc w:val="center"/>
            </w:pPr>
            <w:r w:rsidRPr="00C6474F">
              <w:t>$ 1,623,101.00</w:t>
            </w:r>
          </w:p>
        </w:tc>
        <w:tc>
          <w:tcPr>
            <w:tcW w:w="1619" w:type="dxa"/>
          </w:tcPr>
          <w:p w14:paraId="3C05DFA6" w14:textId="7FA47812" w:rsidR="00E43EF1" w:rsidRPr="00C6474F" w:rsidRDefault="000E40D2">
            <w:pPr>
              <w:pStyle w:val="TableParagraph"/>
              <w:spacing w:before="54"/>
              <w:ind w:left="33" w:right="52"/>
              <w:jc w:val="center"/>
            </w:pPr>
            <w:r w:rsidRPr="00C6474F">
              <w:t xml:space="preserve">Yog </w:t>
            </w:r>
          </w:p>
        </w:tc>
      </w:tr>
    </w:tbl>
    <w:p w14:paraId="697C7C48" w14:textId="77777777" w:rsidR="00E43EF1" w:rsidRDefault="00E43EF1">
      <w:pPr>
        <w:jc w:val="center"/>
        <w:sectPr w:rsidR="00E43EF1">
          <w:pgSz w:w="15840" w:h="12240" w:orient="landscape"/>
          <w:pgMar w:top="640" w:right="120" w:bottom="480" w:left="120" w:header="0" w:footer="284" w:gutter="0"/>
          <w:cols w:space="720"/>
        </w:sectPr>
      </w:pPr>
    </w:p>
    <w:tbl>
      <w:tblPr>
        <w:tblW w:w="0" w:type="auto"/>
        <w:tblInd w:w="25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1269"/>
        <w:gridCol w:w="2440"/>
        <w:gridCol w:w="7626"/>
        <w:gridCol w:w="2156"/>
        <w:gridCol w:w="1619"/>
      </w:tblGrid>
      <w:tr w:rsidR="00A03F8F" w14:paraId="3B7A7299" w14:textId="77777777">
        <w:trPr>
          <w:trHeight w:val="333"/>
        </w:trPr>
        <w:tc>
          <w:tcPr>
            <w:tcW w:w="1269" w:type="dxa"/>
            <w:shd w:val="clear" w:color="auto" w:fill="DBE5F1"/>
          </w:tcPr>
          <w:p w14:paraId="67B8CF9D" w14:textId="60FBC58F" w:rsidR="00A03F8F" w:rsidRDefault="00A03F8F" w:rsidP="00A03F8F">
            <w:pPr>
              <w:pStyle w:val="TableParagraph"/>
              <w:spacing w:before="54" w:line="260" w:lineRule="exact"/>
              <w:ind w:left="58"/>
              <w:rPr>
                <w:sz w:val="24"/>
              </w:rPr>
            </w:pPr>
            <w:r w:rsidRPr="00166873">
              <w:rPr>
                <w:sz w:val="20"/>
                <w:szCs w:val="20"/>
              </w:rPr>
              <w:lastRenderedPageBreak/>
              <w:t>Kev ua #</w:t>
            </w:r>
          </w:p>
        </w:tc>
        <w:tc>
          <w:tcPr>
            <w:tcW w:w="2440" w:type="dxa"/>
            <w:shd w:val="clear" w:color="auto" w:fill="DBE5F1"/>
          </w:tcPr>
          <w:p w14:paraId="3801A4BC" w14:textId="0EE2C813" w:rsidR="00A03F8F" w:rsidRDefault="00A03F8F" w:rsidP="00A03F8F">
            <w:pPr>
              <w:pStyle w:val="TableParagraph"/>
              <w:spacing w:before="54" w:line="260" w:lineRule="exact"/>
              <w:ind w:left="58"/>
              <w:rPr>
                <w:sz w:val="24"/>
              </w:rPr>
            </w:pPr>
            <w:r w:rsidRPr="00166873">
              <w:rPr>
                <w:sz w:val="20"/>
                <w:szCs w:val="20"/>
              </w:rPr>
              <w:t>Ntsiab lus</w:t>
            </w:r>
          </w:p>
        </w:tc>
        <w:tc>
          <w:tcPr>
            <w:tcW w:w="7626" w:type="dxa"/>
            <w:shd w:val="clear" w:color="auto" w:fill="DBE5F1"/>
          </w:tcPr>
          <w:p w14:paraId="32198CF3" w14:textId="1554327F" w:rsidR="00A03F8F" w:rsidRDefault="00A03F8F" w:rsidP="00A03F8F">
            <w:pPr>
              <w:pStyle w:val="TableParagraph"/>
              <w:spacing w:before="54" w:line="260" w:lineRule="exact"/>
              <w:ind w:left="57"/>
              <w:rPr>
                <w:sz w:val="24"/>
              </w:rPr>
            </w:pPr>
            <w:r w:rsidRPr="00166873">
              <w:rPr>
                <w:sz w:val="20"/>
                <w:szCs w:val="20"/>
              </w:rPr>
              <w:t>Kev piav qhia</w:t>
            </w:r>
          </w:p>
        </w:tc>
        <w:tc>
          <w:tcPr>
            <w:tcW w:w="2156" w:type="dxa"/>
            <w:shd w:val="clear" w:color="auto" w:fill="DBE5F1"/>
          </w:tcPr>
          <w:p w14:paraId="19411927" w14:textId="65551CF5" w:rsidR="00A03F8F" w:rsidRDefault="00A03F8F" w:rsidP="00A03F8F">
            <w:pPr>
              <w:pStyle w:val="TableParagraph"/>
              <w:spacing w:before="54" w:line="260" w:lineRule="exact"/>
              <w:ind w:left="142" w:right="132"/>
              <w:jc w:val="center"/>
              <w:rPr>
                <w:sz w:val="24"/>
              </w:rPr>
            </w:pPr>
            <w:r w:rsidRPr="00166873">
              <w:rPr>
                <w:sz w:val="20"/>
                <w:szCs w:val="20"/>
              </w:rPr>
              <w:t>Tag Nrho Cov Nyiaj</w:t>
            </w:r>
          </w:p>
        </w:tc>
        <w:tc>
          <w:tcPr>
            <w:tcW w:w="1619" w:type="dxa"/>
            <w:shd w:val="clear" w:color="auto" w:fill="DBE5F1"/>
          </w:tcPr>
          <w:p w14:paraId="716E9C98" w14:textId="25C4C5D3" w:rsidR="00A03F8F" w:rsidRDefault="00A03F8F" w:rsidP="00A03F8F">
            <w:pPr>
              <w:pStyle w:val="TableParagraph"/>
              <w:spacing w:before="54" w:line="260" w:lineRule="exact"/>
              <w:ind w:left="33" w:right="24"/>
              <w:jc w:val="center"/>
              <w:rPr>
                <w:sz w:val="24"/>
              </w:rPr>
            </w:pPr>
            <w:r w:rsidRPr="00166873">
              <w:rPr>
                <w:sz w:val="20"/>
                <w:szCs w:val="20"/>
              </w:rPr>
              <w:t>Kev Koom Tes</w:t>
            </w:r>
          </w:p>
        </w:tc>
      </w:tr>
      <w:tr w:rsidR="00E43EF1" w14:paraId="240E35FC" w14:textId="77777777">
        <w:trPr>
          <w:trHeight w:val="333"/>
        </w:trPr>
        <w:tc>
          <w:tcPr>
            <w:tcW w:w="1269" w:type="dxa"/>
          </w:tcPr>
          <w:p w14:paraId="638B2954" w14:textId="77777777" w:rsidR="00E43EF1" w:rsidRDefault="00E43EF1">
            <w:pPr>
              <w:pStyle w:val="TableParagraph"/>
              <w:rPr>
                <w:rFonts w:ascii="Times New Roman"/>
              </w:rPr>
            </w:pPr>
          </w:p>
        </w:tc>
        <w:tc>
          <w:tcPr>
            <w:tcW w:w="2440" w:type="dxa"/>
          </w:tcPr>
          <w:p w14:paraId="6CBD5BDF" w14:textId="77777777" w:rsidR="00E43EF1" w:rsidRDefault="00E43EF1">
            <w:pPr>
              <w:pStyle w:val="TableParagraph"/>
              <w:rPr>
                <w:rFonts w:ascii="Times New Roman"/>
              </w:rPr>
            </w:pPr>
          </w:p>
        </w:tc>
        <w:tc>
          <w:tcPr>
            <w:tcW w:w="7626" w:type="dxa"/>
          </w:tcPr>
          <w:p w14:paraId="377A6A7B" w14:textId="77777777" w:rsidR="00E43EF1" w:rsidRDefault="00E43EF1">
            <w:pPr>
              <w:pStyle w:val="TableParagraph"/>
              <w:rPr>
                <w:rFonts w:ascii="Times New Roman"/>
              </w:rPr>
            </w:pPr>
          </w:p>
        </w:tc>
        <w:tc>
          <w:tcPr>
            <w:tcW w:w="2156" w:type="dxa"/>
          </w:tcPr>
          <w:p w14:paraId="6E53BCE2" w14:textId="77777777" w:rsidR="00E43EF1" w:rsidRDefault="00E43EF1">
            <w:pPr>
              <w:pStyle w:val="TableParagraph"/>
              <w:rPr>
                <w:rFonts w:ascii="Times New Roman"/>
              </w:rPr>
            </w:pPr>
          </w:p>
        </w:tc>
        <w:tc>
          <w:tcPr>
            <w:tcW w:w="1619" w:type="dxa"/>
          </w:tcPr>
          <w:p w14:paraId="1D821FE4" w14:textId="77777777" w:rsidR="00E43EF1" w:rsidRDefault="00E43EF1">
            <w:pPr>
              <w:pStyle w:val="TableParagraph"/>
              <w:rPr>
                <w:rFonts w:ascii="Times New Roman"/>
              </w:rPr>
            </w:pPr>
          </w:p>
        </w:tc>
      </w:tr>
      <w:tr w:rsidR="00E43EF1" w14:paraId="51568948" w14:textId="77777777">
        <w:trPr>
          <w:trHeight w:val="4473"/>
        </w:trPr>
        <w:tc>
          <w:tcPr>
            <w:tcW w:w="1269" w:type="dxa"/>
          </w:tcPr>
          <w:p w14:paraId="5039DB50" w14:textId="77777777" w:rsidR="00E43EF1" w:rsidRPr="00B80540" w:rsidRDefault="000E40D2">
            <w:pPr>
              <w:pStyle w:val="TableParagraph"/>
              <w:spacing w:before="54"/>
              <w:ind w:left="9"/>
              <w:jc w:val="center"/>
              <w:rPr>
                <w:b/>
              </w:rPr>
            </w:pPr>
            <w:r w:rsidRPr="00B80540">
              <w:rPr>
                <w:b/>
              </w:rPr>
              <w:t>5</w:t>
            </w:r>
          </w:p>
        </w:tc>
        <w:tc>
          <w:tcPr>
            <w:tcW w:w="2440" w:type="dxa"/>
          </w:tcPr>
          <w:p w14:paraId="569F72F0" w14:textId="054831D9" w:rsidR="00E43EF1" w:rsidRPr="00B80540" w:rsidRDefault="000E40D2" w:rsidP="00B62726">
            <w:pPr>
              <w:pStyle w:val="TableParagraph"/>
              <w:spacing w:before="54"/>
              <w:ind w:left="58" w:right="631"/>
            </w:pPr>
            <w:r w:rsidRPr="00B80540">
              <w:t>Lwm Thawj Xib</w:t>
            </w:r>
            <w:r w:rsidR="009873A7" w:rsidRPr="00B80540">
              <w:t xml:space="preserve"> </w:t>
            </w:r>
            <w:r w:rsidRPr="00B80540">
              <w:t xml:space="preserve">fwb </w:t>
            </w:r>
            <w:del w:id="1771" w:author="Khamsaolee Xainhiaxang" w:date="2021-07-04T18:51:00Z">
              <w:r w:rsidRPr="00B80540" w:rsidDel="00B62726">
                <w:delText>- Ntxiv</w:delText>
              </w:r>
            </w:del>
          </w:p>
        </w:tc>
        <w:tc>
          <w:tcPr>
            <w:tcW w:w="7626" w:type="dxa"/>
          </w:tcPr>
          <w:p w14:paraId="3E094A16" w14:textId="77777777" w:rsidR="00E43EF1" w:rsidRPr="00B80540" w:rsidRDefault="000E40D2">
            <w:pPr>
              <w:pStyle w:val="TableParagraph"/>
              <w:spacing w:before="54"/>
              <w:ind w:left="57"/>
            </w:pPr>
            <w:r w:rsidRPr="00B80540">
              <w:t>3.5</w:t>
            </w:r>
          </w:p>
          <w:p w14:paraId="1E2A3465" w14:textId="43249702" w:rsidR="00E43EF1" w:rsidRPr="00B80540" w:rsidRDefault="000E40D2" w:rsidP="009701B3">
            <w:pPr>
              <w:pStyle w:val="TableParagraph"/>
              <w:ind w:left="57"/>
            </w:pPr>
            <w:r w:rsidRPr="00B80540">
              <w:t>Txuas ntxiv Tus Lwm Thawj Xib Fwb hauv cov tsev kawm ntawv qib qis nrog</w:t>
            </w:r>
            <w:r w:rsidR="009701B3" w:rsidRPr="00B80540">
              <w:t xml:space="preserve"> </w:t>
            </w:r>
            <w:r w:rsidRPr="00B80540">
              <w:t xml:space="preserve">600--749 cov tub ntxhais kawm los txhawb txoj kev qhia ntaub ntawv thiab </w:t>
            </w:r>
            <w:del w:id="1772" w:author="Khamsaolee Xainhiaxang" w:date="2021-07-04T18:53:00Z">
              <w:r w:rsidRPr="00B80540" w:rsidDel="00B62726">
                <w:delText xml:space="preserve">tsev kawm </w:delText>
              </w:r>
            </w:del>
            <w:ins w:id="1773" w:author="Khamsaolee Xainhiaxang" w:date="2021-07-04T18:53:00Z">
              <w:r w:rsidR="00B62726" w:rsidRPr="00B80540">
                <w:t xml:space="preserve">kev xav tau </w:t>
              </w:r>
            </w:ins>
            <w:r w:rsidRPr="00B80540">
              <w:t>ntaw</w:t>
            </w:r>
            <w:ins w:id="1774" w:author="Khamsaolee Xainhiaxang" w:date="2021-07-04T18:53:00Z">
              <w:r w:rsidR="00B62726">
                <w:t>m</w:t>
              </w:r>
            </w:ins>
            <w:del w:id="1775" w:author="Khamsaolee Xainhiaxang" w:date="2021-07-04T18:53:00Z">
              <w:r w:rsidRPr="00B80540" w:rsidDel="00B62726">
                <w:delText>v</w:delText>
              </w:r>
            </w:del>
            <w:r w:rsidRPr="00B80540">
              <w:t xml:space="preserve"> </w:t>
            </w:r>
            <w:ins w:id="1776" w:author="Khamsaolee Xainhiaxang" w:date="2021-07-04T18:53:00Z">
              <w:r w:rsidR="00B62726" w:rsidRPr="00B80540">
                <w:t>tsev kawm</w:t>
              </w:r>
            </w:ins>
            <w:del w:id="1777" w:author="Khamsaolee Xainhiaxang" w:date="2021-07-04T18:53:00Z">
              <w:r w:rsidR="009701B3" w:rsidRPr="00B80540" w:rsidDel="00B62726">
                <w:delText xml:space="preserve">kev </w:delText>
              </w:r>
              <w:r w:rsidRPr="00B80540" w:rsidDel="00B62726">
                <w:delText>xav tau</w:delText>
              </w:r>
            </w:del>
            <w:r w:rsidRPr="00B80540">
              <w:t>.</w:t>
            </w:r>
          </w:p>
          <w:p w14:paraId="5428D37E" w14:textId="77777777" w:rsidR="00E43EF1" w:rsidRPr="00B80540" w:rsidRDefault="00E43EF1">
            <w:pPr>
              <w:pStyle w:val="TableParagraph"/>
              <w:spacing w:before="11"/>
              <w:rPr>
                <w:b/>
              </w:rPr>
            </w:pPr>
          </w:p>
          <w:p w14:paraId="3D466995" w14:textId="120CA6EE" w:rsidR="00E43EF1" w:rsidRPr="00B80540" w:rsidRDefault="000E40D2">
            <w:pPr>
              <w:pStyle w:val="TableParagraph"/>
              <w:ind w:left="57" w:right="455"/>
            </w:pPr>
            <w:r w:rsidRPr="00B80540">
              <w:t xml:space="preserve">Txuas ntxiv rau </w:t>
            </w:r>
            <w:del w:id="1778" w:author="Khamsaolee Xainhiaxang" w:date="2021-07-04T18:54:00Z">
              <w:r w:rsidRPr="00B80540" w:rsidDel="00B62726">
                <w:delText>tus lej</w:delText>
              </w:r>
              <w:r w:rsidR="009701B3" w:rsidRPr="00B80540" w:rsidDel="00B62726">
                <w:delText xml:space="preserve"> </w:delText>
              </w:r>
            </w:del>
            <w:r w:rsidR="009701B3" w:rsidRPr="00B80540">
              <w:t xml:space="preserve">Tsev Kawm Qib Nrab </w:t>
            </w:r>
            <w:r w:rsidRPr="00B80540">
              <w:t xml:space="preserve">Tus Lwm Thawj Xib Fwb, txhua lub tsev kawm </w:t>
            </w:r>
            <w:r w:rsidR="009701B3" w:rsidRPr="00B80540">
              <w:t>qib</w:t>
            </w:r>
            <w:r w:rsidRPr="00B80540">
              <w:t xml:space="preserve"> nrab yuav muaj tsawg kawg yog 1 Tus Thawj Xib Fwb.</w:t>
            </w:r>
          </w:p>
          <w:p w14:paraId="514D46AE" w14:textId="77777777" w:rsidR="00E43EF1" w:rsidRPr="00B80540" w:rsidRDefault="00E43EF1">
            <w:pPr>
              <w:pStyle w:val="TableParagraph"/>
              <w:rPr>
                <w:b/>
              </w:rPr>
            </w:pPr>
          </w:p>
          <w:p w14:paraId="1C9D5AFA" w14:textId="1A73EB55" w:rsidR="00E43EF1" w:rsidRPr="00B80540" w:rsidRDefault="00B62726">
            <w:pPr>
              <w:pStyle w:val="TableParagraph"/>
              <w:ind w:left="57" w:right="227"/>
            </w:pPr>
            <w:ins w:id="1779" w:author="Khamsaolee Xainhiaxang" w:date="2021-07-04T18:56:00Z">
              <w:r>
                <w:t>Kev xav tau keb pab ntawm cov tsev kawm yuav tsum tau txais kev pom zoo los ntawm tsoom hlob</w:t>
              </w:r>
            </w:ins>
            <w:ins w:id="1780" w:author="Khamsaolee Xainhiaxang" w:date="2021-07-04T18:57:00Z">
              <w:r>
                <w:t xml:space="preserve"> ntawm </w:t>
              </w:r>
            </w:ins>
            <w:del w:id="1781" w:author="Khamsaolee Xainhiaxang" w:date="2021-07-04T18:57:00Z">
              <w:r w:rsidR="000E40D2" w:rsidRPr="00B80540" w:rsidDel="00B62726">
                <w:delText>T</w:delText>
              </w:r>
              <w:r w:rsidR="009701B3" w:rsidRPr="00B80540" w:rsidDel="00B62726">
                <w:delText>us</w:delText>
              </w:r>
              <w:r w:rsidR="000E40D2" w:rsidRPr="00B80540" w:rsidDel="00B62726">
                <w:delText xml:space="preserve"> Tswj Hauj</w:delText>
              </w:r>
              <w:r w:rsidR="009701B3" w:rsidRPr="00B80540" w:rsidDel="00B62726">
                <w:delText xml:space="preserve"> </w:delText>
              </w:r>
              <w:r w:rsidR="000E40D2" w:rsidRPr="00B80540" w:rsidDel="00B62726">
                <w:delText>lwm Cov Ntaub Ntawv ib qho kev txhawb ntxiv rau cov tsev kawm ntawv siab xav tau</w:delText>
              </w:r>
              <w:r w:rsidR="009701B3" w:rsidRPr="00B80540" w:rsidDel="00B62726">
                <w:delText xml:space="preserve"> kev</w:delText>
              </w:r>
              <w:r w:rsidR="000E40D2" w:rsidRPr="00B80540" w:rsidDel="00B62726">
                <w:delText xml:space="preserve"> txiav txim siab </w:delText>
              </w:r>
            </w:del>
            <w:r w:rsidR="000E40D2" w:rsidRPr="00B80540">
              <w:t>txhua xyoo</w:t>
            </w:r>
          </w:p>
          <w:p w14:paraId="5BB7F386" w14:textId="77777777" w:rsidR="00E43EF1" w:rsidRPr="00B80540" w:rsidRDefault="00E43EF1">
            <w:pPr>
              <w:pStyle w:val="TableParagraph"/>
              <w:rPr>
                <w:b/>
              </w:rPr>
            </w:pPr>
          </w:p>
          <w:p w14:paraId="38B519AA" w14:textId="77777777" w:rsidR="00B62726" w:rsidRDefault="000E40D2">
            <w:pPr>
              <w:pStyle w:val="TableParagraph"/>
              <w:spacing w:line="480" w:lineRule="auto"/>
              <w:ind w:left="57" w:right="3743"/>
              <w:rPr>
                <w:ins w:id="1782" w:author="Khamsaolee Xainhiaxang" w:date="2021-07-04T18:58:00Z"/>
              </w:rPr>
            </w:pPr>
            <w:r w:rsidRPr="00B80540">
              <w:t xml:space="preserve">Tas Nrho Cov VPs = 18.7 FTE </w:t>
            </w:r>
          </w:p>
          <w:p w14:paraId="3B063931" w14:textId="35026A4F" w:rsidR="00E43EF1" w:rsidRPr="00B80540" w:rsidRDefault="000E40D2">
            <w:pPr>
              <w:pStyle w:val="TableParagraph"/>
              <w:spacing w:line="480" w:lineRule="auto"/>
              <w:ind w:left="57" w:right="3743"/>
            </w:pPr>
            <w:r w:rsidRPr="00B80540">
              <w:t>Txhua S</w:t>
            </w:r>
            <w:del w:id="1783" w:author="Khamsaolee Xainhiaxang" w:date="2021-07-04T18:58:00Z">
              <w:r w:rsidRPr="00B80540" w:rsidDel="00B62726">
                <w:delText xml:space="preserve"> </w:delText>
              </w:r>
            </w:del>
            <w:r w:rsidRPr="00B80540">
              <w:t>/</w:t>
            </w:r>
            <w:del w:id="1784" w:author="Khamsaolee Xainhiaxang" w:date="2021-07-04T18:58:00Z">
              <w:r w:rsidRPr="00B80540" w:rsidDel="00B62726">
                <w:delText xml:space="preserve"> </w:delText>
              </w:r>
            </w:del>
            <w:r w:rsidRPr="00B80540">
              <w:t>C</w:t>
            </w:r>
          </w:p>
        </w:tc>
        <w:tc>
          <w:tcPr>
            <w:tcW w:w="2156" w:type="dxa"/>
          </w:tcPr>
          <w:p w14:paraId="78CCDAA6" w14:textId="77777777" w:rsidR="00E43EF1" w:rsidRPr="00B80540" w:rsidRDefault="000E40D2">
            <w:pPr>
              <w:pStyle w:val="TableParagraph"/>
              <w:spacing w:before="54"/>
              <w:ind w:left="141" w:right="132"/>
              <w:jc w:val="center"/>
            </w:pPr>
            <w:r w:rsidRPr="00B80540">
              <w:t>$ 2,884,166.00</w:t>
            </w:r>
          </w:p>
        </w:tc>
        <w:tc>
          <w:tcPr>
            <w:tcW w:w="1619" w:type="dxa"/>
          </w:tcPr>
          <w:p w14:paraId="65ED07F1" w14:textId="58A927B0" w:rsidR="00E43EF1" w:rsidRPr="00B80540" w:rsidRDefault="000E40D2">
            <w:pPr>
              <w:pStyle w:val="TableParagraph"/>
              <w:spacing w:before="54"/>
              <w:ind w:left="33" w:right="52"/>
              <w:jc w:val="center"/>
            </w:pPr>
            <w:r w:rsidRPr="00B80540">
              <w:t xml:space="preserve">Yog </w:t>
            </w:r>
          </w:p>
        </w:tc>
      </w:tr>
      <w:tr w:rsidR="00E43EF1" w14:paraId="71D5081A" w14:textId="77777777">
        <w:trPr>
          <w:trHeight w:val="1029"/>
        </w:trPr>
        <w:tc>
          <w:tcPr>
            <w:tcW w:w="1269" w:type="dxa"/>
            <w:tcBorders>
              <w:bottom w:val="nil"/>
            </w:tcBorders>
          </w:tcPr>
          <w:p w14:paraId="7FDD7C19" w14:textId="77777777" w:rsidR="00E43EF1" w:rsidRPr="00B80540" w:rsidRDefault="000E40D2">
            <w:pPr>
              <w:pStyle w:val="TableParagraph"/>
              <w:spacing w:before="54"/>
              <w:ind w:left="9"/>
              <w:jc w:val="center"/>
              <w:rPr>
                <w:b/>
              </w:rPr>
            </w:pPr>
            <w:r w:rsidRPr="00B80540">
              <w:rPr>
                <w:b/>
              </w:rPr>
              <w:t>6</w:t>
            </w:r>
          </w:p>
        </w:tc>
        <w:tc>
          <w:tcPr>
            <w:tcW w:w="2440" w:type="dxa"/>
            <w:tcBorders>
              <w:bottom w:val="nil"/>
            </w:tcBorders>
          </w:tcPr>
          <w:p w14:paraId="6EEECF54" w14:textId="2ED2B869" w:rsidR="00E43EF1" w:rsidRPr="00B80540" w:rsidRDefault="00B62726" w:rsidP="00B62726">
            <w:pPr>
              <w:pStyle w:val="TableParagraph"/>
              <w:spacing w:before="54"/>
              <w:ind w:left="58" w:right="684"/>
            </w:pPr>
            <w:ins w:id="1785" w:author="Khamsaolee Xainhiaxang" w:date="2021-07-04T19:00:00Z">
              <w:r>
                <w:t xml:space="preserve">Duab thiab </w:t>
              </w:r>
            </w:ins>
            <w:r w:rsidR="002613D1" w:rsidRPr="00B80540">
              <w:t xml:space="preserve">Kev Ua Yeeb Yam </w:t>
            </w:r>
            <w:del w:id="1786" w:author="Khamsaolee Xainhiaxang" w:date="2021-07-04T18:58:00Z">
              <w:r w:rsidR="002613D1" w:rsidRPr="00B80540" w:rsidDel="00B62726">
                <w:delText xml:space="preserve">thiab </w:delText>
              </w:r>
            </w:del>
            <w:ins w:id="1787" w:author="Khamsaolee Xainhiaxang" w:date="2021-07-04T18:58:00Z">
              <w:r>
                <w:t>uas</w:t>
              </w:r>
              <w:r w:rsidRPr="00B80540">
                <w:t xml:space="preserve"> </w:t>
              </w:r>
            </w:ins>
            <w:del w:id="1788" w:author="Khamsaolee Xainhiaxang" w:date="2021-07-04T18:59:00Z">
              <w:r w:rsidR="002613D1" w:rsidRPr="00B80540" w:rsidDel="00B62726">
                <w:delText>Zoo li tiag (vi</w:delText>
              </w:r>
            </w:del>
            <w:del w:id="1789" w:author="Khamsaolee Xainhiaxang" w:date="2021-07-04T18:58:00Z">
              <w:r w:rsidR="002613D1" w:rsidRPr="00B80540" w:rsidDel="00B62726">
                <w:delText>r</w:delText>
              </w:r>
            </w:del>
            <w:del w:id="1790" w:author="Khamsaolee Xainhiaxang" w:date="2021-07-04T18:59:00Z">
              <w:r w:rsidR="002613D1" w:rsidRPr="00B80540" w:rsidDel="00B62726">
                <w:delText>sual)</w:delText>
              </w:r>
            </w:del>
          </w:p>
        </w:tc>
        <w:tc>
          <w:tcPr>
            <w:tcW w:w="7626" w:type="dxa"/>
            <w:tcBorders>
              <w:bottom w:val="nil"/>
            </w:tcBorders>
          </w:tcPr>
          <w:p w14:paraId="5A94BA48" w14:textId="77777777" w:rsidR="00E43EF1" w:rsidRPr="00B80540" w:rsidRDefault="000E40D2">
            <w:pPr>
              <w:pStyle w:val="TableParagraph"/>
              <w:spacing w:before="54"/>
              <w:ind w:left="57"/>
            </w:pPr>
            <w:r w:rsidRPr="00B80540">
              <w:t>3.6</w:t>
            </w:r>
          </w:p>
          <w:p w14:paraId="16BB443C" w14:textId="225F76F9" w:rsidR="00E43EF1" w:rsidRPr="00B80540" w:rsidRDefault="00B62726" w:rsidP="00534C4E">
            <w:pPr>
              <w:pStyle w:val="TableParagraph"/>
              <w:ind w:left="57" w:right="229"/>
            </w:pPr>
            <w:ins w:id="1791" w:author="Khamsaolee Xainhiaxang" w:date="2021-07-04T19:01:00Z">
              <w:r>
                <w:t xml:space="preserve">Cov xib fwb </w:t>
              </w:r>
              <w:r w:rsidR="00534C4E">
                <w:t xml:space="preserve">qhia txog </w:t>
              </w:r>
            </w:ins>
            <w:ins w:id="1792" w:author="Khamsaolee Xainhiaxang" w:date="2021-07-04T19:00:00Z">
              <w:r>
                <w:t xml:space="preserve">Duab thiab </w:t>
              </w:r>
            </w:ins>
            <w:r w:rsidR="006F2140" w:rsidRPr="00B80540">
              <w:t xml:space="preserve">Kev Ua Yeeb Yam </w:t>
            </w:r>
            <w:del w:id="1793" w:author="Khamsaolee Xainhiaxang" w:date="2021-07-04T18:59:00Z">
              <w:r w:rsidR="006F2140" w:rsidRPr="00B80540" w:rsidDel="00B62726">
                <w:delText xml:space="preserve">thiab Zoo li tiag </w:delText>
              </w:r>
            </w:del>
            <w:r w:rsidR="000E40D2" w:rsidRPr="00B80540">
              <w:t>(</w:t>
            </w:r>
            <w:r w:rsidR="006F2140" w:rsidRPr="00B80540">
              <w:t>Vir</w:t>
            </w:r>
            <w:del w:id="1794" w:author="Khamsaolee Xainhiaxang" w:date="2021-07-04T18:59:00Z">
              <w:r w:rsidR="006F2140" w:rsidRPr="00B80540" w:rsidDel="00B62726">
                <w:delText>s</w:delText>
              </w:r>
            </w:del>
            <w:r w:rsidR="006F2140" w:rsidRPr="00B80540">
              <w:t xml:space="preserve">ual and Performing Arts </w:t>
            </w:r>
            <w:r w:rsidR="000E40D2" w:rsidRPr="00B80540">
              <w:t>VAPA) los txhawb nqa K-12 Cov Kev Kawm</w:t>
            </w:r>
            <w:del w:id="1795" w:author="Khamsaolee Xainhiaxang" w:date="2021-07-04T19:01:00Z">
              <w:r w:rsidR="006F2140" w:rsidRPr="00B80540" w:rsidDel="00534C4E">
                <w:delText xml:space="preserve"> ntaub ntawv</w:delText>
              </w:r>
            </w:del>
            <w:r w:rsidR="000E40D2" w:rsidRPr="00B80540">
              <w:t>.</w:t>
            </w:r>
          </w:p>
        </w:tc>
        <w:tc>
          <w:tcPr>
            <w:tcW w:w="2156" w:type="dxa"/>
            <w:tcBorders>
              <w:bottom w:val="nil"/>
            </w:tcBorders>
          </w:tcPr>
          <w:p w14:paraId="293570BD" w14:textId="77777777" w:rsidR="00E43EF1" w:rsidRPr="00B80540" w:rsidRDefault="000E40D2">
            <w:pPr>
              <w:pStyle w:val="TableParagraph"/>
              <w:spacing w:before="54"/>
              <w:ind w:left="141" w:right="132"/>
              <w:jc w:val="center"/>
            </w:pPr>
            <w:r w:rsidRPr="00B80540">
              <w:t>$ 2,923,221.00</w:t>
            </w:r>
          </w:p>
        </w:tc>
        <w:tc>
          <w:tcPr>
            <w:tcW w:w="1619" w:type="dxa"/>
            <w:tcBorders>
              <w:bottom w:val="nil"/>
            </w:tcBorders>
          </w:tcPr>
          <w:p w14:paraId="0232CC52" w14:textId="124DC54C" w:rsidR="00E43EF1" w:rsidRPr="00B80540" w:rsidRDefault="000E40D2">
            <w:pPr>
              <w:pStyle w:val="TableParagraph"/>
              <w:spacing w:before="54"/>
              <w:ind w:left="33" w:right="52"/>
              <w:jc w:val="center"/>
            </w:pPr>
            <w:r w:rsidRPr="00B80540">
              <w:t xml:space="preserve">Yog </w:t>
            </w:r>
          </w:p>
        </w:tc>
      </w:tr>
      <w:tr w:rsidR="00E43EF1" w14:paraId="25CDE7E8" w14:textId="77777777">
        <w:trPr>
          <w:trHeight w:val="1150"/>
        </w:trPr>
        <w:tc>
          <w:tcPr>
            <w:tcW w:w="1269" w:type="dxa"/>
            <w:tcBorders>
              <w:top w:val="nil"/>
              <w:bottom w:val="nil"/>
            </w:tcBorders>
          </w:tcPr>
          <w:p w14:paraId="14A4D4FF" w14:textId="77777777" w:rsidR="00E43EF1" w:rsidRPr="00B80540" w:rsidRDefault="00E43EF1">
            <w:pPr>
              <w:pStyle w:val="TableParagraph"/>
              <w:rPr>
                <w:rFonts w:ascii="Times New Roman"/>
              </w:rPr>
            </w:pPr>
          </w:p>
        </w:tc>
        <w:tc>
          <w:tcPr>
            <w:tcW w:w="2440" w:type="dxa"/>
            <w:tcBorders>
              <w:top w:val="nil"/>
              <w:bottom w:val="nil"/>
            </w:tcBorders>
          </w:tcPr>
          <w:p w14:paraId="128BF54F" w14:textId="77777777" w:rsidR="00E43EF1" w:rsidRPr="00B80540" w:rsidRDefault="00E43EF1">
            <w:pPr>
              <w:pStyle w:val="TableParagraph"/>
              <w:rPr>
                <w:rFonts w:ascii="Times New Roman"/>
              </w:rPr>
            </w:pPr>
          </w:p>
        </w:tc>
        <w:tc>
          <w:tcPr>
            <w:tcW w:w="7626" w:type="dxa"/>
            <w:tcBorders>
              <w:top w:val="nil"/>
              <w:bottom w:val="nil"/>
            </w:tcBorders>
          </w:tcPr>
          <w:p w14:paraId="1E4E93CB" w14:textId="77777777" w:rsidR="00E43EF1" w:rsidRPr="00B80540" w:rsidRDefault="000E40D2">
            <w:pPr>
              <w:pStyle w:val="TableParagraph"/>
              <w:numPr>
                <w:ilvl w:val="0"/>
                <w:numId w:val="36"/>
              </w:numPr>
              <w:tabs>
                <w:tab w:val="left" w:pos="777"/>
                <w:tab w:val="left" w:pos="778"/>
              </w:tabs>
              <w:spacing w:before="128"/>
              <w:ind w:hanging="301"/>
            </w:pPr>
            <w:r w:rsidRPr="00B80540">
              <w:t>Kev Ua Yeeb Yam (TK - 2)</w:t>
            </w:r>
          </w:p>
          <w:p w14:paraId="4788A026" w14:textId="77777777" w:rsidR="00E43EF1" w:rsidRPr="00B80540" w:rsidRDefault="000E40D2">
            <w:pPr>
              <w:pStyle w:val="TableParagraph"/>
              <w:numPr>
                <w:ilvl w:val="0"/>
                <w:numId w:val="36"/>
              </w:numPr>
              <w:tabs>
                <w:tab w:val="left" w:pos="777"/>
                <w:tab w:val="left" w:pos="778"/>
              </w:tabs>
              <w:ind w:hanging="301"/>
            </w:pPr>
            <w:r w:rsidRPr="00B80540">
              <w:t>Nkauj (3 - 6)</w:t>
            </w:r>
          </w:p>
          <w:p w14:paraId="5F749DA1" w14:textId="226FFD2A" w:rsidR="00E43EF1" w:rsidRPr="00B80540" w:rsidRDefault="006F2140">
            <w:pPr>
              <w:pStyle w:val="TableParagraph"/>
              <w:numPr>
                <w:ilvl w:val="0"/>
                <w:numId w:val="36"/>
              </w:numPr>
              <w:tabs>
                <w:tab w:val="left" w:pos="777"/>
                <w:tab w:val="left" w:pos="778"/>
              </w:tabs>
              <w:ind w:hanging="301"/>
            </w:pPr>
            <w:del w:id="1796" w:author="Khamsaolee Xainhiaxang" w:date="2021-07-04T19:03:00Z">
              <w:r w:rsidRPr="00B80540" w:rsidDel="00534C4E">
                <w:delText>Qhab (</w:delText>
              </w:r>
              <w:r w:rsidR="000E40D2" w:rsidRPr="00B80540" w:rsidDel="00534C4E">
                <w:delText>Band</w:delText>
              </w:r>
              <w:r w:rsidRPr="00B80540" w:rsidDel="00534C4E">
                <w:delText>)</w:delText>
              </w:r>
              <w:r w:rsidR="000E40D2" w:rsidRPr="00B80540" w:rsidDel="00534C4E">
                <w:delText xml:space="preserve"> thiab </w:delText>
              </w:r>
            </w:del>
            <w:r w:rsidRPr="00B80540">
              <w:t>Pawg Hu</w:t>
            </w:r>
            <w:del w:id="1797" w:author="Khamsaolee Xainhiaxang" w:date="2021-07-04T19:03:00Z">
              <w:r w:rsidRPr="00B80540" w:rsidDel="00534C4E">
                <w:delText>s</w:delText>
              </w:r>
            </w:del>
            <w:r w:rsidRPr="00B80540">
              <w:t xml:space="preserve"> </w:t>
            </w:r>
            <w:r w:rsidR="000E40D2" w:rsidRPr="00B80540">
              <w:t xml:space="preserve">Nkauj </w:t>
            </w:r>
            <w:ins w:id="1798" w:author="Khamsaolee Xainhiaxang" w:date="2021-07-04T19:03:00Z">
              <w:r w:rsidR="00534C4E">
                <w:t xml:space="preserve">(Band and Choir): </w:t>
              </w:r>
            </w:ins>
            <w:r w:rsidR="000E40D2" w:rsidRPr="00B80540">
              <w:t>(9 - 12)</w:t>
            </w:r>
          </w:p>
        </w:tc>
        <w:tc>
          <w:tcPr>
            <w:tcW w:w="2156" w:type="dxa"/>
            <w:tcBorders>
              <w:top w:val="nil"/>
              <w:bottom w:val="nil"/>
            </w:tcBorders>
          </w:tcPr>
          <w:p w14:paraId="17D022CD" w14:textId="77777777" w:rsidR="00E43EF1" w:rsidRPr="00B80540" w:rsidRDefault="00E43EF1">
            <w:pPr>
              <w:pStyle w:val="TableParagraph"/>
              <w:rPr>
                <w:rFonts w:ascii="Times New Roman"/>
              </w:rPr>
            </w:pPr>
          </w:p>
        </w:tc>
        <w:tc>
          <w:tcPr>
            <w:tcW w:w="1619" w:type="dxa"/>
            <w:tcBorders>
              <w:top w:val="nil"/>
              <w:bottom w:val="nil"/>
            </w:tcBorders>
          </w:tcPr>
          <w:p w14:paraId="26D3C8DF" w14:textId="77777777" w:rsidR="00E43EF1" w:rsidRPr="00B80540" w:rsidRDefault="00E43EF1">
            <w:pPr>
              <w:pStyle w:val="TableParagraph"/>
              <w:rPr>
                <w:rFonts w:ascii="Times New Roman"/>
              </w:rPr>
            </w:pPr>
          </w:p>
        </w:tc>
      </w:tr>
      <w:tr w:rsidR="00E43EF1" w14:paraId="047FB3D3" w14:textId="77777777">
        <w:trPr>
          <w:trHeight w:val="1382"/>
        </w:trPr>
        <w:tc>
          <w:tcPr>
            <w:tcW w:w="1269" w:type="dxa"/>
            <w:tcBorders>
              <w:top w:val="nil"/>
              <w:bottom w:val="nil"/>
            </w:tcBorders>
          </w:tcPr>
          <w:p w14:paraId="67468167" w14:textId="77777777" w:rsidR="00E43EF1" w:rsidRPr="00B80540" w:rsidRDefault="00E43EF1">
            <w:pPr>
              <w:pStyle w:val="TableParagraph"/>
              <w:rPr>
                <w:rFonts w:ascii="Times New Roman"/>
              </w:rPr>
            </w:pPr>
          </w:p>
        </w:tc>
        <w:tc>
          <w:tcPr>
            <w:tcW w:w="2440" w:type="dxa"/>
            <w:tcBorders>
              <w:top w:val="nil"/>
              <w:bottom w:val="nil"/>
            </w:tcBorders>
          </w:tcPr>
          <w:p w14:paraId="16DF2942" w14:textId="77777777" w:rsidR="00E43EF1" w:rsidRPr="00B80540" w:rsidRDefault="00E43EF1">
            <w:pPr>
              <w:pStyle w:val="TableParagraph"/>
              <w:rPr>
                <w:rFonts w:ascii="Times New Roman"/>
              </w:rPr>
            </w:pPr>
          </w:p>
        </w:tc>
        <w:tc>
          <w:tcPr>
            <w:tcW w:w="7626" w:type="dxa"/>
            <w:tcBorders>
              <w:top w:val="nil"/>
              <w:bottom w:val="nil"/>
            </w:tcBorders>
          </w:tcPr>
          <w:p w14:paraId="0A3E7E7B" w14:textId="5AB65685" w:rsidR="00E43EF1" w:rsidRPr="00B80540" w:rsidRDefault="000E40D2">
            <w:pPr>
              <w:pStyle w:val="TableParagraph"/>
              <w:spacing w:before="132"/>
              <w:ind w:left="57"/>
            </w:pPr>
            <w:r w:rsidRPr="00B80540">
              <w:t xml:space="preserve">23.40 FTE </w:t>
            </w:r>
            <w:ins w:id="1799" w:author="Khamsaolee Xainhiaxang" w:date="2021-07-04T19:04:00Z">
              <w:r w:rsidR="00534C4E">
                <w:t xml:space="preserve">VAPA </w:t>
              </w:r>
            </w:ins>
            <w:r w:rsidR="006F2140" w:rsidRPr="00B80540">
              <w:t xml:space="preserve">cov xib fwb </w:t>
            </w:r>
            <w:del w:id="1800" w:author="Khamsaolee Xainhiaxang" w:date="2021-07-04T19:04:00Z">
              <w:r w:rsidRPr="00B80540" w:rsidDel="00534C4E">
                <w:delText xml:space="preserve">VAPA </w:delText>
              </w:r>
            </w:del>
          </w:p>
          <w:p w14:paraId="1A86DC53" w14:textId="77777777" w:rsidR="00E43EF1" w:rsidRPr="00B80540" w:rsidRDefault="000E40D2">
            <w:pPr>
              <w:pStyle w:val="TableParagraph"/>
              <w:ind w:left="57"/>
            </w:pPr>
            <w:r w:rsidRPr="00B80540">
              <w:t>.50 Tus Thawj Coj FTE</w:t>
            </w:r>
          </w:p>
          <w:p w14:paraId="42BF1300" w14:textId="2886E554" w:rsidR="00E43EF1" w:rsidRPr="00B80540" w:rsidRDefault="000E40D2">
            <w:pPr>
              <w:pStyle w:val="TableParagraph"/>
              <w:ind w:left="57"/>
            </w:pPr>
            <w:r w:rsidRPr="00B80540">
              <w:t xml:space="preserve">.40 FTE </w:t>
            </w:r>
            <w:del w:id="1801" w:author="Khamsaolee Xainhiaxang" w:date="2021-07-04T19:05:00Z">
              <w:r w:rsidR="00132B15" w:rsidRPr="00B80540" w:rsidDel="00534C4E">
                <w:delText>Nruab Nrab</w:delText>
              </w:r>
            </w:del>
            <w:ins w:id="1802" w:author="Khamsaolee Xainhiaxang" w:date="2021-07-04T19:05:00Z">
              <w:r w:rsidR="00534C4E">
                <w:t>Thawj tswj</w:t>
              </w:r>
            </w:ins>
          </w:p>
          <w:p w14:paraId="3748BF57" w14:textId="40CA6840" w:rsidR="00E43EF1" w:rsidRPr="00B80540" w:rsidRDefault="000E40D2" w:rsidP="00534C4E">
            <w:pPr>
              <w:pStyle w:val="TableParagraph"/>
              <w:ind w:left="57"/>
            </w:pPr>
            <w:r w:rsidRPr="00B80540">
              <w:t xml:space="preserve">Cov khoom siv </w:t>
            </w:r>
            <w:del w:id="1803" w:author="Khamsaolee Xainhiaxang" w:date="2021-07-04T19:07:00Z">
              <w:r w:rsidRPr="00B80540" w:rsidDel="00534C4E">
                <w:delText xml:space="preserve">thiab cov cuab yeej </w:delText>
              </w:r>
            </w:del>
            <w:r w:rsidRPr="00B80540">
              <w:t>kuj tau muab coj los txhawb VAPA txoj hauj</w:t>
            </w:r>
            <w:r w:rsidR="00961EF0" w:rsidRPr="00B80540">
              <w:t xml:space="preserve"> </w:t>
            </w:r>
            <w:r w:rsidRPr="00B80540">
              <w:t>lwm.</w:t>
            </w:r>
          </w:p>
        </w:tc>
        <w:tc>
          <w:tcPr>
            <w:tcW w:w="2156" w:type="dxa"/>
            <w:tcBorders>
              <w:top w:val="nil"/>
              <w:bottom w:val="nil"/>
            </w:tcBorders>
          </w:tcPr>
          <w:p w14:paraId="7CE14C5C" w14:textId="77777777" w:rsidR="00E43EF1" w:rsidRPr="00B80540" w:rsidRDefault="00E43EF1">
            <w:pPr>
              <w:pStyle w:val="TableParagraph"/>
              <w:rPr>
                <w:rFonts w:ascii="Times New Roman"/>
              </w:rPr>
            </w:pPr>
          </w:p>
        </w:tc>
        <w:tc>
          <w:tcPr>
            <w:tcW w:w="1619" w:type="dxa"/>
            <w:tcBorders>
              <w:top w:val="nil"/>
              <w:bottom w:val="nil"/>
            </w:tcBorders>
          </w:tcPr>
          <w:p w14:paraId="6A3B6ADE" w14:textId="77777777" w:rsidR="00E43EF1" w:rsidRPr="00B80540" w:rsidRDefault="00E43EF1">
            <w:pPr>
              <w:pStyle w:val="TableParagraph"/>
              <w:rPr>
                <w:rFonts w:ascii="Times New Roman"/>
              </w:rPr>
            </w:pPr>
          </w:p>
        </w:tc>
      </w:tr>
      <w:tr w:rsidR="00E43EF1" w14:paraId="043B30D3" w14:textId="77777777">
        <w:trPr>
          <w:trHeight w:val="1806"/>
        </w:trPr>
        <w:tc>
          <w:tcPr>
            <w:tcW w:w="1269" w:type="dxa"/>
            <w:tcBorders>
              <w:top w:val="nil"/>
            </w:tcBorders>
          </w:tcPr>
          <w:p w14:paraId="32224BB8" w14:textId="77777777" w:rsidR="00E43EF1" w:rsidRPr="00B80540" w:rsidRDefault="00E43EF1">
            <w:pPr>
              <w:pStyle w:val="TableParagraph"/>
              <w:rPr>
                <w:rFonts w:ascii="Times New Roman"/>
              </w:rPr>
            </w:pPr>
          </w:p>
        </w:tc>
        <w:tc>
          <w:tcPr>
            <w:tcW w:w="2440" w:type="dxa"/>
            <w:tcBorders>
              <w:top w:val="nil"/>
            </w:tcBorders>
          </w:tcPr>
          <w:p w14:paraId="68BF8FCF" w14:textId="77777777" w:rsidR="00E43EF1" w:rsidRPr="00B80540" w:rsidRDefault="00E43EF1">
            <w:pPr>
              <w:pStyle w:val="TableParagraph"/>
              <w:rPr>
                <w:rFonts w:ascii="Times New Roman"/>
              </w:rPr>
            </w:pPr>
          </w:p>
        </w:tc>
        <w:tc>
          <w:tcPr>
            <w:tcW w:w="7626" w:type="dxa"/>
            <w:tcBorders>
              <w:top w:val="nil"/>
            </w:tcBorders>
          </w:tcPr>
          <w:p w14:paraId="17FCDA5C" w14:textId="27C3A88A" w:rsidR="00E43EF1" w:rsidRPr="00B80540" w:rsidRDefault="000E40D2">
            <w:pPr>
              <w:pStyle w:val="TableParagraph"/>
              <w:spacing w:before="130"/>
              <w:ind w:left="57"/>
            </w:pPr>
            <w:r w:rsidRPr="00B80540">
              <w:t xml:space="preserve">Txhawb nqa TRUSD </w:t>
            </w:r>
            <w:ins w:id="1804" w:author="Khamsaolee Xainhiaxang" w:date="2021-07-04T19:10:00Z">
              <w:r w:rsidR="00534C4E">
                <w:t>C</w:t>
              </w:r>
            </w:ins>
            <w:del w:id="1805" w:author="Khamsaolee Xainhiaxang" w:date="2021-07-04T19:10:00Z">
              <w:r w:rsidRPr="00B80540" w:rsidDel="00534C4E">
                <w:delText>Q</w:delText>
              </w:r>
            </w:del>
            <w:r w:rsidRPr="00B80540">
              <w:t xml:space="preserve">hov </w:t>
            </w:r>
            <w:del w:id="1806" w:author="Khamsaolee Xainhiaxang" w:date="2021-07-04T19:09:00Z">
              <w:r w:rsidRPr="00B80540" w:rsidDel="00534C4E">
                <w:delText>Kev Ua Yeeb Yam</w:delText>
              </w:r>
            </w:del>
            <w:ins w:id="1807" w:author="Khamsaolee Xainhiaxang" w:date="2021-07-04T19:09:00Z">
              <w:r w:rsidR="00534C4E">
                <w:t>Koob tsheej</w:t>
              </w:r>
            </w:ins>
            <w:r w:rsidRPr="00B80540">
              <w:t xml:space="preserve"> ntawm Kev Ua Yeeb Yam.</w:t>
            </w:r>
          </w:p>
          <w:p w14:paraId="5A51ACF3" w14:textId="6CF795DD" w:rsidR="00E43EF1" w:rsidRPr="00B80540" w:rsidRDefault="000E40D2" w:rsidP="00420562">
            <w:pPr>
              <w:pStyle w:val="TableParagraph"/>
              <w:ind w:left="57" w:right="42"/>
            </w:pPr>
            <w:r w:rsidRPr="00B80540">
              <w:t>K</w:t>
            </w:r>
            <w:ins w:id="1808" w:author="Khamsaolee Xainhiaxang" w:date="2021-07-04T19:10:00Z">
              <w:r w:rsidR="00534C4E">
                <w:t>oob tseej ntawm</w:t>
              </w:r>
            </w:ins>
            <w:del w:id="1809" w:author="Khamsaolee Xainhiaxang" w:date="2021-07-04T19:10:00Z">
              <w:r w:rsidRPr="00B80540" w:rsidDel="00534C4E">
                <w:delText>ev Ua Yeeb Yam</w:delText>
              </w:r>
            </w:del>
            <w:r w:rsidRPr="00B80540">
              <w:t xml:space="preserve"> </w:t>
            </w:r>
            <w:del w:id="1810" w:author="Khamsaolee Xainhiaxang" w:date="2021-07-04T19:11:00Z">
              <w:r w:rsidRPr="00B80540" w:rsidDel="00534C4E">
                <w:delText xml:space="preserve">Hauv </w:delText>
              </w:r>
            </w:del>
            <w:ins w:id="1811" w:author="Khamsaolee Xainhiaxang" w:date="2021-07-04T19:11:00Z">
              <w:r w:rsidR="00534C4E">
                <w:t xml:space="preserve"> </w:t>
              </w:r>
            </w:ins>
            <w:r w:rsidRPr="00B80540">
              <w:t xml:space="preserve">Kev Ua Yeeb Yam yog ib xyoos ib zaug thoob plaws </w:t>
            </w:r>
            <w:del w:id="1812" w:author="Khamsaolee Xainhiaxang" w:date="2021-07-04T19:11:00Z">
              <w:r w:rsidRPr="00B80540" w:rsidDel="00534C4E">
                <w:delText>ib cheeb tsam tsim muaj thaum</w:delText>
              </w:r>
            </w:del>
            <w:ins w:id="1813" w:author="Khamsaolee Xainhiaxang" w:date="2021-07-04T19:11:00Z">
              <w:r w:rsidR="00534C4E">
                <w:t>lub nrrog</w:t>
              </w:r>
            </w:ins>
            <w:r w:rsidRPr="00B80540">
              <w:t xml:space="preserve"> lub caij nplooj ntoo hlav</w:t>
            </w:r>
            <w:ins w:id="1814" w:author="Khamsaolee Xainhiaxang" w:date="2021-07-04T19:12:00Z">
              <w:r w:rsidR="00420562">
                <w:t xml:space="preserve"> uas</w:t>
              </w:r>
            </w:ins>
            <w:r w:rsidRPr="00B80540">
              <w:t xml:space="preserve"> tsim los </w:t>
            </w:r>
            <w:del w:id="1815" w:author="Khamsaolee Xainhiaxang" w:date="2021-07-04T19:12:00Z">
              <w:r w:rsidRPr="00B80540" w:rsidDel="00420562">
                <w:delText>ua kom pom qhov</w:delText>
              </w:r>
            </w:del>
            <w:ins w:id="1816" w:author="Khamsaolee Xainhiaxang" w:date="2021-07-04T19:12:00Z">
              <w:r w:rsidR="00420562">
                <w:t>los saib</w:t>
              </w:r>
            </w:ins>
            <w:r w:rsidRPr="00B80540">
              <w:t xml:space="preserve"> ua ntej, </w:t>
            </w:r>
            <w:del w:id="1817" w:author="Khamsaolee Xainhiaxang" w:date="2021-07-04T19:13:00Z">
              <w:r w:rsidRPr="00B80540" w:rsidDel="00420562">
                <w:delText xml:space="preserve">thaum kawm thiab </w:delText>
              </w:r>
            </w:del>
            <w:r w:rsidRPr="00B80540">
              <w:t xml:space="preserve">tom qab </w:t>
            </w:r>
            <w:ins w:id="1818" w:author="Khamsaolee Xainhiaxang" w:date="2021-07-04T19:14:00Z">
              <w:r w:rsidR="00420562">
                <w:t xml:space="preserve">thiab </w:t>
              </w:r>
              <w:r w:rsidR="00420562" w:rsidRPr="00B80540">
                <w:t xml:space="preserve">thaum </w:t>
              </w:r>
              <w:r w:rsidR="00420562">
                <w:t xml:space="preserve">tab tom </w:t>
              </w:r>
              <w:r w:rsidR="00420562" w:rsidRPr="00B80540">
                <w:t xml:space="preserve">kawm </w:t>
              </w:r>
            </w:ins>
            <w:del w:id="1819" w:author="Khamsaolee Xainhiaxang" w:date="2021-07-04T19:14:00Z">
              <w:r w:rsidRPr="00B80540" w:rsidDel="00420562">
                <w:delText xml:space="preserve">tsev kawm ntawv </w:delText>
              </w:r>
            </w:del>
            <w:r w:rsidRPr="00B80540">
              <w:t xml:space="preserve">Kev Kos Duab thiab Ua Yeeb Yam. </w:t>
            </w:r>
            <w:del w:id="1820" w:author="Khamsaolee Xainhiaxang" w:date="2021-07-04T19:16:00Z">
              <w:r w:rsidRPr="00B80540" w:rsidDel="00420562">
                <w:delText>Cov kab ke ua yeeb yam</w:delText>
              </w:r>
            </w:del>
            <w:ins w:id="1821" w:author="Khamsaolee Xainhiaxang" w:date="2021-07-04T19:16:00Z">
              <w:r w:rsidR="00420562">
                <w:t>Lub koob tsheej nthuav</w:t>
              </w:r>
            </w:ins>
            <w:r w:rsidRPr="00B80540">
              <w:t xml:space="preserve"> qhia txhua qib ntawm peb cov tub ntxhais kawm ntawm qhov chaw sib tw</w:t>
            </w:r>
            <w:ins w:id="1822" w:author="Khamsaolee Xainhiaxang" w:date="2021-07-04T19:16:00Z">
              <w:r w:rsidR="00420562">
                <w:t xml:space="preserve"> nyob haum zos</w:t>
              </w:r>
            </w:ins>
            <w:r w:rsidRPr="00B80540">
              <w:t>.</w:t>
            </w:r>
          </w:p>
        </w:tc>
        <w:tc>
          <w:tcPr>
            <w:tcW w:w="2156" w:type="dxa"/>
            <w:tcBorders>
              <w:top w:val="nil"/>
            </w:tcBorders>
          </w:tcPr>
          <w:p w14:paraId="0A64C298" w14:textId="77777777" w:rsidR="00E43EF1" w:rsidRPr="00B80540" w:rsidRDefault="00E43EF1">
            <w:pPr>
              <w:pStyle w:val="TableParagraph"/>
              <w:rPr>
                <w:rFonts w:ascii="Times New Roman"/>
              </w:rPr>
            </w:pPr>
          </w:p>
        </w:tc>
        <w:tc>
          <w:tcPr>
            <w:tcW w:w="1619" w:type="dxa"/>
            <w:tcBorders>
              <w:top w:val="nil"/>
            </w:tcBorders>
          </w:tcPr>
          <w:p w14:paraId="5689EC4D" w14:textId="77777777" w:rsidR="00E43EF1" w:rsidRPr="00B80540" w:rsidRDefault="00E43EF1">
            <w:pPr>
              <w:pStyle w:val="TableParagraph"/>
              <w:rPr>
                <w:rFonts w:ascii="Times New Roman"/>
              </w:rPr>
            </w:pPr>
          </w:p>
        </w:tc>
      </w:tr>
    </w:tbl>
    <w:p w14:paraId="6DCCC2E0" w14:textId="77777777" w:rsidR="00E43EF1" w:rsidRDefault="00E43EF1">
      <w:pPr>
        <w:rPr>
          <w:rFonts w:ascii="Times New Roman"/>
        </w:rPr>
        <w:sectPr w:rsidR="00E43EF1">
          <w:pgSz w:w="15840" w:h="12240" w:orient="landscape"/>
          <w:pgMar w:top="640" w:right="120" w:bottom="480" w:left="120" w:header="0" w:footer="284" w:gutter="0"/>
          <w:cols w:space="720"/>
        </w:sectPr>
      </w:pPr>
    </w:p>
    <w:tbl>
      <w:tblPr>
        <w:tblW w:w="0" w:type="auto"/>
        <w:tblInd w:w="25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1269"/>
        <w:gridCol w:w="2536"/>
        <w:gridCol w:w="7530"/>
        <w:gridCol w:w="2156"/>
        <w:gridCol w:w="1619"/>
      </w:tblGrid>
      <w:tr w:rsidR="00A23716" w14:paraId="3A3A8B20" w14:textId="77777777" w:rsidTr="00CF401B">
        <w:trPr>
          <w:trHeight w:val="333"/>
        </w:trPr>
        <w:tc>
          <w:tcPr>
            <w:tcW w:w="1269" w:type="dxa"/>
            <w:shd w:val="clear" w:color="auto" w:fill="DBE5F1"/>
          </w:tcPr>
          <w:p w14:paraId="635CFC5D" w14:textId="1991EA0A" w:rsidR="00A23716" w:rsidRDefault="00A23716" w:rsidP="00A23716">
            <w:pPr>
              <w:pStyle w:val="TableParagraph"/>
              <w:spacing w:before="54" w:line="260" w:lineRule="exact"/>
              <w:ind w:left="58"/>
              <w:rPr>
                <w:sz w:val="24"/>
              </w:rPr>
            </w:pPr>
            <w:r w:rsidRPr="00166873">
              <w:rPr>
                <w:sz w:val="20"/>
                <w:szCs w:val="20"/>
              </w:rPr>
              <w:lastRenderedPageBreak/>
              <w:t>Kev ua #</w:t>
            </w:r>
          </w:p>
        </w:tc>
        <w:tc>
          <w:tcPr>
            <w:tcW w:w="2536" w:type="dxa"/>
            <w:shd w:val="clear" w:color="auto" w:fill="DBE5F1"/>
          </w:tcPr>
          <w:p w14:paraId="014A78B2" w14:textId="6E520283" w:rsidR="00A23716" w:rsidRDefault="00A23716" w:rsidP="00A23716">
            <w:pPr>
              <w:pStyle w:val="TableParagraph"/>
              <w:spacing w:before="54" w:line="260" w:lineRule="exact"/>
              <w:ind w:left="58"/>
              <w:rPr>
                <w:sz w:val="24"/>
              </w:rPr>
            </w:pPr>
            <w:r w:rsidRPr="00166873">
              <w:rPr>
                <w:sz w:val="20"/>
                <w:szCs w:val="20"/>
              </w:rPr>
              <w:t>Ntsiab lus</w:t>
            </w:r>
          </w:p>
        </w:tc>
        <w:tc>
          <w:tcPr>
            <w:tcW w:w="7530" w:type="dxa"/>
            <w:shd w:val="clear" w:color="auto" w:fill="DBE5F1"/>
          </w:tcPr>
          <w:p w14:paraId="2104F046" w14:textId="7619C8DE" w:rsidR="00A23716" w:rsidRDefault="00A23716" w:rsidP="00A23716">
            <w:pPr>
              <w:pStyle w:val="TableParagraph"/>
              <w:spacing w:before="54" w:line="260" w:lineRule="exact"/>
              <w:ind w:left="57"/>
              <w:rPr>
                <w:sz w:val="24"/>
              </w:rPr>
            </w:pPr>
            <w:r w:rsidRPr="00166873">
              <w:rPr>
                <w:sz w:val="20"/>
                <w:szCs w:val="20"/>
              </w:rPr>
              <w:t>Kev piav qhia</w:t>
            </w:r>
          </w:p>
        </w:tc>
        <w:tc>
          <w:tcPr>
            <w:tcW w:w="2156" w:type="dxa"/>
            <w:shd w:val="clear" w:color="auto" w:fill="DBE5F1"/>
          </w:tcPr>
          <w:p w14:paraId="55827C54" w14:textId="54E8CE48" w:rsidR="00A23716" w:rsidRDefault="00A23716" w:rsidP="00A23716">
            <w:pPr>
              <w:pStyle w:val="TableParagraph"/>
              <w:spacing w:before="54" w:line="260" w:lineRule="exact"/>
              <w:ind w:left="142" w:right="132"/>
              <w:jc w:val="center"/>
              <w:rPr>
                <w:sz w:val="24"/>
              </w:rPr>
            </w:pPr>
            <w:r w:rsidRPr="00166873">
              <w:rPr>
                <w:sz w:val="20"/>
                <w:szCs w:val="20"/>
              </w:rPr>
              <w:t>Tag Nrho Cov Nyiaj</w:t>
            </w:r>
          </w:p>
        </w:tc>
        <w:tc>
          <w:tcPr>
            <w:tcW w:w="1619" w:type="dxa"/>
            <w:shd w:val="clear" w:color="auto" w:fill="DBE5F1"/>
          </w:tcPr>
          <w:p w14:paraId="09E89220" w14:textId="345C0078" w:rsidR="00A23716" w:rsidRDefault="00A23716" w:rsidP="00A23716">
            <w:pPr>
              <w:pStyle w:val="TableParagraph"/>
              <w:spacing w:before="54" w:line="260" w:lineRule="exact"/>
              <w:ind w:left="33" w:right="24"/>
              <w:jc w:val="center"/>
              <w:rPr>
                <w:sz w:val="24"/>
              </w:rPr>
            </w:pPr>
            <w:r w:rsidRPr="00166873">
              <w:rPr>
                <w:sz w:val="20"/>
                <w:szCs w:val="20"/>
              </w:rPr>
              <w:t>Kev Koom Tes</w:t>
            </w:r>
          </w:p>
        </w:tc>
      </w:tr>
      <w:tr w:rsidR="00E43EF1" w14:paraId="58A1CFF4" w14:textId="77777777" w:rsidTr="00CF401B">
        <w:trPr>
          <w:trHeight w:val="1161"/>
        </w:trPr>
        <w:tc>
          <w:tcPr>
            <w:tcW w:w="1269" w:type="dxa"/>
          </w:tcPr>
          <w:p w14:paraId="72F8189F" w14:textId="77777777" w:rsidR="00E43EF1" w:rsidRPr="00CF401B" w:rsidRDefault="00E43EF1">
            <w:pPr>
              <w:pStyle w:val="TableParagraph"/>
              <w:rPr>
                <w:rFonts w:ascii="Times New Roman"/>
              </w:rPr>
            </w:pPr>
          </w:p>
        </w:tc>
        <w:tc>
          <w:tcPr>
            <w:tcW w:w="2536" w:type="dxa"/>
          </w:tcPr>
          <w:p w14:paraId="32D58F56" w14:textId="77777777" w:rsidR="00E43EF1" w:rsidRPr="00CF401B" w:rsidRDefault="00E43EF1">
            <w:pPr>
              <w:pStyle w:val="TableParagraph"/>
              <w:rPr>
                <w:rFonts w:ascii="Times New Roman"/>
              </w:rPr>
            </w:pPr>
          </w:p>
        </w:tc>
        <w:tc>
          <w:tcPr>
            <w:tcW w:w="7530" w:type="dxa"/>
          </w:tcPr>
          <w:p w14:paraId="45E8AE95" w14:textId="26D0CB49" w:rsidR="00E43EF1" w:rsidRPr="00CF401B" w:rsidRDefault="000E40D2" w:rsidP="00420562">
            <w:pPr>
              <w:pStyle w:val="TableParagraph"/>
              <w:spacing w:before="54"/>
              <w:ind w:left="57"/>
            </w:pPr>
            <w:r w:rsidRPr="00CF401B">
              <w:t>Txhua S</w:t>
            </w:r>
            <w:del w:id="1823" w:author="Khamsaolee Xainhiaxang" w:date="2021-07-04T19:17:00Z">
              <w:r w:rsidRPr="00CF401B" w:rsidDel="00420562">
                <w:delText xml:space="preserve"> </w:delText>
              </w:r>
            </w:del>
            <w:r w:rsidRPr="00CF401B">
              <w:t>/</w:t>
            </w:r>
            <w:del w:id="1824" w:author="Khamsaolee Xainhiaxang" w:date="2021-07-04T19:17:00Z">
              <w:r w:rsidRPr="00CF401B" w:rsidDel="00420562">
                <w:delText xml:space="preserve"> </w:delText>
              </w:r>
            </w:del>
            <w:r w:rsidRPr="00CF401B">
              <w:t>C</w:t>
            </w:r>
          </w:p>
        </w:tc>
        <w:tc>
          <w:tcPr>
            <w:tcW w:w="2156" w:type="dxa"/>
          </w:tcPr>
          <w:p w14:paraId="0A7E69E4" w14:textId="77777777" w:rsidR="00E43EF1" w:rsidRPr="00CF401B" w:rsidRDefault="00E43EF1">
            <w:pPr>
              <w:pStyle w:val="TableParagraph"/>
              <w:rPr>
                <w:rFonts w:ascii="Times New Roman"/>
              </w:rPr>
            </w:pPr>
          </w:p>
        </w:tc>
        <w:tc>
          <w:tcPr>
            <w:tcW w:w="1619" w:type="dxa"/>
          </w:tcPr>
          <w:p w14:paraId="2EB1088D" w14:textId="77777777" w:rsidR="00E43EF1" w:rsidRPr="00CF401B" w:rsidRDefault="00E43EF1">
            <w:pPr>
              <w:pStyle w:val="TableParagraph"/>
              <w:rPr>
                <w:rFonts w:ascii="Times New Roman"/>
              </w:rPr>
            </w:pPr>
          </w:p>
        </w:tc>
      </w:tr>
      <w:tr w:rsidR="00E43EF1" w14:paraId="7D0D1633" w14:textId="77777777" w:rsidTr="00CF401B">
        <w:trPr>
          <w:trHeight w:val="2541"/>
        </w:trPr>
        <w:tc>
          <w:tcPr>
            <w:tcW w:w="1269" w:type="dxa"/>
          </w:tcPr>
          <w:p w14:paraId="52B3AF76" w14:textId="27F98799" w:rsidR="00E43EF1" w:rsidRPr="00CF401B" w:rsidRDefault="000E40D2">
            <w:pPr>
              <w:pStyle w:val="TableParagraph"/>
              <w:spacing w:before="54"/>
              <w:ind w:left="9"/>
              <w:jc w:val="center"/>
              <w:rPr>
                <w:b/>
              </w:rPr>
            </w:pPr>
            <w:r w:rsidRPr="00CF401B">
              <w:rPr>
                <w:b/>
              </w:rPr>
              <w:t>7</w:t>
            </w:r>
          </w:p>
        </w:tc>
        <w:tc>
          <w:tcPr>
            <w:tcW w:w="2536" w:type="dxa"/>
          </w:tcPr>
          <w:p w14:paraId="525F2A51" w14:textId="77777777" w:rsidR="00E43EF1" w:rsidRPr="00CF401B" w:rsidRDefault="000E40D2">
            <w:pPr>
              <w:pStyle w:val="TableParagraph"/>
              <w:spacing w:before="54"/>
              <w:ind w:left="58" w:right="337"/>
            </w:pPr>
            <w:r w:rsidRPr="00CF401B">
              <w:t>Tus Kws Tshwj Xeeb Pab Tub Ntxhais Kawm</w:t>
            </w:r>
          </w:p>
        </w:tc>
        <w:tc>
          <w:tcPr>
            <w:tcW w:w="7530" w:type="dxa"/>
          </w:tcPr>
          <w:p w14:paraId="27E74736" w14:textId="77777777" w:rsidR="00E43EF1" w:rsidRPr="00CF401B" w:rsidRDefault="000E40D2">
            <w:pPr>
              <w:pStyle w:val="TableParagraph"/>
              <w:spacing w:before="54"/>
              <w:ind w:left="57"/>
            </w:pPr>
            <w:r w:rsidRPr="00CF401B">
              <w:t>3.7</w:t>
            </w:r>
          </w:p>
          <w:p w14:paraId="6EA397AA" w14:textId="24BF5ED0" w:rsidR="00E43EF1" w:rsidRPr="00CF401B" w:rsidRDefault="000E40D2">
            <w:pPr>
              <w:pStyle w:val="TableParagraph"/>
              <w:ind w:left="57" w:right="148"/>
            </w:pPr>
            <w:r w:rsidRPr="00CF401B">
              <w:t>Txoj Hauj</w:t>
            </w:r>
            <w:r w:rsidR="00823A10" w:rsidRPr="00CF401B">
              <w:t xml:space="preserve"> </w:t>
            </w:r>
            <w:r w:rsidRPr="00CF401B">
              <w:t xml:space="preserve">lwm </w:t>
            </w:r>
            <w:del w:id="1825" w:author="Khamsaolee Xainhiaxang" w:date="2021-07-04T19:18:00Z">
              <w:r w:rsidRPr="00CF401B" w:rsidDel="00420562">
                <w:delText>Pab</w:delText>
              </w:r>
              <w:r w:rsidR="003759A9" w:rsidRPr="00CF401B" w:rsidDel="00420562">
                <w:delText xml:space="preserve"> </w:delText>
              </w:r>
              <w:r w:rsidRPr="00CF401B" w:rsidDel="00420562">
                <w:delText>cuam</w:delText>
              </w:r>
            </w:del>
            <w:ins w:id="1826" w:author="Khamsaolee Xainhiaxang" w:date="2021-07-04T19:18:00Z">
              <w:r w:rsidR="00420562">
                <w:t>ntawm</w:t>
              </w:r>
            </w:ins>
            <w:r w:rsidRPr="00CF401B">
              <w:t xml:space="preserve"> Tub</w:t>
            </w:r>
            <w:r w:rsidR="003759A9" w:rsidRPr="00CF401B">
              <w:t xml:space="preserve"> </w:t>
            </w:r>
            <w:r w:rsidRPr="00CF401B">
              <w:t xml:space="preserve">ntxhais Kawm Tus kws </w:t>
            </w:r>
            <w:del w:id="1827" w:author="Khamsaolee Xainhiaxang" w:date="2021-07-04T19:19:00Z">
              <w:r w:rsidRPr="00CF401B" w:rsidDel="00420562">
                <w:delText>pab</w:delText>
              </w:r>
              <w:r w:rsidR="003759A9" w:rsidRPr="00CF401B" w:rsidDel="00420562">
                <w:delText xml:space="preserve"> </w:delText>
              </w:r>
            </w:del>
            <w:del w:id="1828" w:author="Khamsaolee Xainhiaxang" w:date="2021-07-04T19:18:00Z">
              <w:r w:rsidRPr="00CF401B" w:rsidDel="00420562">
                <w:delText xml:space="preserve">cuam </w:delText>
              </w:r>
            </w:del>
            <w:r w:rsidRPr="00CF401B">
              <w:t>tshwj</w:t>
            </w:r>
            <w:r w:rsidR="003759A9" w:rsidRPr="00CF401B">
              <w:t xml:space="preserve"> </w:t>
            </w:r>
            <w:r w:rsidRPr="00CF401B">
              <w:t xml:space="preserve">xeeb </w:t>
            </w:r>
            <w:ins w:id="1829" w:author="Khamsaolee Xainhiaxang" w:date="2021-07-04T19:19:00Z">
              <w:r w:rsidR="00420562">
                <w:t xml:space="preserve">yog </w:t>
              </w:r>
            </w:ins>
            <w:r w:rsidRPr="00CF401B">
              <w:t>los pab</w:t>
            </w:r>
            <w:del w:id="1830" w:author="Khamsaolee Xainhiaxang" w:date="2021-07-04T19:19:00Z">
              <w:r w:rsidR="003759A9" w:rsidRPr="00CF401B" w:rsidDel="00420562">
                <w:delText xml:space="preserve"> </w:delText>
              </w:r>
              <w:r w:rsidRPr="00CF401B" w:rsidDel="00420562">
                <w:delText>cuam</w:delText>
              </w:r>
            </w:del>
            <w:r w:rsidRPr="00CF401B">
              <w:t xml:space="preserve"> rau cov tub kawm kev hloov pauv ntawm Lwm Txoj Kev Kawm, Tsev Kawm </w:t>
            </w:r>
            <w:del w:id="1831" w:author="Khamsaolee Xainhiaxang" w:date="2021-07-04T19:22:00Z">
              <w:r w:rsidRPr="00CF401B" w:rsidDel="00334DE2">
                <w:delText>Ntawv Ib Cheeb Tsam</w:delText>
              </w:r>
            </w:del>
            <w:ins w:id="1832" w:author="Khamsaolee Xainhiaxang" w:date="2021-07-04T19:22:00Z">
              <w:r w:rsidR="00334DE2">
                <w:t>Hais Plaub</w:t>
              </w:r>
            </w:ins>
            <w:r w:rsidRPr="00CF401B">
              <w:t xml:space="preserve">, thiab </w:t>
            </w:r>
            <w:del w:id="1833" w:author="Khamsaolee Xainhiaxang" w:date="2021-07-03T11:58:00Z">
              <w:r w:rsidRPr="00CF401B" w:rsidDel="007E76FF">
                <w:delText>hauv paus tsev kawm ntawv</w:delText>
              </w:r>
            </w:del>
            <w:ins w:id="1834" w:author="Khamsaolee Xainhiaxang" w:date="2021-07-03T11:58:00Z">
              <w:r w:rsidR="007E76FF">
                <w:t>Tsev Kawm Haum Nroog</w:t>
              </w:r>
            </w:ins>
            <w:del w:id="1835" w:author="Khamsaolee Xainhiaxang" w:date="2021-07-04T19:22:00Z">
              <w:r w:rsidRPr="00CF401B" w:rsidDel="00334DE2">
                <w:delText xml:space="preserve"> cov kev kawm</w:delText>
              </w:r>
            </w:del>
            <w:r w:rsidRPr="00CF401B">
              <w:t>.</w:t>
            </w:r>
          </w:p>
          <w:p w14:paraId="14FE45AD" w14:textId="77777777" w:rsidR="00E43EF1" w:rsidRPr="00CF401B" w:rsidRDefault="00E43EF1">
            <w:pPr>
              <w:pStyle w:val="TableParagraph"/>
              <w:spacing w:before="11"/>
              <w:rPr>
                <w:b/>
              </w:rPr>
            </w:pPr>
          </w:p>
          <w:p w14:paraId="79C3CD7E" w14:textId="77777777" w:rsidR="00E43EF1" w:rsidRPr="00CF401B" w:rsidRDefault="000E40D2">
            <w:pPr>
              <w:pStyle w:val="TableParagraph"/>
              <w:ind w:left="57"/>
            </w:pPr>
            <w:r w:rsidRPr="00CF401B">
              <w:t>Txhua S</w:t>
            </w:r>
            <w:del w:id="1836" w:author="Khamsaolee Xainhiaxang" w:date="2021-07-04T19:23:00Z">
              <w:r w:rsidRPr="00CF401B" w:rsidDel="00334DE2">
                <w:delText xml:space="preserve"> </w:delText>
              </w:r>
            </w:del>
            <w:r w:rsidRPr="00CF401B">
              <w:t>/</w:t>
            </w:r>
            <w:del w:id="1837" w:author="Khamsaolee Xainhiaxang" w:date="2021-07-04T19:23:00Z">
              <w:r w:rsidRPr="00CF401B" w:rsidDel="00334DE2">
                <w:delText xml:space="preserve"> </w:delText>
              </w:r>
            </w:del>
            <w:r w:rsidRPr="00CF401B">
              <w:t>C</w:t>
            </w:r>
          </w:p>
        </w:tc>
        <w:tc>
          <w:tcPr>
            <w:tcW w:w="2156" w:type="dxa"/>
          </w:tcPr>
          <w:p w14:paraId="67AF5E32" w14:textId="77777777" w:rsidR="00E43EF1" w:rsidRPr="00CF401B" w:rsidRDefault="000E40D2">
            <w:pPr>
              <w:pStyle w:val="TableParagraph"/>
              <w:spacing w:before="54"/>
              <w:ind w:left="141" w:right="132"/>
              <w:jc w:val="center"/>
            </w:pPr>
            <w:r w:rsidRPr="00CF401B">
              <w:t>$ 152,202.00</w:t>
            </w:r>
          </w:p>
        </w:tc>
        <w:tc>
          <w:tcPr>
            <w:tcW w:w="1619" w:type="dxa"/>
          </w:tcPr>
          <w:p w14:paraId="4DBD9515" w14:textId="67F98CB4" w:rsidR="00E43EF1" w:rsidRPr="00CF401B" w:rsidRDefault="000E40D2">
            <w:pPr>
              <w:pStyle w:val="TableParagraph"/>
              <w:spacing w:before="54"/>
              <w:ind w:left="33" w:right="52"/>
              <w:jc w:val="center"/>
            </w:pPr>
            <w:r w:rsidRPr="00CF401B">
              <w:t xml:space="preserve">Yog </w:t>
            </w:r>
          </w:p>
        </w:tc>
      </w:tr>
      <w:tr w:rsidR="00E43EF1" w14:paraId="40AF4EEF" w14:textId="77777777" w:rsidTr="00CF401B">
        <w:trPr>
          <w:trHeight w:val="1993"/>
        </w:trPr>
        <w:tc>
          <w:tcPr>
            <w:tcW w:w="1269" w:type="dxa"/>
            <w:tcBorders>
              <w:bottom w:val="nil"/>
            </w:tcBorders>
          </w:tcPr>
          <w:p w14:paraId="7A199EFB" w14:textId="77777777" w:rsidR="00E43EF1" w:rsidRPr="00CF401B" w:rsidRDefault="000E40D2">
            <w:pPr>
              <w:pStyle w:val="TableParagraph"/>
              <w:spacing w:before="54"/>
              <w:ind w:left="9"/>
              <w:jc w:val="center"/>
              <w:rPr>
                <w:b/>
              </w:rPr>
            </w:pPr>
            <w:r w:rsidRPr="00CF401B">
              <w:rPr>
                <w:b/>
              </w:rPr>
              <w:t>8</w:t>
            </w:r>
          </w:p>
        </w:tc>
        <w:tc>
          <w:tcPr>
            <w:tcW w:w="2536" w:type="dxa"/>
            <w:tcBorders>
              <w:bottom w:val="nil"/>
            </w:tcBorders>
          </w:tcPr>
          <w:p w14:paraId="43F4F826" w14:textId="181DF4EC" w:rsidR="00E43EF1" w:rsidRPr="00CF401B" w:rsidRDefault="000E40D2">
            <w:pPr>
              <w:pStyle w:val="TableParagraph"/>
              <w:spacing w:before="54"/>
              <w:ind w:left="58" w:right="164"/>
            </w:pPr>
            <w:r w:rsidRPr="00CF401B">
              <w:t>Kev Muaj Vaj Huam Sib Luag, Ntau Haiv Neeg thiab Kev Koom Tes</w:t>
            </w:r>
          </w:p>
        </w:tc>
        <w:tc>
          <w:tcPr>
            <w:tcW w:w="7530" w:type="dxa"/>
            <w:tcBorders>
              <w:bottom w:val="nil"/>
            </w:tcBorders>
          </w:tcPr>
          <w:p w14:paraId="27E0921D" w14:textId="77777777" w:rsidR="00E43EF1" w:rsidRPr="00CF401B" w:rsidRDefault="000E40D2">
            <w:pPr>
              <w:pStyle w:val="TableParagraph"/>
              <w:spacing w:before="54"/>
              <w:ind w:left="57"/>
            </w:pPr>
            <w:r w:rsidRPr="00CF401B">
              <w:t>3.8</w:t>
            </w:r>
          </w:p>
          <w:p w14:paraId="6D5220E0" w14:textId="5CABC074" w:rsidR="00E43EF1" w:rsidRPr="00CF401B" w:rsidRDefault="000E40D2" w:rsidP="00861115">
            <w:pPr>
              <w:pStyle w:val="TableParagraph"/>
              <w:ind w:left="57" w:right="55"/>
            </w:pPr>
            <w:r w:rsidRPr="00CF401B">
              <w:t xml:space="preserve">Tus Thawj Coj thiab Tus </w:t>
            </w:r>
            <w:del w:id="1838" w:author="Khamsaolee Xainhiaxang" w:date="2021-07-04T19:28:00Z">
              <w:r w:rsidRPr="00CF401B" w:rsidDel="00334DE2">
                <w:delText>Neeg Saib Xyuas Kev Koom Tes Muaj</w:delText>
              </w:r>
            </w:del>
            <w:ins w:id="1839" w:author="Khamsaolee Xainhiaxang" w:date="2021-07-04T19:28:00Z">
              <w:r w:rsidR="00334DE2">
                <w:t>ua hauj lwm txog</w:t>
              </w:r>
            </w:ins>
            <w:r w:rsidRPr="00CF401B">
              <w:t xml:space="preserve"> Kev Ncaj Ncees, Ntau </w:t>
            </w:r>
            <w:del w:id="1840" w:author="Khamsaolee Xainhiaxang" w:date="2021-07-04T19:28:00Z">
              <w:r w:rsidRPr="00CF401B" w:rsidDel="00334DE2">
                <w:delText>Yam Kev Nkag Siab</w:delText>
              </w:r>
            </w:del>
            <w:ins w:id="1841" w:author="Khamsaolee Xainhiaxang" w:date="2021-07-04T19:28:00Z">
              <w:r w:rsidR="00334DE2">
                <w:t>Haiv neeg</w:t>
              </w:r>
            </w:ins>
            <w:r w:rsidRPr="00CF401B">
              <w:t xml:space="preserve"> thiab </w:t>
            </w:r>
            <w:del w:id="1842" w:author="Khamsaolee Xainhiaxang" w:date="2021-07-04T19:29:00Z">
              <w:r w:rsidRPr="00CF401B" w:rsidDel="00334DE2">
                <w:delText>suav nrog</w:delText>
              </w:r>
            </w:del>
            <w:ins w:id="1843" w:author="Khamsaolee Xainhiaxang" w:date="2021-07-04T19:29:00Z">
              <w:r w:rsidR="00334DE2">
                <w:t xml:space="preserve">cov neeg xiam oos qhab nkawv saib nyuas txoj kev yuav </w:t>
              </w:r>
            </w:ins>
            <w:ins w:id="1844" w:author="Khamsaolee Xainhiaxang" w:date="2021-07-04T19:32:00Z">
              <w:r w:rsidR="00861115">
                <w:t>txhim kho kom</w:t>
              </w:r>
            </w:ins>
            <w:ins w:id="1845" w:author="Khamsaolee Xainhiaxang" w:date="2021-07-04T19:29:00Z">
              <w:r w:rsidR="00334DE2">
                <w:t xml:space="preserve"> lub tsev kawm muaj kev koom tes los ntawm </w:t>
              </w:r>
            </w:ins>
            <w:del w:id="1846" w:author="Khamsaolee Xainhiaxang" w:date="2021-07-04T19:30:00Z">
              <w:r w:rsidRPr="00CF401B" w:rsidDel="00334DE2">
                <w:delText xml:space="preserve"> </w:delText>
              </w:r>
            </w:del>
            <w:del w:id="1847" w:author="Khamsaolee Xainhiaxang" w:date="2021-07-04T19:31:00Z">
              <w:r w:rsidRPr="00CF401B" w:rsidDel="00334DE2">
                <w:delText xml:space="preserve">ua ke tsim kom muaj txoj hauv kev los txhim kho tsev kawm ntawv </w:delText>
              </w:r>
              <w:r w:rsidR="000C1666" w:rsidRPr="00CF401B" w:rsidDel="00334DE2">
                <w:delText xml:space="preserve">li </w:delText>
              </w:r>
              <w:r w:rsidRPr="00CF401B" w:rsidDel="00334DE2">
                <w:delText xml:space="preserve">huab cua, tsim kom muaj tsev kawm ntawv rau </w:delText>
              </w:r>
            </w:del>
            <w:r w:rsidRPr="00CF401B">
              <w:t xml:space="preserve">ntau tsev neeg thiab </w:t>
            </w:r>
            <w:ins w:id="1848" w:author="Khamsaolee Xainhiaxang" w:date="2021-07-04T19:32:00Z">
              <w:r w:rsidR="00861115">
                <w:t xml:space="preserve">sib pab </w:t>
              </w:r>
            </w:ins>
            <w:r w:rsidRPr="00CF401B">
              <w:t xml:space="preserve">txhawb nqa </w:t>
            </w:r>
            <w:ins w:id="1849" w:author="Khamsaolee Xainhiaxang" w:date="2021-07-04T19:33:00Z">
              <w:r w:rsidR="00861115">
                <w:t xml:space="preserve">keeb kwm ntawv cov neeg </w:t>
              </w:r>
            </w:ins>
            <w:r w:rsidRPr="00CF401B">
              <w:t xml:space="preserve">ib </w:t>
            </w:r>
            <w:ins w:id="1850" w:author="Khamsaolee Xainhiaxang" w:date="2021-07-04T19:33:00Z">
              <w:r w:rsidR="00861115">
                <w:t xml:space="preserve">txwm nyob </w:t>
              </w:r>
            </w:ins>
            <w:r w:rsidRPr="00CF401B">
              <w:t xml:space="preserve">cheeb tsam </w:t>
            </w:r>
            <w:ins w:id="1851" w:author="Khamsaolee Xainhiaxang" w:date="2021-07-04T19:33:00Z">
              <w:r w:rsidR="00861115">
                <w:t xml:space="preserve">no </w:t>
              </w:r>
            </w:ins>
            <w:del w:id="1852" w:author="Khamsaolee Xainhiaxang" w:date="2021-07-04T19:33:00Z">
              <w:r w:rsidRPr="00CF401B" w:rsidDel="00861115">
                <w:delText>kab lis kev cai los</w:delText>
              </w:r>
            </w:del>
            <w:ins w:id="1853" w:author="Khamsaolee Xainhiaxang" w:date="2021-07-04T19:33:00Z">
              <w:r w:rsidR="00861115">
                <w:t>txhawm rau los</w:t>
              </w:r>
            </w:ins>
            <w:r w:rsidRPr="00CF401B">
              <w:t xml:space="preserve"> txhawb kev ncaj ncees thiab kev </w:t>
            </w:r>
            <w:del w:id="1854" w:author="Khamsaolee Xainhiaxang" w:date="2021-07-04T19:34:00Z">
              <w:r w:rsidRPr="00CF401B" w:rsidDel="00861115">
                <w:delText>ncaj ncees</w:delText>
              </w:r>
            </w:del>
            <w:ins w:id="1855" w:author="Khamsaolee Xainhiaxang" w:date="2021-07-04T19:34:00Z">
              <w:r w:rsidR="00861115">
                <w:t>muaj vaj huam sib luag</w:t>
              </w:r>
            </w:ins>
            <w:r w:rsidRPr="00CF401B">
              <w:t xml:space="preserve"> hauv cheeb tsam</w:t>
            </w:r>
            <w:ins w:id="1856" w:author="Khamsaolee Xainhiaxang" w:date="2021-07-04T19:34:00Z">
              <w:r w:rsidR="00861115">
                <w:t xml:space="preserve"> nroog</w:t>
              </w:r>
            </w:ins>
            <w:r w:rsidRPr="00CF401B">
              <w:t xml:space="preserve"> thiab ib puag ncig.</w:t>
            </w:r>
          </w:p>
        </w:tc>
        <w:tc>
          <w:tcPr>
            <w:tcW w:w="2156" w:type="dxa"/>
            <w:tcBorders>
              <w:bottom w:val="nil"/>
            </w:tcBorders>
          </w:tcPr>
          <w:p w14:paraId="02C41003" w14:textId="77777777" w:rsidR="00E43EF1" w:rsidRPr="00CF401B" w:rsidRDefault="000E40D2">
            <w:pPr>
              <w:pStyle w:val="TableParagraph"/>
              <w:spacing w:before="54"/>
              <w:ind w:left="141" w:right="132"/>
              <w:jc w:val="center"/>
            </w:pPr>
            <w:r w:rsidRPr="00CF401B">
              <w:t>$ 332,802.00</w:t>
            </w:r>
          </w:p>
        </w:tc>
        <w:tc>
          <w:tcPr>
            <w:tcW w:w="1619" w:type="dxa"/>
            <w:tcBorders>
              <w:bottom w:val="nil"/>
            </w:tcBorders>
          </w:tcPr>
          <w:p w14:paraId="36A70674" w14:textId="6A711383" w:rsidR="00E43EF1" w:rsidRPr="00CF401B" w:rsidRDefault="000E40D2">
            <w:pPr>
              <w:pStyle w:val="TableParagraph"/>
              <w:spacing w:before="54"/>
              <w:ind w:left="33" w:right="52"/>
              <w:jc w:val="center"/>
            </w:pPr>
            <w:r w:rsidRPr="00CF401B">
              <w:t xml:space="preserve">Yog </w:t>
            </w:r>
          </w:p>
        </w:tc>
      </w:tr>
      <w:tr w:rsidR="00E43EF1" w14:paraId="03D785A9" w14:textId="77777777" w:rsidTr="00CF401B">
        <w:trPr>
          <w:trHeight w:val="965"/>
        </w:trPr>
        <w:tc>
          <w:tcPr>
            <w:tcW w:w="1269" w:type="dxa"/>
            <w:tcBorders>
              <w:top w:val="nil"/>
              <w:bottom w:val="nil"/>
            </w:tcBorders>
          </w:tcPr>
          <w:p w14:paraId="2073F98C" w14:textId="77777777" w:rsidR="00E43EF1" w:rsidRPr="00CF401B" w:rsidRDefault="00E43EF1">
            <w:pPr>
              <w:pStyle w:val="TableParagraph"/>
              <w:rPr>
                <w:rFonts w:ascii="Times New Roman"/>
              </w:rPr>
            </w:pPr>
          </w:p>
        </w:tc>
        <w:tc>
          <w:tcPr>
            <w:tcW w:w="2536" w:type="dxa"/>
            <w:tcBorders>
              <w:top w:val="nil"/>
              <w:bottom w:val="nil"/>
            </w:tcBorders>
          </w:tcPr>
          <w:p w14:paraId="1C3937B8" w14:textId="77777777" w:rsidR="00E43EF1" w:rsidRPr="00CF401B" w:rsidRDefault="00E43EF1">
            <w:pPr>
              <w:pStyle w:val="TableParagraph"/>
              <w:rPr>
                <w:rFonts w:ascii="Times New Roman"/>
              </w:rPr>
            </w:pPr>
          </w:p>
        </w:tc>
        <w:tc>
          <w:tcPr>
            <w:tcW w:w="7530" w:type="dxa"/>
            <w:tcBorders>
              <w:top w:val="nil"/>
              <w:bottom w:val="nil"/>
            </w:tcBorders>
          </w:tcPr>
          <w:p w14:paraId="5A1B48BC" w14:textId="77777777" w:rsidR="00E43EF1" w:rsidRPr="00CF401B" w:rsidRDefault="00E43EF1">
            <w:pPr>
              <w:pStyle w:val="TableParagraph"/>
              <w:spacing w:before="3"/>
              <w:rPr>
                <w:b/>
              </w:rPr>
            </w:pPr>
          </w:p>
          <w:p w14:paraId="63C24BA8" w14:textId="778DA66B" w:rsidR="00E43EF1" w:rsidRPr="00CF401B" w:rsidRDefault="000E40D2">
            <w:pPr>
              <w:pStyle w:val="TableParagraph"/>
              <w:ind w:left="57"/>
            </w:pPr>
            <w:r w:rsidRPr="00CF401B">
              <w:t>ELO 21/22; ESSER II 22/23; ESSER III 23/24 thiab tom qab ntaw</w:t>
            </w:r>
            <w:r w:rsidR="000C1666" w:rsidRPr="00CF401B">
              <w:t>v</w:t>
            </w:r>
            <w:r w:rsidRPr="00CF401B">
              <w:t xml:space="preserve"> S / C (</w:t>
            </w:r>
            <w:r w:rsidR="000C1666" w:rsidRPr="00CF401B">
              <w:t xml:space="preserve">qib </w:t>
            </w:r>
            <w:r w:rsidRPr="00CF401B">
              <w:t>hauj</w:t>
            </w:r>
            <w:r w:rsidR="000C1666" w:rsidRPr="00CF401B">
              <w:t xml:space="preserve"> </w:t>
            </w:r>
            <w:r w:rsidRPr="00CF401B">
              <w:t>lwm)</w:t>
            </w:r>
            <w:r w:rsidR="00C508E8" w:rsidRPr="00CF401B">
              <w:t xml:space="preserve"> $ 322,802</w:t>
            </w:r>
          </w:p>
          <w:p w14:paraId="2FDD536F" w14:textId="297B911D" w:rsidR="00E43EF1" w:rsidRPr="00CF401B" w:rsidRDefault="00E43EF1">
            <w:pPr>
              <w:pStyle w:val="TableParagraph"/>
              <w:ind w:left="57"/>
            </w:pPr>
          </w:p>
        </w:tc>
        <w:tc>
          <w:tcPr>
            <w:tcW w:w="2156" w:type="dxa"/>
            <w:tcBorders>
              <w:top w:val="nil"/>
              <w:bottom w:val="nil"/>
            </w:tcBorders>
          </w:tcPr>
          <w:p w14:paraId="58D69646" w14:textId="77777777" w:rsidR="00E43EF1" w:rsidRPr="00CF401B" w:rsidRDefault="00E43EF1">
            <w:pPr>
              <w:pStyle w:val="TableParagraph"/>
              <w:rPr>
                <w:rFonts w:ascii="Times New Roman"/>
              </w:rPr>
            </w:pPr>
          </w:p>
        </w:tc>
        <w:tc>
          <w:tcPr>
            <w:tcW w:w="1619" w:type="dxa"/>
            <w:tcBorders>
              <w:top w:val="nil"/>
              <w:bottom w:val="nil"/>
            </w:tcBorders>
          </w:tcPr>
          <w:p w14:paraId="3B4FEA2D" w14:textId="77777777" w:rsidR="00E43EF1" w:rsidRPr="00CF401B" w:rsidRDefault="00E43EF1">
            <w:pPr>
              <w:pStyle w:val="TableParagraph"/>
              <w:rPr>
                <w:rFonts w:ascii="Times New Roman"/>
              </w:rPr>
            </w:pPr>
          </w:p>
        </w:tc>
      </w:tr>
      <w:tr w:rsidR="00E43EF1" w14:paraId="497526B4" w14:textId="77777777" w:rsidTr="00CF401B">
        <w:trPr>
          <w:trHeight w:val="1237"/>
        </w:trPr>
        <w:tc>
          <w:tcPr>
            <w:tcW w:w="1269" w:type="dxa"/>
            <w:tcBorders>
              <w:top w:val="nil"/>
            </w:tcBorders>
          </w:tcPr>
          <w:p w14:paraId="7E2F588B" w14:textId="77777777" w:rsidR="00E43EF1" w:rsidRPr="00CF401B" w:rsidRDefault="00E43EF1">
            <w:pPr>
              <w:pStyle w:val="TableParagraph"/>
              <w:rPr>
                <w:rFonts w:ascii="Times New Roman"/>
              </w:rPr>
            </w:pPr>
          </w:p>
        </w:tc>
        <w:tc>
          <w:tcPr>
            <w:tcW w:w="2536" w:type="dxa"/>
            <w:tcBorders>
              <w:top w:val="nil"/>
            </w:tcBorders>
          </w:tcPr>
          <w:p w14:paraId="7964B684" w14:textId="77777777" w:rsidR="00E43EF1" w:rsidRPr="00CF401B" w:rsidRDefault="00E43EF1">
            <w:pPr>
              <w:pStyle w:val="TableParagraph"/>
              <w:rPr>
                <w:rFonts w:ascii="Times New Roman"/>
              </w:rPr>
            </w:pPr>
          </w:p>
        </w:tc>
        <w:tc>
          <w:tcPr>
            <w:tcW w:w="7530" w:type="dxa"/>
            <w:tcBorders>
              <w:top w:val="nil"/>
            </w:tcBorders>
          </w:tcPr>
          <w:p w14:paraId="27BAE70E" w14:textId="77777777" w:rsidR="00E43EF1" w:rsidRPr="00CF401B" w:rsidRDefault="000E40D2">
            <w:pPr>
              <w:pStyle w:val="TableParagraph"/>
              <w:spacing w:before="130"/>
              <w:ind w:left="57"/>
            </w:pPr>
            <w:r w:rsidRPr="00CF401B">
              <w:t>Khoom siv S</w:t>
            </w:r>
            <w:del w:id="1857" w:author="Khamsaolee Xainhiaxang" w:date="2021-07-04T19:35:00Z">
              <w:r w:rsidRPr="00CF401B" w:rsidDel="00861115">
                <w:delText xml:space="preserve"> </w:delText>
              </w:r>
            </w:del>
            <w:r w:rsidRPr="00CF401B">
              <w:t>/</w:t>
            </w:r>
            <w:del w:id="1858" w:author="Khamsaolee Xainhiaxang" w:date="2021-07-04T19:35:00Z">
              <w:r w:rsidRPr="00CF401B" w:rsidDel="00861115">
                <w:delText xml:space="preserve"> </w:delText>
              </w:r>
            </w:del>
            <w:r w:rsidRPr="00CF401B">
              <w:t>C = $ 10,000</w:t>
            </w:r>
          </w:p>
        </w:tc>
        <w:tc>
          <w:tcPr>
            <w:tcW w:w="2156" w:type="dxa"/>
            <w:tcBorders>
              <w:top w:val="nil"/>
            </w:tcBorders>
          </w:tcPr>
          <w:p w14:paraId="483EDCBA" w14:textId="77777777" w:rsidR="00E43EF1" w:rsidRPr="00CF401B" w:rsidRDefault="00E43EF1">
            <w:pPr>
              <w:pStyle w:val="TableParagraph"/>
              <w:rPr>
                <w:rFonts w:ascii="Times New Roman"/>
              </w:rPr>
            </w:pPr>
          </w:p>
        </w:tc>
        <w:tc>
          <w:tcPr>
            <w:tcW w:w="1619" w:type="dxa"/>
            <w:tcBorders>
              <w:top w:val="nil"/>
            </w:tcBorders>
          </w:tcPr>
          <w:p w14:paraId="2EA6A0D7" w14:textId="77777777" w:rsidR="00E43EF1" w:rsidRPr="00CF401B" w:rsidRDefault="00E43EF1">
            <w:pPr>
              <w:pStyle w:val="TableParagraph"/>
              <w:rPr>
                <w:rFonts w:ascii="Times New Roman"/>
              </w:rPr>
            </w:pPr>
          </w:p>
        </w:tc>
      </w:tr>
      <w:tr w:rsidR="00E43EF1" w14:paraId="1C1B9888" w14:textId="77777777" w:rsidTr="00CF401B">
        <w:trPr>
          <w:trHeight w:val="2541"/>
        </w:trPr>
        <w:tc>
          <w:tcPr>
            <w:tcW w:w="1269" w:type="dxa"/>
          </w:tcPr>
          <w:p w14:paraId="2E5AB5FC" w14:textId="2F5A473E" w:rsidR="00E43EF1" w:rsidRPr="00CF401B" w:rsidRDefault="000E40D2">
            <w:pPr>
              <w:pStyle w:val="TableParagraph"/>
              <w:spacing w:before="54"/>
              <w:ind w:left="9"/>
              <w:jc w:val="center"/>
              <w:rPr>
                <w:b/>
              </w:rPr>
            </w:pPr>
            <w:r w:rsidRPr="00CF401B">
              <w:rPr>
                <w:b/>
              </w:rPr>
              <w:t>9</w:t>
            </w:r>
          </w:p>
        </w:tc>
        <w:tc>
          <w:tcPr>
            <w:tcW w:w="2536" w:type="dxa"/>
          </w:tcPr>
          <w:p w14:paraId="69046248" w14:textId="00805056" w:rsidR="00E43EF1" w:rsidRPr="00CF401B" w:rsidRDefault="00861115" w:rsidP="00861115">
            <w:pPr>
              <w:pStyle w:val="TableParagraph"/>
              <w:spacing w:before="54"/>
              <w:ind w:left="58"/>
            </w:pPr>
            <w:ins w:id="1859" w:author="Khamsaolee Xainhiaxang" w:date="2021-07-04T19:35:00Z">
              <w:r w:rsidRPr="00CF401B">
                <w:t xml:space="preserve">Hauj lwm </w:t>
              </w:r>
            </w:ins>
            <w:ins w:id="1860" w:author="Khamsaolee Xainhiaxang" w:date="2021-07-04T19:36:00Z">
              <w:r>
                <w:t xml:space="preserve">Ntawm </w:t>
              </w:r>
            </w:ins>
            <w:r w:rsidR="000E40D2" w:rsidRPr="00CF401B">
              <w:t xml:space="preserve">Cov Thawj Coj </w:t>
            </w:r>
            <w:del w:id="1861" w:author="Khamsaolee Xainhiaxang" w:date="2021-07-04T19:35:00Z">
              <w:r w:rsidR="000E40D2" w:rsidRPr="00CF401B" w:rsidDel="00861115">
                <w:delText>Ua Hauj</w:delText>
              </w:r>
              <w:r w:rsidR="004A4BAB" w:rsidRPr="00CF401B" w:rsidDel="00861115">
                <w:delText xml:space="preserve"> </w:delText>
              </w:r>
              <w:r w:rsidR="000E40D2" w:rsidRPr="00CF401B" w:rsidDel="00861115">
                <w:delText>lwm</w:delText>
              </w:r>
            </w:del>
          </w:p>
        </w:tc>
        <w:tc>
          <w:tcPr>
            <w:tcW w:w="7530" w:type="dxa"/>
          </w:tcPr>
          <w:p w14:paraId="683B46E9" w14:textId="77777777" w:rsidR="00E43EF1" w:rsidRPr="00CF401B" w:rsidRDefault="000E40D2">
            <w:pPr>
              <w:pStyle w:val="TableParagraph"/>
              <w:spacing w:before="54"/>
              <w:ind w:left="57"/>
            </w:pPr>
            <w:r w:rsidRPr="00CF401B">
              <w:t>3.9</w:t>
            </w:r>
          </w:p>
          <w:p w14:paraId="451C41EB" w14:textId="4C62B337" w:rsidR="00E43EF1" w:rsidRPr="00CF401B" w:rsidRDefault="000E40D2">
            <w:pPr>
              <w:pStyle w:val="TableParagraph"/>
              <w:ind w:left="57" w:right="152"/>
            </w:pPr>
            <w:r w:rsidRPr="00CF401B">
              <w:t xml:space="preserve">Cov </w:t>
            </w:r>
            <w:ins w:id="1862" w:author="Khamsaolee Xainhiaxang" w:date="2021-07-04T19:37:00Z">
              <w:r w:rsidR="00861115">
                <w:t xml:space="preserve">Neeg ua hauj lwm txog </w:t>
              </w:r>
            </w:ins>
            <w:r w:rsidRPr="00CF401B">
              <w:t xml:space="preserve">Thawj Saib Xyuas </w:t>
            </w:r>
            <w:del w:id="1863" w:author="Khamsaolee Xainhiaxang" w:date="2021-07-04T19:38:00Z">
              <w:r w:rsidRPr="00CF401B" w:rsidDel="00861115">
                <w:delText>Cov Dej Num Ua H</w:delText>
              </w:r>
            </w:del>
            <w:ins w:id="1864" w:author="Khamsaolee Xainhiaxang" w:date="2021-07-04T19:38:00Z">
              <w:r w:rsidR="00861115">
                <w:t>h</w:t>
              </w:r>
            </w:ins>
            <w:r w:rsidRPr="00CF401B">
              <w:t>au</w:t>
            </w:r>
            <w:ins w:id="1865" w:author="Khamsaolee Xainhiaxang" w:date="2021-07-04T19:38:00Z">
              <w:r w:rsidR="00861115">
                <w:t>m</w:t>
              </w:r>
            </w:ins>
            <w:del w:id="1866" w:author="Khamsaolee Xainhiaxang" w:date="2021-07-04T19:38:00Z">
              <w:r w:rsidRPr="00CF401B" w:rsidDel="00861115">
                <w:delText>j</w:delText>
              </w:r>
              <w:r w:rsidR="00C25E60" w:rsidRPr="00CF401B" w:rsidDel="00861115">
                <w:delText xml:space="preserve"> </w:delText>
              </w:r>
              <w:r w:rsidRPr="00CF401B" w:rsidDel="00861115">
                <w:delText xml:space="preserve">lwm rau </w:delText>
              </w:r>
            </w:del>
            <w:r w:rsidRPr="00CF401B">
              <w:t xml:space="preserve">cov tsev kawm </w:t>
            </w:r>
            <w:r w:rsidR="00C25E60" w:rsidRPr="00CF401B">
              <w:t>qib</w:t>
            </w:r>
            <w:r w:rsidRPr="00CF401B">
              <w:t xml:space="preserve"> nrab thiab tsev kawm </w:t>
            </w:r>
            <w:r w:rsidR="00C25E60" w:rsidRPr="00CF401B">
              <w:t>qib</w:t>
            </w:r>
            <w:r w:rsidRPr="00CF401B">
              <w:t xml:space="preserve"> siab los txhawb </w:t>
            </w:r>
            <w:del w:id="1867" w:author="Khamsaolee Xainhiaxang" w:date="2021-07-04T19:39:00Z">
              <w:r w:rsidRPr="00CF401B" w:rsidDel="00861115">
                <w:delText xml:space="preserve">kev nce hauv </w:delText>
              </w:r>
            </w:del>
            <w:r w:rsidRPr="00CF401B">
              <w:t xml:space="preserve">kev kawm, </w:t>
            </w:r>
            <w:del w:id="1868" w:author="Khamsaolee Xainhiaxang" w:date="2021-07-04T19:39:00Z">
              <w:r w:rsidRPr="00CF401B" w:rsidDel="00861115">
                <w:delText>t</w:delText>
              </w:r>
              <w:r w:rsidR="00C25E60" w:rsidRPr="00CF401B" w:rsidDel="00861115">
                <w:delText xml:space="preserve">xhawb </w:delText>
              </w:r>
              <w:r w:rsidRPr="00CF401B" w:rsidDel="00861115">
                <w:delText>ntxiv</w:delText>
              </w:r>
            </w:del>
            <w:ins w:id="1869" w:author="Khamsaolee Xainhiaxang" w:date="2021-07-04T19:39:00Z">
              <w:r w:rsidR="00861115">
                <w:t>kev txhim kho</w:t>
              </w:r>
            </w:ins>
            <w:r w:rsidRPr="00CF401B">
              <w:t xml:space="preserve">, thiab kis las. </w:t>
            </w:r>
            <w:del w:id="1870" w:author="Khamsaolee Xainhiaxang" w:date="2021-07-04T19:40:00Z">
              <w:r w:rsidRPr="00CF401B" w:rsidDel="00861115">
                <w:delText xml:space="preserve">9 </w:delText>
              </w:r>
            </w:del>
            <w:r w:rsidRPr="00CF401B">
              <w:t xml:space="preserve">FTE </w:t>
            </w:r>
            <w:del w:id="1871" w:author="Khamsaolee Xainhiaxang" w:date="2021-07-04T19:40:00Z">
              <w:r w:rsidR="00C25E60" w:rsidRPr="00CF401B" w:rsidDel="00861115">
                <w:delText>cov</w:delText>
              </w:r>
              <w:r w:rsidRPr="00CF401B" w:rsidDel="00861115">
                <w:delText xml:space="preserve"> </w:delText>
              </w:r>
            </w:del>
            <w:ins w:id="1872" w:author="Khamsaolee Xainhiaxang" w:date="2021-07-04T19:40:00Z">
              <w:r w:rsidR="00861115">
                <w:t>9 lub luag</w:t>
              </w:r>
              <w:r w:rsidR="00861115" w:rsidRPr="00CF401B">
                <w:t xml:space="preserve"> </w:t>
              </w:r>
            </w:ins>
            <w:r w:rsidRPr="00CF401B">
              <w:t>hauj</w:t>
            </w:r>
            <w:r w:rsidR="00C25E60" w:rsidRPr="00CF401B">
              <w:t xml:space="preserve"> </w:t>
            </w:r>
            <w:r w:rsidRPr="00CF401B">
              <w:t>lwm.</w:t>
            </w:r>
          </w:p>
          <w:p w14:paraId="6819B613" w14:textId="77777777" w:rsidR="00E43EF1" w:rsidRPr="00CF401B" w:rsidRDefault="00E43EF1">
            <w:pPr>
              <w:pStyle w:val="TableParagraph"/>
              <w:spacing w:before="11"/>
              <w:rPr>
                <w:b/>
              </w:rPr>
            </w:pPr>
          </w:p>
          <w:p w14:paraId="3D6AF1B6" w14:textId="77777777" w:rsidR="00E43EF1" w:rsidRPr="00CF401B" w:rsidRDefault="000E40D2">
            <w:pPr>
              <w:pStyle w:val="TableParagraph"/>
              <w:ind w:left="57"/>
            </w:pPr>
            <w:r w:rsidRPr="00CF401B">
              <w:t>Txhua S</w:t>
            </w:r>
            <w:del w:id="1873" w:author="Khamsaolee Xainhiaxang" w:date="2021-07-04T19:40:00Z">
              <w:r w:rsidRPr="00CF401B" w:rsidDel="00861115">
                <w:delText xml:space="preserve"> </w:delText>
              </w:r>
            </w:del>
            <w:r w:rsidRPr="00CF401B">
              <w:t>/</w:t>
            </w:r>
            <w:del w:id="1874" w:author="Khamsaolee Xainhiaxang" w:date="2021-07-04T19:40:00Z">
              <w:r w:rsidRPr="00CF401B" w:rsidDel="00861115">
                <w:delText xml:space="preserve"> </w:delText>
              </w:r>
            </w:del>
            <w:r w:rsidRPr="00CF401B">
              <w:t>C</w:t>
            </w:r>
          </w:p>
        </w:tc>
        <w:tc>
          <w:tcPr>
            <w:tcW w:w="2156" w:type="dxa"/>
          </w:tcPr>
          <w:p w14:paraId="4AC7A1CB" w14:textId="77777777" w:rsidR="00E43EF1" w:rsidRPr="00CF401B" w:rsidRDefault="000E40D2">
            <w:pPr>
              <w:pStyle w:val="TableParagraph"/>
              <w:spacing w:before="54"/>
              <w:ind w:left="141" w:right="132"/>
              <w:jc w:val="center"/>
            </w:pPr>
            <w:r w:rsidRPr="00CF401B">
              <w:t>$ 1,160,656.00</w:t>
            </w:r>
          </w:p>
        </w:tc>
        <w:tc>
          <w:tcPr>
            <w:tcW w:w="1619" w:type="dxa"/>
          </w:tcPr>
          <w:p w14:paraId="6796B7F1" w14:textId="41CA34F2" w:rsidR="00E43EF1" w:rsidRPr="00CF401B" w:rsidRDefault="000E40D2">
            <w:pPr>
              <w:pStyle w:val="TableParagraph"/>
              <w:spacing w:before="54"/>
              <w:ind w:left="33" w:right="52"/>
              <w:jc w:val="center"/>
            </w:pPr>
            <w:r w:rsidRPr="00CF401B">
              <w:t xml:space="preserve">Yog </w:t>
            </w:r>
          </w:p>
        </w:tc>
      </w:tr>
    </w:tbl>
    <w:p w14:paraId="69B7562C" w14:textId="77777777" w:rsidR="00E43EF1" w:rsidRDefault="00E43EF1">
      <w:pPr>
        <w:jc w:val="center"/>
        <w:sectPr w:rsidR="00E43EF1">
          <w:pgSz w:w="15840" w:h="12240" w:orient="landscape"/>
          <w:pgMar w:top="640" w:right="120" w:bottom="480" w:left="120" w:header="0" w:footer="284" w:gutter="0"/>
          <w:cols w:space="720"/>
        </w:sectPr>
      </w:pPr>
    </w:p>
    <w:tbl>
      <w:tblPr>
        <w:tblW w:w="0" w:type="auto"/>
        <w:tblInd w:w="25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1269"/>
        <w:gridCol w:w="2086"/>
        <w:gridCol w:w="8100"/>
        <w:gridCol w:w="2036"/>
        <w:gridCol w:w="1619"/>
      </w:tblGrid>
      <w:tr w:rsidR="00651F5B" w14:paraId="14A83D79" w14:textId="77777777" w:rsidTr="0083564D">
        <w:trPr>
          <w:trHeight w:val="333"/>
        </w:trPr>
        <w:tc>
          <w:tcPr>
            <w:tcW w:w="1269" w:type="dxa"/>
            <w:shd w:val="clear" w:color="auto" w:fill="DBE5F1"/>
          </w:tcPr>
          <w:p w14:paraId="3971BBBD" w14:textId="3BF0C751" w:rsidR="00651F5B" w:rsidRDefault="00651F5B" w:rsidP="00651F5B">
            <w:pPr>
              <w:pStyle w:val="TableParagraph"/>
              <w:spacing w:before="54" w:line="260" w:lineRule="exact"/>
              <w:ind w:left="58"/>
              <w:rPr>
                <w:sz w:val="24"/>
              </w:rPr>
            </w:pPr>
            <w:r w:rsidRPr="00166873">
              <w:rPr>
                <w:sz w:val="20"/>
                <w:szCs w:val="20"/>
              </w:rPr>
              <w:lastRenderedPageBreak/>
              <w:t>Kev ua #</w:t>
            </w:r>
          </w:p>
        </w:tc>
        <w:tc>
          <w:tcPr>
            <w:tcW w:w="2086" w:type="dxa"/>
            <w:shd w:val="clear" w:color="auto" w:fill="DBE5F1"/>
          </w:tcPr>
          <w:p w14:paraId="5B3C0EC3" w14:textId="7622F9B0" w:rsidR="00651F5B" w:rsidRDefault="00651F5B" w:rsidP="00651F5B">
            <w:pPr>
              <w:pStyle w:val="TableParagraph"/>
              <w:spacing w:before="54" w:line="260" w:lineRule="exact"/>
              <w:ind w:left="58"/>
              <w:rPr>
                <w:sz w:val="24"/>
              </w:rPr>
            </w:pPr>
            <w:r w:rsidRPr="00166873">
              <w:rPr>
                <w:sz w:val="20"/>
                <w:szCs w:val="20"/>
              </w:rPr>
              <w:t>Ntsiab lus</w:t>
            </w:r>
          </w:p>
        </w:tc>
        <w:tc>
          <w:tcPr>
            <w:tcW w:w="8100" w:type="dxa"/>
            <w:shd w:val="clear" w:color="auto" w:fill="DBE5F1"/>
          </w:tcPr>
          <w:p w14:paraId="2A0F2529" w14:textId="2BAB2F3D" w:rsidR="00651F5B" w:rsidRDefault="00651F5B" w:rsidP="00651F5B">
            <w:pPr>
              <w:pStyle w:val="TableParagraph"/>
              <w:spacing w:before="54" w:line="260" w:lineRule="exact"/>
              <w:ind w:left="57"/>
              <w:rPr>
                <w:sz w:val="24"/>
              </w:rPr>
            </w:pPr>
            <w:r w:rsidRPr="00166873">
              <w:rPr>
                <w:sz w:val="20"/>
                <w:szCs w:val="20"/>
              </w:rPr>
              <w:t>Kev piav qhia</w:t>
            </w:r>
          </w:p>
        </w:tc>
        <w:tc>
          <w:tcPr>
            <w:tcW w:w="2036" w:type="dxa"/>
            <w:shd w:val="clear" w:color="auto" w:fill="DBE5F1"/>
          </w:tcPr>
          <w:p w14:paraId="221152F7" w14:textId="6CFC56AB" w:rsidR="00651F5B" w:rsidRDefault="00651F5B" w:rsidP="00651F5B">
            <w:pPr>
              <w:pStyle w:val="TableParagraph"/>
              <w:spacing w:before="54" w:line="260" w:lineRule="exact"/>
              <w:ind w:left="142" w:right="132"/>
              <w:jc w:val="center"/>
              <w:rPr>
                <w:sz w:val="24"/>
              </w:rPr>
            </w:pPr>
            <w:r w:rsidRPr="00166873">
              <w:rPr>
                <w:sz w:val="20"/>
                <w:szCs w:val="20"/>
              </w:rPr>
              <w:t>Tag Nrho Cov Nyiaj</w:t>
            </w:r>
          </w:p>
        </w:tc>
        <w:tc>
          <w:tcPr>
            <w:tcW w:w="1619" w:type="dxa"/>
            <w:shd w:val="clear" w:color="auto" w:fill="DBE5F1"/>
          </w:tcPr>
          <w:p w14:paraId="0DA882A2" w14:textId="38A1E8CE" w:rsidR="00651F5B" w:rsidRDefault="00651F5B" w:rsidP="00651F5B">
            <w:pPr>
              <w:pStyle w:val="TableParagraph"/>
              <w:spacing w:before="54" w:line="260" w:lineRule="exact"/>
              <w:ind w:left="33" w:right="24"/>
              <w:jc w:val="center"/>
              <w:rPr>
                <w:sz w:val="24"/>
              </w:rPr>
            </w:pPr>
            <w:r w:rsidRPr="00166873">
              <w:rPr>
                <w:sz w:val="20"/>
                <w:szCs w:val="20"/>
              </w:rPr>
              <w:t>Kev Koom Tes</w:t>
            </w:r>
          </w:p>
        </w:tc>
      </w:tr>
      <w:tr w:rsidR="00E43EF1" w14:paraId="26F98237" w14:textId="77777777" w:rsidTr="0083564D">
        <w:trPr>
          <w:trHeight w:val="10545"/>
        </w:trPr>
        <w:tc>
          <w:tcPr>
            <w:tcW w:w="1269" w:type="dxa"/>
          </w:tcPr>
          <w:p w14:paraId="154AFC6A" w14:textId="77777777" w:rsidR="00E43EF1" w:rsidRPr="0083564D" w:rsidRDefault="000E40D2">
            <w:pPr>
              <w:pStyle w:val="TableParagraph"/>
              <w:spacing w:before="54"/>
              <w:ind w:left="480" w:right="471"/>
              <w:jc w:val="center"/>
              <w:rPr>
                <w:b/>
                <w:sz w:val="21"/>
                <w:szCs w:val="21"/>
              </w:rPr>
            </w:pPr>
            <w:r w:rsidRPr="0083564D">
              <w:rPr>
                <w:b/>
                <w:sz w:val="21"/>
                <w:szCs w:val="21"/>
              </w:rPr>
              <w:t>10</w:t>
            </w:r>
          </w:p>
        </w:tc>
        <w:tc>
          <w:tcPr>
            <w:tcW w:w="2086" w:type="dxa"/>
          </w:tcPr>
          <w:p w14:paraId="78C21D7C" w14:textId="017D8BA9" w:rsidR="00E43EF1" w:rsidRPr="0083564D" w:rsidRDefault="000E40D2" w:rsidP="00535929">
            <w:pPr>
              <w:pStyle w:val="TableParagraph"/>
              <w:spacing w:before="54"/>
              <w:ind w:left="58" w:right="364"/>
              <w:rPr>
                <w:sz w:val="21"/>
                <w:szCs w:val="21"/>
              </w:rPr>
            </w:pPr>
            <w:r w:rsidRPr="0083564D">
              <w:rPr>
                <w:sz w:val="21"/>
                <w:szCs w:val="21"/>
              </w:rPr>
              <w:t>Tub Ntxhais Kawm Cov Hauj</w:t>
            </w:r>
            <w:r w:rsidR="00DC17D4" w:rsidRPr="0083564D">
              <w:rPr>
                <w:sz w:val="21"/>
                <w:szCs w:val="21"/>
              </w:rPr>
              <w:t xml:space="preserve"> </w:t>
            </w:r>
            <w:r w:rsidRPr="0083564D">
              <w:rPr>
                <w:sz w:val="21"/>
                <w:szCs w:val="21"/>
              </w:rPr>
              <w:t xml:space="preserve">lwm </w:t>
            </w:r>
            <w:del w:id="1875" w:author="Khamsaolee Xainhiaxang" w:date="2021-07-04T20:00:00Z">
              <w:r w:rsidRPr="0083564D" w:rsidDel="00535929">
                <w:rPr>
                  <w:sz w:val="21"/>
                  <w:szCs w:val="21"/>
                </w:rPr>
                <w:delText>- Ntxiv</w:delText>
              </w:r>
            </w:del>
          </w:p>
        </w:tc>
        <w:tc>
          <w:tcPr>
            <w:tcW w:w="8100" w:type="dxa"/>
          </w:tcPr>
          <w:p w14:paraId="49F219FA" w14:textId="77777777" w:rsidR="00E43EF1" w:rsidRPr="0083564D" w:rsidRDefault="000E40D2">
            <w:pPr>
              <w:pStyle w:val="TableParagraph"/>
              <w:spacing w:before="54"/>
              <w:ind w:left="57"/>
              <w:rPr>
                <w:sz w:val="21"/>
                <w:szCs w:val="21"/>
              </w:rPr>
            </w:pPr>
            <w:r w:rsidRPr="0083564D">
              <w:rPr>
                <w:sz w:val="21"/>
                <w:szCs w:val="21"/>
              </w:rPr>
              <w:t>3.10</w:t>
            </w:r>
          </w:p>
          <w:p w14:paraId="67DB7671" w14:textId="0F14B8CC" w:rsidR="00E43EF1" w:rsidRPr="0083564D" w:rsidRDefault="000E40D2" w:rsidP="0073570D">
            <w:pPr>
              <w:pStyle w:val="TableParagraph"/>
              <w:ind w:left="57" w:right="468"/>
              <w:jc w:val="both"/>
              <w:rPr>
                <w:sz w:val="21"/>
                <w:szCs w:val="21"/>
              </w:rPr>
            </w:pPr>
            <w:r w:rsidRPr="0083564D">
              <w:rPr>
                <w:sz w:val="21"/>
                <w:szCs w:val="21"/>
              </w:rPr>
              <w:t xml:space="preserve">Cov tub ntxhais kawm yuav muaj kev nkag mus rau cov </w:t>
            </w:r>
            <w:del w:id="1876" w:author="Khamsaolee Xainhiaxang" w:date="2021-07-04T20:00:00Z">
              <w:r w:rsidRPr="0083564D" w:rsidDel="00535929">
                <w:rPr>
                  <w:sz w:val="21"/>
                  <w:szCs w:val="21"/>
                </w:rPr>
                <w:delText xml:space="preserve">dej num </w:delText>
              </w:r>
            </w:del>
            <w:r w:rsidRPr="0083564D">
              <w:rPr>
                <w:sz w:val="21"/>
                <w:szCs w:val="21"/>
              </w:rPr>
              <w:t>kev kawm, kev sib tw ntawm kev kawm, thiab kev ua kis las, uas yuav txhawb nqa tub ntxhais kawm kev</w:t>
            </w:r>
            <w:r w:rsidR="00D253DD" w:rsidRPr="0083564D">
              <w:rPr>
                <w:sz w:val="21"/>
                <w:szCs w:val="21"/>
              </w:rPr>
              <w:t xml:space="preserve"> sib koom tes</w:t>
            </w:r>
            <w:r w:rsidRPr="0083564D">
              <w:rPr>
                <w:sz w:val="21"/>
                <w:szCs w:val="21"/>
              </w:rPr>
              <w:t xml:space="preserve">, kev xav </w:t>
            </w:r>
            <w:del w:id="1877" w:author="Khamsaolee Xainhiaxang" w:date="2021-07-04T20:01:00Z">
              <w:r w:rsidRPr="0083564D" w:rsidDel="00535929">
                <w:rPr>
                  <w:sz w:val="21"/>
                  <w:szCs w:val="21"/>
                </w:rPr>
                <w:delText>hauv zej zog</w:delText>
              </w:r>
            </w:del>
            <w:ins w:id="1878" w:author="Khamsaolee Xainhiaxang" w:date="2021-07-04T20:01:00Z">
              <w:r w:rsidR="00535929">
                <w:rPr>
                  <w:sz w:val="21"/>
                  <w:szCs w:val="21"/>
                </w:rPr>
                <w:t>zoo</w:t>
              </w:r>
            </w:ins>
            <w:r w:rsidRPr="0083564D">
              <w:rPr>
                <w:sz w:val="21"/>
                <w:szCs w:val="21"/>
              </w:rPr>
              <w:t xml:space="preserve">, thiab txhim kho tub ntxhais kawm kev </w:t>
            </w:r>
            <w:del w:id="1879" w:author="Khamsaolee Xainhiaxang" w:date="2021-07-04T20:02:00Z">
              <w:r w:rsidRPr="0083564D" w:rsidDel="00535929">
                <w:rPr>
                  <w:sz w:val="21"/>
                  <w:szCs w:val="21"/>
                </w:rPr>
                <w:delText>ua tiav</w:delText>
              </w:r>
            </w:del>
            <w:ins w:id="1880" w:author="Khamsaolee Xainhiaxang" w:date="2021-07-04T20:02:00Z">
              <w:r w:rsidR="00535929">
                <w:rPr>
                  <w:sz w:val="21"/>
                  <w:szCs w:val="21"/>
                </w:rPr>
                <w:t>kawm</w:t>
              </w:r>
            </w:ins>
            <w:r w:rsidRPr="0083564D">
              <w:rPr>
                <w:sz w:val="21"/>
                <w:szCs w:val="21"/>
              </w:rPr>
              <w:t xml:space="preserve">. Piv txwv ntawm cov tub ntxhais kawm uas </w:t>
            </w:r>
            <w:del w:id="1881" w:author="Khamsaolee Xainhiaxang" w:date="2021-07-04T20:04:00Z">
              <w:r w:rsidRPr="0083564D" w:rsidDel="00535929">
                <w:rPr>
                  <w:sz w:val="21"/>
                  <w:szCs w:val="21"/>
                </w:rPr>
                <w:delText xml:space="preserve">muaj peev xwm ua </w:delText>
              </w:r>
            </w:del>
            <w:r w:rsidRPr="0083564D">
              <w:rPr>
                <w:sz w:val="21"/>
                <w:szCs w:val="21"/>
              </w:rPr>
              <w:t>tau muaj xws li:</w:t>
            </w:r>
          </w:p>
          <w:p w14:paraId="695BB918" w14:textId="77777777" w:rsidR="00E43EF1" w:rsidRPr="0083564D" w:rsidRDefault="00E43EF1">
            <w:pPr>
              <w:pStyle w:val="TableParagraph"/>
              <w:rPr>
                <w:b/>
                <w:sz w:val="21"/>
                <w:szCs w:val="21"/>
              </w:rPr>
            </w:pPr>
          </w:p>
          <w:p w14:paraId="7ED8CB12" w14:textId="394E113C" w:rsidR="00E43EF1" w:rsidRPr="0083564D" w:rsidRDefault="004A403B">
            <w:pPr>
              <w:pStyle w:val="TableParagraph"/>
              <w:ind w:left="57"/>
              <w:rPr>
                <w:sz w:val="21"/>
                <w:szCs w:val="21"/>
              </w:rPr>
            </w:pPr>
            <w:r w:rsidRPr="0083564D">
              <w:rPr>
                <w:sz w:val="21"/>
                <w:szCs w:val="21"/>
              </w:rPr>
              <w:t xml:space="preserve">Kev Ua Si Ntawm </w:t>
            </w:r>
            <w:r w:rsidR="000E40D2" w:rsidRPr="0083564D">
              <w:rPr>
                <w:sz w:val="21"/>
                <w:szCs w:val="21"/>
              </w:rPr>
              <w:t>Kev kawm:</w:t>
            </w:r>
          </w:p>
          <w:p w14:paraId="5DF36D52" w14:textId="4CEA0ED2" w:rsidR="00E43EF1" w:rsidRPr="0083564D" w:rsidRDefault="000E40D2" w:rsidP="0073570D">
            <w:pPr>
              <w:pStyle w:val="TableParagraph"/>
              <w:ind w:left="57" w:right="95"/>
              <w:jc w:val="both"/>
              <w:rPr>
                <w:sz w:val="21"/>
                <w:szCs w:val="21"/>
              </w:rPr>
            </w:pPr>
            <w:r w:rsidRPr="0083564D">
              <w:rPr>
                <w:sz w:val="21"/>
                <w:szCs w:val="21"/>
              </w:rPr>
              <w:t>K - 8:</w:t>
            </w:r>
            <w:del w:id="1882" w:author="Khamsaolee Xainhiaxang" w:date="2021-07-04T20:11:00Z">
              <w:r w:rsidRPr="0083564D" w:rsidDel="00D318BE">
                <w:rPr>
                  <w:sz w:val="21"/>
                  <w:szCs w:val="21"/>
                </w:rPr>
                <w:delText xml:space="preserve"> Cov</w:delText>
              </w:r>
            </w:del>
            <w:r w:rsidRPr="0083564D">
              <w:rPr>
                <w:sz w:val="21"/>
                <w:szCs w:val="21"/>
              </w:rPr>
              <w:t xml:space="preserve"> </w:t>
            </w:r>
            <w:ins w:id="1883" w:author="Khamsaolee Xainhiaxang" w:date="2021-07-04T20:11:00Z">
              <w:r w:rsidR="00D318BE">
                <w:rPr>
                  <w:sz w:val="21"/>
                  <w:szCs w:val="21"/>
                </w:rPr>
                <w:t>Q</w:t>
              </w:r>
            </w:ins>
            <w:del w:id="1884" w:author="Khamsaolee Xainhiaxang" w:date="2021-07-04T20:11:00Z">
              <w:r w:rsidRPr="0083564D" w:rsidDel="00D318BE">
                <w:rPr>
                  <w:sz w:val="21"/>
                  <w:szCs w:val="21"/>
                </w:rPr>
                <w:delText>q</w:delText>
              </w:r>
            </w:del>
            <w:r w:rsidRPr="0083564D">
              <w:rPr>
                <w:sz w:val="21"/>
                <w:szCs w:val="21"/>
              </w:rPr>
              <w:t xml:space="preserve">ib </w:t>
            </w:r>
            <w:ins w:id="1885" w:author="Khamsaolee Xainhiaxang" w:date="2021-07-04T20:11:00Z">
              <w:r w:rsidR="00D318BE">
                <w:rPr>
                  <w:sz w:val="21"/>
                  <w:szCs w:val="21"/>
                </w:rPr>
                <w:t>Anchor cov kev ua si</w:t>
              </w:r>
            </w:ins>
            <w:del w:id="1886" w:author="Khamsaolee Xainhiaxang" w:date="2021-07-04T20:11:00Z">
              <w:r w:rsidRPr="0083564D" w:rsidDel="00D318BE">
                <w:rPr>
                  <w:sz w:val="21"/>
                  <w:szCs w:val="21"/>
                </w:rPr>
                <w:delText xml:space="preserve">thauj tog rau nkoj </w:delText>
              </w:r>
            </w:del>
            <w:r w:rsidRPr="0083564D">
              <w:rPr>
                <w:sz w:val="21"/>
                <w:szCs w:val="21"/>
              </w:rPr>
              <w:t xml:space="preserve">(xws li kev tawm mus ncig ua si, cov koom haum, thiab lwm </w:t>
            </w:r>
            <w:del w:id="1887" w:author="Khamsaolee Xainhiaxang" w:date="2021-07-04T20:12:00Z">
              <w:r w:rsidRPr="0083564D" w:rsidDel="00D318BE">
                <w:rPr>
                  <w:sz w:val="21"/>
                  <w:szCs w:val="21"/>
                </w:rPr>
                <w:delText>lub caij nyoog</w:delText>
              </w:r>
            </w:del>
            <w:ins w:id="1888" w:author="Khamsaolee Xainhiaxang" w:date="2021-07-04T20:12:00Z">
              <w:r w:rsidR="00D318BE">
                <w:rPr>
                  <w:sz w:val="21"/>
                  <w:szCs w:val="21"/>
                </w:rPr>
                <w:t>yam ntxiv</w:t>
              </w:r>
            </w:ins>
            <w:r w:rsidRPr="0083564D">
              <w:rPr>
                <w:sz w:val="21"/>
                <w:szCs w:val="21"/>
              </w:rPr>
              <w:t xml:space="preserve">): Qib 3: Lub Tsev Kawm </w:t>
            </w:r>
            <w:del w:id="1889" w:author="Khamsaolee Xainhiaxang" w:date="2021-07-04T20:12:00Z">
              <w:r w:rsidRPr="0083564D" w:rsidDel="00D318BE">
                <w:rPr>
                  <w:sz w:val="21"/>
                  <w:szCs w:val="21"/>
                </w:rPr>
                <w:delText xml:space="preserve">Hauv Lub Tsho Hawm </w:delText>
              </w:r>
              <w:r w:rsidR="00DA7DC6" w:rsidRPr="0083564D" w:rsidDel="00D318BE">
                <w:rPr>
                  <w:sz w:val="21"/>
                  <w:szCs w:val="21"/>
                </w:rPr>
                <w:delText>Lub Hwj Chim</w:delText>
              </w:r>
            </w:del>
            <w:ins w:id="1890" w:author="Khamsaolee Xainhiaxang" w:date="2021-07-04T20:13:00Z">
              <w:r w:rsidR="00D318BE">
                <w:rPr>
                  <w:sz w:val="21"/>
                  <w:szCs w:val="21"/>
                </w:rPr>
                <w:t xml:space="preserve">txog kev tshawb fawb </w:t>
              </w:r>
            </w:ins>
            <w:ins w:id="1891" w:author="Khamsaolee Xainhiaxang" w:date="2021-07-04T20:12:00Z">
              <w:r w:rsidR="00D318BE">
                <w:rPr>
                  <w:sz w:val="21"/>
                  <w:szCs w:val="21"/>
                </w:rPr>
                <w:t>Powverhouse</w:t>
              </w:r>
            </w:ins>
            <w:r w:rsidRPr="0083564D">
              <w:rPr>
                <w:sz w:val="21"/>
                <w:szCs w:val="21"/>
              </w:rPr>
              <w:t>; Q</w:t>
            </w:r>
            <w:r w:rsidR="00DA7DC6" w:rsidRPr="0083564D">
              <w:rPr>
                <w:sz w:val="21"/>
                <w:szCs w:val="21"/>
              </w:rPr>
              <w:t>i</w:t>
            </w:r>
            <w:r w:rsidRPr="0083564D">
              <w:rPr>
                <w:sz w:val="21"/>
                <w:szCs w:val="21"/>
              </w:rPr>
              <w:t xml:space="preserve">b 4: </w:t>
            </w:r>
            <w:del w:id="1892" w:author="Khamsaolee Xainhiaxang" w:date="2021-07-04T20:13:00Z">
              <w:r w:rsidR="00DA7DC6" w:rsidRPr="0083564D" w:rsidDel="00D318BE">
                <w:rPr>
                  <w:sz w:val="21"/>
                  <w:szCs w:val="21"/>
                </w:rPr>
                <w:delText xml:space="preserve">Kev Tshawb Nrhiav </w:delText>
              </w:r>
            </w:del>
            <w:r w:rsidR="00DA7DC6" w:rsidRPr="0083564D">
              <w:rPr>
                <w:sz w:val="21"/>
                <w:szCs w:val="21"/>
              </w:rPr>
              <w:t xml:space="preserve">Chaw Ua Si </w:t>
            </w:r>
            <w:r w:rsidRPr="0083564D">
              <w:rPr>
                <w:sz w:val="21"/>
                <w:szCs w:val="21"/>
              </w:rPr>
              <w:t>Marshal</w:t>
            </w:r>
            <w:ins w:id="1893" w:author="Khamsaolee Xainhiaxang" w:date="2021-07-04T20:13:00Z">
              <w:r w:rsidR="00D318BE">
                <w:rPr>
                  <w:sz w:val="21"/>
                  <w:szCs w:val="21"/>
                </w:rPr>
                <w:t xml:space="preserve"> Gold Dicovery</w:t>
              </w:r>
            </w:ins>
            <w:r w:rsidRPr="0083564D">
              <w:rPr>
                <w:sz w:val="21"/>
                <w:szCs w:val="21"/>
              </w:rPr>
              <w:t>; Q</w:t>
            </w:r>
            <w:r w:rsidR="00DA7DC6" w:rsidRPr="0083564D">
              <w:rPr>
                <w:sz w:val="21"/>
                <w:szCs w:val="21"/>
              </w:rPr>
              <w:t>i</w:t>
            </w:r>
            <w:r w:rsidRPr="0083564D">
              <w:rPr>
                <w:sz w:val="21"/>
                <w:szCs w:val="21"/>
              </w:rPr>
              <w:t xml:space="preserve">b 5: Tsev khaws puav pheej </w:t>
            </w:r>
            <w:ins w:id="1894" w:author="Khamsaolee Xainhiaxang" w:date="2021-07-04T20:15:00Z">
              <w:r w:rsidR="00D318BE">
                <w:rPr>
                  <w:sz w:val="21"/>
                  <w:szCs w:val="21"/>
                </w:rPr>
                <w:t>uas siv ntoj ncig saum ntuj (</w:t>
              </w:r>
            </w:ins>
            <w:r w:rsidRPr="0083564D">
              <w:rPr>
                <w:sz w:val="21"/>
                <w:szCs w:val="21"/>
              </w:rPr>
              <w:t>Aerospace</w:t>
            </w:r>
            <w:ins w:id="1895" w:author="Khamsaolee Xainhiaxang" w:date="2021-07-04T20:15:00Z">
              <w:r w:rsidR="00D318BE">
                <w:rPr>
                  <w:sz w:val="21"/>
                  <w:szCs w:val="21"/>
                </w:rPr>
                <w:t>)</w:t>
              </w:r>
            </w:ins>
            <w:r w:rsidRPr="0083564D">
              <w:rPr>
                <w:sz w:val="21"/>
                <w:szCs w:val="21"/>
              </w:rPr>
              <w:t>; Q</w:t>
            </w:r>
            <w:r w:rsidR="00DA7DC6" w:rsidRPr="0083564D">
              <w:rPr>
                <w:sz w:val="21"/>
                <w:szCs w:val="21"/>
              </w:rPr>
              <w:t>i</w:t>
            </w:r>
            <w:r w:rsidRPr="0083564D">
              <w:rPr>
                <w:sz w:val="21"/>
                <w:szCs w:val="21"/>
              </w:rPr>
              <w:t>b 6: Kev Tshawb Fawb</w:t>
            </w:r>
            <w:ins w:id="1896" w:author="Khamsaolee Xainhiaxang" w:date="2021-07-04T20:16:00Z">
              <w:r w:rsidR="00D318BE">
                <w:rPr>
                  <w:sz w:val="21"/>
                  <w:szCs w:val="21"/>
                </w:rPr>
                <w:t xml:space="preserve"> (Science Camp)</w:t>
              </w:r>
            </w:ins>
            <w:r w:rsidRPr="0083564D">
              <w:rPr>
                <w:sz w:val="21"/>
                <w:szCs w:val="21"/>
              </w:rPr>
              <w:t xml:space="preserve">. Qib 7--8: </w:t>
            </w:r>
            <w:r w:rsidR="00C3191F" w:rsidRPr="0083564D">
              <w:rPr>
                <w:sz w:val="21"/>
                <w:szCs w:val="21"/>
              </w:rPr>
              <w:t xml:space="preserve">Khoos Kas </w:t>
            </w:r>
            <w:del w:id="1897" w:author="Khamsaolee Xainhiaxang" w:date="2021-07-04T20:16:00Z">
              <w:r w:rsidR="00C3191F" w:rsidRPr="0083564D" w:rsidDel="00D318BE">
                <w:rPr>
                  <w:sz w:val="21"/>
                  <w:szCs w:val="21"/>
                </w:rPr>
                <w:delText>Veb Xaib</w:delText>
              </w:r>
            </w:del>
            <w:ins w:id="1898" w:author="Khamsaolee Xainhiaxang" w:date="2021-07-04T20:16:00Z">
              <w:r w:rsidR="00D318BE">
                <w:rPr>
                  <w:sz w:val="21"/>
                  <w:szCs w:val="21"/>
                </w:rPr>
                <w:t>WEB</w:t>
              </w:r>
            </w:ins>
          </w:p>
          <w:p w14:paraId="5EB5BF53" w14:textId="77777777" w:rsidR="00E43EF1" w:rsidRPr="0083564D" w:rsidRDefault="00E43EF1">
            <w:pPr>
              <w:pStyle w:val="TableParagraph"/>
              <w:rPr>
                <w:b/>
                <w:sz w:val="21"/>
                <w:szCs w:val="21"/>
              </w:rPr>
            </w:pPr>
          </w:p>
          <w:p w14:paraId="7D79B980" w14:textId="57D11B78" w:rsidR="00E43EF1" w:rsidRPr="0083564D" w:rsidDel="00D318BE" w:rsidRDefault="000E40D2">
            <w:pPr>
              <w:pStyle w:val="TableParagraph"/>
              <w:ind w:left="57" w:right="336"/>
              <w:rPr>
                <w:del w:id="1899" w:author="Khamsaolee Xainhiaxang" w:date="2021-07-04T20:19:00Z"/>
                <w:sz w:val="21"/>
                <w:szCs w:val="21"/>
              </w:rPr>
            </w:pPr>
            <w:r w:rsidRPr="0083564D">
              <w:rPr>
                <w:sz w:val="21"/>
                <w:szCs w:val="21"/>
              </w:rPr>
              <w:t xml:space="preserve">Tsev Kawm Ntawv </w:t>
            </w:r>
            <w:ins w:id="1900" w:author="Khamsaolee Xainhiaxang" w:date="2021-07-04T20:17:00Z">
              <w:r w:rsidR="00D318BE">
                <w:rPr>
                  <w:sz w:val="21"/>
                  <w:szCs w:val="21"/>
                </w:rPr>
                <w:t>(High School)</w:t>
              </w:r>
            </w:ins>
            <w:del w:id="1901" w:author="Khamsaolee Xainhiaxang" w:date="2021-07-04T20:17:00Z">
              <w:r w:rsidR="0033604B" w:rsidRPr="0083564D" w:rsidDel="00D318BE">
                <w:rPr>
                  <w:sz w:val="21"/>
                  <w:szCs w:val="21"/>
                </w:rPr>
                <w:delText>Qib</w:delText>
              </w:r>
              <w:r w:rsidRPr="0083564D" w:rsidDel="00D318BE">
                <w:rPr>
                  <w:sz w:val="21"/>
                  <w:szCs w:val="21"/>
                </w:rPr>
                <w:delText xml:space="preserve"> Siab</w:delText>
              </w:r>
            </w:del>
            <w:r w:rsidRPr="0083564D">
              <w:rPr>
                <w:sz w:val="21"/>
                <w:szCs w:val="21"/>
              </w:rPr>
              <w:t xml:space="preserve">: Lub Caij Ntuj Sov Hauv Nroog Hall thiab Pacers Mus Los </w:t>
            </w:r>
            <w:del w:id="1902" w:author="Khamsaolee Xainhiaxang" w:date="2021-07-04T20:20:00Z">
              <w:r w:rsidRPr="0083564D" w:rsidDel="00D318BE">
                <w:rPr>
                  <w:sz w:val="21"/>
                  <w:szCs w:val="21"/>
                </w:rPr>
                <w:delText>Rau Sab Nres</w:delText>
              </w:r>
            </w:del>
            <w:ins w:id="1903" w:author="Khamsaolee Xainhiaxang" w:date="2021-07-04T20:20:00Z">
              <w:r w:rsidR="00D318BE">
                <w:rPr>
                  <w:sz w:val="21"/>
                  <w:szCs w:val="21"/>
                </w:rPr>
                <w:t>(Moving forward)</w:t>
              </w:r>
            </w:ins>
            <w:r w:rsidRPr="0083564D">
              <w:rPr>
                <w:sz w:val="21"/>
                <w:szCs w:val="21"/>
              </w:rPr>
              <w:t xml:space="preserve">, </w:t>
            </w:r>
            <w:del w:id="1904" w:author="Khamsaolee Xainhiaxang" w:date="2021-07-04T20:22:00Z">
              <w:r w:rsidRPr="0083564D" w:rsidDel="004451AC">
                <w:rPr>
                  <w:sz w:val="21"/>
                  <w:szCs w:val="21"/>
                </w:rPr>
                <w:delText>Txuas</w:delText>
              </w:r>
              <w:r w:rsidR="0033604B" w:rsidRPr="0083564D" w:rsidDel="004451AC">
                <w:rPr>
                  <w:sz w:val="21"/>
                  <w:szCs w:val="21"/>
                </w:rPr>
                <w:delText xml:space="preserve"> rauv Cov Neeg Coob</w:delText>
              </w:r>
            </w:del>
            <w:ins w:id="1905" w:author="Khamsaolee Xainhiaxang" w:date="2021-07-04T20:22:00Z">
              <w:r w:rsidR="004451AC">
                <w:rPr>
                  <w:sz w:val="21"/>
                  <w:szCs w:val="21"/>
                </w:rPr>
                <w:t xml:space="preserve">Link </w:t>
              </w:r>
            </w:ins>
            <w:ins w:id="1906" w:author="Khamsaolee Xainhiaxang" w:date="2021-07-04T20:23:00Z">
              <w:r w:rsidR="004451AC">
                <w:rPr>
                  <w:sz w:val="21"/>
                  <w:szCs w:val="21"/>
                </w:rPr>
                <w:t>Crew</w:t>
              </w:r>
            </w:ins>
            <w:r w:rsidRPr="0083564D">
              <w:rPr>
                <w:sz w:val="21"/>
                <w:szCs w:val="21"/>
              </w:rPr>
              <w:t>, Cov kws qhia ncaws pob ntawm cov tsev kawm</w:t>
            </w:r>
            <w:del w:id="1907" w:author="Khamsaolee Xainhiaxang" w:date="2021-07-04T20:19:00Z">
              <w:r w:rsidRPr="0083564D" w:rsidDel="00D318BE">
                <w:rPr>
                  <w:sz w:val="21"/>
                  <w:szCs w:val="21"/>
                </w:rPr>
                <w:delText xml:space="preserve"> </w:delText>
              </w:r>
              <w:r w:rsidR="0033604B" w:rsidRPr="0083564D" w:rsidDel="00D318BE">
                <w:rPr>
                  <w:sz w:val="21"/>
                  <w:szCs w:val="21"/>
                </w:rPr>
                <w:delText>Qib</w:delText>
              </w:r>
              <w:r w:rsidRPr="0083564D" w:rsidDel="00D318BE">
                <w:rPr>
                  <w:sz w:val="21"/>
                  <w:szCs w:val="21"/>
                </w:rPr>
                <w:delText xml:space="preserve"> siab</w:delText>
              </w:r>
            </w:del>
          </w:p>
          <w:p w14:paraId="41CE6859" w14:textId="77777777" w:rsidR="00E43EF1" w:rsidRPr="0083564D" w:rsidRDefault="00E43EF1">
            <w:pPr>
              <w:pStyle w:val="TableParagraph"/>
              <w:ind w:left="57" w:right="336"/>
              <w:rPr>
                <w:b/>
                <w:sz w:val="21"/>
                <w:szCs w:val="21"/>
              </w:rPr>
              <w:pPrChange w:id="1908" w:author="Khamsaolee Xainhiaxang" w:date="2021-07-04T20:19:00Z">
                <w:pPr>
                  <w:pStyle w:val="TableParagraph"/>
                </w:pPr>
              </w:pPrChange>
            </w:pPr>
          </w:p>
          <w:p w14:paraId="2685FA1F" w14:textId="77BF15CF" w:rsidR="00E43EF1" w:rsidRPr="0083564D" w:rsidRDefault="004451AC">
            <w:pPr>
              <w:pStyle w:val="TableParagraph"/>
              <w:ind w:left="57" w:right="202"/>
              <w:rPr>
                <w:sz w:val="21"/>
                <w:szCs w:val="21"/>
              </w:rPr>
            </w:pPr>
            <w:ins w:id="1909" w:author="Khamsaolee Xainhiaxang" w:date="2021-07-04T20:25:00Z">
              <w:r>
                <w:rPr>
                  <w:sz w:val="21"/>
                  <w:szCs w:val="21"/>
                </w:rPr>
                <w:t xml:space="preserve">Tej </w:t>
              </w:r>
            </w:ins>
            <w:ins w:id="1910" w:author="Khamsaolee Xainhiaxang" w:date="2021-07-04T20:26:00Z">
              <w:r>
                <w:rPr>
                  <w:sz w:val="21"/>
                  <w:szCs w:val="21"/>
                </w:rPr>
                <w:t>Y</w:t>
              </w:r>
            </w:ins>
            <w:ins w:id="1911" w:author="Khamsaolee Xainhiaxang" w:date="2021-07-04T20:25:00Z">
              <w:r>
                <w:rPr>
                  <w:sz w:val="21"/>
                  <w:szCs w:val="21"/>
                </w:rPr>
                <w:t xml:space="preserve">am </w:t>
              </w:r>
            </w:ins>
            <w:ins w:id="1912" w:author="Khamsaolee Xainhiaxang" w:date="2021-07-04T20:26:00Z">
              <w:r>
                <w:rPr>
                  <w:sz w:val="21"/>
                  <w:szCs w:val="21"/>
                </w:rPr>
                <w:t>Y</w:t>
              </w:r>
            </w:ins>
            <w:ins w:id="1913" w:author="Khamsaolee Xainhiaxang" w:date="2021-07-04T20:25:00Z">
              <w:r>
                <w:rPr>
                  <w:sz w:val="21"/>
                  <w:szCs w:val="21"/>
                </w:rPr>
                <w:t>uav</w:t>
              </w:r>
            </w:ins>
            <w:del w:id="1914" w:author="Khamsaolee Xainhiaxang" w:date="2021-07-04T20:25:00Z">
              <w:r w:rsidR="000E40D2" w:rsidRPr="0083564D" w:rsidDel="004451AC">
                <w:rPr>
                  <w:sz w:val="21"/>
                  <w:szCs w:val="21"/>
                </w:rPr>
                <w:delText xml:space="preserve">Cov Thawj </w:delText>
              </w:r>
            </w:del>
            <w:del w:id="1915" w:author="Khamsaolee Xainhiaxang" w:date="2021-07-04T20:26:00Z">
              <w:r w:rsidR="000E40D2" w:rsidRPr="0083564D" w:rsidDel="004451AC">
                <w:rPr>
                  <w:sz w:val="21"/>
                  <w:szCs w:val="21"/>
                </w:rPr>
                <w:delText xml:space="preserve">Coj Kev Coj </w:delText>
              </w:r>
            </w:del>
            <w:r w:rsidR="000E40D2" w:rsidRPr="0083564D">
              <w:rPr>
                <w:sz w:val="21"/>
                <w:szCs w:val="21"/>
              </w:rPr>
              <w:t xml:space="preserve">Ua </w:t>
            </w:r>
            <w:ins w:id="1916" w:author="Khamsaolee Xainhiaxang" w:date="2021-07-04T20:26:00Z">
              <w:r>
                <w:rPr>
                  <w:sz w:val="21"/>
                  <w:szCs w:val="21"/>
                </w:rPr>
                <w:t xml:space="preserve">Rau Cov </w:t>
              </w:r>
            </w:ins>
            <w:ins w:id="1917" w:author="Khamsaolee Xainhiaxang" w:date="2021-07-04T20:27:00Z">
              <w:r>
                <w:rPr>
                  <w:sz w:val="21"/>
                  <w:szCs w:val="21"/>
                </w:rPr>
                <w:t>Coj Muaj</w:t>
              </w:r>
            </w:ins>
            <w:r w:rsidR="000E40D2" w:rsidRPr="0083564D">
              <w:rPr>
                <w:sz w:val="21"/>
                <w:szCs w:val="21"/>
              </w:rPr>
              <w:t>Txhim Kho: Koom tes rau txhua tus Thawj Coj Ua Hauj</w:t>
            </w:r>
            <w:r w:rsidR="00C76EEB" w:rsidRPr="0083564D">
              <w:rPr>
                <w:sz w:val="21"/>
                <w:szCs w:val="21"/>
              </w:rPr>
              <w:t xml:space="preserve"> </w:t>
            </w:r>
            <w:r w:rsidR="000E40D2" w:rsidRPr="0083564D">
              <w:rPr>
                <w:sz w:val="21"/>
                <w:szCs w:val="21"/>
              </w:rPr>
              <w:t>lwm</w:t>
            </w:r>
            <w:ins w:id="1918" w:author="Khamsaolee Xainhiaxang" w:date="2021-07-04T20:27:00Z">
              <w:r>
                <w:rPr>
                  <w:sz w:val="21"/>
                  <w:szCs w:val="21"/>
                </w:rPr>
                <w:t xml:space="preserve"> </w:t>
              </w:r>
            </w:ins>
            <w:ins w:id="1919" w:author="Khamsaolee Xainhiaxang" w:date="2021-07-04T20:28:00Z">
              <w:r>
                <w:rPr>
                  <w:sz w:val="21"/>
                  <w:szCs w:val="21"/>
                </w:rPr>
                <w:t>(Activity Directors)</w:t>
              </w:r>
            </w:ins>
            <w:r w:rsidR="000E40D2" w:rsidRPr="0083564D">
              <w:rPr>
                <w:sz w:val="21"/>
                <w:szCs w:val="21"/>
              </w:rPr>
              <w:t xml:space="preserve"> hauv CADA thiab CASL</w:t>
            </w:r>
          </w:p>
          <w:p w14:paraId="6FFE73C7" w14:textId="77777777" w:rsidR="004451AC" w:rsidRDefault="000E40D2">
            <w:pPr>
              <w:pStyle w:val="TableParagraph"/>
              <w:spacing w:before="2" w:line="550" w:lineRule="atLeast"/>
              <w:ind w:left="57" w:right="254"/>
              <w:rPr>
                <w:ins w:id="1920" w:author="Khamsaolee Xainhiaxang" w:date="2021-07-04T20:30:00Z"/>
                <w:sz w:val="21"/>
                <w:szCs w:val="21"/>
              </w:rPr>
            </w:pPr>
            <w:r w:rsidRPr="0083564D">
              <w:rPr>
                <w:sz w:val="21"/>
                <w:szCs w:val="21"/>
              </w:rPr>
              <w:t>Cov Tub Ntxhais Kawm</w:t>
            </w:r>
            <w:del w:id="1921" w:author="Khamsaolee Xainhiaxang" w:date="2021-07-04T20:28:00Z">
              <w:r w:rsidRPr="0083564D" w:rsidDel="004451AC">
                <w:rPr>
                  <w:sz w:val="21"/>
                  <w:szCs w:val="21"/>
                </w:rPr>
                <w:delText xml:space="preserve"> Ua</w:delText>
              </w:r>
            </w:del>
            <w:r w:rsidRPr="0083564D">
              <w:rPr>
                <w:sz w:val="21"/>
                <w:szCs w:val="21"/>
              </w:rPr>
              <w:t xml:space="preserve"> Kev Txhim Kho</w:t>
            </w:r>
            <w:ins w:id="1922" w:author="Khamsaolee Xainhiaxang" w:date="2021-07-04T20:28:00Z">
              <w:r w:rsidR="004451AC" w:rsidRPr="0083564D">
                <w:rPr>
                  <w:sz w:val="21"/>
                  <w:szCs w:val="21"/>
                </w:rPr>
                <w:t xml:space="preserve"> </w:t>
              </w:r>
              <w:r w:rsidR="004451AC">
                <w:rPr>
                  <w:sz w:val="21"/>
                  <w:szCs w:val="21"/>
                </w:rPr>
                <w:t xml:space="preserve">Kev Ua Tus Coj </w:t>
              </w:r>
            </w:ins>
            <w:ins w:id="1923" w:author="Khamsaolee Xainhiaxang" w:date="2021-07-04T20:29:00Z">
              <w:r w:rsidR="004451AC">
                <w:rPr>
                  <w:sz w:val="21"/>
                  <w:szCs w:val="21"/>
                </w:rPr>
                <w:t xml:space="preserve">Ntawm </w:t>
              </w:r>
            </w:ins>
            <w:ins w:id="1924" w:author="Khamsaolee Xainhiaxang" w:date="2021-07-04T20:28:00Z">
              <w:r w:rsidR="004451AC" w:rsidRPr="0083564D">
                <w:rPr>
                  <w:sz w:val="21"/>
                  <w:szCs w:val="21"/>
                </w:rPr>
                <w:t>Cov Tub Ntxhais Kawm</w:t>
              </w:r>
            </w:ins>
            <w:r w:rsidRPr="0083564D">
              <w:rPr>
                <w:sz w:val="21"/>
                <w:szCs w:val="21"/>
              </w:rPr>
              <w:t xml:space="preserve">: CASL, </w:t>
            </w:r>
            <w:del w:id="1925" w:author="Khamsaolee Xainhiaxang" w:date="2021-07-04T20:30:00Z">
              <w:r w:rsidRPr="0083564D" w:rsidDel="004451AC">
                <w:rPr>
                  <w:sz w:val="21"/>
                  <w:szCs w:val="21"/>
                </w:rPr>
                <w:delText>Kev Nyab Xeeb Tsev Kawm Ntawv Cov Kev Sib Tw Kawm</w:delText>
              </w:r>
            </w:del>
            <w:ins w:id="1926" w:author="Khamsaolee Xainhiaxang" w:date="2021-07-04T20:30:00Z">
              <w:r w:rsidR="004451AC">
                <w:rPr>
                  <w:sz w:val="21"/>
                  <w:szCs w:val="21"/>
                </w:rPr>
                <w:t>Safe School Ambassadors</w:t>
              </w:r>
            </w:ins>
          </w:p>
          <w:p w14:paraId="7CD93E4A" w14:textId="24A67B5B" w:rsidR="00E43EF1" w:rsidRPr="0083564D" w:rsidRDefault="000E40D2">
            <w:pPr>
              <w:pStyle w:val="TableParagraph"/>
              <w:spacing w:before="2" w:line="550" w:lineRule="atLeast"/>
              <w:ind w:left="57" w:right="254"/>
              <w:rPr>
                <w:sz w:val="21"/>
                <w:szCs w:val="21"/>
              </w:rPr>
            </w:pPr>
            <w:r w:rsidRPr="0083564D">
              <w:rPr>
                <w:sz w:val="21"/>
                <w:szCs w:val="21"/>
              </w:rPr>
              <w:t xml:space="preserve"> </w:t>
            </w:r>
            <w:del w:id="1927" w:author="Khamsaolee Xainhiaxang" w:date="2021-07-04T20:30:00Z">
              <w:r w:rsidRPr="0083564D" w:rsidDel="004451AC">
                <w:rPr>
                  <w:sz w:val="21"/>
                  <w:szCs w:val="21"/>
                </w:rPr>
                <w:delText>Txuj Ci</w:delText>
              </w:r>
            </w:del>
            <w:ins w:id="1928" w:author="Khamsaolee Xainhiaxang" w:date="2021-07-04T20:30:00Z">
              <w:r w:rsidR="004451AC">
                <w:rPr>
                  <w:sz w:val="21"/>
                  <w:szCs w:val="21"/>
                </w:rPr>
                <w:t>Kev Sib Tw</w:t>
              </w:r>
            </w:ins>
            <w:r w:rsidRPr="0083564D">
              <w:rPr>
                <w:sz w:val="21"/>
                <w:szCs w:val="21"/>
              </w:rPr>
              <w:t>:</w:t>
            </w:r>
          </w:p>
          <w:p w14:paraId="3537A494" w14:textId="1B974228" w:rsidR="00E43EF1" w:rsidRPr="0083564D" w:rsidRDefault="000E40D2">
            <w:pPr>
              <w:pStyle w:val="TableParagraph"/>
              <w:spacing w:before="2"/>
              <w:ind w:left="57" w:right="842"/>
              <w:rPr>
                <w:sz w:val="21"/>
                <w:szCs w:val="21"/>
              </w:rPr>
            </w:pPr>
            <w:r w:rsidRPr="0083564D">
              <w:rPr>
                <w:sz w:val="21"/>
                <w:szCs w:val="21"/>
              </w:rPr>
              <w:t xml:space="preserve">K - 8: MESA, Kev Sib Tw Tshawb Fawb (Hnub </w:t>
            </w:r>
            <w:del w:id="1929" w:author="Khamsaolee Xainhiaxang" w:date="2021-07-04T20:32:00Z">
              <w:r w:rsidR="0020458C" w:rsidRPr="0083564D" w:rsidDel="00672A24">
                <w:rPr>
                  <w:sz w:val="21"/>
                  <w:szCs w:val="21"/>
                </w:rPr>
                <w:delText>Peb Hlis</w:delText>
              </w:r>
            </w:del>
            <w:ins w:id="1930" w:author="Khamsaolee Xainhiaxang" w:date="2021-07-04T20:32:00Z">
              <w:r w:rsidR="00672A24">
                <w:rPr>
                  <w:sz w:val="21"/>
                  <w:szCs w:val="21"/>
                </w:rPr>
                <w:t>Tim Mars</w:t>
              </w:r>
            </w:ins>
            <w:r w:rsidRPr="0083564D">
              <w:rPr>
                <w:sz w:val="21"/>
                <w:szCs w:val="21"/>
              </w:rPr>
              <w:t xml:space="preserve">), Hnub </w:t>
            </w:r>
            <w:del w:id="1931" w:author="Khamsaolee Xainhiaxang" w:date="2021-07-04T20:33:00Z">
              <w:r w:rsidRPr="0083564D" w:rsidDel="00672A24">
                <w:rPr>
                  <w:sz w:val="21"/>
                  <w:szCs w:val="21"/>
                </w:rPr>
                <w:delText>Ntawm Kev Cai</w:delText>
              </w:r>
            </w:del>
            <w:ins w:id="1932" w:author="Khamsaolee Xainhiaxang" w:date="2021-07-04T20:33:00Z">
              <w:r w:rsidR="00672A24">
                <w:rPr>
                  <w:sz w:val="21"/>
                  <w:szCs w:val="21"/>
                </w:rPr>
                <w:t xml:space="preserve">Tim </w:t>
              </w:r>
            </w:ins>
            <w:ins w:id="1933" w:author="Khamsaolee Xainhiaxang" w:date="2021-07-04T20:34:00Z">
              <w:r w:rsidR="00672A24">
                <w:rPr>
                  <w:sz w:val="21"/>
                  <w:szCs w:val="21"/>
                </w:rPr>
                <w:t>Lus Paj Lug</w:t>
              </w:r>
            </w:ins>
            <w:r w:rsidRPr="0083564D">
              <w:rPr>
                <w:sz w:val="21"/>
                <w:szCs w:val="21"/>
              </w:rPr>
              <w:t xml:space="preserve">, </w:t>
            </w:r>
            <w:r w:rsidR="0020458C" w:rsidRPr="0083564D">
              <w:rPr>
                <w:sz w:val="21"/>
                <w:szCs w:val="21"/>
              </w:rPr>
              <w:t>Neeg hlau</w:t>
            </w:r>
            <w:ins w:id="1934" w:author="Khamsaolee Xainhiaxang" w:date="2021-07-04T20:34:00Z">
              <w:r w:rsidR="00672A24">
                <w:rPr>
                  <w:sz w:val="21"/>
                  <w:szCs w:val="21"/>
                </w:rPr>
                <w:t xml:space="preserve"> (Robotics)</w:t>
              </w:r>
            </w:ins>
            <w:r w:rsidRPr="0083564D">
              <w:rPr>
                <w:sz w:val="21"/>
                <w:szCs w:val="21"/>
              </w:rPr>
              <w:t xml:space="preserve">, </w:t>
            </w:r>
            <w:del w:id="1935" w:author="Khamsaolee Xainhiaxang" w:date="2021-07-04T20:36:00Z">
              <w:r w:rsidRPr="0083564D" w:rsidDel="00672A24">
                <w:rPr>
                  <w:sz w:val="21"/>
                  <w:szCs w:val="21"/>
                </w:rPr>
                <w:delText>Hauv Paus Ncig Kev Sib Tw thiab Kev Sib</w:delText>
              </w:r>
            </w:del>
            <w:ins w:id="1936" w:author="Khamsaolee Xainhiaxang" w:date="2021-07-04T20:36:00Z">
              <w:r w:rsidR="00672A24">
                <w:rPr>
                  <w:sz w:val="21"/>
                  <w:szCs w:val="21"/>
                </w:rPr>
                <w:t xml:space="preserve">Kev Sib Tw Chess </w:t>
              </w:r>
            </w:ins>
            <w:r w:rsidRPr="0083564D">
              <w:rPr>
                <w:sz w:val="21"/>
                <w:szCs w:val="21"/>
              </w:rPr>
              <w:t xml:space="preserve"> </w:t>
            </w:r>
            <w:del w:id="1937" w:author="Khamsaolee Xainhiaxang" w:date="2021-07-04T20:36:00Z">
              <w:r w:rsidRPr="0083564D" w:rsidDel="00672A24">
                <w:rPr>
                  <w:sz w:val="21"/>
                  <w:szCs w:val="21"/>
                </w:rPr>
                <w:delText>Tham, Kev</w:delText>
              </w:r>
            </w:del>
            <w:ins w:id="1938" w:author="Khamsaolee Xainhiaxang" w:date="2021-07-04T20:36:00Z">
              <w:r w:rsidR="00672A24">
                <w:rPr>
                  <w:sz w:val="21"/>
                  <w:szCs w:val="21"/>
                </w:rPr>
                <w:t>thiab kev Sib Tw</w:t>
              </w:r>
            </w:ins>
            <w:r w:rsidRPr="0083564D">
              <w:rPr>
                <w:sz w:val="21"/>
                <w:szCs w:val="21"/>
              </w:rPr>
              <w:t xml:space="preserve"> Hais Lus</w:t>
            </w:r>
            <w:ins w:id="1939" w:author="Khamsaolee Xainhiaxang" w:date="2021-07-04T20:37:00Z">
              <w:r w:rsidR="00672A24">
                <w:rPr>
                  <w:sz w:val="21"/>
                  <w:szCs w:val="21"/>
                </w:rPr>
                <w:t>, thiab tseem muaj ntauyam</w:t>
              </w:r>
            </w:ins>
            <w:r w:rsidRPr="0083564D">
              <w:rPr>
                <w:sz w:val="21"/>
                <w:szCs w:val="21"/>
              </w:rPr>
              <w:t>.</w:t>
            </w:r>
          </w:p>
          <w:p w14:paraId="32B199CF" w14:textId="77777777" w:rsidR="00E43EF1" w:rsidRPr="0083564D" w:rsidRDefault="00E43EF1">
            <w:pPr>
              <w:pStyle w:val="TableParagraph"/>
              <w:spacing w:before="11"/>
              <w:rPr>
                <w:b/>
                <w:sz w:val="21"/>
                <w:szCs w:val="21"/>
              </w:rPr>
            </w:pPr>
          </w:p>
          <w:p w14:paraId="62665E15" w14:textId="450448DC" w:rsidR="00E43EF1" w:rsidRPr="0083564D" w:rsidRDefault="000E40D2">
            <w:pPr>
              <w:pStyle w:val="TableParagraph"/>
              <w:ind w:left="57" w:right="256"/>
              <w:rPr>
                <w:sz w:val="21"/>
                <w:szCs w:val="21"/>
              </w:rPr>
            </w:pPr>
            <w:r w:rsidRPr="0083564D">
              <w:rPr>
                <w:sz w:val="21"/>
                <w:szCs w:val="21"/>
              </w:rPr>
              <w:t>Cov Tsev Kawm Ntawv</w:t>
            </w:r>
            <w:ins w:id="1940" w:author="Khamsaolee Xainhiaxang" w:date="2021-07-04T20:37:00Z">
              <w:r w:rsidR="00672A24">
                <w:rPr>
                  <w:sz w:val="21"/>
                  <w:szCs w:val="21"/>
                </w:rPr>
                <w:t xml:space="preserve"> (High School)</w:t>
              </w:r>
            </w:ins>
            <w:del w:id="1941" w:author="Khamsaolee Xainhiaxang" w:date="2021-07-04T20:37:00Z">
              <w:r w:rsidRPr="0083564D" w:rsidDel="00672A24">
                <w:rPr>
                  <w:sz w:val="21"/>
                  <w:szCs w:val="21"/>
                </w:rPr>
                <w:delText xml:space="preserve"> </w:delText>
              </w:r>
              <w:r w:rsidR="0087470E" w:rsidRPr="0083564D" w:rsidDel="00672A24">
                <w:rPr>
                  <w:sz w:val="21"/>
                  <w:szCs w:val="21"/>
                </w:rPr>
                <w:delText>Qib</w:delText>
              </w:r>
              <w:r w:rsidRPr="0083564D" w:rsidDel="00672A24">
                <w:rPr>
                  <w:sz w:val="21"/>
                  <w:szCs w:val="21"/>
                </w:rPr>
                <w:delText xml:space="preserve"> Siab</w:delText>
              </w:r>
            </w:del>
            <w:r w:rsidRPr="0083564D">
              <w:rPr>
                <w:sz w:val="21"/>
                <w:szCs w:val="21"/>
              </w:rPr>
              <w:t xml:space="preserve">: </w:t>
            </w:r>
            <w:r w:rsidR="00946368" w:rsidRPr="0083564D">
              <w:rPr>
                <w:sz w:val="21"/>
                <w:szCs w:val="21"/>
              </w:rPr>
              <w:t xml:space="preserve">Hnub </w:t>
            </w:r>
            <w:r w:rsidRPr="0083564D">
              <w:rPr>
                <w:sz w:val="21"/>
                <w:szCs w:val="21"/>
              </w:rPr>
              <w:t xml:space="preserve">Keeb Kwm, Hnub </w:t>
            </w:r>
            <w:del w:id="1942" w:author="Khamsaolee Xainhiaxang" w:date="2021-07-04T20:47:00Z">
              <w:r w:rsidR="00946368" w:rsidRPr="0083564D" w:rsidDel="00BE66A8">
                <w:rPr>
                  <w:sz w:val="21"/>
                  <w:szCs w:val="21"/>
                </w:rPr>
                <w:delText xml:space="preserve">Zaum </w:delText>
              </w:r>
            </w:del>
            <w:ins w:id="1943" w:author="Khamsaolee Xainhiaxang" w:date="2021-07-04T20:47:00Z">
              <w:r w:rsidR="00BE66A8">
                <w:rPr>
                  <w:sz w:val="21"/>
                  <w:szCs w:val="21"/>
                </w:rPr>
                <w:t>ntawv nov lus paj lug</w:t>
              </w:r>
              <w:r w:rsidR="00BE66A8" w:rsidRPr="0083564D">
                <w:rPr>
                  <w:sz w:val="21"/>
                  <w:szCs w:val="21"/>
                </w:rPr>
                <w:t xml:space="preserve"> </w:t>
              </w:r>
            </w:ins>
            <w:r w:rsidR="00946368" w:rsidRPr="0083564D">
              <w:rPr>
                <w:sz w:val="21"/>
                <w:szCs w:val="21"/>
              </w:rPr>
              <w:t>(</w:t>
            </w:r>
            <w:r w:rsidRPr="0083564D">
              <w:rPr>
                <w:sz w:val="21"/>
                <w:szCs w:val="21"/>
              </w:rPr>
              <w:t>Code</w:t>
            </w:r>
            <w:r w:rsidR="00946368" w:rsidRPr="0083564D">
              <w:rPr>
                <w:sz w:val="21"/>
                <w:szCs w:val="21"/>
              </w:rPr>
              <w:t>)</w:t>
            </w:r>
            <w:r w:rsidRPr="0083564D">
              <w:rPr>
                <w:sz w:val="21"/>
                <w:szCs w:val="21"/>
              </w:rPr>
              <w:t xml:space="preserve">, </w:t>
            </w:r>
            <w:r w:rsidR="00946368" w:rsidRPr="0083564D">
              <w:rPr>
                <w:sz w:val="21"/>
                <w:szCs w:val="21"/>
              </w:rPr>
              <w:t xml:space="preserve">Tsev </w:t>
            </w:r>
            <w:ins w:id="1944" w:author="Khamsaolee Xainhiaxang" w:date="2021-07-04T20:47:00Z">
              <w:r w:rsidR="00BE66A8">
                <w:rPr>
                  <w:sz w:val="21"/>
                  <w:szCs w:val="21"/>
                </w:rPr>
                <w:t xml:space="preserve">Hais Plaub </w:t>
              </w:r>
            </w:ins>
            <w:r w:rsidRPr="0083564D">
              <w:rPr>
                <w:sz w:val="21"/>
                <w:szCs w:val="21"/>
              </w:rPr>
              <w:t xml:space="preserve">Moot </w:t>
            </w:r>
            <w:ins w:id="1945" w:author="Khamsaolee Xainhiaxang" w:date="2021-07-04T20:47:00Z">
              <w:r w:rsidR="00BE66A8">
                <w:rPr>
                  <w:sz w:val="21"/>
                  <w:szCs w:val="21"/>
                </w:rPr>
                <w:t xml:space="preserve">Court </w:t>
              </w:r>
            </w:ins>
            <w:r w:rsidRPr="0083564D">
              <w:rPr>
                <w:sz w:val="21"/>
                <w:szCs w:val="21"/>
              </w:rPr>
              <w:t xml:space="preserve">thiab </w:t>
            </w:r>
            <w:del w:id="1946" w:author="Khamsaolee Xainhiaxang" w:date="2021-07-04T20:47:00Z">
              <w:r w:rsidR="00946368" w:rsidRPr="0083564D" w:rsidDel="00BE66A8">
                <w:rPr>
                  <w:sz w:val="21"/>
                  <w:szCs w:val="21"/>
                </w:rPr>
                <w:delText xml:space="preserve">Kev Siv </w:delText>
              </w:r>
            </w:del>
            <w:r w:rsidRPr="0083564D">
              <w:rPr>
                <w:sz w:val="21"/>
                <w:szCs w:val="21"/>
              </w:rPr>
              <w:t>Mock</w:t>
            </w:r>
            <w:ins w:id="1947" w:author="Khamsaolee Xainhiaxang" w:date="2021-07-04T20:47:00Z">
              <w:r w:rsidR="00BE66A8">
                <w:rPr>
                  <w:sz w:val="21"/>
                  <w:szCs w:val="21"/>
                </w:rPr>
                <w:t xml:space="preserve"> Trail</w:t>
              </w:r>
            </w:ins>
            <w:r w:rsidRPr="0083564D">
              <w:rPr>
                <w:sz w:val="21"/>
                <w:szCs w:val="21"/>
              </w:rPr>
              <w:t>, thiab lwm yam.</w:t>
            </w:r>
          </w:p>
          <w:p w14:paraId="0C343B33" w14:textId="77777777" w:rsidR="00E43EF1" w:rsidRPr="0083564D" w:rsidRDefault="00E43EF1">
            <w:pPr>
              <w:pStyle w:val="TableParagraph"/>
              <w:rPr>
                <w:b/>
                <w:sz w:val="21"/>
                <w:szCs w:val="21"/>
              </w:rPr>
            </w:pPr>
          </w:p>
          <w:p w14:paraId="4ACFD8C3" w14:textId="695FED7F" w:rsidR="00E43EF1" w:rsidRPr="0083564D" w:rsidRDefault="00210074">
            <w:pPr>
              <w:pStyle w:val="TableParagraph"/>
              <w:ind w:left="57"/>
              <w:rPr>
                <w:sz w:val="21"/>
                <w:szCs w:val="21"/>
              </w:rPr>
            </w:pPr>
            <w:r w:rsidRPr="0083564D">
              <w:rPr>
                <w:sz w:val="21"/>
                <w:szCs w:val="21"/>
              </w:rPr>
              <w:t xml:space="preserve">Kev </w:t>
            </w:r>
            <w:del w:id="1948" w:author="Khamsaolee Xainhiaxang" w:date="2021-07-04T20:49:00Z">
              <w:r w:rsidR="000E40D2" w:rsidRPr="0083564D" w:rsidDel="00BE66A8">
                <w:rPr>
                  <w:sz w:val="21"/>
                  <w:szCs w:val="21"/>
                </w:rPr>
                <w:delText>Ncaws Pob</w:delText>
              </w:r>
            </w:del>
            <w:ins w:id="1949" w:author="Khamsaolee Xainhiaxang" w:date="2021-07-04T20:49:00Z">
              <w:r w:rsidR="00BE66A8">
                <w:rPr>
                  <w:sz w:val="21"/>
                  <w:szCs w:val="21"/>
                </w:rPr>
                <w:t>Ua Kis Las</w:t>
              </w:r>
            </w:ins>
            <w:r w:rsidR="000E40D2" w:rsidRPr="0083564D">
              <w:rPr>
                <w:sz w:val="21"/>
                <w:szCs w:val="21"/>
              </w:rPr>
              <w:t>:</w:t>
            </w:r>
          </w:p>
          <w:p w14:paraId="22BB8463" w14:textId="519DAD6F" w:rsidR="00E43EF1" w:rsidRPr="0083564D" w:rsidRDefault="000E40D2">
            <w:pPr>
              <w:pStyle w:val="TableParagraph"/>
              <w:ind w:left="57" w:right="309"/>
              <w:rPr>
                <w:sz w:val="21"/>
                <w:szCs w:val="21"/>
              </w:rPr>
            </w:pPr>
            <w:r w:rsidRPr="0083564D">
              <w:rPr>
                <w:sz w:val="21"/>
                <w:szCs w:val="21"/>
              </w:rPr>
              <w:t>K - 8: Chaw pw hauv tsev kawm ntawv lub caij ntuj sov</w:t>
            </w:r>
            <w:ins w:id="1950" w:author="Khamsaolee Xainhiaxang" w:date="2021-07-04T20:49:00Z">
              <w:r w:rsidR="00BE66A8">
                <w:rPr>
                  <w:sz w:val="21"/>
                  <w:szCs w:val="21"/>
                </w:rPr>
                <w:t xml:space="preserve"> (Summer Camp)</w:t>
              </w:r>
            </w:ins>
            <w:r w:rsidRPr="0083564D">
              <w:rPr>
                <w:sz w:val="21"/>
                <w:szCs w:val="21"/>
              </w:rPr>
              <w:t xml:space="preserve">, </w:t>
            </w:r>
            <w:r w:rsidR="00FD5266" w:rsidRPr="0083564D">
              <w:rPr>
                <w:sz w:val="21"/>
                <w:szCs w:val="21"/>
              </w:rPr>
              <w:t xml:space="preserve">kev </w:t>
            </w:r>
            <w:r w:rsidRPr="0083564D">
              <w:rPr>
                <w:sz w:val="21"/>
                <w:szCs w:val="21"/>
              </w:rPr>
              <w:t xml:space="preserve">ncaws pob, </w:t>
            </w:r>
            <w:del w:id="1951" w:author="Khamsaolee Xainhiaxang" w:date="2021-07-04T20:50:00Z">
              <w:r w:rsidRPr="0083564D" w:rsidDel="00BE66A8">
                <w:rPr>
                  <w:sz w:val="21"/>
                  <w:szCs w:val="21"/>
                </w:rPr>
                <w:delText>Kev Ncaj Ncees Tshwj Xeeb</w:delText>
              </w:r>
            </w:del>
            <w:ins w:id="1952" w:author="Khamsaolee Xainhiaxang" w:date="2021-07-04T20:50:00Z">
              <w:r w:rsidR="00BE66A8">
                <w:rPr>
                  <w:sz w:val="21"/>
                  <w:szCs w:val="21"/>
                </w:rPr>
                <w:t>Olympics</w:t>
              </w:r>
            </w:ins>
            <w:r w:rsidRPr="0083564D">
              <w:rPr>
                <w:sz w:val="21"/>
                <w:szCs w:val="21"/>
              </w:rPr>
              <w:t>, thiab lwm yam k</w:t>
            </w:r>
            <w:ins w:id="1953" w:author="Khamsaolee Xainhiaxang" w:date="2021-07-04T20:50:00Z">
              <w:r w:rsidR="00BE66A8">
                <w:rPr>
                  <w:sz w:val="21"/>
                  <w:szCs w:val="21"/>
                </w:rPr>
                <w:t>is las</w:t>
              </w:r>
            </w:ins>
            <w:del w:id="1954" w:author="Khamsaolee Xainhiaxang" w:date="2021-07-04T20:50:00Z">
              <w:r w:rsidRPr="0083564D" w:rsidDel="00BE66A8">
                <w:rPr>
                  <w:sz w:val="21"/>
                  <w:szCs w:val="21"/>
                </w:rPr>
                <w:delText>ev ncaws pob</w:delText>
              </w:r>
            </w:del>
            <w:r w:rsidRPr="0083564D">
              <w:rPr>
                <w:sz w:val="21"/>
                <w:szCs w:val="21"/>
              </w:rPr>
              <w:t>, Cov Kev Sib Raug Zoo.</w:t>
            </w:r>
          </w:p>
          <w:p w14:paraId="0ED291C0" w14:textId="77777777" w:rsidR="00E43EF1" w:rsidRPr="0083564D" w:rsidRDefault="00E43EF1">
            <w:pPr>
              <w:pStyle w:val="TableParagraph"/>
              <w:rPr>
                <w:b/>
                <w:sz w:val="21"/>
                <w:szCs w:val="21"/>
              </w:rPr>
            </w:pPr>
          </w:p>
          <w:p w14:paraId="3F2E26AD" w14:textId="19444256" w:rsidR="00E43EF1" w:rsidRPr="0083564D" w:rsidRDefault="000E40D2">
            <w:pPr>
              <w:pStyle w:val="TableParagraph"/>
              <w:ind w:left="57" w:right="415"/>
              <w:rPr>
                <w:sz w:val="21"/>
                <w:szCs w:val="21"/>
              </w:rPr>
            </w:pPr>
            <w:r w:rsidRPr="0083564D">
              <w:rPr>
                <w:sz w:val="21"/>
                <w:szCs w:val="21"/>
              </w:rPr>
              <w:t>Tsev Kawm Ntawv</w:t>
            </w:r>
            <w:del w:id="1955" w:author="Khamsaolee Xainhiaxang" w:date="2021-07-04T20:51:00Z">
              <w:r w:rsidRPr="0083564D" w:rsidDel="00BE66A8">
                <w:rPr>
                  <w:sz w:val="21"/>
                  <w:szCs w:val="21"/>
                </w:rPr>
                <w:delText xml:space="preserve"> </w:delText>
              </w:r>
            </w:del>
            <w:ins w:id="1956" w:author="Khamsaolee Xainhiaxang" w:date="2021-07-04T20:51:00Z">
              <w:r w:rsidR="00BE66A8">
                <w:rPr>
                  <w:sz w:val="21"/>
                  <w:szCs w:val="21"/>
                </w:rPr>
                <w:t>(High School)</w:t>
              </w:r>
            </w:ins>
            <w:del w:id="1957" w:author="Khamsaolee Xainhiaxang" w:date="2021-07-04T20:51:00Z">
              <w:r w:rsidR="00933BE6" w:rsidRPr="0083564D" w:rsidDel="00BE66A8">
                <w:rPr>
                  <w:sz w:val="21"/>
                  <w:szCs w:val="21"/>
                </w:rPr>
                <w:delText xml:space="preserve">Qib </w:delText>
              </w:r>
              <w:r w:rsidRPr="0083564D" w:rsidDel="00BE66A8">
                <w:rPr>
                  <w:sz w:val="21"/>
                  <w:szCs w:val="21"/>
                </w:rPr>
                <w:delText>Siab</w:delText>
              </w:r>
            </w:del>
            <w:r w:rsidRPr="0083564D">
              <w:rPr>
                <w:sz w:val="21"/>
                <w:szCs w:val="21"/>
              </w:rPr>
              <w:t xml:space="preserve">: Kev Kawm Lwm Yam, </w:t>
            </w:r>
            <w:r w:rsidR="00933BE6" w:rsidRPr="0083564D">
              <w:rPr>
                <w:sz w:val="21"/>
                <w:szCs w:val="21"/>
              </w:rPr>
              <w:t xml:space="preserve">Kev </w:t>
            </w:r>
            <w:del w:id="1958" w:author="Khamsaolee Xainhiaxang" w:date="2021-07-04T20:52:00Z">
              <w:r w:rsidRPr="0083564D" w:rsidDel="00BE66A8">
                <w:rPr>
                  <w:sz w:val="21"/>
                  <w:szCs w:val="21"/>
                </w:rPr>
                <w:delText>Ncaws Pob</w:delText>
              </w:r>
            </w:del>
            <w:ins w:id="1959" w:author="Khamsaolee Xainhiaxang" w:date="2021-07-04T20:52:00Z">
              <w:r w:rsidR="00BE66A8">
                <w:rPr>
                  <w:sz w:val="21"/>
                  <w:szCs w:val="21"/>
                </w:rPr>
                <w:t>Ua Kis Las</w:t>
              </w:r>
            </w:ins>
            <w:del w:id="1960" w:author="Khamsaolee Xainhiaxang" w:date="2021-07-04T20:52:00Z">
              <w:r w:rsidRPr="0083564D" w:rsidDel="00BE66A8">
                <w:rPr>
                  <w:sz w:val="21"/>
                  <w:szCs w:val="21"/>
                </w:rPr>
                <w:delText xml:space="preserve"> Ncig Ua Si</w:delText>
              </w:r>
            </w:del>
            <w:r w:rsidRPr="0083564D">
              <w:rPr>
                <w:sz w:val="21"/>
                <w:szCs w:val="21"/>
              </w:rPr>
              <w:t xml:space="preserve"> </w:t>
            </w:r>
            <w:r w:rsidR="00933BE6" w:rsidRPr="0083564D">
              <w:rPr>
                <w:sz w:val="21"/>
                <w:szCs w:val="21"/>
              </w:rPr>
              <w:t xml:space="preserve">ntawm </w:t>
            </w:r>
            <w:r w:rsidRPr="0083564D">
              <w:rPr>
                <w:sz w:val="21"/>
                <w:szCs w:val="21"/>
              </w:rPr>
              <w:t xml:space="preserve">Caij Ntuj Sov, </w:t>
            </w:r>
            <w:del w:id="1961" w:author="Khamsaolee Xainhiaxang" w:date="2021-07-04T20:54:00Z">
              <w:r w:rsidRPr="0083564D" w:rsidDel="00BE66A8">
                <w:rPr>
                  <w:sz w:val="21"/>
                  <w:szCs w:val="21"/>
                </w:rPr>
                <w:delText>Kev Koom Ua Si Tsis Siv Neeg</w:delText>
              </w:r>
            </w:del>
            <w:ins w:id="1962" w:author="Khamsaolee Xainhiaxang" w:date="2021-07-04T20:54:00Z">
              <w:r w:rsidR="00BE66A8">
                <w:rPr>
                  <w:sz w:val="21"/>
                  <w:szCs w:val="21"/>
                </w:rPr>
                <w:t>Kis Las Unified</w:t>
              </w:r>
            </w:ins>
            <w:r w:rsidRPr="0083564D">
              <w:rPr>
                <w:sz w:val="21"/>
                <w:szCs w:val="21"/>
              </w:rPr>
              <w:t xml:space="preserve">, </w:t>
            </w:r>
            <w:del w:id="1963" w:author="Khamsaolee Xainhiaxang" w:date="2021-07-04T20:54:00Z">
              <w:r w:rsidRPr="0083564D" w:rsidDel="00BE66A8">
                <w:rPr>
                  <w:sz w:val="21"/>
                  <w:szCs w:val="21"/>
                </w:rPr>
                <w:delText>Kev Sib Tw Ncaws Pob</w:delText>
              </w:r>
            </w:del>
            <w:ins w:id="1964" w:author="Khamsaolee Xainhiaxang" w:date="2021-07-04T20:54:00Z">
              <w:r w:rsidR="00BE66A8">
                <w:rPr>
                  <w:sz w:val="21"/>
                  <w:szCs w:val="21"/>
                </w:rPr>
                <w:t>TR cup</w:t>
              </w:r>
            </w:ins>
            <w:r w:rsidRPr="0083564D">
              <w:rPr>
                <w:sz w:val="21"/>
                <w:szCs w:val="21"/>
              </w:rPr>
              <w:t>, thiab kev sib tw hauv koog tsev kawm ntawv, Kev Koom Tes.</w:t>
            </w:r>
          </w:p>
          <w:p w14:paraId="688E8FF7" w14:textId="77777777" w:rsidR="00E43EF1" w:rsidRPr="0083564D" w:rsidRDefault="00E43EF1">
            <w:pPr>
              <w:pStyle w:val="TableParagraph"/>
              <w:rPr>
                <w:b/>
                <w:sz w:val="21"/>
                <w:szCs w:val="21"/>
              </w:rPr>
            </w:pPr>
          </w:p>
          <w:p w14:paraId="4035DDC2" w14:textId="7D16F8E1" w:rsidR="00E43EF1" w:rsidRPr="0083564D" w:rsidRDefault="000E40D2" w:rsidP="00BB120A">
            <w:pPr>
              <w:pStyle w:val="TableParagraph"/>
              <w:ind w:left="57" w:right="495"/>
              <w:rPr>
                <w:sz w:val="21"/>
                <w:szCs w:val="21"/>
              </w:rPr>
            </w:pPr>
            <w:r w:rsidRPr="0083564D">
              <w:rPr>
                <w:sz w:val="21"/>
                <w:szCs w:val="21"/>
              </w:rPr>
              <w:t xml:space="preserve">Cov </w:t>
            </w:r>
            <w:del w:id="1965" w:author="Khamsaolee Xainhiaxang" w:date="2021-07-04T20:55:00Z">
              <w:r w:rsidRPr="0083564D" w:rsidDel="00BE66A8">
                <w:rPr>
                  <w:sz w:val="21"/>
                  <w:szCs w:val="21"/>
                </w:rPr>
                <w:delText>peev txheej</w:delText>
              </w:r>
            </w:del>
            <w:ins w:id="1966" w:author="Khamsaolee Xainhiaxang" w:date="2021-07-04T20:55:00Z">
              <w:r w:rsidR="00BE66A8">
                <w:rPr>
                  <w:sz w:val="21"/>
                  <w:szCs w:val="21"/>
                </w:rPr>
                <w:t>Nyiaj</w:t>
              </w:r>
            </w:ins>
            <w:r w:rsidRPr="0083564D">
              <w:rPr>
                <w:sz w:val="21"/>
                <w:szCs w:val="21"/>
              </w:rPr>
              <w:t xml:space="preserve"> rau cov xib fwb los txhawb </w:t>
            </w:r>
            <w:del w:id="1967" w:author="Khamsaolee Xainhiaxang" w:date="2021-07-04T20:56:00Z">
              <w:r w:rsidRPr="0083564D" w:rsidDel="00BB120A">
                <w:rPr>
                  <w:sz w:val="21"/>
                  <w:szCs w:val="21"/>
                </w:rPr>
                <w:delText>k</w:delText>
              </w:r>
            </w:del>
            <w:del w:id="1968" w:author="Khamsaolee Xainhiaxang" w:date="2021-07-04T20:55:00Z">
              <w:r w:rsidRPr="0083564D" w:rsidDel="00BB120A">
                <w:rPr>
                  <w:sz w:val="21"/>
                  <w:szCs w:val="21"/>
                </w:rPr>
                <w:delText xml:space="preserve">ev nce hauv </w:delText>
              </w:r>
            </w:del>
            <w:r w:rsidRPr="0083564D">
              <w:rPr>
                <w:sz w:val="21"/>
                <w:szCs w:val="21"/>
              </w:rPr>
              <w:t xml:space="preserve">kev kawm, </w:t>
            </w:r>
            <w:del w:id="1969" w:author="Khamsaolee Xainhiaxang" w:date="2021-07-04T20:56:00Z">
              <w:r w:rsidRPr="0083564D" w:rsidDel="00BB120A">
                <w:rPr>
                  <w:sz w:val="21"/>
                  <w:szCs w:val="21"/>
                </w:rPr>
                <w:delText>txhawb ntxi</w:delText>
              </w:r>
            </w:del>
            <w:ins w:id="1970" w:author="Khamsaolee Xainhiaxang" w:date="2021-07-04T20:56:00Z">
              <w:r w:rsidR="00BB120A">
                <w:rPr>
                  <w:sz w:val="21"/>
                  <w:szCs w:val="21"/>
                </w:rPr>
                <w:t>Kev tsim kho</w:t>
              </w:r>
            </w:ins>
            <w:del w:id="1971" w:author="Khamsaolee Xainhiaxang" w:date="2021-07-04T20:56:00Z">
              <w:r w:rsidRPr="0083564D" w:rsidDel="00BB120A">
                <w:rPr>
                  <w:sz w:val="21"/>
                  <w:szCs w:val="21"/>
                </w:rPr>
                <w:delText>v</w:delText>
              </w:r>
            </w:del>
            <w:r w:rsidRPr="0083564D">
              <w:rPr>
                <w:sz w:val="21"/>
                <w:szCs w:val="21"/>
              </w:rPr>
              <w:t xml:space="preserve"> thiab kev paub kis las rau cov tub ntxhais kawm.</w:t>
            </w:r>
          </w:p>
        </w:tc>
        <w:tc>
          <w:tcPr>
            <w:tcW w:w="2036" w:type="dxa"/>
          </w:tcPr>
          <w:p w14:paraId="6D892BF2" w14:textId="77777777" w:rsidR="00E43EF1" w:rsidRPr="0083564D" w:rsidRDefault="000E40D2">
            <w:pPr>
              <w:pStyle w:val="TableParagraph"/>
              <w:spacing w:before="54"/>
              <w:ind w:left="141" w:right="132"/>
              <w:jc w:val="center"/>
              <w:rPr>
                <w:sz w:val="21"/>
                <w:szCs w:val="21"/>
              </w:rPr>
            </w:pPr>
            <w:r w:rsidRPr="0083564D">
              <w:rPr>
                <w:sz w:val="21"/>
                <w:szCs w:val="21"/>
              </w:rPr>
              <w:t>$ 2,546,208.00</w:t>
            </w:r>
          </w:p>
        </w:tc>
        <w:tc>
          <w:tcPr>
            <w:tcW w:w="1619" w:type="dxa"/>
          </w:tcPr>
          <w:p w14:paraId="4267E643" w14:textId="63FB1B4F" w:rsidR="00E43EF1" w:rsidRPr="0083564D" w:rsidRDefault="000E40D2">
            <w:pPr>
              <w:pStyle w:val="TableParagraph"/>
              <w:spacing w:before="54"/>
              <w:ind w:left="33" w:right="52"/>
              <w:jc w:val="center"/>
              <w:rPr>
                <w:sz w:val="21"/>
                <w:szCs w:val="21"/>
              </w:rPr>
            </w:pPr>
            <w:r w:rsidRPr="0083564D">
              <w:rPr>
                <w:sz w:val="21"/>
                <w:szCs w:val="21"/>
              </w:rPr>
              <w:t xml:space="preserve">Yog </w:t>
            </w:r>
          </w:p>
        </w:tc>
      </w:tr>
    </w:tbl>
    <w:p w14:paraId="4D0544B5" w14:textId="77777777" w:rsidR="00E43EF1" w:rsidRDefault="00E43EF1">
      <w:pPr>
        <w:jc w:val="center"/>
        <w:sectPr w:rsidR="00E43EF1">
          <w:pgSz w:w="15840" w:h="12240" w:orient="landscape"/>
          <w:pgMar w:top="640" w:right="120" w:bottom="480" w:left="120" w:header="0" w:footer="284" w:gutter="0"/>
          <w:cols w:space="720"/>
        </w:sectPr>
      </w:pPr>
    </w:p>
    <w:tbl>
      <w:tblPr>
        <w:tblW w:w="0" w:type="auto"/>
        <w:tblInd w:w="25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1269"/>
        <w:gridCol w:w="2440"/>
        <w:gridCol w:w="7626"/>
        <w:gridCol w:w="2156"/>
        <w:gridCol w:w="1619"/>
      </w:tblGrid>
      <w:tr w:rsidR="0044278A" w14:paraId="2903B49E" w14:textId="77777777">
        <w:trPr>
          <w:trHeight w:val="333"/>
        </w:trPr>
        <w:tc>
          <w:tcPr>
            <w:tcW w:w="1269" w:type="dxa"/>
            <w:shd w:val="clear" w:color="auto" w:fill="DBE5F1"/>
          </w:tcPr>
          <w:p w14:paraId="5E29AD97" w14:textId="778F45C8" w:rsidR="0044278A" w:rsidRDefault="0044278A" w:rsidP="0044278A">
            <w:pPr>
              <w:pStyle w:val="TableParagraph"/>
              <w:spacing w:before="54" w:line="260" w:lineRule="exact"/>
              <w:ind w:left="58"/>
              <w:rPr>
                <w:sz w:val="24"/>
              </w:rPr>
            </w:pPr>
            <w:r w:rsidRPr="00166873">
              <w:rPr>
                <w:sz w:val="20"/>
                <w:szCs w:val="20"/>
              </w:rPr>
              <w:lastRenderedPageBreak/>
              <w:t>Kev ua #</w:t>
            </w:r>
          </w:p>
        </w:tc>
        <w:tc>
          <w:tcPr>
            <w:tcW w:w="2440" w:type="dxa"/>
            <w:shd w:val="clear" w:color="auto" w:fill="DBE5F1"/>
          </w:tcPr>
          <w:p w14:paraId="7FF571E3" w14:textId="786D2CAB" w:rsidR="0044278A" w:rsidRDefault="0044278A" w:rsidP="0044278A">
            <w:pPr>
              <w:pStyle w:val="TableParagraph"/>
              <w:spacing w:before="54" w:line="260" w:lineRule="exact"/>
              <w:ind w:left="58"/>
              <w:rPr>
                <w:sz w:val="24"/>
              </w:rPr>
            </w:pPr>
            <w:r w:rsidRPr="00166873">
              <w:rPr>
                <w:sz w:val="20"/>
                <w:szCs w:val="20"/>
              </w:rPr>
              <w:t>Ntsiab lus</w:t>
            </w:r>
          </w:p>
        </w:tc>
        <w:tc>
          <w:tcPr>
            <w:tcW w:w="7626" w:type="dxa"/>
            <w:shd w:val="clear" w:color="auto" w:fill="DBE5F1"/>
          </w:tcPr>
          <w:p w14:paraId="061F1139" w14:textId="2F9C07E6" w:rsidR="0044278A" w:rsidRDefault="0044278A" w:rsidP="0044278A">
            <w:pPr>
              <w:pStyle w:val="TableParagraph"/>
              <w:spacing w:before="54" w:line="260" w:lineRule="exact"/>
              <w:ind w:left="57"/>
              <w:rPr>
                <w:sz w:val="24"/>
              </w:rPr>
            </w:pPr>
            <w:r w:rsidRPr="00166873">
              <w:rPr>
                <w:sz w:val="20"/>
                <w:szCs w:val="20"/>
              </w:rPr>
              <w:t>Kev piav qhia</w:t>
            </w:r>
          </w:p>
        </w:tc>
        <w:tc>
          <w:tcPr>
            <w:tcW w:w="2156" w:type="dxa"/>
            <w:shd w:val="clear" w:color="auto" w:fill="DBE5F1"/>
          </w:tcPr>
          <w:p w14:paraId="70E45FA4" w14:textId="48FCAE88" w:rsidR="0044278A" w:rsidRDefault="0044278A" w:rsidP="0044278A">
            <w:pPr>
              <w:pStyle w:val="TableParagraph"/>
              <w:spacing w:before="54" w:line="260" w:lineRule="exact"/>
              <w:ind w:left="142" w:right="132"/>
              <w:jc w:val="center"/>
              <w:rPr>
                <w:sz w:val="24"/>
              </w:rPr>
            </w:pPr>
            <w:r w:rsidRPr="00166873">
              <w:rPr>
                <w:sz w:val="20"/>
                <w:szCs w:val="20"/>
              </w:rPr>
              <w:t>Tag Nrho Cov Nyiaj</w:t>
            </w:r>
          </w:p>
        </w:tc>
        <w:tc>
          <w:tcPr>
            <w:tcW w:w="1619" w:type="dxa"/>
            <w:shd w:val="clear" w:color="auto" w:fill="DBE5F1"/>
          </w:tcPr>
          <w:p w14:paraId="04360FAB" w14:textId="13B69930" w:rsidR="0044278A" w:rsidRDefault="0044278A" w:rsidP="0044278A">
            <w:pPr>
              <w:pStyle w:val="TableParagraph"/>
              <w:spacing w:before="54" w:line="260" w:lineRule="exact"/>
              <w:ind w:left="33" w:right="24"/>
              <w:jc w:val="center"/>
              <w:rPr>
                <w:sz w:val="24"/>
              </w:rPr>
            </w:pPr>
            <w:r w:rsidRPr="00166873">
              <w:rPr>
                <w:sz w:val="20"/>
                <w:szCs w:val="20"/>
              </w:rPr>
              <w:t>Kev Koom Tes</w:t>
            </w:r>
          </w:p>
        </w:tc>
      </w:tr>
      <w:tr w:rsidR="00E43EF1" w14:paraId="7496981D" w14:textId="77777777">
        <w:trPr>
          <w:trHeight w:val="1161"/>
        </w:trPr>
        <w:tc>
          <w:tcPr>
            <w:tcW w:w="1269" w:type="dxa"/>
          </w:tcPr>
          <w:p w14:paraId="0E34CC4C" w14:textId="77777777" w:rsidR="00E43EF1" w:rsidRPr="00B108E4" w:rsidRDefault="00E43EF1">
            <w:pPr>
              <w:pStyle w:val="TableParagraph"/>
              <w:rPr>
                <w:rFonts w:ascii="Times New Roman"/>
              </w:rPr>
            </w:pPr>
          </w:p>
        </w:tc>
        <w:tc>
          <w:tcPr>
            <w:tcW w:w="2440" w:type="dxa"/>
          </w:tcPr>
          <w:p w14:paraId="1A8E2A3F" w14:textId="77777777" w:rsidR="00E43EF1" w:rsidRPr="00B108E4" w:rsidRDefault="00E43EF1">
            <w:pPr>
              <w:pStyle w:val="TableParagraph"/>
              <w:rPr>
                <w:rFonts w:ascii="Times New Roman"/>
              </w:rPr>
            </w:pPr>
          </w:p>
        </w:tc>
        <w:tc>
          <w:tcPr>
            <w:tcW w:w="7626" w:type="dxa"/>
          </w:tcPr>
          <w:p w14:paraId="5AF773EC" w14:textId="77777777" w:rsidR="00E43EF1" w:rsidRPr="00B108E4" w:rsidRDefault="000E40D2">
            <w:pPr>
              <w:pStyle w:val="TableParagraph"/>
              <w:spacing w:before="54"/>
              <w:ind w:left="57"/>
            </w:pPr>
            <w:r w:rsidRPr="00B108E4">
              <w:t>Txhua S / C</w:t>
            </w:r>
          </w:p>
        </w:tc>
        <w:tc>
          <w:tcPr>
            <w:tcW w:w="2156" w:type="dxa"/>
          </w:tcPr>
          <w:p w14:paraId="6227180C" w14:textId="77777777" w:rsidR="00E43EF1" w:rsidRPr="00B108E4" w:rsidRDefault="00E43EF1">
            <w:pPr>
              <w:pStyle w:val="TableParagraph"/>
              <w:rPr>
                <w:rFonts w:ascii="Times New Roman"/>
              </w:rPr>
            </w:pPr>
          </w:p>
        </w:tc>
        <w:tc>
          <w:tcPr>
            <w:tcW w:w="1619" w:type="dxa"/>
          </w:tcPr>
          <w:p w14:paraId="10D2731B" w14:textId="77777777" w:rsidR="00E43EF1" w:rsidRPr="00B108E4" w:rsidRDefault="00E43EF1">
            <w:pPr>
              <w:pStyle w:val="TableParagraph"/>
              <w:rPr>
                <w:rFonts w:ascii="Times New Roman"/>
              </w:rPr>
            </w:pPr>
          </w:p>
        </w:tc>
      </w:tr>
      <w:tr w:rsidR="00E43EF1" w14:paraId="6F3E7942" w14:textId="77777777">
        <w:trPr>
          <w:trHeight w:val="3369"/>
        </w:trPr>
        <w:tc>
          <w:tcPr>
            <w:tcW w:w="1269" w:type="dxa"/>
          </w:tcPr>
          <w:p w14:paraId="50569169" w14:textId="1748EE18" w:rsidR="00E43EF1" w:rsidRPr="00B108E4" w:rsidRDefault="000E40D2">
            <w:pPr>
              <w:pStyle w:val="TableParagraph"/>
              <w:spacing w:before="54"/>
              <w:ind w:left="480" w:right="471"/>
              <w:jc w:val="center"/>
              <w:rPr>
                <w:b/>
              </w:rPr>
            </w:pPr>
            <w:r w:rsidRPr="00B108E4">
              <w:rPr>
                <w:b/>
              </w:rPr>
              <w:t>11</w:t>
            </w:r>
          </w:p>
        </w:tc>
        <w:tc>
          <w:tcPr>
            <w:tcW w:w="2440" w:type="dxa"/>
          </w:tcPr>
          <w:p w14:paraId="2415532C" w14:textId="49DE2159" w:rsidR="00E43EF1" w:rsidRPr="00B108E4" w:rsidRDefault="000E40D2" w:rsidP="00BB120A">
            <w:pPr>
              <w:pStyle w:val="TableParagraph"/>
              <w:spacing w:before="54"/>
              <w:ind w:left="58" w:right="70"/>
            </w:pPr>
            <w:del w:id="1972" w:author="Khamsaolee Xainhiaxang" w:date="2021-07-04T20:58:00Z">
              <w:r w:rsidRPr="00B108E4" w:rsidDel="00BB120A">
                <w:delText xml:space="preserve">Cov </w:delText>
              </w:r>
            </w:del>
            <w:ins w:id="1973" w:author="Khamsaolee Xainhiaxang" w:date="2021-07-04T20:58:00Z">
              <w:r w:rsidR="00BB120A">
                <w:t>Tus</w:t>
              </w:r>
              <w:r w:rsidR="00BB120A" w:rsidRPr="00B108E4">
                <w:t xml:space="preserve"> </w:t>
              </w:r>
            </w:ins>
            <w:r w:rsidRPr="00B108E4">
              <w:t xml:space="preserve">Kws Pab Tswv Yim </w:t>
            </w:r>
            <w:del w:id="1974" w:author="Khamsaolee Xainhiaxang" w:date="2021-07-04T20:58:00Z">
              <w:r w:rsidRPr="00B108E4" w:rsidDel="00BB120A">
                <w:delText xml:space="preserve">Hauv Ib Cheeb Tsam </w:delText>
              </w:r>
            </w:del>
            <w:ins w:id="1975" w:author="Khamsaolee Xainhiaxang" w:date="2021-07-04T20:58:00Z">
              <w:r w:rsidR="00BB120A">
                <w:t>ntawm</w:t>
              </w:r>
            </w:ins>
            <w:del w:id="1976" w:author="Khamsaolee Xainhiaxang" w:date="2021-07-04T20:58:00Z">
              <w:r w:rsidRPr="00B108E4" w:rsidDel="00BB120A">
                <w:delText>rau</w:delText>
              </w:r>
            </w:del>
            <w:r w:rsidRPr="00B108E4">
              <w:t xml:space="preserve"> lub siab ntsws</w:t>
            </w:r>
            <w:ins w:id="1977" w:author="Khamsaolee Xainhiaxang" w:date="2021-07-04T20:58:00Z">
              <w:r w:rsidR="00BB120A">
                <w:t xml:space="preserve"> rau txhua leej</w:t>
              </w:r>
            </w:ins>
          </w:p>
        </w:tc>
        <w:tc>
          <w:tcPr>
            <w:tcW w:w="7626" w:type="dxa"/>
          </w:tcPr>
          <w:p w14:paraId="61247348" w14:textId="77777777" w:rsidR="00E43EF1" w:rsidRPr="00B108E4" w:rsidRDefault="000E40D2">
            <w:pPr>
              <w:pStyle w:val="TableParagraph"/>
              <w:spacing w:before="54"/>
              <w:ind w:left="57"/>
            </w:pPr>
            <w:r w:rsidRPr="00B108E4">
              <w:t>3.11</w:t>
            </w:r>
          </w:p>
          <w:p w14:paraId="4E67891E" w14:textId="784432E1" w:rsidR="00E43EF1" w:rsidRPr="00B108E4" w:rsidRDefault="00BB120A" w:rsidP="001421CC">
            <w:pPr>
              <w:pStyle w:val="TableParagraph"/>
              <w:ind w:left="57" w:right="61"/>
              <w:jc w:val="both"/>
            </w:pPr>
            <w:ins w:id="1978" w:author="Khamsaolee Xainhiaxang" w:date="2021-07-04T20:59:00Z">
              <w:r>
                <w:t>Tus</w:t>
              </w:r>
              <w:r w:rsidRPr="00B108E4">
                <w:t xml:space="preserve"> Kws Pab Tswv Yim </w:t>
              </w:r>
              <w:r>
                <w:t>ntawm</w:t>
              </w:r>
              <w:r w:rsidRPr="00B108E4">
                <w:t xml:space="preserve"> lub siab ntsws</w:t>
              </w:r>
              <w:r>
                <w:t xml:space="preserve"> rau txhua leej</w:t>
              </w:r>
              <w:r w:rsidRPr="00B108E4" w:rsidDel="00BB120A">
                <w:t xml:space="preserve"> </w:t>
              </w:r>
            </w:ins>
            <w:del w:id="1979" w:author="Khamsaolee Xainhiaxang" w:date="2021-07-04T20:59:00Z">
              <w:r w:rsidR="000E40D2" w:rsidRPr="00B108E4" w:rsidDel="00BB120A">
                <w:delText xml:space="preserve">Tus Kws Pab Tswv Yim Hauv Ib Cheeb Tsam rau cov kev xav hauv lub zej zog </w:delText>
              </w:r>
            </w:del>
            <w:r w:rsidR="000E40D2" w:rsidRPr="00B108E4">
              <w:t xml:space="preserve">muab kev cob qhia txog kev </w:t>
            </w:r>
            <w:del w:id="1980" w:author="Khamsaolee Xainhiaxang" w:date="2021-07-06T20:57:00Z">
              <w:r w:rsidR="000E40D2" w:rsidRPr="00B108E4" w:rsidDel="00A74629">
                <w:delText>mob hlwb</w:delText>
              </w:r>
            </w:del>
            <w:ins w:id="1981" w:author="Khamsaolee Xainhiaxang" w:date="2021-07-06T20:57:00Z">
              <w:r w:rsidR="00A74629">
                <w:t>xav</w:t>
              </w:r>
            </w:ins>
            <w:ins w:id="1982" w:author="Khamsaolee Xainhiaxang" w:date="2021-07-04T21:00:00Z">
              <w:r>
                <w:t xml:space="preserve"> (Mental Health)</w:t>
              </w:r>
            </w:ins>
            <w:r w:rsidR="000E40D2" w:rsidRPr="00B108E4">
              <w:t xml:space="preserve"> rau cov neeg ua hauj</w:t>
            </w:r>
            <w:r w:rsidR="00F11E48" w:rsidRPr="00B108E4">
              <w:t xml:space="preserve"> </w:t>
            </w:r>
            <w:r w:rsidR="000E40D2" w:rsidRPr="00B108E4">
              <w:t>lwm thiab cov kev pab</w:t>
            </w:r>
            <w:r w:rsidR="00F11E48" w:rsidRPr="00B108E4">
              <w:t xml:space="preserve"> </w:t>
            </w:r>
            <w:del w:id="1983" w:author="Khamsaolee Xainhiaxang" w:date="2021-07-04T21:00:00Z">
              <w:r w:rsidR="000E40D2" w:rsidRPr="00B108E4" w:rsidDel="00BB120A">
                <w:delText xml:space="preserve">cuam </w:delText>
              </w:r>
            </w:del>
            <w:r w:rsidR="000E40D2" w:rsidRPr="00B108E4">
              <w:t xml:space="preserve">rau txhua tus tub ntxhais kawm hauv </w:t>
            </w:r>
            <w:r w:rsidR="00F11E48" w:rsidRPr="00B108E4">
              <w:t xml:space="preserve">Tsev Kawm </w:t>
            </w:r>
            <w:r w:rsidR="000E40D2" w:rsidRPr="00B108E4">
              <w:t xml:space="preserve">Twin Rivers nrog rau TRUSD cov tsev kawm ntawv </w:t>
            </w:r>
            <w:del w:id="1984" w:author="Khamsaolee Xainhiaxang" w:date="2021-07-04T21:01:00Z">
              <w:r w:rsidR="000E40D2" w:rsidRPr="00B108E4" w:rsidDel="00BB120A">
                <w:delText>qib qis</w:delText>
              </w:r>
            </w:del>
            <w:ins w:id="1985" w:author="Khamsaolee Xainhiaxang" w:date="2021-07-04T21:01:00Z">
              <w:r>
                <w:t>Elementary</w:t>
              </w:r>
            </w:ins>
            <w:r w:rsidR="000E40D2" w:rsidRPr="00B108E4">
              <w:t xml:space="preserve"> uas tsis muaj tus kws pab sab</w:t>
            </w:r>
            <w:r w:rsidR="00F11E48" w:rsidRPr="00B108E4">
              <w:t xml:space="preserve"> </w:t>
            </w:r>
            <w:r w:rsidR="000E40D2" w:rsidRPr="00B108E4">
              <w:t xml:space="preserve">laj. Tus Pab </w:t>
            </w:r>
            <w:ins w:id="1986" w:author="Khamsaolee Xainhiaxang" w:date="2021-07-04T21:02:00Z">
              <w:r>
                <w:t>Tswv yim (Central Counselor</w:t>
              </w:r>
            </w:ins>
            <w:ins w:id="1987" w:author="Khamsaolee Xainhiaxang" w:date="2021-07-04T21:03:00Z">
              <w:r>
                <w:t xml:space="preserve">) </w:t>
              </w:r>
            </w:ins>
            <w:del w:id="1988" w:author="Khamsaolee Xainhiaxang" w:date="2021-07-04T21:02:00Z">
              <w:r w:rsidR="000E40D2" w:rsidRPr="00B108E4" w:rsidDel="00BB120A">
                <w:delText xml:space="preserve">Cuam Sab Nruab Nrab </w:delText>
              </w:r>
            </w:del>
            <w:r w:rsidR="000E40D2" w:rsidRPr="00B108E4">
              <w:t>coj pab pawg ua hauj</w:t>
            </w:r>
            <w:r w:rsidR="00F11E48" w:rsidRPr="00B108E4">
              <w:t xml:space="preserve"> </w:t>
            </w:r>
            <w:r w:rsidR="000E40D2" w:rsidRPr="00B108E4">
              <w:t>lwm daws teeb</w:t>
            </w:r>
            <w:r w:rsidR="00F11E48" w:rsidRPr="00B108E4">
              <w:t xml:space="preserve"> </w:t>
            </w:r>
            <w:r w:rsidR="000E40D2" w:rsidRPr="00B108E4">
              <w:t>meem thiab ua hauj</w:t>
            </w:r>
            <w:r w:rsidR="00F11E48" w:rsidRPr="00B108E4">
              <w:t xml:space="preserve"> </w:t>
            </w:r>
            <w:r w:rsidR="000E40D2" w:rsidRPr="00B108E4">
              <w:t>lwm zoo nrog cov kws sab</w:t>
            </w:r>
            <w:r w:rsidR="00F11E48" w:rsidRPr="00B108E4">
              <w:t xml:space="preserve"> </w:t>
            </w:r>
            <w:r w:rsidR="000E40D2" w:rsidRPr="00B108E4">
              <w:t xml:space="preserve">laj tsev kawm ntawv </w:t>
            </w:r>
            <w:del w:id="1989" w:author="Khamsaolee Xainhiaxang" w:date="2021-07-04T21:04:00Z">
              <w:r w:rsidR="00F11E48" w:rsidRPr="00B108E4" w:rsidDel="00BB120A">
                <w:delText>qib</w:delText>
              </w:r>
              <w:r w:rsidR="000E40D2" w:rsidRPr="00B108E4" w:rsidDel="00BB120A">
                <w:delText xml:space="preserve"> pib</w:delText>
              </w:r>
            </w:del>
            <w:ins w:id="1990" w:author="Khamsaolee Xainhiaxang" w:date="2021-07-04T21:04:00Z">
              <w:r>
                <w:t>Elementary</w:t>
              </w:r>
            </w:ins>
            <w:r w:rsidR="000E40D2" w:rsidRPr="00B108E4">
              <w:t>.</w:t>
            </w:r>
          </w:p>
          <w:p w14:paraId="75041651" w14:textId="57725175" w:rsidR="00E43EF1" w:rsidRPr="00B108E4" w:rsidRDefault="00F11E48">
            <w:pPr>
              <w:pStyle w:val="TableParagraph"/>
              <w:rPr>
                <w:b/>
              </w:rPr>
            </w:pPr>
            <w:r w:rsidRPr="00B108E4">
              <w:rPr>
                <w:b/>
              </w:rPr>
              <w:t xml:space="preserve"> </w:t>
            </w:r>
          </w:p>
          <w:p w14:paraId="38D91A23" w14:textId="77777777" w:rsidR="00E43EF1" w:rsidRPr="00B108E4" w:rsidRDefault="000E40D2">
            <w:pPr>
              <w:pStyle w:val="TableParagraph"/>
              <w:ind w:left="57"/>
            </w:pPr>
            <w:r w:rsidRPr="00B108E4">
              <w:t>ELO 21-22 (3 FTE); ESSER II 22-23 (1 FTE), ESSER III 23-24 (1</w:t>
            </w:r>
          </w:p>
          <w:p w14:paraId="7BCC7C2A" w14:textId="0078F346" w:rsidR="00E43EF1" w:rsidRPr="00B108E4" w:rsidRDefault="000E40D2" w:rsidP="0061456F">
            <w:pPr>
              <w:pStyle w:val="TableParagraph"/>
              <w:ind w:left="57"/>
            </w:pPr>
            <w:r w:rsidRPr="00B108E4">
              <w:t xml:space="preserve">FTE), </w:t>
            </w:r>
            <w:del w:id="1991" w:author="Khamsaolee Xainhiaxang" w:date="2021-07-04T21:06:00Z">
              <w:r w:rsidRPr="00B108E4" w:rsidDel="0061456F">
                <w:delText xml:space="preserve">thiab </w:delText>
              </w:r>
            </w:del>
            <w:r w:rsidRPr="00B108E4">
              <w:t xml:space="preserve">tom qab </w:t>
            </w:r>
            <w:del w:id="1992" w:author="Khamsaolee Xainhiaxang" w:date="2021-07-04T21:06:00Z">
              <w:r w:rsidRPr="00B108E4" w:rsidDel="0061456F">
                <w:delText>ntaw</w:delText>
              </w:r>
              <w:r w:rsidR="006A4F6E" w:rsidRPr="00B108E4" w:rsidDel="0061456F">
                <w:delText>v</w:delText>
              </w:r>
              <w:r w:rsidRPr="00B108E4" w:rsidDel="0061456F">
                <w:delText xml:space="preserve"> </w:delText>
              </w:r>
            </w:del>
            <w:r w:rsidRPr="00B108E4">
              <w:t xml:space="preserve">S / C </w:t>
            </w:r>
            <w:del w:id="1993" w:author="Khamsaolee Xainhiaxang" w:date="2021-07-04T21:06:00Z">
              <w:r w:rsidRPr="00B108E4" w:rsidDel="0061456F">
                <w:delText>rau-mus</w:delText>
              </w:r>
            </w:del>
            <w:ins w:id="1994" w:author="Khamsaolee Xainhiaxang" w:date="2021-07-04T21:06:00Z">
              <w:r w:rsidR="0061456F">
                <w:t>mus rau</w:t>
              </w:r>
            </w:ins>
            <w:r w:rsidRPr="00B108E4">
              <w:t xml:space="preserve"> (1 FTE)</w:t>
            </w:r>
          </w:p>
        </w:tc>
        <w:tc>
          <w:tcPr>
            <w:tcW w:w="2156" w:type="dxa"/>
          </w:tcPr>
          <w:p w14:paraId="6EC45416" w14:textId="77777777" w:rsidR="00E43EF1" w:rsidRPr="00B108E4" w:rsidRDefault="000E40D2">
            <w:pPr>
              <w:pStyle w:val="TableParagraph"/>
              <w:spacing w:before="54"/>
              <w:ind w:left="141" w:right="132"/>
              <w:jc w:val="center"/>
            </w:pPr>
            <w:r w:rsidRPr="00B108E4">
              <w:t>$ 413,816.00</w:t>
            </w:r>
          </w:p>
        </w:tc>
        <w:tc>
          <w:tcPr>
            <w:tcW w:w="1619" w:type="dxa"/>
          </w:tcPr>
          <w:p w14:paraId="7CDAC181" w14:textId="329EA860" w:rsidR="00E43EF1" w:rsidRPr="00B108E4" w:rsidRDefault="000E40D2">
            <w:pPr>
              <w:pStyle w:val="TableParagraph"/>
              <w:spacing w:before="54"/>
              <w:ind w:left="33" w:right="52"/>
              <w:jc w:val="center"/>
            </w:pPr>
            <w:r w:rsidRPr="00B108E4">
              <w:t xml:space="preserve">Yog </w:t>
            </w:r>
          </w:p>
        </w:tc>
      </w:tr>
      <w:tr w:rsidR="00E43EF1" w14:paraId="25AA5F57" w14:textId="77777777">
        <w:trPr>
          <w:trHeight w:val="3093"/>
        </w:trPr>
        <w:tc>
          <w:tcPr>
            <w:tcW w:w="1269" w:type="dxa"/>
          </w:tcPr>
          <w:p w14:paraId="4ABEBB82" w14:textId="14FF1968" w:rsidR="00E43EF1" w:rsidRPr="00B108E4" w:rsidRDefault="000E40D2">
            <w:pPr>
              <w:pStyle w:val="TableParagraph"/>
              <w:spacing w:before="54"/>
              <w:ind w:left="480" w:right="471"/>
              <w:jc w:val="center"/>
              <w:rPr>
                <w:b/>
              </w:rPr>
            </w:pPr>
            <w:r w:rsidRPr="00B108E4">
              <w:rPr>
                <w:b/>
              </w:rPr>
              <w:t>12</w:t>
            </w:r>
          </w:p>
        </w:tc>
        <w:tc>
          <w:tcPr>
            <w:tcW w:w="2440" w:type="dxa"/>
          </w:tcPr>
          <w:p w14:paraId="122C3EAD" w14:textId="56B875AA" w:rsidR="00E43EF1" w:rsidRPr="00B108E4" w:rsidRDefault="00E52DF6">
            <w:pPr>
              <w:pStyle w:val="TableParagraph"/>
              <w:spacing w:before="54"/>
              <w:ind w:left="58" w:right="244"/>
            </w:pPr>
            <w:r w:rsidRPr="00B108E4">
              <w:t xml:space="preserve">Kev Ntsuam Xyuas Siab Ntsws ntawm </w:t>
            </w:r>
            <w:r w:rsidR="000E40D2" w:rsidRPr="00B108E4">
              <w:t>Kelvin</w:t>
            </w:r>
          </w:p>
        </w:tc>
        <w:tc>
          <w:tcPr>
            <w:tcW w:w="7626" w:type="dxa"/>
          </w:tcPr>
          <w:p w14:paraId="466D1B29" w14:textId="77777777" w:rsidR="00E43EF1" w:rsidRPr="00B108E4" w:rsidRDefault="000E40D2">
            <w:pPr>
              <w:pStyle w:val="TableParagraph"/>
              <w:spacing w:before="54"/>
              <w:ind w:left="57"/>
            </w:pPr>
            <w:r w:rsidRPr="00B108E4">
              <w:t>3.12</w:t>
            </w:r>
          </w:p>
          <w:p w14:paraId="62B7C318" w14:textId="1F658432" w:rsidR="00E43EF1" w:rsidRPr="00B108E4" w:rsidRDefault="000E40D2" w:rsidP="00EF62C2">
            <w:pPr>
              <w:pStyle w:val="TableParagraph"/>
              <w:ind w:left="57" w:right="94"/>
              <w:jc w:val="both"/>
            </w:pPr>
            <w:r w:rsidRPr="00B108E4">
              <w:t xml:space="preserve">Kelvin daim ntawv thov soj ntsuam kev </w:t>
            </w:r>
            <w:del w:id="1995" w:author="Khamsaolee Xainhiaxang" w:date="2021-07-04T21:07:00Z">
              <w:r w:rsidRPr="00B108E4" w:rsidDel="0061456F">
                <w:delText>sib raug</w:delText>
              </w:r>
            </w:del>
            <w:ins w:id="1996" w:author="Khamsaolee Xainhiaxang" w:date="2021-07-04T21:07:00Z">
              <w:r w:rsidR="0061456F">
                <w:t>noj qab nyob</w:t>
              </w:r>
            </w:ins>
            <w:r w:rsidRPr="00B108E4">
              <w:t xml:space="preserve"> zoo ntawm cov neeg ua hauj</w:t>
            </w:r>
            <w:r w:rsidR="00CD18E5" w:rsidRPr="00B108E4">
              <w:t xml:space="preserve"> </w:t>
            </w:r>
            <w:r w:rsidRPr="00B108E4">
              <w:t xml:space="preserve">lwm thiab cov tub ntxhais kawm. Cov ntaub ntawv raug siv los muab kev tiv thaiv kev xav </w:t>
            </w:r>
            <w:del w:id="1997" w:author="Khamsaolee Xainhiaxang" w:date="2021-07-04T21:08:00Z">
              <w:r w:rsidRPr="00B108E4" w:rsidDel="0061456F">
                <w:delText xml:space="preserve">hauv zej zog </w:delText>
              </w:r>
            </w:del>
            <w:r w:rsidRPr="00B108E4">
              <w:t xml:space="preserve">rau cov tub ntxhais kawm suav nrog kev tawm tswv yim. Cov ntaub ntawv </w:t>
            </w:r>
            <w:del w:id="1998" w:author="Khamsaolee Xainhiaxang" w:date="2021-07-04T21:09:00Z">
              <w:r w:rsidRPr="00B108E4" w:rsidDel="0061456F">
                <w:delText>thoob plaws hauv nroog</w:delText>
              </w:r>
            </w:del>
            <w:ins w:id="1999" w:author="Khamsaolee Xainhiaxang" w:date="2021-07-04T21:09:00Z">
              <w:r w:rsidR="0061456F">
                <w:t>tag nrho yuav</w:t>
              </w:r>
            </w:ins>
            <w:r w:rsidRPr="00B108E4">
              <w:t xml:space="preserve"> tau siv los </w:t>
            </w:r>
            <w:del w:id="2000" w:author="Khamsaolee Xainhiaxang" w:date="2021-07-04T21:09:00Z">
              <w:r w:rsidRPr="00B108E4" w:rsidDel="0061456F">
                <w:delText xml:space="preserve">muab thiab </w:delText>
              </w:r>
            </w:del>
            <w:r w:rsidRPr="00B108E4">
              <w:t xml:space="preserve">ntsuas qhov kev txhawb nqa thiab cov kab ke rau kev </w:t>
            </w:r>
            <w:del w:id="2001" w:author="Khamsaolee Xainhiaxang" w:date="2021-07-06T20:57:00Z">
              <w:r w:rsidRPr="00B108E4" w:rsidDel="00A74629">
                <w:delText>mob hlwb</w:delText>
              </w:r>
            </w:del>
            <w:ins w:id="2002" w:author="Khamsaolee Xainhiaxang" w:date="2021-07-06T20:57:00Z">
              <w:r w:rsidR="00A74629">
                <w:t>xav</w:t>
              </w:r>
            </w:ins>
            <w:r w:rsidRPr="00B108E4">
              <w:t xml:space="preserve"> thiab kev noj qab haus huv ntawm cov neeg ua hauj</w:t>
            </w:r>
            <w:r w:rsidR="00CD18E5" w:rsidRPr="00B108E4">
              <w:t xml:space="preserve"> </w:t>
            </w:r>
            <w:r w:rsidRPr="00B108E4">
              <w:t>lwm thiab cov tub ntxhais kawm.</w:t>
            </w:r>
          </w:p>
          <w:p w14:paraId="3EC44955" w14:textId="77777777" w:rsidR="00E43EF1" w:rsidRPr="00B108E4" w:rsidRDefault="00E43EF1">
            <w:pPr>
              <w:pStyle w:val="TableParagraph"/>
              <w:rPr>
                <w:b/>
              </w:rPr>
            </w:pPr>
          </w:p>
          <w:p w14:paraId="0B3E2503" w14:textId="77777777" w:rsidR="00E43EF1" w:rsidRPr="00B108E4" w:rsidRDefault="000E40D2">
            <w:pPr>
              <w:pStyle w:val="TableParagraph"/>
              <w:ind w:left="57"/>
            </w:pPr>
            <w:r w:rsidRPr="00B108E4">
              <w:t>ESSER II 21/22, ESSER III 22/23 &amp; S / C 23/24 thiab txuas ntxiv</w:t>
            </w:r>
          </w:p>
        </w:tc>
        <w:tc>
          <w:tcPr>
            <w:tcW w:w="2156" w:type="dxa"/>
          </w:tcPr>
          <w:p w14:paraId="6A1EA37A" w14:textId="77777777" w:rsidR="00E43EF1" w:rsidRPr="00B108E4" w:rsidRDefault="000E40D2">
            <w:pPr>
              <w:pStyle w:val="TableParagraph"/>
              <w:spacing w:before="54"/>
              <w:ind w:left="141" w:right="132"/>
              <w:jc w:val="center"/>
            </w:pPr>
            <w:r w:rsidRPr="00B108E4">
              <w:t>$ 87,240.00</w:t>
            </w:r>
          </w:p>
        </w:tc>
        <w:tc>
          <w:tcPr>
            <w:tcW w:w="1619" w:type="dxa"/>
          </w:tcPr>
          <w:p w14:paraId="347272C9" w14:textId="0FAA8E59" w:rsidR="00E43EF1" w:rsidRPr="00B108E4" w:rsidRDefault="000E40D2">
            <w:pPr>
              <w:pStyle w:val="TableParagraph"/>
              <w:spacing w:before="54"/>
              <w:ind w:left="33" w:right="52"/>
              <w:jc w:val="center"/>
            </w:pPr>
            <w:r w:rsidRPr="00B108E4">
              <w:t xml:space="preserve">Yog </w:t>
            </w:r>
          </w:p>
        </w:tc>
      </w:tr>
      <w:tr w:rsidR="00E43EF1" w14:paraId="22319010" w14:textId="77777777">
        <w:trPr>
          <w:trHeight w:val="2817"/>
        </w:trPr>
        <w:tc>
          <w:tcPr>
            <w:tcW w:w="1269" w:type="dxa"/>
          </w:tcPr>
          <w:p w14:paraId="141849AD" w14:textId="249F0EB5" w:rsidR="00E43EF1" w:rsidRPr="00B108E4" w:rsidRDefault="000E40D2">
            <w:pPr>
              <w:pStyle w:val="TableParagraph"/>
              <w:spacing w:before="54"/>
              <w:ind w:left="480" w:right="471"/>
              <w:jc w:val="center"/>
              <w:rPr>
                <w:b/>
              </w:rPr>
            </w:pPr>
            <w:r w:rsidRPr="00B108E4">
              <w:rPr>
                <w:b/>
              </w:rPr>
              <w:t>13</w:t>
            </w:r>
          </w:p>
        </w:tc>
        <w:tc>
          <w:tcPr>
            <w:tcW w:w="2440" w:type="dxa"/>
          </w:tcPr>
          <w:p w14:paraId="02CF26C0" w14:textId="33983A40" w:rsidR="00E43EF1" w:rsidRPr="00B108E4" w:rsidRDefault="0061456F" w:rsidP="0061456F">
            <w:pPr>
              <w:pStyle w:val="TableParagraph"/>
              <w:spacing w:before="54"/>
              <w:ind w:left="58"/>
            </w:pPr>
            <w:ins w:id="2003" w:author="Khamsaolee Xainhiaxang" w:date="2021-07-04T21:10:00Z">
              <w:r>
                <w:t>Kev Saib Xyuas ntawm</w:t>
              </w:r>
            </w:ins>
            <w:r w:rsidR="000E40D2" w:rsidRPr="00B108E4">
              <w:t xml:space="preserve">Tub Ceev Xwm </w:t>
            </w:r>
            <w:del w:id="2004" w:author="Khamsaolee Xainhiaxang" w:date="2021-07-04T21:10:00Z">
              <w:r w:rsidR="001914C1" w:rsidRPr="00B108E4" w:rsidDel="0061456F">
                <w:delText xml:space="preserve">kev </w:delText>
              </w:r>
              <w:r w:rsidR="000E40D2" w:rsidRPr="00B108E4" w:rsidDel="0061456F">
                <w:delText>Pab</w:delText>
              </w:r>
              <w:r w:rsidR="001914C1" w:rsidRPr="00B108E4" w:rsidDel="0061456F">
                <w:delText xml:space="preserve"> </w:delText>
              </w:r>
              <w:r w:rsidR="000E40D2" w:rsidRPr="00B108E4" w:rsidDel="0061456F">
                <w:delText>cuam</w:delText>
              </w:r>
            </w:del>
            <w:ins w:id="2005" w:author="Khamsaolee Xainhiaxang" w:date="2021-07-04T21:33:00Z">
              <w:r w:rsidR="00C13EE8">
                <w:t>-</w:t>
              </w:r>
            </w:ins>
            <w:r w:rsidR="00022E77">
              <w:t>M</w:t>
            </w:r>
            <w:ins w:id="2006" w:author="Khamsaolee Xainhiaxang" w:date="2021-07-04T21:33:00Z">
              <w:r w:rsidR="00C13EE8">
                <w:t>uaj tshiab</w:t>
              </w:r>
            </w:ins>
          </w:p>
        </w:tc>
        <w:tc>
          <w:tcPr>
            <w:tcW w:w="7626" w:type="dxa"/>
          </w:tcPr>
          <w:p w14:paraId="600E505E" w14:textId="77777777" w:rsidR="00E43EF1" w:rsidRPr="00B108E4" w:rsidRDefault="000E40D2">
            <w:pPr>
              <w:pStyle w:val="TableParagraph"/>
              <w:spacing w:before="54"/>
              <w:ind w:left="57"/>
            </w:pPr>
            <w:r w:rsidRPr="00B108E4">
              <w:t>3.13</w:t>
            </w:r>
          </w:p>
          <w:p w14:paraId="202DFDF8" w14:textId="64A16673" w:rsidR="00E43EF1" w:rsidRPr="00B108E4" w:rsidRDefault="000E40D2" w:rsidP="007B51BB">
            <w:pPr>
              <w:pStyle w:val="TableParagraph"/>
              <w:ind w:left="57" w:right="176"/>
              <w:jc w:val="both"/>
            </w:pPr>
            <w:r w:rsidRPr="00B108E4">
              <w:t>TRUSD mua</w:t>
            </w:r>
            <w:ins w:id="2007" w:author="Khamsaolee Xainhiaxang" w:date="2021-07-04T21:11:00Z">
              <w:r w:rsidR="0061456F">
                <w:t>j</w:t>
              </w:r>
            </w:ins>
            <w:del w:id="2008" w:author="Khamsaolee Xainhiaxang" w:date="2021-07-04T21:11:00Z">
              <w:r w:rsidRPr="00B108E4" w:rsidDel="0061456F">
                <w:delText>b kev pab rau</w:delText>
              </w:r>
            </w:del>
            <w:r w:rsidRPr="00B108E4">
              <w:t xml:space="preserve"> tub ceev xwm </w:t>
            </w:r>
            <w:ins w:id="2009" w:author="Khamsaolee Xainhiaxang" w:date="2021-07-04T21:11:00Z">
              <w:r w:rsidR="0061456F">
                <w:t xml:space="preserve">tuaj saib xyuas </w:t>
              </w:r>
            </w:ins>
            <w:del w:id="2010" w:author="Khamsaolee Xainhiaxang" w:date="2021-07-04T21:11:00Z">
              <w:r w:rsidRPr="00B108E4" w:rsidDel="0061456F">
                <w:delText xml:space="preserve">rau </w:delText>
              </w:r>
            </w:del>
            <w:r w:rsidRPr="00B108E4">
              <w:t xml:space="preserve">kev nyab xeeb ntawm txhua tus tub ntxhais kawm. 26 FTE tus tub ceev xwm thiab cov neeg </w:t>
            </w:r>
            <w:del w:id="2011" w:author="Khamsaolee Xainhiaxang" w:date="2021-07-04T21:11:00Z">
              <w:r w:rsidRPr="00B108E4" w:rsidDel="0061456F">
                <w:delText>ua hauj</w:delText>
              </w:r>
              <w:r w:rsidR="00DE041A" w:rsidRPr="00B108E4" w:rsidDel="0061456F">
                <w:delText xml:space="preserve"> </w:delText>
              </w:r>
              <w:r w:rsidRPr="00B108E4" w:rsidDel="0061456F">
                <w:delText xml:space="preserve">lwm </w:delText>
              </w:r>
              <w:r w:rsidR="00DE041A" w:rsidRPr="00B108E4" w:rsidDel="0061456F">
                <w:delText xml:space="preserve">muab kev </w:delText>
              </w:r>
            </w:del>
            <w:r w:rsidRPr="00B108E4">
              <w:t>pab</w:t>
            </w:r>
            <w:r w:rsidR="00DE041A" w:rsidRPr="00B108E4">
              <w:t xml:space="preserve"> </w:t>
            </w:r>
            <w:del w:id="2012" w:author="Khamsaolee Xainhiaxang" w:date="2021-07-04T21:12:00Z">
              <w:r w:rsidRPr="00B108E4" w:rsidDel="0061456F">
                <w:delText>cuam</w:delText>
              </w:r>
            </w:del>
            <w:ins w:id="2013" w:author="Khamsaolee Xainhiaxang" w:date="2021-07-04T21:12:00Z">
              <w:r w:rsidR="0061456F">
                <w:t>hauj lw</w:t>
              </w:r>
              <w:r w:rsidR="0061456F" w:rsidRPr="00B108E4">
                <w:t>m</w:t>
              </w:r>
            </w:ins>
            <w:r w:rsidRPr="00B108E4">
              <w:t>.</w:t>
            </w:r>
          </w:p>
          <w:p w14:paraId="74144B79" w14:textId="6DEFEFCE" w:rsidR="004C06D5" w:rsidRPr="00B108E4" w:rsidRDefault="000E40D2" w:rsidP="004C06D5">
            <w:pPr>
              <w:pStyle w:val="TableParagraph"/>
              <w:numPr>
                <w:ilvl w:val="0"/>
                <w:numId w:val="35"/>
              </w:numPr>
              <w:tabs>
                <w:tab w:val="left" w:pos="777"/>
                <w:tab w:val="left" w:pos="778"/>
              </w:tabs>
              <w:ind w:left="778" w:hanging="301"/>
            </w:pPr>
            <w:r w:rsidRPr="00B108E4">
              <w:t>Cov</w:t>
            </w:r>
            <w:r w:rsidR="00624253" w:rsidRPr="00B108E4">
              <w:t xml:space="preserve"> </w:t>
            </w:r>
            <w:del w:id="2014" w:author="Khamsaolee Xainhiaxang" w:date="2021-07-04T21:12:00Z">
              <w:r w:rsidR="00624253" w:rsidRPr="00B108E4" w:rsidDel="0061456F">
                <w:delText>qib</w:delText>
              </w:r>
              <w:r w:rsidRPr="00B108E4" w:rsidDel="0061456F">
                <w:delText xml:space="preserve"> </w:delText>
              </w:r>
            </w:del>
            <w:r w:rsidRPr="00B108E4">
              <w:t>Hauj</w:t>
            </w:r>
            <w:r w:rsidR="00853FB1" w:rsidRPr="00B108E4">
              <w:t xml:space="preserve"> </w:t>
            </w:r>
            <w:r w:rsidRPr="00B108E4">
              <w:t>lwm = $ 3,117,002 (ESSER II 21/22; ESSER III 22/23 &amp;</w:t>
            </w:r>
            <w:r w:rsidR="00624253" w:rsidRPr="00B108E4">
              <w:t xml:space="preserve"> </w:t>
            </w:r>
            <w:r w:rsidRPr="00B108E4">
              <w:t>23/4; thiab tom qab ntaw</w:t>
            </w:r>
            <w:r w:rsidR="00624253" w:rsidRPr="00B108E4">
              <w:t>v</w:t>
            </w:r>
            <w:r w:rsidRPr="00B108E4">
              <w:t xml:space="preserve"> LCFF </w:t>
            </w:r>
            <w:r w:rsidR="004C06D5" w:rsidRPr="00B108E4">
              <w:t>Qauv</w:t>
            </w:r>
            <w:r w:rsidRPr="00B108E4">
              <w:t xml:space="preserve"> </w:t>
            </w:r>
            <w:del w:id="2015" w:author="Khamsaolee Xainhiaxang" w:date="2021-07-04T21:12:00Z">
              <w:r w:rsidRPr="00B108E4" w:rsidDel="0061456F">
                <w:delText xml:space="preserve">Pib </w:delText>
              </w:r>
            </w:del>
            <w:ins w:id="2016" w:author="Khamsaolee Xainhiaxang" w:date="2021-07-04T21:12:00Z">
              <w:r w:rsidR="0061456F">
                <w:t>Ua</w:t>
              </w:r>
              <w:r w:rsidR="0061456F" w:rsidRPr="00B108E4">
                <w:t xml:space="preserve"> </w:t>
              </w:r>
            </w:ins>
            <w:r w:rsidRPr="00B108E4">
              <w:t>Mus)</w:t>
            </w:r>
          </w:p>
          <w:p w14:paraId="138BD1B4" w14:textId="0B1EEC68" w:rsidR="004C06D5" w:rsidRPr="00B108E4" w:rsidRDefault="000E40D2" w:rsidP="004C06D5">
            <w:pPr>
              <w:pStyle w:val="TableParagraph"/>
              <w:numPr>
                <w:ilvl w:val="0"/>
                <w:numId w:val="35"/>
              </w:numPr>
              <w:tabs>
                <w:tab w:val="left" w:pos="777"/>
                <w:tab w:val="left" w:pos="778"/>
              </w:tabs>
              <w:ind w:left="778" w:hanging="301"/>
            </w:pPr>
            <w:r w:rsidRPr="00B108E4">
              <w:t>Tag nrho lwm yam kev siv nyiaj = $ 521,861</w:t>
            </w:r>
            <w:r w:rsidR="004C06D5" w:rsidRPr="00B108E4">
              <w:t xml:space="preserve"> </w:t>
            </w:r>
            <w:r w:rsidRPr="00B108E4">
              <w:t>(LCFF</w:t>
            </w:r>
            <w:r w:rsidR="004C06D5" w:rsidRPr="00B108E4">
              <w:t xml:space="preserve"> tus qauv</w:t>
            </w:r>
            <w:r w:rsidRPr="00B108E4">
              <w:t>)</w:t>
            </w:r>
          </w:p>
          <w:p w14:paraId="5D282BD6" w14:textId="77777777" w:rsidR="004C06D5" w:rsidRPr="00B108E4" w:rsidRDefault="004C06D5" w:rsidP="004C06D5">
            <w:pPr>
              <w:pStyle w:val="TableParagraph"/>
              <w:tabs>
                <w:tab w:val="left" w:pos="777"/>
                <w:tab w:val="left" w:pos="778"/>
              </w:tabs>
            </w:pPr>
          </w:p>
          <w:p w14:paraId="25FC6A81" w14:textId="6CF6109D" w:rsidR="00E43EF1" w:rsidRPr="00B108E4" w:rsidRDefault="000E40D2" w:rsidP="004C06D5">
            <w:pPr>
              <w:pStyle w:val="TableParagraph"/>
              <w:tabs>
                <w:tab w:val="left" w:pos="777"/>
                <w:tab w:val="left" w:pos="778"/>
              </w:tabs>
            </w:pPr>
            <w:r w:rsidRPr="00B108E4">
              <w:t xml:space="preserve">ESSER II, ESSER III thiab LCFF </w:t>
            </w:r>
            <w:r w:rsidR="00AC3965" w:rsidRPr="00B108E4">
              <w:t>tus qauv</w:t>
            </w:r>
          </w:p>
        </w:tc>
        <w:tc>
          <w:tcPr>
            <w:tcW w:w="2156" w:type="dxa"/>
          </w:tcPr>
          <w:p w14:paraId="5F8E8E89" w14:textId="77777777" w:rsidR="00E43EF1" w:rsidRPr="00B108E4" w:rsidRDefault="000E40D2">
            <w:pPr>
              <w:pStyle w:val="TableParagraph"/>
              <w:spacing w:before="54"/>
              <w:ind w:left="141" w:right="132"/>
              <w:jc w:val="center"/>
            </w:pPr>
            <w:r w:rsidRPr="00B108E4">
              <w:t>$ 3,638,863.00</w:t>
            </w:r>
          </w:p>
        </w:tc>
        <w:tc>
          <w:tcPr>
            <w:tcW w:w="1619" w:type="dxa"/>
          </w:tcPr>
          <w:p w14:paraId="7AFEF608" w14:textId="77777777" w:rsidR="00E43EF1" w:rsidRPr="00B108E4" w:rsidRDefault="000E40D2">
            <w:pPr>
              <w:pStyle w:val="TableParagraph"/>
              <w:spacing w:before="54"/>
              <w:ind w:left="15" w:right="132"/>
              <w:jc w:val="center"/>
            </w:pPr>
            <w:r w:rsidRPr="00B108E4">
              <w:t>Tsis yog</w:t>
            </w:r>
          </w:p>
        </w:tc>
      </w:tr>
    </w:tbl>
    <w:p w14:paraId="627072BA" w14:textId="77777777" w:rsidR="00E43EF1" w:rsidRDefault="00E43EF1">
      <w:pPr>
        <w:jc w:val="center"/>
        <w:sectPr w:rsidR="00E43EF1">
          <w:pgSz w:w="15840" w:h="12240" w:orient="landscape"/>
          <w:pgMar w:top="640" w:right="120" w:bottom="480" w:left="120" w:header="0" w:footer="284" w:gutter="0"/>
          <w:cols w:space="720"/>
        </w:sectPr>
      </w:pPr>
    </w:p>
    <w:tbl>
      <w:tblPr>
        <w:tblW w:w="0" w:type="auto"/>
        <w:tblInd w:w="25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1269"/>
        <w:gridCol w:w="2440"/>
        <w:gridCol w:w="7626"/>
        <w:gridCol w:w="2156"/>
        <w:gridCol w:w="1619"/>
      </w:tblGrid>
      <w:tr w:rsidR="00F31205" w14:paraId="5E04E3CE" w14:textId="77777777">
        <w:trPr>
          <w:trHeight w:val="333"/>
        </w:trPr>
        <w:tc>
          <w:tcPr>
            <w:tcW w:w="1269" w:type="dxa"/>
            <w:shd w:val="clear" w:color="auto" w:fill="DBE5F1"/>
          </w:tcPr>
          <w:p w14:paraId="0EEE3D43" w14:textId="48231A1F" w:rsidR="00F31205" w:rsidRDefault="00F31205" w:rsidP="00F31205">
            <w:pPr>
              <w:pStyle w:val="TableParagraph"/>
              <w:spacing w:before="54" w:line="260" w:lineRule="exact"/>
              <w:ind w:left="58"/>
              <w:rPr>
                <w:sz w:val="24"/>
              </w:rPr>
            </w:pPr>
            <w:r w:rsidRPr="00166873">
              <w:rPr>
                <w:sz w:val="20"/>
                <w:szCs w:val="20"/>
              </w:rPr>
              <w:lastRenderedPageBreak/>
              <w:t>Kev ua #</w:t>
            </w:r>
          </w:p>
        </w:tc>
        <w:tc>
          <w:tcPr>
            <w:tcW w:w="2440" w:type="dxa"/>
            <w:shd w:val="clear" w:color="auto" w:fill="DBE5F1"/>
          </w:tcPr>
          <w:p w14:paraId="64B0F832" w14:textId="7FC4A48F" w:rsidR="00F31205" w:rsidRDefault="00F31205" w:rsidP="00F31205">
            <w:pPr>
              <w:pStyle w:val="TableParagraph"/>
              <w:spacing w:before="54" w:line="260" w:lineRule="exact"/>
              <w:ind w:left="58"/>
              <w:rPr>
                <w:sz w:val="24"/>
              </w:rPr>
            </w:pPr>
            <w:r w:rsidRPr="00166873">
              <w:rPr>
                <w:sz w:val="20"/>
                <w:szCs w:val="20"/>
              </w:rPr>
              <w:t>Ntsiab lus</w:t>
            </w:r>
          </w:p>
        </w:tc>
        <w:tc>
          <w:tcPr>
            <w:tcW w:w="7626" w:type="dxa"/>
            <w:shd w:val="clear" w:color="auto" w:fill="DBE5F1"/>
          </w:tcPr>
          <w:p w14:paraId="742E9397" w14:textId="6C19B2A8" w:rsidR="00F31205" w:rsidRDefault="00F31205" w:rsidP="00F31205">
            <w:pPr>
              <w:pStyle w:val="TableParagraph"/>
              <w:spacing w:before="54" w:line="260" w:lineRule="exact"/>
              <w:ind w:left="57"/>
              <w:rPr>
                <w:sz w:val="24"/>
              </w:rPr>
            </w:pPr>
            <w:r w:rsidRPr="00166873">
              <w:rPr>
                <w:sz w:val="20"/>
                <w:szCs w:val="20"/>
              </w:rPr>
              <w:t>Kev piav qhia</w:t>
            </w:r>
          </w:p>
        </w:tc>
        <w:tc>
          <w:tcPr>
            <w:tcW w:w="2156" w:type="dxa"/>
            <w:shd w:val="clear" w:color="auto" w:fill="DBE5F1"/>
          </w:tcPr>
          <w:p w14:paraId="39E10A9B" w14:textId="45DD7123" w:rsidR="00F31205" w:rsidRDefault="00F31205" w:rsidP="00F31205">
            <w:pPr>
              <w:pStyle w:val="TableParagraph"/>
              <w:spacing w:before="54" w:line="260" w:lineRule="exact"/>
              <w:ind w:left="142" w:right="132"/>
              <w:jc w:val="center"/>
              <w:rPr>
                <w:sz w:val="24"/>
              </w:rPr>
            </w:pPr>
            <w:r w:rsidRPr="00166873">
              <w:rPr>
                <w:sz w:val="20"/>
                <w:szCs w:val="20"/>
              </w:rPr>
              <w:t>Tag Nrho Cov Nyiaj</w:t>
            </w:r>
          </w:p>
        </w:tc>
        <w:tc>
          <w:tcPr>
            <w:tcW w:w="1619" w:type="dxa"/>
            <w:shd w:val="clear" w:color="auto" w:fill="DBE5F1"/>
          </w:tcPr>
          <w:p w14:paraId="0960B4CD" w14:textId="472DA325" w:rsidR="00F31205" w:rsidRDefault="00F31205" w:rsidP="00F31205">
            <w:pPr>
              <w:pStyle w:val="TableParagraph"/>
              <w:spacing w:before="54" w:line="260" w:lineRule="exact"/>
              <w:ind w:left="33" w:right="24"/>
              <w:jc w:val="center"/>
              <w:rPr>
                <w:sz w:val="24"/>
              </w:rPr>
            </w:pPr>
            <w:r w:rsidRPr="00166873">
              <w:rPr>
                <w:sz w:val="20"/>
                <w:szCs w:val="20"/>
              </w:rPr>
              <w:t>Kev Koom Tes</w:t>
            </w:r>
          </w:p>
        </w:tc>
      </w:tr>
      <w:tr w:rsidR="00E43EF1" w14:paraId="5F935063" w14:textId="77777777">
        <w:trPr>
          <w:trHeight w:val="333"/>
        </w:trPr>
        <w:tc>
          <w:tcPr>
            <w:tcW w:w="1269" w:type="dxa"/>
          </w:tcPr>
          <w:p w14:paraId="7CA42CAD" w14:textId="77777777" w:rsidR="00E43EF1" w:rsidRDefault="00E43EF1">
            <w:pPr>
              <w:pStyle w:val="TableParagraph"/>
              <w:rPr>
                <w:rFonts w:ascii="Times New Roman"/>
              </w:rPr>
            </w:pPr>
          </w:p>
        </w:tc>
        <w:tc>
          <w:tcPr>
            <w:tcW w:w="2440" w:type="dxa"/>
          </w:tcPr>
          <w:p w14:paraId="4152D6B1" w14:textId="77777777" w:rsidR="00E43EF1" w:rsidRDefault="00E43EF1">
            <w:pPr>
              <w:pStyle w:val="TableParagraph"/>
              <w:rPr>
                <w:rFonts w:ascii="Times New Roman"/>
              </w:rPr>
            </w:pPr>
          </w:p>
        </w:tc>
        <w:tc>
          <w:tcPr>
            <w:tcW w:w="7626" w:type="dxa"/>
          </w:tcPr>
          <w:p w14:paraId="2203293B" w14:textId="77777777" w:rsidR="00E43EF1" w:rsidRDefault="00E43EF1">
            <w:pPr>
              <w:pStyle w:val="TableParagraph"/>
              <w:rPr>
                <w:rFonts w:ascii="Times New Roman"/>
              </w:rPr>
            </w:pPr>
          </w:p>
        </w:tc>
        <w:tc>
          <w:tcPr>
            <w:tcW w:w="2156" w:type="dxa"/>
          </w:tcPr>
          <w:p w14:paraId="6E51899B" w14:textId="77777777" w:rsidR="00E43EF1" w:rsidRDefault="00E43EF1">
            <w:pPr>
              <w:pStyle w:val="TableParagraph"/>
              <w:rPr>
                <w:rFonts w:ascii="Times New Roman"/>
              </w:rPr>
            </w:pPr>
          </w:p>
        </w:tc>
        <w:tc>
          <w:tcPr>
            <w:tcW w:w="1619" w:type="dxa"/>
          </w:tcPr>
          <w:p w14:paraId="491902F5" w14:textId="77777777" w:rsidR="00E43EF1" w:rsidRDefault="00E43EF1">
            <w:pPr>
              <w:pStyle w:val="TableParagraph"/>
              <w:rPr>
                <w:rFonts w:ascii="Times New Roman"/>
              </w:rPr>
            </w:pPr>
          </w:p>
        </w:tc>
      </w:tr>
      <w:tr w:rsidR="00E43EF1" w14:paraId="7BE12E0B" w14:textId="77777777">
        <w:trPr>
          <w:trHeight w:val="3921"/>
        </w:trPr>
        <w:tc>
          <w:tcPr>
            <w:tcW w:w="1269" w:type="dxa"/>
          </w:tcPr>
          <w:p w14:paraId="317FC892" w14:textId="277289A8" w:rsidR="00E43EF1" w:rsidRPr="00867A78" w:rsidRDefault="000E40D2">
            <w:pPr>
              <w:pStyle w:val="TableParagraph"/>
              <w:spacing w:before="54"/>
              <w:ind w:left="480" w:right="471"/>
              <w:jc w:val="center"/>
              <w:rPr>
                <w:b/>
              </w:rPr>
            </w:pPr>
            <w:r w:rsidRPr="00867A78">
              <w:rPr>
                <w:b/>
              </w:rPr>
              <w:t xml:space="preserve">14 </w:t>
            </w:r>
          </w:p>
        </w:tc>
        <w:tc>
          <w:tcPr>
            <w:tcW w:w="2440" w:type="dxa"/>
          </w:tcPr>
          <w:p w14:paraId="0E3E6461" w14:textId="141543F3" w:rsidR="00E43EF1" w:rsidRPr="00867A78" w:rsidRDefault="000E40D2" w:rsidP="00022E77">
            <w:pPr>
              <w:pStyle w:val="TableParagraph"/>
              <w:spacing w:before="54"/>
              <w:ind w:left="58" w:right="711"/>
            </w:pPr>
            <w:r w:rsidRPr="00867A78">
              <w:t>Cov Kws paub Kev Nyab Xeeb Hauv Tsev Kawm</w:t>
            </w:r>
            <w:del w:id="2017" w:author="Khamsaolee Xainhiaxang" w:date="2021-07-04T21:25:00Z">
              <w:r w:rsidRPr="00867A78" w:rsidDel="004963AA">
                <w:delText xml:space="preserve"> Ntawv </w:delText>
              </w:r>
            </w:del>
            <w:r w:rsidR="00022E77">
              <w:t xml:space="preserve"> - M</w:t>
            </w:r>
            <w:ins w:id="2018" w:author="Khamsaolee Xainhiaxang" w:date="2021-07-04T21:32:00Z">
              <w:r w:rsidR="00C13EE8">
                <w:t>uaj tshiab</w:t>
              </w:r>
            </w:ins>
          </w:p>
        </w:tc>
        <w:tc>
          <w:tcPr>
            <w:tcW w:w="7626" w:type="dxa"/>
          </w:tcPr>
          <w:p w14:paraId="0A9DA0D4" w14:textId="77777777" w:rsidR="00E43EF1" w:rsidRPr="00867A78" w:rsidRDefault="000E40D2">
            <w:pPr>
              <w:pStyle w:val="TableParagraph"/>
              <w:spacing w:before="54"/>
              <w:ind w:left="57"/>
            </w:pPr>
            <w:r w:rsidRPr="00867A78">
              <w:t>3.14</w:t>
            </w:r>
          </w:p>
          <w:p w14:paraId="5C2F9259" w14:textId="3F7F7324" w:rsidR="00E43EF1" w:rsidRPr="00867A78" w:rsidRDefault="000E40D2" w:rsidP="00453058">
            <w:pPr>
              <w:pStyle w:val="TableParagraph"/>
              <w:ind w:left="57" w:right="255"/>
              <w:jc w:val="both"/>
            </w:pPr>
            <w:r w:rsidRPr="00867A78">
              <w:t xml:space="preserve">Qhov chaw kawm nyab xeeb yog qhov tseem ceeb rau tub ntxhais kawm li kev </w:t>
            </w:r>
            <w:ins w:id="2019" w:author="Khamsaolee Xainhiaxang" w:date="2021-07-04T21:27:00Z">
              <w:r w:rsidR="004963AA">
                <w:t>k</w:t>
              </w:r>
            </w:ins>
            <w:del w:id="2020" w:author="Khamsaolee Xainhiaxang" w:date="2021-07-04T21:26:00Z">
              <w:r w:rsidRPr="00867A78" w:rsidDel="004963AA">
                <w:delText>u</w:delText>
              </w:r>
            </w:del>
            <w:r w:rsidRPr="00867A78">
              <w:t>a</w:t>
            </w:r>
            <w:ins w:id="2021" w:author="Khamsaolee Xainhiaxang" w:date="2021-07-04T21:27:00Z">
              <w:r w:rsidR="004963AA">
                <w:t>wm</w:t>
              </w:r>
            </w:ins>
            <w:r w:rsidRPr="00867A78">
              <w:t xml:space="preserve"> tiav. Cov neeg ua hauj</w:t>
            </w:r>
            <w:r w:rsidR="00F83731" w:rsidRPr="00867A78">
              <w:t xml:space="preserve"> </w:t>
            </w:r>
            <w:r w:rsidRPr="00867A78">
              <w:t>lwm (hauv phau ntawv qhia cov neeg ua hauj</w:t>
            </w:r>
            <w:r w:rsidR="00F83731" w:rsidRPr="00867A78">
              <w:t xml:space="preserve"> </w:t>
            </w:r>
            <w:r w:rsidRPr="00867A78">
              <w:t xml:space="preserve">lwm) rau cov Kws </w:t>
            </w:r>
            <w:ins w:id="2022" w:author="Khamsaolee Xainhiaxang" w:date="2021-07-04T21:27:00Z">
              <w:r w:rsidR="004963AA">
                <w:t xml:space="preserve">Kev </w:t>
              </w:r>
            </w:ins>
            <w:r w:rsidRPr="00867A78">
              <w:t xml:space="preserve">Nyab Xeeb </w:t>
            </w:r>
            <w:del w:id="2023" w:author="Khamsaolee Xainhiaxang" w:date="2021-07-04T21:27:00Z">
              <w:r w:rsidRPr="00867A78" w:rsidDel="004963AA">
                <w:delText xml:space="preserve">Muaj Kev Nyab Xeeb </w:delText>
              </w:r>
            </w:del>
            <w:r w:rsidRPr="00867A78">
              <w:t>Hauv Tsev Kawm. Tus nqi ntawm cov kev pab</w:t>
            </w:r>
            <w:r w:rsidR="00F83731" w:rsidRPr="00867A78">
              <w:t xml:space="preserve"> </w:t>
            </w:r>
            <w:del w:id="2024" w:author="Khamsaolee Xainhiaxang" w:date="2021-07-04T21:29:00Z">
              <w:r w:rsidRPr="00867A78" w:rsidDel="004963AA">
                <w:delText xml:space="preserve">cuam </w:delText>
              </w:r>
              <w:r w:rsidR="00F83731" w:rsidRPr="00867A78" w:rsidDel="004963AA">
                <w:delText>qib</w:delText>
              </w:r>
              <w:r w:rsidRPr="00867A78" w:rsidDel="004963AA">
                <w:delText xml:space="preserve"> pib yog ib feem ntawm</w:delText>
              </w:r>
            </w:del>
            <w:ins w:id="2025" w:author="Khamsaolee Xainhiaxang" w:date="2021-07-04T21:29:00Z">
              <w:r w:rsidR="004963AA">
                <w:t>nyob rau</w:t>
              </w:r>
            </w:ins>
            <w:r w:rsidRPr="00867A78">
              <w:t xml:space="preserve"> 1.20.</w:t>
            </w:r>
          </w:p>
          <w:p w14:paraId="280E360D" w14:textId="77777777" w:rsidR="00E43EF1" w:rsidRPr="00867A78" w:rsidRDefault="00E43EF1">
            <w:pPr>
              <w:pStyle w:val="TableParagraph"/>
              <w:rPr>
                <w:b/>
              </w:rPr>
            </w:pPr>
          </w:p>
          <w:p w14:paraId="443C62C5" w14:textId="45FBA47F" w:rsidR="00E43EF1" w:rsidRPr="00867A78" w:rsidRDefault="000E40D2" w:rsidP="00453058">
            <w:pPr>
              <w:pStyle w:val="TableParagraph"/>
              <w:ind w:left="57" w:right="135"/>
              <w:jc w:val="both"/>
            </w:pPr>
            <w:r w:rsidRPr="00867A78">
              <w:t xml:space="preserve">Cov Kws Qhia Ntxiv Ntawm Kev Nyab Xeeb Hauv Tsev Kawm Ntawv </w:t>
            </w:r>
            <w:del w:id="2026" w:author="Khamsaolee Xainhiaxang" w:date="2021-07-04T21:30:00Z">
              <w:r w:rsidR="004A2FBF" w:rsidRPr="00867A78" w:rsidDel="004963AA">
                <w:delText>Qib</w:delText>
              </w:r>
              <w:r w:rsidRPr="00867A78" w:rsidDel="004963AA">
                <w:delText xml:space="preserve"> Siab</w:delText>
              </w:r>
            </w:del>
            <w:ins w:id="2027" w:author="Khamsaolee Xainhiaxang" w:date="2021-07-04T21:30:00Z">
              <w:r w:rsidR="004963AA">
                <w:t>High School</w:t>
              </w:r>
            </w:ins>
            <w:r w:rsidRPr="00867A78">
              <w:t xml:space="preserve"> los pab txhua tus tub ntxhais kawm txog kev tsom kwm ntawm cov tub ntxhais kawm </w:t>
            </w:r>
            <w:del w:id="2028" w:author="Khamsaolee Xainhiaxang" w:date="2021-07-04T21:30:00Z">
              <w:r w:rsidRPr="00867A78" w:rsidDel="004963AA">
                <w:delText>tsis meej</w:delText>
              </w:r>
            </w:del>
            <w:ins w:id="2029" w:author="Khamsaolee Xainhiaxang" w:date="2021-07-04T21:30:00Z">
              <w:r w:rsidR="004963AA">
                <w:t>tsis tshua tuaj kawm ntawv</w:t>
              </w:r>
            </w:ins>
            <w:r w:rsidRPr="00867A78">
              <w:t xml:space="preserve"> los muab kev qhia ntawv thiab qauv ua neej nyob rau cov tub ntxhais kawm. 2.625 FTE</w:t>
            </w:r>
          </w:p>
          <w:p w14:paraId="5BA5F56F" w14:textId="77777777" w:rsidR="00E43EF1" w:rsidRPr="00867A78" w:rsidRDefault="00E43EF1">
            <w:pPr>
              <w:pStyle w:val="TableParagraph"/>
              <w:rPr>
                <w:b/>
              </w:rPr>
            </w:pPr>
          </w:p>
          <w:p w14:paraId="08C58350" w14:textId="132C0764" w:rsidR="00E43EF1" w:rsidRPr="00867A78" w:rsidRDefault="000E40D2" w:rsidP="00C13EE8">
            <w:pPr>
              <w:pStyle w:val="TableParagraph"/>
              <w:ind w:left="57"/>
            </w:pPr>
            <w:r w:rsidRPr="00867A78">
              <w:t>Txhua S</w:t>
            </w:r>
            <w:del w:id="2030" w:author="Khamsaolee Xainhiaxang" w:date="2021-07-04T21:31:00Z">
              <w:r w:rsidRPr="00867A78" w:rsidDel="00C13EE8">
                <w:delText xml:space="preserve"> </w:delText>
              </w:r>
            </w:del>
            <w:r w:rsidRPr="00867A78">
              <w:t>/</w:t>
            </w:r>
            <w:del w:id="2031" w:author="Khamsaolee Xainhiaxang" w:date="2021-07-04T21:31:00Z">
              <w:r w:rsidRPr="00867A78" w:rsidDel="00C13EE8">
                <w:delText xml:space="preserve"> </w:delText>
              </w:r>
            </w:del>
            <w:r w:rsidRPr="00867A78">
              <w:t>C</w:t>
            </w:r>
          </w:p>
        </w:tc>
        <w:tc>
          <w:tcPr>
            <w:tcW w:w="2156" w:type="dxa"/>
          </w:tcPr>
          <w:p w14:paraId="1C4B3B54" w14:textId="77777777" w:rsidR="00E43EF1" w:rsidRPr="00867A78" w:rsidRDefault="000E40D2">
            <w:pPr>
              <w:pStyle w:val="TableParagraph"/>
              <w:spacing w:before="54"/>
              <w:ind w:left="141" w:right="132"/>
              <w:jc w:val="center"/>
            </w:pPr>
            <w:r w:rsidRPr="00867A78">
              <w:t>$ 157,863.00</w:t>
            </w:r>
          </w:p>
        </w:tc>
        <w:tc>
          <w:tcPr>
            <w:tcW w:w="1619" w:type="dxa"/>
          </w:tcPr>
          <w:p w14:paraId="0D2FBFE3" w14:textId="124F8D9D" w:rsidR="00E43EF1" w:rsidRPr="00867A78" w:rsidRDefault="000E40D2">
            <w:pPr>
              <w:pStyle w:val="TableParagraph"/>
              <w:spacing w:before="54"/>
              <w:ind w:left="33" w:right="52"/>
              <w:jc w:val="center"/>
            </w:pPr>
            <w:r w:rsidRPr="00867A78">
              <w:t xml:space="preserve">Yog </w:t>
            </w:r>
          </w:p>
        </w:tc>
      </w:tr>
      <w:tr w:rsidR="00E43EF1" w14:paraId="193B448D" w14:textId="77777777">
        <w:trPr>
          <w:trHeight w:val="1855"/>
        </w:trPr>
        <w:tc>
          <w:tcPr>
            <w:tcW w:w="1269" w:type="dxa"/>
            <w:tcBorders>
              <w:bottom w:val="nil"/>
            </w:tcBorders>
          </w:tcPr>
          <w:p w14:paraId="08B06040" w14:textId="5B70C1A2" w:rsidR="00E43EF1" w:rsidRPr="00867A78" w:rsidRDefault="000E40D2">
            <w:pPr>
              <w:pStyle w:val="TableParagraph"/>
              <w:spacing w:before="54"/>
              <w:ind w:left="480" w:right="471"/>
              <w:jc w:val="center"/>
              <w:rPr>
                <w:b/>
              </w:rPr>
            </w:pPr>
            <w:r w:rsidRPr="00867A78">
              <w:rPr>
                <w:b/>
              </w:rPr>
              <w:t xml:space="preserve">15 </w:t>
            </w:r>
          </w:p>
        </w:tc>
        <w:tc>
          <w:tcPr>
            <w:tcW w:w="2440" w:type="dxa"/>
            <w:tcBorders>
              <w:bottom w:val="nil"/>
            </w:tcBorders>
          </w:tcPr>
          <w:p w14:paraId="71691B4A" w14:textId="1A54BE65" w:rsidR="00E43EF1" w:rsidRPr="00867A78" w:rsidRDefault="00C13EE8" w:rsidP="00022E77">
            <w:pPr>
              <w:pStyle w:val="TableParagraph"/>
              <w:spacing w:before="54"/>
              <w:ind w:left="58" w:right="337"/>
            </w:pPr>
            <w:ins w:id="2032" w:author="Khamsaolee Xainhiaxang" w:date="2021-07-04T21:32:00Z">
              <w:r w:rsidRPr="00867A78">
                <w:t xml:space="preserve">Kev </w:t>
              </w:r>
            </w:ins>
            <w:ins w:id="2033" w:author="Khamsaolee Xainhiaxang" w:date="2021-07-04T21:35:00Z">
              <w:r>
                <w:t>muab hauj lwm ntxiv rau</w:t>
              </w:r>
            </w:ins>
            <w:ins w:id="2034" w:author="Khamsaolee Xainhiaxang" w:date="2021-07-04T21:32:00Z">
              <w:r w:rsidRPr="00867A78">
                <w:t xml:space="preserve"> </w:t>
              </w:r>
            </w:ins>
            <w:r w:rsidR="000E40D2" w:rsidRPr="00867A78">
              <w:t xml:space="preserve">Tub Ceev Xwm </w:t>
            </w:r>
            <w:del w:id="2035" w:author="Khamsaolee Xainhiaxang" w:date="2021-07-04T21:32:00Z">
              <w:r w:rsidR="00786E98" w:rsidRPr="00867A78" w:rsidDel="00C13EE8">
                <w:delText xml:space="preserve">Kev Rho </w:delText>
              </w:r>
            </w:del>
            <w:del w:id="2036" w:author="Khamsaolee Xainhiaxang" w:date="2021-07-04T21:35:00Z">
              <w:r w:rsidR="00786E98" w:rsidRPr="00867A78" w:rsidDel="00C13EE8">
                <w:delText>Tawm</w:delText>
              </w:r>
              <w:r w:rsidR="000E40D2" w:rsidRPr="00867A78" w:rsidDel="00C13EE8">
                <w:delText xml:space="preserve"> </w:delText>
              </w:r>
            </w:del>
            <w:del w:id="2037" w:author="Khamsaolee Xainhiaxang" w:date="2021-07-04T21:32:00Z">
              <w:r w:rsidR="000E40D2" w:rsidRPr="00867A78" w:rsidDel="00C13EE8">
                <w:delText>- Ntxiv</w:delText>
              </w:r>
            </w:del>
            <w:ins w:id="2038" w:author="Khamsaolee Xainhiaxang" w:date="2021-07-04T21:33:00Z">
              <w:r>
                <w:t>-</w:t>
              </w:r>
            </w:ins>
            <w:r w:rsidR="00022E77">
              <w:t>M</w:t>
            </w:r>
            <w:ins w:id="2039" w:author="Khamsaolee Xainhiaxang" w:date="2021-07-04T21:33:00Z">
              <w:r>
                <w:t>uaj tshiab</w:t>
              </w:r>
            </w:ins>
          </w:p>
        </w:tc>
        <w:tc>
          <w:tcPr>
            <w:tcW w:w="7626" w:type="dxa"/>
            <w:tcBorders>
              <w:bottom w:val="nil"/>
            </w:tcBorders>
          </w:tcPr>
          <w:p w14:paraId="6848CDE2" w14:textId="77777777" w:rsidR="00E43EF1" w:rsidRPr="00867A78" w:rsidRDefault="000E40D2">
            <w:pPr>
              <w:pStyle w:val="TableParagraph"/>
              <w:spacing w:before="54"/>
              <w:ind w:left="57"/>
            </w:pPr>
            <w:r w:rsidRPr="00867A78">
              <w:t>3.15</w:t>
            </w:r>
          </w:p>
          <w:p w14:paraId="4C0F3570" w14:textId="10A05492" w:rsidR="00E43EF1" w:rsidRPr="00867A78" w:rsidRDefault="00C13EE8" w:rsidP="00C13EE8">
            <w:pPr>
              <w:pStyle w:val="TableParagraph"/>
              <w:ind w:left="57" w:right="708"/>
              <w:jc w:val="both"/>
            </w:pPr>
            <w:ins w:id="2040" w:author="Khamsaolee Xainhiaxang" w:date="2021-07-04T21:34:00Z">
              <w:r>
                <w:t xml:space="preserve">Kev </w:t>
              </w:r>
            </w:ins>
            <w:del w:id="2041" w:author="Khamsaolee Xainhiaxang" w:date="2021-07-04T21:34:00Z">
              <w:r w:rsidR="000E40D2" w:rsidRPr="00867A78" w:rsidDel="00C13EE8">
                <w:delText xml:space="preserve">Qhov chaw kawm </w:delText>
              </w:r>
            </w:del>
            <w:r w:rsidR="000E40D2" w:rsidRPr="00867A78">
              <w:t xml:space="preserve">nyab xeeb </w:t>
            </w:r>
            <w:ins w:id="2042" w:author="Khamsaolee Xainhiaxang" w:date="2021-07-04T21:34:00Z">
              <w:r>
                <w:t>ntawm q</w:t>
              </w:r>
              <w:r w:rsidRPr="00867A78">
                <w:t xml:space="preserve">hov chaw kawm </w:t>
              </w:r>
            </w:ins>
            <w:r w:rsidR="000E40D2" w:rsidRPr="00867A78">
              <w:t xml:space="preserve">yog </w:t>
            </w:r>
            <w:ins w:id="2043" w:author="Khamsaolee Xainhiaxang" w:date="2021-07-04T21:34:00Z">
              <w:r>
                <w:t xml:space="preserve">ib </w:t>
              </w:r>
            </w:ins>
            <w:r w:rsidR="000E40D2" w:rsidRPr="00867A78">
              <w:t xml:space="preserve">qhov tseem ceeb rau tub ntxhais kawm </w:t>
            </w:r>
            <w:del w:id="2044" w:author="Khamsaolee Xainhiaxang" w:date="2021-07-04T21:34:00Z">
              <w:r w:rsidR="000E40D2" w:rsidRPr="00867A78" w:rsidDel="00C13EE8">
                <w:delText>li kev ua</w:delText>
              </w:r>
            </w:del>
            <w:ins w:id="2045" w:author="Khamsaolee Xainhiaxang" w:date="2021-07-04T21:34:00Z">
              <w:r>
                <w:t>kom kawm</w:t>
              </w:r>
            </w:ins>
            <w:r w:rsidR="000E40D2" w:rsidRPr="00867A78">
              <w:t xml:space="preserve"> tiav. </w:t>
            </w:r>
            <w:del w:id="2046" w:author="Khamsaolee Xainhiaxang" w:date="2021-07-04T21:36:00Z">
              <w:r w:rsidR="000E40D2" w:rsidRPr="00867A78" w:rsidDel="00C13EE8">
                <w:delText xml:space="preserve">Txuas </w:delText>
              </w:r>
            </w:del>
            <w:ins w:id="2047" w:author="Khamsaolee Xainhiaxang" w:date="2021-07-04T21:36:00Z">
              <w:r>
                <w:t>Muab</w:t>
              </w:r>
              <w:r w:rsidRPr="00867A78">
                <w:t xml:space="preserve"> </w:t>
              </w:r>
            </w:ins>
            <w:del w:id="2048" w:author="Khamsaolee Xainhiaxang" w:date="2021-07-04T21:36:00Z">
              <w:r w:rsidR="000E40D2" w:rsidRPr="00867A78" w:rsidDel="00C13EE8">
                <w:delText xml:space="preserve">ntxiv muab </w:delText>
              </w:r>
            </w:del>
            <w:r w:rsidR="000E40D2" w:rsidRPr="00867A78">
              <w:t>1 FTE ntxiv rau tus tub ceev xwm</w:t>
            </w:r>
            <w:ins w:id="2049" w:author="Khamsaolee Xainhiaxang" w:date="2021-07-04T21:36:00Z">
              <w:r>
                <w:t xml:space="preserve"> lub luag hauj lwm</w:t>
              </w:r>
            </w:ins>
            <w:r w:rsidR="000E40D2" w:rsidRPr="00867A78">
              <w:t xml:space="preserve">. Txoj hauj lwm </w:t>
            </w:r>
            <w:del w:id="2050" w:author="Khamsaolee Xainhiaxang" w:date="2021-07-04T21:37:00Z">
              <w:r w:rsidR="000E40D2" w:rsidRPr="00867A78" w:rsidDel="00C13EE8">
                <w:delText xml:space="preserve">ntxiv </w:delText>
              </w:r>
            </w:del>
            <w:ins w:id="2051" w:author="Khamsaolee Xainhiaxang" w:date="2021-07-04T21:37:00Z">
              <w:r>
                <w:t>no</w:t>
              </w:r>
              <w:r w:rsidRPr="00867A78">
                <w:t xml:space="preserve"> </w:t>
              </w:r>
            </w:ins>
            <w:r w:rsidR="000E40D2" w:rsidRPr="00867A78">
              <w:t xml:space="preserve">tso cai rau kev soj ntsuam </w:t>
            </w:r>
            <w:r w:rsidR="00DA3596" w:rsidRPr="00867A78">
              <w:t>yeeb yaj kiab</w:t>
            </w:r>
            <w:r w:rsidR="000E40D2" w:rsidRPr="00867A78">
              <w:t xml:space="preserve"> thiab tshuaj xyuas ntxiv nrog rau kev saib xyuas thiab kev sib cuam tshuam nrog</w:t>
            </w:r>
            <w:r w:rsidR="00DA3596" w:rsidRPr="00867A78">
              <w:t xml:space="preserve"> </w:t>
            </w:r>
            <w:ins w:id="2052" w:author="Khamsaolee Xainhiaxang" w:date="2021-07-04T21:38:00Z">
              <w:r>
                <w:t xml:space="preserve">Catapult </w:t>
              </w:r>
            </w:ins>
            <w:r w:rsidR="00DA3596" w:rsidRPr="00867A78">
              <w:t>EMS</w:t>
            </w:r>
            <w:ins w:id="2053" w:author="Khamsaolee Xainhiaxang" w:date="2021-07-04T21:38:00Z">
              <w:r>
                <w:t xml:space="preserve"> system</w:t>
              </w:r>
            </w:ins>
            <w:del w:id="2054" w:author="Khamsaolee Xainhiaxang" w:date="2021-07-04T21:38:00Z">
              <w:r w:rsidR="00DA3596" w:rsidRPr="00867A78" w:rsidDel="00C13EE8">
                <w:delText xml:space="preserve"> cov xaim hluav taws xob</w:delText>
              </w:r>
            </w:del>
            <w:r w:rsidR="000E40D2" w:rsidRPr="00867A78">
              <w:t>.</w:t>
            </w:r>
          </w:p>
        </w:tc>
        <w:tc>
          <w:tcPr>
            <w:tcW w:w="2156" w:type="dxa"/>
            <w:tcBorders>
              <w:bottom w:val="nil"/>
            </w:tcBorders>
          </w:tcPr>
          <w:p w14:paraId="7E81D776" w14:textId="77777777" w:rsidR="00E43EF1" w:rsidRPr="00867A78" w:rsidRDefault="000E40D2">
            <w:pPr>
              <w:pStyle w:val="TableParagraph"/>
              <w:spacing w:before="54"/>
              <w:ind w:left="141" w:right="132"/>
              <w:jc w:val="center"/>
            </w:pPr>
            <w:r w:rsidRPr="00867A78">
              <w:t>$ 91,751.00</w:t>
            </w:r>
          </w:p>
        </w:tc>
        <w:tc>
          <w:tcPr>
            <w:tcW w:w="1619" w:type="dxa"/>
            <w:tcBorders>
              <w:bottom w:val="nil"/>
            </w:tcBorders>
          </w:tcPr>
          <w:p w14:paraId="5633B889" w14:textId="7B9F133B" w:rsidR="00E43EF1" w:rsidRPr="00867A78" w:rsidRDefault="000E40D2">
            <w:pPr>
              <w:pStyle w:val="TableParagraph"/>
              <w:spacing w:before="54"/>
              <w:ind w:left="33" w:right="52"/>
              <w:jc w:val="center"/>
            </w:pPr>
            <w:r w:rsidRPr="00867A78">
              <w:t xml:space="preserve">Yog </w:t>
            </w:r>
          </w:p>
        </w:tc>
      </w:tr>
      <w:tr w:rsidR="00E43EF1" w14:paraId="314BFF08" w14:textId="77777777">
        <w:trPr>
          <w:trHeight w:val="1237"/>
        </w:trPr>
        <w:tc>
          <w:tcPr>
            <w:tcW w:w="1269" w:type="dxa"/>
            <w:tcBorders>
              <w:top w:val="nil"/>
            </w:tcBorders>
          </w:tcPr>
          <w:p w14:paraId="11C19477" w14:textId="77777777" w:rsidR="00E43EF1" w:rsidRPr="00867A78" w:rsidRDefault="00E43EF1">
            <w:pPr>
              <w:pStyle w:val="TableParagraph"/>
              <w:rPr>
                <w:rFonts w:ascii="Times New Roman"/>
              </w:rPr>
            </w:pPr>
          </w:p>
        </w:tc>
        <w:tc>
          <w:tcPr>
            <w:tcW w:w="2440" w:type="dxa"/>
            <w:tcBorders>
              <w:top w:val="nil"/>
            </w:tcBorders>
          </w:tcPr>
          <w:p w14:paraId="4A695865" w14:textId="77777777" w:rsidR="00E43EF1" w:rsidRPr="00867A78" w:rsidRDefault="00E43EF1">
            <w:pPr>
              <w:pStyle w:val="TableParagraph"/>
              <w:rPr>
                <w:rFonts w:ascii="Times New Roman"/>
              </w:rPr>
            </w:pPr>
          </w:p>
        </w:tc>
        <w:tc>
          <w:tcPr>
            <w:tcW w:w="7626" w:type="dxa"/>
            <w:tcBorders>
              <w:top w:val="nil"/>
            </w:tcBorders>
          </w:tcPr>
          <w:p w14:paraId="4670F940" w14:textId="213A3A47" w:rsidR="00E43EF1" w:rsidRPr="00867A78" w:rsidRDefault="000E40D2" w:rsidP="00C13EE8">
            <w:pPr>
              <w:pStyle w:val="TableParagraph"/>
              <w:spacing w:before="130"/>
              <w:ind w:left="57"/>
            </w:pPr>
            <w:r w:rsidRPr="00867A78">
              <w:t>Txhua S</w:t>
            </w:r>
            <w:del w:id="2055" w:author="Khamsaolee Xainhiaxang" w:date="2021-07-04T21:38:00Z">
              <w:r w:rsidRPr="00867A78" w:rsidDel="00C13EE8">
                <w:delText xml:space="preserve"> </w:delText>
              </w:r>
            </w:del>
            <w:r w:rsidRPr="00867A78">
              <w:t>/</w:t>
            </w:r>
            <w:del w:id="2056" w:author="Khamsaolee Xainhiaxang" w:date="2021-07-04T21:38:00Z">
              <w:r w:rsidRPr="00867A78" w:rsidDel="00C13EE8">
                <w:delText xml:space="preserve"> </w:delText>
              </w:r>
            </w:del>
            <w:r w:rsidRPr="00867A78">
              <w:t>C</w:t>
            </w:r>
          </w:p>
        </w:tc>
        <w:tc>
          <w:tcPr>
            <w:tcW w:w="2156" w:type="dxa"/>
            <w:tcBorders>
              <w:top w:val="nil"/>
            </w:tcBorders>
          </w:tcPr>
          <w:p w14:paraId="7716EEED" w14:textId="77777777" w:rsidR="00E43EF1" w:rsidRPr="00867A78" w:rsidRDefault="00E43EF1">
            <w:pPr>
              <w:pStyle w:val="TableParagraph"/>
              <w:rPr>
                <w:rFonts w:ascii="Times New Roman"/>
              </w:rPr>
            </w:pPr>
          </w:p>
        </w:tc>
        <w:tc>
          <w:tcPr>
            <w:tcW w:w="1619" w:type="dxa"/>
            <w:tcBorders>
              <w:top w:val="nil"/>
            </w:tcBorders>
          </w:tcPr>
          <w:p w14:paraId="45D902C4" w14:textId="77777777" w:rsidR="00E43EF1" w:rsidRPr="00867A78" w:rsidRDefault="00E43EF1">
            <w:pPr>
              <w:pStyle w:val="TableParagraph"/>
              <w:rPr>
                <w:rFonts w:ascii="Times New Roman"/>
              </w:rPr>
            </w:pPr>
          </w:p>
        </w:tc>
      </w:tr>
      <w:tr w:rsidR="00E43EF1" w14:paraId="0777A181" w14:textId="77777777">
        <w:trPr>
          <w:trHeight w:val="1303"/>
        </w:trPr>
        <w:tc>
          <w:tcPr>
            <w:tcW w:w="1269" w:type="dxa"/>
            <w:tcBorders>
              <w:bottom w:val="nil"/>
            </w:tcBorders>
          </w:tcPr>
          <w:p w14:paraId="4B83A9FA" w14:textId="77777777" w:rsidR="00E43EF1" w:rsidRPr="00867A78" w:rsidRDefault="000E40D2">
            <w:pPr>
              <w:pStyle w:val="TableParagraph"/>
              <w:spacing w:before="54"/>
              <w:ind w:left="480" w:right="471"/>
              <w:jc w:val="center"/>
              <w:rPr>
                <w:b/>
              </w:rPr>
            </w:pPr>
            <w:r w:rsidRPr="00867A78">
              <w:rPr>
                <w:b/>
              </w:rPr>
              <w:t>16</w:t>
            </w:r>
          </w:p>
        </w:tc>
        <w:tc>
          <w:tcPr>
            <w:tcW w:w="2440" w:type="dxa"/>
            <w:tcBorders>
              <w:bottom w:val="nil"/>
            </w:tcBorders>
          </w:tcPr>
          <w:p w14:paraId="151CAE05" w14:textId="36E3C0BE" w:rsidR="00E43EF1" w:rsidRPr="00867A78" w:rsidRDefault="000E40D2" w:rsidP="00C13EE8">
            <w:pPr>
              <w:pStyle w:val="TableParagraph"/>
              <w:spacing w:before="54"/>
              <w:ind w:left="58" w:right="738"/>
            </w:pPr>
            <w:r w:rsidRPr="00867A78">
              <w:t xml:space="preserve">Kws tshuaj xyuas </w:t>
            </w:r>
            <w:r w:rsidR="00D432D9" w:rsidRPr="00867A78">
              <w:t xml:space="preserve">kev </w:t>
            </w:r>
            <w:del w:id="2057" w:author="Khamsaolee Xainhiaxang" w:date="2021-07-06T20:58:00Z">
              <w:r w:rsidR="00D432D9" w:rsidRPr="00867A78" w:rsidDel="00A74629">
                <w:delText xml:space="preserve">mob </w:delText>
              </w:r>
              <w:r w:rsidRPr="00867A78" w:rsidDel="00A74629">
                <w:delText>hlwb</w:delText>
              </w:r>
            </w:del>
            <w:ins w:id="2058" w:author="Khamsaolee Xainhiaxang" w:date="2021-07-06T20:58:00Z">
              <w:r w:rsidR="00A74629">
                <w:t>xav</w:t>
              </w:r>
            </w:ins>
            <w:r w:rsidRPr="00867A78">
              <w:t xml:space="preserve"> </w:t>
            </w:r>
            <w:del w:id="2059" w:author="Khamsaolee Xainhiaxang" w:date="2021-07-04T21:39:00Z">
              <w:r w:rsidRPr="00867A78" w:rsidDel="00C13EE8">
                <w:delText>-</w:delText>
              </w:r>
            </w:del>
            <w:ins w:id="2060" w:author="Khamsaolee Xainhiaxang" w:date="2021-07-04T21:39:00Z">
              <w:r w:rsidR="00C13EE8">
                <w:t>–</w:t>
              </w:r>
            </w:ins>
            <w:r w:rsidRPr="00867A78">
              <w:t xml:space="preserve"> </w:t>
            </w:r>
            <w:del w:id="2061" w:author="Khamsaolee Xainhiaxang" w:date="2021-07-04T21:39:00Z">
              <w:r w:rsidRPr="00867A78" w:rsidDel="00C13EE8">
                <w:delText>Ntxiv</w:delText>
              </w:r>
            </w:del>
            <w:ins w:id="2062" w:author="Khamsaolee Xainhiaxang" w:date="2021-07-04T21:39:00Z">
              <w:r w:rsidR="00C13EE8">
                <w:t>Muaj Tshiab</w:t>
              </w:r>
            </w:ins>
          </w:p>
        </w:tc>
        <w:tc>
          <w:tcPr>
            <w:tcW w:w="7626" w:type="dxa"/>
            <w:tcBorders>
              <w:bottom w:val="nil"/>
            </w:tcBorders>
          </w:tcPr>
          <w:p w14:paraId="084CB343" w14:textId="77777777" w:rsidR="00E43EF1" w:rsidRPr="00867A78" w:rsidRDefault="000E40D2">
            <w:pPr>
              <w:pStyle w:val="TableParagraph"/>
              <w:spacing w:before="54"/>
              <w:ind w:left="57"/>
            </w:pPr>
            <w:r w:rsidRPr="00867A78">
              <w:t>3.16</w:t>
            </w:r>
          </w:p>
          <w:p w14:paraId="0185C2B9" w14:textId="591042CD" w:rsidR="00E43EF1" w:rsidRPr="00867A78" w:rsidRDefault="000E40D2" w:rsidP="00C13EE8">
            <w:pPr>
              <w:pStyle w:val="TableParagraph"/>
              <w:ind w:left="57" w:right="95"/>
            </w:pPr>
            <w:r w:rsidRPr="00867A78">
              <w:t>Cov kev pab</w:t>
            </w:r>
            <w:r w:rsidR="003133B5" w:rsidRPr="00867A78">
              <w:t xml:space="preserve"> </w:t>
            </w:r>
            <w:del w:id="2063" w:author="Khamsaolee Xainhiaxang" w:date="2021-07-04T21:39:00Z">
              <w:r w:rsidRPr="00867A78" w:rsidDel="00C13EE8">
                <w:delText xml:space="preserve">cuam txuas </w:delText>
              </w:r>
            </w:del>
            <w:r w:rsidRPr="00867A78">
              <w:t xml:space="preserve">ntxiv yuav </w:t>
            </w:r>
            <w:del w:id="2064" w:author="Khamsaolee Xainhiaxang" w:date="2021-07-04T21:39:00Z">
              <w:r w:rsidRPr="00867A78" w:rsidDel="00C13EE8">
                <w:delText xml:space="preserve">ua txuas ntxiv kom </w:delText>
              </w:r>
            </w:del>
            <w:r w:rsidRPr="00867A78">
              <w:t xml:space="preserve">txo qis </w:t>
            </w:r>
            <w:ins w:id="2065" w:author="Khamsaolee Xainhiaxang" w:date="2021-07-04T21:39:00Z">
              <w:r w:rsidR="00C13EE8">
                <w:t xml:space="preserve">ntxiv </w:t>
              </w:r>
            </w:ins>
            <w:r w:rsidRPr="00867A78">
              <w:t xml:space="preserve">ntawm tus kws ntsuas kev puas siab ntsws </w:t>
            </w:r>
            <w:ins w:id="2066" w:author="Khamsaolee Xainhiaxang" w:date="2021-07-04T21:40:00Z">
              <w:r w:rsidR="00C13EE8">
                <w:t xml:space="preserve">txhawm rau </w:t>
              </w:r>
            </w:ins>
            <w:r w:rsidRPr="00867A78">
              <w:t xml:space="preserve">los txhawb cov tub ntxhais kawm nrog kev </w:t>
            </w:r>
            <w:del w:id="2067" w:author="Khamsaolee Xainhiaxang" w:date="2021-07-04T21:40:00Z">
              <w:r w:rsidRPr="00867A78" w:rsidDel="00C13EE8">
                <w:delText xml:space="preserve">mob </w:delText>
              </w:r>
            </w:del>
            <w:ins w:id="2068" w:author="Khamsaolee Xainhiaxang" w:date="2021-07-04T21:40:00Z">
              <w:r w:rsidR="00C13EE8">
                <w:t>rau</w:t>
              </w:r>
              <w:r w:rsidR="00C13EE8" w:rsidRPr="00867A78">
                <w:t xml:space="preserve"> </w:t>
              </w:r>
            </w:ins>
            <w:r w:rsidRPr="00867A78">
              <w:t xml:space="preserve">siab rau cov tub ntxhais kawm </w:t>
            </w:r>
            <w:del w:id="2069" w:author="Khamsaolee Xainhiaxang" w:date="2021-07-04T21:41:00Z">
              <w:r w:rsidRPr="00867A78" w:rsidDel="00C13EE8">
                <w:delText>tsis meej</w:delText>
              </w:r>
            </w:del>
            <w:ins w:id="2070" w:author="Khamsaolee Xainhiaxang" w:date="2021-07-04T21:41:00Z">
              <w:r w:rsidR="00C13EE8">
                <w:t>uas pheej tsis tshuas tuaj kawm</w:t>
              </w:r>
            </w:ins>
            <w:r w:rsidRPr="00867A78">
              <w:t>. 3.40 FTE</w:t>
            </w:r>
          </w:p>
        </w:tc>
        <w:tc>
          <w:tcPr>
            <w:tcW w:w="2156" w:type="dxa"/>
            <w:tcBorders>
              <w:bottom w:val="nil"/>
            </w:tcBorders>
          </w:tcPr>
          <w:p w14:paraId="038BDB39" w14:textId="77777777" w:rsidR="00E43EF1" w:rsidRPr="00867A78" w:rsidRDefault="000E40D2">
            <w:pPr>
              <w:pStyle w:val="TableParagraph"/>
              <w:spacing w:before="54"/>
              <w:ind w:left="141" w:right="132"/>
              <w:jc w:val="center"/>
            </w:pPr>
            <w:r w:rsidRPr="00867A78">
              <w:t>$ 428,402.00</w:t>
            </w:r>
          </w:p>
        </w:tc>
        <w:tc>
          <w:tcPr>
            <w:tcW w:w="1619" w:type="dxa"/>
            <w:tcBorders>
              <w:bottom w:val="nil"/>
            </w:tcBorders>
          </w:tcPr>
          <w:p w14:paraId="2765CD09" w14:textId="30F3B1C6" w:rsidR="00E43EF1" w:rsidRPr="00867A78" w:rsidRDefault="000E40D2">
            <w:pPr>
              <w:pStyle w:val="TableParagraph"/>
              <w:spacing w:before="54"/>
              <w:ind w:left="33" w:right="52"/>
              <w:jc w:val="center"/>
            </w:pPr>
            <w:r w:rsidRPr="00867A78">
              <w:t xml:space="preserve">Yog </w:t>
            </w:r>
          </w:p>
        </w:tc>
      </w:tr>
      <w:tr w:rsidR="00E43EF1" w14:paraId="2FA8E8AF" w14:textId="77777777">
        <w:trPr>
          <w:trHeight w:val="689"/>
        </w:trPr>
        <w:tc>
          <w:tcPr>
            <w:tcW w:w="1269" w:type="dxa"/>
            <w:tcBorders>
              <w:top w:val="nil"/>
              <w:bottom w:val="nil"/>
            </w:tcBorders>
          </w:tcPr>
          <w:p w14:paraId="137B9424" w14:textId="77777777" w:rsidR="00E43EF1" w:rsidRPr="00867A78" w:rsidRDefault="00E43EF1">
            <w:pPr>
              <w:pStyle w:val="TableParagraph"/>
              <w:rPr>
                <w:rFonts w:ascii="Times New Roman"/>
              </w:rPr>
            </w:pPr>
          </w:p>
        </w:tc>
        <w:tc>
          <w:tcPr>
            <w:tcW w:w="2440" w:type="dxa"/>
            <w:tcBorders>
              <w:top w:val="nil"/>
              <w:bottom w:val="nil"/>
            </w:tcBorders>
          </w:tcPr>
          <w:p w14:paraId="06EEE2BD" w14:textId="77777777" w:rsidR="00E43EF1" w:rsidRPr="00867A78" w:rsidRDefault="00E43EF1">
            <w:pPr>
              <w:pStyle w:val="TableParagraph"/>
              <w:rPr>
                <w:rFonts w:ascii="Times New Roman"/>
              </w:rPr>
            </w:pPr>
          </w:p>
        </w:tc>
        <w:tc>
          <w:tcPr>
            <w:tcW w:w="7626" w:type="dxa"/>
            <w:tcBorders>
              <w:top w:val="nil"/>
              <w:bottom w:val="nil"/>
            </w:tcBorders>
          </w:tcPr>
          <w:p w14:paraId="157D2A97" w14:textId="77777777" w:rsidR="00E43EF1" w:rsidRPr="00867A78" w:rsidRDefault="000E40D2">
            <w:pPr>
              <w:pStyle w:val="TableParagraph"/>
              <w:spacing w:before="130"/>
              <w:ind w:left="57"/>
            </w:pPr>
            <w:r w:rsidRPr="00867A78">
              <w:t>Txhua S / C</w:t>
            </w:r>
          </w:p>
        </w:tc>
        <w:tc>
          <w:tcPr>
            <w:tcW w:w="2156" w:type="dxa"/>
            <w:tcBorders>
              <w:top w:val="nil"/>
              <w:bottom w:val="nil"/>
            </w:tcBorders>
          </w:tcPr>
          <w:p w14:paraId="7DD7AE58" w14:textId="77777777" w:rsidR="00E43EF1" w:rsidRPr="00867A78" w:rsidRDefault="00E43EF1">
            <w:pPr>
              <w:pStyle w:val="TableParagraph"/>
              <w:rPr>
                <w:rFonts w:ascii="Times New Roman"/>
              </w:rPr>
            </w:pPr>
          </w:p>
        </w:tc>
        <w:tc>
          <w:tcPr>
            <w:tcW w:w="1619" w:type="dxa"/>
            <w:tcBorders>
              <w:top w:val="nil"/>
              <w:bottom w:val="nil"/>
            </w:tcBorders>
          </w:tcPr>
          <w:p w14:paraId="5648531A" w14:textId="77777777" w:rsidR="00E43EF1" w:rsidRPr="00867A78" w:rsidRDefault="00E43EF1">
            <w:pPr>
              <w:pStyle w:val="TableParagraph"/>
              <w:rPr>
                <w:rFonts w:ascii="Times New Roman"/>
              </w:rPr>
            </w:pPr>
          </w:p>
        </w:tc>
      </w:tr>
      <w:tr w:rsidR="00E43EF1" w14:paraId="233E5D82" w14:textId="77777777">
        <w:trPr>
          <w:trHeight w:val="1099"/>
        </w:trPr>
        <w:tc>
          <w:tcPr>
            <w:tcW w:w="1269" w:type="dxa"/>
            <w:tcBorders>
              <w:top w:val="nil"/>
            </w:tcBorders>
          </w:tcPr>
          <w:p w14:paraId="7DF34C0D" w14:textId="77777777" w:rsidR="00E43EF1" w:rsidRPr="00867A78" w:rsidRDefault="00E43EF1">
            <w:pPr>
              <w:pStyle w:val="TableParagraph"/>
              <w:rPr>
                <w:rFonts w:ascii="Times New Roman"/>
              </w:rPr>
            </w:pPr>
          </w:p>
        </w:tc>
        <w:tc>
          <w:tcPr>
            <w:tcW w:w="2440" w:type="dxa"/>
            <w:tcBorders>
              <w:top w:val="nil"/>
            </w:tcBorders>
          </w:tcPr>
          <w:p w14:paraId="79B97DB0" w14:textId="77777777" w:rsidR="00E43EF1" w:rsidRPr="00867A78" w:rsidRDefault="00E43EF1">
            <w:pPr>
              <w:pStyle w:val="TableParagraph"/>
              <w:rPr>
                <w:rFonts w:ascii="Times New Roman"/>
              </w:rPr>
            </w:pPr>
          </w:p>
        </w:tc>
        <w:tc>
          <w:tcPr>
            <w:tcW w:w="7626" w:type="dxa"/>
            <w:tcBorders>
              <w:top w:val="nil"/>
            </w:tcBorders>
          </w:tcPr>
          <w:p w14:paraId="5C17C997" w14:textId="77777777" w:rsidR="00E43EF1" w:rsidRPr="00867A78" w:rsidRDefault="00E43EF1">
            <w:pPr>
              <w:pStyle w:val="TableParagraph"/>
              <w:spacing w:before="3"/>
              <w:rPr>
                <w:b/>
              </w:rPr>
            </w:pPr>
          </w:p>
          <w:p w14:paraId="179D7B0D" w14:textId="698C03C2" w:rsidR="00E43EF1" w:rsidRPr="00867A78" w:rsidRDefault="000E40D2" w:rsidP="00065934">
            <w:pPr>
              <w:pStyle w:val="TableParagraph"/>
              <w:spacing w:line="270" w:lineRule="atLeast"/>
              <w:ind w:left="57" w:right="365"/>
              <w:jc w:val="both"/>
            </w:pPr>
            <w:del w:id="2071" w:author="Khamsaolee Xainhiaxang" w:date="2021-07-04T21:41:00Z">
              <w:r w:rsidRPr="00867A78" w:rsidDel="00065934">
                <w:delText>Qhov ntsuas</w:delText>
              </w:r>
            </w:del>
            <w:ins w:id="2072" w:author="Khamsaolee Xainhiaxang" w:date="2021-07-04T21:41:00Z">
              <w:r w:rsidR="00065934">
                <w:t>Tus qaub</w:t>
              </w:r>
            </w:ins>
            <w:r w:rsidRPr="00867A78">
              <w:t xml:space="preserve"> ntawm tus kws kho </w:t>
            </w:r>
            <w:del w:id="2073" w:author="Khamsaolee Xainhiaxang" w:date="2021-07-06T20:58:00Z">
              <w:r w:rsidRPr="00867A78" w:rsidDel="00A74629">
                <w:delText>mob hlwb</w:delText>
              </w:r>
            </w:del>
            <w:ins w:id="2074" w:author="Khamsaolee Xainhiaxang" w:date="2021-07-06T20:58:00Z">
              <w:r w:rsidR="00A74629">
                <w:t>xav</w:t>
              </w:r>
            </w:ins>
            <w:r w:rsidRPr="00867A78">
              <w:t xml:space="preserve"> yog 1:</w:t>
            </w:r>
            <w:del w:id="2075" w:author="Khamsaolee Xainhiaxang" w:date="2021-07-04T21:41:00Z">
              <w:r w:rsidRPr="00867A78" w:rsidDel="00065934">
                <w:delText xml:space="preserve"> </w:delText>
              </w:r>
            </w:del>
            <w:r w:rsidRPr="00867A78">
              <w:t>1200 kom tau raws li kev sib raug zoo-kev xav tau ntawm cov tub ntxhais kawm. Tus nqi ntawm cov kev pab</w:t>
            </w:r>
            <w:r w:rsidR="003133B5" w:rsidRPr="00867A78">
              <w:t xml:space="preserve"> </w:t>
            </w:r>
            <w:del w:id="2076" w:author="Khamsaolee Xainhiaxang" w:date="2021-07-04T21:43:00Z">
              <w:r w:rsidRPr="00867A78" w:rsidDel="00065934">
                <w:delText xml:space="preserve">cuam </w:delText>
              </w:r>
            </w:del>
            <w:r w:rsidR="003133B5" w:rsidRPr="00867A78">
              <w:t xml:space="preserve">kev </w:t>
            </w:r>
            <w:del w:id="2077" w:author="Khamsaolee Xainhiaxang" w:date="2021-07-06T20:58:00Z">
              <w:r w:rsidR="003133B5" w:rsidRPr="00867A78" w:rsidDel="00A74629">
                <w:delText>mob hlwb</w:delText>
              </w:r>
            </w:del>
            <w:ins w:id="2078" w:author="Khamsaolee Xainhiaxang" w:date="2021-07-06T20:58:00Z">
              <w:r w:rsidR="00A74629">
                <w:t>xav</w:t>
              </w:r>
            </w:ins>
            <w:r w:rsidRPr="00867A78">
              <w:t xml:space="preserve"> </w:t>
            </w:r>
            <w:del w:id="2079" w:author="Khamsaolee Xainhiaxang" w:date="2021-07-04T21:43:00Z">
              <w:r w:rsidR="003133B5" w:rsidRPr="00867A78" w:rsidDel="00065934">
                <w:delText>qib</w:delText>
              </w:r>
              <w:r w:rsidRPr="00867A78" w:rsidDel="00065934">
                <w:delText xml:space="preserve"> pib </w:delText>
              </w:r>
            </w:del>
            <w:r w:rsidRPr="00867A78">
              <w:t xml:space="preserve">yog </w:t>
            </w:r>
            <w:del w:id="2080" w:author="Khamsaolee Xainhiaxang" w:date="2021-07-04T21:43:00Z">
              <w:r w:rsidRPr="00867A78" w:rsidDel="00065934">
                <w:delText>ib feem ntawm</w:delText>
              </w:r>
            </w:del>
            <w:ins w:id="2081" w:author="Khamsaolee Xainhiaxang" w:date="2021-07-04T21:43:00Z">
              <w:r w:rsidR="00065934">
                <w:t>nyob rau</w:t>
              </w:r>
            </w:ins>
            <w:r w:rsidRPr="00867A78">
              <w:t xml:space="preserve"> 1.20.</w:t>
            </w:r>
          </w:p>
        </w:tc>
        <w:tc>
          <w:tcPr>
            <w:tcW w:w="2156" w:type="dxa"/>
            <w:tcBorders>
              <w:top w:val="nil"/>
            </w:tcBorders>
          </w:tcPr>
          <w:p w14:paraId="0F86695B" w14:textId="77777777" w:rsidR="00E43EF1" w:rsidRPr="00867A78" w:rsidRDefault="00E43EF1">
            <w:pPr>
              <w:pStyle w:val="TableParagraph"/>
              <w:rPr>
                <w:rFonts w:ascii="Times New Roman"/>
              </w:rPr>
            </w:pPr>
          </w:p>
        </w:tc>
        <w:tc>
          <w:tcPr>
            <w:tcW w:w="1619" w:type="dxa"/>
            <w:tcBorders>
              <w:top w:val="nil"/>
            </w:tcBorders>
          </w:tcPr>
          <w:p w14:paraId="32849469" w14:textId="77777777" w:rsidR="00E43EF1" w:rsidRPr="00867A78" w:rsidRDefault="00E43EF1">
            <w:pPr>
              <w:pStyle w:val="TableParagraph"/>
              <w:rPr>
                <w:rFonts w:ascii="Times New Roman"/>
              </w:rPr>
            </w:pPr>
          </w:p>
        </w:tc>
      </w:tr>
    </w:tbl>
    <w:p w14:paraId="2A960424" w14:textId="77777777" w:rsidR="00E43EF1" w:rsidRDefault="00E43EF1">
      <w:pPr>
        <w:rPr>
          <w:rFonts w:ascii="Times New Roman"/>
        </w:rPr>
        <w:sectPr w:rsidR="00E43EF1">
          <w:pgSz w:w="15840" w:h="12240" w:orient="landscape"/>
          <w:pgMar w:top="640" w:right="120" w:bottom="480" w:left="120" w:header="0" w:footer="284" w:gutter="0"/>
          <w:cols w:space="720"/>
        </w:sectPr>
      </w:pPr>
    </w:p>
    <w:tbl>
      <w:tblPr>
        <w:tblW w:w="0" w:type="auto"/>
        <w:tblInd w:w="25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1269"/>
        <w:gridCol w:w="2440"/>
        <w:gridCol w:w="7476"/>
        <w:gridCol w:w="2306"/>
        <w:gridCol w:w="1619"/>
      </w:tblGrid>
      <w:tr w:rsidR="00356D7A" w14:paraId="1DB31277" w14:textId="77777777" w:rsidTr="005C08DD">
        <w:trPr>
          <w:trHeight w:val="333"/>
        </w:trPr>
        <w:tc>
          <w:tcPr>
            <w:tcW w:w="1269" w:type="dxa"/>
            <w:shd w:val="clear" w:color="auto" w:fill="DBE5F1"/>
          </w:tcPr>
          <w:p w14:paraId="5829B098" w14:textId="2C4428A8" w:rsidR="00356D7A" w:rsidRDefault="00356D7A" w:rsidP="00356D7A">
            <w:pPr>
              <w:pStyle w:val="TableParagraph"/>
              <w:spacing w:before="54" w:line="260" w:lineRule="exact"/>
              <w:ind w:left="58"/>
              <w:rPr>
                <w:sz w:val="24"/>
              </w:rPr>
            </w:pPr>
            <w:r w:rsidRPr="00166873">
              <w:rPr>
                <w:sz w:val="20"/>
                <w:szCs w:val="20"/>
              </w:rPr>
              <w:lastRenderedPageBreak/>
              <w:t>Kev ua #</w:t>
            </w:r>
          </w:p>
        </w:tc>
        <w:tc>
          <w:tcPr>
            <w:tcW w:w="2440" w:type="dxa"/>
            <w:shd w:val="clear" w:color="auto" w:fill="DBE5F1"/>
          </w:tcPr>
          <w:p w14:paraId="5268970D" w14:textId="075299AC" w:rsidR="00356D7A" w:rsidRDefault="00356D7A" w:rsidP="00356D7A">
            <w:pPr>
              <w:pStyle w:val="TableParagraph"/>
              <w:spacing w:before="54" w:line="260" w:lineRule="exact"/>
              <w:ind w:left="58"/>
              <w:rPr>
                <w:sz w:val="24"/>
              </w:rPr>
            </w:pPr>
            <w:r w:rsidRPr="00166873">
              <w:rPr>
                <w:sz w:val="20"/>
                <w:szCs w:val="20"/>
              </w:rPr>
              <w:t>Ntsiab lus</w:t>
            </w:r>
          </w:p>
        </w:tc>
        <w:tc>
          <w:tcPr>
            <w:tcW w:w="7476" w:type="dxa"/>
            <w:shd w:val="clear" w:color="auto" w:fill="DBE5F1"/>
          </w:tcPr>
          <w:p w14:paraId="1177B3C7" w14:textId="0EBA5302" w:rsidR="00356D7A" w:rsidRDefault="00356D7A" w:rsidP="00356D7A">
            <w:pPr>
              <w:pStyle w:val="TableParagraph"/>
              <w:spacing w:before="54" w:line="260" w:lineRule="exact"/>
              <w:ind w:left="57"/>
              <w:rPr>
                <w:sz w:val="24"/>
              </w:rPr>
            </w:pPr>
            <w:r w:rsidRPr="00166873">
              <w:rPr>
                <w:sz w:val="20"/>
                <w:szCs w:val="20"/>
              </w:rPr>
              <w:t>Kev piav qhia</w:t>
            </w:r>
          </w:p>
        </w:tc>
        <w:tc>
          <w:tcPr>
            <w:tcW w:w="2306" w:type="dxa"/>
            <w:shd w:val="clear" w:color="auto" w:fill="DBE5F1"/>
          </w:tcPr>
          <w:p w14:paraId="38389BE8" w14:textId="6CC3E081" w:rsidR="00356D7A" w:rsidRDefault="00356D7A" w:rsidP="005C08DD">
            <w:pPr>
              <w:pStyle w:val="TableParagraph"/>
              <w:spacing w:before="54" w:line="260" w:lineRule="exact"/>
              <w:ind w:left="444"/>
              <w:rPr>
                <w:sz w:val="24"/>
              </w:rPr>
            </w:pPr>
            <w:r w:rsidRPr="00166873">
              <w:rPr>
                <w:sz w:val="20"/>
                <w:szCs w:val="20"/>
              </w:rPr>
              <w:t>Tag Nrho Cov Nyiaj</w:t>
            </w:r>
          </w:p>
        </w:tc>
        <w:tc>
          <w:tcPr>
            <w:tcW w:w="1619" w:type="dxa"/>
            <w:shd w:val="clear" w:color="auto" w:fill="DBE5F1"/>
          </w:tcPr>
          <w:p w14:paraId="6EC1D91D" w14:textId="61FC3CED" w:rsidR="00356D7A" w:rsidRDefault="00356D7A" w:rsidP="00356D7A">
            <w:pPr>
              <w:pStyle w:val="TableParagraph"/>
              <w:spacing w:before="54" w:line="260" w:lineRule="exact"/>
              <w:ind w:left="162"/>
              <w:rPr>
                <w:sz w:val="24"/>
              </w:rPr>
            </w:pPr>
            <w:r w:rsidRPr="00166873">
              <w:rPr>
                <w:sz w:val="20"/>
                <w:szCs w:val="20"/>
              </w:rPr>
              <w:t>Kev Koom Tes</w:t>
            </w:r>
          </w:p>
        </w:tc>
      </w:tr>
      <w:tr w:rsidR="00E43EF1" w14:paraId="427124AF" w14:textId="77777777" w:rsidTr="005C08DD">
        <w:trPr>
          <w:trHeight w:val="885"/>
        </w:trPr>
        <w:tc>
          <w:tcPr>
            <w:tcW w:w="1269" w:type="dxa"/>
          </w:tcPr>
          <w:p w14:paraId="79D82C7A" w14:textId="77777777" w:rsidR="00E43EF1" w:rsidRPr="00C7300B" w:rsidRDefault="00E43EF1">
            <w:pPr>
              <w:pStyle w:val="TableParagraph"/>
              <w:rPr>
                <w:rFonts w:ascii="Times New Roman"/>
              </w:rPr>
            </w:pPr>
          </w:p>
        </w:tc>
        <w:tc>
          <w:tcPr>
            <w:tcW w:w="2440" w:type="dxa"/>
          </w:tcPr>
          <w:p w14:paraId="752F4EEF" w14:textId="77777777" w:rsidR="00E43EF1" w:rsidRPr="00C7300B" w:rsidRDefault="00E43EF1">
            <w:pPr>
              <w:pStyle w:val="TableParagraph"/>
              <w:rPr>
                <w:rFonts w:ascii="Times New Roman"/>
              </w:rPr>
            </w:pPr>
          </w:p>
        </w:tc>
        <w:tc>
          <w:tcPr>
            <w:tcW w:w="7476" w:type="dxa"/>
          </w:tcPr>
          <w:p w14:paraId="32F42887" w14:textId="77777777" w:rsidR="00E43EF1" w:rsidRPr="00C7300B" w:rsidRDefault="00E43EF1">
            <w:pPr>
              <w:pStyle w:val="TableParagraph"/>
              <w:rPr>
                <w:rFonts w:ascii="Times New Roman"/>
              </w:rPr>
            </w:pPr>
          </w:p>
        </w:tc>
        <w:tc>
          <w:tcPr>
            <w:tcW w:w="2306" w:type="dxa"/>
          </w:tcPr>
          <w:p w14:paraId="5BC386B4" w14:textId="77777777" w:rsidR="00E43EF1" w:rsidRPr="00C7300B" w:rsidRDefault="00E43EF1">
            <w:pPr>
              <w:pStyle w:val="TableParagraph"/>
              <w:rPr>
                <w:rFonts w:ascii="Times New Roman"/>
              </w:rPr>
            </w:pPr>
          </w:p>
        </w:tc>
        <w:tc>
          <w:tcPr>
            <w:tcW w:w="1619" w:type="dxa"/>
          </w:tcPr>
          <w:p w14:paraId="7713820D" w14:textId="77777777" w:rsidR="00E43EF1" w:rsidRPr="00C7300B" w:rsidRDefault="00E43EF1">
            <w:pPr>
              <w:pStyle w:val="TableParagraph"/>
              <w:rPr>
                <w:rFonts w:ascii="Times New Roman"/>
              </w:rPr>
            </w:pPr>
          </w:p>
        </w:tc>
      </w:tr>
      <w:tr w:rsidR="00E43EF1" w14:paraId="35FDAD4F" w14:textId="77777777" w:rsidTr="005C08DD">
        <w:trPr>
          <w:trHeight w:val="1437"/>
        </w:trPr>
        <w:tc>
          <w:tcPr>
            <w:tcW w:w="1269" w:type="dxa"/>
          </w:tcPr>
          <w:p w14:paraId="09992013" w14:textId="77777777" w:rsidR="00E43EF1" w:rsidRPr="00C7300B" w:rsidRDefault="000E40D2">
            <w:pPr>
              <w:pStyle w:val="TableParagraph"/>
              <w:spacing w:before="54"/>
              <w:ind w:left="480" w:right="471"/>
              <w:jc w:val="center"/>
              <w:rPr>
                <w:b/>
              </w:rPr>
            </w:pPr>
            <w:r w:rsidRPr="00C7300B">
              <w:rPr>
                <w:b/>
              </w:rPr>
              <w:t>17</w:t>
            </w:r>
          </w:p>
        </w:tc>
        <w:tc>
          <w:tcPr>
            <w:tcW w:w="2440" w:type="dxa"/>
          </w:tcPr>
          <w:p w14:paraId="52702BDA" w14:textId="77777777" w:rsidR="00E43EF1" w:rsidRPr="00C7300B" w:rsidRDefault="00E43EF1">
            <w:pPr>
              <w:pStyle w:val="TableParagraph"/>
              <w:rPr>
                <w:rFonts w:ascii="Times New Roman"/>
              </w:rPr>
            </w:pPr>
          </w:p>
        </w:tc>
        <w:tc>
          <w:tcPr>
            <w:tcW w:w="7476" w:type="dxa"/>
          </w:tcPr>
          <w:p w14:paraId="344F37D1" w14:textId="77777777" w:rsidR="00E43EF1" w:rsidRPr="00C7300B" w:rsidRDefault="00E43EF1">
            <w:pPr>
              <w:pStyle w:val="TableParagraph"/>
              <w:rPr>
                <w:rFonts w:ascii="Times New Roman"/>
              </w:rPr>
            </w:pPr>
          </w:p>
        </w:tc>
        <w:tc>
          <w:tcPr>
            <w:tcW w:w="2306" w:type="dxa"/>
          </w:tcPr>
          <w:p w14:paraId="5E1D1CCC" w14:textId="77777777" w:rsidR="00E43EF1" w:rsidRPr="00C7300B" w:rsidRDefault="00E43EF1">
            <w:pPr>
              <w:pStyle w:val="TableParagraph"/>
              <w:rPr>
                <w:rFonts w:ascii="Times New Roman"/>
              </w:rPr>
            </w:pPr>
          </w:p>
        </w:tc>
        <w:tc>
          <w:tcPr>
            <w:tcW w:w="1619" w:type="dxa"/>
          </w:tcPr>
          <w:p w14:paraId="1DE6B014" w14:textId="77777777" w:rsidR="00E43EF1" w:rsidRPr="00C7300B" w:rsidRDefault="00E43EF1">
            <w:pPr>
              <w:pStyle w:val="TableParagraph"/>
              <w:rPr>
                <w:rFonts w:ascii="Times New Roman"/>
              </w:rPr>
            </w:pPr>
          </w:p>
        </w:tc>
      </w:tr>
    </w:tbl>
    <w:p w14:paraId="5FEE7275" w14:textId="77777777" w:rsidR="00E43EF1" w:rsidRDefault="00E43EF1">
      <w:pPr>
        <w:pStyle w:val="BodyText"/>
        <w:spacing w:before="11"/>
        <w:rPr>
          <w:b/>
          <w:sz w:val="7"/>
        </w:rPr>
      </w:pPr>
    </w:p>
    <w:p w14:paraId="59A9ECA3" w14:textId="0AC81C5C" w:rsidR="00E43EF1" w:rsidRDefault="00151748">
      <w:pPr>
        <w:spacing w:before="88"/>
        <w:ind w:left="240"/>
        <w:rPr>
          <w:b/>
          <w:sz w:val="36"/>
        </w:rPr>
      </w:pPr>
      <w:hyperlink r:id="rId36" w:anchor="GoalAnalysis">
        <w:r w:rsidR="00EB0411" w:rsidRPr="00EB0411">
          <w:rPr>
            <w:b/>
            <w:sz w:val="36"/>
          </w:rPr>
          <w:t>Kev Tshawb Xyuas</w:t>
        </w:r>
        <w:r w:rsidR="00B05ADA">
          <w:rPr>
            <w:b/>
            <w:sz w:val="36"/>
          </w:rPr>
          <w:t xml:space="preserve"> Cov</w:t>
        </w:r>
        <w:r w:rsidR="000E40D2">
          <w:rPr>
            <w:b/>
            <w:sz w:val="36"/>
          </w:rPr>
          <w:t xml:space="preserve"> Hom Phiaj [2021-22]</w:t>
        </w:r>
      </w:hyperlink>
    </w:p>
    <w:p w14:paraId="010BF15E" w14:textId="3416C618" w:rsidR="006D0986" w:rsidRPr="005819B9" w:rsidRDefault="006D0986" w:rsidP="006D0986">
      <w:pPr>
        <w:pStyle w:val="BodyText"/>
        <w:ind w:left="240"/>
        <w:rPr>
          <w:sz w:val="22"/>
          <w:szCs w:val="22"/>
        </w:rPr>
      </w:pPr>
      <w:r w:rsidRPr="00E73BE9">
        <w:rPr>
          <w:sz w:val="22"/>
          <w:szCs w:val="22"/>
        </w:rPr>
        <w:t xml:space="preserve">Kev tshawb xyuas </w:t>
      </w:r>
      <w:ins w:id="2082" w:author="Khamsaolee Xainhiaxang" w:date="2021-07-04T22:16:00Z">
        <w:r w:rsidR="0048291B">
          <w:rPr>
            <w:sz w:val="22"/>
            <w:szCs w:val="22"/>
          </w:rPr>
          <w:t xml:space="preserve">tias </w:t>
        </w:r>
        <w:r w:rsidR="0048291B" w:rsidRPr="00E73BE9">
          <w:rPr>
            <w:sz w:val="22"/>
            <w:szCs w:val="22"/>
          </w:rPr>
          <w:t xml:space="preserve">lub hom phiaj no </w:t>
        </w:r>
      </w:ins>
      <w:ins w:id="2083" w:author="Khamsaolee Xainhiaxang" w:date="2021-07-04T22:49:00Z">
        <w:r w:rsidR="00CC2BD6">
          <w:rPr>
            <w:sz w:val="22"/>
            <w:szCs w:val="22"/>
          </w:rPr>
          <w:t xml:space="preserve">raug </w:t>
        </w:r>
      </w:ins>
      <w:ins w:id="2084" w:author="Khamsaolee Xainhiaxang" w:date="2021-07-04T22:16:00Z">
        <w:r w:rsidR="0048291B" w:rsidRPr="00E73BE9">
          <w:rPr>
            <w:sz w:val="22"/>
            <w:szCs w:val="22"/>
          </w:rPr>
          <w:t xml:space="preserve">ua tiav hauv lub xyoo dhau los </w:t>
        </w:r>
      </w:ins>
      <w:del w:id="2085" w:author="Khamsaolee Xainhiaxang" w:date="2021-07-04T22:17:00Z">
        <w:r w:rsidRPr="00E73BE9" w:rsidDel="0048291B">
          <w:rPr>
            <w:sz w:val="22"/>
            <w:szCs w:val="22"/>
          </w:rPr>
          <w:delText>ntawm yuav</w:delText>
        </w:r>
      </w:del>
      <w:ins w:id="2086" w:author="Khamsaolee Xainhiaxang" w:date="2021-07-04T22:17:00Z">
        <w:r w:rsidR="0048291B">
          <w:rPr>
            <w:sz w:val="22"/>
            <w:szCs w:val="22"/>
          </w:rPr>
          <w:t>tau</w:t>
        </w:r>
      </w:ins>
      <w:r w:rsidRPr="00E73BE9">
        <w:rPr>
          <w:sz w:val="22"/>
          <w:szCs w:val="22"/>
        </w:rPr>
        <w:t xml:space="preserve"> </w:t>
      </w:r>
      <w:del w:id="2087" w:author="Khamsaolee Xainhiaxang" w:date="2021-07-04T22:17:00Z">
        <w:r w:rsidRPr="00E73BE9" w:rsidDel="0048291B">
          <w:rPr>
            <w:sz w:val="22"/>
            <w:szCs w:val="22"/>
          </w:rPr>
          <w:delText xml:space="preserve">ua </w:delText>
        </w:r>
      </w:del>
      <w:r w:rsidRPr="00E73BE9">
        <w:rPr>
          <w:sz w:val="22"/>
          <w:szCs w:val="22"/>
        </w:rPr>
        <w:t>li</w:t>
      </w:r>
      <w:del w:id="2088" w:author="Khamsaolee Xainhiaxang" w:date="2021-07-04T22:16:00Z">
        <w:r w:rsidRPr="00E73BE9" w:rsidDel="0048291B">
          <w:rPr>
            <w:sz w:val="22"/>
            <w:szCs w:val="22"/>
          </w:rPr>
          <w:delText xml:space="preserve"> </w:delText>
        </w:r>
      </w:del>
      <w:ins w:id="2089" w:author="Khamsaolee Xainhiaxang" w:date="2021-07-04T22:50:00Z">
        <w:r w:rsidR="00CC2BD6">
          <w:rPr>
            <w:sz w:val="22"/>
            <w:szCs w:val="22"/>
          </w:rPr>
          <w:t>cas</w:t>
        </w:r>
      </w:ins>
      <w:del w:id="2090" w:author="Khamsaolee Xainhiaxang" w:date="2021-07-04T22:16:00Z">
        <w:r w:rsidRPr="00E73BE9" w:rsidDel="0048291B">
          <w:rPr>
            <w:sz w:val="22"/>
            <w:szCs w:val="22"/>
          </w:rPr>
          <w:delText>cas lub hom phiaj no thiaj ua tiav hauv lub xyoo dhau los</w:delText>
        </w:r>
      </w:del>
      <w:r w:rsidRPr="005819B9">
        <w:rPr>
          <w:sz w:val="22"/>
          <w:szCs w:val="22"/>
        </w:rPr>
        <w:t>.</w:t>
      </w:r>
    </w:p>
    <w:p w14:paraId="42374E15" w14:textId="3BEBEB61" w:rsidR="006D0986" w:rsidRPr="008F5A76" w:rsidRDefault="00B672F4" w:rsidP="006D0986">
      <w:pPr>
        <w:pStyle w:val="BodyText"/>
        <w:tabs>
          <w:tab w:val="left" w:pos="15388"/>
        </w:tabs>
        <w:ind w:left="240"/>
        <w:rPr>
          <w:sz w:val="22"/>
          <w:szCs w:val="22"/>
        </w:rPr>
      </w:pPr>
      <w:r>
        <w:rPr>
          <w:noProof/>
          <w:sz w:val="22"/>
          <w:szCs w:val="22"/>
          <w:lang w:bidi="th-TH"/>
        </w:rPr>
        <mc:AlternateContent>
          <mc:Choice Requires="wps">
            <w:drawing>
              <wp:anchor distT="0" distB="0" distL="0" distR="0" simplePos="0" relativeHeight="251950080" behindDoc="1" locked="0" layoutInCell="1" allowOverlap="1" wp14:anchorId="562B4C80" wp14:editId="2A3C13DB">
                <wp:simplePos x="0" y="0"/>
                <wp:positionH relativeFrom="page">
                  <wp:posOffset>234950</wp:posOffset>
                </wp:positionH>
                <wp:positionV relativeFrom="paragraph">
                  <wp:posOffset>254635</wp:posOffset>
                </wp:positionV>
                <wp:extent cx="9588500" cy="278130"/>
                <wp:effectExtent l="0" t="0" r="0" b="0"/>
                <wp:wrapTopAndBottom/>
                <wp:docPr id="431" name="Text 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27813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1617FD57" w14:textId="6390FE74" w:rsidR="00AD19E5" w:rsidRPr="00C91568" w:rsidRDefault="00AD19E5" w:rsidP="006D0986">
                            <w:pPr>
                              <w:pStyle w:val="BodyText"/>
                              <w:spacing w:before="58"/>
                              <w:ind w:left="48"/>
                              <w:rPr>
                                <w:sz w:val="22"/>
                                <w:szCs w:val="22"/>
                              </w:rPr>
                            </w:pPr>
                            <w:r w:rsidRPr="00C91568">
                              <w:rPr>
                                <w:sz w:val="22"/>
                                <w:szCs w:val="22"/>
                              </w:rPr>
                              <w:t xml:space="preserve">Kev tshawb xyuas ntawm xyoo 2021-22 cov hom phiaj yuav tshwm sim </w:t>
                            </w:r>
                            <w:del w:id="2091" w:author="Khamsaolee Xainhiaxang" w:date="2021-07-04T22:18:00Z">
                              <w:r w:rsidRPr="00C91568" w:rsidDel="0048291B">
                                <w:rPr>
                                  <w:sz w:val="22"/>
                                  <w:szCs w:val="22"/>
                                </w:rPr>
                                <w:delText>thaum lub caij hloov pauv</w:delText>
                              </w:r>
                            </w:del>
                            <w:ins w:id="2092" w:author="Khamsaolee Xainhiaxang" w:date="2021-07-04T22:18:00Z">
                              <w:r>
                                <w:rPr>
                                  <w:sz w:val="22"/>
                                  <w:szCs w:val="22"/>
                                </w:rPr>
                                <w:t>nyob rau</w:t>
                              </w:r>
                            </w:ins>
                            <w:r w:rsidRPr="00C91568">
                              <w:rPr>
                                <w:sz w:val="22"/>
                                <w:szCs w:val="22"/>
                              </w:rPr>
                              <w:t xml:space="preserve"> xyoo 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2B4C80" id="Text Box 452" o:spid="_x0000_s1071" type="#_x0000_t202" style="position:absolute;left:0;text-align:left;margin-left:18.5pt;margin-top:20.05pt;width:755pt;height:21.9pt;z-index:-251366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" filled="f" strokecolor="#8496b0" strokeweight="1pt">
                <v:textbox inset="0,0,0,0">
                  <w:txbxContent>
                    <w:p w14:paraId="1617FD57" w14:textId="6390FE74" w:rsidR="00AD19E5" w:rsidRPr="00C91568" w:rsidRDefault="00AD19E5" w:rsidP="006D0986">
                      <w:pPr>
                        <w:pStyle w:val="BodyText"/>
                        <w:spacing w:before="58"/>
                        <w:ind w:left="48"/>
                        <w:rPr>
                          <w:sz w:val="22"/>
                          <w:szCs w:val="22"/>
                        </w:rPr>
                      </w:pPr>
                      <w:r w:rsidRPr="00C91568">
                        <w:rPr>
                          <w:sz w:val="22"/>
                          <w:szCs w:val="22"/>
                        </w:rPr>
                        <w:t xml:space="preserve">Kev tshawb xyuas ntawm xyoo 2021-22 cov hom phiaj yuav tshwm sim </w:t>
                      </w:r>
                      <w:del w:id="2093" w:author="Khamsaolee Xainhiaxang" w:date="2021-07-04T22:18:00Z">
                        <w:r w:rsidRPr="00C91568" w:rsidDel="0048291B">
                          <w:rPr>
                            <w:sz w:val="22"/>
                            <w:szCs w:val="22"/>
                          </w:rPr>
                          <w:delText>thaum lub caij hloov pauv</w:delText>
                        </w:r>
                      </w:del>
                      <w:ins w:id="2094" w:author="Khamsaolee Xainhiaxang" w:date="2021-07-04T22:18:00Z">
                        <w:r>
                          <w:rPr>
                            <w:sz w:val="22"/>
                            <w:szCs w:val="22"/>
                          </w:rPr>
                          <w:t>nyob rau</w:t>
                        </w:r>
                      </w:ins>
                      <w:r w:rsidRPr="00C91568">
                        <w:rPr>
                          <w:sz w:val="22"/>
                          <w:szCs w:val="22"/>
                        </w:rPr>
                        <w:t xml:space="preserve"> xyoo 2022-23.</w:t>
                      </w:r>
                    </w:p>
                  </w:txbxContent>
                </v:textbox>
                <w10:wrap type="topAndBottom" anchorx="page"/>
              </v:shape>
            </w:pict>
          </mc:Fallback>
        </mc:AlternateContent>
      </w:r>
      <w:r w:rsidR="006D0986" w:rsidRPr="008F5A76">
        <w:rPr>
          <w:sz w:val="22"/>
          <w:szCs w:val="22"/>
          <w:shd w:val="clear" w:color="auto" w:fill="DBE5F1"/>
        </w:rPr>
        <w:t xml:space="preserve">Cov lus piav qhia txog </w:t>
      </w:r>
      <w:del w:id="2095" w:author="Khamsaolee Xainhiaxang" w:date="2021-07-04T22:17:00Z">
        <w:r w:rsidR="006D0986" w:rsidRPr="008F5A76" w:rsidDel="0048291B">
          <w:rPr>
            <w:sz w:val="22"/>
            <w:szCs w:val="22"/>
            <w:shd w:val="clear" w:color="auto" w:fill="DBE5F1"/>
          </w:rPr>
          <w:delText xml:space="preserve">qhov muaj </w:delText>
        </w:r>
      </w:del>
      <w:r w:rsidR="006D0986" w:rsidRPr="008F5A76">
        <w:rPr>
          <w:sz w:val="22"/>
          <w:szCs w:val="22"/>
          <w:shd w:val="clear" w:color="auto" w:fill="DBE5F1"/>
        </w:rPr>
        <w:t xml:space="preserve">qhov </w:t>
      </w:r>
      <w:del w:id="2096" w:author="Khamsaolee Xainhiaxang" w:date="2021-07-04T22:17:00Z">
        <w:r w:rsidR="006D0986" w:rsidRPr="008F5A76" w:rsidDel="0048291B">
          <w:rPr>
            <w:sz w:val="22"/>
            <w:szCs w:val="22"/>
            <w:shd w:val="clear" w:color="auto" w:fill="DBE5F1"/>
          </w:rPr>
          <w:delText xml:space="preserve">sib </w:delText>
        </w:r>
      </w:del>
      <w:ins w:id="2097" w:author="Khamsaolee Xainhiaxang" w:date="2021-07-04T22:17:00Z">
        <w:r w:rsidR="0048291B">
          <w:rPr>
            <w:sz w:val="22"/>
            <w:szCs w:val="22"/>
            <w:shd w:val="clear" w:color="auto" w:fill="DBE5F1"/>
          </w:rPr>
          <w:t>hloov</w:t>
        </w:r>
        <w:r w:rsidR="0048291B" w:rsidRPr="008F5A76">
          <w:rPr>
            <w:sz w:val="22"/>
            <w:szCs w:val="22"/>
            <w:shd w:val="clear" w:color="auto" w:fill="DBE5F1"/>
          </w:rPr>
          <w:t xml:space="preserve"> </w:t>
        </w:r>
      </w:ins>
      <w:r w:rsidR="006D0986" w:rsidRPr="008F5A76">
        <w:rPr>
          <w:sz w:val="22"/>
          <w:szCs w:val="22"/>
          <w:shd w:val="clear" w:color="auto" w:fill="DBE5F1"/>
        </w:rPr>
        <w:t xml:space="preserve">txawv tshwj xeeb hauv kev npaj nqis tes </w:t>
      </w:r>
      <w:del w:id="2098" w:author="Khamsaolee Xainhiaxang" w:date="2021-07-04T22:18:00Z">
        <w:r w:rsidR="006D0986" w:rsidRPr="008F5A76" w:rsidDel="0048291B">
          <w:rPr>
            <w:sz w:val="22"/>
            <w:szCs w:val="22"/>
            <w:shd w:val="clear" w:color="auto" w:fill="DBE5F1"/>
          </w:rPr>
          <w:delText xml:space="preserve">ua </w:delText>
        </w:r>
      </w:del>
      <w:r w:rsidR="006D0986" w:rsidRPr="008F5A76">
        <w:rPr>
          <w:sz w:val="22"/>
          <w:szCs w:val="22"/>
          <w:shd w:val="clear" w:color="auto" w:fill="DBE5F1"/>
        </w:rPr>
        <w:t>thiab cov kev nqis tes ua tiag</w:t>
      </w:r>
      <w:del w:id="2099" w:author="Khamsaolee Xainhiaxang" w:date="2021-07-04T22:18:00Z">
        <w:r w:rsidR="006D0986" w:rsidRPr="008F5A76" w:rsidDel="0048291B">
          <w:rPr>
            <w:sz w:val="22"/>
            <w:szCs w:val="22"/>
            <w:shd w:val="clear" w:color="auto" w:fill="DBE5F1"/>
          </w:rPr>
          <w:delText xml:space="preserve"> ntawm kev ua</w:delText>
        </w:r>
      </w:del>
      <w:r w:rsidR="006D0986" w:rsidRPr="008F5A76">
        <w:rPr>
          <w:sz w:val="22"/>
          <w:szCs w:val="22"/>
          <w:shd w:val="clear" w:color="auto" w:fill="DBE5F1"/>
        </w:rPr>
        <w:t>.</w:t>
      </w:r>
      <w:r w:rsidR="006D0986" w:rsidRPr="008F5A76">
        <w:rPr>
          <w:sz w:val="22"/>
          <w:szCs w:val="22"/>
          <w:shd w:val="clear" w:color="auto" w:fill="DBE5F1"/>
        </w:rPr>
        <w:tab/>
      </w:r>
    </w:p>
    <w:p w14:paraId="5EBB588A" w14:textId="77777777" w:rsidR="006D0986" w:rsidRDefault="006D0986" w:rsidP="006D0986">
      <w:pPr>
        <w:pStyle w:val="BodyText"/>
        <w:spacing w:before="5"/>
        <w:rPr>
          <w:sz w:val="13"/>
        </w:rPr>
      </w:pPr>
    </w:p>
    <w:p w14:paraId="5440946D" w14:textId="2BBEDD3C" w:rsidR="006D0986" w:rsidRPr="002D67EB" w:rsidRDefault="00B672F4" w:rsidP="006D0986">
      <w:pPr>
        <w:pStyle w:val="BodyText"/>
        <w:tabs>
          <w:tab w:val="left" w:pos="15388"/>
        </w:tabs>
        <w:spacing w:before="92"/>
        <w:ind w:left="240"/>
        <w:rPr>
          <w:sz w:val="22"/>
          <w:szCs w:val="22"/>
        </w:rPr>
      </w:pPr>
      <w:r>
        <w:rPr>
          <w:noProof/>
          <w:sz w:val="22"/>
          <w:szCs w:val="22"/>
          <w:lang w:bidi="th-TH"/>
        </w:rPr>
        <mc:AlternateContent>
          <mc:Choice Requires="wps">
            <w:drawing>
              <wp:anchor distT="0" distB="0" distL="0" distR="0" simplePos="0" relativeHeight="251951104" behindDoc="1" locked="0" layoutInCell="1" allowOverlap="1" wp14:anchorId="5622AF6D" wp14:editId="2CEA189C">
                <wp:simplePos x="0" y="0"/>
                <wp:positionH relativeFrom="page">
                  <wp:posOffset>234950</wp:posOffset>
                </wp:positionH>
                <wp:positionV relativeFrom="paragraph">
                  <wp:posOffset>313055</wp:posOffset>
                </wp:positionV>
                <wp:extent cx="9588500" cy="278130"/>
                <wp:effectExtent l="0" t="0" r="0" b="0"/>
                <wp:wrapTopAndBottom/>
                <wp:docPr id="430" name="Text 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27813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315EABB4" w14:textId="1ECAC4D2" w:rsidR="00AD19E5" w:rsidRPr="00C91568" w:rsidRDefault="00AD19E5" w:rsidP="006D0986">
                            <w:pPr>
                              <w:pStyle w:val="BodyText"/>
                              <w:spacing w:before="58"/>
                              <w:ind w:left="48"/>
                              <w:rPr>
                                <w:sz w:val="22"/>
                                <w:szCs w:val="22"/>
                              </w:rPr>
                            </w:pPr>
                            <w:r w:rsidRPr="00C91568">
                              <w:rPr>
                                <w:sz w:val="22"/>
                                <w:szCs w:val="22"/>
                              </w:rPr>
                              <w:t xml:space="preserve">Kev tshawb xyuas ntawm xyoo 2021-22 cov hom phiaj yuav tshwm sim </w:t>
                            </w:r>
                            <w:ins w:id="2100" w:author="Khamsaolee Xainhiaxang" w:date="2021-07-04T22:19:00Z">
                              <w:r>
                                <w:rPr>
                                  <w:sz w:val="22"/>
                                  <w:szCs w:val="22"/>
                                </w:rPr>
                                <w:t>nyob rau</w:t>
                              </w:r>
                            </w:ins>
                            <w:del w:id="2101" w:author="Khamsaolee Xainhiaxang" w:date="2021-07-04T22:19:00Z">
                              <w:r w:rsidRPr="00C91568" w:rsidDel="0048291B">
                                <w:rPr>
                                  <w:sz w:val="22"/>
                                  <w:szCs w:val="22"/>
                                </w:rPr>
                                <w:delText xml:space="preserve">thaum lub caij hloov pauv </w:delText>
                              </w:r>
                            </w:del>
                            <w:r w:rsidRPr="00C91568">
                              <w:rPr>
                                <w:sz w:val="22"/>
                                <w:szCs w:val="22"/>
                              </w:rPr>
                              <w:t>xyoo 2022-23.</w:t>
                            </w:r>
                          </w:p>
                          <w:p w14:paraId="17EDDB9B" w14:textId="77777777" w:rsidR="00AD19E5" w:rsidRDefault="00AD19E5" w:rsidP="006D0986">
                            <w:pPr>
                              <w:pStyle w:val="BodyText"/>
                              <w:spacing w:before="58"/>
                              <w:ind w:left="48"/>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22AF6D" id="Text Box 453" o:spid="_x0000_s1072" type="#_x0000_t202" style="position:absolute;left:0;text-align:left;margin-left:18.5pt;margin-top:24.65pt;width:755pt;height:21.9pt;z-index:-251365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" filled="f" strokecolor="#8496b0" strokeweight="1pt">
                <v:textbox inset="0,0,0,0">
                  <w:txbxContent>
                    <w:p w14:paraId="315EABB4" w14:textId="1ECAC4D2" w:rsidR="00AD19E5" w:rsidRPr="00C91568" w:rsidRDefault="00AD19E5" w:rsidP="006D0986">
                      <w:pPr>
                        <w:pStyle w:val="BodyText"/>
                        <w:spacing w:before="58"/>
                        <w:ind w:left="48"/>
                        <w:rPr>
                          <w:sz w:val="22"/>
                          <w:szCs w:val="22"/>
                        </w:rPr>
                      </w:pPr>
                      <w:r w:rsidRPr="00C91568">
                        <w:rPr>
                          <w:sz w:val="22"/>
                          <w:szCs w:val="22"/>
                        </w:rPr>
                        <w:t xml:space="preserve">Kev tshawb xyuas ntawm xyoo 2021-22 cov hom phiaj yuav tshwm sim </w:t>
                      </w:r>
                      <w:ins w:id="2102" w:author="Khamsaolee Xainhiaxang" w:date="2021-07-04T22:19:00Z">
                        <w:r>
                          <w:rPr>
                            <w:sz w:val="22"/>
                            <w:szCs w:val="22"/>
                          </w:rPr>
                          <w:t>nyob rau</w:t>
                        </w:r>
                      </w:ins>
                      <w:del w:id="2103" w:author="Khamsaolee Xainhiaxang" w:date="2021-07-04T22:19:00Z">
                        <w:r w:rsidRPr="00C91568" w:rsidDel="0048291B">
                          <w:rPr>
                            <w:sz w:val="22"/>
                            <w:szCs w:val="22"/>
                          </w:rPr>
                          <w:delText xml:space="preserve">thaum lub caij hloov pauv </w:delText>
                        </w:r>
                      </w:del>
                      <w:r w:rsidRPr="00C91568">
                        <w:rPr>
                          <w:sz w:val="22"/>
                          <w:szCs w:val="22"/>
                        </w:rPr>
                        <w:t>xyoo 2022-23.</w:t>
                      </w:r>
                    </w:p>
                    <w:p w14:paraId="17EDDB9B" w14:textId="77777777" w:rsidR="00AD19E5" w:rsidRDefault="00AD19E5" w:rsidP="006D0986">
                      <w:pPr>
                        <w:pStyle w:val="BodyText"/>
                        <w:spacing w:before="58"/>
                        <w:ind w:left="48"/>
                      </w:pPr>
                    </w:p>
                  </w:txbxContent>
                </v:textbox>
                <w10:wrap type="topAndBottom" anchorx="page"/>
              </v:shape>
            </w:pict>
          </mc:Fallback>
        </mc:AlternateContent>
      </w:r>
      <w:r w:rsidR="006D0986" w:rsidRPr="002D67EB">
        <w:rPr>
          <w:sz w:val="22"/>
          <w:szCs w:val="22"/>
          <w:shd w:val="clear" w:color="auto" w:fill="DBE5F1"/>
        </w:rPr>
        <w:t>Cov lus piav qhia txog qhov sib txawv ntawm cov khoom siv Kev Siv Nyiaj Txiag thiab Keb Kwv Nyiaj.</w:t>
      </w:r>
      <w:r w:rsidR="006D0986" w:rsidRPr="002D67EB">
        <w:rPr>
          <w:sz w:val="22"/>
          <w:szCs w:val="22"/>
          <w:shd w:val="clear" w:color="auto" w:fill="DBE5F1"/>
        </w:rPr>
        <w:tab/>
      </w:r>
    </w:p>
    <w:p w14:paraId="4C8B01D3" w14:textId="77777777" w:rsidR="006D0986" w:rsidRDefault="006D0986" w:rsidP="006D0986">
      <w:pPr>
        <w:pStyle w:val="BodyText"/>
        <w:spacing w:before="5"/>
        <w:rPr>
          <w:sz w:val="13"/>
        </w:rPr>
      </w:pPr>
    </w:p>
    <w:p w14:paraId="0BD1C888" w14:textId="3216B8BE" w:rsidR="006D0986" w:rsidRPr="00F3044D" w:rsidRDefault="00B672F4" w:rsidP="006D0986">
      <w:pPr>
        <w:pStyle w:val="BodyText"/>
        <w:tabs>
          <w:tab w:val="left" w:pos="15388"/>
        </w:tabs>
        <w:spacing w:before="92"/>
        <w:ind w:left="240"/>
        <w:rPr>
          <w:sz w:val="22"/>
          <w:szCs w:val="22"/>
        </w:rPr>
      </w:pPr>
      <w:r>
        <w:rPr>
          <w:noProof/>
          <w:sz w:val="22"/>
          <w:szCs w:val="22"/>
          <w:lang w:bidi="th-TH"/>
        </w:rPr>
        <mc:AlternateContent>
          <mc:Choice Requires="wps">
            <w:drawing>
              <wp:anchor distT="0" distB="0" distL="0" distR="0" simplePos="0" relativeHeight="251952128" behindDoc="1" locked="0" layoutInCell="1" allowOverlap="1" wp14:anchorId="0BB0DC24" wp14:editId="440FED7D">
                <wp:simplePos x="0" y="0"/>
                <wp:positionH relativeFrom="page">
                  <wp:posOffset>234950</wp:posOffset>
                </wp:positionH>
                <wp:positionV relativeFrom="paragraph">
                  <wp:posOffset>313055</wp:posOffset>
                </wp:positionV>
                <wp:extent cx="9588500" cy="278130"/>
                <wp:effectExtent l="0" t="0" r="0" b="0"/>
                <wp:wrapTopAndBottom/>
                <wp:docPr id="429"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27813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1B0E7A2A" w14:textId="631A4746" w:rsidR="00AD19E5" w:rsidRPr="00C91568" w:rsidRDefault="00AD19E5" w:rsidP="006D0986">
                            <w:pPr>
                              <w:pStyle w:val="BodyText"/>
                              <w:spacing w:before="58"/>
                              <w:ind w:left="48"/>
                              <w:rPr>
                                <w:sz w:val="22"/>
                                <w:szCs w:val="22"/>
                              </w:rPr>
                            </w:pPr>
                            <w:r w:rsidRPr="00C91568">
                              <w:rPr>
                                <w:sz w:val="22"/>
                                <w:szCs w:val="22"/>
                              </w:rPr>
                              <w:t xml:space="preserve">Kev tshawb xyuas ntawm xyoo 2021-22 cov hom phiaj yuav tshwm sim </w:t>
                            </w:r>
                            <w:ins w:id="2104" w:author="Khamsaolee Xainhiaxang" w:date="2021-07-04T22:19:00Z">
                              <w:r>
                                <w:rPr>
                                  <w:sz w:val="22"/>
                                  <w:szCs w:val="22"/>
                                </w:rPr>
                                <w:t>nyob rau</w:t>
                              </w:r>
                            </w:ins>
                            <w:del w:id="2105" w:author="Khamsaolee Xainhiaxang" w:date="2021-07-04T22:19:00Z">
                              <w:r w:rsidRPr="00C91568" w:rsidDel="0048291B">
                                <w:rPr>
                                  <w:sz w:val="22"/>
                                  <w:szCs w:val="22"/>
                                </w:rPr>
                                <w:delText>thaum lub caij hloov pauv</w:delText>
                              </w:r>
                            </w:del>
                            <w:r w:rsidRPr="00C91568">
                              <w:rPr>
                                <w:sz w:val="22"/>
                                <w:szCs w:val="22"/>
                              </w:rPr>
                              <w:t xml:space="preserve"> xyoo 2022-23.</w:t>
                            </w:r>
                          </w:p>
                          <w:p w14:paraId="15716138" w14:textId="77777777" w:rsidR="00AD19E5" w:rsidRDefault="00AD19E5" w:rsidP="006D0986">
                            <w:pPr>
                              <w:pStyle w:val="BodyText"/>
                              <w:spacing w:before="58"/>
                              <w:ind w:left="48"/>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B0DC24" id="Text Box 454" o:spid="_x0000_s1073" type="#_x0000_t202" style="position:absolute;left:0;text-align:left;margin-left:18.5pt;margin-top:24.65pt;width:755pt;height:21.9pt;z-index:-251364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" filled="f" strokecolor="#8496b0" strokeweight="1pt">
                <v:textbox inset="0,0,0,0">
                  <w:txbxContent>
                    <w:p w14:paraId="1B0E7A2A" w14:textId="631A4746" w:rsidR="00AD19E5" w:rsidRPr="00C91568" w:rsidRDefault="00AD19E5" w:rsidP="006D0986">
                      <w:pPr>
                        <w:pStyle w:val="BodyText"/>
                        <w:spacing w:before="58"/>
                        <w:ind w:left="48"/>
                        <w:rPr>
                          <w:sz w:val="22"/>
                          <w:szCs w:val="22"/>
                        </w:rPr>
                      </w:pPr>
                      <w:r w:rsidRPr="00C91568">
                        <w:rPr>
                          <w:sz w:val="22"/>
                          <w:szCs w:val="22"/>
                        </w:rPr>
                        <w:t xml:space="preserve">Kev tshawb xyuas ntawm xyoo 2021-22 cov hom phiaj yuav tshwm sim </w:t>
                      </w:r>
                      <w:ins w:id="2106" w:author="Khamsaolee Xainhiaxang" w:date="2021-07-04T22:19:00Z">
                        <w:r>
                          <w:rPr>
                            <w:sz w:val="22"/>
                            <w:szCs w:val="22"/>
                          </w:rPr>
                          <w:t>nyob rau</w:t>
                        </w:r>
                      </w:ins>
                      <w:del w:id="2107" w:author="Khamsaolee Xainhiaxang" w:date="2021-07-04T22:19:00Z">
                        <w:r w:rsidRPr="00C91568" w:rsidDel="0048291B">
                          <w:rPr>
                            <w:sz w:val="22"/>
                            <w:szCs w:val="22"/>
                          </w:rPr>
                          <w:delText>thaum lub caij hloov pauv</w:delText>
                        </w:r>
                      </w:del>
                      <w:r w:rsidRPr="00C91568">
                        <w:rPr>
                          <w:sz w:val="22"/>
                          <w:szCs w:val="22"/>
                        </w:rPr>
                        <w:t xml:space="preserve"> xyoo 2022-23.</w:t>
                      </w:r>
                    </w:p>
                    <w:p w14:paraId="15716138" w14:textId="77777777" w:rsidR="00AD19E5" w:rsidRDefault="00AD19E5" w:rsidP="006D0986">
                      <w:pPr>
                        <w:pStyle w:val="BodyText"/>
                        <w:spacing w:before="58"/>
                        <w:ind w:left="48"/>
                      </w:pPr>
                    </w:p>
                  </w:txbxContent>
                </v:textbox>
                <w10:wrap type="topAndBottom" anchorx="page"/>
              </v:shape>
            </w:pict>
          </mc:Fallback>
        </mc:AlternateContent>
      </w:r>
      <w:r>
        <w:rPr>
          <w:noProof/>
          <w:sz w:val="22"/>
          <w:szCs w:val="22"/>
          <w:lang w:bidi="th-TH"/>
        </w:rPr>
        <mc:AlternateContent>
          <mc:Choice Requires="wps">
            <w:drawing>
              <wp:anchor distT="0" distB="0" distL="0" distR="0" simplePos="0" relativeHeight="251953152" behindDoc="1" locked="0" layoutInCell="1" allowOverlap="1" wp14:anchorId="1AFA0801" wp14:editId="47E894FF">
                <wp:simplePos x="0" y="0"/>
                <wp:positionH relativeFrom="page">
                  <wp:posOffset>210185</wp:posOffset>
                </wp:positionH>
                <wp:positionV relativeFrom="paragraph">
                  <wp:posOffset>772795</wp:posOffset>
                </wp:positionV>
                <wp:extent cx="9638030" cy="350520"/>
                <wp:effectExtent l="0" t="0" r="0" b="0"/>
                <wp:wrapTopAndBottom/>
                <wp:docPr id="428"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8030" cy="35052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AB7185" w14:textId="6C981871" w:rsidR="00AD19E5" w:rsidRPr="00A301F3" w:rsidRDefault="00AD19E5" w:rsidP="006D0986">
                            <w:pPr>
                              <w:pStyle w:val="BodyText"/>
                              <w:ind w:left="29" w:right="1108"/>
                              <w:rPr>
                                <w:sz w:val="22"/>
                                <w:szCs w:val="22"/>
                              </w:rPr>
                            </w:pPr>
                            <w:r w:rsidRPr="00A301F3">
                              <w:rPr>
                                <w:sz w:val="22"/>
                                <w:szCs w:val="22"/>
                              </w:rPr>
                              <w:t xml:space="preserve">Cov lus piav qhia txog txhua qhov kev hloov pauv </w:t>
                            </w:r>
                            <w:del w:id="2108" w:author="Khamsaolee Xainhiaxang" w:date="2021-07-04T22:20:00Z">
                              <w:r w:rsidRPr="00A301F3" w:rsidDel="0048291B">
                                <w:rPr>
                                  <w:sz w:val="22"/>
                                  <w:szCs w:val="22"/>
                                </w:rPr>
                                <w:delText xml:space="preserve">hloov mus </w:delText>
                              </w:r>
                            </w:del>
                            <w:r w:rsidRPr="00A301F3">
                              <w:rPr>
                                <w:sz w:val="22"/>
                                <w:szCs w:val="22"/>
                              </w:rPr>
                              <w:t xml:space="preserve">rau </w:t>
                            </w:r>
                            <w:ins w:id="2109" w:author="Khamsaolee Xainhiaxang" w:date="2021-07-04T22:20:00Z">
                              <w:r>
                                <w:rPr>
                                  <w:sz w:val="22"/>
                                  <w:szCs w:val="22"/>
                                </w:rPr>
                                <w:t xml:space="preserve">haum </w:t>
                              </w:r>
                            </w:ins>
                            <w:r w:rsidRPr="00A301F3">
                              <w:rPr>
                                <w:sz w:val="22"/>
                                <w:szCs w:val="22"/>
                              </w:rPr>
                              <w:t xml:space="preserve">lub hom phiaj uas tau npaj, ntsuas, </w:t>
                            </w:r>
                            <w:del w:id="2110" w:author="Khamsaolee Xainhiaxang" w:date="2021-07-04T22:21:00Z">
                              <w:r w:rsidRPr="00A301F3" w:rsidDel="0048291B">
                                <w:rPr>
                                  <w:sz w:val="22"/>
                                  <w:szCs w:val="22"/>
                                </w:rPr>
                                <w:delText>cov txiaj ntsig uas xav tau</w:delText>
                              </w:r>
                            </w:del>
                            <w:ins w:id="2111" w:author="Khamsaolee Xainhiaxang" w:date="2021-07-04T22:21:00Z">
                              <w:r>
                                <w:rPr>
                                  <w:sz w:val="22"/>
                                  <w:szCs w:val="22"/>
                                </w:rPr>
                                <w:t>yam uas xav kom tshwm sim</w:t>
                              </w:r>
                            </w:ins>
                            <w:r w:rsidRPr="00A301F3">
                              <w:rPr>
                                <w:sz w:val="22"/>
                                <w:szCs w:val="22"/>
                              </w:rPr>
                              <w:t xml:space="preserve">, los sis kev nqis tes ua rau lub xyoo tom ntej uas tshwm sim los ntawm </w:t>
                            </w:r>
                            <w:del w:id="2112" w:author="Khamsaolee Xainhiaxang" w:date="2021-07-04T22:22:00Z">
                              <w:r w:rsidRPr="00A301F3" w:rsidDel="0048291B">
                                <w:rPr>
                                  <w:sz w:val="22"/>
                                  <w:szCs w:val="22"/>
                                </w:rPr>
                                <w:delText xml:space="preserve">kev cuam tshuam ntawm </w:delText>
                              </w:r>
                            </w:del>
                            <w:r w:rsidRPr="00A301F3">
                              <w:rPr>
                                <w:sz w:val="22"/>
                                <w:szCs w:val="22"/>
                              </w:rPr>
                              <w:t>kev xyaum ua ntej.</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A0801" id="Text Box 455" o:spid="_x0000_s1074" type="#_x0000_t202" style="position:absolute;left:0;text-align:left;margin-left:16.55pt;margin-top:60.85pt;width:758.9pt;height:27.6pt;z-index:-251363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" fillcolor="#dbe5f1" stroked="f">
                <v:textbox inset="0,0,0,0">
                  <w:txbxContent>
                    <w:p w14:paraId="39AB7185" w14:textId="6C981871" w:rsidR="00AD19E5" w:rsidRPr="00A301F3" w:rsidRDefault="00AD19E5" w:rsidP="006D0986">
                      <w:pPr>
                        <w:pStyle w:val="BodyText"/>
                        <w:ind w:left="29" w:right="1108"/>
                        <w:rPr>
                          <w:sz w:val="22"/>
                          <w:szCs w:val="22"/>
                        </w:rPr>
                      </w:pPr>
                      <w:r w:rsidRPr="00A301F3">
                        <w:rPr>
                          <w:sz w:val="22"/>
                          <w:szCs w:val="22"/>
                        </w:rPr>
                        <w:t xml:space="preserve">Cov lus piav qhia txog txhua qhov kev hloov pauv </w:t>
                      </w:r>
                      <w:del w:id="2113" w:author="Khamsaolee Xainhiaxang" w:date="2021-07-04T22:20:00Z">
                        <w:r w:rsidRPr="00A301F3" w:rsidDel="0048291B">
                          <w:rPr>
                            <w:sz w:val="22"/>
                            <w:szCs w:val="22"/>
                          </w:rPr>
                          <w:delText xml:space="preserve">hloov mus </w:delText>
                        </w:r>
                      </w:del>
                      <w:r w:rsidRPr="00A301F3">
                        <w:rPr>
                          <w:sz w:val="22"/>
                          <w:szCs w:val="22"/>
                        </w:rPr>
                        <w:t xml:space="preserve">rau </w:t>
                      </w:r>
                      <w:ins w:id="2114" w:author="Khamsaolee Xainhiaxang" w:date="2021-07-04T22:20:00Z">
                        <w:r>
                          <w:rPr>
                            <w:sz w:val="22"/>
                            <w:szCs w:val="22"/>
                          </w:rPr>
                          <w:t xml:space="preserve">haum </w:t>
                        </w:r>
                      </w:ins>
                      <w:r w:rsidRPr="00A301F3">
                        <w:rPr>
                          <w:sz w:val="22"/>
                          <w:szCs w:val="22"/>
                        </w:rPr>
                        <w:t xml:space="preserve">lub hom phiaj uas tau npaj, ntsuas, </w:t>
                      </w:r>
                      <w:del w:id="2115" w:author="Khamsaolee Xainhiaxang" w:date="2021-07-04T22:21:00Z">
                        <w:r w:rsidRPr="00A301F3" w:rsidDel="0048291B">
                          <w:rPr>
                            <w:sz w:val="22"/>
                            <w:szCs w:val="22"/>
                          </w:rPr>
                          <w:delText>cov txiaj ntsig uas xav tau</w:delText>
                        </w:r>
                      </w:del>
                      <w:ins w:id="2116" w:author="Khamsaolee Xainhiaxang" w:date="2021-07-04T22:21:00Z">
                        <w:r>
                          <w:rPr>
                            <w:sz w:val="22"/>
                            <w:szCs w:val="22"/>
                          </w:rPr>
                          <w:t>yam uas xav kom tshwm sim</w:t>
                        </w:r>
                      </w:ins>
                      <w:r w:rsidRPr="00A301F3">
                        <w:rPr>
                          <w:sz w:val="22"/>
                          <w:szCs w:val="22"/>
                        </w:rPr>
                        <w:t xml:space="preserve">, los sis kev nqis tes ua rau lub xyoo tom ntej uas tshwm sim los ntawm </w:t>
                      </w:r>
                      <w:del w:id="2117" w:author="Khamsaolee Xainhiaxang" w:date="2021-07-04T22:22:00Z">
                        <w:r w:rsidRPr="00A301F3" w:rsidDel="0048291B">
                          <w:rPr>
                            <w:sz w:val="22"/>
                            <w:szCs w:val="22"/>
                          </w:rPr>
                          <w:delText xml:space="preserve">kev cuam tshuam ntawm </w:delText>
                        </w:r>
                      </w:del>
                      <w:r w:rsidRPr="00A301F3">
                        <w:rPr>
                          <w:sz w:val="22"/>
                          <w:szCs w:val="22"/>
                        </w:rPr>
                        <w:t>kev xyaum ua ntej.</w:t>
                      </w:r>
                    </w:p>
                  </w:txbxContent>
                </v:textbox>
                <w10:wrap type="topAndBottom" anchorx="page"/>
              </v:shape>
            </w:pict>
          </mc:Fallback>
        </mc:AlternateContent>
      </w:r>
      <w:r>
        <w:rPr>
          <w:noProof/>
          <w:sz w:val="22"/>
          <w:szCs w:val="22"/>
          <w:lang w:bidi="th-TH"/>
        </w:rPr>
        <mc:AlternateContent>
          <mc:Choice Requires="wps">
            <w:drawing>
              <wp:anchor distT="0" distB="0" distL="0" distR="0" simplePos="0" relativeHeight="251954176" behindDoc="1" locked="0" layoutInCell="1" allowOverlap="1" wp14:anchorId="0511C750" wp14:editId="2D6330F7">
                <wp:simplePos x="0" y="0"/>
                <wp:positionH relativeFrom="page">
                  <wp:posOffset>234950</wp:posOffset>
                </wp:positionH>
                <wp:positionV relativeFrom="paragraph">
                  <wp:posOffset>1202690</wp:posOffset>
                </wp:positionV>
                <wp:extent cx="9588500" cy="278130"/>
                <wp:effectExtent l="0" t="0" r="0" b="0"/>
                <wp:wrapTopAndBottom/>
                <wp:docPr id="427" name="Text 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27813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012EBC6F" w14:textId="022D2882" w:rsidR="00AD19E5" w:rsidRPr="00C91568" w:rsidRDefault="00AD19E5" w:rsidP="006D0986">
                            <w:pPr>
                              <w:pStyle w:val="BodyText"/>
                              <w:spacing w:before="58"/>
                              <w:ind w:left="48"/>
                              <w:rPr>
                                <w:sz w:val="22"/>
                                <w:szCs w:val="22"/>
                              </w:rPr>
                            </w:pPr>
                            <w:r w:rsidRPr="00C91568">
                              <w:rPr>
                                <w:sz w:val="22"/>
                                <w:szCs w:val="22"/>
                              </w:rPr>
                              <w:t xml:space="preserve">Kev tshawb xyuas ntawm xyoo 2021-22 cov hom phiaj yuav tshwm sim </w:t>
                            </w:r>
                            <w:ins w:id="2118" w:author="Khamsaolee Xainhiaxang" w:date="2021-07-04T22:19:00Z">
                              <w:r>
                                <w:rPr>
                                  <w:sz w:val="22"/>
                                  <w:szCs w:val="22"/>
                                </w:rPr>
                                <w:t>nyob rau</w:t>
                              </w:r>
                            </w:ins>
                            <w:del w:id="2119" w:author="Khamsaolee Xainhiaxang" w:date="2021-07-04T22:19:00Z">
                              <w:r w:rsidRPr="00C91568" w:rsidDel="0048291B">
                                <w:rPr>
                                  <w:sz w:val="22"/>
                                  <w:szCs w:val="22"/>
                                </w:rPr>
                                <w:delText>thaum lub caij hloov pauv</w:delText>
                              </w:r>
                            </w:del>
                            <w:r w:rsidRPr="00C91568">
                              <w:rPr>
                                <w:sz w:val="22"/>
                                <w:szCs w:val="22"/>
                              </w:rPr>
                              <w:t xml:space="preserve"> xyoo 2022-23.</w:t>
                            </w:r>
                          </w:p>
                          <w:p w14:paraId="78FF9BE1" w14:textId="77777777" w:rsidR="00AD19E5" w:rsidRDefault="00AD19E5" w:rsidP="006D0986">
                            <w:pPr>
                              <w:pStyle w:val="BodyText"/>
                              <w:spacing w:before="58"/>
                              <w:ind w:left="48"/>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11C750" id="Text Box 456" o:spid="_x0000_s1075" type="#_x0000_t202" style="position:absolute;left:0;text-align:left;margin-left:18.5pt;margin-top:94.7pt;width:755pt;height:21.9pt;z-index:-251362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" filled="f" strokecolor="#8496b0" strokeweight="1pt">
                <v:textbox inset="0,0,0,0">
                  <w:txbxContent>
                    <w:p w14:paraId="012EBC6F" w14:textId="022D2882" w:rsidR="00AD19E5" w:rsidRPr="00C91568" w:rsidRDefault="00AD19E5" w:rsidP="006D0986">
                      <w:pPr>
                        <w:pStyle w:val="BodyText"/>
                        <w:spacing w:before="58"/>
                        <w:ind w:left="48"/>
                        <w:rPr>
                          <w:sz w:val="22"/>
                          <w:szCs w:val="22"/>
                        </w:rPr>
                      </w:pPr>
                      <w:r w:rsidRPr="00C91568">
                        <w:rPr>
                          <w:sz w:val="22"/>
                          <w:szCs w:val="22"/>
                        </w:rPr>
                        <w:t xml:space="preserve">Kev tshawb xyuas ntawm xyoo 2021-22 cov hom phiaj yuav tshwm sim </w:t>
                      </w:r>
                      <w:ins w:id="2120" w:author="Khamsaolee Xainhiaxang" w:date="2021-07-04T22:19:00Z">
                        <w:r>
                          <w:rPr>
                            <w:sz w:val="22"/>
                            <w:szCs w:val="22"/>
                          </w:rPr>
                          <w:t>nyob rau</w:t>
                        </w:r>
                      </w:ins>
                      <w:del w:id="2121" w:author="Khamsaolee Xainhiaxang" w:date="2021-07-04T22:19:00Z">
                        <w:r w:rsidRPr="00C91568" w:rsidDel="0048291B">
                          <w:rPr>
                            <w:sz w:val="22"/>
                            <w:szCs w:val="22"/>
                          </w:rPr>
                          <w:delText>thaum lub caij hloov pauv</w:delText>
                        </w:r>
                      </w:del>
                      <w:r w:rsidRPr="00C91568">
                        <w:rPr>
                          <w:sz w:val="22"/>
                          <w:szCs w:val="22"/>
                        </w:rPr>
                        <w:t xml:space="preserve"> xyoo 2022-23.</w:t>
                      </w:r>
                    </w:p>
                    <w:p w14:paraId="78FF9BE1" w14:textId="77777777" w:rsidR="00AD19E5" w:rsidRDefault="00AD19E5" w:rsidP="006D0986">
                      <w:pPr>
                        <w:pStyle w:val="BodyText"/>
                        <w:spacing w:before="58"/>
                        <w:ind w:left="48"/>
                      </w:pPr>
                    </w:p>
                  </w:txbxContent>
                </v:textbox>
                <w10:wrap type="topAndBottom" anchorx="page"/>
              </v:shape>
            </w:pict>
          </mc:Fallback>
        </mc:AlternateContent>
      </w:r>
      <w:r w:rsidR="006D0986" w:rsidRPr="00F3044D">
        <w:rPr>
          <w:sz w:val="22"/>
          <w:szCs w:val="22"/>
          <w:shd w:val="clear" w:color="auto" w:fill="DBE5F1"/>
        </w:rPr>
        <w:t>Cov lus piav qhia yuav ua li cas thiaj ua tau zoo rau cov kev nqis tes ua tshwj xeeb uas tau ua hauv kev nce qib mus rau lub hom phiaj.</w:t>
      </w:r>
      <w:r w:rsidR="006D0986" w:rsidRPr="00F3044D">
        <w:rPr>
          <w:sz w:val="22"/>
          <w:szCs w:val="22"/>
          <w:shd w:val="clear" w:color="auto" w:fill="DBE5F1"/>
        </w:rPr>
        <w:tab/>
      </w:r>
    </w:p>
    <w:p w14:paraId="0A06CAD3" w14:textId="77777777" w:rsidR="006D0986" w:rsidRDefault="006D0986" w:rsidP="006D0986">
      <w:pPr>
        <w:pStyle w:val="BodyText"/>
        <w:spacing w:before="4"/>
        <w:rPr>
          <w:sz w:val="19"/>
        </w:rPr>
      </w:pPr>
    </w:p>
    <w:p w14:paraId="419FA3B8" w14:textId="77777777" w:rsidR="006D0986" w:rsidRDefault="006D0986" w:rsidP="006D0986">
      <w:pPr>
        <w:pStyle w:val="BodyText"/>
        <w:spacing w:before="3"/>
        <w:rPr>
          <w:sz w:val="5"/>
        </w:rPr>
      </w:pPr>
    </w:p>
    <w:p w14:paraId="2458A3FC" w14:textId="77777777" w:rsidR="006D0986" w:rsidRDefault="006D0986" w:rsidP="006D0986">
      <w:pPr>
        <w:pStyle w:val="BodyText"/>
        <w:spacing w:before="5"/>
        <w:rPr>
          <w:sz w:val="13"/>
        </w:rPr>
      </w:pPr>
    </w:p>
    <w:p w14:paraId="07073CBC" w14:textId="7797C1BA" w:rsidR="00E43EF1" w:rsidRDefault="006D0986" w:rsidP="006D0986">
      <w:pPr>
        <w:spacing w:before="92"/>
        <w:ind w:left="240"/>
        <w:rPr>
          <w:b/>
          <w:sz w:val="24"/>
        </w:rPr>
      </w:pPr>
      <w:r w:rsidRPr="002D52D6">
        <w:rPr>
          <w:b/>
          <w:sz w:val="24"/>
          <w:szCs w:val="24"/>
        </w:rPr>
        <w:t>Tsab ntawv tshaj tawm ntawm Kev Kwv yees Kev Siv Nyiaj rau xyoo dhau los ntawm kev nqis tes ua muaj nyob hauv Daim Ntawv Qhia Nyiaj Txhua Xyoo</w:t>
      </w:r>
      <w:r w:rsidR="000E40D2">
        <w:rPr>
          <w:b/>
          <w:sz w:val="24"/>
        </w:rPr>
        <w:t>.</w:t>
      </w:r>
    </w:p>
    <w:p w14:paraId="3BB1B8BC" w14:textId="77777777" w:rsidR="00E43EF1" w:rsidRDefault="00E43EF1">
      <w:pPr>
        <w:rPr>
          <w:sz w:val="24"/>
        </w:rPr>
        <w:sectPr w:rsidR="00E43EF1">
          <w:pgSz w:w="15840" w:h="12240" w:orient="landscape"/>
          <w:pgMar w:top="640" w:right="120" w:bottom="480" w:left="120" w:header="0" w:footer="284" w:gutter="0"/>
          <w:cols w:space="720"/>
        </w:sectPr>
      </w:pPr>
    </w:p>
    <w:p w14:paraId="2C08E63B" w14:textId="77777777" w:rsidR="00E43EF1" w:rsidRDefault="00E43EF1">
      <w:pPr>
        <w:pStyle w:val="BodyText"/>
        <w:rPr>
          <w:b/>
          <w:sz w:val="20"/>
        </w:rPr>
      </w:pPr>
    </w:p>
    <w:p w14:paraId="6C75286B" w14:textId="77777777" w:rsidR="00E43EF1" w:rsidRDefault="00E43EF1">
      <w:pPr>
        <w:pStyle w:val="BodyText"/>
        <w:rPr>
          <w:b/>
          <w:sz w:val="20"/>
        </w:rPr>
      </w:pPr>
    </w:p>
    <w:p w14:paraId="659C798B" w14:textId="77777777" w:rsidR="00E43EF1" w:rsidRDefault="00E43EF1">
      <w:pPr>
        <w:pStyle w:val="BodyText"/>
        <w:spacing w:before="6"/>
        <w:rPr>
          <w:b/>
          <w:sz w:val="25"/>
        </w:rPr>
      </w:pPr>
    </w:p>
    <w:p w14:paraId="3EEFC042" w14:textId="0CBD54AD" w:rsidR="00E43EF1" w:rsidRPr="00025E9D" w:rsidRDefault="00B672F4">
      <w:pPr>
        <w:spacing w:before="88"/>
        <w:ind w:left="240"/>
        <w:rPr>
          <w:b/>
          <w:sz w:val="32"/>
          <w:szCs w:val="32"/>
        </w:rPr>
      </w:pPr>
      <w:r>
        <w:rPr>
          <w:noProof/>
          <w:lang w:bidi="th-TH"/>
        </w:rPr>
        <mc:AlternateContent>
          <mc:Choice Requires="wps">
            <w:drawing>
              <wp:anchor distT="0" distB="0" distL="114300" distR="114300" simplePos="0" relativeHeight="251707392" behindDoc="0" locked="0" layoutInCell="1" allowOverlap="1" wp14:anchorId="7E2BDC6D" wp14:editId="6DF28AA2">
                <wp:simplePos x="0" y="0"/>
                <wp:positionH relativeFrom="page">
                  <wp:posOffset>145415</wp:posOffset>
                </wp:positionH>
                <wp:positionV relativeFrom="paragraph">
                  <wp:posOffset>-479425</wp:posOffset>
                </wp:positionV>
                <wp:extent cx="9768205" cy="346075"/>
                <wp:effectExtent l="0" t="0" r="0" b="0"/>
                <wp:wrapNone/>
                <wp:docPr id="426" name="Text 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68205" cy="346075"/>
                        </a:xfrm>
                        <a:prstGeom prst="rect">
                          <a:avLst/>
                        </a:prstGeom>
                        <a:solidFill>
                          <a:srgbClr val="DBE5F1"/>
                        </a:solidFill>
                        <a:ln w="28575">
                          <a:solidFill>
                            <a:srgbClr val="000000"/>
                          </a:solidFill>
                          <a:miter lim="800000"/>
                          <a:headEnd/>
                          <a:tailEnd/>
                        </a:ln>
                      </wps:spPr>
                      <wps:txbx>
                        <w:txbxContent>
                          <w:p w14:paraId="50250D7B" w14:textId="033FE74B" w:rsidR="00AD19E5" w:rsidRPr="00025E9D" w:rsidRDefault="00AD19E5">
                            <w:pPr>
                              <w:spacing w:before="20"/>
                              <w:ind w:left="108"/>
                              <w:rPr>
                                <w:b/>
                                <w:sz w:val="36"/>
                                <w:szCs w:val="36"/>
                              </w:rPr>
                            </w:pPr>
                            <w:hyperlink r:id="rId37" w:anchor="GoalsandActions">
                              <w:r>
                                <w:rPr>
                                  <w:b/>
                                  <w:sz w:val="36"/>
                                  <w:szCs w:val="36"/>
                                </w:rPr>
                                <w:t>Cov</w:t>
                              </w:r>
                              <w:r w:rsidRPr="00025E9D">
                                <w:rPr>
                                  <w:b/>
                                  <w:sz w:val="36"/>
                                  <w:szCs w:val="36"/>
                                </w:rPr>
                                <w:t xml:space="preserve"> Hom Phiaj thiab Cov Kev Ua</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2BDC6D" id="Text Box 384" o:spid="_x0000_s1076" type="#_x0000_t202" style="position:absolute;left:0;text-align:left;margin-left:11.45pt;margin-top:-37.75pt;width:769.15pt;height:27.2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" fillcolor="#dbe5f1" strokeweight="2.25pt">
                <v:textbox inset="0,0,0,0">
                  <w:txbxContent>
                    <w:p w14:paraId="50250D7B" w14:textId="033FE74B" w:rsidR="00AD19E5" w:rsidRPr="00025E9D" w:rsidRDefault="00AD19E5">
                      <w:pPr>
                        <w:spacing w:before="20"/>
                        <w:ind w:left="108"/>
                        <w:rPr>
                          <w:b/>
                          <w:sz w:val="36"/>
                          <w:szCs w:val="36"/>
                        </w:rPr>
                      </w:pPr>
                      <w:hyperlink r:id="rId38" w:anchor="GoalsandActions">
                        <w:r>
                          <w:rPr>
                            <w:b/>
                            <w:sz w:val="36"/>
                            <w:szCs w:val="36"/>
                          </w:rPr>
                          <w:t>Cov</w:t>
                        </w:r>
                        <w:r w:rsidRPr="00025E9D">
                          <w:rPr>
                            <w:b/>
                            <w:sz w:val="36"/>
                            <w:szCs w:val="36"/>
                          </w:rPr>
                          <w:t xml:space="preserve"> Hom Phiaj thiab Cov Kev Ua</w:t>
                        </w:r>
                      </w:hyperlink>
                    </w:p>
                  </w:txbxContent>
                </v:textbox>
                <w10:wrap anchorx="page"/>
              </v:shape>
            </w:pict>
          </mc:Fallback>
        </mc:AlternateContent>
      </w:r>
      <w:hyperlink r:id="rId39" w:anchor="goalDescription">
        <w:r w:rsidR="008176A3">
          <w:rPr>
            <w:b/>
            <w:sz w:val="32"/>
            <w:szCs w:val="32"/>
          </w:rPr>
          <w:t xml:space="preserve">Lub </w:t>
        </w:r>
        <w:r w:rsidR="000E40D2" w:rsidRPr="00025E9D">
          <w:rPr>
            <w:b/>
            <w:sz w:val="32"/>
            <w:szCs w:val="32"/>
          </w:rPr>
          <w:t>Hom Phiaj</w:t>
        </w:r>
      </w:hyperlink>
    </w:p>
    <w:p w14:paraId="0EAF79FF" w14:textId="77777777" w:rsidR="00E43EF1" w:rsidRDefault="00E43EF1">
      <w:pPr>
        <w:pStyle w:val="BodyText"/>
        <w:rPr>
          <w:b/>
          <w:sz w:val="10"/>
        </w:rPr>
      </w:pPr>
    </w:p>
    <w:tbl>
      <w:tblPr>
        <w:tblW w:w="0" w:type="auto"/>
        <w:tblInd w:w="25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3355"/>
        <w:gridCol w:w="11755"/>
      </w:tblGrid>
      <w:tr w:rsidR="00E43EF1" w14:paraId="10F4FE7E" w14:textId="77777777" w:rsidTr="00BD76D3">
        <w:trPr>
          <w:trHeight w:val="417"/>
        </w:trPr>
        <w:tc>
          <w:tcPr>
            <w:tcW w:w="3355" w:type="dxa"/>
            <w:shd w:val="clear" w:color="auto" w:fill="DBE5F1"/>
          </w:tcPr>
          <w:p w14:paraId="7CE7F331" w14:textId="560C9BDB" w:rsidR="00E43EF1" w:rsidRPr="00025E9D" w:rsidRDefault="00F336E2">
            <w:pPr>
              <w:pStyle w:val="TableParagraph"/>
              <w:spacing w:before="58"/>
              <w:ind w:left="605" w:right="596"/>
              <w:jc w:val="center"/>
              <w:rPr>
                <w:b/>
              </w:rPr>
            </w:pPr>
            <w:r>
              <w:rPr>
                <w:b/>
              </w:rPr>
              <w:t>H</w:t>
            </w:r>
            <w:r w:rsidR="000E40D2" w:rsidRPr="00025E9D">
              <w:rPr>
                <w:b/>
              </w:rPr>
              <w:t>om phiaj #</w:t>
            </w:r>
          </w:p>
        </w:tc>
        <w:tc>
          <w:tcPr>
            <w:tcW w:w="11755" w:type="dxa"/>
            <w:shd w:val="clear" w:color="auto" w:fill="DBE5F1"/>
          </w:tcPr>
          <w:p w14:paraId="69698A8C" w14:textId="77777777" w:rsidR="00E43EF1" w:rsidRPr="00025E9D" w:rsidRDefault="000E40D2">
            <w:pPr>
              <w:pStyle w:val="TableParagraph"/>
              <w:spacing w:before="58"/>
              <w:ind w:left="58"/>
              <w:rPr>
                <w:b/>
              </w:rPr>
            </w:pPr>
            <w:r w:rsidRPr="00025E9D">
              <w:rPr>
                <w:b/>
              </w:rPr>
              <w:t>Kev piav qhia</w:t>
            </w:r>
          </w:p>
        </w:tc>
      </w:tr>
      <w:tr w:rsidR="00E43EF1" w14:paraId="1C3B7A30" w14:textId="77777777" w:rsidTr="00BD76D3">
        <w:trPr>
          <w:trHeight w:val="417"/>
        </w:trPr>
        <w:tc>
          <w:tcPr>
            <w:tcW w:w="3355" w:type="dxa"/>
          </w:tcPr>
          <w:p w14:paraId="21D3F540" w14:textId="77777777" w:rsidR="00E43EF1" w:rsidRPr="00025E9D" w:rsidRDefault="000E40D2">
            <w:pPr>
              <w:pStyle w:val="TableParagraph"/>
              <w:spacing w:before="58"/>
              <w:ind w:left="9"/>
              <w:jc w:val="center"/>
              <w:rPr>
                <w:b/>
              </w:rPr>
            </w:pPr>
            <w:r w:rsidRPr="00025E9D">
              <w:rPr>
                <w:b/>
              </w:rPr>
              <w:t>4</w:t>
            </w:r>
          </w:p>
        </w:tc>
        <w:tc>
          <w:tcPr>
            <w:tcW w:w="11755" w:type="dxa"/>
          </w:tcPr>
          <w:p w14:paraId="5B746B0B" w14:textId="7432A0D7" w:rsidR="00E43EF1" w:rsidRPr="00025E9D" w:rsidRDefault="000E40D2">
            <w:pPr>
              <w:pStyle w:val="TableParagraph"/>
              <w:spacing w:before="58"/>
              <w:ind w:left="58"/>
            </w:pPr>
            <w:r w:rsidRPr="00025E9D">
              <w:t xml:space="preserve">Nce </w:t>
            </w:r>
            <w:ins w:id="2122" w:author="Khamsaolee Xainhiaxang" w:date="2021-07-04T22:23:00Z">
              <w:r w:rsidR="0048291B">
                <w:t xml:space="preserve">Qib Ntawm </w:t>
              </w:r>
            </w:ins>
            <w:r w:rsidRPr="00025E9D">
              <w:t>Kev Koom Tes Ntawm Niam Txiv</w:t>
            </w:r>
          </w:p>
        </w:tc>
      </w:tr>
    </w:tbl>
    <w:p w14:paraId="30CB3A36" w14:textId="6F1EEA85" w:rsidR="00E43EF1" w:rsidRDefault="00B672F4">
      <w:pPr>
        <w:pStyle w:val="BodyText"/>
        <w:spacing w:before="10"/>
        <w:rPr>
          <w:b/>
          <w:sz w:val="7"/>
        </w:rPr>
      </w:pPr>
      <w:r>
        <w:rPr>
          <w:noProof/>
          <w:lang w:bidi="th-TH"/>
        </w:rPr>
        <mc:AlternateContent>
          <mc:Choice Requires="wps">
            <w:drawing>
              <wp:anchor distT="0" distB="0" distL="0" distR="0" simplePos="0" relativeHeight="251705344" behindDoc="1" locked="0" layoutInCell="1" allowOverlap="1" wp14:anchorId="73B42E77" wp14:editId="11E090C7">
                <wp:simplePos x="0" y="0"/>
                <wp:positionH relativeFrom="page">
                  <wp:posOffset>210185</wp:posOffset>
                </wp:positionH>
                <wp:positionV relativeFrom="paragraph">
                  <wp:posOffset>73025</wp:posOffset>
                </wp:positionV>
                <wp:extent cx="9638030" cy="175260"/>
                <wp:effectExtent l="0" t="0" r="0" b="0"/>
                <wp:wrapTopAndBottom/>
                <wp:docPr id="425" name="Text 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8030" cy="17526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184A6" w14:textId="38CB824A" w:rsidR="00AD19E5" w:rsidRPr="00235E78" w:rsidRDefault="00AD19E5">
                            <w:pPr>
                              <w:pStyle w:val="BodyText"/>
                              <w:ind w:left="29"/>
                              <w:rPr>
                                <w:sz w:val="22"/>
                                <w:szCs w:val="22"/>
                              </w:rPr>
                            </w:pPr>
                            <w:hyperlink r:id="rId40" w:anchor="ExplanationofWhytheLEADevelopedGoals">
                              <w:r w:rsidRPr="00235E78">
                                <w:rPr>
                                  <w:sz w:val="22"/>
                                  <w:szCs w:val="22"/>
                                </w:rPr>
                                <w:t>Cov lus piav qhia tias vim li cas LEA thiaj tau tsim lub hom phiaj no.</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B42E77" id="Text Box 383" o:spid="_x0000_s1077" type="#_x0000_t202" style="position:absolute;margin-left:16.55pt;margin-top:5.75pt;width:758.9pt;height:13.8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" fillcolor="#dbe5f1" stroked="f">
                <v:textbox inset="0,0,0,0">
                  <w:txbxContent>
                    <w:p w14:paraId="14C184A6" w14:textId="38CB824A" w:rsidR="00AD19E5" w:rsidRPr="00235E78" w:rsidRDefault="00AD19E5">
                      <w:pPr>
                        <w:pStyle w:val="BodyText"/>
                        <w:ind w:left="29"/>
                        <w:rPr>
                          <w:sz w:val="22"/>
                          <w:szCs w:val="22"/>
                        </w:rPr>
                      </w:pPr>
                      <w:hyperlink r:id="rId41" w:anchor="ExplanationofWhytheLEADevelopedGoals">
                        <w:r w:rsidRPr="00235E78">
                          <w:rPr>
                            <w:sz w:val="22"/>
                            <w:szCs w:val="22"/>
                          </w:rPr>
                          <w:t>Cov lus piav qhia tias vim li cas LEA thiaj tau tsim lub hom phiaj no.</w:t>
                        </w:r>
                      </w:hyperlink>
                    </w:p>
                  </w:txbxContent>
                </v:textbox>
                <w10:wrap type="topAndBottom" anchorx="page"/>
              </v:shape>
            </w:pict>
          </mc:Fallback>
        </mc:AlternateContent>
      </w:r>
    </w:p>
    <w:p w14:paraId="7F84FAFC" w14:textId="77777777" w:rsidR="00E43EF1" w:rsidRDefault="00E43EF1">
      <w:pPr>
        <w:pStyle w:val="BodyText"/>
        <w:spacing w:before="8"/>
        <w:rPr>
          <w:b/>
          <w:sz w:val="2"/>
        </w:rPr>
      </w:pPr>
    </w:p>
    <w:p w14:paraId="2B9D9FCB" w14:textId="45E3A6E6" w:rsidR="00E43EF1" w:rsidRDefault="00B672F4">
      <w:pPr>
        <w:pStyle w:val="BodyText"/>
        <w:ind w:left="240"/>
        <w:rPr>
          <w:sz w:val="20"/>
        </w:rPr>
      </w:pPr>
      <w:r>
        <w:rPr>
          <w:noProof/>
          <w:sz w:val="20"/>
          <w:lang w:bidi="th-TH"/>
        </w:rPr>
        <mc:AlternateContent>
          <mc:Choice Requires="wps">
            <w:drawing>
              <wp:inline distT="0" distB="0" distL="0" distR="0" wp14:anchorId="38EFB7FC" wp14:editId="21CCB90B">
                <wp:extent cx="9588500" cy="750570"/>
                <wp:effectExtent l="9525" t="9525" r="12700" b="11430"/>
                <wp:docPr id="424" name="Text Box 6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75057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3A5D0D68" w14:textId="54BF4147" w:rsidR="00AD19E5" w:rsidRPr="00686A90" w:rsidRDefault="00AD19E5" w:rsidP="00264D05">
                            <w:pPr>
                              <w:pStyle w:val="BodyText"/>
                              <w:spacing w:before="58"/>
                              <w:ind w:left="48" w:right="777"/>
                              <w:jc w:val="both"/>
                              <w:rPr>
                                <w:sz w:val="20"/>
                                <w:szCs w:val="20"/>
                              </w:rPr>
                            </w:pPr>
                            <w:r w:rsidRPr="00686A90">
                              <w:rPr>
                                <w:sz w:val="20"/>
                                <w:szCs w:val="20"/>
                              </w:rPr>
                              <w:t>Cov rooj sib tham hauv zej zog thiab niam txiv cov rooj sib tham</w:t>
                            </w:r>
                            <w:r>
                              <w:rPr>
                                <w:sz w:val="20"/>
                                <w:szCs w:val="20"/>
                              </w:rPr>
                              <w:t xml:space="preserve"> uas</w:t>
                            </w:r>
                            <w:r w:rsidRPr="00686A90">
                              <w:rPr>
                                <w:sz w:val="20"/>
                                <w:szCs w:val="20"/>
                              </w:rPr>
                              <w:t xml:space="preserve"> tsis tu ncua nthuav tawm thiab hais txog qhov xav tau ntawm niam txiv kev koom tes </w:t>
                            </w:r>
                            <w:del w:id="2123" w:author="Khamsaolee Xainhiaxang" w:date="2021-07-04T22:25:00Z">
                              <w:r w:rsidRPr="00686A90" w:rsidDel="0048291B">
                                <w:rPr>
                                  <w:sz w:val="20"/>
                                  <w:szCs w:val="20"/>
                                </w:rPr>
                                <w:delText>thiab kev koom tes</w:delText>
                              </w:r>
                            </w:del>
                            <w:r w:rsidRPr="00686A90">
                              <w:rPr>
                                <w:sz w:val="20"/>
                                <w:szCs w:val="20"/>
                              </w:rPr>
                              <w:t xml:space="preserve">. </w:t>
                            </w:r>
                            <w:del w:id="2124" w:author="Khamsaolee Xainhiaxang" w:date="2021-07-04T22:25:00Z">
                              <w:r w:rsidRPr="00686A90" w:rsidDel="0048291B">
                                <w:rPr>
                                  <w:sz w:val="20"/>
                                  <w:szCs w:val="20"/>
                                </w:rPr>
                                <w:delText>Kev nce qib</w:delText>
                              </w:r>
                            </w:del>
                            <w:ins w:id="2125" w:author="Khamsaolee Xainhiaxang" w:date="2021-07-04T22:25:00Z">
                              <w:r>
                                <w:rPr>
                                  <w:sz w:val="20"/>
                                  <w:szCs w:val="20"/>
                                </w:rPr>
                                <w:t>Nws</w:t>
                              </w:r>
                            </w:ins>
                            <w:r w:rsidRPr="00686A90">
                              <w:rPr>
                                <w:sz w:val="20"/>
                                <w:szCs w:val="20"/>
                              </w:rPr>
                              <w:t xml:space="preserve"> yuav ntsuas los ntawm </w:t>
                            </w:r>
                            <w:ins w:id="2126" w:author="Khamsaolee Xainhiaxang" w:date="2021-07-04T22:26:00Z">
                              <w:r>
                                <w:rPr>
                                  <w:sz w:val="20"/>
                                  <w:szCs w:val="20"/>
                                </w:rPr>
                                <w:t>c</w:t>
                              </w:r>
                            </w:ins>
                            <w:del w:id="2127" w:author="Khamsaolee Xainhiaxang" w:date="2021-07-04T22:26:00Z">
                              <w:r w:rsidRPr="00686A90" w:rsidDel="0048291B">
                                <w:rPr>
                                  <w:sz w:val="20"/>
                                  <w:szCs w:val="20"/>
                                </w:rPr>
                                <w:delText>q</w:delText>
                              </w:r>
                            </w:del>
                            <w:r w:rsidRPr="00686A90">
                              <w:rPr>
                                <w:sz w:val="20"/>
                                <w:szCs w:val="20"/>
                              </w:rPr>
                              <w:t xml:space="preserve">hov feem pua ​​ntawm cov niam txiv mus koom kev cob qhia thiab mus </w:t>
                            </w:r>
                            <w:del w:id="2128" w:author="Khamsaolee Xainhiaxang" w:date="2021-07-04T22:26:00Z">
                              <w:r w:rsidRPr="00686A90" w:rsidDel="00480A23">
                                <w:rPr>
                                  <w:sz w:val="20"/>
                                  <w:szCs w:val="20"/>
                                </w:rPr>
                                <w:delText>cuag cov</w:delText>
                              </w:r>
                            </w:del>
                            <w:ins w:id="2129" w:author="Khamsaolee Xainhiaxang" w:date="2021-07-04T22:26:00Z">
                              <w:r>
                                <w:rPr>
                                  <w:sz w:val="20"/>
                                  <w:szCs w:val="20"/>
                                </w:rPr>
                                <w:t>rau txhua</w:t>
                              </w:r>
                            </w:ins>
                            <w:r w:rsidRPr="00686A90">
                              <w:rPr>
                                <w:sz w:val="20"/>
                                <w:szCs w:val="20"/>
                              </w:rPr>
                              <w:t xml:space="preserve"> </w:t>
                            </w:r>
                            <w:del w:id="2130" w:author="Khamsaolee Xainhiaxang" w:date="2021-07-04T22:27:00Z">
                              <w:r w:rsidRPr="00686A90" w:rsidDel="00480A23">
                                <w:rPr>
                                  <w:sz w:val="20"/>
                                  <w:szCs w:val="20"/>
                                </w:rPr>
                                <w:delText xml:space="preserve">pab pawg </w:delText>
                              </w:r>
                            </w:del>
                            <w:ins w:id="2131" w:author="Khamsaolee Xainhiaxang" w:date="2021-07-04T22:27:00Z">
                              <w:r>
                                <w:rPr>
                                  <w:sz w:val="20"/>
                                  <w:szCs w:val="20"/>
                                </w:rPr>
                                <w:t xml:space="preserve">haiv neeg </w:t>
                              </w:r>
                            </w:ins>
                            <w:del w:id="2132" w:author="Khamsaolee Xainhiaxang" w:date="2021-07-04T22:27:00Z">
                              <w:r w:rsidRPr="00686A90" w:rsidDel="00480A23">
                                <w:rPr>
                                  <w:sz w:val="20"/>
                                  <w:szCs w:val="20"/>
                                </w:rPr>
                                <w:delText xml:space="preserve">sib txawv </w:delText>
                              </w:r>
                            </w:del>
                            <w:r w:rsidRPr="00686A90">
                              <w:rPr>
                                <w:sz w:val="20"/>
                                <w:szCs w:val="20"/>
                              </w:rPr>
                              <w:t>tuaj koom cov hauj</w:t>
                            </w:r>
                            <w:r>
                              <w:rPr>
                                <w:sz w:val="20"/>
                                <w:szCs w:val="20"/>
                              </w:rPr>
                              <w:t xml:space="preserve"> </w:t>
                            </w:r>
                            <w:r w:rsidRPr="00686A90">
                              <w:rPr>
                                <w:sz w:val="20"/>
                                <w:szCs w:val="20"/>
                              </w:rPr>
                              <w:t>lwm kev ua ub no.</w:t>
                            </w:r>
                            <w:r>
                              <w:rPr>
                                <w:sz w:val="20"/>
                                <w:szCs w:val="20"/>
                              </w:rPr>
                              <w:t xml:space="preserve"> </w:t>
                            </w:r>
                            <w:r w:rsidRPr="00686A90">
                              <w:rPr>
                                <w:sz w:val="20"/>
                                <w:szCs w:val="20"/>
                              </w:rPr>
                              <w:t>Cov</w:t>
                            </w:r>
                            <w:del w:id="2133" w:author="Khamsaolee Xainhiaxang" w:date="2021-07-04T22:27:00Z">
                              <w:r w:rsidRPr="00686A90" w:rsidDel="00480A23">
                                <w:rPr>
                                  <w:sz w:val="20"/>
                                  <w:szCs w:val="20"/>
                                </w:rPr>
                                <w:delText xml:space="preserve"> tswv yim los ntawm cov </w:delText>
                              </w:r>
                            </w:del>
                            <w:r w:rsidRPr="00686A90">
                              <w:rPr>
                                <w:sz w:val="20"/>
                                <w:szCs w:val="20"/>
                              </w:rPr>
                              <w:t xml:space="preserve">muaj feem </w:t>
                            </w:r>
                            <w:del w:id="2134" w:author="Khamsaolee Xainhiaxang" w:date="2021-07-04T22:27:00Z">
                              <w:r w:rsidRPr="00686A90" w:rsidDel="00480A23">
                                <w:rPr>
                                  <w:sz w:val="20"/>
                                  <w:szCs w:val="20"/>
                                </w:rPr>
                                <w:delText xml:space="preserve">cuam </w:delText>
                              </w:r>
                            </w:del>
                            <w:ins w:id="2135" w:author="Khamsaolee Xainhiaxang" w:date="2021-07-04T22:27:00Z">
                              <w:r>
                                <w:rPr>
                                  <w:sz w:val="20"/>
                                  <w:szCs w:val="20"/>
                                </w:rPr>
                                <w:t>xyuam</w:t>
                              </w:r>
                              <w:r w:rsidRPr="00686A90">
                                <w:rPr>
                                  <w:sz w:val="20"/>
                                  <w:szCs w:val="20"/>
                                </w:rPr>
                                <w:t xml:space="preserve"> </w:t>
                              </w:r>
                            </w:ins>
                            <w:r w:rsidRPr="00686A90">
                              <w:rPr>
                                <w:sz w:val="20"/>
                                <w:szCs w:val="20"/>
                              </w:rPr>
                              <w:t xml:space="preserve">pom tau tias 98% ntawm cov kev soj ntsuam </w:t>
                            </w:r>
                            <w:del w:id="2136" w:author="Khamsaolee Xainhiaxang" w:date="2021-07-04T22:28:00Z">
                              <w:r w:rsidRPr="00686A90" w:rsidDel="00480A23">
                                <w:rPr>
                                  <w:sz w:val="20"/>
                                  <w:szCs w:val="20"/>
                                </w:rPr>
                                <w:delText>tiav hauv</w:delText>
                              </w:r>
                            </w:del>
                            <w:ins w:id="2137" w:author="Khamsaolee Xainhiaxang" w:date="2021-07-04T22:28:00Z">
                              <w:r>
                                <w:rPr>
                                  <w:sz w:val="20"/>
                                  <w:szCs w:val="20"/>
                                </w:rPr>
                                <w:t xml:space="preserve">uas siv </w:t>
                              </w:r>
                            </w:ins>
                            <w:r w:rsidRPr="00686A90">
                              <w:rPr>
                                <w:sz w:val="20"/>
                                <w:szCs w:val="20"/>
                              </w:rPr>
                              <w:t xml:space="preserve"> </w:t>
                            </w:r>
                            <w:del w:id="2138" w:author="Khamsaolee Xainhiaxang" w:date="2021-07-04T22:29:00Z">
                              <w:r w:rsidDel="00480A23">
                                <w:rPr>
                                  <w:sz w:val="20"/>
                                  <w:szCs w:val="20"/>
                                </w:rPr>
                                <w:delText xml:space="preserve">kev kawm </w:delText>
                              </w:r>
                            </w:del>
                            <w:r>
                              <w:rPr>
                                <w:sz w:val="20"/>
                                <w:szCs w:val="20"/>
                              </w:rPr>
                              <w:t xml:space="preserve">lus </w:t>
                            </w:r>
                            <w:r w:rsidRPr="00686A90">
                              <w:rPr>
                                <w:sz w:val="20"/>
                                <w:szCs w:val="20"/>
                              </w:rPr>
                              <w:t>Askiv thiab 30% yog cov niam txiv los</w:t>
                            </w:r>
                            <w:r>
                              <w:rPr>
                                <w:sz w:val="20"/>
                                <w:szCs w:val="20"/>
                              </w:rPr>
                              <w:t xml:space="preserve"> </w:t>
                            </w:r>
                            <w:r w:rsidRPr="00686A90">
                              <w:rPr>
                                <w:sz w:val="20"/>
                                <w:szCs w:val="20"/>
                              </w:rPr>
                              <w:t>sis cov saib xyuas ntawm cov tub ntxhais kawm uas yog Cov Kawm Lus Askiv.</w:t>
                            </w:r>
                          </w:p>
                        </w:txbxContent>
                      </wps:txbx>
                      <wps:bodyPr rot="0" vert="horz" wrap="square" lIns="0" tIns="0" rIns="0" bIns="0" anchor="t" anchorCtr="0" upright="1">
                        <a:noAutofit/>
                      </wps:bodyPr>
                    </wps:wsp>
                  </a:graphicData>
                </a:graphic>
              </wp:inline>
            </w:drawing>
          </mc:Choice>
          <mc:Fallback>
            <w:pict>
              <v:shape w14:anchorId="38EFB7FC" id="Text Box 619" o:spid="_x0000_s1078" type="#_x0000_t202" style="width:7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" filled="f" strokecolor="#8496b0" strokeweight="1pt">
                <v:textbox inset="0,0,0,0">
                  <w:txbxContent>
                    <w:p w14:paraId="3A5D0D68" w14:textId="54BF4147" w:rsidR="00AD19E5" w:rsidRPr="00686A90" w:rsidRDefault="00AD19E5" w:rsidP="00264D05">
                      <w:pPr>
                        <w:pStyle w:val="BodyText"/>
                        <w:spacing w:before="58"/>
                        <w:ind w:left="48" w:right="777"/>
                        <w:jc w:val="both"/>
                        <w:rPr>
                          <w:sz w:val="20"/>
                          <w:szCs w:val="20"/>
                        </w:rPr>
                      </w:pPr>
                      <w:r w:rsidRPr="00686A90">
                        <w:rPr>
                          <w:sz w:val="20"/>
                          <w:szCs w:val="20"/>
                        </w:rPr>
                        <w:t>Cov rooj sib tham hauv zej zog thiab niam txiv cov rooj sib tham</w:t>
                      </w:r>
                      <w:r>
                        <w:rPr>
                          <w:sz w:val="20"/>
                          <w:szCs w:val="20"/>
                        </w:rPr>
                        <w:t xml:space="preserve"> uas</w:t>
                      </w:r>
                      <w:r w:rsidRPr="00686A90">
                        <w:rPr>
                          <w:sz w:val="20"/>
                          <w:szCs w:val="20"/>
                        </w:rPr>
                        <w:t xml:space="preserve"> tsis tu ncua nthuav tawm thiab hais txog qhov xav tau ntawm niam txiv kev koom tes </w:t>
                      </w:r>
                      <w:del w:id="2139" w:author="Khamsaolee Xainhiaxang" w:date="2021-07-04T22:25:00Z">
                        <w:r w:rsidRPr="00686A90" w:rsidDel="0048291B">
                          <w:rPr>
                            <w:sz w:val="20"/>
                            <w:szCs w:val="20"/>
                          </w:rPr>
                          <w:delText>thiab kev koom tes</w:delText>
                        </w:r>
                      </w:del>
                      <w:r w:rsidRPr="00686A90">
                        <w:rPr>
                          <w:sz w:val="20"/>
                          <w:szCs w:val="20"/>
                        </w:rPr>
                        <w:t xml:space="preserve">. </w:t>
                      </w:r>
                      <w:del w:id="2140" w:author="Khamsaolee Xainhiaxang" w:date="2021-07-04T22:25:00Z">
                        <w:r w:rsidRPr="00686A90" w:rsidDel="0048291B">
                          <w:rPr>
                            <w:sz w:val="20"/>
                            <w:szCs w:val="20"/>
                          </w:rPr>
                          <w:delText>Kev nce qib</w:delText>
                        </w:r>
                      </w:del>
                      <w:ins w:id="2141" w:author="Khamsaolee Xainhiaxang" w:date="2021-07-04T22:25:00Z">
                        <w:r>
                          <w:rPr>
                            <w:sz w:val="20"/>
                            <w:szCs w:val="20"/>
                          </w:rPr>
                          <w:t>Nws</w:t>
                        </w:r>
                      </w:ins>
                      <w:r w:rsidRPr="00686A90">
                        <w:rPr>
                          <w:sz w:val="20"/>
                          <w:szCs w:val="20"/>
                        </w:rPr>
                        <w:t xml:space="preserve"> yuav ntsuas los ntawm </w:t>
                      </w:r>
                      <w:ins w:id="2142" w:author="Khamsaolee Xainhiaxang" w:date="2021-07-04T22:26:00Z">
                        <w:r>
                          <w:rPr>
                            <w:sz w:val="20"/>
                            <w:szCs w:val="20"/>
                          </w:rPr>
                          <w:t>c</w:t>
                        </w:r>
                      </w:ins>
                      <w:del w:id="2143" w:author="Khamsaolee Xainhiaxang" w:date="2021-07-04T22:26:00Z">
                        <w:r w:rsidRPr="00686A90" w:rsidDel="0048291B">
                          <w:rPr>
                            <w:sz w:val="20"/>
                            <w:szCs w:val="20"/>
                          </w:rPr>
                          <w:delText>q</w:delText>
                        </w:r>
                      </w:del>
                      <w:r w:rsidRPr="00686A90">
                        <w:rPr>
                          <w:sz w:val="20"/>
                          <w:szCs w:val="20"/>
                        </w:rPr>
                        <w:t xml:space="preserve">hov feem pua ​​ntawm cov niam txiv mus koom kev cob qhia thiab mus </w:t>
                      </w:r>
                      <w:del w:id="2144" w:author="Khamsaolee Xainhiaxang" w:date="2021-07-04T22:26:00Z">
                        <w:r w:rsidRPr="00686A90" w:rsidDel="00480A23">
                          <w:rPr>
                            <w:sz w:val="20"/>
                            <w:szCs w:val="20"/>
                          </w:rPr>
                          <w:delText>cuag cov</w:delText>
                        </w:r>
                      </w:del>
                      <w:ins w:id="2145" w:author="Khamsaolee Xainhiaxang" w:date="2021-07-04T22:26:00Z">
                        <w:r>
                          <w:rPr>
                            <w:sz w:val="20"/>
                            <w:szCs w:val="20"/>
                          </w:rPr>
                          <w:t>rau txhua</w:t>
                        </w:r>
                      </w:ins>
                      <w:r w:rsidRPr="00686A90">
                        <w:rPr>
                          <w:sz w:val="20"/>
                          <w:szCs w:val="20"/>
                        </w:rPr>
                        <w:t xml:space="preserve"> </w:t>
                      </w:r>
                      <w:del w:id="2146" w:author="Khamsaolee Xainhiaxang" w:date="2021-07-04T22:27:00Z">
                        <w:r w:rsidRPr="00686A90" w:rsidDel="00480A23">
                          <w:rPr>
                            <w:sz w:val="20"/>
                            <w:szCs w:val="20"/>
                          </w:rPr>
                          <w:delText xml:space="preserve">pab pawg </w:delText>
                        </w:r>
                      </w:del>
                      <w:ins w:id="2147" w:author="Khamsaolee Xainhiaxang" w:date="2021-07-04T22:27:00Z">
                        <w:r>
                          <w:rPr>
                            <w:sz w:val="20"/>
                            <w:szCs w:val="20"/>
                          </w:rPr>
                          <w:t xml:space="preserve">haiv neeg </w:t>
                        </w:r>
                      </w:ins>
                      <w:del w:id="2148" w:author="Khamsaolee Xainhiaxang" w:date="2021-07-04T22:27:00Z">
                        <w:r w:rsidRPr="00686A90" w:rsidDel="00480A23">
                          <w:rPr>
                            <w:sz w:val="20"/>
                            <w:szCs w:val="20"/>
                          </w:rPr>
                          <w:delText xml:space="preserve">sib txawv </w:delText>
                        </w:r>
                      </w:del>
                      <w:r w:rsidRPr="00686A90">
                        <w:rPr>
                          <w:sz w:val="20"/>
                          <w:szCs w:val="20"/>
                        </w:rPr>
                        <w:t>tuaj koom cov hauj</w:t>
                      </w:r>
                      <w:r>
                        <w:rPr>
                          <w:sz w:val="20"/>
                          <w:szCs w:val="20"/>
                        </w:rPr>
                        <w:t xml:space="preserve"> </w:t>
                      </w:r>
                      <w:r w:rsidRPr="00686A90">
                        <w:rPr>
                          <w:sz w:val="20"/>
                          <w:szCs w:val="20"/>
                        </w:rPr>
                        <w:t>lwm kev ua ub no.</w:t>
                      </w:r>
                      <w:r>
                        <w:rPr>
                          <w:sz w:val="20"/>
                          <w:szCs w:val="20"/>
                        </w:rPr>
                        <w:t xml:space="preserve"> </w:t>
                      </w:r>
                      <w:r w:rsidRPr="00686A90">
                        <w:rPr>
                          <w:sz w:val="20"/>
                          <w:szCs w:val="20"/>
                        </w:rPr>
                        <w:t>Cov</w:t>
                      </w:r>
                      <w:del w:id="2149" w:author="Khamsaolee Xainhiaxang" w:date="2021-07-04T22:27:00Z">
                        <w:r w:rsidRPr="00686A90" w:rsidDel="00480A23">
                          <w:rPr>
                            <w:sz w:val="20"/>
                            <w:szCs w:val="20"/>
                          </w:rPr>
                          <w:delText xml:space="preserve"> tswv yim los ntawm cov </w:delText>
                        </w:r>
                      </w:del>
                      <w:r w:rsidRPr="00686A90">
                        <w:rPr>
                          <w:sz w:val="20"/>
                          <w:szCs w:val="20"/>
                        </w:rPr>
                        <w:t xml:space="preserve">muaj feem </w:t>
                      </w:r>
                      <w:del w:id="2150" w:author="Khamsaolee Xainhiaxang" w:date="2021-07-04T22:27:00Z">
                        <w:r w:rsidRPr="00686A90" w:rsidDel="00480A23">
                          <w:rPr>
                            <w:sz w:val="20"/>
                            <w:szCs w:val="20"/>
                          </w:rPr>
                          <w:delText xml:space="preserve">cuam </w:delText>
                        </w:r>
                      </w:del>
                      <w:ins w:id="2151" w:author="Khamsaolee Xainhiaxang" w:date="2021-07-04T22:27:00Z">
                        <w:r>
                          <w:rPr>
                            <w:sz w:val="20"/>
                            <w:szCs w:val="20"/>
                          </w:rPr>
                          <w:t>xyuam</w:t>
                        </w:r>
                        <w:r w:rsidRPr="00686A90">
                          <w:rPr>
                            <w:sz w:val="20"/>
                            <w:szCs w:val="20"/>
                          </w:rPr>
                          <w:t xml:space="preserve"> </w:t>
                        </w:r>
                      </w:ins>
                      <w:r w:rsidRPr="00686A90">
                        <w:rPr>
                          <w:sz w:val="20"/>
                          <w:szCs w:val="20"/>
                        </w:rPr>
                        <w:t xml:space="preserve">pom tau tias 98% ntawm cov kev soj ntsuam </w:t>
                      </w:r>
                      <w:del w:id="2152" w:author="Khamsaolee Xainhiaxang" w:date="2021-07-04T22:28:00Z">
                        <w:r w:rsidRPr="00686A90" w:rsidDel="00480A23">
                          <w:rPr>
                            <w:sz w:val="20"/>
                            <w:szCs w:val="20"/>
                          </w:rPr>
                          <w:delText>tiav hauv</w:delText>
                        </w:r>
                      </w:del>
                      <w:ins w:id="2153" w:author="Khamsaolee Xainhiaxang" w:date="2021-07-04T22:28:00Z">
                        <w:r>
                          <w:rPr>
                            <w:sz w:val="20"/>
                            <w:szCs w:val="20"/>
                          </w:rPr>
                          <w:t xml:space="preserve">uas siv </w:t>
                        </w:r>
                      </w:ins>
                      <w:r w:rsidRPr="00686A90">
                        <w:rPr>
                          <w:sz w:val="20"/>
                          <w:szCs w:val="20"/>
                        </w:rPr>
                        <w:t xml:space="preserve"> </w:t>
                      </w:r>
                      <w:del w:id="2154" w:author="Khamsaolee Xainhiaxang" w:date="2021-07-04T22:29:00Z">
                        <w:r w:rsidDel="00480A23">
                          <w:rPr>
                            <w:sz w:val="20"/>
                            <w:szCs w:val="20"/>
                          </w:rPr>
                          <w:delText xml:space="preserve">kev kawm </w:delText>
                        </w:r>
                      </w:del>
                      <w:r>
                        <w:rPr>
                          <w:sz w:val="20"/>
                          <w:szCs w:val="20"/>
                        </w:rPr>
                        <w:t xml:space="preserve">lus </w:t>
                      </w:r>
                      <w:r w:rsidRPr="00686A90">
                        <w:rPr>
                          <w:sz w:val="20"/>
                          <w:szCs w:val="20"/>
                        </w:rPr>
                        <w:t>Askiv thiab 30% yog cov niam txiv los</w:t>
                      </w:r>
                      <w:r>
                        <w:rPr>
                          <w:sz w:val="20"/>
                          <w:szCs w:val="20"/>
                        </w:rPr>
                        <w:t xml:space="preserve"> </w:t>
                      </w:r>
                      <w:r w:rsidRPr="00686A90">
                        <w:rPr>
                          <w:sz w:val="20"/>
                          <w:szCs w:val="20"/>
                        </w:rPr>
                        <w:t>sis cov saib xyuas ntawm cov tub ntxhais kawm uas yog Cov Kawm Lus Askiv.</w:t>
                      </w:r>
                    </w:p>
                  </w:txbxContent>
                </v:textbox>
                <w10:anchorlock/>
              </v:shape>
            </w:pict>
          </mc:Fallback>
        </mc:AlternateContent>
      </w:r>
    </w:p>
    <w:p w14:paraId="5907E72A" w14:textId="61273990" w:rsidR="00E43EF1" w:rsidRPr="002F0CC8" w:rsidRDefault="00151748">
      <w:pPr>
        <w:spacing w:before="156"/>
        <w:ind w:left="240"/>
        <w:rPr>
          <w:b/>
          <w:sz w:val="32"/>
          <w:szCs w:val="32"/>
        </w:rPr>
      </w:pPr>
      <w:hyperlink r:id="rId42" w:anchor="MeasuringandReportingResults">
        <w:r w:rsidR="000E40D2" w:rsidRPr="002F0CC8">
          <w:rPr>
            <w:b/>
            <w:sz w:val="32"/>
            <w:szCs w:val="32"/>
          </w:rPr>
          <w:t xml:space="preserve">Ntsuas </w:t>
        </w:r>
        <w:r w:rsidR="002F0CC8" w:rsidRPr="002F0CC8">
          <w:rPr>
            <w:b/>
            <w:sz w:val="32"/>
            <w:szCs w:val="32"/>
          </w:rPr>
          <w:t xml:space="preserve">Xyuas </w:t>
        </w:r>
        <w:r w:rsidR="000E40D2" w:rsidRPr="002F0CC8">
          <w:rPr>
            <w:b/>
            <w:sz w:val="32"/>
            <w:szCs w:val="32"/>
          </w:rPr>
          <w:t>thiab Tshaj Tawm Cov Ntsiab Lus</w:t>
        </w:r>
      </w:hyperlink>
    </w:p>
    <w:p w14:paraId="1F3C2DD8" w14:textId="77777777" w:rsidR="00E43EF1" w:rsidRPr="002F0CC8" w:rsidRDefault="00E43EF1">
      <w:pPr>
        <w:pStyle w:val="BodyText"/>
        <w:spacing w:before="11"/>
        <w:rPr>
          <w:b/>
          <w:sz w:val="32"/>
          <w:szCs w:val="32"/>
        </w:rPr>
      </w:pPr>
    </w:p>
    <w:tbl>
      <w:tblPr>
        <w:tblW w:w="0" w:type="auto"/>
        <w:tblInd w:w="250"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left w:w="0" w:type="dxa"/>
          <w:right w:w="0" w:type="dxa"/>
        </w:tblCellMar>
        <w:tblLook w:val="01E0" w:firstRow="1" w:lastRow="1" w:firstColumn="1" w:lastColumn="1" w:noHBand="0" w:noVBand="0"/>
      </w:tblPr>
      <w:tblGrid>
        <w:gridCol w:w="2545"/>
        <w:gridCol w:w="3150"/>
        <w:gridCol w:w="2160"/>
        <w:gridCol w:w="2070"/>
        <w:gridCol w:w="2070"/>
        <w:gridCol w:w="3115"/>
        <w:tblGridChange w:id="2155">
          <w:tblGrid>
            <w:gridCol w:w="2545"/>
            <w:gridCol w:w="3150"/>
            <w:gridCol w:w="2160"/>
            <w:gridCol w:w="2070"/>
            <w:gridCol w:w="2070"/>
            <w:gridCol w:w="3115"/>
          </w:tblGrid>
        </w:tblGridChange>
      </w:tblGrid>
      <w:tr w:rsidR="00BB72A5" w14:paraId="67A740DF" w14:textId="77777777" w:rsidTr="001E1FD7">
        <w:trPr>
          <w:trHeight w:val="667"/>
        </w:trPr>
        <w:tc>
          <w:tcPr>
            <w:tcW w:w="2545" w:type="dxa"/>
            <w:shd w:val="clear" w:color="auto" w:fill="DBE5F1"/>
          </w:tcPr>
          <w:p w14:paraId="62B78D69" w14:textId="4D96F7C0" w:rsidR="00BB72A5" w:rsidRDefault="00C52A41" w:rsidP="00C52A41">
            <w:pPr>
              <w:pStyle w:val="TableParagraph"/>
              <w:spacing w:before="196"/>
              <w:ind w:right="902"/>
              <w:rPr>
                <w:sz w:val="24"/>
              </w:rPr>
            </w:pPr>
            <w:r>
              <w:rPr>
                <w:sz w:val="20"/>
                <w:szCs w:val="20"/>
              </w:rPr>
              <w:t xml:space="preserve">   Cov Cuab Yeej</w:t>
            </w:r>
          </w:p>
        </w:tc>
        <w:tc>
          <w:tcPr>
            <w:tcW w:w="3150" w:type="dxa"/>
            <w:shd w:val="clear" w:color="auto" w:fill="DBE5F1"/>
          </w:tcPr>
          <w:p w14:paraId="36B8DC19" w14:textId="04F37D27" w:rsidR="00BB72A5" w:rsidRDefault="00BB72A5" w:rsidP="00BB72A5">
            <w:pPr>
              <w:pStyle w:val="TableParagraph"/>
              <w:spacing w:before="196"/>
              <w:ind w:left="798"/>
              <w:rPr>
                <w:sz w:val="24"/>
              </w:rPr>
            </w:pPr>
            <w:r w:rsidRPr="002257F1">
              <w:rPr>
                <w:sz w:val="20"/>
                <w:szCs w:val="20"/>
              </w:rPr>
              <w:t>Lub hauv paus</w:t>
            </w:r>
          </w:p>
        </w:tc>
        <w:tc>
          <w:tcPr>
            <w:tcW w:w="2160" w:type="dxa"/>
            <w:shd w:val="clear" w:color="auto" w:fill="DBE5F1"/>
          </w:tcPr>
          <w:p w14:paraId="6CE07496" w14:textId="1C811E07" w:rsidR="00BB72A5" w:rsidRDefault="00BB72A5" w:rsidP="00BB72A5">
            <w:pPr>
              <w:pStyle w:val="TableParagraph"/>
              <w:spacing w:before="196"/>
              <w:ind w:left="385"/>
              <w:jc w:val="center"/>
              <w:rPr>
                <w:sz w:val="24"/>
              </w:rPr>
            </w:pPr>
            <w:r w:rsidRPr="002257F1">
              <w:rPr>
                <w:sz w:val="20"/>
                <w:szCs w:val="20"/>
              </w:rPr>
              <w:t>Qhov tshwm sim Xyoo 1</w:t>
            </w:r>
          </w:p>
        </w:tc>
        <w:tc>
          <w:tcPr>
            <w:tcW w:w="2070" w:type="dxa"/>
            <w:shd w:val="clear" w:color="auto" w:fill="DBE5F1"/>
          </w:tcPr>
          <w:p w14:paraId="79E57F99" w14:textId="12408667" w:rsidR="00BB72A5" w:rsidRDefault="00BB72A5" w:rsidP="00BB72A5">
            <w:pPr>
              <w:pStyle w:val="TableParagraph"/>
              <w:spacing w:before="196"/>
              <w:ind w:left="385"/>
              <w:jc w:val="center"/>
              <w:rPr>
                <w:sz w:val="24"/>
              </w:rPr>
            </w:pPr>
            <w:r w:rsidRPr="002257F1">
              <w:rPr>
                <w:sz w:val="20"/>
                <w:szCs w:val="20"/>
              </w:rPr>
              <w:t>Qhov tshwm sim Xyoo 2</w:t>
            </w:r>
          </w:p>
        </w:tc>
        <w:tc>
          <w:tcPr>
            <w:tcW w:w="2070" w:type="dxa"/>
            <w:shd w:val="clear" w:color="auto" w:fill="DBE5F1"/>
          </w:tcPr>
          <w:p w14:paraId="745CFA01" w14:textId="13E5290A" w:rsidR="00BB72A5" w:rsidRDefault="00BB72A5" w:rsidP="00BB72A5">
            <w:pPr>
              <w:pStyle w:val="TableParagraph"/>
              <w:spacing w:before="196"/>
              <w:ind w:left="385"/>
              <w:jc w:val="center"/>
              <w:rPr>
                <w:sz w:val="24"/>
              </w:rPr>
            </w:pPr>
            <w:r w:rsidRPr="002257F1">
              <w:rPr>
                <w:sz w:val="20"/>
                <w:szCs w:val="20"/>
              </w:rPr>
              <w:t>Qhov tshwm sim Xyoo 3</w:t>
            </w:r>
          </w:p>
        </w:tc>
        <w:tc>
          <w:tcPr>
            <w:tcW w:w="3115" w:type="dxa"/>
            <w:shd w:val="clear" w:color="auto" w:fill="DBE5F1"/>
          </w:tcPr>
          <w:p w14:paraId="2DEFE815" w14:textId="6EFB077B" w:rsidR="00BB72A5" w:rsidRDefault="00BB72A5" w:rsidP="00BB72A5">
            <w:pPr>
              <w:pStyle w:val="TableParagraph"/>
              <w:spacing w:before="58"/>
              <w:ind w:left="792" w:right="122" w:hanging="640"/>
              <w:rPr>
                <w:sz w:val="24"/>
              </w:rPr>
            </w:pPr>
            <w:r w:rsidRPr="002257F1">
              <w:rPr>
                <w:sz w:val="20"/>
                <w:szCs w:val="20"/>
              </w:rPr>
              <w:t>Xav Kom Muaj Qhov Zoo Tshaj rau</w:t>
            </w:r>
            <w:r>
              <w:rPr>
                <w:sz w:val="20"/>
                <w:szCs w:val="20"/>
              </w:rPr>
              <w:t xml:space="preserve"> xyoo</w:t>
            </w:r>
            <w:r w:rsidRPr="002257F1">
              <w:rPr>
                <w:sz w:val="20"/>
                <w:szCs w:val="20"/>
              </w:rPr>
              <w:t xml:space="preserve"> 2023–24</w:t>
            </w:r>
          </w:p>
        </w:tc>
      </w:tr>
      <w:tr w:rsidR="00E43EF1" w14:paraId="0E9A0AE9" w14:textId="77777777" w:rsidTr="001E1FD7">
        <w:trPr>
          <w:trHeight w:val="332"/>
        </w:trPr>
        <w:tc>
          <w:tcPr>
            <w:tcW w:w="2545" w:type="dxa"/>
            <w:tcBorders>
              <w:bottom w:val="nil"/>
            </w:tcBorders>
          </w:tcPr>
          <w:p w14:paraId="1670A3A6" w14:textId="0141AE10" w:rsidR="00E43EF1" w:rsidRPr="00542640" w:rsidRDefault="000E40D2" w:rsidP="00480A23">
            <w:pPr>
              <w:pStyle w:val="TableParagraph"/>
              <w:spacing w:before="58" w:line="255" w:lineRule="exact"/>
              <w:ind w:left="58"/>
              <w:rPr>
                <w:sz w:val="20"/>
                <w:szCs w:val="20"/>
              </w:rPr>
            </w:pPr>
            <w:del w:id="2156" w:author="Khamsaolee Xainhiaxang" w:date="2021-07-04T22:31:00Z">
              <w:r w:rsidRPr="00542640" w:rsidDel="00480A23">
                <w:rPr>
                  <w:sz w:val="20"/>
                  <w:szCs w:val="20"/>
                </w:rPr>
                <w:delText>Tus</w:delText>
              </w:r>
              <w:r w:rsidR="00C04942" w:rsidRPr="00542640" w:rsidDel="00480A23">
                <w:rPr>
                  <w:sz w:val="20"/>
                  <w:szCs w:val="20"/>
                </w:rPr>
                <w:delText xml:space="preserve"> </w:delText>
              </w:r>
              <w:r w:rsidRPr="00542640" w:rsidDel="00480A23">
                <w:rPr>
                  <w:sz w:val="20"/>
                  <w:szCs w:val="20"/>
                </w:rPr>
                <w:delText>naj</w:delText>
              </w:r>
            </w:del>
            <w:ins w:id="2157" w:author="Khamsaolee Xainhiaxang" w:date="2021-07-04T22:31:00Z">
              <w:r w:rsidR="00480A23">
                <w:rPr>
                  <w:sz w:val="20"/>
                  <w:szCs w:val="20"/>
                </w:rPr>
                <w:t>Cov</w:t>
              </w:r>
              <w:r w:rsidR="00480A23" w:rsidRPr="00542640">
                <w:rPr>
                  <w:sz w:val="20"/>
                  <w:szCs w:val="20"/>
                </w:rPr>
                <w:t xml:space="preserve"> niam txiv </w:t>
              </w:r>
              <w:r w:rsidR="00480A23">
                <w:rPr>
                  <w:sz w:val="20"/>
                  <w:szCs w:val="20"/>
                </w:rPr>
                <w:t>uas</w:t>
              </w:r>
              <w:r w:rsidR="00480A23" w:rsidRPr="00542640">
                <w:rPr>
                  <w:sz w:val="20"/>
                  <w:szCs w:val="20"/>
                </w:rPr>
                <w:t xml:space="preserve"> </w:t>
              </w:r>
            </w:ins>
            <w:ins w:id="2158" w:author="Khamsaolee Xainhiaxang" w:date="2021-07-04T22:32:00Z">
              <w:r w:rsidR="00480A23">
                <w:rPr>
                  <w:sz w:val="20"/>
                  <w:szCs w:val="20"/>
                </w:rPr>
                <w:t xml:space="preserve">muab </w:t>
              </w:r>
            </w:ins>
            <w:ins w:id="2159" w:author="Khamsaolee Xainhiaxang" w:date="2021-07-04T22:31:00Z">
              <w:r w:rsidR="00480A23" w:rsidRPr="00542640">
                <w:rPr>
                  <w:sz w:val="20"/>
                  <w:szCs w:val="20"/>
                </w:rPr>
                <w:t>koom</w:t>
              </w:r>
            </w:ins>
            <w:r w:rsidRPr="00542640">
              <w:rPr>
                <w:sz w:val="20"/>
                <w:szCs w:val="20"/>
              </w:rPr>
              <w:t xml:space="preserve"> </w:t>
            </w:r>
            <w:ins w:id="2160" w:author="Khamsaolee Xainhiaxang" w:date="2021-07-04T22:32:00Z">
              <w:r w:rsidR="00480A23">
                <w:rPr>
                  <w:sz w:val="20"/>
                  <w:szCs w:val="20"/>
                </w:rPr>
                <w:t>tes nrog rau</w:t>
              </w:r>
            </w:ins>
            <w:del w:id="2161" w:author="Khamsaolee Xainhiaxang" w:date="2021-07-04T22:32:00Z">
              <w:r w:rsidRPr="00542640" w:rsidDel="00480A23">
                <w:rPr>
                  <w:sz w:val="20"/>
                  <w:szCs w:val="20"/>
                </w:rPr>
                <w:delText>npawb ntawm</w:delText>
              </w:r>
            </w:del>
          </w:p>
        </w:tc>
        <w:tc>
          <w:tcPr>
            <w:tcW w:w="3150" w:type="dxa"/>
            <w:tcBorders>
              <w:bottom w:val="nil"/>
            </w:tcBorders>
          </w:tcPr>
          <w:p w14:paraId="7A42DBB6" w14:textId="0319DBF5" w:rsidR="00E43EF1" w:rsidRPr="00542640" w:rsidRDefault="002840D9">
            <w:pPr>
              <w:pStyle w:val="TableParagraph"/>
              <w:spacing w:before="58" w:line="255" w:lineRule="exact"/>
              <w:ind w:left="58"/>
              <w:rPr>
                <w:sz w:val="20"/>
                <w:szCs w:val="20"/>
              </w:rPr>
            </w:pPr>
            <w:r w:rsidRPr="00542640">
              <w:rPr>
                <w:sz w:val="20"/>
                <w:szCs w:val="20"/>
              </w:rPr>
              <w:t xml:space="preserve">Xyoo </w:t>
            </w:r>
            <w:r w:rsidR="000E40D2" w:rsidRPr="00542640">
              <w:rPr>
                <w:sz w:val="20"/>
                <w:szCs w:val="20"/>
              </w:rPr>
              <w:t>2019-20</w:t>
            </w:r>
          </w:p>
        </w:tc>
        <w:tc>
          <w:tcPr>
            <w:tcW w:w="2160" w:type="dxa"/>
            <w:vMerge w:val="restart"/>
          </w:tcPr>
          <w:p w14:paraId="71F3CF19" w14:textId="77777777" w:rsidR="00E43EF1" w:rsidRPr="00542640" w:rsidRDefault="00E43EF1">
            <w:pPr>
              <w:pStyle w:val="TableParagraph"/>
              <w:rPr>
                <w:rFonts w:ascii="Times New Roman"/>
                <w:sz w:val="20"/>
                <w:szCs w:val="20"/>
              </w:rPr>
            </w:pPr>
          </w:p>
        </w:tc>
        <w:tc>
          <w:tcPr>
            <w:tcW w:w="2070" w:type="dxa"/>
            <w:vMerge w:val="restart"/>
          </w:tcPr>
          <w:p w14:paraId="315CE732" w14:textId="77777777" w:rsidR="00E43EF1" w:rsidRPr="00542640" w:rsidRDefault="00E43EF1">
            <w:pPr>
              <w:pStyle w:val="TableParagraph"/>
              <w:rPr>
                <w:rFonts w:ascii="Times New Roman"/>
                <w:sz w:val="20"/>
                <w:szCs w:val="20"/>
              </w:rPr>
            </w:pPr>
          </w:p>
        </w:tc>
        <w:tc>
          <w:tcPr>
            <w:tcW w:w="2070" w:type="dxa"/>
            <w:vMerge w:val="restart"/>
          </w:tcPr>
          <w:p w14:paraId="541E3F68" w14:textId="77777777" w:rsidR="00E43EF1" w:rsidRPr="00542640" w:rsidRDefault="00E43EF1">
            <w:pPr>
              <w:pStyle w:val="TableParagraph"/>
              <w:rPr>
                <w:rFonts w:ascii="Times New Roman"/>
                <w:sz w:val="20"/>
                <w:szCs w:val="20"/>
              </w:rPr>
            </w:pPr>
          </w:p>
        </w:tc>
        <w:tc>
          <w:tcPr>
            <w:tcW w:w="3115" w:type="dxa"/>
            <w:tcBorders>
              <w:bottom w:val="nil"/>
            </w:tcBorders>
          </w:tcPr>
          <w:p w14:paraId="7DC35847" w14:textId="77777777" w:rsidR="00E43EF1" w:rsidRDefault="001E2546">
            <w:pPr>
              <w:pStyle w:val="TableParagraph"/>
              <w:spacing w:before="58" w:line="255" w:lineRule="exact"/>
              <w:ind w:left="57"/>
              <w:rPr>
                <w:ins w:id="2162" w:author="Khamsaolee Xainhiaxang" w:date="2021-07-04T22:34:00Z"/>
                <w:sz w:val="20"/>
                <w:szCs w:val="20"/>
              </w:rPr>
            </w:pPr>
            <w:r w:rsidRPr="00542640">
              <w:rPr>
                <w:sz w:val="20"/>
                <w:szCs w:val="20"/>
              </w:rPr>
              <w:t xml:space="preserve">Xyoo </w:t>
            </w:r>
            <w:r w:rsidR="000E40D2" w:rsidRPr="00542640">
              <w:rPr>
                <w:sz w:val="20"/>
                <w:szCs w:val="20"/>
              </w:rPr>
              <w:t>2023-2024</w:t>
            </w:r>
          </w:p>
          <w:p w14:paraId="2773553F" w14:textId="110D91B3" w:rsidR="00480A23" w:rsidRPr="00542640" w:rsidRDefault="00480A23">
            <w:pPr>
              <w:pStyle w:val="TableParagraph"/>
              <w:spacing w:before="58" w:line="255" w:lineRule="exact"/>
              <w:ind w:left="57"/>
              <w:rPr>
                <w:sz w:val="20"/>
                <w:szCs w:val="20"/>
              </w:rPr>
            </w:pPr>
            <w:ins w:id="2163" w:author="Khamsaolee Xainhiaxang" w:date="2021-07-04T22:34:00Z">
              <w:r w:rsidRPr="00542640">
                <w:rPr>
                  <w:sz w:val="20"/>
                  <w:szCs w:val="20"/>
                </w:rPr>
                <w:t>tag nrho 2139</w:t>
              </w:r>
            </w:ins>
          </w:p>
        </w:tc>
      </w:tr>
      <w:tr w:rsidR="00E43EF1" w14:paraId="5A4258D8" w14:textId="77777777" w:rsidTr="001E1FD7">
        <w:trPr>
          <w:trHeight w:val="265"/>
        </w:trPr>
        <w:tc>
          <w:tcPr>
            <w:tcW w:w="2545" w:type="dxa"/>
            <w:tcBorders>
              <w:top w:val="nil"/>
              <w:bottom w:val="nil"/>
            </w:tcBorders>
          </w:tcPr>
          <w:p w14:paraId="46A148E3" w14:textId="503F3278" w:rsidR="00E43EF1" w:rsidRPr="00542640" w:rsidRDefault="000E40D2">
            <w:pPr>
              <w:pStyle w:val="TableParagraph"/>
              <w:spacing w:line="246" w:lineRule="exact"/>
              <w:rPr>
                <w:sz w:val="20"/>
                <w:szCs w:val="20"/>
              </w:rPr>
              <w:pPrChange w:id="2164" w:author="Khamsaolee Xainhiaxang" w:date="2021-07-04T22:32:00Z">
                <w:pPr>
                  <w:pStyle w:val="TableParagraph"/>
                  <w:spacing w:line="246" w:lineRule="exact"/>
                  <w:ind w:left="58"/>
                </w:pPr>
              </w:pPrChange>
            </w:pPr>
            <w:del w:id="2165" w:author="Khamsaolee Xainhiaxang" w:date="2021-07-04T22:31:00Z">
              <w:r w:rsidRPr="00542640" w:rsidDel="00480A23">
                <w:rPr>
                  <w:sz w:val="20"/>
                  <w:szCs w:val="20"/>
                </w:rPr>
                <w:delText xml:space="preserve">cov niam txiv </w:delText>
              </w:r>
              <w:r w:rsidR="00AF18A7" w:rsidRPr="00542640" w:rsidDel="00480A23">
                <w:rPr>
                  <w:sz w:val="20"/>
                  <w:szCs w:val="20"/>
                </w:rPr>
                <w:delText xml:space="preserve">uas sib </w:delText>
              </w:r>
              <w:r w:rsidRPr="00542640" w:rsidDel="00480A23">
                <w:rPr>
                  <w:sz w:val="20"/>
                  <w:szCs w:val="20"/>
                </w:rPr>
                <w:delText xml:space="preserve">koom </w:delText>
              </w:r>
            </w:del>
            <w:del w:id="2166" w:author="Khamsaolee Xainhiaxang" w:date="2021-07-04T22:32:00Z">
              <w:r w:rsidRPr="00542640" w:rsidDel="00480A23">
                <w:rPr>
                  <w:sz w:val="20"/>
                  <w:szCs w:val="20"/>
                </w:rPr>
                <w:delText>nrog</w:delText>
              </w:r>
            </w:del>
          </w:p>
        </w:tc>
        <w:tc>
          <w:tcPr>
            <w:tcW w:w="3150" w:type="dxa"/>
            <w:tcBorders>
              <w:top w:val="nil"/>
              <w:bottom w:val="nil"/>
            </w:tcBorders>
          </w:tcPr>
          <w:p w14:paraId="347607CE" w14:textId="68403A94" w:rsidR="00E43EF1" w:rsidRPr="00542640" w:rsidRDefault="000E40D2">
            <w:pPr>
              <w:pStyle w:val="TableParagraph"/>
              <w:spacing w:line="246" w:lineRule="exact"/>
              <w:ind w:left="58"/>
              <w:rPr>
                <w:sz w:val="20"/>
                <w:szCs w:val="20"/>
              </w:rPr>
            </w:pPr>
            <w:r w:rsidRPr="00542640">
              <w:rPr>
                <w:sz w:val="20"/>
                <w:szCs w:val="20"/>
              </w:rPr>
              <w:t xml:space="preserve">27 cov niam txiv </w:t>
            </w:r>
            <w:del w:id="2167" w:author="Khamsaolee Xainhiaxang" w:date="2021-07-04T22:33:00Z">
              <w:r w:rsidRPr="00542640" w:rsidDel="00480A23">
                <w:rPr>
                  <w:sz w:val="20"/>
                  <w:szCs w:val="20"/>
                </w:rPr>
                <w:delText>tshwj xeeb</w:delText>
              </w:r>
            </w:del>
            <w:ins w:id="2168" w:author="Khamsaolee Xainhiaxang" w:date="2021-07-04T22:33:00Z">
              <w:r w:rsidR="00480A23">
                <w:rPr>
                  <w:sz w:val="20"/>
                  <w:szCs w:val="20"/>
                </w:rPr>
                <w:t xml:space="preserve"> </w:t>
              </w:r>
              <w:r w:rsidR="00480A23" w:rsidRPr="00542640">
                <w:rPr>
                  <w:sz w:val="20"/>
                  <w:szCs w:val="20"/>
                </w:rPr>
                <w:t>tau koom nrog DELAC</w:t>
              </w:r>
            </w:ins>
          </w:p>
        </w:tc>
        <w:tc>
          <w:tcPr>
            <w:tcW w:w="2160" w:type="dxa"/>
            <w:vMerge/>
            <w:tcBorders>
              <w:top w:val="nil"/>
            </w:tcBorders>
          </w:tcPr>
          <w:p w14:paraId="2F162D6C" w14:textId="77777777" w:rsidR="00E43EF1" w:rsidRPr="00542640" w:rsidRDefault="00E43EF1">
            <w:pPr>
              <w:rPr>
                <w:sz w:val="20"/>
                <w:szCs w:val="20"/>
              </w:rPr>
            </w:pPr>
          </w:p>
        </w:tc>
        <w:tc>
          <w:tcPr>
            <w:tcW w:w="2070" w:type="dxa"/>
            <w:vMerge/>
            <w:tcBorders>
              <w:top w:val="nil"/>
            </w:tcBorders>
          </w:tcPr>
          <w:p w14:paraId="00D95BEF" w14:textId="77777777" w:rsidR="00E43EF1" w:rsidRPr="00542640" w:rsidRDefault="00E43EF1">
            <w:pPr>
              <w:rPr>
                <w:sz w:val="20"/>
                <w:szCs w:val="20"/>
              </w:rPr>
            </w:pPr>
          </w:p>
        </w:tc>
        <w:tc>
          <w:tcPr>
            <w:tcW w:w="2070" w:type="dxa"/>
            <w:vMerge/>
            <w:tcBorders>
              <w:top w:val="nil"/>
            </w:tcBorders>
          </w:tcPr>
          <w:p w14:paraId="2DA88F2E" w14:textId="77777777" w:rsidR="00E43EF1" w:rsidRPr="00542640" w:rsidRDefault="00E43EF1">
            <w:pPr>
              <w:rPr>
                <w:sz w:val="20"/>
                <w:szCs w:val="20"/>
              </w:rPr>
            </w:pPr>
          </w:p>
        </w:tc>
        <w:tc>
          <w:tcPr>
            <w:tcW w:w="3115" w:type="dxa"/>
            <w:tcBorders>
              <w:top w:val="nil"/>
              <w:bottom w:val="nil"/>
            </w:tcBorders>
          </w:tcPr>
          <w:p w14:paraId="3689A9C2" w14:textId="511D7298" w:rsidR="00E43EF1" w:rsidRPr="00542640" w:rsidRDefault="001E2546">
            <w:pPr>
              <w:pStyle w:val="TableParagraph"/>
              <w:spacing w:line="246" w:lineRule="exact"/>
              <w:ind w:left="57"/>
              <w:rPr>
                <w:sz w:val="20"/>
                <w:szCs w:val="20"/>
              </w:rPr>
            </w:pPr>
            <w:del w:id="2169" w:author="Khamsaolee Xainhiaxang" w:date="2021-07-04T22:34:00Z">
              <w:r w:rsidRPr="00542640" w:rsidDel="00480A23">
                <w:rPr>
                  <w:sz w:val="20"/>
                  <w:szCs w:val="20"/>
                </w:rPr>
                <w:delText xml:space="preserve">tag nrho </w:delText>
              </w:r>
              <w:r w:rsidR="000E40D2" w:rsidRPr="00542640" w:rsidDel="00480A23">
                <w:rPr>
                  <w:sz w:val="20"/>
                  <w:szCs w:val="20"/>
                </w:rPr>
                <w:delText xml:space="preserve">2139 </w:delText>
              </w:r>
            </w:del>
          </w:p>
        </w:tc>
      </w:tr>
      <w:tr w:rsidR="00E43EF1" w14:paraId="5415DABE" w14:textId="77777777" w:rsidTr="001E1FD7">
        <w:trPr>
          <w:trHeight w:val="265"/>
        </w:trPr>
        <w:tc>
          <w:tcPr>
            <w:tcW w:w="2545" w:type="dxa"/>
            <w:tcBorders>
              <w:top w:val="nil"/>
              <w:bottom w:val="nil"/>
            </w:tcBorders>
          </w:tcPr>
          <w:p w14:paraId="3E574510" w14:textId="18E79C8C" w:rsidR="00E43EF1" w:rsidRPr="00542640" w:rsidRDefault="000E40D2">
            <w:pPr>
              <w:pStyle w:val="TableParagraph"/>
              <w:spacing w:line="246" w:lineRule="exact"/>
              <w:ind w:left="58"/>
              <w:rPr>
                <w:sz w:val="20"/>
                <w:szCs w:val="20"/>
              </w:rPr>
            </w:pPr>
            <w:r w:rsidRPr="00542640">
              <w:rPr>
                <w:sz w:val="20"/>
                <w:szCs w:val="20"/>
              </w:rPr>
              <w:t>DELAC thiab FACE</w:t>
            </w:r>
            <w:r w:rsidR="00AF18A7" w:rsidRPr="00542640">
              <w:rPr>
                <w:sz w:val="20"/>
                <w:szCs w:val="20"/>
              </w:rPr>
              <w:t xml:space="preserve"> </w:t>
            </w:r>
          </w:p>
        </w:tc>
        <w:tc>
          <w:tcPr>
            <w:tcW w:w="3150" w:type="dxa"/>
            <w:tcBorders>
              <w:top w:val="nil"/>
              <w:bottom w:val="nil"/>
            </w:tcBorders>
          </w:tcPr>
          <w:p w14:paraId="3501548C" w14:textId="0EC8BCEE" w:rsidR="00E43EF1" w:rsidRPr="00542640" w:rsidRDefault="000E40D2">
            <w:pPr>
              <w:pStyle w:val="TableParagraph"/>
              <w:spacing w:line="246" w:lineRule="exact"/>
              <w:rPr>
                <w:sz w:val="20"/>
                <w:szCs w:val="20"/>
              </w:rPr>
              <w:pPrChange w:id="2170" w:author="Khamsaolee Xainhiaxang" w:date="2021-07-04T22:33:00Z">
                <w:pPr>
                  <w:pStyle w:val="TableParagraph"/>
                  <w:spacing w:line="246" w:lineRule="exact"/>
                  <w:ind w:left="58"/>
                </w:pPr>
              </w:pPrChange>
            </w:pPr>
            <w:del w:id="2171" w:author="Khamsaolee Xainhiaxang" w:date="2021-07-04T22:33:00Z">
              <w:r w:rsidRPr="00542640" w:rsidDel="00480A23">
                <w:rPr>
                  <w:sz w:val="20"/>
                  <w:szCs w:val="20"/>
                </w:rPr>
                <w:delText>tau koom nrog DELAC</w:delText>
              </w:r>
            </w:del>
          </w:p>
        </w:tc>
        <w:tc>
          <w:tcPr>
            <w:tcW w:w="2160" w:type="dxa"/>
            <w:vMerge/>
            <w:tcBorders>
              <w:top w:val="nil"/>
            </w:tcBorders>
          </w:tcPr>
          <w:p w14:paraId="0F15619E" w14:textId="77777777" w:rsidR="00E43EF1" w:rsidRPr="00542640" w:rsidRDefault="00E43EF1">
            <w:pPr>
              <w:rPr>
                <w:sz w:val="20"/>
                <w:szCs w:val="20"/>
              </w:rPr>
            </w:pPr>
          </w:p>
        </w:tc>
        <w:tc>
          <w:tcPr>
            <w:tcW w:w="2070" w:type="dxa"/>
            <w:vMerge/>
            <w:tcBorders>
              <w:top w:val="nil"/>
            </w:tcBorders>
          </w:tcPr>
          <w:p w14:paraId="424EAD4F" w14:textId="77777777" w:rsidR="00E43EF1" w:rsidRPr="00542640" w:rsidRDefault="00E43EF1">
            <w:pPr>
              <w:rPr>
                <w:sz w:val="20"/>
                <w:szCs w:val="20"/>
              </w:rPr>
            </w:pPr>
          </w:p>
        </w:tc>
        <w:tc>
          <w:tcPr>
            <w:tcW w:w="2070" w:type="dxa"/>
            <w:vMerge/>
            <w:tcBorders>
              <w:top w:val="nil"/>
            </w:tcBorders>
          </w:tcPr>
          <w:p w14:paraId="5F5B9167" w14:textId="77777777" w:rsidR="00E43EF1" w:rsidRPr="00542640" w:rsidRDefault="00E43EF1">
            <w:pPr>
              <w:rPr>
                <w:sz w:val="20"/>
                <w:szCs w:val="20"/>
              </w:rPr>
            </w:pPr>
          </w:p>
        </w:tc>
        <w:tc>
          <w:tcPr>
            <w:tcW w:w="3115" w:type="dxa"/>
            <w:tcBorders>
              <w:top w:val="nil"/>
              <w:bottom w:val="nil"/>
            </w:tcBorders>
          </w:tcPr>
          <w:p w14:paraId="56E61739" w14:textId="77777777" w:rsidR="00E43EF1" w:rsidRPr="00542640" w:rsidRDefault="00E43EF1">
            <w:pPr>
              <w:pStyle w:val="TableParagraph"/>
              <w:rPr>
                <w:rFonts w:ascii="Times New Roman"/>
                <w:sz w:val="20"/>
                <w:szCs w:val="20"/>
              </w:rPr>
            </w:pPr>
          </w:p>
        </w:tc>
      </w:tr>
      <w:tr w:rsidR="00E43EF1" w14:paraId="1A5B9B2F" w14:textId="77777777" w:rsidTr="001E1FD7">
        <w:trPr>
          <w:trHeight w:val="265"/>
        </w:trPr>
        <w:tc>
          <w:tcPr>
            <w:tcW w:w="2545" w:type="dxa"/>
            <w:tcBorders>
              <w:top w:val="nil"/>
              <w:bottom w:val="nil"/>
            </w:tcBorders>
          </w:tcPr>
          <w:p w14:paraId="6575A095" w14:textId="69D87CC0" w:rsidR="00E43EF1" w:rsidRPr="00542640" w:rsidRDefault="00AF18A7">
            <w:pPr>
              <w:pStyle w:val="TableParagraph"/>
              <w:spacing w:line="246" w:lineRule="exact"/>
              <w:ind w:left="58"/>
              <w:rPr>
                <w:sz w:val="20"/>
                <w:szCs w:val="20"/>
              </w:rPr>
            </w:pPr>
            <w:r w:rsidRPr="00542640">
              <w:rPr>
                <w:sz w:val="20"/>
                <w:szCs w:val="20"/>
              </w:rPr>
              <w:t xml:space="preserve">Cov </w:t>
            </w:r>
            <w:r w:rsidR="000E40D2" w:rsidRPr="00542640">
              <w:rPr>
                <w:sz w:val="20"/>
                <w:szCs w:val="20"/>
              </w:rPr>
              <w:t>txheej xwm</w:t>
            </w:r>
          </w:p>
        </w:tc>
        <w:tc>
          <w:tcPr>
            <w:tcW w:w="3150" w:type="dxa"/>
            <w:tcBorders>
              <w:top w:val="nil"/>
              <w:bottom w:val="nil"/>
            </w:tcBorders>
          </w:tcPr>
          <w:p w14:paraId="6C9E741B" w14:textId="77777777" w:rsidR="00E43EF1" w:rsidRPr="00542640" w:rsidRDefault="000E40D2">
            <w:pPr>
              <w:pStyle w:val="TableParagraph"/>
              <w:spacing w:line="246" w:lineRule="exact"/>
              <w:ind w:left="58"/>
              <w:rPr>
                <w:sz w:val="20"/>
                <w:szCs w:val="20"/>
              </w:rPr>
            </w:pPr>
            <w:r w:rsidRPr="00542640">
              <w:rPr>
                <w:sz w:val="20"/>
                <w:szCs w:val="20"/>
              </w:rPr>
              <w:t>1,576 cov niam txiv</w:t>
            </w:r>
          </w:p>
        </w:tc>
        <w:tc>
          <w:tcPr>
            <w:tcW w:w="2160" w:type="dxa"/>
            <w:vMerge/>
            <w:tcBorders>
              <w:top w:val="nil"/>
            </w:tcBorders>
          </w:tcPr>
          <w:p w14:paraId="15D912F1" w14:textId="77777777" w:rsidR="00E43EF1" w:rsidRPr="00542640" w:rsidRDefault="00E43EF1">
            <w:pPr>
              <w:rPr>
                <w:sz w:val="20"/>
                <w:szCs w:val="20"/>
              </w:rPr>
            </w:pPr>
          </w:p>
        </w:tc>
        <w:tc>
          <w:tcPr>
            <w:tcW w:w="2070" w:type="dxa"/>
            <w:vMerge/>
            <w:tcBorders>
              <w:top w:val="nil"/>
            </w:tcBorders>
          </w:tcPr>
          <w:p w14:paraId="43B86704" w14:textId="77777777" w:rsidR="00E43EF1" w:rsidRPr="00542640" w:rsidRDefault="00E43EF1">
            <w:pPr>
              <w:rPr>
                <w:sz w:val="20"/>
                <w:szCs w:val="20"/>
              </w:rPr>
            </w:pPr>
          </w:p>
        </w:tc>
        <w:tc>
          <w:tcPr>
            <w:tcW w:w="2070" w:type="dxa"/>
            <w:vMerge/>
            <w:tcBorders>
              <w:top w:val="nil"/>
            </w:tcBorders>
          </w:tcPr>
          <w:p w14:paraId="1454D887" w14:textId="77777777" w:rsidR="00E43EF1" w:rsidRPr="00542640" w:rsidRDefault="00E43EF1">
            <w:pPr>
              <w:rPr>
                <w:sz w:val="20"/>
                <w:szCs w:val="20"/>
              </w:rPr>
            </w:pPr>
          </w:p>
        </w:tc>
        <w:tc>
          <w:tcPr>
            <w:tcW w:w="3115" w:type="dxa"/>
            <w:tcBorders>
              <w:top w:val="nil"/>
              <w:bottom w:val="nil"/>
            </w:tcBorders>
          </w:tcPr>
          <w:p w14:paraId="16035EE1" w14:textId="77777777" w:rsidR="00E43EF1" w:rsidRPr="00542640" w:rsidRDefault="00E43EF1">
            <w:pPr>
              <w:pStyle w:val="TableParagraph"/>
              <w:rPr>
                <w:rFonts w:ascii="Times New Roman"/>
                <w:sz w:val="20"/>
                <w:szCs w:val="20"/>
              </w:rPr>
            </w:pPr>
          </w:p>
        </w:tc>
      </w:tr>
      <w:tr w:rsidR="00E43EF1" w14:paraId="2EE7E6B1" w14:textId="77777777" w:rsidTr="001E1FD7">
        <w:trPr>
          <w:trHeight w:val="265"/>
        </w:trPr>
        <w:tc>
          <w:tcPr>
            <w:tcW w:w="2545" w:type="dxa"/>
            <w:tcBorders>
              <w:top w:val="nil"/>
              <w:bottom w:val="nil"/>
            </w:tcBorders>
          </w:tcPr>
          <w:p w14:paraId="475D0B74" w14:textId="77777777" w:rsidR="00E43EF1" w:rsidRPr="00542640" w:rsidRDefault="00E43EF1">
            <w:pPr>
              <w:pStyle w:val="TableParagraph"/>
              <w:rPr>
                <w:rFonts w:ascii="Times New Roman"/>
                <w:sz w:val="20"/>
                <w:szCs w:val="20"/>
              </w:rPr>
            </w:pPr>
          </w:p>
        </w:tc>
        <w:tc>
          <w:tcPr>
            <w:tcW w:w="3150" w:type="dxa"/>
            <w:tcBorders>
              <w:top w:val="nil"/>
              <w:bottom w:val="nil"/>
            </w:tcBorders>
          </w:tcPr>
          <w:p w14:paraId="578D2F84" w14:textId="77777777" w:rsidR="00E43EF1" w:rsidRPr="00542640" w:rsidRDefault="000E40D2">
            <w:pPr>
              <w:pStyle w:val="TableParagraph"/>
              <w:spacing w:line="246" w:lineRule="exact"/>
              <w:ind w:left="58"/>
              <w:rPr>
                <w:sz w:val="20"/>
                <w:szCs w:val="20"/>
              </w:rPr>
            </w:pPr>
            <w:r w:rsidRPr="00542640">
              <w:rPr>
                <w:sz w:val="20"/>
                <w:szCs w:val="20"/>
              </w:rPr>
              <w:t>tau koom nrog Tsev Neeg</w:t>
            </w:r>
          </w:p>
        </w:tc>
        <w:tc>
          <w:tcPr>
            <w:tcW w:w="2160" w:type="dxa"/>
            <w:vMerge/>
            <w:tcBorders>
              <w:top w:val="nil"/>
            </w:tcBorders>
          </w:tcPr>
          <w:p w14:paraId="5E64B4A4" w14:textId="77777777" w:rsidR="00E43EF1" w:rsidRPr="00542640" w:rsidRDefault="00E43EF1">
            <w:pPr>
              <w:rPr>
                <w:sz w:val="20"/>
                <w:szCs w:val="20"/>
              </w:rPr>
            </w:pPr>
          </w:p>
        </w:tc>
        <w:tc>
          <w:tcPr>
            <w:tcW w:w="2070" w:type="dxa"/>
            <w:vMerge/>
            <w:tcBorders>
              <w:top w:val="nil"/>
            </w:tcBorders>
          </w:tcPr>
          <w:p w14:paraId="5872E1AD" w14:textId="77777777" w:rsidR="00E43EF1" w:rsidRPr="00542640" w:rsidRDefault="00E43EF1">
            <w:pPr>
              <w:rPr>
                <w:sz w:val="20"/>
                <w:szCs w:val="20"/>
              </w:rPr>
            </w:pPr>
          </w:p>
        </w:tc>
        <w:tc>
          <w:tcPr>
            <w:tcW w:w="2070" w:type="dxa"/>
            <w:vMerge/>
            <w:tcBorders>
              <w:top w:val="nil"/>
            </w:tcBorders>
          </w:tcPr>
          <w:p w14:paraId="4A488B7B" w14:textId="77777777" w:rsidR="00E43EF1" w:rsidRPr="00542640" w:rsidRDefault="00E43EF1">
            <w:pPr>
              <w:rPr>
                <w:sz w:val="20"/>
                <w:szCs w:val="20"/>
              </w:rPr>
            </w:pPr>
          </w:p>
        </w:tc>
        <w:tc>
          <w:tcPr>
            <w:tcW w:w="3115" w:type="dxa"/>
            <w:tcBorders>
              <w:top w:val="nil"/>
              <w:bottom w:val="nil"/>
            </w:tcBorders>
          </w:tcPr>
          <w:p w14:paraId="5C1BBB28" w14:textId="77777777" w:rsidR="00E43EF1" w:rsidRPr="00542640" w:rsidRDefault="00E43EF1">
            <w:pPr>
              <w:pStyle w:val="TableParagraph"/>
              <w:rPr>
                <w:rFonts w:ascii="Times New Roman"/>
                <w:sz w:val="20"/>
                <w:szCs w:val="20"/>
              </w:rPr>
            </w:pPr>
          </w:p>
        </w:tc>
      </w:tr>
      <w:tr w:rsidR="00E43EF1" w14:paraId="2471545B" w14:textId="77777777" w:rsidTr="001E1FD7">
        <w:trPr>
          <w:trHeight w:val="265"/>
        </w:trPr>
        <w:tc>
          <w:tcPr>
            <w:tcW w:w="2545" w:type="dxa"/>
            <w:tcBorders>
              <w:top w:val="nil"/>
              <w:bottom w:val="nil"/>
            </w:tcBorders>
          </w:tcPr>
          <w:p w14:paraId="1189E321" w14:textId="77777777" w:rsidR="00E43EF1" w:rsidRPr="00542640" w:rsidRDefault="00E43EF1">
            <w:pPr>
              <w:pStyle w:val="TableParagraph"/>
              <w:rPr>
                <w:rFonts w:ascii="Times New Roman"/>
                <w:sz w:val="20"/>
                <w:szCs w:val="20"/>
              </w:rPr>
            </w:pPr>
          </w:p>
        </w:tc>
        <w:tc>
          <w:tcPr>
            <w:tcW w:w="3150" w:type="dxa"/>
            <w:tcBorders>
              <w:top w:val="nil"/>
              <w:bottom w:val="nil"/>
            </w:tcBorders>
          </w:tcPr>
          <w:p w14:paraId="71DB1FC2" w14:textId="2C7E834F" w:rsidR="00E43EF1" w:rsidRPr="00542640" w:rsidRDefault="000E40D2">
            <w:pPr>
              <w:pStyle w:val="TableParagraph"/>
              <w:spacing w:line="246" w:lineRule="exact"/>
              <w:ind w:left="58"/>
              <w:rPr>
                <w:sz w:val="20"/>
                <w:szCs w:val="20"/>
              </w:rPr>
            </w:pPr>
            <w:r w:rsidRPr="00542640">
              <w:rPr>
                <w:sz w:val="20"/>
                <w:szCs w:val="20"/>
              </w:rPr>
              <w:t>thiab Zej Zog</w:t>
            </w:r>
            <w:r w:rsidR="003D3CAE" w:rsidRPr="00542640">
              <w:rPr>
                <w:sz w:val="20"/>
                <w:szCs w:val="20"/>
              </w:rPr>
              <w:t xml:space="preserve"> </w:t>
            </w:r>
            <w:ins w:id="2172" w:author="Khamsaolee Xainhiaxang" w:date="2021-07-04T22:33:00Z">
              <w:r w:rsidR="00480A23">
                <w:rPr>
                  <w:sz w:val="20"/>
                  <w:szCs w:val="20"/>
                </w:rPr>
                <w:t xml:space="preserve">txoj </w:t>
              </w:r>
            </w:ins>
            <w:r w:rsidR="003D3CAE" w:rsidRPr="00542640">
              <w:rPr>
                <w:sz w:val="20"/>
                <w:szCs w:val="20"/>
              </w:rPr>
              <w:t>kev sib</w:t>
            </w:r>
          </w:p>
        </w:tc>
        <w:tc>
          <w:tcPr>
            <w:tcW w:w="2160" w:type="dxa"/>
            <w:vMerge/>
            <w:tcBorders>
              <w:top w:val="nil"/>
            </w:tcBorders>
          </w:tcPr>
          <w:p w14:paraId="7E5E4D35" w14:textId="77777777" w:rsidR="00E43EF1" w:rsidRPr="00542640" w:rsidRDefault="00E43EF1">
            <w:pPr>
              <w:rPr>
                <w:sz w:val="20"/>
                <w:szCs w:val="20"/>
              </w:rPr>
            </w:pPr>
          </w:p>
        </w:tc>
        <w:tc>
          <w:tcPr>
            <w:tcW w:w="2070" w:type="dxa"/>
            <w:vMerge/>
            <w:tcBorders>
              <w:top w:val="nil"/>
            </w:tcBorders>
          </w:tcPr>
          <w:p w14:paraId="02C4F4A7" w14:textId="77777777" w:rsidR="00E43EF1" w:rsidRPr="00542640" w:rsidRDefault="00E43EF1">
            <w:pPr>
              <w:rPr>
                <w:sz w:val="20"/>
                <w:szCs w:val="20"/>
              </w:rPr>
            </w:pPr>
          </w:p>
        </w:tc>
        <w:tc>
          <w:tcPr>
            <w:tcW w:w="2070" w:type="dxa"/>
            <w:vMerge/>
            <w:tcBorders>
              <w:top w:val="nil"/>
            </w:tcBorders>
          </w:tcPr>
          <w:p w14:paraId="58EA4AA9" w14:textId="77777777" w:rsidR="00E43EF1" w:rsidRPr="00542640" w:rsidRDefault="00E43EF1">
            <w:pPr>
              <w:rPr>
                <w:sz w:val="20"/>
                <w:szCs w:val="20"/>
              </w:rPr>
            </w:pPr>
          </w:p>
        </w:tc>
        <w:tc>
          <w:tcPr>
            <w:tcW w:w="3115" w:type="dxa"/>
            <w:tcBorders>
              <w:top w:val="nil"/>
              <w:bottom w:val="nil"/>
            </w:tcBorders>
          </w:tcPr>
          <w:p w14:paraId="2F3F24BE" w14:textId="77777777" w:rsidR="00E43EF1" w:rsidRPr="00542640" w:rsidRDefault="00E43EF1">
            <w:pPr>
              <w:pStyle w:val="TableParagraph"/>
              <w:rPr>
                <w:rFonts w:ascii="Times New Roman"/>
                <w:sz w:val="20"/>
                <w:szCs w:val="20"/>
              </w:rPr>
            </w:pPr>
          </w:p>
        </w:tc>
      </w:tr>
      <w:tr w:rsidR="00E43EF1" w14:paraId="3D5BF887" w14:textId="77777777" w:rsidTr="001E1FD7">
        <w:trPr>
          <w:trHeight w:val="265"/>
        </w:trPr>
        <w:tc>
          <w:tcPr>
            <w:tcW w:w="2545" w:type="dxa"/>
            <w:tcBorders>
              <w:top w:val="nil"/>
              <w:bottom w:val="nil"/>
            </w:tcBorders>
          </w:tcPr>
          <w:p w14:paraId="2ABDFDE7" w14:textId="77777777" w:rsidR="00E43EF1" w:rsidRPr="00542640" w:rsidRDefault="00E43EF1">
            <w:pPr>
              <w:pStyle w:val="TableParagraph"/>
              <w:rPr>
                <w:rFonts w:ascii="Times New Roman"/>
                <w:sz w:val="20"/>
                <w:szCs w:val="20"/>
              </w:rPr>
            </w:pPr>
          </w:p>
        </w:tc>
        <w:tc>
          <w:tcPr>
            <w:tcW w:w="3150" w:type="dxa"/>
            <w:tcBorders>
              <w:top w:val="nil"/>
              <w:bottom w:val="nil"/>
            </w:tcBorders>
          </w:tcPr>
          <w:p w14:paraId="55C24E66" w14:textId="4CC6B2CE" w:rsidR="00E43EF1" w:rsidRPr="00542640" w:rsidRDefault="000E40D2" w:rsidP="00480A23">
            <w:pPr>
              <w:pStyle w:val="TableParagraph"/>
              <w:spacing w:line="246" w:lineRule="exact"/>
              <w:ind w:left="58"/>
              <w:rPr>
                <w:sz w:val="20"/>
                <w:szCs w:val="20"/>
              </w:rPr>
            </w:pPr>
            <w:r w:rsidRPr="00542640">
              <w:rPr>
                <w:sz w:val="20"/>
                <w:szCs w:val="20"/>
              </w:rPr>
              <w:t xml:space="preserve">Koom Tes </w:t>
            </w:r>
            <w:del w:id="2173" w:author="Khamsaolee Xainhiaxang" w:date="2021-07-04T22:34:00Z">
              <w:r w:rsidR="003D3CAE" w:rsidRPr="00542640" w:rsidDel="00480A23">
                <w:rPr>
                  <w:sz w:val="20"/>
                  <w:szCs w:val="20"/>
                </w:rPr>
                <w:delText xml:space="preserve">ntawm cov </w:delText>
              </w:r>
              <w:r w:rsidRPr="00542640" w:rsidDel="00480A23">
                <w:rPr>
                  <w:sz w:val="20"/>
                  <w:szCs w:val="20"/>
                </w:rPr>
                <w:delText>Txheej Xwm</w:delText>
              </w:r>
            </w:del>
          </w:p>
        </w:tc>
        <w:tc>
          <w:tcPr>
            <w:tcW w:w="2160" w:type="dxa"/>
            <w:vMerge/>
            <w:tcBorders>
              <w:top w:val="nil"/>
            </w:tcBorders>
          </w:tcPr>
          <w:p w14:paraId="1A4683D6" w14:textId="77777777" w:rsidR="00E43EF1" w:rsidRPr="00542640" w:rsidRDefault="00E43EF1">
            <w:pPr>
              <w:rPr>
                <w:sz w:val="20"/>
                <w:szCs w:val="20"/>
              </w:rPr>
            </w:pPr>
          </w:p>
        </w:tc>
        <w:tc>
          <w:tcPr>
            <w:tcW w:w="2070" w:type="dxa"/>
            <w:vMerge/>
            <w:tcBorders>
              <w:top w:val="nil"/>
            </w:tcBorders>
          </w:tcPr>
          <w:p w14:paraId="1E3C67FC" w14:textId="77777777" w:rsidR="00E43EF1" w:rsidRPr="00542640" w:rsidRDefault="00E43EF1">
            <w:pPr>
              <w:rPr>
                <w:sz w:val="20"/>
                <w:szCs w:val="20"/>
              </w:rPr>
            </w:pPr>
          </w:p>
        </w:tc>
        <w:tc>
          <w:tcPr>
            <w:tcW w:w="2070" w:type="dxa"/>
            <w:vMerge/>
            <w:tcBorders>
              <w:top w:val="nil"/>
            </w:tcBorders>
          </w:tcPr>
          <w:p w14:paraId="0E6DEDB7" w14:textId="77777777" w:rsidR="00E43EF1" w:rsidRPr="00542640" w:rsidRDefault="00E43EF1">
            <w:pPr>
              <w:rPr>
                <w:sz w:val="20"/>
                <w:szCs w:val="20"/>
              </w:rPr>
            </w:pPr>
          </w:p>
        </w:tc>
        <w:tc>
          <w:tcPr>
            <w:tcW w:w="3115" w:type="dxa"/>
            <w:tcBorders>
              <w:top w:val="nil"/>
              <w:bottom w:val="nil"/>
            </w:tcBorders>
          </w:tcPr>
          <w:p w14:paraId="2A453DAE" w14:textId="77777777" w:rsidR="00E43EF1" w:rsidRPr="00542640" w:rsidRDefault="00E43EF1">
            <w:pPr>
              <w:pStyle w:val="TableParagraph"/>
              <w:rPr>
                <w:rFonts w:ascii="Times New Roman"/>
                <w:sz w:val="20"/>
                <w:szCs w:val="20"/>
              </w:rPr>
            </w:pPr>
          </w:p>
        </w:tc>
      </w:tr>
      <w:tr w:rsidR="00E43EF1" w14:paraId="69447C2C" w14:textId="77777777" w:rsidTr="001E1FD7">
        <w:trPr>
          <w:trHeight w:val="265"/>
        </w:trPr>
        <w:tc>
          <w:tcPr>
            <w:tcW w:w="2545" w:type="dxa"/>
            <w:tcBorders>
              <w:top w:val="nil"/>
              <w:bottom w:val="nil"/>
            </w:tcBorders>
          </w:tcPr>
          <w:p w14:paraId="0C5A355A" w14:textId="77777777" w:rsidR="00E43EF1" w:rsidRPr="00542640" w:rsidRDefault="00E43EF1">
            <w:pPr>
              <w:pStyle w:val="TableParagraph"/>
              <w:rPr>
                <w:rFonts w:ascii="Times New Roman"/>
                <w:sz w:val="20"/>
                <w:szCs w:val="20"/>
              </w:rPr>
            </w:pPr>
          </w:p>
        </w:tc>
        <w:tc>
          <w:tcPr>
            <w:tcW w:w="3150" w:type="dxa"/>
            <w:tcBorders>
              <w:top w:val="nil"/>
              <w:bottom w:val="nil"/>
            </w:tcBorders>
          </w:tcPr>
          <w:p w14:paraId="7BBD7D28" w14:textId="77777777" w:rsidR="00E43EF1" w:rsidRPr="00542640" w:rsidRDefault="000E40D2">
            <w:pPr>
              <w:pStyle w:val="TableParagraph"/>
              <w:spacing w:line="246" w:lineRule="exact"/>
              <w:ind w:left="58"/>
              <w:rPr>
                <w:sz w:val="20"/>
                <w:szCs w:val="20"/>
              </w:rPr>
            </w:pPr>
            <w:r w:rsidRPr="00542640">
              <w:rPr>
                <w:sz w:val="20"/>
                <w:szCs w:val="20"/>
              </w:rPr>
              <w:t>(Ntsej Muag)</w:t>
            </w:r>
          </w:p>
        </w:tc>
        <w:tc>
          <w:tcPr>
            <w:tcW w:w="2160" w:type="dxa"/>
            <w:vMerge/>
            <w:tcBorders>
              <w:top w:val="nil"/>
            </w:tcBorders>
          </w:tcPr>
          <w:p w14:paraId="2F7761F7" w14:textId="77777777" w:rsidR="00E43EF1" w:rsidRPr="00542640" w:rsidRDefault="00E43EF1">
            <w:pPr>
              <w:rPr>
                <w:sz w:val="20"/>
                <w:szCs w:val="20"/>
              </w:rPr>
            </w:pPr>
          </w:p>
        </w:tc>
        <w:tc>
          <w:tcPr>
            <w:tcW w:w="2070" w:type="dxa"/>
            <w:vMerge/>
            <w:tcBorders>
              <w:top w:val="nil"/>
            </w:tcBorders>
          </w:tcPr>
          <w:p w14:paraId="11F61314" w14:textId="77777777" w:rsidR="00E43EF1" w:rsidRPr="00542640" w:rsidRDefault="00E43EF1">
            <w:pPr>
              <w:rPr>
                <w:sz w:val="20"/>
                <w:szCs w:val="20"/>
              </w:rPr>
            </w:pPr>
          </w:p>
        </w:tc>
        <w:tc>
          <w:tcPr>
            <w:tcW w:w="2070" w:type="dxa"/>
            <w:vMerge/>
            <w:tcBorders>
              <w:top w:val="nil"/>
            </w:tcBorders>
          </w:tcPr>
          <w:p w14:paraId="2846B1A5" w14:textId="77777777" w:rsidR="00E43EF1" w:rsidRPr="00542640" w:rsidRDefault="00E43EF1">
            <w:pPr>
              <w:rPr>
                <w:sz w:val="20"/>
                <w:szCs w:val="20"/>
              </w:rPr>
            </w:pPr>
          </w:p>
        </w:tc>
        <w:tc>
          <w:tcPr>
            <w:tcW w:w="3115" w:type="dxa"/>
            <w:tcBorders>
              <w:top w:val="nil"/>
              <w:bottom w:val="nil"/>
            </w:tcBorders>
          </w:tcPr>
          <w:p w14:paraId="3B19D671" w14:textId="77777777" w:rsidR="00E43EF1" w:rsidRPr="00542640" w:rsidRDefault="00E43EF1">
            <w:pPr>
              <w:pStyle w:val="TableParagraph"/>
              <w:rPr>
                <w:rFonts w:ascii="Times New Roman"/>
                <w:sz w:val="20"/>
                <w:szCs w:val="20"/>
              </w:rPr>
            </w:pPr>
          </w:p>
        </w:tc>
      </w:tr>
      <w:tr w:rsidR="00E43EF1" w14:paraId="2A6E021B" w14:textId="77777777" w:rsidTr="00F42ACC">
        <w:tblPrEx>
          <w:tblW w:w="0" w:type="auto"/>
          <w:tblInd w:w="250"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left w:w="0" w:type="dxa"/>
            <w:right w:w="0" w:type="dxa"/>
          </w:tblCellMar>
          <w:tblLook w:val="01E0" w:firstRow="1" w:lastRow="1" w:firstColumn="1" w:lastColumn="1" w:noHBand="0" w:noVBand="0"/>
          <w:tblPrExChange w:id="2174" w:author="Khamsaolee Xainhiaxang" w:date="2021-07-04T22:37:00Z">
            <w:tblPrEx>
              <w:tblW w:w="0" w:type="auto"/>
              <w:tblInd w:w="250"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left w:w="0" w:type="dxa"/>
                <w:right w:w="0" w:type="dxa"/>
              </w:tblCellMar>
              <w:tblLook w:val="01E0" w:firstRow="1" w:lastRow="1" w:firstColumn="1" w:lastColumn="1" w:noHBand="0" w:noVBand="0"/>
            </w:tblPrEx>
          </w:tblPrExChange>
        </w:tblPrEx>
        <w:trPr>
          <w:trHeight w:val="347"/>
          <w:trPrChange w:id="2175" w:author="Khamsaolee Xainhiaxang" w:date="2021-07-04T22:37:00Z">
            <w:trPr>
              <w:trHeight w:val="601"/>
            </w:trPr>
          </w:trPrChange>
        </w:trPr>
        <w:tc>
          <w:tcPr>
            <w:tcW w:w="2545" w:type="dxa"/>
            <w:tcBorders>
              <w:top w:val="nil"/>
            </w:tcBorders>
            <w:tcPrChange w:id="2176" w:author="Khamsaolee Xainhiaxang" w:date="2021-07-04T22:37:00Z">
              <w:tcPr>
                <w:tcW w:w="2545" w:type="dxa"/>
                <w:tcBorders>
                  <w:top w:val="nil"/>
                </w:tcBorders>
              </w:tcPr>
            </w:tcPrChange>
          </w:tcPr>
          <w:p w14:paraId="035C9CFF" w14:textId="77777777" w:rsidR="00E43EF1" w:rsidRPr="00542640" w:rsidRDefault="00E43EF1">
            <w:pPr>
              <w:pStyle w:val="TableParagraph"/>
              <w:rPr>
                <w:rFonts w:ascii="Times New Roman"/>
                <w:sz w:val="20"/>
                <w:szCs w:val="20"/>
              </w:rPr>
            </w:pPr>
          </w:p>
        </w:tc>
        <w:tc>
          <w:tcPr>
            <w:tcW w:w="3150" w:type="dxa"/>
            <w:tcBorders>
              <w:top w:val="nil"/>
            </w:tcBorders>
            <w:tcPrChange w:id="2177" w:author="Khamsaolee Xainhiaxang" w:date="2021-07-04T22:37:00Z">
              <w:tcPr>
                <w:tcW w:w="3150" w:type="dxa"/>
                <w:tcBorders>
                  <w:top w:val="nil"/>
                </w:tcBorders>
              </w:tcPr>
            </w:tcPrChange>
          </w:tcPr>
          <w:p w14:paraId="12FFA387" w14:textId="6E6571DF" w:rsidR="00E43EF1" w:rsidRPr="00542640" w:rsidRDefault="003D3CAE">
            <w:pPr>
              <w:pStyle w:val="TableParagraph"/>
              <w:spacing w:line="267" w:lineRule="exact"/>
              <w:ind w:left="58"/>
              <w:rPr>
                <w:sz w:val="20"/>
                <w:szCs w:val="20"/>
              </w:rPr>
            </w:pPr>
            <w:r w:rsidRPr="00542640">
              <w:rPr>
                <w:sz w:val="20"/>
                <w:szCs w:val="20"/>
              </w:rPr>
              <w:t xml:space="preserve">Tag Nrho </w:t>
            </w:r>
            <w:r w:rsidR="000E40D2" w:rsidRPr="00542640">
              <w:rPr>
                <w:sz w:val="20"/>
                <w:szCs w:val="20"/>
              </w:rPr>
              <w:t xml:space="preserve">1,603 </w:t>
            </w:r>
          </w:p>
        </w:tc>
        <w:tc>
          <w:tcPr>
            <w:tcW w:w="2160" w:type="dxa"/>
            <w:vMerge/>
            <w:tcBorders>
              <w:top w:val="nil"/>
            </w:tcBorders>
            <w:tcPrChange w:id="2178" w:author="Khamsaolee Xainhiaxang" w:date="2021-07-04T22:37:00Z">
              <w:tcPr>
                <w:tcW w:w="2160" w:type="dxa"/>
                <w:vMerge/>
                <w:tcBorders>
                  <w:top w:val="nil"/>
                </w:tcBorders>
              </w:tcPr>
            </w:tcPrChange>
          </w:tcPr>
          <w:p w14:paraId="7431310E" w14:textId="77777777" w:rsidR="00E43EF1" w:rsidRPr="00542640" w:rsidRDefault="00E43EF1">
            <w:pPr>
              <w:rPr>
                <w:sz w:val="20"/>
                <w:szCs w:val="20"/>
              </w:rPr>
            </w:pPr>
          </w:p>
        </w:tc>
        <w:tc>
          <w:tcPr>
            <w:tcW w:w="2070" w:type="dxa"/>
            <w:vMerge/>
            <w:tcBorders>
              <w:top w:val="nil"/>
            </w:tcBorders>
            <w:tcPrChange w:id="2179" w:author="Khamsaolee Xainhiaxang" w:date="2021-07-04T22:37:00Z">
              <w:tcPr>
                <w:tcW w:w="2070" w:type="dxa"/>
                <w:vMerge/>
                <w:tcBorders>
                  <w:top w:val="nil"/>
                </w:tcBorders>
              </w:tcPr>
            </w:tcPrChange>
          </w:tcPr>
          <w:p w14:paraId="1E33DD13" w14:textId="77777777" w:rsidR="00E43EF1" w:rsidRPr="00542640" w:rsidRDefault="00E43EF1">
            <w:pPr>
              <w:rPr>
                <w:sz w:val="20"/>
                <w:szCs w:val="20"/>
              </w:rPr>
            </w:pPr>
          </w:p>
        </w:tc>
        <w:tc>
          <w:tcPr>
            <w:tcW w:w="2070" w:type="dxa"/>
            <w:vMerge/>
            <w:tcBorders>
              <w:top w:val="nil"/>
            </w:tcBorders>
            <w:tcPrChange w:id="2180" w:author="Khamsaolee Xainhiaxang" w:date="2021-07-04T22:37:00Z">
              <w:tcPr>
                <w:tcW w:w="2070" w:type="dxa"/>
                <w:vMerge/>
                <w:tcBorders>
                  <w:top w:val="nil"/>
                </w:tcBorders>
              </w:tcPr>
            </w:tcPrChange>
          </w:tcPr>
          <w:p w14:paraId="46B4E676" w14:textId="77777777" w:rsidR="00E43EF1" w:rsidRPr="00542640" w:rsidRDefault="00E43EF1">
            <w:pPr>
              <w:rPr>
                <w:sz w:val="20"/>
                <w:szCs w:val="20"/>
              </w:rPr>
            </w:pPr>
          </w:p>
        </w:tc>
        <w:tc>
          <w:tcPr>
            <w:tcW w:w="3115" w:type="dxa"/>
            <w:tcBorders>
              <w:top w:val="nil"/>
            </w:tcBorders>
            <w:tcPrChange w:id="2181" w:author="Khamsaolee Xainhiaxang" w:date="2021-07-04T22:37:00Z">
              <w:tcPr>
                <w:tcW w:w="3115" w:type="dxa"/>
                <w:tcBorders>
                  <w:top w:val="nil"/>
                </w:tcBorders>
              </w:tcPr>
            </w:tcPrChange>
          </w:tcPr>
          <w:p w14:paraId="24FA1E6D" w14:textId="77777777" w:rsidR="00E43EF1" w:rsidRPr="00542640" w:rsidRDefault="00E43EF1">
            <w:pPr>
              <w:pStyle w:val="TableParagraph"/>
              <w:rPr>
                <w:rFonts w:ascii="Times New Roman"/>
                <w:sz w:val="20"/>
                <w:szCs w:val="20"/>
              </w:rPr>
            </w:pPr>
          </w:p>
        </w:tc>
      </w:tr>
      <w:tr w:rsidR="00E43EF1" w14:paraId="5661D9D6" w14:textId="77777777" w:rsidTr="001E1FD7">
        <w:trPr>
          <w:trHeight w:val="332"/>
        </w:trPr>
        <w:tc>
          <w:tcPr>
            <w:tcW w:w="2545" w:type="dxa"/>
            <w:tcBorders>
              <w:bottom w:val="nil"/>
            </w:tcBorders>
          </w:tcPr>
          <w:p w14:paraId="59539CB9" w14:textId="2410DFD3" w:rsidR="00E43EF1" w:rsidRPr="00542640" w:rsidRDefault="000E40D2">
            <w:pPr>
              <w:pStyle w:val="TableParagraph"/>
              <w:spacing w:before="58" w:line="255" w:lineRule="exact"/>
              <w:ind w:left="58"/>
              <w:rPr>
                <w:sz w:val="20"/>
                <w:szCs w:val="20"/>
              </w:rPr>
            </w:pPr>
            <w:r w:rsidRPr="00542640">
              <w:rPr>
                <w:sz w:val="20"/>
                <w:szCs w:val="20"/>
              </w:rPr>
              <w:t xml:space="preserve">Mus koom </w:t>
            </w:r>
            <w:r w:rsidR="007C1890" w:rsidRPr="00542640">
              <w:rPr>
                <w:sz w:val="20"/>
                <w:szCs w:val="20"/>
              </w:rPr>
              <w:t xml:space="preserve">rau </w:t>
            </w:r>
            <w:r w:rsidRPr="00542640">
              <w:rPr>
                <w:sz w:val="20"/>
                <w:szCs w:val="20"/>
              </w:rPr>
              <w:t>kev cob qhia</w:t>
            </w:r>
            <w:r w:rsidR="005808A6" w:rsidRPr="00542640">
              <w:rPr>
                <w:sz w:val="20"/>
                <w:szCs w:val="20"/>
              </w:rPr>
              <w:t xml:space="preserve"> thiab cov rooj sib</w:t>
            </w:r>
          </w:p>
        </w:tc>
        <w:tc>
          <w:tcPr>
            <w:tcW w:w="3150" w:type="dxa"/>
            <w:tcBorders>
              <w:bottom w:val="nil"/>
            </w:tcBorders>
          </w:tcPr>
          <w:p w14:paraId="77B05A04" w14:textId="6EFD2B21" w:rsidR="00E43EF1" w:rsidRPr="00542640" w:rsidRDefault="0017100D">
            <w:pPr>
              <w:pStyle w:val="TableParagraph"/>
              <w:spacing w:before="58" w:line="255" w:lineRule="exact"/>
              <w:ind w:left="58"/>
              <w:rPr>
                <w:sz w:val="20"/>
                <w:szCs w:val="20"/>
              </w:rPr>
            </w:pPr>
            <w:r w:rsidRPr="00542640">
              <w:rPr>
                <w:sz w:val="20"/>
                <w:szCs w:val="20"/>
              </w:rPr>
              <w:t xml:space="preserve">Xyoo </w:t>
            </w:r>
            <w:r w:rsidR="000E40D2" w:rsidRPr="00542640">
              <w:rPr>
                <w:sz w:val="20"/>
                <w:szCs w:val="20"/>
              </w:rPr>
              <w:t>2020-21</w:t>
            </w:r>
          </w:p>
        </w:tc>
        <w:tc>
          <w:tcPr>
            <w:tcW w:w="2160" w:type="dxa"/>
            <w:vMerge w:val="restart"/>
          </w:tcPr>
          <w:p w14:paraId="437A5279" w14:textId="77777777" w:rsidR="00E43EF1" w:rsidRPr="00542640" w:rsidRDefault="00E43EF1">
            <w:pPr>
              <w:pStyle w:val="TableParagraph"/>
              <w:rPr>
                <w:rFonts w:ascii="Times New Roman"/>
                <w:sz w:val="20"/>
                <w:szCs w:val="20"/>
              </w:rPr>
            </w:pPr>
          </w:p>
        </w:tc>
        <w:tc>
          <w:tcPr>
            <w:tcW w:w="2070" w:type="dxa"/>
            <w:vMerge w:val="restart"/>
          </w:tcPr>
          <w:p w14:paraId="46BAD216" w14:textId="77777777" w:rsidR="00E43EF1" w:rsidRPr="00542640" w:rsidRDefault="00E43EF1">
            <w:pPr>
              <w:pStyle w:val="TableParagraph"/>
              <w:rPr>
                <w:rFonts w:ascii="Times New Roman"/>
                <w:sz w:val="20"/>
                <w:szCs w:val="20"/>
              </w:rPr>
            </w:pPr>
          </w:p>
        </w:tc>
        <w:tc>
          <w:tcPr>
            <w:tcW w:w="2070" w:type="dxa"/>
            <w:vMerge w:val="restart"/>
          </w:tcPr>
          <w:p w14:paraId="081A5F93" w14:textId="77777777" w:rsidR="00E43EF1" w:rsidRPr="00542640" w:rsidRDefault="00E43EF1">
            <w:pPr>
              <w:pStyle w:val="TableParagraph"/>
              <w:rPr>
                <w:rFonts w:ascii="Times New Roman"/>
                <w:sz w:val="20"/>
                <w:szCs w:val="20"/>
              </w:rPr>
            </w:pPr>
          </w:p>
        </w:tc>
        <w:tc>
          <w:tcPr>
            <w:tcW w:w="3115" w:type="dxa"/>
            <w:tcBorders>
              <w:bottom w:val="nil"/>
            </w:tcBorders>
          </w:tcPr>
          <w:p w14:paraId="09724A50" w14:textId="77777777" w:rsidR="00E43EF1" w:rsidRDefault="000E40D2">
            <w:pPr>
              <w:pStyle w:val="TableParagraph"/>
              <w:spacing w:before="58" w:line="255" w:lineRule="exact"/>
              <w:ind w:left="57"/>
              <w:rPr>
                <w:ins w:id="2182" w:author="Khamsaolee Xainhiaxang" w:date="2021-07-04T22:34:00Z"/>
                <w:sz w:val="20"/>
                <w:szCs w:val="20"/>
              </w:rPr>
            </w:pPr>
            <w:r w:rsidRPr="00542640">
              <w:rPr>
                <w:sz w:val="20"/>
                <w:szCs w:val="20"/>
              </w:rPr>
              <w:t>Xyoo 2023-24</w:t>
            </w:r>
          </w:p>
          <w:p w14:paraId="76D14C1D" w14:textId="37F186A0" w:rsidR="00480A23" w:rsidRPr="00542640" w:rsidRDefault="00480A23">
            <w:pPr>
              <w:pStyle w:val="TableParagraph"/>
              <w:spacing w:before="58" w:line="255" w:lineRule="exact"/>
              <w:ind w:left="57"/>
              <w:rPr>
                <w:sz w:val="20"/>
                <w:szCs w:val="20"/>
              </w:rPr>
            </w:pPr>
            <w:ins w:id="2183" w:author="Khamsaolee Xainhiaxang" w:date="2021-07-04T22:34:00Z">
              <w:r w:rsidRPr="00542640">
                <w:rPr>
                  <w:sz w:val="20"/>
                  <w:szCs w:val="20"/>
                </w:rPr>
                <w:t>tag nrho 1500</w:t>
              </w:r>
            </w:ins>
          </w:p>
        </w:tc>
      </w:tr>
      <w:tr w:rsidR="00E43EF1" w14:paraId="0142EEDA" w14:textId="77777777" w:rsidTr="001E1FD7">
        <w:trPr>
          <w:trHeight w:val="265"/>
        </w:trPr>
        <w:tc>
          <w:tcPr>
            <w:tcW w:w="2545" w:type="dxa"/>
            <w:tcBorders>
              <w:top w:val="nil"/>
              <w:bottom w:val="nil"/>
            </w:tcBorders>
          </w:tcPr>
          <w:p w14:paraId="02EED6C4" w14:textId="6D3F3E44" w:rsidR="00E43EF1" w:rsidRPr="00542640" w:rsidRDefault="000E40D2">
            <w:pPr>
              <w:pStyle w:val="TableParagraph"/>
              <w:spacing w:line="246" w:lineRule="exact"/>
              <w:ind w:left="58"/>
              <w:rPr>
                <w:sz w:val="20"/>
                <w:szCs w:val="20"/>
              </w:rPr>
            </w:pPr>
            <w:r w:rsidRPr="00542640">
              <w:rPr>
                <w:sz w:val="20"/>
                <w:szCs w:val="20"/>
              </w:rPr>
              <w:t>tham</w:t>
            </w:r>
            <w:r w:rsidR="007C1890" w:rsidRPr="00542640">
              <w:rPr>
                <w:sz w:val="20"/>
                <w:szCs w:val="20"/>
              </w:rPr>
              <w:t xml:space="preserve"> uas</w:t>
            </w:r>
          </w:p>
        </w:tc>
        <w:tc>
          <w:tcPr>
            <w:tcW w:w="3150" w:type="dxa"/>
            <w:tcBorders>
              <w:top w:val="nil"/>
              <w:bottom w:val="nil"/>
            </w:tcBorders>
          </w:tcPr>
          <w:p w14:paraId="1FB1BF86" w14:textId="77777777" w:rsidR="00E43EF1" w:rsidRPr="00542640" w:rsidRDefault="000E40D2">
            <w:pPr>
              <w:pStyle w:val="TableParagraph"/>
              <w:spacing w:line="246" w:lineRule="exact"/>
              <w:ind w:left="58"/>
              <w:rPr>
                <w:sz w:val="20"/>
                <w:szCs w:val="20"/>
              </w:rPr>
            </w:pPr>
            <w:r w:rsidRPr="00542640">
              <w:rPr>
                <w:sz w:val="20"/>
                <w:szCs w:val="20"/>
              </w:rPr>
              <w:t>0</w:t>
            </w:r>
          </w:p>
        </w:tc>
        <w:tc>
          <w:tcPr>
            <w:tcW w:w="2160" w:type="dxa"/>
            <w:vMerge/>
            <w:tcBorders>
              <w:top w:val="nil"/>
            </w:tcBorders>
          </w:tcPr>
          <w:p w14:paraId="010D3281" w14:textId="77777777" w:rsidR="00E43EF1" w:rsidRPr="00542640" w:rsidRDefault="00E43EF1">
            <w:pPr>
              <w:rPr>
                <w:sz w:val="20"/>
                <w:szCs w:val="20"/>
              </w:rPr>
            </w:pPr>
          </w:p>
        </w:tc>
        <w:tc>
          <w:tcPr>
            <w:tcW w:w="2070" w:type="dxa"/>
            <w:vMerge/>
            <w:tcBorders>
              <w:top w:val="nil"/>
            </w:tcBorders>
          </w:tcPr>
          <w:p w14:paraId="72573988" w14:textId="77777777" w:rsidR="00E43EF1" w:rsidRPr="00542640" w:rsidRDefault="00E43EF1">
            <w:pPr>
              <w:rPr>
                <w:sz w:val="20"/>
                <w:szCs w:val="20"/>
              </w:rPr>
            </w:pPr>
          </w:p>
        </w:tc>
        <w:tc>
          <w:tcPr>
            <w:tcW w:w="2070" w:type="dxa"/>
            <w:vMerge/>
            <w:tcBorders>
              <w:top w:val="nil"/>
            </w:tcBorders>
          </w:tcPr>
          <w:p w14:paraId="1746F8DE" w14:textId="77777777" w:rsidR="00E43EF1" w:rsidRPr="00542640" w:rsidRDefault="00E43EF1">
            <w:pPr>
              <w:rPr>
                <w:sz w:val="20"/>
                <w:szCs w:val="20"/>
              </w:rPr>
            </w:pPr>
          </w:p>
        </w:tc>
        <w:tc>
          <w:tcPr>
            <w:tcW w:w="3115" w:type="dxa"/>
            <w:tcBorders>
              <w:top w:val="nil"/>
              <w:bottom w:val="nil"/>
            </w:tcBorders>
          </w:tcPr>
          <w:p w14:paraId="18C60F3A" w14:textId="2D4BF02A" w:rsidR="00E43EF1" w:rsidRPr="00542640" w:rsidRDefault="009848AC">
            <w:pPr>
              <w:pStyle w:val="TableParagraph"/>
              <w:spacing w:line="246" w:lineRule="exact"/>
              <w:ind w:left="57"/>
              <w:rPr>
                <w:sz w:val="20"/>
                <w:szCs w:val="20"/>
              </w:rPr>
            </w:pPr>
            <w:del w:id="2184" w:author="Khamsaolee Xainhiaxang" w:date="2021-07-04T22:34:00Z">
              <w:r w:rsidRPr="00542640" w:rsidDel="00480A23">
                <w:rPr>
                  <w:sz w:val="20"/>
                  <w:szCs w:val="20"/>
                </w:rPr>
                <w:delText xml:space="preserve">tag nrho </w:delText>
              </w:r>
              <w:r w:rsidR="000E40D2" w:rsidRPr="00542640" w:rsidDel="00480A23">
                <w:rPr>
                  <w:sz w:val="20"/>
                  <w:szCs w:val="20"/>
                </w:rPr>
                <w:delText xml:space="preserve">1500 </w:delText>
              </w:r>
            </w:del>
          </w:p>
        </w:tc>
      </w:tr>
      <w:tr w:rsidR="00E43EF1" w14:paraId="73BF91BE" w14:textId="77777777" w:rsidTr="001E1FD7">
        <w:trPr>
          <w:trHeight w:val="265"/>
        </w:trPr>
        <w:tc>
          <w:tcPr>
            <w:tcW w:w="2545" w:type="dxa"/>
            <w:tcBorders>
              <w:top w:val="nil"/>
              <w:bottom w:val="nil"/>
            </w:tcBorders>
          </w:tcPr>
          <w:p w14:paraId="7FD1DF4F" w14:textId="77777777" w:rsidR="00E43EF1" w:rsidRPr="00542640" w:rsidRDefault="000E40D2">
            <w:pPr>
              <w:pStyle w:val="TableParagraph"/>
              <w:spacing w:line="246" w:lineRule="exact"/>
              <w:ind w:left="58"/>
              <w:rPr>
                <w:sz w:val="20"/>
                <w:szCs w:val="20"/>
              </w:rPr>
            </w:pPr>
            <w:r w:rsidRPr="00542640">
              <w:rPr>
                <w:sz w:val="20"/>
                <w:szCs w:val="20"/>
              </w:rPr>
              <w:t>tsim los txhawb</w:t>
            </w:r>
          </w:p>
        </w:tc>
        <w:tc>
          <w:tcPr>
            <w:tcW w:w="3150" w:type="dxa"/>
            <w:tcBorders>
              <w:top w:val="nil"/>
              <w:bottom w:val="nil"/>
            </w:tcBorders>
          </w:tcPr>
          <w:p w14:paraId="3170C9CB" w14:textId="77777777" w:rsidR="00E43EF1" w:rsidRPr="00542640" w:rsidRDefault="00E43EF1">
            <w:pPr>
              <w:pStyle w:val="TableParagraph"/>
              <w:rPr>
                <w:rFonts w:ascii="Times New Roman"/>
                <w:sz w:val="20"/>
                <w:szCs w:val="20"/>
              </w:rPr>
            </w:pPr>
          </w:p>
        </w:tc>
        <w:tc>
          <w:tcPr>
            <w:tcW w:w="2160" w:type="dxa"/>
            <w:vMerge/>
            <w:tcBorders>
              <w:top w:val="nil"/>
            </w:tcBorders>
          </w:tcPr>
          <w:p w14:paraId="4EFA4BEF" w14:textId="77777777" w:rsidR="00E43EF1" w:rsidRPr="00542640" w:rsidRDefault="00E43EF1">
            <w:pPr>
              <w:rPr>
                <w:sz w:val="20"/>
                <w:szCs w:val="20"/>
              </w:rPr>
            </w:pPr>
          </w:p>
        </w:tc>
        <w:tc>
          <w:tcPr>
            <w:tcW w:w="2070" w:type="dxa"/>
            <w:vMerge/>
            <w:tcBorders>
              <w:top w:val="nil"/>
            </w:tcBorders>
          </w:tcPr>
          <w:p w14:paraId="733FEBD5" w14:textId="77777777" w:rsidR="00E43EF1" w:rsidRPr="00542640" w:rsidRDefault="00E43EF1">
            <w:pPr>
              <w:rPr>
                <w:sz w:val="20"/>
                <w:szCs w:val="20"/>
              </w:rPr>
            </w:pPr>
          </w:p>
        </w:tc>
        <w:tc>
          <w:tcPr>
            <w:tcW w:w="2070" w:type="dxa"/>
            <w:vMerge/>
            <w:tcBorders>
              <w:top w:val="nil"/>
            </w:tcBorders>
          </w:tcPr>
          <w:p w14:paraId="76474CAD" w14:textId="77777777" w:rsidR="00E43EF1" w:rsidRPr="00542640" w:rsidRDefault="00E43EF1">
            <w:pPr>
              <w:rPr>
                <w:sz w:val="20"/>
                <w:szCs w:val="20"/>
              </w:rPr>
            </w:pPr>
          </w:p>
        </w:tc>
        <w:tc>
          <w:tcPr>
            <w:tcW w:w="3115" w:type="dxa"/>
            <w:tcBorders>
              <w:top w:val="nil"/>
              <w:bottom w:val="nil"/>
            </w:tcBorders>
          </w:tcPr>
          <w:p w14:paraId="28558442" w14:textId="77777777" w:rsidR="00E43EF1" w:rsidRPr="00542640" w:rsidRDefault="00E43EF1">
            <w:pPr>
              <w:pStyle w:val="TableParagraph"/>
              <w:rPr>
                <w:rFonts w:ascii="Times New Roman"/>
                <w:sz w:val="20"/>
                <w:szCs w:val="20"/>
              </w:rPr>
            </w:pPr>
          </w:p>
        </w:tc>
      </w:tr>
      <w:tr w:rsidR="00E43EF1" w14:paraId="74A0AD46" w14:textId="77777777" w:rsidTr="001E1FD7">
        <w:trPr>
          <w:trHeight w:val="265"/>
        </w:trPr>
        <w:tc>
          <w:tcPr>
            <w:tcW w:w="2545" w:type="dxa"/>
            <w:tcBorders>
              <w:top w:val="nil"/>
              <w:bottom w:val="nil"/>
            </w:tcBorders>
          </w:tcPr>
          <w:p w14:paraId="174727F4" w14:textId="09910579" w:rsidR="00E43EF1" w:rsidRPr="00542640" w:rsidRDefault="000E40D2" w:rsidP="00F42ACC">
            <w:pPr>
              <w:pStyle w:val="TableParagraph"/>
              <w:spacing w:line="246" w:lineRule="exact"/>
              <w:ind w:left="58"/>
              <w:rPr>
                <w:sz w:val="20"/>
                <w:szCs w:val="20"/>
              </w:rPr>
            </w:pPr>
            <w:r w:rsidRPr="00542640">
              <w:rPr>
                <w:sz w:val="20"/>
                <w:szCs w:val="20"/>
              </w:rPr>
              <w:t xml:space="preserve">peb </w:t>
            </w:r>
            <w:del w:id="2185" w:author="Khamsaolee Xainhiaxang" w:date="2021-07-04T22:36:00Z">
              <w:r w:rsidR="007C1890" w:rsidRPr="00542640" w:rsidDel="00F42ACC">
                <w:rPr>
                  <w:sz w:val="20"/>
                  <w:szCs w:val="20"/>
                </w:rPr>
                <w:delText xml:space="preserve">thaj tsam </w:delText>
              </w:r>
            </w:del>
            <w:r w:rsidR="007C1890" w:rsidRPr="00542640">
              <w:rPr>
                <w:sz w:val="20"/>
                <w:szCs w:val="20"/>
              </w:rPr>
              <w:t>pab pawg</w:t>
            </w:r>
            <w:ins w:id="2186" w:author="Khamsaolee Xainhiaxang" w:date="2021-07-04T22:36:00Z">
              <w:r w:rsidR="00F42ACC">
                <w:rPr>
                  <w:sz w:val="20"/>
                  <w:szCs w:val="20"/>
                </w:rPr>
                <w:t xml:space="preserve"> txom nyem</w:t>
              </w:r>
            </w:ins>
          </w:p>
        </w:tc>
        <w:tc>
          <w:tcPr>
            <w:tcW w:w="3150" w:type="dxa"/>
            <w:tcBorders>
              <w:top w:val="nil"/>
              <w:bottom w:val="nil"/>
            </w:tcBorders>
          </w:tcPr>
          <w:p w14:paraId="1FD46DEB" w14:textId="77777777" w:rsidR="00E43EF1" w:rsidRPr="00542640" w:rsidRDefault="00E43EF1">
            <w:pPr>
              <w:pStyle w:val="TableParagraph"/>
              <w:rPr>
                <w:rFonts w:ascii="Times New Roman"/>
                <w:sz w:val="20"/>
                <w:szCs w:val="20"/>
              </w:rPr>
            </w:pPr>
          </w:p>
        </w:tc>
        <w:tc>
          <w:tcPr>
            <w:tcW w:w="2160" w:type="dxa"/>
            <w:vMerge/>
            <w:tcBorders>
              <w:top w:val="nil"/>
            </w:tcBorders>
          </w:tcPr>
          <w:p w14:paraId="3389A5A4" w14:textId="77777777" w:rsidR="00E43EF1" w:rsidRPr="00542640" w:rsidRDefault="00E43EF1">
            <w:pPr>
              <w:rPr>
                <w:sz w:val="20"/>
                <w:szCs w:val="20"/>
              </w:rPr>
            </w:pPr>
          </w:p>
        </w:tc>
        <w:tc>
          <w:tcPr>
            <w:tcW w:w="2070" w:type="dxa"/>
            <w:vMerge/>
            <w:tcBorders>
              <w:top w:val="nil"/>
            </w:tcBorders>
          </w:tcPr>
          <w:p w14:paraId="42A4532E" w14:textId="77777777" w:rsidR="00E43EF1" w:rsidRPr="00542640" w:rsidRDefault="00E43EF1">
            <w:pPr>
              <w:rPr>
                <w:sz w:val="20"/>
                <w:szCs w:val="20"/>
              </w:rPr>
            </w:pPr>
          </w:p>
        </w:tc>
        <w:tc>
          <w:tcPr>
            <w:tcW w:w="2070" w:type="dxa"/>
            <w:vMerge/>
            <w:tcBorders>
              <w:top w:val="nil"/>
            </w:tcBorders>
          </w:tcPr>
          <w:p w14:paraId="3517D3F1" w14:textId="77777777" w:rsidR="00E43EF1" w:rsidRPr="00542640" w:rsidRDefault="00E43EF1">
            <w:pPr>
              <w:rPr>
                <w:sz w:val="20"/>
                <w:szCs w:val="20"/>
              </w:rPr>
            </w:pPr>
          </w:p>
        </w:tc>
        <w:tc>
          <w:tcPr>
            <w:tcW w:w="3115" w:type="dxa"/>
            <w:tcBorders>
              <w:top w:val="nil"/>
              <w:bottom w:val="nil"/>
            </w:tcBorders>
          </w:tcPr>
          <w:p w14:paraId="6E2AA249" w14:textId="77777777" w:rsidR="00E43EF1" w:rsidRPr="00542640" w:rsidRDefault="00E43EF1">
            <w:pPr>
              <w:pStyle w:val="TableParagraph"/>
              <w:rPr>
                <w:rFonts w:ascii="Times New Roman"/>
                <w:sz w:val="20"/>
                <w:szCs w:val="20"/>
              </w:rPr>
            </w:pPr>
          </w:p>
        </w:tc>
      </w:tr>
      <w:tr w:rsidR="00E43EF1" w14:paraId="0AAF3205" w14:textId="77777777" w:rsidTr="00F42ACC">
        <w:tblPrEx>
          <w:tblW w:w="0" w:type="auto"/>
          <w:tblInd w:w="250"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left w:w="0" w:type="dxa"/>
            <w:right w:w="0" w:type="dxa"/>
          </w:tblCellMar>
          <w:tblLook w:val="01E0" w:firstRow="1" w:lastRow="1" w:firstColumn="1" w:lastColumn="1" w:noHBand="0" w:noVBand="0"/>
          <w:tblPrExChange w:id="2187" w:author="Khamsaolee Xainhiaxang" w:date="2021-07-04T22:37:00Z">
            <w:tblPrEx>
              <w:tblW w:w="0" w:type="auto"/>
              <w:tblInd w:w="250"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left w:w="0" w:type="dxa"/>
                <w:right w:w="0" w:type="dxa"/>
              </w:tblCellMar>
              <w:tblLook w:val="01E0" w:firstRow="1" w:lastRow="1" w:firstColumn="1" w:lastColumn="1" w:noHBand="0" w:noVBand="0"/>
            </w:tblPrEx>
          </w:tblPrExChange>
        </w:tblPrEx>
        <w:trPr>
          <w:trHeight w:val="67"/>
          <w:trPrChange w:id="2188" w:author="Khamsaolee Xainhiaxang" w:date="2021-07-04T22:37:00Z">
            <w:trPr>
              <w:trHeight w:val="325"/>
            </w:trPr>
          </w:trPrChange>
        </w:trPr>
        <w:tc>
          <w:tcPr>
            <w:tcW w:w="2545" w:type="dxa"/>
            <w:tcBorders>
              <w:top w:val="nil"/>
            </w:tcBorders>
            <w:tcPrChange w:id="2189" w:author="Khamsaolee Xainhiaxang" w:date="2021-07-04T22:37:00Z">
              <w:tcPr>
                <w:tcW w:w="2545" w:type="dxa"/>
                <w:tcBorders>
                  <w:top w:val="nil"/>
                </w:tcBorders>
              </w:tcPr>
            </w:tcPrChange>
          </w:tcPr>
          <w:p w14:paraId="53243FDA" w14:textId="3F271D7B" w:rsidR="00E43EF1" w:rsidRDefault="00E43EF1" w:rsidP="007C1890">
            <w:pPr>
              <w:pStyle w:val="TableParagraph"/>
              <w:spacing w:line="267" w:lineRule="exact"/>
              <w:rPr>
                <w:sz w:val="24"/>
              </w:rPr>
            </w:pPr>
          </w:p>
        </w:tc>
        <w:tc>
          <w:tcPr>
            <w:tcW w:w="3150" w:type="dxa"/>
            <w:tcBorders>
              <w:top w:val="nil"/>
            </w:tcBorders>
            <w:tcPrChange w:id="2190" w:author="Khamsaolee Xainhiaxang" w:date="2021-07-04T22:37:00Z">
              <w:tcPr>
                <w:tcW w:w="3150" w:type="dxa"/>
                <w:tcBorders>
                  <w:top w:val="nil"/>
                </w:tcBorders>
              </w:tcPr>
            </w:tcPrChange>
          </w:tcPr>
          <w:p w14:paraId="30B27DEA" w14:textId="77777777" w:rsidR="00E43EF1" w:rsidRDefault="00E43EF1">
            <w:pPr>
              <w:pStyle w:val="TableParagraph"/>
              <w:rPr>
                <w:rFonts w:ascii="Times New Roman"/>
                <w:sz w:val="24"/>
              </w:rPr>
            </w:pPr>
          </w:p>
        </w:tc>
        <w:tc>
          <w:tcPr>
            <w:tcW w:w="2160" w:type="dxa"/>
            <w:vMerge/>
            <w:tcBorders>
              <w:top w:val="nil"/>
            </w:tcBorders>
            <w:tcPrChange w:id="2191" w:author="Khamsaolee Xainhiaxang" w:date="2021-07-04T22:37:00Z">
              <w:tcPr>
                <w:tcW w:w="2160" w:type="dxa"/>
                <w:vMerge/>
                <w:tcBorders>
                  <w:top w:val="nil"/>
                </w:tcBorders>
              </w:tcPr>
            </w:tcPrChange>
          </w:tcPr>
          <w:p w14:paraId="4A954D2E" w14:textId="77777777" w:rsidR="00E43EF1" w:rsidRDefault="00E43EF1">
            <w:pPr>
              <w:rPr>
                <w:sz w:val="2"/>
                <w:szCs w:val="2"/>
              </w:rPr>
            </w:pPr>
          </w:p>
        </w:tc>
        <w:tc>
          <w:tcPr>
            <w:tcW w:w="2070" w:type="dxa"/>
            <w:vMerge/>
            <w:tcBorders>
              <w:top w:val="nil"/>
            </w:tcBorders>
            <w:tcPrChange w:id="2192" w:author="Khamsaolee Xainhiaxang" w:date="2021-07-04T22:37:00Z">
              <w:tcPr>
                <w:tcW w:w="2070" w:type="dxa"/>
                <w:vMerge/>
                <w:tcBorders>
                  <w:top w:val="nil"/>
                </w:tcBorders>
              </w:tcPr>
            </w:tcPrChange>
          </w:tcPr>
          <w:p w14:paraId="5CBEA903" w14:textId="77777777" w:rsidR="00E43EF1" w:rsidRDefault="00E43EF1">
            <w:pPr>
              <w:rPr>
                <w:sz w:val="2"/>
                <w:szCs w:val="2"/>
              </w:rPr>
            </w:pPr>
          </w:p>
        </w:tc>
        <w:tc>
          <w:tcPr>
            <w:tcW w:w="2070" w:type="dxa"/>
            <w:vMerge/>
            <w:tcBorders>
              <w:top w:val="nil"/>
            </w:tcBorders>
            <w:tcPrChange w:id="2193" w:author="Khamsaolee Xainhiaxang" w:date="2021-07-04T22:37:00Z">
              <w:tcPr>
                <w:tcW w:w="2070" w:type="dxa"/>
                <w:vMerge/>
                <w:tcBorders>
                  <w:top w:val="nil"/>
                </w:tcBorders>
              </w:tcPr>
            </w:tcPrChange>
          </w:tcPr>
          <w:p w14:paraId="1966C6FD" w14:textId="77777777" w:rsidR="00E43EF1" w:rsidRDefault="00E43EF1">
            <w:pPr>
              <w:rPr>
                <w:sz w:val="2"/>
                <w:szCs w:val="2"/>
              </w:rPr>
            </w:pPr>
          </w:p>
        </w:tc>
        <w:tc>
          <w:tcPr>
            <w:tcW w:w="3115" w:type="dxa"/>
            <w:tcBorders>
              <w:top w:val="nil"/>
            </w:tcBorders>
            <w:tcPrChange w:id="2194" w:author="Khamsaolee Xainhiaxang" w:date="2021-07-04T22:37:00Z">
              <w:tcPr>
                <w:tcW w:w="3115" w:type="dxa"/>
                <w:tcBorders>
                  <w:top w:val="nil"/>
                </w:tcBorders>
              </w:tcPr>
            </w:tcPrChange>
          </w:tcPr>
          <w:p w14:paraId="16EC84CC" w14:textId="77777777" w:rsidR="00E43EF1" w:rsidRDefault="00E43EF1">
            <w:pPr>
              <w:pStyle w:val="TableParagraph"/>
              <w:rPr>
                <w:rFonts w:ascii="Times New Roman"/>
                <w:sz w:val="24"/>
              </w:rPr>
            </w:pPr>
          </w:p>
        </w:tc>
      </w:tr>
    </w:tbl>
    <w:p w14:paraId="7E1EAE39" w14:textId="21844CBF" w:rsidR="00E43EF1" w:rsidRPr="000C02DF" w:rsidRDefault="00151748">
      <w:pPr>
        <w:spacing w:before="184"/>
        <w:ind w:left="240"/>
        <w:rPr>
          <w:b/>
          <w:sz w:val="32"/>
          <w:szCs w:val="32"/>
        </w:rPr>
      </w:pPr>
      <w:hyperlink r:id="rId43" w:anchor="actions">
        <w:r w:rsidR="000802D5" w:rsidRPr="000C02DF">
          <w:rPr>
            <w:b/>
            <w:sz w:val="32"/>
            <w:szCs w:val="32"/>
          </w:rPr>
          <w:t>Cov K</w:t>
        </w:r>
        <w:r w:rsidR="000E40D2" w:rsidRPr="000C02DF">
          <w:rPr>
            <w:b/>
            <w:sz w:val="32"/>
            <w:szCs w:val="32"/>
          </w:rPr>
          <w:t>ev Ua</w:t>
        </w:r>
      </w:hyperlink>
    </w:p>
    <w:p w14:paraId="7A0EBAB0" w14:textId="77777777" w:rsidR="00E43EF1" w:rsidRDefault="00E43EF1">
      <w:pPr>
        <w:rPr>
          <w:sz w:val="36"/>
        </w:rPr>
        <w:sectPr w:rsidR="00E43EF1">
          <w:pgSz w:w="15840" w:h="12240" w:orient="landscape"/>
          <w:pgMar w:top="660" w:right="120" w:bottom="560" w:left="120" w:header="0" w:footer="284" w:gutter="0"/>
          <w:cols w:space="720"/>
        </w:sectPr>
      </w:pPr>
    </w:p>
    <w:tbl>
      <w:tblPr>
        <w:tblW w:w="0" w:type="auto"/>
        <w:tblInd w:w="25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1269"/>
        <w:gridCol w:w="2440"/>
        <w:gridCol w:w="7626"/>
        <w:gridCol w:w="2156"/>
        <w:gridCol w:w="1619"/>
      </w:tblGrid>
      <w:tr w:rsidR="00985F2C" w14:paraId="17F4B98D" w14:textId="77777777">
        <w:trPr>
          <w:trHeight w:val="333"/>
        </w:trPr>
        <w:tc>
          <w:tcPr>
            <w:tcW w:w="1269" w:type="dxa"/>
            <w:shd w:val="clear" w:color="auto" w:fill="DBE5F1"/>
          </w:tcPr>
          <w:p w14:paraId="221CE70D" w14:textId="7DBFFD9E" w:rsidR="00985F2C" w:rsidRDefault="00985F2C" w:rsidP="00985F2C">
            <w:pPr>
              <w:pStyle w:val="TableParagraph"/>
              <w:spacing w:before="54" w:line="260" w:lineRule="exact"/>
              <w:ind w:left="58"/>
              <w:rPr>
                <w:sz w:val="24"/>
              </w:rPr>
            </w:pPr>
            <w:r w:rsidRPr="00166873">
              <w:rPr>
                <w:sz w:val="20"/>
                <w:szCs w:val="20"/>
              </w:rPr>
              <w:lastRenderedPageBreak/>
              <w:t>Kev ua #</w:t>
            </w:r>
          </w:p>
        </w:tc>
        <w:tc>
          <w:tcPr>
            <w:tcW w:w="2440" w:type="dxa"/>
            <w:shd w:val="clear" w:color="auto" w:fill="DBE5F1"/>
          </w:tcPr>
          <w:p w14:paraId="49D8B3F7" w14:textId="26E1D5BA" w:rsidR="00985F2C" w:rsidRDefault="00985F2C" w:rsidP="00985F2C">
            <w:pPr>
              <w:pStyle w:val="TableParagraph"/>
              <w:spacing w:before="54" w:line="260" w:lineRule="exact"/>
              <w:ind w:left="58"/>
              <w:rPr>
                <w:sz w:val="24"/>
              </w:rPr>
            </w:pPr>
            <w:r w:rsidRPr="00166873">
              <w:rPr>
                <w:sz w:val="20"/>
                <w:szCs w:val="20"/>
              </w:rPr>
              <w:t>Ntsiab lus</w:t>
            </w:r>
          </w:p>
        </w:tc>
        <w:tc>
          <w:tcPr>
            <w:tcW w:w="7626" w:type="dxa"/>
            <w:shd w:val="clear" w:color="auto" w:fill="DBE5F1"/>
          </w:tcPr>
          <w:p w14:paraId="197CE732" w14:textId="2E73BC66" w:rsidR="00985F2C" w:rsidRDefault="00985F2C" w:rsidP="00985F2C">
            <w:pPr>
              <w:pStyle w:val="TableParagraph"/>
              <w:spacing w:before="54" w:line="260" w:lineRule="exact"/>
              <w:ind w:left="57"/>
              <w:rPr>
                <w:sz w:val="24"/>
              </w:rPr>
            </w:pPr>
            <w:r w:rsidRPr="00166873">
              <w:rPr>
                <w:sz w:val="20"/>
                <w:szCs w:val="20"/>
              </w:rPr>
              <w:t>Kev piav qhia</w:t>
            </w:r>
          </w:p>
        </w:tc>
        <w:tc>
          <w:tcPr>
            <w:tcW w:w="2156" w:type="dxa"/>
            <w:shd w:val="clear" w:color="auto" w:fill="DBE5F1"/>
          </w:tcPr>
          <w:p w14:paraId="67BE222F" w14:textId="4E8E8AD7" w:rsidR="00985F2C" w:rsidRDefault="00985F2C" w:rsidP="00985F2C">
            <w:pPr>
              <w:pStyle w:val="TableParagraph"/>
              <w:spacing w:before="54" w:line="260" w:lineRule="exact"/>
              <w:ind w:left="142" w:right="132"/>
              <w:jc w:val="center"/>
              <w:rPr>
                <w:sz w:val="24"/>
              </w:rPr>
            </w:pPr>
            <w:r w:rsidRPr="00166873">
              <w:rPr>
                <w:sz w:val="20"/>
                <w:szCs w:val="20"/>
              </w:rPr>
              <w:t>Tag Nrho Cov Nyiaj</w:t>
            </w:r>
          </w:p>
        </w:tc>
        <w:tc>
          <w:tcPr>
            <w:tcW w:w="1619" w:type="dxa"/>
            <w:shd w:val="clear" w:color="auto" w:fill="DBE5F1"/>
          </w:tcPr>
          <w:p w14:paraId="043247AF" w14:textId="0A6CC1E4" w:rsidR="00985F2C" w:rsidRDefault="00985F2C" w:rsidP="00985F2C">
            <w:pPr>
              <w:pStyle w:val="TableParagraph"/>
              <w:spacing w:before="54" w:line="260" w:lineRule="exact"/>
              <w:ind w:left="33" w:right="24"/>
              <w:jc w:val="center"/>
              <w:rPr>
                <w:sz w:val="24"/>
              </w:rPr>
            </w:pPr>
            <w:r w:rsidRPr="00166873">
              <w:rPr>
                <w:sz w:val="20"/>
                <w:szCs w:val="20"/>
              </w:rPr>
              <w:t>Kev Koom Tes</w:t>
            </w:r>
          </w:p>
        </w:tc>
      </w:tr>
      <w:tr w:rsidR="00E43EF1" w14:paraId="56AE9ECB" w14:textId="77777777">
        <w:trPr>
          <w:trHeight w:val="4473"/>
        </w:trPr>
        <w:tc>
          <w:tcPr>
            <w:tcW w:w="1269" w:type="dxa"/>
          </w:tcPr>
          <w:p w14:paraId="227F19CF" w14:textId="77777777" w:rsidR="00E43EF1" w:rsidRPr="00E77188" w:rsidRDefault="000E40D2">
            <w:pPr>
              <w:pStyle w:val="TableParagraph"/>
              <w:spacing w:before="54"/>
              <w:ind w:left="9"/>
              <w:jc w:val="center"/>
              <w:rPr>
                <w:b/>
              </w:rPr>
            </w:pPr>
            <w:r w:rsidRPr="00E77188">
              <w:rPr>
                <w:b/>
              </w:rPr>
              <w:t>1</w:t>
            </w:r>
          </w:p>
        </w:tc>
        <w:tc>
          <w:tcPr>
            <w:tcW w:w="2440" w:type="dxa"/>
          </w:tcPr>
          <w:p w14:paraId="010DEDE6" w14:textId="57EFC6BF" w:rsidR="00E43EF1" w:rsidRPr="00E77188" w:rsidRDefault="000E40D2">
            <w:pPr>
              <w:pStyle w:val="TableParagraph"/>
              <w:spacing w:before="54"/>
              <w:ind w:left="58"/>
            </w:pPr>
            <w:r w:rsidRPr="00E77188">
              <w:t xml:space="preserve">Niam Txiv Tej </w:t>
            </w:r>
            <w:r w:rsidR="001514C6" w:rsidRPr="00E77188">
              <w:t>Tsam Thawj</w:t>
            </w:r>
          </w:p>
        </w:tc>
        <w:tc>
          <w:tcPr>
            <w:tcW w:w="7626" w:type="dxa"/>
          </w:tcPr>
          <w:p w14:paraId="0E6C3FEA" w14:textId="77777777" w:rsidR="00E43EF1" w:rsidRPr="00E77188" w:rsidRDefault="000E40D2">
            <w:pPr>
              <w:pStyle w:val="TableParagraph"/>
              <w:spacing w:before="54"/>
              <w:ind w:left="57"/>
            </w:pPr>
            <w:r w:rsidRPr="00E77188">
              <w:t>4.1</w:t>
            </w:r>
          </w:p>
          <w:p w14:paraId="69DC9FB1" w14:textId="223B50E3" w:rsidR="00E43EF1" w:rsidRPr="00E77188" w:rsidRDefault="000E40D2" w:rsidP="00E77188">
            <w:pPr>
              <w:pStyle w:val="TableParagraph"/>
              <w:ind w:left="57" w:right="348"/>
              <w:jc w:val="both"/>
            </w:pPr>
            <w:r w:rsidRPr="00E77188">
              <w:t xml:space="preserve">TRUSD muaj kev koom tes zoo rau cov niam txiv / cov saib xyuas ntawm lub hauv </w:t>
            </w:r>
            <w:del w:id="2195" w:author="Khamsaolee Xainhiaxang" w:date="2021-07-04T22:38:00Z">
              <w:r w:rsidRPr="00E77188" w:rsidDel="00F42ACC">
                <w:delText xml:space="preserve">paus </w:delText>
              </w:r>
            </w:del>
            <w:r w:rsidRPr="00E77188">
              <w:t>chaw ua hauj</w:t>
            </w:r>
            <w:r w:rsidR="00EC16E4" w:rsidRPr="00E77188">
              <w:t xml:space="preserve"> </w:t>
            </w:r>
            <w:r w:rsidRPr="00E77188">
              <w:t xml:space="preserve">lwm </w:t>
            </w:r>
            <w:ins w:id="2196" w:author="Khamsaolee Xainhiaxang" w:date="2021-07-04T22:38:00Z">
              <w:r w:rsidR="00F42ACC">
                <w:t xml:space="preserve">loj </w:t>
              </w:r>
            </w:ins>
            <w:r w:rsidRPr="00E77188">
              <w:t xml:space="preserve">xws li </w:t>
            </w:r>
            <w:del w:id="2197" w:author="Khamsaolee Xainhiaxang" w:date="2021-07-03T11:58:00Z">
              <w:r w:rsidRPr="00E77188" w:rsidDel="007E76FF">
                <w:delText xml:space="preserve">Hauv Paus Tsev Kawm </w:delText>
              </w:r>
            </w:del>
            <w:ins w:id="2198" w:author="Khamsaolee Xainhiaxang" w:date="2021-07-04T22:39:00Z">
              <w:r w:rsidR="00F42ACC">
                <w:t xml:space="preserve"> Cov Tuam Thawj Saib Xyuas </w:t>
              </w:r>
            </w:ins>
            <w:del w:id="2199" w:author="Khamsaolee Xainhiaxang" w:date="2021-07-03T11:58:00Z">
              <w:r w:rsidRPr="00E77188" w:rsidDel="007E76FF">
                <w:delText>Ntawv</w:delText>
              </w:r>
            </w:del>
            <w:del w:id="2200" w:author="Khamsaolee Xainhiaxang" w:date="2021-07-04T22:39:00Z">
              <w:r w:rsidRPr="00E77188" w:rsidDel="00F42ACC">
                <w:delText xml:space="preserve"> </w:delText>
              </w:r>
            </w:del>
            <w:r w:rsidRPr="00E77188">
              <w:t xml:space="preserve">Neeg Kawm Lus Askiv </w:t>
            </w:r>
            <w:del w:id="2201" w:author="Khamsaolee Xainhiaxang" w:date="2021-07-04T22:40:00Z">
              <w:r w:rsidRPr="00E77188" w:rsidDel="00F42ACC">
                <w:delText>Pawg Neeg Tawm Tswv Yim</w:delText>
              </w:r>
            </w:del>
            <w:ins w:id="2202" w:author="Khamsaolee Xainhiaxang" w:date="2021-07-04T22:40:00Z">
              <w:r w:rsidR="00F42ACC">
                <w:t>Hawm Nroog</w:t>
              </w:r>
            </w:ins>
            <w:r w:rsidRPr="00E77188">
              <w:t xml:space="preserve"> (DELAC), Cov Rooj Sib Tham Txog </w:t>
            </w:r>
            <w:ins w:id="2203" w:author="Khamsaolee Xainhiaxang" w:date="2021-07-04T22:41:00Z">
              <w:r w:rsidR="00F42ACC">
                <w:t>Kev Koom Tes Ntawm</w:t>
              </w:r>
            </w:ins>
            <w:r w:rsidRPr="00E77188">
              <w:t>Tsev Neeg thiab Zej Zog (FACE)</w:t>
            </w:r>
            <w:ins w:id="2204" w:author="Khamsaolee Xainhiaxang" w:date="2021-07-04T22:42:00Z">
              <w:r w:rsidR="00F42ACC">
                <w:t xml:space="preserve"> rau ntawm LCAP</w:t>
              </w:r>
            </w:ins>
            <w:ins w:id="2205" w:author="Khamsaolee Xainhiaxang" w:date="2021-07-04T22:43:00Z">
              <w:r w:rsidR="00F42ACC">
                <w:t>, Kev Ntawm deb los ntawm Webinars,</w:t>
              </w:r>
            </w:ins>
            <w:ins w:id="2206" w:author="Khamsaolee Xainhiaxang" w:date="2021-07-04T22:44:00Z">
              <w:r w:rsidR="00F42ACC">
                <w:t xml:space="preserve"> tsev kawm ntawv Virtual Parent, thiab lwm yam ntxiv.</w:t>
              </w:r>
            </w:ins>
          </w:p>
          <w:p w14:paraId="4FE72AAB" w14:textId="77777777" w:rsidR="00E43EF1" w:rsidRPr="00E77188" w:rsidRDefault="00E43EF1">
            <w:pPr>
              <w:pStyle w:val="TableParagraph"/>
              <w:rPr>
                <w:b/>
              </w:rPr>
            </w:pPr>
          </w:p>
          <w:p w14:paraId="725CD0B6" w14:textId="65E6858D" w:rsidR="00E43EF1" w:rsidRPr="00E77188" w:rsidRDefault="000E40D2" w:rsidP="00E77188">
            <w:pPr>
              <w:pStyle w:val="TableParagraph"/>
              <w:ind w:left="57" w:right="388"/>
              <w:jc w:val="both"/>
            </w:pPr>
            <w:r w:rsidRPr="00E77188">
              <w:t xml:space="preserve">TRUSD tseem muaj cov hauv kev </w:t>
            </w:r>
            <w:del w:id="2207" w:author="Khamsaolee Xainhiaxang" w:date="2021-07-04T22:45:00Z">
              <w:r w:rsidRPr="00E77188" w:rsidDel="00F42ACC">
                <w:delText xml:space="preserve">rau </w:delText>
              </w:r>
            </w:del>
            <w:ins w:id="2208" w:author="Khamsaolee Xainhiaxang" w:date="2021-07-04T22:45:00Z">
              <w:r w:rsidR="00F42ACC">
                <w:t>koom cov</w:t>
              </w:r>
              <w:r w:rsidR="00F42ACC" w:rsidRPr="00E77188">
                <w:t xml:space="preserve"> </w:t>
              </w:r>
            </w:ins>
            <w:r w:rsidRPr="00E77188">
              <w:t>niam txiv koom tes rau hauv cov tsev kawm ntawv los ntawm cov hauj</w:t>
            </w:r>
            <w:r w:rsidR="00FE7085" w:rsidRPr="00E77188">
              <w:t xml:space="preserve"> </w:t>
            </w:r>
            <w:r w:rsidRPr="00E77188">
              <w:t>lwm xws li Tsev Kawm Ntawv Pawg Sab Laj</w:t>
            </w:r>
            <w:ins w:id="2209" w:author="Khamsaolee Xainhiaxang" w:date="2021-07-04T22:46:00Z">
              <w:r w:rsidR="00F42ACC">
                <w:t xml:space="preserve"> (School Site Concil)</w:t>
              </w:r>
            </w:ins>
            <w:r w:rsidRPr="00E77188">
              <w:t xml:space="preserve">, Hmo Rov Tuaj </w:t>
            </w:r>
            <w:del w:id="2210" w:author="Khamsaolee Xainhiaxang" w:date="2021-07-04T22:46:00Z">
              <w:r w:rsidRPr="00E77188" w:rsidDel="00F42ACC">
                <w:delText xml:space="preserve">Saib Tsev </w:delText>
              </w:r>
            </w:del>
            <w:r w:rsidRPr="00E77188">
              <w:t xml:space="preserve">Kawm Ntawv, </w:t>
            </w:r>
            <w:del w:id="2211" w:author="Khamsaolee Xainhiaxang" w:date="2021-07-04T22:46:00Z">
              <w:r w:rsidRPr="00E77188" w:rsidDel="00CC2BD6">
                <w:delText>Chav Qhib</w:delText>
              </w:r>
            </w:del>
            <w:ins w:id="2212" w:author="Khamsaolee Xainhiaxang" w:date="2021-07-04T22:46:00Z">
              <w:r w:rsidR="00CC2BD6">
                <w:t>OpenHouse</w:t>
              </w:r>
            </w:ins>
            <w:r w:rsidRPr="00E77188">
              <w:t xml:space="preserve">, Rooj Sab Laj </w:t>
            </w:r>
            <w:r w:rsidR="00FE7085" w:rsidRPr="00E77188">
              <w:t xml:space="preserve">Ntawm </w:t>
            </w:r>
            <w:r w:rsidRPr="00E77188">
              <w:t xml:space="preserve">Niam Txiv / Neeg Saib Xyuas, thiab lwm yam kev koom </w:t>
            </w:r>
            <w:r w:rsidR="00FE7085" w:rsidRPr="00E77188">
              <w:t>tes</w:t>
            </w:r>
            <w:r w:rsidRPr="00E77188">
              <w:t>.</w:t>
            </w:r>
          </w:p>
          <w:p w14:paraId="6DBFDA37" w14:textId="77777777" w:rsidR="00E43EF1" w:rsidRPr="00E77188" w:rsidRDefault="00E43EF1">
            <w:pPr>
              <w:pStyle w:val="TableParagraph"/>
              <w:rPr>
                <w:b/>
              </w:rPr>
            </w:pPr>
          </w:p>
          <w:p w14:paraId="742352CF" w14:textId="6F02C888" w:rsidR="00E43EF1" w:rsidRPr="00E77188" w:rsidRDefault="000E40D2" w:rsidP="00E77188">
            <w:pPr>
              <w:pStyle w:val="TableParagraph"/>
              <w:ind w:left="57"/>
            </w:pPr>
            <w:r w:rsidRPr="00E77188">
              <w:t>S</w:t>
            </w:r>
            <w:del w:id="2213" w:author="Khamsaolee Xainhiaxang" w:date="2021-07-04T22:42:00Z">
              <w:r w:rsidRPr="00E77188" w:rsidDel="00F42ACC">
                <w:delText xml:space="preserve"> </w:delText>
              </w:r>
            </w:del>
            <w:r w:rsidRPr="00E77188">
              <w:t>/</w:t>
            </w:r>
            <w:del w:id="2214" w:author="Khamsaolee Xainhiaxang" w:date="2021-07-04T22:42:00Z">
              <w:r w:rsidRPr="00E77188" w:rsidDel="00F42ACC">
                <w:delText xml:space="preserve"> </w:delText>
              </w:r>
            </w:del>
            <w:r w:rsidRPr="00E77188">
              <w:t xml:space="preserve">C = $ 68,700, Npe I = $ 26,000 thiab </w:t>
            </w:r>
            <w:r w:rsidR="005150A6" w:rsidRPr="00E77188">
              <w:t>Npe</w:t>
            </w:r>
            <w:r w:rsidRPr="00E77188">
              <w:t xml:space="preserve"> III = $ 35,633</w:t>
            </w:r>
          </w:p>
        </w:tc>
        <w:tc>
          <w:tcPr>
            <w:tcW w:w="2156" w:type="dxa"/>
          </w:tcPr>
          <w:p w14:paraId="0A2CBF85" w14:textId="77777777" w:rsidR="00E43EF1" w:rsidRPr="00E77188" w:rsidRDefault="000E40D2">
            <w:pPr>
              <w:pStyle w:val="TableParagraph"/>
              <w:spacing w:before="54"/>
              <w:ind w:left="141" w:right="132"/>
              <w:jc w:val="center"/>
            </w:pPr>
            <w:r w:rsidRPr="00E77188">
              <w:t>$ 130,333.00</w:t>
            </w:r>
          </w:p>
        </w:tc>
        <w:tc>
          <w:tcPr>
            <w:tcW w:w="1619" w:type="dxa"/>
          </w:tcPr>
          <w:p w14:paraId="71BC0F94" w14:textId="30304A2C" w:rsidR="00E43EF1" w:rsidRPr="00E77188" w:rsidRDefault="000E40D2">
            <w:pPr>
              <w:pStyle w:val="TableParagraph"/>
              <w:spacing w:before="54"/>
              <w:ind w:left="33" w:right="52"/>
              <w:jc w:val="center"/>
            </w:pPr>
            <w:r w:rsidRPr="00E77188">
              <w:t xml:space="preserve">Yog </w:t>
            </w:r>
          </w:p>
        </w:tc>
      </w:tr>
      <w:tr w:rsidR="00E43EF1" w14:paraId="2E71CF95" w14:textId="77777777">
        <w:trPr>
          <w:trHeight w:val="2265"/>
        </w:trPr>
        <w:tc>
          <w:tcPr>
            <w:tcW w:w="1269" w:type="dxa"/>
          </w:tcPr>
          <w:p w14:paraId="040EBFAB" w14:textId="77777777" w:rsidR="00E43EF1" w:rsidRPr="00E77188" w:rsidRDefault="000E40D2">
            <w:pPr>
              <w:pStyle w:val="TableParagraph"/>
              <w:spacing w:before="54"/>
              <w:ind w:left="9"/>
              <w:jc w:val="center"/>
              <w:rPr>
                <w:b/>
              </w:rPr>
            </w:pPr>
            <w:r w:rsidRPr="00E77188">
              <w:rPr>
                <w:b/>
              </w:rPr>
              <w:t>2</w:t>
            </w:r>
          </w:p>
        </w:tc>
        <w:tc>
          <w:tcPr>
            <w:tcW w:w="2440" w:type="dxa"/>
          </w:tcPr>
          <w:p w14:paraId="44DBC881" w14:textId="77777777" w:rsidR="00E43EF1" w:rsidRPr="00E77188" w:rsidRDefault="000E40D2">
            <w:pPr>
              <w:pStyle w:val="TableParagraph"/>
              <w:spacing w:before="54"/>
              <w:ind w:left="58" w:right="124"/>
            </w:pPr>
            <w:r w:rsidRPr="00E77188">
              <w:t>Kev Koom Tes Ntawm Tsev Neeg thiab Zej Zog (FACE)</w:t>
            </w:r>
          </w:p>
        </w:tc>
        <w:tc>
          <w:tcPr>
            <w:tcW w:w="7626" w:type="dxa"/>
          </w:tcPr>
          <w:p w14:paraId="3EA7DE58" w14:textId="77777777" w:rsidR="00E43EF1" w:rsidRPr="00E77188" w:rsidRDefault="000E40D2">
            <w:pPr>
              <w:pStyle w:val="TableParagraph"/>
              <w:spacing w:before="54"/>
              <w:ind w:left="57"/>
            </w:pPr>
            <w:r w:rsidRPr="00E77188">
              <w:t>4.2</w:t>
            </w:r>
          </w:p>
          <w:p w14:paraId="4909BBDF" w14:textId="77777777" w:rsidR="00E43EF1" w:rsidRPr="00E77188" w:rsidRDefault="000E40D2" w:rsidP="00146361">
            <w:pPr>
              <w:pStyle w:val="TableParagraph"/>
              <w:ind w:left="57" w:right="482"/>
              <w:jc w:val="both"/>
            </w:pPr>
            <w:r w:rsidRPr="00E77188">
              <w:t>Kev Koom Tes Ntawm Tsev Neeg thiab Zej Zog (FACE) yog sawv cev los ntawm Tus Thawj Saib Xyuas Niam Txiv thiab Kev Koom Tes Hauv Zej Zog.</w:t>
            </w:r>
          </w:p>
          <w:p w14:paraId="1579350D" w14:textId="77777777" w:rsidR="00E43EF1" w:rsidRPr="00E77188" w:rsidRDefault="00E43EF1">
            <w:pPr>
              <w:pStyle w:val="TableParagraph"/>
              <w:spacing w:before="11"/>
              <w:rPr>
                <w:b/>
              </w:rPr>
            </w:pPr>
          </w:p>
          <w:p w14:paraId="65F501CC" w14:textId="77777777" w:rsidR="00E43EF1" w:rsidRPr="00E77188" w:rsidRDefault="000E40D2">
            <w:pPr>
              <w:pStyle w:val="TableParagraph"/>
              <w:ind w:left="57"/>
            </w:pPr>
            <w:r w:rsidRPr="00E77188">
              <w:t>Txhua S</w:t>
            </w:r>
            <w:del w:id="2215" w:author="Khamsaolee Xainhiaxang" w:date="2021-07-04T22:47:00Z">
              <w:r w:rsidRPr="00E77188" w:rsidDel="00CC2BD6">
                <w:delText xml:space="preserve"> </w:delText>
              </w:r>
            </w:del>
            <w:r w:rsidRPr="00E77188">
              <w:t>/</w:t>
            </w:r>
            <w:del w:id="2216" w:author="Khamsaolee Xainhiaxang" w:date="2021-07-04T22:47:00Z">
              <w:r w:rsidRPr="00E77188" w:rsidDel="00CC2BD6">
                <w:delText xml:space="preserve"> </w:delText>
              </w:r>
            </w:del>
            <w:r w:rsidRPr="00E77188">
              <w:t>C</w:t>
            </w:r>
          </w:p>
        </w:tc>
        <w:tc>
          <w:tcPr>
            <w:tcW w:w="2156" w:type="dxa"/>
          </w:tcPr>
          <w:p w14:paraId="0352D34B" w14:textId="77777777" w:rsidR="00E43EF1" w:rsidRPr="00E77188" w:rsidRDefault="000E40D2">
            <w:pPr>
              <w:pStyle w:val="TableParagraph"/>
              <w:spacing w:before="54"/>
              <w:ind w:left="141" w:right="132"/>
              <w:jc w:val="center"/>
            </w:pPr>
            <w:r w:rsidRPr="00E77188">
              <w:t>$ 136,202.00</w:t>
            </w:r>
          </w:p>
        </w:tc>
        <w:tc>
          <w:tcPr>
            <w:tcW w:w="1619" w:type="dxa"/>
          </w:tcPr>
          <w:p w14:paraId="1B80921B" w14:textId="6670C135" w:rsidR="00E43EF1" w:rsidRPr="00E77188" w:rsidRDefault="000E40D2">
            <w:pPr>
              <w:pStyle w:val="TableParagraph"/>
              <w:spacing w:before="54"/>
              <w:ind w:left="33" w:right="52"/>
              <w:jc w:val="center"/>
            </w:pPr>
            <w:r w:rsidRPr="00E77188">
              <w:t xml:space="preserve">Yog </w:t>
            </w:r>
          </w:p>
        </w:tc>
      </w:tr>
    </w:tbl>
    <w:p w14:paraId="5F355354" w14:textId="77777777" w:rsidR="00E43EF1" w:rsidRDefault="00E43EF1">
      <w:pPr>
        <w:pStyle w:val="BodyText"/>
        <w:spacing w:before="11"/>
        <w:rPr>
          <w:b/>
          <w:sz w:val="7"/>
        </w:rPr>
      </w:pPr>
    </w:p>
    <w:p w14:paraId="1BCAB34E" w14:textId="72229DC3" w:rsidR="00E43EF1" w:rsidRPr="00021956" w:rsidRDefault="00151748">
      <w:pPr>
        <w:spacing w:before="88"/>
        <w:ind w:left="240"/>
        <w:rPr>
          <w:b/>
          <w:sz w:val="32"/>
          <w:szCs w:val="32"/>
        </w:rPr>
      </w:pPr>
      <w:hyperlink r:id="rId44" w:anchor="GoalAnalysis">
        <w:r w:rsidR="008D065C" w:rsidRPr="00021956">
          <w:rPr>
            <w:b/>
            <w:sz w:val="32"/>
            <w:szCs w:val="32"/>
          </w:rPr>
          <w:t xml:space="preserve">Kev </w:t>
        </w:r>
        <w:r w:rsidR="000E40D2" w:rsidRPr="00021956">
          <w:rPr>
            <w:b/>
            <w:sz w:val="32"/>
            <w:szCs w:val="32"/>
          </w:rPr>
          <w:t>Tshawb Xyuas</w:t>
        </w:r>
        <w:r w:rsidR="00D25785" w:rsidRPr="00021956">
          <w:rPr>
            <w:sz w:val="32"/>
            <w:szCs w:val="32"/>
          </w:rPr>
          <w:t xml:space="preserve"> </w:t>
        </w:r>
        <w:r w:rsidR="00B05ADA">
          <w:rPr>
            <w:b/>
            <w:sz w:val="32"/>
            <w:szCs w:val="32"/>
          </w:rPr>
          <w:t>Cov</w:t>
        </w:r>
        <w:r w:rsidR="00D25785" w:rsidRPr="00021956">
          <w:rPr>
            <w:b/>
            <w:sz w:val="32"/>
            <w:szCs w:val="32"/>
          </w:rPr>
          <w:t xml:space="preserve"> Hom Phiaj</w:t>
        </w:r>
        <w:r w:rsidR="000E40D2" w:rsidRPr="00021956">
          <w:rPr>
            <w:b/>
            <w:sz w:val="32"/>
            <w:szCs w:val="32"/>
          </w:rPr>
          <w:t xml:space="preserve"> [2021-22]</w:t>
        </w:r>
      </w:hyperlink>
    </w:p>
    <w:p w14:paraId="1313F3BE" w14:textId="48C53BAD" w:rsidR="00740538" w:rsidRPr="005819B9" w:rsidRDefault="00740538" w:rsidP="00740538">
      <w:pPr>
        <w:pStyle w:val="BodyText"/>
        <w:ind w:left="240"/>
        <w:rPr>
          <w:sz w:val="22"/>
          <w:szCs w:val="22"/>
        </w:rPr>
      </w:pPr>
      <w:r w:rsidRPr="00E73BE9">
        <w:rPr>
          <w:sz w:val="22"/>
          <w:szCs w:val="22"/>
        </w:rPr>
        <w:t xml:space="preserve">Kev tshawb xyuas </w:t>
      </w:r>
      <w:ins w:id="2217" w:author="Khamsaolee Xainhiaxang" w:date="2021-07-04T22:49:00Z">
        <w:r w:rsidR="00CC2BD6">
          <w:rPr>
            <w:sz w:val="22"/>
            <w:szCs w:val="22"/>
          </w:rPr>
          <w:t>tias lub hom phiaj no</w:t>
        </w:r>
        <w:r w:rsidR="00CC2BD6" w:rsidRPr="00E73BE9">
          <w:rPr>
            <w:sz w:val="22"/>
            <w:szCs w:val="22"/>
          </w:rPr>
          <w:t xml:space="preserve"> </w:t>
        </w:r>
      </w:ins>
      <w:ins w:id="2218" w:author="Khamsaolee Xainhiaxang" w:date="2021-07-04T22:51:00Z">
        <w:r w:rsidR="00CC2BD6">
          <w:rPr>
            <w:sz w:val="22"/>
            <w:szCs w:val="22"/>
          </w:rPr>
          <w:t xml:space="preserve">raug </w:t>
        </w:r>
      </w:ins>
      <w:ins w:id="2219" w:author="Khamsaolee Xainhiaxang" w:date="2021-07-04T22:49:00Z">
        <w:r w:rsidR="00CC2BD6" w:rsidRPr="00E73BE9">
          <w:rPr>
            <w:sz w:val="22"/>
            <w:szCs w:val="22"/>
          </w:rPr>
          <w:t>ua tiav hauv lub xyoo dhau los</w:t>
        </w:r>
      </w:ins>
      <w:ins w:id="2220" w:author="Khamsaolee Xainhiaxang" w:date="2021-07-04T22:50:00Z">
        <w:r w:rsidR="00CC2BD6">
          <w:rPr>
            <w:sz w:val="22"/>
            <w:szCs w:val="22"/>
          </w:rPr>
          <w:t xml:space="preserve"> tau li cas</w:t>
        </w:r>
      </w:ins>
      <w:ins w:id="2221" w:author="Khamsaolee Xainhiaxang" w:date="2021-07-04T22:49:00Z">
        <w:r w:rsidR="00CC2BD6">
          <w:rPr>
            <w:sz w:val="22"/>
            <w:szCs w:val="22"/>
          </w:rPr>
          <w:t>.</w:t>
        </w:r>
      </w:ins>
      <w:del w:id="2222" w:author="Khamsaolee Xainhiaxang" w:date="2021-07-04T22:49:00Z">
        <w:r w:rsidRPr="00E73BE9" w:rsidDel="00CC2BD6">
          <w:rPr>
            <w:sz w:val="22"/>
            <w:szCs w:val="22"/>
          </w:rPr>
          <w:delText>ntawm yuav ua li cas lub hom phiaj no thiaj ua tiav hauv lub xyoo dhau los</w:delText>
        </w:r>
        <w:r w:rsidRPr="005819B9" w:rsidDel="00CC2BD6">
          <w:rPr>
            <w:sz w:val="22"/>
            <w:szCs w:val="22"/>
          </w:rPr>
          <w:delText>.</w:delText>
        </w:r>
      </w:del>
    </w:p>
    <w:p w14:paraId="7F7A6A5B" w14:textId="60EDC298" w:rsidR="00740538" w:rsidRPr="008F5A76" w:rsidRDefault="00B672F4" w:rsidP="00740538">
      <w:pPr>
        <w:pStyle w:val="BodyText"/>
        <w:tabs>
          <w:tab w:val="left" w:pos="15388"/>
        </w:tabs>
        <w:ind w:left="240"/>
        <w:rPr>
          <w:sz w:val="22"/>
          <w:szCs w:val="22"/>
        </w:rPr>
      </w:pPr>
      <w:r>
        <w:rPr>
          <w:noProof/>
          <w:sz w:val="22"/>
          <w:szCs w:val="22"/>
          <w:lang w:bidi="th-TH"/>
        </w:rPr>
        <mc:AlternateContent>
          <mc:Choice Requires="wps">
            <w:drawing>
              <wp:anchor distT="0" distB="0" distL="0" distR="0" simplePos="0" relativeHeight="251956224" behindDoc="1" locked="0" layoutInCell="1" allowOverlap="1" wp14:anchorId="31A99FAF" wp14:editId="01B03BAB">
                <wp:simplePos x="0" y="0"/>
                <wp:positionH relativeFrom="page">
                  <wp:posOffset>234950</wp:posOffset>
                </wp:positionH>
                <wp:positionV relativeFrom="paragraph">
                  <wp:posOffset>254635</wp:posOffset>
                </wp:positionV>
                <wp:extent cx="9588500" cy="278130"/>
                <wp:effectExtent l="0" t="0" r="0" b="0"/>
                <wp:wrapTopAndBottom/>
                <wp:docPr id="423"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27813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2DF16D70" w14:textId="0CE5CBBC" w:rsidR="00AD19E5" w:rsidRPr="00C91568" w:rsidRDefault="00AD19E5" w:rsidP="00740538">
                            <w:pPr>
                              <w:pStyle w:val="BodyText"/>
                              <w:spacing w:before="58"/>
                              <w:ind w:left="48"/>
                              <w:rPr>
                                <w:sz w:val="22"/>
                                <w:szCs w:val="22"/>
                              </w:rPr>
                            </w:pPr>
                            <w:r w:rsidRPr="00C91568">
                              <w:rPr>
                                <w:sz w:val="22"/>
                                <w:szCs w:val="22"/>
                              </w:rPr>
                              <w:t xml:space="preserve">Kev tshawb xyuas ntawm xyoo 2021-22 cov hom phiaj yuav tshwm sim </w:t>
                            </w:r>
                            <w:del w:id="2223" w:author="Khamsaolee Xainhiaxang" w:date="2021-07-04T22:52:00Z">
                              <w:r w:rsidRPr="00C91568" w:rsidDel="00CC2BD6">
                                <w:rPr>
                                  <w:sz w:val="22"/>
                                  <w:szCs w:val="22"/>
                                </w:rPr>
                                <w:delText>thaum lub caij hloov pauv</w:delText>
                              </w:r>
                            </w:del>
                            <w:ins w:id="2224" w:author="Khamsaolee Xainhiaxang" w:date="2021-07-04T22:52:00Z">
                              <w:r>
                                <w:rPr>
                                  <w:sz w:val="22"/>
                                  <w:szCs w:val="22"/>
                                </w:rPr>
                                <w:t>nyob rau</w:t>
                              </w:r>
                            </w:ins>
                            <w:r w:rsidRPr="00C91568">
                              <w:rPr>
                                <w:sz w:val="22"/>
                                <w:szCs w:val="22"/>
                              </w:rPr>
                              <w:t xml:space="preserve"> xyoo 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99FAF" id="Text Box 470" o:spid="_x0000_s1079" type="#_x0000_t202" style="position:absolute;left:0;text-align:left;margin-left:18.5pt;margin-top:20.05pt;width:755pt;height:21.9pt;z-index:-251360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" filled="f" strokecolor="#8496b0" strokeweight="1pt">
                <v:textbox inset="0,0,0,0">
                  <w:txbxContent>
                    <w:p w14:paraId="2DF16D70" w14:textId="0CE5CBBC" w:rsidR="00AD19E5" w:rsidRPr="00C91568" w:rsidRDefault="00AD19E5" w:rsidP="00740538">
                      <w:pPr>
                        <w:pStyle w:val="BodyText"/>
                        <w:spacing w:before="58"/>
                        <w:ind w:left="48"/>
                        <w:rPr>
                          <w:sz w:val="22"/>
                          <w:szCs w:val="22"/>
                        </w:rPr>
                      </w:pPr>
                      <w:r w:rsidRPr="00C91568">
                        <w:rPr>
                          <w:sz w:val="22"/>
                          <w:szCs w:val="22"/>
                        </w:rPr>
                        <w:t xml:space="preserve">Kev tshawb xyuas ntawm xyoo 2021-22 cov hom phiaj yuav tshwm sim </w:t>
                      </w:r>
                      <w:del w:id="2225" w:author="Khamsaolee Xainhiaxang" w:date="2021-07-04T22:52:00Z">
                        <w:r w:rsidRPr="00C91568" w:rsidDel="00CC2BD6">
                          <w:rPr>
                            <w:sz w:val="22"/>
                            <w:szCs w:val="22"/>
                          </w:rPr>
                          <w:delText>thaum lub caij hloov pauv</w:delText>
                        </w:r>
                      </w:del>
                      <w:ins w:id="2226" w:author="Khamsaolee Xainhiaxang" w:date="2021-07-04T22:52:00Z">
                        <w:r>
                          <w:rPr>
                            <w:sz w:val="22"/>
                            <w:szCs w:val="22"/>
                          </w:rPr>
                          <w:t>nyob rau</w:t>
                        </w:r>
                      </w:ins>
                      <w:r w:rsidRPr="00C91568">
                        <w:rPr>
                          <w:sz w:val="22"/>
                          <w:szCs w:val="22"/>
                        </w:rPr>
                        <w:t xml:space="preserve"> xyoo 2022-23.</w:t>
                      </w:r>
                    </w:p>
                  </w:txbxContent>
                </v:textbox>
                <w10:wrap type="topAndBottom" anchorx="page"/>
              </v:shape>
            </w:pict>
          </mc:Fallback>
        </mc:AlternateContent>
      </w:r>
      <w:r w:rsidR="00740538" w:rsidRPr="008F5A76">
        <w:rPr>
          <w:sz w:val="22"/>
          <w:szCs w:val="22"/>
          <w:shd w:val="clear" w:color="auto" w:fill="DBE5F1"/>
        </w:rPr>
        <w:t>Cov lus piav qhia txog qhov muaj qhov sib txawv tshwj xeeb hauv kev npaj nqis tes ua thiab cov kev nqis tes ua tiag ntawm kev ua.</w:t>
      </w:r>
      <w:r w:rsidR="00740538" w:rsidRPr="008F5A76">
        <w:rPr>
          <w:sz w:val="22"/>
          <w:szCs w:val="22"/>
          <w:shd w:val="clear" w:color="auto" w:fill="DBE5F1"/>
        </w:rPr>
        <w:tab/>
      </w:r>
    </w:p>
    <w:p w14:paraId="164F16F4" w14:textId="77777777" w:rsidR="00740538" w:rsidRDefault="00740538" w:rsidP="00740538">
      <w:pPr>
        <w:pStyle w:val="BodyText"/>
        <w:spacing w:before="5"/>
        <w:rPr>
          <w:sz w:val="13"/>
        </w:rPr>
      </w:pPr>
    </w:p>
    <w:p w14:paraId="733045B6" w14:textId="4B51F578" w:rsidR="00740538" w:rsidRPr="002D67EB" w:rsidRDefault="00B672F4" w:rsidP="00740538">
      <w:pPr>
        <w:pStyle w:val="BodyText"/>
        <w:tabs>
          <w:tab w:val="left" w:pos="15388"/>
        </w:tabs>
        <w:spacing w:before="92"/>
        <w:ind w:left="240"/>
        <w:rPr>
          <w:sz w:val="22"/>
          <w:szCs w:val="22"/>
        </w:rPr>
      </w:pPr>
      <w:r>
        <w:rPr>
          <w:noProof/>
          <w:sz w:val="22"/>
          <w:szCs w:val="22"/>
          <w:lang w:bidi="th-TH"/>
        </w:rPr>
        <mc:AlternateContent>
          <mc:Choice Requires="wps">
            <w:drawing>
              <wp:anchor distT="0" distB="0" distL="0" distR="0" simplePos="0" relativeHeight="251957248" behindDoc="1" locked="0" layoutInCell="1" allowOverlap="1" wp14:anchorId="535FB96A" wp14:editId="35396C31">
                <wp:simplePos x="0" y="0"/>
                <wp:positionH relativeFrom="page">
                  <wp:posOffset>234950</wp:posOffset>
                </wp:positionH>
                <wp:positionV relativeFrom="paragraph">
                  <wp:posOffset>313055</wp:posOffset>
                </wp:positionV>
                <wp:extent cx="9588500" cy="278130"/>
                <wp:effectExtent l="0" t="0" r="0" b="0"/>
                <wp:wrapTopAndBottom/>
                <wp:docPr id="422"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27813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22002859" w14:textId="65C9A9A1" w:rsidR="00AD19E5" w:rsidRPr="00C91568" w:rsidRDefault="00AD19E5" w:rsidP="00740538">
                            <w:pPr>
                              <w:pStyle w:val="BodyText"/>
                              <w:spacing w:before="58"/>
                              <w:ind w:left="48"/>
                              <w:rPr>
                                <w:sz w:val="22"/>
                                <w:szCs w:val="22"/>
                              </w:rPr>
                            </w:pPr>
                            <w:r w:rsidRPr="00C91568">
                              <w:rPr>
                                <w:sz w:val="22"/>
                                <w:szCs w:val="22"/>
                              </w:rPr>
                              <w:t xml:space="preserve">Kev tshawb xyuas ntawm xyoo 2021-22 cov hom phiaj yuav tshwm sim </w:t>
                            </w:r>
                            <w:ins w:id="2227" w:author="Khamsaolee Xainhiaxang" w:date="2021-07-04T22:53:00Z">
                              <w:r>
                                <w:rPr>
                                  <w:sz w:val="22"/>
                                  <w:szCs w:val="22"/>
                                </w:rPr>
                                <w:t>nyob rau</w:t>
                              </w:r>
                            </w:ins>
                            <w:del w:id="2228" w:author="Khamsaolee Xainhiaxang" w:date="2021-07-04T22:53:00Z">
                              <w:r w:rsidRPr="00C91568" w:rsidDel="00CC2BD6">
                                <w:rPr>
                                  <w:sz w:val="22"/>
                                  <w:szCs w:val="22"/>
                                </w:rPr>
                                <w:delText>thaum lub caij hloov pauv</w:delText>
                              </w:r>
                            </w:del>
                            <w:r w:rsidRPr="00C91568">
                              <w:rPr>
                                <w:sz w:val="22"/>
                                <w:szCs w:val="22"/>
                              </w:rPr>
                              <w:t xml:space="preserve"> xyoo 2022-23.</w:t>
                            </w:r>
                          </w:p>
                          <w:p w14:paraId="7B189CD2" w14:textId="77777777" w:rsidR="00AD19E5" w:rsidRDefault="00AD19E5" w:rsidP="00740538">
                            <w:pPr>
                              <w:pStyle w:val="BodyText"/>
                              <w:spacing w:before="58"/>
                              <w:ind w:left="48"/>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5FB96A" id="Text Box 471" o:spid="_x0000_s1080" type="#_x0000_t202" style="position:absolute;left:0;text-align:left;margin-left:18.5pt;margin-top:24.65pt;width:755pt;height:21.9pt;z-index:-251359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" filled="f" strokecolor="#8496b0" strokeweight="1pt">
                <v:textbox inset="0,0,0,0">
                  <w:txbxContent>
                    <w:p w14:paraId="22002859" w14:textId="65C9A9A1" w:rsidR="00AD19E5" w:rsidRPr="00C91568" w:rsidRDefault="00AD19E5" w:rsidP="00740538">
                      <w:pPr>
                        <w:pStyle w:val="BodyText"/>
                        <w:spacing w:before="58"/>
                        <w:ind w:left="48"/>
                        <w:rPr>
                          <w:sz w:val="22"/>
                          <w:szCs w:val="22"/>
                        </w:rPr>
                      </w:pPr>
                      <w:r w:rsidRPr="00C91568">
                        <w:rPr>
                          <w:sz w:val="22"/>
                          <w:szCs w:val="22"/>
                        </w:rPr>
                        <w:t xml:space="preserve">Kev tshawb xyuas ntawm xyoo 2021-22 cov hom phiaj yuav tshwm sim </w:t>
                      </w:r>
                      <w:ins w:id="2229" w:author="Khamsaolee Xainhiaxang" w:date="2021-07-04T22:53:00Z">
                        <w:r>
                          <w:rPr>
                            <w:sz w:val="22"/>
                            <w:szCs w:val="22"/>
                          </w:rPr>
                          <w:t>nyob rau</w:t>
                        </w:r>
                      </w:ins>
                      <w:del w:id="2230" w:author="Khamsaolee Xainhiaxang" w:date="2021-07-04T22:53:00Z">
                        <w:r w:rsidRPr="00C91568" w:rsidDel="00CC2BD6">
                          <w:rPr>
                            <w:sz w:val="22"/>
                            <w:szCs w:val="22"/>
                          </w:rPr>
                          <w:delText>thaum lub caij hloov pauv</w:delText>
                        </w:r>
                      </w:del>
                      <w:r w:rsidRPr="00C91568">
                        <w:rPr>
                          <w:sz w:val="22"/>
                          <w:szCs w:val="22"/>
                        </w:rPr>
                        <w:t xml:space="preserve"> xyoo 2022-23.</w:t>
                      </w:r>
                    </w:p>
                    <w:p w14:paraId="7B189CD2" w14:textId="77777777" w:rsidR="00AD19E5" w:rsidRDefault="00AD19E5" w:rsidP="00740538">
                      <w:pPr>
                        <w:pStyle w:val="BodyText"/>
                        <w:spacing w:before="58"/>
                        <w:ind w:left="48"/>
                      </w:pPr>
                    </w:p>
                  </w:txbxContent>
                </v:textbox>
                <w10:wrap type="topAndBottom" anchorx="page"/>
              </v:shape>
            </w:pict>
          </mc:Fallback>
        </mc:AlternateContent>
      </w:r>
      <w:r w:rsidR="00740538" w:rsidRPr="002D67EB">
        <w:rPr>
          <w:sz w:val="22"/>
          <w:szCs w:val="22"/>
          <w:shd w:val="clear" w:color="auto" w:fill="DBE5F1"/>
        </w:rPr>
        <w:t xml:space="preserve">Cov lus piav qhia txog qhov sib txawv ntawm cov </w:t>
      </w:r>
      <w:del w:id="2231" w:author="Khamsaolee Xainhiaxang" w:date="2021-07-04T22:54:00Z">
        <w:r w:rsidR="00740538" w:rsidRPr="002D67EB" w:rsidDel="00CC2BD6">
          <w:rPr>
            <w:sz w:val="22"/>
            <w:szCs w:val="22"/>
            <w:shd w:val="clear" w:color="auto" w:fill="DBE5F1"/>
          </w:rPr>
          <w:delText xml:space="preserve">khoom siv Kev Siv </w:delText>
        </w:r>
      </w:del>
      <w:r w:rsidR="00740538" w:rsidRPr="002D67EB">
        <w:rPr>
          <w:sz w:val="22"/>
          <w:szCs w:val="22"/>
          <w:shd w:val="clear" w:color="auto" w:fill="DBE5F1"/>
        </w:rPr>
        <w:t xml:space="preserve">Nyiaj </w:t>
      </w:r>
      <w:ins w:id="2232" w:author="Khamsaolee Xainhiaxang" w:date="2021-07-04T22:54:00Z">
        <w:r w:rsidR="00CC2BD6">
          <w:rPr>
            <w:sz w:val="22"/>
            <w:szCs w:val="22"/>
            <w:shd w:val="clear" w:color="auto" w:fill="DBE5F1"/>
          </w:rPr>
          <w:t>Vam tias yuav siv</w:t>
        </w:r>
      </w:ins>
      <w:del w:id="2233" w:author="Khamsaolee Xainhiaxang" w:date="2021-07-04T22:54:00Z">
        <w:r w:rsidR="00740538" w:rsidRPr="002D67EB" w:rsidDel="00CC2BD6">
          <w:rPr>
            <w:sz w:val="22"/>
            <w:szCs w:val="22"/>
            <w:shd w:val="clear" w:color="auto" w:fill="DBE5F1"/>
          </w:rPr>
          <w:delText>Txiag</w:delText>
        </w:r>
      </w:del>
      <w:r w:rsidR="00740538" w:rsidRPr="002D67EB">
        <w:rPr>
          <w:sz w:val="22"/>
          <w:szCs w:val="22"/>
          <w:shd w:val="clear" w:color="auto" w:fill="DBE5F1"/>
        </w:rPr>
        <w:t xml:space="preserve"> thiab </w:t>
      </w:r>
      <w:del w:id="2234" w:author="Khamsaolee Xainhiaxang" w:date="2021-07-04T22:54:00Z">
        <w:r w:rsidR="00740538" w:rsidRPr="002D67EB" w:rsidDel="00CC2BD6">
          <w:rPr>
            <w:sz w:val="22"/>
            <w:szCs w:val="22"/>
            <w:shd w:val="clear" w:color="auto" w:fill="DBE5F1"/>
          </w:rPr>
          <w:delText>Keb Kwv</w:delText>
        </w:r>
      </w:del>
      <w:ins w:id="2235" w:author="Khamsaolee Xainhiaxang" w:date="2021-07-04T22:54:00Z">
        <w:r w:rsidR="00CC2BD6">
          <w:rPr>
            <w:sz w:val="22"/>
            <w:szCs w:val="22"/>
            <w:shd w:val="clear" w:color="auto" w:fill="DBE5F1"/>
          </w:rPr>
          <w:t>Cov</w:t>
        </w:r>
      </w:ins>
      <w:r w:rsidR="00740538" w:rsidRPr="002D67EB">
        <w:rPr>
          <w:sz w:val="22"/>
          <w:szCs w:val="22"/>
          <w:shd w:val="clear" w:color="auto" w:fill="DBE5F1"/>
        </w:rPr>
        <w:t xml:space="preserve"> Nyiaj</w:t>
      </w:r>
      <w:ins w:id="2236" w:author="Khamsaolee Xainhiaxang" w:date="2021-07-04T22:54:00Z">
        <w:r w:rsidR="00CC2BD6">
          <w:rPr>
            <w:sz w:val="22"/>
            <w:szCs w:val="22"/>
            <w:shd w:val="clear" w:color="auto" w:fill="DBE5F1"/>
          </w:rPr>
          <w:t xml:space="preserve"> uas tau siv tiag</w:t>
        </w:r>
      </w:ins>
      <w:r w:rsidR="00740538" w:rsidRPr="002D67EB">
        <w:rPr>
          <w:sz w:val="22"/>
          <w:szCs w:val="22"/>
          <w:shd w:val="clear" w:color="auto" w:fill="DBE5F1"/>
        </w:rPr>
        <w:t>.</w:t>
      </w:r>
      <w:r w:rsidR="00740538" w:rsidRPr="002D67EB">
        <w:rPr>
          <w:sz w:val="22"/>
          <w:szCs w:val="22"/>
          <w:shd w:val="clear" w:color="auto" w:fill="DBE5F1"/>
        </w:rPr>
        <w:tab/>
      </w:r>
    </w:p>
    <w:p w14:paraId="1DEF445D" w14:textId="77777777" w:rsidR="00740538" w:rsidRDefault="00740538" w:rsidP="00740538">
      <w:pPr>
        <w:pStyle w:val="BodyText"/>
        <w:spacing w:before="5"/>
        <w:rPr>
          <w:sz w:val="13"/>
        </w:rPr>
      </w:pPr>
    </w:p>
    <w:p w14:paraId="14147961" w14:textId="77777777" w:rsidR="005D1058" w:rsidRDefault="005D1058" w:rsidP="00740538">
      <w:pPr>
        <w:pStyle w:val="BodyText"/>
        <w:tabs>
          <w:tab w:val="left" w:pos="15388"/>
        </w:tabs>
        <w:spacing w:before="92"/>
        <w:ind w:left="240"/>
        <w:rPr>
          <w:sz w:val="22"/>
          <w:szCs w:val="22"/>
          <w:shd w:val="clear" w:color="auto" w:fill="DBE5F1"/>
        </w:rPr>
      </w:pPr>
    </w:p>
    <w:p w14:paraId="261DF982" w14:textId="77777777" w:rsidR="005D1058" w:rsidRDefault="005D1058" w:rsidP="00740538">
      <w:pPr>
        <w:pStyle w:val="BodyText"/>
        <w:tabs>
          <w:tab w:val="left" w:pos="15388"/>
        </w:tabs>
        <w:spacing w:before="92"/>
        <w:ind w:left="240"/>
        <w:rPr>
          <w:sz w:val="22"/>
          <w:szCs w:val="22"/>
          <w:shd w:val="clear" w:color="auto" w:fill="DBE5F1"/>
        </w:rPr>
      </w:pPr>
    </w:p>
    <w:p w14:paraId="174B458A" w14:textId="77777777" w:rsidR="005D1058" w:rsidRDefault="005D1058" w:rsidP="00740538">
      <w:pPr>
        <w:pStyle w:val="BodyText"/>
        <w:tabs>
          <w:tab w:val="left" w:pos="15388"/>
        </w:tabs>
        <w:spacing w:before="92"/>
        <w:ind w:left="240"/>
        <w:rPr>
          <w:sz w:val="22"/>
          <w:szCs w:val="22"/>
          <w:shd w:val="clear" w:color="auto" w:fill="DBE5F1"/>
        </w:rPr>
      </w:pPr>
    </w:p>
    <w:p w14:paraId="7F1E7754" w14:textId="20A28F85" w:rsidR="00740538" w:rsidRPr="00F3044D" w:rsidRDefault="00B672F4" w:rsidP="00740538">
      <w:pPr>
        <w:pStyle w:val="BodyText"/>
        <w:tabs>
          <w:tab w:val="left" w:pos="15388"/>
        </w:tabs>
        <w:spacing w:before="92"/>
        <w:ind w:left="240"/>
        <w:rPr>
          <w:sz w:val="22"/>
          <w:szCs w:val="22"/>
        </w:rPr>
      </w:pPr>
      <w:r>
        <w:rPr>
          <w:noProof/>
          <w:sz w:val="22"/>
          <w:szCs w:val="22"/>
          <w:lang w:bidi="th-TH"/>
        </w:rPr>
        <w:lastRenderedPageBreak/>
        <mc:AlternateContent>
          <mc:Choice Requires="wps">
            <w:drawing>
              <wp:anchor distT="0" distB="0" distL="0" distR="0" simplePos="0" relativeHeight="251958272" behindDoc="1" locked="0" layoutInCell="1" allowOverlap="1" wp14:anchorId="1A59043B" wp14:editId="1674F9DF">
                <wp:simplePos x="0" y="0"/>
                <wp:positionH relativeFrom="page">
                  <wp:posOffset>234950</wp:posOffset>
                </wp:positionH>
                <wp:positionV relativeFrom="paragraph">
                  <wp:posOffset>313055</wp:posOffset>
                </wp:positionV>
                <wp:extent cx="9588500" cy="278130"/>
                <wp:effectExtent l="0" t="0" r="0" b="0"/>
                <wp:wrapTopAndBottom/>
                <wp:docPr id="421"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27813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7A4510DB" w14:textId="37D7D20F" w:rsidR="00AD19E5" w:rsidRPr="00C91568" w:rsidRDefault="00AD19E5" w:rsidP="00740538">
                            <w:pPr>
                              <w:pStyle w:val="BodyText"/>
                              <w:spacing w:before="58"/>
                              <w:ind w:left="48"/>
                              <w:rPr>
                                <w:sz w:val="22"/>
                                <w:szCs w:val="22"/>
                              </w:rPr>
                            </w:pPr>
                            <w:r w:rsidRPr="00C91568">
                              <w:rPr>
                                <w:sz w:val="22"/>
                                <w:szCs w:val="22"/>
                              </w:rPr>
                              <w:t xml:space="preserve">Kev tshawb xyuas ntawm xyoo 2021-22 cov hom phiaj yuav tshwm sim </w:t>
                            </w:r>
                            <w:ins w:id="2237" w:author="Khamsaolee Xainhiaxang" w:date="2021-07-04T22:53:00Z">
                              <w:r>
                                <w:rPr>
                                  <w:sz w:val="22"/>
                                  <w:szCs w:val="22"/>
                                </w:rPr>
                                <w:t>nyob rau</w:t>
                              </w:r>
                            </w:ins>
                            <w:del w:id="2238" w:author="Khamsaolee Xainhiaxang" w:date="2021-07-04T22:53:00Z">
                              <w:r w:rsidRPr="00C91568" w:rsidDel="00CC2BD6">
                                <w:rPr>
                                  <w:sz w:val="22"/>
                                  <w:szCs w:val="22"/>
                                </w:rPr>
                                <w:delText xml:space="preserve">thaum lub caij hloov pauv </w:delText>
                              </w:r>
                            </w:del>
                            <w:r w:rsidRPr="00C91568">
                              <w:rPr>
                                <w:sz w:val="22"/>
                                <w:szCs w:val="22"/>
                              </w:rPr>
                              <w:t>xyoo 2022-23.</w:t>
                            </w:r>
                          </w:p>
                          <w:p w14:paraId="46A4A967" w14:textId="77777777" w:rsidR="00AD19E5" w:rsidRDefault="00AD19E5" w:rsidP="00740538">
                            <w:pPr>
                              <w:pStyle w:val="BodyText"/>
                              <w:spacing w:before="58"/>
                              <w:ind w:left="48"/>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9043B" id="Text Box 472" o:spid="_x0000_s1081" type="#_x0000_t202" style="position:absolute;left:0;text-align:left;margin-left:18.5pt;margin-top:24.65pt;width:755pt;height:21.9pt;z-index:-251358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" filled="f" strokecolor="#8496b0" strokeweight="1pt">
                <v:textbox inset="0,0,0,0">
                  <w:txbxContent>
                    <w:p w14:paraId="7A4510DB" w14:textId="37D7D20F" w:rsidR="00AD19E5" w:rsidRPr="00C91568" w:rsidRDefault="00AD19E5" w:rsidP="00740538">
                      <w:pPr>
                        <w:pStyle w:val="BodyText"/>
                        <w:spacing w:before="58"/>
                        <w:ind w:left="48"/>
                        <w:rPr>
                          <w:sz w:val="22"/>
                          <w:szCs w:val="22"/>
                        </w:rPr>
                      </w:pPr>
                      <w:r w:rsidRPr="00C91568">
                        <w:rPr>
                          <w:sz w:val="22"/>
                          <w:szCs w:val="22"/>
                        </w:rPr>
                        <w:t xml:space="preserve">Kev tshawb xyuas ntawm xyoo 2021-22 cov hom phiaj yuav tshwm sim </w:t>
                      </w:r>
                      <w:ins w:id="2239" w:author="Khamsaolee Xainhiaxang" w:date="2021-07-04T22:53:00Z">
                        <w:r>
                          <w:rPr>
                            <w:sz w:val="22"/>
                            <w:szCs w:val="22"/>
                          </w:rPr>
                          <w:t>nyob rau</w:t>
                        </w:r>
                      </w:ins>
                      <w:del w:id="2240" w:author="Khamsaolee Xainhiaxang" w:date="2021-07-04T22:53:00Z">
                        <w:r w:rsidRPr="00C91568" w:rsidDel="00CC2BD6">
                          <w:rPr>
                            <w:sz w:val="22"/>
                            <w:szCs w:val="22"/>
                          </w:rPr>
                          <w:delText xml:space="preserve">thaum lub caij hloov pauv </w:delText>
                        </w:r>
                      </w:del>
                      <w:r w:rsidRPr="00C91568">
                        <w:rPr>
                          <w:sz w:val="22"/>
                          <w:szCs w:val="22"/>
                        </w:rPr>
                        <w:t>xyoo 2022-23.</w:t>
                      </w:r>
                    </w:p>
                    <w:p w14:paraId="46A4A967" w14:textId="77777777" w:rsidR="00AD19E5" w:rsidRDefault="00AD19E5" w:rsidP="00740538">
                      <w:pPr>
                        <w:pStyle w:val="BodyText"/>
                        <w:spacing w:before="58"/>
                        <w:ind w:left="48"/>
                      </w:pPr>
                    </w:p>
                  </w:txbxContent>
                </v:textbox>
                <w10:wrap type="topAndBottom" anchorx="page"/>
              </v:shape>
            </w:pict>
          </mc:Fallback>
        </mc:AlternateContent>
      </w:r>
      <w:r>
        <w:rPr>
          <w:noProof/>
          <w:sz w:val="22"/>
          <w:szCs w:val="22"/>
          <w:lang w:bidi="th-TH"/>
        </w:rPr>
        <mc:AlternateContent>
          <mc:Choice Requires="wps">
            <w:drawing>
              <wp:anchor distT="0" distB="0" distL="0" distR="0" simplePos="0" relativeHeight="251959296" behindDoc="1" locked="0" layoutInCell="1" allowOverlap="1" wp14:anchorId="64041469" wp14:editId="45086479">
                <wp:simplePos x="0" y="0"/>
                <wp:positionH relativeFrom="page">
                  <wp:posOffset>210185</wp:posOffset>
                </wp:positionH>
                <wp:positionV relativeFrom="paragraph">
                  <wp:posOffset>772795</wp:posOffset>
                </wp:positionV>
                <wp:extent cx="9638030" cy="350520"/>
                <wp:effectExtent l="0" t="0" r="0" b="0"/>
                <wp:wrapTopAndBottom/>
                <wp:docPr id="420"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8030" cy="35052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03BA65" w14:textId="77777777" w:rsidR="00AD19E5" w:rsidRPr="00A301F3" w:rsidRDefault="00AD19E5" w:rsidP="00740538">
                            <w:pPr>
                              <w:pStyle w:val="BodyText"/>
                              <w:ind w:left="29" w:right="1108"/>
                              <w:rPr>
                                <w:sz w:val="22"/>
                                <w:szCs w:val="22"/>
                              </w:rPr>
                            </w:pPr>
                            <w:r w:rsidRPr="00A301F3">
                              <w:rPr>
                                <w:sz w:val="22"/>
                                <w:szCs w:val="22"/>
                              </w:rPr>
                              <w:t>Cov lus piav qhia txog txhua qhov kev hloov pauv hloov mus rau lub hom phiaj uas tau npaj, ntsuas, cov txiaj ntsig uas xav tau, los sis kev nqis tes ua rau lub xyoo tom ntej uas tshwm sim los ntawm kev cuam tshuam ntawm kev xyaum ua ntej.</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041469" id="Text Box 473" o:spid="_x0000_s1082" type="#_x0000_t202" style="position:absolute;left:0;text-align:left;margin-left:16.55pt;margin-top:60.85pt;width:758.9pt;height:27.6pt;z-index:-251357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" fillcolor="#dbe5f1" stroked="f">
                <v:textbox inset="0,0,0,0">
                  <w:txbxContent>
                    <w:p w14:paraId="3603BA65" w14:textId="77777777" w:rsidR="00AD19E5" w:rsidRPr="00A301F3" w:rsidRDefault="00AD19E5" w:rsidP="00740538">
                      <w:pPr>
                        <w:pStyle w:val="BodyText"/>
                        <w:ind w:left="29" w:right="1108"/>
                        <w:rPr>
                          <w:sz w:val="22"/>
                          <w:szCs w:val="22"/>
                        </w:rPr>
                      </w:pPr>
                      <w:r w:rsidRPr="00A301F3">
                        <w:rPr>
                          <w:sz w:val="22"/>
                          <w:szCs w:val="22"/>
                        </w:rPr>
                        <w:t>Cov lus piav qhia txog txhua qhov kev hloov pauv hloov mus rau lub hom phiaj uas tau npaj, ntsuas, cov txiaj ntsig uas xav tau, los sis kev nqis tes ua rau lub xyoo tom ntej uas tshwm sim los ntawm kev cuam tshuam ntawm kev xyaum ua ntej.</w:t>
                      </w:r>
                    </w:p>
                  </w:txbxContent>
                </v:textbox>
                <w10:wrap type="topAndBottom" anchorx="page"/>
              </v:shape>
            </w:pict>
          </mc:Fallback>
        </mc:AlternateContent>
      </w:r>
      <w:r>
        <w:rPr>
          <w:noProof/>
          <w:sz w:val="22"/>
          <w:szCs w:val="22"/>
          <w:lang w:bidi="th-TH"/>
        </w:rPr>
        <mc:AlternateContent>
          <mc:Choice Requires="wps">
            <w:drawing>
              <wp:anchor distT="0" distB="0" distL="0" distR="0" simplePos="0" relativeHeight="251960320" behindDoc="1" locked="0" layoutInCell="1" allowOverlap="1" wp14:anchorId="0B8FFD34" wp14:editId="5675C90A">
                <wp:simplePos x="0" y="0"/>
                <wp:positionH relativeFrom="page">
                  <wp:posOffset>234950</wp:posOffset>
                </wp:positionH>
                <wp:positionV relativeFrom="paragraph">
                  <wp:posOffset>1202690</wp:posOffset>
                </wp:positionV>
                <wp:extent cx="9588500" cy="278130"/>
                <wp:effectExtent l="0" t="0" r="0" b="0"/>
                <wp:wrapTopAndBottom/>
                <wp:docPr id="419"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27813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481296B3" w14:textId="51374E50" w:rsidR="00AD19E5" w:rsidRPr="00C91568" w:rsidRDefault="00AD19E5" w:rsidP="00740538">
                            <w:pPr>
                              <w:pStyle w:val="BodyText"/>
                              <w:spacing w:before="58"/>
                              <w:ind w:left="48"/>
                              <w:rPr>
                                <w:sz w:val="22"/>
                                <w:szCs w:val="22"/>
                              </w:rPr>
                            </w:pPr>
                            <w:r w:rsidRPr="00C91568">
                              <w:rPr>
                                <w:sz w:val="22"/>
                                <w:szCs w:val="22"/>
                              </w:rPr>
                              <w:t xml:space="preserve">Kev tshawb xyuas ntawm xyoo 2021-22 cov hom phiaj yuav tshwm sim </w:t>
                            </w:r>
                            <w:ins w:id="2241" w:author="Khamsaolee Xainhiaxang" w:date="2021-07-04T22:53:00Z">
                              <w:r>
                                <w:rPr>
                                  <w:sz w:val="22"/>
                                  <w:szCs w:val="22"/>
                                </w:rPr>
                                <w:t>nyob rau</w:t>
                              </w:r>
                            </w:ins>
                            <w:del w:id="2242" w:author="Khamsaolee Xainhiaxang" w:date="2021-07-04T22:53:00Z">
                              <w:r w:rsidRPr="00C91568" w:rsidDel="00CC2BD6">
                                <w:rPr>
                                  <w:sz w:val="22"/>
                                  <w:szCs w:val="22"/>
                                </w:rPr>
                                <w:delText xml:space="preserve">thaum lub caij hloov pauv </w:delText>
                              </w:r>
                            </w:del>
                            <w:r w:rsidRPr="00C91568">
                              <w:rPr>
                                <w:sz w:val="22"/>
                                <w:szCs w:val="22"/>
                              </w:rPr>
                              <w:t>xyoo 2022-23.</w:t>
                            </w:r>
                          </w:p>
                          <w:p w14:paraId="0C2C1AFC" w14:textId="77777777" w:rsidR="00AD19E5" w:rsidRDefault="00AD19E5" w:rsidP="00740538">
                            <w:pPr>
                              <w:pStyle w:val="BodyText"/>
                              <w:spacing w:before="58"/>
                              <w:ind w:left="48"/>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FFD34" id="Text Box 474" o:spid="_x0000_s1083" type="#_x0000_t202" style="position:absolute;left:0;text-align:left;margin-left:18.5pt;margin-top:94.7pt;width:755pt;height:21.9pt;z-index:-251356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" filled="f" strokecolor="#8496b0" strokeweight="1pt">
                <v:textbox inset="0,0,0,0">
                  <w:txbxContent>
                    <w:p w14:paraId="481296B3" w14:textId="51374E50" w:rsidR="00AD19E5" w:rsidRPr="00C91568" w:rsidRDefault="00AD19E5" w:rsidP="00740538">
                      <w:pPr>
                        <w:pStyle w:val="BodyText"/>
                        <w:spacing w:before="58"/>
                        <w:ind w:left="48"/>
                        <w:rPr>
                          <w:sz w:val="22"/>
                          <w:szCs w:val="22"/>
                        </w:rPr>
                      </w:pPr>
                      <w:r w:rsidRPr="00C91568">
                        <w:rPr>
                          <w:sz w:val="22"/>
                          <w:szCs w:val="22"/>
                        </w:rPr>
                        <w:t xml:space="preserve">Kev tshawb xyuas ntawm xyoo 2021-22 cov hom phiaj yuav tshwm sim </w:t>
                      </w:r>
                      <w:ins w:id="2243" w:author="Khamsaolee Xainhiaxang" w:date="2021-07-04T22:53:00Z">
                        <w:r>
                          <w:rPr>
                            <w:sz w:val="22"/>
                            <w:szCs w:val="22"/>
                          </w:rPr>
                          <w:t>nyob rau</w:t>
                        </w:r>
                      </w:ins>
                      <w:del w:id="2244" w:author="Khamsaolee Xainhiaxang" w:date="2021-07-04T22:53:00Z">
                        <w:r w:rsidRPr="00C91568" w:rsidDel="00CC2BD6">
                          <w:rPr>
                            <w:sz w:val="22"/>
                            <w:szCs w:val="22"/>
                          </w:rPr>
                          <w:delText xml:space="preserve">thaum lub caij hloov pauv </w:delText>
                        </w:r>
                      </w:del>
                      <w:r w:rsidRPr="00C91568">
                        <w:rPr>
                          <w:sz w:val="22"/>
                          <w:szCs w:val="22"/>
                        </w:rPr>
                        <w:t>xyoo 2022-23.</w:t>
                      </w:r>
                    </w:p>
                    <w:p w14:paraId="0C2C1AFC" w14:textId="77777777" w:rsidR="00AD19E5" w:rsidRDefault="00AD19E5" w:rsidP="00740538">
                      <w:pPr>
                        <w:pStyle w:val="BodyText"/>
                        <w:spacing w:before="58"/>
                        <w:ind w:left="48"/>
                      </w:pPr>
                    </w:p>
                  </w:txbxContent>
                </v:textbox>
                <w10:wrap type="topAndBottom" anchorx="page"/>
              </v:shape>
            </w:pict>
          </mc:Fallback>
        </mc:AlternateContent>
      </w:r>
      <w:r w:rsidR="00740538" w:rsidRPr="00F3044D">
        <w:rPr>
          <w:sz w:val="22"/>
          <w:szCs w:val="22"/>
          <w:shd w:val="clear" w:color="auto" w:fill="DBE5F1"/>
        </w:rPr>
        <w:t>Cov lus piav qhia yuav ua li cas thiaj ua tau zoo rau cov kev nqis tes ua tshwj xeeb uas tau ua hauv kev nce qib mus rau lub hom phiaj.</w:t>
      </w:r>
      <w:r w:rsidR="00740538" w:rsidRPr="00F3044D">
        <w:rPr>
          <w:sz w:val="22"/>
          <w:szCs w:val="22"/>
          <w:shd w:val="clear" w:color="auto" w:fill="DBE5F1"/>
        </w:rPr>
        <w:tab/>
      </w:r>
    </w:p>
    <w:p w14:paraId="4ED4BFA9" w14:textId="77777777" w:rsidR="00740538" w:rsidRDefault="00740538" w:rsidP="00740538">
      <w:pPr>
        <w:pStyle w:val="BodyText"/>
        <w:spacing w:before="4"/>
        <w:rPr>
          <w:sz w:val="19"/>
        </w:rPr>
      </w:pPr>
    </w:p>
    <w:p w14:paraId="52C990D5" w14:textId="77777777" w:rsidR="00740538" w:rsidRDefault="00740538" w:rsidP="00740538">
      <w:pPr>
        <w:pStyle w:val="BodyText"/>
        <w:spacing w:before="3"/>
        <w:rPr>
          <w:sz w:val="5"/>
        </w:rPr>
      </w:pPr>
    </w:p>
    <w:p w14:paraId="19C61E70" w14:textId="77777777" w:rsidR="00740538" w:rsidRDefault="00740538" w:rsidP="00740538">
      <w:pPr>
        <w:pStyle w:val="BodyText"/>
        <w:spacing w:before="5"/>
        <w:rPr>
          <w:sz w:val="13"/>
        </w:rPr>
      </w:pPr>
    </w:p>
    <w:p w14:paraId="0785D959" w14:textId="608A671B" w:rsidR="00E43EF1" w:rsidRDefault="00740538" w:rsidP="00740538">
      <w:pPr>
        <w:spacing w:before="92"/>
        <w:ind w:left="240"/>
        <w:rPr>
          <w:b/>
          <w:sz w:val="24"/>
        </w:rPr>
      </w:pPr>
      <w:r w:rsidRPr="002D52D6">
        <w:rPr>
          <w:b/>
          <w:sz w:val="24"/>
          <w:szCs w:val="24"/>
        </w:rPr>
        <w:t>Tsab ntawv tshaj tawm ntawm Kev Kwv yees Kev Siv Nyiaj rau xyoo dhau los ntawm kev nqis tes ua muaj nyob hauv Daim Ntawv Qhia Nyiaj Txhua Xyoo</w:t>
      </w:r>
      <w:r w:rsidR="000E40D2">
        <w:rPr>
          <w:b/>
          <w:sz w:val="24"/>
        </w:rPr>
        <w:t>.</w:t>
      </w:r>
    </w:p>
    <w:p w14:paraId="34EFD00C" w14:textId="77777777" w:rsidR="00E43EF1" w:rsidRDefault="00E43EF1">
      <w:pPr>
        <w:rPr>
          <w:sz w:val="24"/>
        </w:rPr>
        <w:sectPr w:rsidR="00E43EF1">
          <w:pgSz w:w="15840" w:h="12240" w:orient="landscape"/>
          <w:pgMar w:top="560" w:right="120" w:bottom="560" w:left="120" w:header="0" w:footer="284" w:gutter="0"/>
          <w:cols w:space="720"/>
        </w:sectPr>
      </w:pPr>
    </w:p>
    <w:p w14:paraId="6F0D3659" w14:textId="77777777" w:rsidR="00E43EF1" w:rsidRDefault="00E43EF1">
      <w:pPr>
        <w:pStyle w:val="BodyText"/>
        <w:rPr>
          <w:b/>
          <w:sz w:val="20"/>
        </w:rPr>
      </w:pPr>
    </w:p>
    <w:p w14:paraId="68EAD3F0" w14:textId="77777777" w:rsidR="00E43EF1" w:rsidRDefault="00E43EF1">
      <w:pPr>
        <w:pStyle w:val="BodyText"/>
        <w:rPr>
          <w:b/>
          <w:sz w:val="20"/>
        </w:rPr>
      </w:pPr>
    </w:p>
    <w:p w14:paraId="13D195B3" w14:textId="77777777" w:rsidR="00E43EF1" w:rsidRDefault="00E43EF1">
      <w:pPr>
        <w:pStyle w:val="BodyText"/>
        <w:spacing w:before="6"/>
        <w:rPr>
          <w:b/>
          <w:sz w:val="25"/>
        </w:rPr>
      </w:pPr>
    </w:p>
    <w:p w14:paraId="6A68C300" w14:textId="7DD10D66" w:rsidR="00E43EF1" w:rsidRPr="000519F5" w:rsidRDefault="00B672F4">
      <w:pPr>
        <w:spacing w:before="88"/>
        <w:ind w:left="240"/>
        <w:rPr>
          <w:b/>
          <w:sz w:val="32"/>
          <w:szCs w:val="32"/>
        </w:rPr>
      </w:pPr>
      <w:r>
        <w:rPr>
          <w:noProof/>
          <w:lang w:bidi="th-TH"/>
        </w:rPr>
        <mc:AlternateContent>
          <mc:Choice Requires="wps">
            <w:drawing>
              <wp:anchor distT="0" distB="0" distL="114300" distR="114300" simplePos="0" relativeHeight="251715584" behindDoc="0" locked="0" layoutInCell="1" allowOverlap="1" wp14:anchorId="35B6F397" wp14:editId="5F41E3E7">
                <wp:simplePos x="0" y="0"/>
                <wp:positionH relativeFrom="page">
                  <wp:posOffset>145415</wp:posOffset>
                </wp:positionH>
                <wp:positionV relativeFrom="paragraph">
                  <wp:posOffset>-479425</wp:posOffset>
                </wp:positionV>
                <wp:extent cx="9768205" cy="346075"/>
                <wp:effectExtent l="0" t="0" r="0" b="0"/>
                <wp:wrapNone/>
                <wp:docPr id="418" name="Text 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68205" cy="346075"/>
                        </a:xfrm>
                        <a:prstGeom prst="rect">
                          <a:avLst/>
                        </a:prstGeom>
                        <a:solidFill>
                          <a:srgbClr val="DBE5F1"/>
                        </a:solidFill>
                        <a:ln w="28575">
                          <a:solidFill>
                            <a:srgbClr val="000000"/>
                          </a:solidFill>
                          <a:miter lim="800000"/>
                          <a:headEnd/>
                          <a:tailEnd/>
                        </a:ln>
                      </wps:spPr>
                      <wps:txbx>
                        <w:txbxContent>
                          <w:p w14:paraId="661465EA" w14:textId="5B4E22B1" w:rsidR="00AD19E5" w:rsidRPr="00E13F37" w:rsidRDefault="00AD19E5">
                            <w:pPr>
                              <w:spacing w:before="20"/>
                              <w:ind w:left="108"/>
                              <w:rPr>
                                <w:b/>
                                <w:sz w:val="36"/>
                                <w:szCs w:val="36"/>
                              </w:rPr>
                            </w:pPr>
                            <w:hyperlink r:id="rId45" w:anchor="GoalsandActions">
                              <w:r>
                                <w:rPr>
                                  <w:b/>
                                  <w:sz w:val="36"/>
                                  <w:szCs w:val="36"/>
                                </w:rPr>
                                <w:t xml:space="preserve">Cov </w:t>
                              </w:r>
                              <w:r w:rsidRPr="00E13F37">
                                <w:rPr>
                                  <w:b/>
                                  <w:sz w:val="36"/>
                                  <w:szCs w:val="36"/>
                                </w:rPr>
                                <w:t xml:space="preserve">Hom Phiaj thiab </w:t>
                              </w:r>
                              <w:r>
                                <w:rPr>
                                  <w:b/>
                                  <w:sz w:val="36"/>
                                  <w:szCs w:val="36"/>
                                </w:rPr>
                                <w:t xml:space="preserve">Cov </w:t>
                              </w:r>
                              <w:r w:rsidRPr="00E13F37">
                                <w:rPr>
                                  <w:b/>
                                  <w:sz w:val="36"/>
                                  <w:szCs w:val="36"/>
                                </w:rPr>
                                <w:t>Kev Ua</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B6F397" id="Text Box 376" o:spid="_x0000_s1084" type="#_x0000_t202" style="position:absolute;left:0;text-align:left;margin-left:11.45pt;margin-top:-37.75pt;width:769.15pt;height:27.25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" fillcolor="#dbe5f1" strokeweight="2.25pt">
                <v:textbox inset="0,0,0,0">
                  <w:txbxContent>
                    <w:p w14:paraId="661465EA" w14:textId="5B4E22B1" w:rsidR="00AD19E5" w:rsidRPr="00E13F37" w:rsidRDefault="00AD19E5">
                      <w:pPr>
                        <w:spacing w:before="20"/>
                        <w:ind w:left="108"/>
                        <w:rPr>
                          <w:b/>
                          <w:sz w:val="36"/>
                          <w:szCs w:val="36"/>
                        </w:rPr>
                      </w:pPr>
                      <w:hyperlink r:id="rId46" w:anchor="GoalsandActions">
                        <w:r>
                          <w:rPr>
                            <w:b/>
                            <w:sz w:val="36"/>
                            <w:szCs w:val="36"/>
                          </w:rPr>
                          <w:t xml:space="preserve">Cov </w:t>
                        </w:r>
                        <w:r w:rsidRPr="00E13F37">
                          <w:rPr>
                            <w:b/>
                            <w:sz w:val="36"/>
                            <w:szCs w:val="36"/>
                          </w:rPr>
                          <w:t xml:space="preserve">Hom Phiaj thiab </w:t>
                        </w:r>
                        <w:r>
                          <w:rPr>
                            <w:b/>
                            <w:sz w:val="36"/>
                            <w:szCs w:val="36"/>
                          </w:rPr>
                          <w:t xml:space="preserve">Cov </w:t>
                        </w:r>
                        <w:r w:rsidRPr="00E13F37">
                          <w:rPr>
                            <w:b/>
                            <w:sz w:val="36"/>
                            <w:szCs w:val="36"/>
                          </w:rPr>
                          <w:t>Kev Ua</w:t>
                        </w:r>
                      </w:hyperlink>
                    </w:p>
                  </w:txbxContent>
                </v:textbox>
                <w10:wrap anchorx="page"/>
              </v:shape>
            </w:pict>
          </mc:Fallback>
        </mc:AlternateContent>
      </w:r>
      <w:bookmarkStart w:id="2245" w:name="Goal"/>
      <w:bookmarkEnd w:id="2245"/>
      <w:r w:rsidR="0059021F">
        <w:rPr>
          <w:sz w:val="32"/>
          <w:szCs w:val="32"/>
        </w:rPr>
        <w:t xml:space="preserve">Lub </w:t>
      </w:r>
      <w:hyperlink r:id="rId47" w:anchor="goalDescription">
        <w:r w:rsidR="000E40D2" w:rsidRPr="000519F5">
          <w:rPr>
            <w:b/>
            <w:sz w:val="32"/>
            <w:szCs w:val="32"/>
          </w:rPr>
          <w:t>Hom Phiaj</w:t>
        </w:r>
      </w:hyperlink>
    </w:p>
    <w:p w14:paraId="500DC212" w14:textId="77777777" w:rsidR="00E43EF1" w:rsidRDefault="00E43EF1">
      <w:pPr>
        <w:pStyle w:val="BodyText"/>
        <w:rPr>
          <w:b/>
          <w:sz w:val="10"/>
        </w:rPr>
      </w:pPr>
    </w:p>
    <w:tbl>
      <w:tblPr>
        <w:tblW w:w="0" w:type="auto"/>
        <w:tblInd w:w="25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2635"/>
        <w:gridCol w:w="12475"/>
      </w:tblGrid>
      <w:tr w:rsidR="00E43EF1" w14:paraId="645EB66F" w14:textId="77777777" w:rsidTr="00567838">
        <w:trPr>
          <w:trHeight w:val="417"/>
        </w:trPr>
        <w:tc>
          <w:tcPr>
            <w:tcW w:w="2635" w:type="dxa"/>
            <w:shd w:val="clear" w:color="auto" w:fill="DBE5F1"/>
          </w:tcPr>
          <w:p w14:paraId="3ADB1C08" w14:textId="68259E1F" w:rsidR="00E43EF1" w:rsidRPr="00E41798" w:rsidRDefault="00567838">
            <w:pPr>
              <w:pStyle w:val="TableParagraph"/>
              <w:spacing w:before="58"/>
              <w:ind w:left="605" w:right="596"/>
              <w:jc w:val="center"/>
              <w:rPr>
                <w:b/>
              </w:rPr>
            </w:pPr>
            <w:r w:rsidRPr="00E41798">
              <w:rPr>
                <w:b/>
              </w:rPr>
              <w:t>H</w:t>
            </w:r>
            <w:r w:rsidR="000E40D2" w:rsidRPr="00E41798">
              <w:rPr>
                <w:b/>
              </w:rPr>
              <w:t>om phiaj #</w:t>
            </w:r>
          </w:p>
        </w:tc>
        <w:tc>
          <w:tcPr>
            <w:tcW w:w="12475" w:type="dxa"/>
            <w:shd w:val="clear" w:color="auto" w:fill="DBE5F1"/>
          </w:tcPr>
          <w:p w14:paraId="02CF438A" w14:textId="77777777" w:rsidR="00E43EF1" w:rsidRPr="00E41798" w:rsidRDefault="000E40D2">
            <w:pPr>
              <w:pStyle w:val="TableParagraph"/>
              <w:spacing w:before="58"/>
              <w:ind w:left="58"/>
              <w:rPr>
                <w:b/>
              </w:rPr>
            </w:pPr>
            <w:r w:rsidRPr="00E41798">
              <w:rPr>
                <w:b/>
              </w:rPr>
              <w:t>Kev piav qhia</w:t>
            </w:r>
          </w:p>
        </w:tc>
      </w:tr>
      <w:tr w:rsidR="00E43EF1" w14:paraId="68A21910" w14:textId="77777777" w:rsidTr="00567838">
        <w:trPr>
          <w:trHeight w:val="417"/>
        </w:trPr>
        <w:tc>
          <w:tcPr>
            <w:tcW w:w="2635" w:type="dxa"/>
          </w:tcPr>
          <w:p w14:paraId="2089AE19" w14:textId="77777777" w:rsidR="00E43EF1" w:rsidRPr="00E41798" w:rsidRDefault="000E40D2">
            <w:pPr>
              <w:pStyle w:val="TableParagraph"/>
              <w:spacing w:before="58"/>
              <w:ind w:left="9"/>
              <w:jc w:val="center"/>
              <w:rPr>
                <w:b/>
              </w:rPr>
            </w:pPr>
            <w:r w:rsidRPr="00E41798">
              <w:rPr>
                <w:b/>
              </w:rPr>
              <w:t>5</w:t>
            </w:r>
          </w:p>
        </w:tc>
        <w:tc>
          <w:tcPr>
            <w:tcW w:w="12475" w:type="dxa"/>
          </w:tcPr>
          <w:p w14:paraId="5CE8C388" w14:textId="77777777" w:rsidR="00E43EF1" w:rsidRPr="00E41798" w:rsidRDefault="000E40D2">
            <w:pPr>
              <w:pStyle w:val="TableParagraph"/>
              <w:spacing w:before="58"/>
              <w:ind w:left="58"/>
            </w:pPr>
            <w:r w:rsidRPr="00E41798">
              <w:t>Muab Cov Vaj Tse uas Huv Si, Nyab Xeeb thiab Tsim Nyog Rau Kev Kawm</w:t>
            </w:r>
          </w:p>
        </w:tc>
      </w:tr>
    </w:tbl>
    <w:p w14:paraId="2DA860CB" w14:textId="6D77DC25" w:rsidR="00E43EF1" w:rsidRDefault="00B672F4">
      <w:pPr>
        <w:pStyle w:val="BodyText"/>
        <w:spacing w:before="10"/>
        <w:rPr>
          <w:b/>
          <w:sz w:val="7"/>
        </w:rPr>
      </w:pPr>
      <w:r>
        <w:rPr>
          <w:noProof/>
          <w:lang w:bidi="th-TH"/>
        </w:rPr>
        <mc:AlternateContent>
          <mc:Choice Requires="wps">
            <w:drawing>
              <wp:anchor distT="0" distB="0" distL="0" distR="0" simplePos="0" relativeHeight="251713536" behindDoc="1" locked="0" layoutInCell="1" allowOverlap="1" wp14:anchorId="46ABADD7" wp14:editId="2F0EFFCB">
                <wp:simplePos x="0" y="0"/>
                <wp:positionH relativeFrom="page">
                  <wp:posOffset>210185</wp:posOffset>
                </wp:positionH>
                <wp:positionV relativeFrom="paragraph">
                  <wp:posOffset>73025</wp:posOffset>
                </wp:positionV>
                <wp:extent cx="9638030" cy="175260"/>
                <wp:effectExtent l="0" t="0" r="0" b="0"/>
                <wp:wrapTopAndBottom/>
                <wp:docPr id="417" name="Text Box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8030" cy="17526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F04B70" w14:textId="4BBB63A9" w:rsidR="00AD19E5" w:rsidRPr="00CB20DA" w:rsidRDefault="00AD19E5">
                            <w:pPr>
                              <w:pStyle w:val="BodyText"/>
                              <w:ind w:left="29"/>
                              <w:rPr>
                                <w:sz w:val="22"/>
                                <w:szCs w:val="22"/>
                              </w:rPr>
                            </w:pPr>
                            <w:hyperlink r:id="rId48" w:anchor="ExplanationofWhytheLEADevelopedGoals">
                              <w:r w:rsidRPr="00CB20DA">
                                <w:rPr>
                                  <w:sz w:val="22"/>
                                  <w:szCs w:val="22"/>
                                </w:rPr>
                                <w:t>Cov lus piav qhia txog vim li cas LEA thiaj tau tsim lub hom phiaj no.</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ABADD7" id="Text Box 375" o:spid="_x0000_s1085" type="#_x0000_t202" style="position:absolute;margin-left:16.55pt;margin-top:5.75pt;width:758.9pt;height:13.8pt;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" fillcolor="#dbe5f1" stroked="f">
                <v:textbox inset="0,0,0,0">
                  <w:txbxContent>
                    <w:p w14:paraId="2CF04B70" w14:textId="4BBB63A9" w:rsidR="00AD19E5" w:rsidRPr="00CB20DA" w:rsidRDefault="00AD19E5">
                      <w:pPr>
                        <w:pStyle w:val="BodyText"/>
                        <w:ind w:left="29"/>
                        <w:rPr>
                          <w:sz w:val="22"/>
                          <w:szCs w:val="22"/>
                        </w:rPr>
                      </w:pPr>
                      <w:hyperlink r:id="rId49" w:anchor="ExplanationofWhytheLEADevelopedGoals">
                        <w:r w:rsidRPr="00CB20DA">
                          <w:rPr>
                            <w:sz w:val="22"/>
                            <w:szCs w:val="22"/>
                          </w:rPr>
                          <w:t>Cov lus piav qhia txog vim li cas LEA thiaj tau tsim lub hom phiaj no.</w:t>
                        </w:r>
                      </w:hyperlink>
                    </w:p>
                  </w:txbxContent>
                </v:textbox>
                <w10:wrap type="topAndBottom" anchorx="page"/>
              </v:shape>
            </w:pict>
          </mc:Fallback>
        </mc:AlternateContent>
      </w:r>
    </w:p>
    <w:p w14:paraId="2F960764" w14:textId="77777777" w:rsidR="00E43EF1" w:rsidRDefault="00E43EF1">
      <w:pPr>
        <w:pStyle w:val="BodyText"/>
        <w:spacing w:before="8"/>
        <w:rPr>
          <w:b/>
          <w:sz w:val="2"/>
        </w:rPr>
      </w:pPr>
    </w:p>
    <w:p w14:paraId="29A65149" w14:textId="1C961D1C" w:rsidR="00E43EF1" w:rsidRDefault="00B672F4">
      <w:pPr>
        <w:pStyle w:val="BodyText"/>
        <w:ind w:left="240"/>
        <w:rPr>
          <w:sz w:val="20"/>
        </w:rPr>
      </w:pPr>
      <w:r>
        <w:rPr>
          <w:noProof/>
          <w:sz w:val="20"/>
          <w:lang w:bidi="th-TH"/>
        </w:rPr>
        <mc:AlternateContent>
          <mc:Choice Requires="wps">
            <w:drawing>
              <wp:inline distT="0" distB="0" distL="0" distR="0" wp14:anchorId="779A6E9A" wp14:editId="7FFB693C">
                <wp:extent cx="9588500" cy="786810"/>
                <wp:effectExtent l="0" t="0" r="12700" b="13335"/>
                <wp:docPr id="416" name="Text Box 6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78681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7AB79689" w14:textId="2F997AF6" w:rsidR="00AD19E5" w:rsidRPr="00A00AE7" w:rsidRDefault="00AD19E5" w:rsidP="00955A2A">
                            <w:pPr>
                              <w:pStyle w:val="BodyText"/>
                              <w:spacing w:before="58"/>
                              <w:ind w:left="48"/>
                              <w:rPr>
                                <w:sz w:val="22"/>
                                <w:szCs w:val="22"/>
                              </w:rPr>
                            </w:pPr>
                            <w:r w:rsidRPr="00A00AE7">
                              <w:rPr>
                                <w:sz w:val="22"/>
                                <w:szCs w:val="22"/>
                              </w:rPr>
                              <w:t xml:space="preserve">TRUSD Lub </w:t>
                            </w:r>
                            <w:del w:id="2246" w:author="Khamsaolee Xainhiaxang" w:date="2021-07-04T23:12:00Z">
                              <w:r w:rsidRPr="00A00AE7" w:rsidDel="00C277F1">
                                <w:rPr>
                                  <w:sz w:val="22"/>
                                  <w:szCs w:val="22"/>
                                </w:rPr>
                                <w:delText>Tswv Yim</w:delText>
                              </w:r>
                            </w:del>
                            <w:ins w:id="2247" w:author="Khamsaolee Xainhiaxang" w:date="2021-07-04T23:12:00Z">
                              <w:r>
                                <w:rPr>
                                  <w:sz w:val="22"/>
                                  <w:szCs w:val="22"/>
                                </w:rPr>
                                <w:t>Hom Phiaj</w:t>
                              </w:r>
                            </w:ins>
                            <w:r w:rsidRPr="00A00AE7">
                              <w:rPr>
                                <w:sz w:val="22"/>
                                <w:szCs w:val="22"/>
                              </w:rPr>
                              <w:t xml:space="preserve"> Npaj Ua Kom Zoo Dua Tshiab los ntawm xyoo 2018 qhia tau $ 506 lab </w:t>
                            </w:r>
                            <w:r>
                              <w:rPr>
                                <w:sz w:val="22"/>
                                <w:szCs w:val="22"/>
                              </w:rPr>
                              <w:t xml:space="preserve">uas </w:t>
                            </w:r>
                            <w:r w:rsidRPr="00A00AE7">
                              <w:rPr>
                                <w:sz w:val="22"/>
                                <w:szCs w:val="22"/>
                              </w:rPr>
                              <w:t xml:space="preserve">xav tau los </w:t>
                            </w:r>
                            <w:del w:id="2248" w:author="Khamsaolee Xainhiaxang" w:date="2021-07-04T23:13:00Z">
                              <w:r w:rsidRPr="00A00AE7" w:rsidDel="00C277F1">
                                <w:rPr>
                                  <w:sz w:val="22"/>
                                  <w:szCs w:val="22"/>
                                </w:rPr>
                                <w:delText xml:space="preserve">txhawm </w:delText>
                              </w:r>
                            </w:del>
                            <w:ins w:id="2249" w:author="Khamsaolee Xainhiaxang" w:date="2021-07-04T23:13:00Z">
                              <w:r w:rsidRPr="00A00AE7">
                                <w:rPr>
                                  <w:sz w:val="22"/>
                                  <w:szCs w:val="22"/>
                                </w:rPr>
                                <w:t>txh</w:t>
                              </w:r>
                              <w:r>
                                <w:rPr>
                                  <w:sz w:val="22"/>
                                  <w:szCs w:val="22"/>
                                </w:rPr>
                                <w:t>im kho</w:t>
                              </w:r>
                              <w:r w:rsidRPr="00A00AE7">
                                <w:rPr>
                                  <w:sz w:val="22"/>
                                  <w:szCs w:val="22"/>
                                </w:rPr>
                                <w:t xml:space="preserve"> </w:t>
                              </w:r>
                            </w:ins>
                            <w:del w:id="2250" w:author="Khamsaolee Xainhiaxang" w:date="2021-07-04T23:14:00Z">
                              <w:r w:rsidRPr="00A00AE7" w:rsidDel="00C277F1">
                                <w:rPr>
                                  <w:sz w:val="22"/>
                                  <w:szCs w:val="22"/>
                                </w:rPr>
                                <w:delText xml:space="preserve">rau ua </w:delText>
                              </w:r>
                            </w:del>
                            <w:r w:rsidRPr="00A00AE7">
                              <w:rPr>
                                <w:sz w:val="22"/>
                                <w:szCs w:val="22"/>
                              </w:rPr>
                              <w:t xml:space="preserve">kom tiav qhov tseem ceeb </w:t>
                            </w:r>
                            <w:del w:id="2251" w:author="Khamsaolee Xainhiaxang" w:date="2021-07-04T23:15:00Z">
                              <w:r w:rsidRPr="00A00AE7" w:rsidDel="00C277F1">
                                <w:rPr>
                                  <w:sz w:val="22"/>
                                  <w:szCs w:val="22"/>
                                </w:rPr>
                                <w:delText xml:space="preserve">hauv cov tsev tshiab </w:delText>
                              </w:r>
                            </w:del>
                            <w:r w:rsidRPr="00A00AE7">
                              <w:rPr>
                                <w:sz w:val="22"/>
                                <w:szCs w:val="22"/>
                              </w:rPr>
                              <w:t xml:space="preserve">nrog </w:t>
                            </w:r>
                            <w:ins w:id="2252" w:author="Khamsaolee Xainhiaxang" w:date="2021-07-04T23:15:00Z">
                              <w:r>
                                <w:rPr>
                                  <w:sz w:val="22"/>
                                  <w:szCs w:val="22"/>
                                </w:rPr>
                                <w:t xml:space="preserve">rau </w:t>
                              </w:r>
                            </w:ins>
                            <w:r w:rsidRPr="00A00AE7">
                              <w:rPr>
                                <w:sz w:val="22"/>
                                <w:szCs w:val="22"/>
                              </w:rPr>
                              <w:t>tas nrho</w:t>
                            </w:r>
                            <w:r>
                              <w:rPr>
                                <w:sz w:val="22"/>
                                <w:szCs w:val="22"/>
                              </w:rPr>
                              <w:t xml:space="preserve"> </w:t>
                            </w:r>
                            <w:r w:rsidRPr="00A00AE7">
                              <w:rPr>
                                <w:sz w:val="22"/>
                                <w:szCs w:val="22"/>
                              </w:rPr>
                              <w:t xml:space="preserve">$ 3.5 txhiab </w:t>
                            </w:r>
                            <w:del w:id="2253" w:author="Khamsaolee Xainhiaxang" w:date="2021-07-04T23:15:00Z">
                              <w:r w:rsidRPr="00A00AE7" w:rsidDel="00C277F1">
                                <w:rPr>
                                  <w:sz w:val="22"/>
                                  <w:szCs w:val="22"/>
                                </w:rPr>
                                <w:delText xml:space="preserve">daus las </w:delText>
                              </w:r>
                            </w:del>
                            <w:r w:rsidRPr="00A00AE7">
                              <w:rPr>
                                <w:sz w:val="22"/>
                                <w:szCs w:val="22"/>
                              </w:rPr>
                              <w:t>kom tiav tag nrho cov kev hloov tshiab thiab kev hloov kho tshiab ntawm</w:t>
                            </w:r>
                            <w:ins w:id="2254" w:author="Khamsaolee Xainhiaxang" w:date="2021-07-04T23:16:00Z">
                              <w:r>
                                <w:rPr>
                                  <w:sz w:val="22"/>
                                  <w:szCs w:val="22"/>
                                </w:rPr>
                                <w:t xml:space="preserve"> Cov Hom Phiaj</w:t>
                              </w:r>
                            </w:ins>
                            <w:r w:rsidRPr="00A00AE7">
                              <w:rPr>
                                <w:sz w:val="22"/>
                                <w:szCs w:val="22"/>
                              </w:rPr>
                              <w:t xml:space="preserve"> </w:t>
                            </w:r>
                            <w:r>
                              <w:rPr>
                                <w:sz w:val="22"/>
                                <w:szCs w:val="22"/>
                              </w:rPr>
                              <w:t xml:space="preserve">xyoo </w:t>
                            </w:r>
                            <w:r w:rsidRPr="00A00AE7">
                              <w:rPr>
                                <w:sz w:val="22"/>
                                <w:szCs w:val="22"/>
                              </w:rPr>
                              <w:t xml:space="preserve">2017 </w:t>
                            </w:r>
                            <w:del w:id="2255" w:author="Khamsaolee Xainhiaxang" w:date="2021-07-04T23:17:00Z">
                              <w:r w:rsidRPr="00A00AE7" w:rsidDel="00C277F1">
                                <w:rPr>
                                  <w:sz w:val="22"/>
                                  <w:szCs w:val="22"/>
                                </w:rPr>
                                <w:delText xml:space="preserve">Cov Tswv Yim Npaj Ua Nthuav Dav </w:delText>
                              </w:r>
                            </w:del>
                            <w:r w:rsidRPr="00A00AE7">
                              <w:rPr>
                                <w:sz w:val="22"/>
                                <w:szCs w:val="22"/>
                              </w:rPr>
                              <w:t>(npaj tshiab los ntawm</w:t>
                            </w:r>
                            <w:r>
                              <w:rPr>
                                <w:sz w:val="22"/>
                                <w:szCs w:val="22"/>
                              </w:rPr>
                              <w:t xml:space="preserve"> xyoo</w:t>
                            </w:r>
                            <w:r w:rsidRPr="00A00AE7">
                              <w:rPr>
                                <w:sz w:val="22"/>
                                <w:szCs w:val="22"/>
                              </w:rPr>
                              <w:t xml:space="preserve"> 2015). Cov lus ceeb toom hauv zej zog txog qhov kev txhawj xeeb ntawm lub chaw </w:t>
                            </w:r>
                            <w:ins w:id="2256" w:author="Khamsaolee Xainhiaxang" w:date="2021-07-04T23:17:00Z">
                              <w:r>
                                <w:rPr>
                                  <w:sz w:val="22"/>
                                  <w:szCs w:val="22"/>
                                </w:rPr>
                                <w:t xml:space="preserve">kawm </w:t>
                              </w:r>
                            </w:ins>
                            <w:r w:rsidRPr="00A00AE7">
                              <w:rPr>
                                <w:sz w:val="22"/>
                                <w:szCs w:val="22"/>
                              </w:rPr>
                              <w:t xml:space="preserve">tau raug sau tseg. Kev </w:t>
                            </w:r>
                            <w:del w:id="2257" w:author="Khamsaolee Xainhiaxang" w:date="2021-07-04T23:18:00Z">
                              <w:r w:rsidRPr="00A00AE7" w:rsidDel="009515B2">
                                <w:rPr>
                                  <w:sz w:val="22"/>
                                  <w:szCs w:val="22"/>
                                </w:rPr>
                                <w:delText>nce qib</w:delText>
                              </w:r>
                            </w:del>
                            <w:ins w:id="2258" w:author="Khamsaolee Xainhiaxang" w:date="2021-07-04T23:18:00Z">
                              <w:r>
                                <w:rPr>
                                  <w:sz w:val="22"/>
                                  <w:szCs w:val="22"/>
                                </w:rPr>
                                <w:t>hloov pauv</w:t>
                              </w:r>
                            </w:ins>
                            <w:r w:rsidRPr="00A00AE7">
                              <w:rPr>
                                <w:sz w:val="22"/>
                                <w:szCs w:val="22"/>
                              </w:rPr>
                              <w:t xml:space="preserve"> yuav raug sau tseg hauv </w:t>
                            </w:r>
                            <w:r>
                              <w:rPr>
                                <w:sz w:val="22"/>
                                <w:szCs w:val="22"/>
                              </w:rPr>
                              <w:t xml:space="preserve">tsev kawm </w:t>
                            </w:r>
                            <w:r w:rsidRPr="00A00AE7">
                              <w:rPr>
                                <w:sz w:val="22"/>
                                <w:szCs w:val="22"/>
                              </w:rPr>
                              <w:t>Williams daim ntawv tshaj tawm ntawm cov chaw</w:t>
                            </w:r>
                            <w:ins w:id="2259" w:author="Khamsaolee Xainhiaxang" w:date="2021-07-04T23:18:00Z">
                              <w:r>
                                <w:rPr>
                                  <w:sz w:val="22"/>
                                  <w:szCs w:val="22"/>
                                </w:rPr>
                                <w:t xml:space="preserve"> nyob chaw kawm</w:t>
                              </w:r>
                            </w:ins>
                            <w:r w:rsidRPr="00A00AE7">
                              <w:rPr>
                                <w:sz w:val="22"/>
                                <w:szCs w:val="22"/>
                              </w:rPr>
                              <w:t xml:space="preserve">, </w:t>
                            </w:r>
                            <w:del w:id="2260" w:author="Khamsaolee Xainhiaxang" w:date="2021-07-04T23:22:00Z">
                              <w:r w:rsidRPr="00A00AE7" w:rsidDel="009515B2">
                                <w:rPr>
                                  <w:sz w:val="22"/>
                                  <w:szCs w:val="22"/>
                                </w:rPr>
                                <w:delText xml:space="preserve">cov nqi them </w:delText>
                              </w:r>
                            </w:del>
                            <w:del w:id="2261" w:author="Khamsaolee Xainhiaxang" w:date="2021-07-04T23:21:00Z">
                              <w:r w:rsidRPr="00A00AE7" w:rsidDel="009515B2">
                                <w:rPr>
                                  <w:sz w:val="22"/>
                                  <w:szCs w:val="22"/>
                                </w:rPr>
                                <w:delText xml:space="preserve">kom </w:delText>
                              </w:r>
                            </w:del>
                            <w:ins w:id="2262" w:author="Khamsaolee Xainhiaxang" w:date="2021-07-04T23:21:00Z">
                              <w:r w:rsidRPr="00A00AE7">
                                <w:rPr>
                                  <w:sz w:val="22"/>
                                  <w:szCs w:val="22"/>
                                </w:rPr>
                                <w:t>k</w:t>
                              </w:r>
                              <w:r>
                                <w:rPr>
                                  <w:sz w:val="22"/>
                                  <w:szCs w:val="22"/>
                                </w:rPr>
                                <w:t>ev ua</w:t>
                              </w:r>
                              <w:r w:rsidRPr="00A00AE7">
                                <w:rPr>
                                  <w:sz w:val="22"/>
                                  <w:szCs w:val="22"/>
                                </w:rPr>
                                <w:t xml:space="preserve"> </w:t>
                              </w:r>
                            </w:ins>
                            <w:del w:id="2263" w:author="Khamsaolee Xainhiaxang" w:date="2021-07-04T23:22:00Z">
                              <w:r w:rsidRPr="00A00AE7" w:rsidDel="009515B2">
                                <w:rPr>
                                  <w:sz w:val="22"/>
                                  <w:szCs w:val="22"/>
                                </w:rPr>
                                <w:delText>t</w:delText>
                              </w:r>
                            </w:del>
                            <w:r w:rsidRPr="00A00AE7">
                              <w:rPr>
                                <w:sz w:val="22"/>
                                <w:szCs w:val="22"/>
                              </w:rPr>
                              <w:t>iav</w:t>
                            </w:r>
                            <w:ins w:id="2264" w:author="Khamsaolee Xainhiaxang" w:date="2021-07-04T23:22:00Z">
                              <w:r>
                                <w:rPr>
                                  <w:sz w:val="22"/>
                                  <w:szCs w:val="22"/>
                                </w:rPr>
                                <w:t xml:space="preserve"> lub luag hauj lwm</w:t>
                              </w:r>
                            </w:ins>
                            <w:r w:rsidRPr="00A00AE7">
                              <w:rPr>
                                <w:sz w:val="22"/>
                                <w:szCs w:val="22"/>
                              </w:rPr>
                              <w:t>, thiab kev kuaj xyuas lub chaw ntxiv mus.</w:t>
                            </w:r>
                          </w:p>
                        </w:txbxContent>
                      </wps:txbx>
                      <wps:bodyPr rot="0" vert="horz" wrap="square" lIns="0" tIns="0" rIns="0" bIns="0" anchor="t" anchorCtr="0" upright="1">
                        <a:noAutofit/>
                      </wps:bodyPr>
                    </wps:wsp>
                  </a:graphicData>
                </a:graphic>
              </wp:inline>
            </w:drawing>
          </mc:Choice>
          <mc:Fallback>
            <w:pict>
              <v:shape w14:anchorId="779A6E9A" id="Text Box 618" o:spid="_x0000_s1086" type="#_x0000_t202" style="width:755pt;height:6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" filled="f" strokecolor="#8496b0" strokeweight="1pt">
                <v:textbox inset="0,0,0,0">
                  <w:txbxContent>
                    <w:p w14:paraId="7AB79689" w14:textId="2F997AF6" w:rsidR="00AD19E5" w:rsidRPr="00A00AE7" w:rsidRDefault="00AD19E5" w:rsidP="00955A2A">
                      <w:pPr>
                        <w:pStyle w:val="BodyText"/>
                        <w:spacing w:before="58"/>
                        <w:ind w:left="48"/>
                        <w:rPr>
                          <w:sz w:val="22"/>
                          <w:szCs w:val="22"/>
                        </w:rPr>
                      </w:pPr>
                      <w:r w:rsidRPr="00A00AE7">
                        <w:rPr>
                          <w:sz w:val="22"/>
                          <w:szCs w:val="22"/>
                        </w:rPr>
                        <w:t xml:space="preserve">TRUSD Lub </w:t>
                      </w:r>
                      <w:del w:id="2265" w:author="Khamsaolee Xainhiaxang" w:date="2021-07-04T23:12:00Z">
                        <w:r w:rsidRPr="00A00AE7" w:rsidDel="00C277F1">
                          <w:rPr>
                            <w:sz w:val="22"/>
                            <w:szCs w:val="22"/>
                          </w:rPr>
                          <w:delText>Tswv Yim</w:delText>
                        </w:r>
                      </w:del>
                      <w:ins w:id="2266" w:author="Khamsaolee Xainhiaxang" w:date="2021-07-04T23:12:00Z">
                        <w:r>
                          <w:rPr>
                            <w:sz w:val="22"/>
                            <w:szCs w:val="22"/>
                          </w:rPr>
                          <w:t>Hom Phiaj</w:t>
                        </w:r>
                      </w:ins>
                      <w:r w:rsidRPr="00A00AE7">
                        <w:rPr>
                          <w:sz w:val="22"/>
                          <w:szCs w:val="22"/>
                        </w:rPr>
                        <w:t xml:space="preserve"> Npaj Ua Kom Zoo Dua Tshiab los ntawm xyoo 2018 qhia tau $ 506 lab </w:t>
                      </w:r>
                      <w:r>
                        <w:rPr>
                          <w:sz w:val="22"/>
                          <w:szCs w:val="22"/>
                        </w:rPr>
                        <w:t xml:space="preserve">uas </w:t>
                      </w:r>
                      <w:r w:rsidRPr="00A00AE7">
                        <w:rPr>
                          <w:sz w:val="22"/>
                          <w:szCs w:val="22"/>
                        </w:rPr>
                        <w:t xml:space="preserve">xav tau los </w:t>
                      </w:r>
                      <w:del w:id="2267" w:author="Khamsaolee Xainhiaxang" w:date="2021-07-04T23:13:00Z">
                        <w:r w:rsidRPr="00A00AE7" w:rsidDel="00C277F1">
                          <w:rPr>
                            <w:sz w:val="22"/>
                            <w:szCs w:val="22"/>
                          </w:rPr>
                          <w:delText xml:space="preserve">txhawm </w:delText>
                        </w:r>
                      </w:del>
                      <w:ins w:id="2268" w:author="Khamsaolee Xainhiaxang" w:date="2021-07-04T23:13:00Z">
                        <w:r w:rsidRPr="00A00AE7">
                          <w:rPr>
                            <w:sz w:val="22"/>
                            <w:szCs w:val="22"/>
                          </w:rPr>
                          <w:t>txh</w:t>
                        </w:r>
                        <w:r>
                          <w:rPr>
                            <w:sz w:val="22"/>
                            <w:szCs w:val="22"/>
                          </w:rPr>
                          <w:t>im kho</w:t>
                        </w:r>
                        <w:r w:rsidRPr="00A00AE7">
                          <w:rPr>
                            <w:sz w:val="22"/>
                            <w:szCs w:val="22"/>
                          </w:rPr>
                          <w:t xml:space="preserve"> </w:t>
                        </w:r>
                      </w:ins>
                      <w:del w:id="2269" w:author="Khamsaolee Xainhiaxang" w:date="2021-07-04T23:14:00Z">
                        <w:r w:rsidRPr="00A00AE7" w:rsidDel="00C277F1">
                          <w:rPr>
                            <w:sz w:val="22"/>
                            <w:szCs w:val="22"/>
                          </w:rPr>
                          <w:delText xml:space="preserve">rau ua </w:delText>
                        </w:r>
                      </w:del>
                      <w:r w:rsidRPr="00A00AE7">
                        <w:rPr>
                          <w:sz w:val="22"/>
                          <w:szCs w:val="22"/>
                        </w:rPr>
                        <w:t xml:space="preserve">kom tiav qhov tseem ceeb </w:t>
                      </w:r>
                      <w:del w:id="2270" w:author="Khamsaolee Xainhiaxang" w:date="2021-07-04T23:15:00Z">
                        <w:r w:rsidRPr="00A00AE7" w:rsidDel="00C277F1">
                          <w:rPr>
                            <w:sz w:val="22"/>
                            <w:szCs w:val="22"/>
                          </w:rPr>
                          <w:delText xml:space="preserve">hauv cov tsev tshiab </w:delText>
                        </w:r>
                      </w:del>
                      <w:r w:rsidRPr="00A00AE7">
                        <w:rPr>
                          <w:sz w:val="22"/>
                          <w:szCs w:val="22"/>
                        </w:rPr>
                        <w:t xml:space="preserve">nrog </w:t>
                      </w:r>
                      <w:ins w:id="2271" w:author="Khamsaolee Xainhiaxang" w:date="2021-07-04T23:15:00Z">
                        <w:r>
                          <w:rPr>
                            <w:sz w:val="22"/>
                            <w:szCs w:val="22"/>
                          </w:rPr>
                          <w:t xml:space="preserve">rau </w:t>
                        </w:r>
                      </w:ins>
                      <w:r w:rsidRPr="00A00AE7">
                        <w:rPr>
                          <w:sz w:val="22"/>
                          <w:szCs w:val="22"/>
                        </w:rPr>
                        <w:t>tas nrho</w:t>
                      </w:r>
                      <w:r>
                        <w:rPr>
                          <w:sz w:val="22"/>
                          <w:szCs w:val="22"/>
                        </w:rPr>
                        <w:t xml:space="preserve"> </w:t>
                      </w:r>
                      <w:r w:rsidRPr="00A00AE7">
                        <w:rPr>
                          <w:sz w:val="22"/>
                          <w:szCs w:val="22"/>
                        </w:rPr>
                        <w:t xml:space="preserve">$ 3.5 txhiab </w:t>
                      </w:r>
                      <w:del w:id="2272" w:author="Khamsaolee Xainhiaxang" w:date="2021-07-04T23:15:00Z">
                        <w:r w:rsidRPr="00A00AE7" w:rsidDel="00C277F1">
                          <w:rPr>
                            <w:sz w:val="22"/>
                            <w:szCs w:val="22"/>
                          </w:rPr>
                          <w:delText xml:space="preserve">daus las </w:delText>
                        </w:r>
                      </w:del>
                      <w:r w:rsidRPr="00A00AE7">
                        <w:rPr>
                          <w:sz w:val="22"/>
                          <w:szCs w:val="22"/>
                        </w:rPr>
                        <w:t>kom tiav tag nrho cov kev hloov tshiab thiab kev hloov kho tshiab ntawm</w:t>
                      </w:r>
                      <w:ins w:id="2273" w:author="Khamsaolee Xainhiaxang" w:date="2021-07-04T23:16:00Z">
                        <w:r>
                          <w:rPr>
                            <w:sz w:val="22"/>
                            <w:szCs w:val="22"/>
                          </w:rPr>
                          <w:t xml:space="preserve"> Cov Hom Phiaj</w:t>
                        </w:r>
                      </w:ins>
                      <w:r w:rsidRPr="00A00AE7">
                        <w:rPr>
                          <w:sz w:val="22"/>
                          <w:szCs w:val="22"/>
                        </w:rPr>
                        <w:t xml:space="preserve"> </w:t>
                      </w:r>
                      <w:r>
                        <w:rPr>
                          <w:sz w:val="22"/>
                          <w:szCs w:val="22"/>
                        </w:rPr>
                        <w:t xml:space="preserve">xyoo </w:t>
                      </w:r>
                      <w:r w:rsidRPr="00A00AE7">
                        <w:rPr>
                          <w:sz w:val="22"/>
                          <w:szCs w:val="22"/>
                        </w:rPr>
                        <w:t xml:space="preserve">2017 </w:t>
                      </w:r>
                      <w:del w:id="2274" w:author="Khamsaolee Xainhiaxang" w:date="2021-07-04T23:17:00Z">
                        <w:r w:rsidRPr="00A00AE7" w:rsidDel="00C277F1">
                          <w:rPr>
                            <w:sz w:val="22"/>
                            <w:szCs w:val="22"/>
                          </w:rPr>
                          <w:delText xml:space="preserve">Cov Tswv Yim Npaj Ua Nthuav Dav </w:delText>
                        </w:r>
                      </w:del>
                      <w:r w:rsidRPr="00A00AE7">
                        <w:rPr>
                          <w:sz w:val="22"/>
                          <w:szCs w:val="22"/>
                        </w:rPr>
                        <w:t>(npaj tshiab los ntawm</w:t>
                      </w:r>
                      <w:r>
                        <w:rPr>
                          <w:sz w:val="22"/>
                          <w:szCs w:val="22"/>
                        </w:rPr>
                        <w:t xml:space="preserve"> xyoo</w:t>
                      </w:r>
                      <w:r w:rsidRPr="00A00AE7">
                        <w:rPr>
                          <w:sz w:val="22"/>
                          <w:szCs w:val="22"/>
                        </w:rPr>
                        <w:t xml:space="preserve"> 2015). Cov lus ceeb toom hauv zej zog txog qhov kev txhawj xeeb ntawm lub chaw </w:t>
                      </w:r>
                      <w:ins w:id="2275" w:author="Khamsaolee Xainhiaxang" w:date="2021-07-04T23:17:00Z">
                        <w:r>
                          <w:rPr>
                            <w:sz w:val="22"/>
                            <w:szCs w:val="22"/>
                          </w:rPr>
                          <w:t xml:space="preserve">kawm </w:t>
                        </w:r>
                      </w:ins>
                      <w:r w:rsidRPr="00A00AE7">
                        <w:rPr>
                          <w:sz w:val="22"/>
                          <w:szCs w:val="22"/>
                        </w:rPr>
                        <w:t xml:space="preserve">tau raug sau tseg. Kev </w:t>
                      </w:r>
                      <w:del w:id="2276" w:author="Khamsaolee Xainhiaxang" w:date="2021-07-04T23:18:00Z">
                        <w:r w:rsidRPr="00A00AE7" w:rsidDel="009515B2">
                          <w:rPr>
                            <w:sz w:val="22"/>
                            <w:szCs w:val="22"/>
                          </w:rPr>
                          <w:delText>nce qib</w:delText>
                        </w:r>
                      </w:del>
                      <w:ins w:id="2277" w:author="Khamsaolee Xainhiaxang" w:date="2021-07-04T23:18:00Z">
                        <w:r>
                          <w:rPr>
                            <w:sz w:val="22"/>
                            <w:szCs w:val="22"/>
                          </w:rPr>
                          <w:t>hloov pauv</w:t>
                        </w:r>
                      </w:ins>
                      <w:r w:rsidRPr="00A00AE7">
                        <w:rPr>
                          <w:sz w:val="22"/>
                          <w:szCs w:val="22"/>
                        </w:rPr>
                        <w:t xml:space="preserve"> yuav raug sau tseg hauv </w:t>
                      </w:r>
                      <w:r>
                        <w:rPr>
                          <w:sz w:val="22"/>
                          <w:szCs w:val="22"/>
                        </w:rPr>
                        <w:t xml:space="preserve">tsev kawm </w:t>
                      </w:r>
                      <w:r w:rsidRPr="00A00AE7">
                        <w:rPr>
                          <w:sz w:val="22"/>
                          <w:szCs w:val="22"/>
                        </w:rPr>
                        <w:t>Williams daim ntawv tshaj tawm ntawm cov chaw</w:t>
                      </w:r>
                      <w:ins w:id="2278" w:author="Khamsaolee Xainhiaxang" w:date="2021-07-04T23:18:00Z">
                        <w:r>
                          <w:rPr>
                            <w:sz w:val="22"/>
                            <w:szCs w:val="22"/>
                          </w:rPr>
                          <w:t xml:space="preserve"> nyob chaw kawm</w:t>
                        </w:r>
                      </w:ins>
                      <w:r w:rsidRPr="00A00AE7">
                        <w:rPr>
                          <w:sz w:val="22"/>
                          <w:szCs w:val="22"/>
                        </w:rPr>
                        <w:t xml:space="preserve">, </w:t>
                      </w:r>
                      <w:del w:id="2279" w:author="Khamsaolee Xainhiaxang" w:date="2021-07-04T23:22:00Z">
                        <w:r w:rsidRPr="00A00AE7" w:rsidDel="009515B2">
                          <w:rPr>
                            <w:sz w:val="22"/>
                            <w:szCs w:val="22"/>
                          </w:rPr>
                          <w:delText xml:space="preserve">cov nqi them </w:delText>
                        </w:r>
                      </w:del>
                      <w:del w:id="2280" w:author="Khamsaolee Xainhiaxang" w:date="2021-07-04T23:21:00Z">
                        <w:r w:rsidRPr="00A00AE7" w:rsidDel="009515B2">
                          <w:rPr>
                            <w:sz w:val="22"/>
                            <w:szCs w:val="22"/>
                          </w:rPr>
                          <w:delText xml:space="preserve">kom </w:delText>
                        </w:r>
                      </w:del>
                      <w:ins w:id="2281" w:author="Khamsaolee Xainhiaxang" w:date="2021-07-04T23:21:00Z">
                        <w:r w:rsidRPr="00A00AE7">
                          <w:rPr>
                            <w:sz w:val="22"/>
                            <w:szCs w:val="22"/>
                          </w:rPr>
                          <w:t>k</w:t>
                        </w:r>
                        <w:r>
                          <w:rPr>
                            <w:sz w:val="22"/>
                            <w:szCs w:val="22"/>
                          </w:rPr>
                          <w:t>ev ua</w:t>
                        </w:r>
                        <w:r w:rsidRPr="00A00AE7">
                          <w:rPr>
                            <w:sz w:val="22"/>
                            <w:szCs w:val="22"/>
                          </w:rPr>
                          <w:t xml:space="preserve"> </w:t>
                        </w:r>
                      </w:ins>
                      <w:del w:id="2282" w:author="Khamsaolee Xainhiaxang" w:date="2021-07-04T23:22:00Z">
                        <w:r w:rsidRPr="00A00AE7" w:rsidDel="009515B2">
                          <w:rPr>
                            <w:sz w:val="22"/>
                            <w:szCs w:val="22"/>
                          </w:rPr>
                          <w:delText>t</w:delText>
                        </w:r>
                      </w:del>
                      <w:r w:rsidRPr="00A00AE7">
                        <w:rPr>
                          <w:sz w:val="22"/>
                          <w:szCs w:val="22"/>
                        </w:rPr>
                        <w:t>iav</w:t>
                      </w:r>
                      <w:ins w:id="2283" w:author="Khamsaolee Xainhiaxang" w:date="2021-07-04T23:22:00Z">
                        <w:r>
                          <w:rPr>
                            <w:sz w:val="22"/>
                            <w:szCs w:val="22"/>
                          </w:rPr>
                          <w:t xml:space="preserve"> lub luag hauj lwm</w:t>
                        </w:r>
                      </w:ins>
                      <w:r w:rsidRPr="00A00AE7">
                        <w:rPr>
                          <w:sz w:val="22"/>
                          <w:szCs w:val="22"/>
                        </w:rPr>
                        <w:t>, thiab kev kuaj xyuas lub chaw ntxiv mus.</w:t>
                      </w:r>
                    </w:p>
                  </w:txbxContent>
                </v:textbox>
                <w10:anchorlock/>
              </v:shape>
            </w:pict>
          </mc:Fallback>
        </mc:AlternateContent>
      </w:r>
    </w:p>
    <w:bookmarkStart w:id="2284" w:name="Measuring_and_Reporting_Results"/>
    <w:bookmarkEnd w:id="2284"/>
    <w:p w14:paraId="6C891BB5" w14:textId="0D203BD5" w:rsidR="00E43EF1" w:rsidRPr="00880D46" w:rsidRDefault="000E40D2">
      <w:pPr>
        <w:spacing w:before="168"/>
        <w:ind w:left="240"/>
        <w:rPr>
          <w:b/>
          <w:sz w:val="32"/>
          <w:szCs w:val="32"/>
        </w:rPr>
      </w:pPr>
      <w:r w:rsidRPr="00880D46">
        <w:rPr>
          <w:sz w:val="32"/>
          <w:szCs w:val="32"/>
        </w:rPr>
        <w:fldChar w:fldCharType="begin"/>
      </w:r>
      <w:r w:rsidRPr="00880D46">
        <w:rPr>
          <w:sz w:val="32"/>
          <w:szCs w:val="32"/>
        </w:rPr>
        <w:instrText xml:space="preserve"> HYPERLINK "http://www.doc-tracking.com/screenshots/21LCAP/Instructions/21LCAPInstructions.htm" \l "MeasuringandReportingResults" \h </w:instrText>
      </w:r>
      <w:r w:rsidRPr="00880D46">
        <w:rPr>
          <w:sz w:val="32"/>
          <w:szCs w:val="32"/>
        </w:rPr>
        <w:fldChar w:fldCharType="separate"/>
      </w:r>
      <w:r w:rsidRPr="00880D46">
        <w:rPr>
          <w:b/>
          <w:sz w:val="32"/>
          <w:szCs w:val="32"/>
        </w:rPr>
        <w:t>Ntsuas</w:t>
      </w:r>
      <w:r w:rsidR="00880D46" w:rsidRPr="00880D46">
        <w:rPr>
          <w:b/>
          <w:sz w:val="32"/>
          <w:szCs w:val="32"/>
        </w:rPr>
        <w:t xml:space="preserve"> Xyuas</w:t>
      </w:r>
      <w:r w:rsidRPr="00880D46">
        <w:rPr>
          <w:b/>
          <w:sz w:val="32"/>
          <w:szCs w:val="32"/>
        </w:rPr>
        <w:t xml:space="preserve"> thiab Tshaj Tawm Cov Ntsiab Lus</w:t>
      </w:r>
      <w:r w:rsidRPr="00880D46">
        <w:rPr>
          <w:b/>
          <w:sz w:val="32"/>
          <w:szCs w:val="32"/>
        </w:rPr>
        <w:fldChar w:fldCharType="end"/>
      </w:r>
    </w:p>
    <w:p w14:paraId="62F8E5D0" w14:textId="77777777" w:rsidR="00E43EF1" w:rsidRDefault="00E43EF1">
      <w:pPr>
        <w:pStyle w:val="BodyText"/>
        <w:spacing w:before="11"/>
        <w:rPr>
          <w:b/>
          <w:sz w:val="9"/>
        </w:rPr>
      </w:pPr>
    </w:p>
    <w:tbl>
      <w:tblPr>
        <w:tblW w:w="0" w:type="auto"/>
        <w:tblInd w:w="250"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left w:w="0" w:type="dxa"/>
          <w:right w:w="0" w:type="dxa"/>
        </w:tblCellMar>
        <w:tblLook w:val="01E0" w:firstRow="1" w:lastRow="1" w:firstColumn="1" w:lastColumn="1" w:noHBand="0" w:noVBand="0"/>
      </w:tblPr>
      <w:tblGrid>
        <w:gridCol w:w="2455"/>
        <w:gridCol w:w="3060"/>
        <w:gridCol w:w="2040"/>
        <w:gridCol w:w="2010"/>
        <w:gridCol w:w="2340"/>
        <w:gridCol w:w="3205"/>
      </w:tblGrid>
      <w:tr w:rsidR="002B133D" w14:paraId="2FD1A924" w14:textId="77777777" w:rsidTr="006E58E8">
        <w:trPr>
          <w:trHeight w:val="667"/>
        </w:trPr>
        <w:tc>
          <w:tcPr>
            <w:tcW w:w="2455" w:type="dxa"/>
            <w:shd w:val="clear" w:color="auto" w:fill="DBE5F1"/>
          </w:tcPr>
          <w:p w14:paraId="01954E88" w14:textId="0A230C3E" w:rsidR="002B133D" w:rsidRDefault="00B315F9" w:rsidP="00B315F9">
            <w:pPr>
              <w:pStyle w:val="TableParagraph"/>
              <w:spacing w:before="196"/>
              <w:ind w:right="902"/>
              <w:rPr>
                <w:sz w:val="24"/>
              </w:rPr>
            </w:pPr>
            <w:r>
              <w:rPr>
                <w:sz w:val="20"/>
                <w:szCs w:val="20"/>
              </w:rPr>
              <w:t>Cov Cuab Yeej</w:t>
            </w:r>
          </w:p>
        </w:tc>
        <w:tc>
          <w:tcPr>
            <w:tcW w:w="3060" w:type="dxa"/>
            <w:shd w:val="clear" w:color="auto" w:fill="DBE5F1"/>
          </w:tcPr>
          <w:p w14:paraId="57F27572" w14:textId="67F78A79" w:rsidR="002B133D" w:rsidRDefault="002B133D" w:rsidP="002B133D">
            <w:pPr>
              <w:pStyle w:val="TableParagraph"/>
              <w:spacing w:before="196"/>
              <w:ind w:left="798"/>
              <w:rPr>
                <w:sz w:val="24"/>
              </w:rPr>
            </w:pPr>
            <w:r w:rsidRPr="002257F1">
              <w:rPr>
                <w:sz w:val="20"/>
                <w:szCs w:val="20"/>
              </w:rPr>
              <w:t>Lub hauv paus</w:t>
            </w:r>
          </w:p>
        </w:tc>
        <w:tc>
          <w:tcPr>
            <w:tcW w:w="2040" w:type="dxa"/>
            <w:shd w:val="clear" w:color="auto" w:fill="DBE5F1"/>
          </w:tcPr>
          <w:p w14:paraId="0B907F8B" w14:textId="6AFF5DD5" w:rsidR="002B133D" w:rsidRDefault="002B133D" w:rsidP="00240876">
            <w:pPr>
              <w:pStyle w:val="TableParagraph"/>
              <w:spacing w:before="196"/>
              <w:ind w:left="385"/>
              <w:jc w:val="center"/>
              <w:rPr>
                <w:sz w:val="24"/>
              </w:rPr>
            </w:pPr>
            <w:r w:rsidRPr="002257F1">
              <w:rPr>
                <w:sz w:val="20"/>
                <w:szCs w:val="20"/>
              </w:rPr>
              <w:t>Qhov tshwm sim Xyoo 1</w:t>
            </w:r>
          </w:p>
        </w:tc>
        <w:tc>
          <w:tcPr>
            <w:tcW w:w="2010" w:type="dxa"/>
            <w:shd w:val="clear" w:color="auto" w:fill="DBE5F1"/>
          </w:tcPr>
          <w:p w14:paraId="4179B05E" w14:textId="1276EA31" w:rsidR="002B133D" w:rsidRDefault="002B133D" w:rsidP="00240876">
            <w:pPr>
              <w:pStyle w:val="TableParagraph"/>
              <w:spacing w:before="196"/>
              <w:ind w:left="385"/>
              <w:jc w:val="center"/>
              <w:rPr>
                <w:sz w:val="24"/>
              </w:rPr>
            </w:pPr>
            <w:r w:rsidRPr="002257F1">
              <w:rPr>
                <w:sz w:val="20"/>
                <w:szCs w:val="20"/>
              </w:rPr>
              <w:t>Qhov tshwm sim Xyoo 2</w:t>
            </w:r>
          </w:p>
        </w:tc>
        <w:tc>
          <w:tcPr>
            <w:tcW w:w="2340" w:type="dxa"/>
            <w:shd w:val="clear" w:color="auto" w:fill="DBE5F1"/>
          </w:tcPr>
          <w:p w14:paraId="746FDAD1" w14:textId="4CEA39E7" w:rsidR="002B133D" w:rsidRDefault="002B133D" w:rsidP="00240876">
            <w:pPr>
              <w:pStyle w:val="TableParagraph"/>
              <w:spacing w:before="196"/>
              <w:ind w:left="385"/>
              <w:jc w:val="center"/>
              <w:rPr>
                <w:sz w:val="24"/>
              </w:rPr>
            </w:pPr>
            <w:r w:rsidRPr="002257F1">
              <w:rPr>
                <w:sz w:val="20"/>
                <w:szCs w:val="20"/>
              </w:rPr>
              <w:t>Qhov tshwm sim Xyoo 3</w:t>
            </w:r>
          </w:p>
        </w:tc>
        <w:tc>
          <w:tcPr>
            <w:tcW w:w="3205" w:type="dxa"/>
            <w:shd w:val="clear" w:color="auto" w:fill="DBE5F1"/>
          </w:tcPr>
          <w:p w14:paraId="022A6782" w14:textId="5D89A619" w:rsidR="002B133D" w:rsidRDefault="002B133D" w:rsidP="002B133D">
            <w:pPr>
              <w:pStyle w:val="TableParagraph"/>
              <w:spacing w:before="58"/>
              <w:ind w:left="792" w:right="122" w:hanging="640"/>
              <w:rPr>
                <w:sz w:val="24"/>
              </w:rPr>
            </w:pPr>
            <w:r w:rsidRPr="002257F1">
              <w:rPr>
                <w:sz w:val="20"/>
                <w:szCs w:val="20"/>
              </w:rPr>
              <w:t>Xav Kom Muaj Qhov Zoo Tshaj rau</w:t>
            </w:r>
            <w:r>
              <w:rPr>
                <w:sz w:val="20"/>
                <w:szCs w:val="20"/>
              </w:rPr>
              <w:t xml:space="preserve"> xyoo</w:t>
            </w:r>
            <w:r w:rsidRPr="002257F1">
              <w:rPr>
                <w:sz w:val="20"/>
                <w:szCs w:val="20"/>
              </w:rPr>
              <w:t xml:space="preserve"> 2023–24</w:t>
            </w:r>
          </w:p>
        </w:tc>
      </w:tr>
      <w:tr w:rsidR="00E43EF1" w14:paraId="5BCFB7C2" w14:textId="77777777" w:rsidTr="006E58E8">
        <w:trPr>
          <w:trHeight w:val="332"/>
        </w:trPr>
        <w:tc>
          <w:tcPr>
            <w:tcW w:w="2455" w:type="dxa"/>
            <w:tcBorders>
              <w:bottom w:val="nil"/>
            </w:tcBorders>
          </w:tcPr>
          <w:p w14:paraId="1952856D" w14:textId="5D46A91B" w:rsidR="00E43EF1" w:rsidRPr="006E58E8" w:rsidRDefault="00CA17BF">
            <w:pPr>
              <w:pStyle w:val="TableParagraph"/>
              <w:spacing w:before="58" w:line="255" w:lineRule="exact"/>
              <w:ind w:left="58"/>
            </w:pPr>
            <w:r w:rsidRPr="006E58E8">
              <w:t>Ceeb toom</w:t>
            </w:r>
            <w:r w:rsidR="004673AA" w:rsidRPr="006E58E8">
              <w:t xml:space="preserve"> </w:t>
            </w:r>
            <w:r w:rsidR="000E40D2" w:rsidRPr="006E58E8">
              <w:t xml:space="preserve">chaw </w:t>
            </w:r>
            <w:r w:rsidR="004673AA" w:rsidRPr="006E58E8">
              <w:t xml:space="preserve">ua </w:t>
            </w:r>
          </w:p>
        </w:tc>
        <w:tc>
          <w:tcPr>
            <w:tcW w:w="3060" w:type="dxa"/>
            <w:tcBorders>
              <w:bottom w:val="nil"/>
            </w:tcBorders>
          </w:tcPr>
          <w:p w14:paraId="0DD56BAF" w14:textId="44260568" w:rsidR="00E43EF1" w:rsidRPr="006E58E8" w:rsidRDefault="00276E00">
            <w:pPr>
              <w:pStyle w:val="TableParagraph"/>
              <w:spacing w:before="58" w:line="255" w:lineRule="exact"/>
              <w:ind w:left="58"/>
            </w:pPr>
            <w:r w:rsidRPr="006E58E8">
              <w:t xml:space="preserve">Xyoo </w:t>
            </w:r>
            <w:r w:rsidR="000E40D2" w:rsidRPr="006E58E8">
              <w:t>2019--2020</w:t>
            </w:r>
          </w:p>
        </w:tc>
        <w:tc>
          <w:tcPr>
            <w:tcW w:w="2040" w:type="dxa"/>
            <w:vMerge w:val="restart"/>
          </w:tcPr>
          <w:p w14:paraId="4F90DE2F" w14:textId="77777777" w:rsidR="00E43EF1" w:rsidRPr="006E58E8" w:rsidRDefault="00E43EF1">
            <w:pPr>
              <w:pStyle w:val="TableParagraph"/>
              <w:rPr>
                <w:rFonts w:ascii="Times New Roman"/>
              </w:rPr>
            </w:pPr>
          </w:p>
        </w:tc>
        <w:tc>
          <w:tcPr>
            <w:tcW w:w="2010" w:type="dxa"/>
            <w:vMerge w:val="restart"/>
          </w:tcPr>
          <w:p w14:paraId="03A8811A" w14:textId="77777777" w:rsidR="00E43EF1" w:rsidRPr="006E58E8" w:rsidRDefault="00E43EF1">
            <w:pPr>
              <w:pStyle w:val="TableParagraph"/>
              <w:rPr>
                <w:rFonts w:ascii="Times New Roman"/>
              </w:rPr>
            </w:pPr>
          </w:p>
        </w:tc>
        <w:tc>
          <w:tcPr>
            <w:tcW w:w="2340" w:type="dxa"/>
            <w:vMerge w:val="restart"/>
          </w:tcPr>
          <w:p w14:paraId="726D759E" w14:textId="77777777" w:rsidR="00E43EF1" w:rsidRPr="006E58E8" w:rsidRDefault="00E43EF1">
            <w:pPr>
              <w:pStyle w:val="TableParagraph"/>
              <w:rPr>
                <w:rFonts w:ascii="Times New Roman"/>
              </w:rPr>
            </w:pPr>
          </w:p>
        </w:tc>
        <w:tc>
          <w:tcPr>
            <w:tcW w:w="3205" w:type="dxa"/>
            <w:tcBorders>
              <w:bottom w:val="nil"/>
            </w:tcBorders>
          </w:tcPr>
          <w:p w14:paraId="6C4630EC" w14:textId="77777777" w:rsidR="00E43EF1" w:rsidRPr="006E58E8" w:rsidRDefault="000E40D2">
            <w:pPr>
              <w:pStyle w:val="TableParagraph"/>
              <w:spacing w:before="58" w:line="255" w:lineRule="exact"/>
              <w:ind w:left="57"/>
            </w:pPr>
            <w:r w:rsidRPr="006E58E8">
              <w:t>Xyoo 2023-24</w:t>
            </w:r>
          </w:p>
        </w:tc>
      </w:tr>
      <w:tr w:rsidR="00E43EF1" w14:paraId="1B7DF103" w14:textId="77777777" w:rsidTr="006E58E8">
        <w:trPr>
          <w:trHeight w:val="265"/>
        </w:trPr>
        <w:tc>
          <w:tcPr>
            <w:tcW w:w="2455" w:type="dxa"/>
            <w:tcBorders>
              <w:top w:val="nil"/>
              <w:bottom w:val="nil"/>
            </w:tcBorders>
          </w:tcPr>
          <w:p w14:paraId="4AC96837" w14:textId="7AD24DB7" w:rsidR="00E43EF1" w:rsidRPr="006E58E8" w:rsidRDefault="004D732C">
            <w:pPr>
              <w:pStyle w:val="TableParagraph"/>
              <w:spacing w:line="246" w:lineRule="exact"/>
              <w:ind w:left="58"/>
            </w:pPr>
            <w:r w:rsidRPr="006E58E8">
              <w:t>hauj lwm Williams</w:t>
            </w:r>
          </w:p>
        </w:tc>
        <w:tc>
          <w:tcPr>
            <w:tcW w:w="3060" w:type="dxa"/>
            <w:tcBorders>
              <w:top w:val="nil"/>
              <w:bottom w:val="nil"/>
            </w:tcBorders>
          </w:tcPr>
          <w:p w14:paraId="2BAFDE8C" w14:textId="77777777" w:rsidR="00E43EF1" w:rsidRPr="006E58E8" w:rsidRDefault="000E40D2">
            <w:pPr>
              <w:pStyle w:val="TableParagraph"/>
              <w:spacing w:line="246" w:lineRule="exact"/>
              <w:ind w:left="58"/>
            </w:pPr>
            <w:r w:rsidRPr="006E58E8">
              <w:t>feem pua ​​ntawm</w:t>
            </w:r>
          </w:p>
        </w:tc>
        <w:tc>
          <w:tcPr>
            <w:tcW w:w="2040" w:type="dxa"/>
            <w:vMerge/>
            <w:tcBorders>
              <w:top w:val="nil"/>
            </w:tcBorders>
          </w:tcPr>
          <w:p w14:paraId="14F96F2A" w14:textId="77777777" w:rsidR="00E43EF1" w:rsidRPr="006E58E8" w:rsidRDefault="00E43EF1"/>
        </w:tc>
        <w:tc>
          <w:tcPr>
            <w:tcW w:w="2010" w:type="dxa"/>
            <w:vMerge/>
            <w:tcBorders>
              <w:top w:val="nil"/>
            </w:tcBorders>
          </w:tcPr>
          <w:p w14:paraId="402A4A9E" w14:textId="77777777" w:rsidR="00E43EF1" w:rsidRPr="006E58E8" w:rsidRDefault="00E43EF1"/>
        </w:tc>
        <w:tc>
          <w:tcPr>
            <w:tcW w:w="2340" w:type="dxa"/>
            <w:vMerge/>
            <w:tcBorders>
              <w:top w:val="nil"/>
            </w:tcBorders>
          </w:tcPr>
          <w:p w14:paraId="317D5742" w14:textId="77777777" w:rsidR="00E43EF1" w:rsidRPr="006E58E8" w:rsidRDefault="00E43EF1"/>
        </w:tc>
        <w:tc>
          <w:tcPr>
            <w:tcW w:w="3205" w:type="dxa"/>
            <w:tcBorders>
              <w:top w:val="nil"/>
              <w:bottom w:val="nil"/>
            </w:tcBorders>
          </w:tcPr>
          <w:p w14:paraId="308939DF" w14:textId="77777777" w:rsidR="00E43EF1" w:rsidRPr="006E58E8" w:rsidRDefault="000E40D2">
            <w:pPr>
              <w:pStyle w:val="TableParagraph"/>
              <w:spacing w:line="246" w:lineRule="exact"/>
              <w:ind w:left="57"/>
            </w:pPr>
            <w:r w:rsidRPr="006E58E8">
              <w:t>feem pua ​​ntawm</w:t>
            </w:r>
          </w:p>
        </w:tc>
      </w:tr>
      <w:tr w:rsidR="00E43EF1" w14:paraId="276CA741" w14:textId="77777777" w:rsidTr="006E58E8">
        <w:trPr>
          <w:trHeight w:val="265"/>
        </w:trPr>
        <w:tc>
          <w:tcPr>
            <w:tcW w:w="2455" w:type="dxa"/>
            <w:tcBorders>
              <w:top w:val="nil"/>
              <w:bottom w:val="nil"/>
            </w:tcBorders>
          </w:tcPr>
          <w:p w14:paraId="4993C121" w14:textId="77777777" w:rsidR="00E43EF1" w:rsidRPr="006E58E8" w:rsidRDefault="00E43EF1">
            <w:pPr>
              <w:pStyle w:val="TableParagraph"/>
              <w:rPr>
                <w:rFonts w:ascii="Times New Roman"/>
              </w:rPr>
            </w:pPr>
          </w:p>
        </w:tc>
        <w:tc>
          <w:tcPr>
            <w:tcW w:w="3060" w:type="dxa"/>
            <w:tcBorders>
              <w:top w:val="nil"/>
              <w:bottom w:val="nil"/>
            </w:tcBorders>
          </w:tcPr>
          <w:p w14:paraId="4464DBF1" w14:textId="77777777" w:rsidR="00E43EF1" w:rsidRPr="006E58E8" w:rsidRDefault="000E40D2">
            <w:pPr>
              <w:pStyle w:val="TableParagraph"/>
              <w:spacing w:line="246" w:lineRule="exact"/>
              <w:ind w:left="58"/>
            </w:pPr>
            <w:r w:rsidRPr="006E58E8">
              <w:t>ua yam ntxwv</w:t>
            </w:r>
          </w:p>
        </w:tc>
        <w:tc>
          <w:tcPr>
            <w:tcW w:w="2040" w:type="dxa"/>
            <w:vMerge/>
            <w:tcBorders>
              <w:top w:val="nil"/>
            </w:tcBorders>
          </w:tcPr>
          <w:p w14:paraId="6C5674EE" w14:textId="77777777" w:rsidR="00E43EF1" w:rsidRPr="006E58E8" w:rsidRDefault="00E43EF1"/>
        </w:tc>
        <w:tc>
          <w:tcPr>
            <w:tcW w:w="2010" w:type="dxa"/>
            <w:vMerge/>
            <w:tcBorders>
              <w:top w:val="nil"/>
            </w:tcBorders>
          </w:tcPr>
          <w:p w14:paraId="4BD0BA22" w14:textId="77777777" w:rsidR="00E43EF1" w:rsidRPr="006E58E8" w:rsidRDefault="00E43EF1"/>
        </w:tc>
        <w:tc>
          <w:tcPr>
            <w:tcW w:w="2340" w:type="dxa"/>
            <w:vMerge/>
            <w:tcBorders>
              <w:top w:val="nil"/>
            </w:tcBorders>
          </w:tcPr>
          <w:p w14:paraId="218184F1" w14:textId="77777777" w:rsidR="00E43EF1" w:rsidRPr="006E58E8" w:rsidRDefault="00E43EF1"/>
        </w:tc>
        <w:tc>
          <w:tcPr>
            <w:tcW w:w="3205" w:type="dxa"/>
            <w:tcBorders>
              <w:top w:val="nil"/>
              <w:bottom w:val="nil"/>
            </w:tcBorders>
          </w:tcPr>
          <w:p w14:paraId="00D5DC2F" w14:textId="77777777" w:rsidR="00E43EF1" w:rsidRPr="006E58E8" w:rsidRDefault="000E40D2">
            <w:pPr>
              <w:pStyle w:val="TableParagraph"/>
              <w:spacing w:line="246" w:lineRule="exact"/>
              <w:ind w:left="57"/>
            </w:pPr>
            <w:r w:rsidRPr="006E58E8">
              <w:t>ua yam ntxwv</w:t>
            </w:r>
          </w:p>
        </w:tc>
      </w:tr>
      <w:tr w:rsidR="00E43EF1" w14:paraId="7C99A38E" w14:textId="77777777" w:rsidTr="006E58E8">
        <w:trPr>
          <w:trHeight w:val="601"/>
        </w:trPr>
        <w:tc>
          <w:tcPr>
            <w:tcW w:w="2455" w:type="dxa"/>
            <w:tcBorders>
              <w:top w:val="nil"/>
            </w:tcBorders>
          </w:tcPr>
          <w:p w14:paraId="0E593A97" w14:textId="77777777" w:rsidR="00E43EF1" w:rsidRPr="006E58E8" w:rsidRDefault="00E43EF1">
            <w:pPr>
              <w:pStyle w:val="TableParagraph"/>
              <w:rPr>
                <w:rFonts w:ascii="Times New Roman"/>
              </w:rPr>
            </w:pPr>
          </w:p>
        </w:tc>
        <w:tc>
          <w:tcPr>
            <w:tcW w:w="3060" w:type="dxa"/>
            <w:tcBorders>
              <w:top w:val="nil"/>
            </w:tcBorders>
          </w:tcPr>
          <w:p w14:paraId="102966E5" w14:textId="77777777" w:rsidR="00E43EF1" w:rsidRPr="006E58E8" w:rsidRDefault="000E40D2">
            <w:pPr>
              <w:pStyle w:val="TableParagraph"/>
              <w:spacing w:line="267" w:lineRule="exact"/>
              <w:ind w:left="58"/>
            </w:pPr>
            <w:r w:rsidRPr="006E58E8">
              <w:t>tshawb pom = 5%</w:t>
            </w:r>
          </w:p>
        </w:tc>
        <w:tc>
          <w:tcPr>
            <w:tcW w:w="2040" w:type="dxa"/>
            <w:vMerge/>
            <w:tcBorders>
              <w:top w:val="nil"/>
            </w:tcBorders>
          </w:tcPr>
          <w:p w14:paraId="1F5D2B95" w14:textId="77777777" w:rsidR="00E43EF1" w:rsidRPr="006E58E8" w:rsidRDefault="00E43EF1"/>
        </w:tc>
        <w:tc>
          <w:tcPr>
            <w:tcW w:w="2010" w:type="dxa"/>
            <w:vMerge/>
            <w:tcBorders>
              <w:top w:val="nil"/>
            </w:tcBorders>
          </w:tcPr>
          <w:p w14:paraId="545DC0CB" w14:textId="77777777" w:rsidR="00E43EF1" w:rsidRPr="006E58E8" w:rsidRDefault="00E43EF1"/>
        </w:tc>
        <w:tc>
          <w:tcPr>
            <w:tcW w:w="2340" w:type="dxa"/>
            <w:vMerge/>
            <w:tcBorders>
              <w:top w:val="nil"/>
            </w:tcBorders>
          </w:tcPr>
          <w:p w14:paraId="2BB9FCC8" w14:textId="77777777" w:rsidR="00E43EF1" w:rsidRPr="006E58E8" w:rsidRDefault="00E43EF1"/>
        </w:tc>
        <w:tc>
          <w:tcPr>
            <w:tcW w:w="3205" w:type="dxa"/>
            <w:tcBorders>
              <w:top w:val="nil"/>
            </w:tcBorders>
          </w:tcPr>
          <w:p w14:paraId="19235C53" w14:textId="77777777" w:rsidR="00E43EF1" w:rsidRPr="006E58E8" w:rsidRDefault="000E40D2">
            <w:pPr>
              <w:pStyle w:val="TableParagraph"/>
              <w:spacing w:line="267" w:lineRule="exact"/>
              <w:ind w:left="57"/>
            </w:pPr>
            <w:r w:rsidRPr="006E58E8">
              <w:t>tshawb pom = 20%</w:t>
            </w:r>
          </w:p>
        </w:tc>
      </w:tr>
    </w:tbl>
    <w:bookmarkStart w:id="2285" w:name="Actions"/>
    <w:bookmarkEnd w:id="2285"/>
    <w:p w14:paraId="2D2482C3" w14:textId="02443553" w:rsidR="00E43EF1" w:rsidRPr="006618D1" w:rsidRDefault="000E40D2">
      <w:pPr>
        <w:spacing w:before="184"/>
        <w:ind w:left="240"/>
        <w:rPr>
          <w:b/>
          <w:sz w:val="32"/>
          <w:szCs w:val="32"/>
        </w:rPr>
      </w:pPr>
      <w:r w:rsidRPr="006618D1">
        <w:rPr>
          <w:sz w:val="32"/>
          <w:szCs w:val="32"/>
        </w:rPr>
        <w:fldChar w:fldCharType="begin"/>
      </w:r>
      <w:r w:rsidRPr="006618D1">
        <w:rPr>
          <w:sz w:val="32"/>
          <w:szCs w:val="32"/>
        </w:rPr>
        <w:instrText xml:space="preserve"> HYPERLINK "http://www.doc-tracking.com/screenshots/21LCAP/Instructions/21LCAPInstructions.htm" \l "actions" \h </w:instrText>
      </w:r>
      <w:r w:rsidRPr="006618D1">
        <w:rPr>
          <w:sz w:val="32"/>
          <w:szCs w:val="32"/>
        </w:rPr>
        <w:fldChar w:fldCharType="separate"/>
      </w:r>
      <w:r w:rsidR="00AC6F53" w:rsidRPr="006618D1">
        <w:rPr>
          <w:b/>
          <w:sz w:val="32"/>
          <w:szCs w:val="32"/>
        </w:rPr>
        <w:t>Cov K</w:t>
      </w:r>
      <w:r w:rsidRPr="006618D1">
        <w:rPr>
          <w:b/>
          <w:sz w:val="32"/>
          <w:szCs w:val="32"/>
        </w:rPr>
        <w:t>ev Ua</w:t>
      </w:r>
      <w:r w:rsidRPr="006618D1">
        <w:rPr>
          <w:b/>
          <w:sz w:val="32"/>
          <w:szCs w:val="32"/>
        </w:rPr>
        <w:fldChar w:fldCharType="end"/>
      </w:r>
    </w:p>
    <w:p w14:paraId="6CB93633" w14:textId="77777777" w:rsidR="00E43EF1" w:rsidRDefault="00E43EF1">
      <w:pPr>
        <w:pStyle w:val="BodyText"/>
        <w:spacing w:before="11"/>
        <w:rPr>
          <w:b/>
          <w:sz w:val="23"/>
        </w:rPr>
      </w:pPr>
    </w:p>
    <w:tbl>
      <w:tblPr>
        <w:tblW w:w="0" w:type="auto"/>
        <w:tblInd w:w="25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1269"/>
        <w:gridCol w:w="2440"/>
        <w:gridCol w:w="7626"/>
        <w:gridCol w:w="2156"/>
        <w:gridCol w:w="1619"/>
      </w:tblGrid>
      <w:tr w:rsidR="007E1E9C" w14:paraId="278F65A4" w14:textId="77777777">
        <w:trPr>
          <w:trHeight w:val="333"/>
        </w:trPr>
        <w:tc>
          <w:tcPr>
            <w:tcW w:w="1269" w:type="dxa"/>
            <w:shd w:val="clear" w:color="auto" w:fill="DBE5F1"/>
          </w:tcPr>
          <w:p w14:paraId="186127AF" w14:textId="64C1AF16" w:rsidR="007E1E9C" w:rsidRDefault="007E1E9C" w:rsidP="007E1E9C">
            <w:pPr>
              <w:pStyle w:val="TableParagraph"/>
              <w:spacing w:before="58" w:line="256" w:lineRule="exact"/>
              <w:ind w:left="58"/>
              <w:rPr>
                <w:sz w:val="24"/>
              </w:rPr>
            </w:pPr>
            <w:r w:rsidRPr="00166873">
              <w:rPr>
                <w:sz w:val="20"/>
                <w:szCs w:val="20"/>
              </w:rPr>
              <w:t>Kev ua #</w:t>
            </w:r>
          </w:p>
        </w:tc>
        <w:tc>
          <w:tcPr>
            <w:tcW w:w="2440" w:type="dxa"/>
            <w:shd w:val="clear" w:color="auto" w:fill="DBE5F1"/>
          </w:tcPr>
          <w:p w14:paraId="623C2071" w14:textId="00FB92FC" w:rsidR="007E1E9C" w:rsidRDefault="007E1E9C" w:rsidP="007E1E9C">
            <w:pPr>
              <w:pStyle w:val="TableParagraph"/>
              <w:spacing w:before="58" w:line="256" w:lineRule="exact"/>
              <w:ind w:left="58"/>
              <w:rPr>
                <w:sz w:val="24"/>
              </w:rPr>
            </w:pPr>
            <w:r w:rsidRPr="00166873">
              <w:rPr>
                <w:sz w:val="20"/>
                <w:szCs w:val="20"/>
              </w:rPr>
              <w:t>Ntsiab lus</w:t>
            </w:r>
          </w:p>
        </w:tc>
        <w:tc>
          <w:tcPr>
            <w:tcW w:w="7626" w:type="dxa"/>
            <w:shd w:val="clear" w:color="auto" w:fill="DBE5F1"/>
          </w:tcPr>
          <w:p w14:paraId="37B56DE9" w14:textId="69EF02BF" w:rsidR="007E1E9C" w:rsidRDefault="007E1E9C" w:rsidP="007E1E9C">
            <w:pPr>
              <w:pStyle w:val="TableParagraph"/>
              <w:spacing w:before="58" w:line="256" w:lineRule="exact"/>
              <w:ind w:left="57"/>
              <w:rPr>
                <w:sz w:val="24"/>
              </w:rPr>
            </w:pPr>
            <w:r w:rsidRPr="00166873">
              <w:rPr>
                <w:sz w:val="20"/>
                <w:szCs w:val="20"/>
              </w:rPr>
              <w:t>Kev piav qhia</w:t>
            </w:r>
          </w:p>
        </w:tc>
        <w:tc>
          <w:tcPr>
            <w:tcW w:w="2156" w:type="dxa"/>
            <w:shd w:val="clear" w:color="auto" w:fill="DBE5F1"/>
          </w:tcPr>
          <w:p w14:paraId="46465BD6" w14:textId="41AC1951" w:rsidR="007E1E9C" w:rsidRDefault="007E1E9C" w:rsidP="007E1E9C">
            <w:pPr>
              <w:pStyle w:val="TableParagraph"/>
              <w:spacing w:before="58" w:line="256" w:lineRule="exact"/>
              <w:ind w:left="142" w:right="132"/>
              <w:jc w:val="center"/>
              <w:rPr>
                <w:sz w:val="24"/>
              </w:rPr>
            </w:pPr>
            <w:r w:rsidRPr="00166873">
              <w:rPr>
                <w:sz w:val="20"/>
                <w:szCs w:val="20"/>
              </w:rPr>
              <w:t>Tag Nrho Cov Nyiaj</w:t>
            </w:r>
          </w:p>
        </w:tc>
        <w:tc>
          <w:tcPr>
            <w:tcW w:w="1619" w:type="dxa"/>
            <w:shd w:val="clear" w:color="auto" w:fill="DBE5F1"/>
          </w:tcPr>
          <w:p w14:paraId="143DF291" w14:textId="704A557B" w:rsidR="007E1E9C" w:rsidRDefault="007E1E9C" w:rsidP="007E1E9C">
            <w:pPr>
              <w:pStyle w:val="TableParagraph"/>
              <w:spacing w:before="58" w:line="256" w:lineRule="exact"/>
              <w:ind w:left="33" w:right="24"/>
              <w:jc w:val="center"/>
              <w:rPr>
                <w:sz w:val="24"/>
              </w:rPr>
            </w:pPr>
            <w:r w:rsidRPr="00166873">
              <w:rPr>
                <w:sz w:val="20"/>
                <w:szCs w:val="20"/>
              </w:rPr>
              <w:t>Kev Koom Tes</w:t>
            </w:r>
          </w:p>
        </w:tc>
      </w:tr>
      <w:tr w:rsidR="00E43EF1" w14:paraId="6A983378" w14:textId="77777777">
        <w:trPr>
          <w:trHeight w:val="2265"/>
        </w:trPr>
        <w:tc>
          <w:tcPr>
            <w:tcW w:w="1269" w:type="dxa"/>
          </w:tcPr>
          <w:p w14:paraId="433B0A90" w14:textId="77777777" w:rsidR="00E43EF1" w:rsidRDefault="000E40D2">
            <w:pPr>
              <w:pStyle w:val="TableParagraph"/>
              <w:spacing w:before="58"/>
              <w:ind w:left="9"/>
              <w:jc w:val="center"/>
              <w:rPr>
                <w:b/>
                <w:sz w:val="24"/>
              </w:rPr>
            </w:pPr>
            <w:r>
              <w:rPr>
                <w:b/>
                <w:sz w:val="24"/>
              </w:rPr>
              <w:t>1</w:t>
            </w:r>
          </w:p>
        </w:tc>
        <w:tc>
          <w:tcPr>
            <w:tcW w:w="2440" w:type="dxa"/>
          </w:tcPr>
          <w:p w14:paraId="4B1102D0" w14:textId="209122A6" w:rsidR="00E43EF1" w:rsidRDefault="000E40D2" w:rsidP="009515B2">
            <w:pPr>
              <w:pStyle w:val="TableParagraph"/>
              <w:spacing w:before="58"/>
              <w:ind w:left="58" w:right="510"/>
              <w:rPr>
                <w:sz w:val="24"/>
              </w:rPr>
            </w:pPr>
            <w:r>
              <w:rPr>
                <w:sz w:val="24"/>
              </w:rPr>
              <w:t xml:space="preserve">Cov </w:t>
            </w:r>
            <w:del w:id="2286" w:author="Khamsaolee Xainhiaxang" w:date="2021-07-04T23:24:00Z">
              <w:r w:rsidDel="009515B2">
                <w:rPr>
                  <w:sz w:val="24"/>
                </w:rPr>
                <w:delText xml:space="preserve">Chaw Kho </w:delText>
              </w:r>
            </w:del>
            <w:r>
              <w:rPr>
                <w:sz w:val="24"/>
              </w:rPr>
              <w:t>Vaj Tse, Kev T</w:t>
            </w:r>
            <w:ins w:id="2287" w:author="Khamsaolee Xainhiaxang" w:date="2021-07-04T23:24:00Z">
              <w:r w:rsidR="009515B2">
                <w:rPr>
                  <w:sz w:val="24"/>
                </w:rPr>
                <w:t>h</w:t>
              </w:r>
            </w:ins>
            <w:r>
              <w:rPr>
                <w:sz w:val="24"/>
              </w:rPr>
              <w:t>xi</w:t>
            </w:r>
            <w:ins w:id="2288" w:author="Khamsaolee Xainhiaxang" w:date="2021-07-04T23:24:00Z">
              <w:r w:rsidR="009515B2">
                <w:rPr>
                  <w:sz w:val="24"/>
                </w:rPr>
                <w:t>m</w:t>
              </w:r>
            </w:ins>
            <w:del w:id="2289" w:author="Khamsaolee Xainhiaxang" w:date="2021-07-04T23:24:00Z">
              <w:r w:rsidDel="009515B2">
                <w:rPr>
                  <w:sz w:val="24"/>
                </w:rPr>
                <w:delText>j</w:delText>
              </w:r>
            </w:del>
            <w:r>
              <w:rPr>
                <w:sz w:val="24"/>
              </w:rPr>
              <w:t xml:space="preserve"> </w:t>
            </w:r>
            <w:del w:id="2290" w:author="Khamsaolee Xainhiaxang" w:date="2021-07-04T23:25:00Z">
              <w:r w:rsidDel="009515B2">
                <w:rPr>
                  <w:sz w:val="24"/>
                </w:rPr>
                <w:delText>N</w:delText>
              </w:r>
            </w:del>
            <w:r>
              <w:rPr>
                <w:sz w:val="24"/>
              </w:rPr>
              <w:t>k</w:t>
            </w:r>
            <w:ins w:id="2291" w:author="Khamsaolee Xainhiaxang" w:date="2021-07-04T23:25:00Z">
              <w:r w:rsidR="009515B2">
                <w:rPr>
                  <w:sz w:val="24"/>
                </w:rPr>
                <w:t>ho</w:t>
              </w:r>
            </w:ins>
            <w:del w:id="2292" w:author="Khamsaolee Xainhiaxang" w:date="2021-07-04T23:25:00Z">
              <w:r w:rsidDel="009515B2">
                <w:rPr>
                  <w:sz w:val="24"/>
                </w:rPr>
                <w:delText xml:space="preserve">awm </w:delText>
              </w:r>
            </w:del>
            <w:r>
              <w:rPr>
                <w:sz w:val="24"/>
              </w:rPr>
              <w:t>thiab Kev Ua Hauj</w:t>
            </w:r>
            <w:ins w:id="2293" w:author="Khamsaolee Xainhiaxang" w:date="2021-07-04T23:25:00Z">
              <w:r w:rsidR="009515B2">
                <w:rPr>
                  <w:sz w:val="24"/>
                </w:rPr>
                <w:t xml:space="preserve"> </w:t>
              </w:r>
            </w:ins>
            <w:r>
              <w:rPr>
                <w:sz w:val="24"/>
              </w:rPr>
              <w:t>lwm</w:t>
            </w:r>
          </w:p>
        </w:tc>
        <w:tc>
          <w:tcPr>
            <w:tcW w:w="7626" w:type="dxa"/>
          </w:tcPr>
          <w:p w14:paraId="66A5D0DC" w14:textId="77777777" w:rsidR="00E43EF1" w:rsidRDefault="000E40D2">
            <w:pPr>
              <w:pStyle w:val="TableParagraph"/>
              <w:spacing w:before="58"/>
              <w:ind w:left="57"/>
              <w:rPr>
                <w:sz w:val="24"/>
              </w:rPr>
            </w:pPr>
            <w:r>
              <w:rPr>
                <w:sz w:val="24"/>
              </w:rPr>
              <w:t>5.1</w:t>
            </w:r>
          </w:p>
          <w:p w14:paraId="024A65F6" w14:textId="2907DEA5" w:rsidR="00E43EF1" w:rsidRDefault="000E40D2" w:rsidP="008801C2">
            <w:pPr>
              <w:pStyle w:val="TableParagraph"/>
              <w:ind w:left="57" w:right="485"/>
              <w:rPr>
                <w:sz w:val="24"/>
              </w:rPr>
            </w:pPr>
            <w:r>
              <w:rPr>
                <w:sz w:val="24"/>
              </w:rPr>
              <w:t>TRUSD yuav muaj cov chaw kawm zoo rau txhua tus tub ntxhais kawm</w:t>
            </w:r>
            <w:del w:id="2294" w:author="Khamsaolee Xainhiaxang" w:date="2021-07-04T23:25:00Z">
              <w:r w:rsidDel="009515B2">
                <w:rPr>
                  <w:sz w:val="24"/>
                </w:rPr>
                <w:delText xml:space="preserve"> sib npaug</w:delText>
              </w:r>
            </w:del>
            <w:r>
              <w:rPr>
                <w:sz w:val="24"/>
              </w:rPr>
              <w:t xml:space="preserve">. 166.25 FTE, </w:t>
            </w:r>
            <w:del w:id="2295" w:author="Khamsaolee Xainhiaxang" w:date="2021-07-04T23:26:00Z">
              <w:r w:rsidDel="009515B2">
                <w:rPr>
                  <w:sz w:val="24"/>
                </w:rPr>
                <w:delText>tu tsev</w:delText>
              </w:r>
            </w:del>
            <w:ins w:id="2296" w:author="Khamsaolee Xainhiaxang" w:date="2021-07-04T23:26:00Z">
              <w:r w:rsidR="009515B2">
                <w:rPr>
                  <w:sz w:val="24"/>
                </w:rPr>
                <w:t>kev txhim kho</w:t>
              </w:r>
            </w:ins>
            <w:r>
              <w:rPr>
                <w:sz w:val="24"/>
              </w:rPr>
              <w:t xml:space="preserve">, thiab saib xyuas haujlwm; cov khoom siv, cov kev </w:t>
            </w:r>
            <w:del w:id="2297" w:author="Khamsaolee Xainhiaxang" w:date="2021-07-04T23:26:00Z">
              <w:r w:rsidDel="009515B2">
                <w:rPr>
                  <w:sz w:val="24"/>
                </w:rPr>
                <w:delText xml:space="preserve">pabcuam </w:delText>
              </w:r>
            </w:del>
            <w:r>
              <w:rPr>
                <w:sz w:val="24"/>
              </w:rPr>
              <w:t>cog lus</w:t>
            </w:r>
            <w:ins w:id="2298" w:author="Khamsaolee Xainhiaxang" w:date="2021-07-04T23:26:00Z">
              <w:r w:rsidR="009515B2">
                <w:rPr>
                  <w:sz w:val="24"/>
                </w:rPr>
                <w:t xml:space="preserve"> ua hauj lwm </w:t>
              </w:r>
            </w:ins>
            <w:ins w:id="2299" w:author="Khamsaolee Xainhiaxang" w:date="2021-07-04T23:27:00Z">
              <w:r w:rsidR="009515B2">
                <w:rPr>
                  <w:sz w:val="24"/>
                </w:rPr>
                <w:t>(Contract services)</w:t>
              </w:r>
            </w:ins>
            <w:r>
              <w:rPr>
                <w:sz w:val="24"/>
              </w:rPr>
              <w:t>, thiab cov khoom siv.</w:t>
            </w:r>
          </w:p>
          <w:p w14:paraId="7B364044" w14:textId="77777777" w:rsidR="00E43EF1" w:rsidRDefault="00E43EF1">
            <w:pPr>
              <w:pStyle w:val="TableParagraph"/>
              <w:rPr>
                <w:b/>
                <w:sz w:val="24"/>
              </w:rPr>
            </w:pPr>
          </w:p>
          <w:p w14:paraId="6B4C6FDB" w14:textId="708E5F28" w:rsidR="00E43EF1" w:rsidRDefault="000E40D2">
            <w:pPr>
              <w:pStyle w:val="TableParagraph"/>
              <w:numPr>
                <w:ilvl w:val="0"/>
                <w:numId w:val="34"/>
              </w:numPr>
              <w:tabs>
                <w:tab w:val="left" w:pos="777"/>
                <w:tab w:val="left" w:pos="778"/>
              </w:tabs>
              <w:ind w:hanging="301"/>
              <w:rPr>
                <w:sz w:val="24"/>
              </w:rPr>
            </w:pPr>
            <w:del w:id="2300" w:author="Khamsaolee Xainhiaxang" w:date="2021-07-04T23:28:00Z">
              <w:r w:rsidDel="003F7E99">
                <w:rPr>
                  <w:sz w:val="24"/>
                </w:rPr>
                <w:delText>Cov Kev Txwv Kev Txwv Ib Zaug</w:delText>
              </w:r>
            </w:del>
            <w:ins w:id="2301" w:author="Khamsaolee Xainhiaxang" w:date="2021-07-04T23:28:00Z">
              <w:r w:rsidR="003F7E99">
                <w:rPr>
                  <w:sz w:val="24"/>
                </w:rPr>
                <w:t>Cov khoom yuav tau saib xyuas xwm yeem</w:t>
              </w:r>
            </w:ins>
            <w:r>
              <w:rPr>
                <w:sz w:val="24"/>
              </w:rPr>
              <w:t xml:space="preserve"> (RRMA) = $ 11,600,000</w:t>
            </w:r>
          </w:p>
          <w:p w14:paraId="6E6C1EC4" w14:textId="38AD47E3" w:rsidR="00E43EF1" w:rsidRDefault="000E40D2">
            <w:pPr>
              <w:pStyle w:val="TableParagraph"/>
              <w:numPr>
                <w:ilvl w:val="0"/>
                <w:numId w:val="34"/>
              </w:numPr>
              <w:tabs>
                <w:tab w:val="left" w:pos="777"/>
                <w:tab w:val="left" w:pos="778"/>
              </w:tabs>
              <w:ind w:hanging="301"/>
              <w:rPr>
                <w:sz w:val="24"/>
              </w:rPr>
            </w:pPr>
            <w:r>
              <w:rPr>
                <w:sz w:val="24"/>
              </w:rPr>
              <w:t xml:space="preserve">Cov </w:t>
            </w:r>
            <w:del w:id="2302" w:author="Khamsaolee Xainhiaxang" w:date="2021-07-05T07:32:00Z">
              <w:r w:rsidDel="0071239F">
                <w:rPr>
                  <w:sz w:val="24"/>
                </w:rPr>
                <w:delText>h</w:delText>
              </w:r>
            </w:del>
            <w:del w:id="2303" w:author="Khamsaolee Xainhiaxang" w:date="2021-07-05T07:26:00Z">
              <w:r w:rsidDel="0071239F">
                <w:rPr>
                  <w:sz w:val="24"/>
                </w:rPr>
                <w:delText>auj</w:delText>
              </w:r>
              <w:r w:rsidR="00ED1975" w:rsidDel="0071239F">
                <w:rPr>
                  <w:rFonts w:cs="DokChampa" w:hint="cs"/>
                  <w:sz w:val="24"/>
                  <w:cs/>
                  <w:lang w:bidi="lo-LA"/>
                </w:rPr>
                <w:delText xml:space="preserve"> </w:delText>
              </w:r>
              <w:r w:rsidDel="0071239F">
                <w:rPr>
                  <w:sz w:val="24"/>
                </w:rPr>
                <w:delText xml:space="preserve">lwm </w:delText>
              </w:r>
            </w:del>
            <w:ins w:id="2304" w:author="Khamsaolee Xainhiaxang" w:date="2021-07-05T07:26:00Z">
              <w:r w:rsidR="0071239F">
                <w:rPr>
                  <w:sz w:val="24"/>
                </w:rPr>
                <w:t>Chaw Chia</w:t>
              </w:r>
            </w:ins>
            <w:ins w:id="2305" w:author="Khamsaolee Xainhiaxang" w:date="2021-07-05T07:32:00Z">
              <w:r w:rsidR="0071239F">
                <w:rPr>
                  <w:sz w:val="24"/>
                </w:rPr>
                <w:t xml:space="preserve"> Khoom</w:t>
              </w:r>
            </w:ins>
            <w:r>
              <w:rPr>
                <w:sz w:val="24"/>
              </w:rPr>
              <w:t>= $ 4,202,336</w:t>
            </w:r>
          </w:p>
          <w:p w14:paraId="44E528EF" w14:textId="6A66114D" w:rsidR="00E43EF1" w:rsidRDefault="000E40D2" w:rsidP="003F7E99">
            <w:pPr>
              <w:pStyle w:val="TableParagraph"/>
              <w:numPr>
                <w:ilvl w:val="0"/>
                <w:numId w:val="34"/>
              </w:numPr>
              <w:tabs>
                <w:tab w:val="left" w:pos="777"/>
                <w:tab w:val="left" w:pos="778"/>
              </w:tabs>
              <w:spacing w:line="256" w:lineRule="exact"/>
              <w:ind w:hanging="301"/>
              <w:rPr>
                <w:sz w:val="24"/>
              </w:rPr>
            </w:pPr>
            <w:del w:id="2306" w:author="Khamsaolee Xainhiaxang" w:date="2021-07-04T23:29:00Z">
              <w:r w:rsidDel="003F7E99">
                <w:rPr>
                  <w:sz w:val="24"/>
                </w:rPr>
                <w:delText>Txhua l</w:delText>
              </w:r>
            </w:del>
            <w:ins w:id="2307" w:author="Khamsaolee Xainhiaxang" w:date="2021-07-04T23:29:00Z">
              <w:r w:rsidR="003F7E99">
                <w:rPr>
                  <w:sz w:val="24"/>
                </w:rPr>
                <w:t>L</w:t>
              </w:r>
            </w:ins>
            <w:r>
              <w:rPr>
                <w:sz w:val="24"/>
              </w:rPr>
              <w:t>wm yam kev siv nyiaj = $ 7,397,664</w:t>
            </w:r>
          </w:p>
        </w:tc>
        <w:tc>
          <w:tcPr>
            <w:tcW w:w="2156" w:type="dxa"/>
          </w:tcPr>
          <w:p w14:paraId="266029AC" w14:textId="77777777" w:rsidR="00E43EF1" w:rsidRDefault="000E40D2">
            <w:pPr>
              <w:pStyle w:val="TableParagraph"/>
              <w:spacing w:before="58"/>
              <w:ind w:left="141" w:right="132"/>
              <w:jc w:val="center"/>
              <w:rPr>
                <w:sz w:val="24"/>
              </w:rPr>
            </w:pPr>
            <w:r>
              <w:rPr>
                <w:sz w:val="24"/>
              </w:rPr>
              <w:t>$ 35,723,383.00</w:t>
            </w:r>
          </w:p>
        </w:tc>
        <w:tc>
          <w:tcPr>
            <w:tcW w:w="1619" w:type="dxa"/>
          </w:tcPr>
          <w:p w14:paraId="7B996904" w14:textId="77777777" w:rsidR="00E43EF1" w:rsidRDefault="000E40D2">
            <w:pPr>
              <w:pStyle w:val="TableParagraph"/>
              <w:spacing w:before="58"/>
              <w:ind w:left="15" w:right="132"/>
              <w:jc w:val="center"/>
            </w:pPr>
            <w:r>
              <w:t>Tsis yog</w:t>
            </w:r>
          </w:p>
          <w:p w14:paraId="19859C31" w14:textId="77777777" w:rsidR="00C31A14" w:rsidRPr="00C31A14" w:rsidRDefault="00C31A14" w:rsidP="00C31A14"/>
          <w:p w14:paraId="7DF8063F" w14:textId="77777777" w:rsidR="00C31A14" w:rsidRPr="00C31A14" w:rsidRDefault="00C31A14" w:rsidP="00C31A14"/>
          <w:p w14:paraId="424B0801" w14:textId="77777777" w:rsidR="00C31A14" w:rsidRPr="00C31A14" w:rsidRDefault="00C31A14" w:rsidP="00C31A14"/>
          <w:p w14:paraId="48CF6B58" w14:textId="77777777" w:rsidR="00C31A14" w:rsidRPr="00C31A14" w:rsidRDefault="00C31A14" w:rsidP="00C31A14"/>
          <w:p w14:paraId="730D7C27" w14:textId="77777777" w:rsidR="00C31A14" w:rsidRPr="00C31A14" w:rsidRDefault="00C31A14" w:rsidP="00C31A14"/>
          <w:p w14:paraId="099C140E" w14:textId="77777777" w:rsidR="00C31A14" w:rsidRPr="00C31A14" w:rsidRDefault="00C31A14" w:rsidP="00C31A14"/>
          <w:p w14:paraId="547ED175" w14:textId="77777777" w:rsidR="00C31A14" w:rsidRPr="00C31A14" w:rsidRDefault="00C31A14" w:rsidP="00C31A14"/>
          <w:p w14:paraId="5FDF0582" w14:textId="77777777" w:rsidR="00C31A14" w:rsidRPr="00C31A14" w:rsidRDefault="00C31A14" w:rsidP="00C31A14"/>
          <w:p w14:paraId="522B84F3" w14:textId="2036581D" w:rsidR="00C31A14" w:rsidRPr="00C31A14" w:rsidRDefault="00C31A14" w:rsidP="00C31A14"/>
        </w:tc>
      </w:tr>
    </w:tbl>
    <w:p w14:paraId="6BFB7096" w14:textId="77777777" w:rsidR="00E43EF1" w:rsidRDefault="00E43EF1">
      <w:pPr>
        <w:jc w:val="center"/>
        <w:sectPr w:rsidR="00E43EF1">
          <w:pgSz w:w="15840" w:h="12240" w:orient="landscape"/>
          <w:pgMar w:top="660" w:right="120" w:bottom="560" w:left="120" w:header="0" w:footer="284" w:gutter="0"/>
          <w:cols w:space="720"/>
        </w:sectPr>
      </w:pPr>
    </w:p>
    <w:tbl>
      <w:tblPr>
        <w:tblW w:w="0" w:type="auto"/>
        <w:tblInd w:w="25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1269"/>
        <w:gridCol w:w="2440"/>
        <w:gridCol w:w="7626"/>
        <w:gridCol w:w="2156"/>
        <w:gridCol w:w="1619"/>
      </w:tblGrid>
      <w:tr w:rsidR="00F025E1" w14:paraId="47930001" w14:textId="77777777">
        <w:trPr>
          <w:trHeight w:val="333"/>
        </w:trPr>
        <w:tc>
          <w:tcPr>
            <w:tcW w:w="1269" w:type="dxa"/>
            <w:shd w:val="clear" w:color="auto" w:fill="DBE5F1"/>
          </w:tcPr>
          <w:p w14:paraId="281B1D36" w14:textId="0A376BE4" w:rsidR="00F025E1" w:rsidRDefault="00F025E1" w:rsidP="00F025E1">
            <w:pPr>
              <w:pStyle w:val="TableParagraph"/>
              <w:spacing w:before="54" w:line="260" w:lineRule="exact"/>
              <w:ind w:left="58"/>
              <w:rPr>
                <w:sz w:val="24"/>
              </w:rPr>
            </w:pPr>
            <w:r w:rsidRPr="00166873">
              <w:rPr>
                <w:sz w:val="20"/>
                <w:szCs w:val="20"/>
              </w:rPr>
              <w:lastRenderedPageBreak/>
              <w:t>Kev ua #</w:t>
            </w:r>
          </w:p>
        </w:tc>
        <w:tc>
          <w:tcPr>
            <w:tcW w:w="2440" w:type="dxa"/>
            <w:shd w:val="clear" w:color="auto" w:fill="DBE5F1"/>
          </w:tcPr>
          <w:p w14:paraId="333C57B1" w14:textId="361099F0" w:rsidR="00F025E1" w:rsidRDefault="00F025E1" w:rsidP="00F025E1">
            <w:pPr>
              <w:pStyle w:val="TableParagraph"/>
              <w:spacing w:before="54" w:line="260" w:lineRule="exact"/>
              <w:ind w:left="58"/>
              <w:rPr>
                <w:sz w:val="24"/>
              </w:rPr>
            </w:pPr>
            <w:r w:rsidRPr="00166873">
              <w:rPr>
                <w:sz w:val="20"/>
                <w:szCs w:val="20"/>
              </w:rPr>
              <w:t>Ntsiab lus</w:t>
            </w:r>
          </w:p>
        </w:tc>
        <w:tc>
          <w:tcPr>
            <w:tcW w:w="7626" w:type="dxa"/>
            <w:shd w:val="clear" w:color="auto" w:fill="DBE5F1"/>
          </w:tcPr>
          <w:p w14:paraId="2CFCE82F" w14:textId="14B338E4" w:rsidR="00F025E1" w:rsidRDefault="00F025E1" w:rsidP="00F025E1">
            <w:pPr>
              <w:pStyle w:val="TableParagraph"/>
              <w:spacing w:before="54" w:line="260" w:lineRule="exact"/>
              <w:ind w:left="57"/>
              <w:rPr>
                <w:sz w:val="24"/>
              </w:rPr>
            </w:pPr>
            <w:r w:rsidRPr="00166873">
              <w:rPr>
                <w:sz w:val="20"/>
                <w:szCs w:val="20"/>
              </w:rPr>
              <w:t>Kev piav qhia</w:t>
            </w:r>
          </w:p>
        </w:tc>
        <w:tc>
          <w:tcPr>
            <w:tcW w:w="2156" w:type="dxa"/>
            <w:shd w:val="clear" w:color="auto" w:fill="DBE5F1"/>
          </w:tcPr>
          <w:p w14:paraId="7D642677" w14:textId="4C18FDDE" w:rsidR="00F025E1" w:rsidRDefault="00F025E1" w:rsidP="00F025E1">
            <w:pPr>
              <w:pStyle w:val="TableParagraph"/>
              <w:spacing w:before="54" w:line="260" w:lineRule="exact"/>
              <w:ind w:left="142" w:right="132"/>
              <w:jc w:val="center"/>
              <w:rPr>
                <w:sz w:val="24"/>
              </w:rPr>
            </w:pPr>
            <w:r w:rsidRPr="00166873">
              <w:rPr>
                <w:sz w:val="20"/>
                <w:szCs w:val="20"/>
              </w:rPr>
              <w:t>Tag Nrho Cov Nyiaj</w:t>
            </w:r>
          </w:p>
        </w:tc>
        <w:tc>
          <w:tcPr>
            <w:tcW w:w="1619" w:type="dxa"/>
            <w:shd w:val="clear" w:color="auto" w:fill="DBE5F1"/>
          </w:tcPr>
          <w:p w14:paraId="0624A9CE" w14:textId="4699F0A7" w:rsidR="00F025E1" w:rsidRDefault="00F025E1" w:rsidP="00F025E1">
            <w:pPr>
              <w:pStyle w:val="TableParagraph"/>
              <w:spacing w:before="54" w:line="260" w:lineRule="exact"/>
              <w:ind w:left="33" w:right="24"/>
              <w:jc w:val="center"/>
              <w:rPr>
                <w:sz w:val="24"/>
              </w:rPr>
            </w:pPr>
            <w:r w:rsidRPr="00166873">
              <w:rPr>
                <w:sz w:val="20"/>
                <w:szCs w:val="20"/>
              </w:rPr>
              <w:t>Kev Koom Tes</w:t>
            </w:r>
          </w:p>
        </w:tc>
      </w:tr>
      <w:tr w:rsidR="00E43EF1" w14:paraId="53D0AD26" w14:textId="77777777">
        <w:trPr>
          <w:trHeight w:val="6405"/>
        </w:trPr>
        <w:tc>
          <w:tcPr>
            <w:tcW w:w="1269" w:type="dxa"/>
          </w:tcPr>
          <w:p w14:paraId="6D73FABB" w14:textId="77777777" w:rsidR="00E43EF1" w:rsidRPr="000A3FE0" w:rsidRDefault="00E43EF1">
            <w:pPr>
              <w:pStyle w:val="TableParagraph"/>
              <w:rPr>
                <w:rFonts w:ascii="Times New Roman"/>
              </w:rPr>
            </w:pPr>
          </w:p>
        </w:tc>
        <w:tc>
          <w:tcPr>
            <w:tcW w:w="2440" w:type="dxa"/>
          </w:tcPr>
          <w:p w14:paraId="1566C602" w14:textId="77777777" w:rsidR="00E43EF1" w:rsidRPr="000A3FE0" w:rsidRDefault="00E43EF1">
            <w:pPr>
              <w:pStyle w:val="TableParagraph"/>
              <w:rPr>
                <w:rFonts w:ascii="Times New Roman"/>
              </w:rPr>
            </w:pPr>
          </w:p>
        </w:tc>
        <w:tc>
          <w:tcPr>
            <w:tcW w:w="7626" w:type="dxa"/>
          </w:tcPr>
          <w:p w14:paraId="22C6E7C3" w14:textId="77777777" w:rsidR="00E43EF1" w:rsidRPr="000A3FE0" w:rsidRDefault="00E43EF1">
            <w:pPr>
              <w:pStyle w:val="TableParagraph"/>
              <w:spacing w:before="8"/>
              <w:rPr>
                <w:b/>
              </w:rPr>
            </w:pPr>
          </w:p>
          <w:p w14:paraId="43B5DDAF" w14:textId="77777777" w:rsidR="00E43EF1" w:rsidRPr="000A3FE0" w:rsidRDefault="000E40D2">
            <w:pPr>
              <w:pStyle w:val="TableParagraph"/>
              <w:numPr>
                <w:ilvl w:val="0"/>
                <w:numId w:val="33"/>
              </w:numPr>
              <w:tabs>
                <w:tab w:val="left" w:pos="777"/>
                <w:tab w:val="left" w:pos="778"/>
              </w:tabs>
              <w:ind w:left="778" w:hanging="301"/>
            </w:pPr>
            <w:r w:rsidRPr="000A3FE0">
              <w:t>Thaj Chaw = $ 1,361,978</w:t>
            </w:r>
          </w:p>
          <w:p w14:paraId="3306651B" w14:textId="13A0CB39" w:rsidR="00E43EF1" w:rsidRPr="000A3FE0" w:rsidRDefault="001E1F39">
            <w:pPr>
              <w:pStyle w:val="TableParagraph"/>
              <w:numPr>
                <w:ilvl w:val="0"/>
                <w:numId w:val="33"/>
              </w:numPr>
              <w:tabs>
                <w:tab w:val="left" w:pos="777"/>
                <w:tab w:val="left" w:pos="778"/>
              </w:tabs>
              <w:ind w:left="778" w:hanging="301"/>
            </w:pPr>
            <w:del w:id="2308" w:author="Khamsaolee Xainhiaxang" w:date="2021-07-05T07:27:00Z">
              <w:r w:rsidRPr="000A3FE0" w:rsidDel="0071239F">
                <w:delText>Qib</w:delText>
              </w:r>
              <w:r w:rsidR="000E40D2" w:rsidRPr="000A3FE0" w:rsidDel="0071239F">
                <w:delText xml:space="preserve"> hauj</w:delText>
              </w:r>
              <w:r w:rsidRPr="000A3FE0" w:rsidDel="0071239F">
                <w:delText xml:space="preserve"> </w:delText>
              </w:r>
              <w:r w:rsidR="000E40D2" w:rsidRPr="000A3FE0" w:rsidDel="0071239F">
                <w:delText xml:space="preserve">lwm </w:delText>
              </w:r>
            </w:del>
            <w:ins w:id="2309" w:author="Khamsaolee Xainhiaxang" w:date="2021-07-05T07:27:00Z">
              <w:r w:rsidR="0071239F">
                <w:t>Chov Chaw Cia</w:t>
              </w:r>
            </w:ins>
            <w:ins w:id="2310" w:author="Khamsaolee Xainhiaxang" w:date="2021-07-05T07:32:00Z">
              <w:r w:rsidR="0071239F">
                <w:t xml:space="preserve"> Khoom</w:t>
              </w:r>
            </w:ins>
            <w:r w:rsidR="000E40D2" w:rsidRPr="000A3FE0">
              <w:t>= $ 1,058,090</w:t>
            </w:r>
          </w:p>
          <w:p w14:paraId="1761912E" w14:textId="48B4059C" w:rsidR="00E43EF1" w:rsidRPr="000A3FE0" w:rsidRDefault="000E40D2">
            <w:pPr>
              <w:pStyle w:val="TableParagraph"/>
              <w:numPr>
                <w:ilvl w:val="0"/>
                <w:numId w:val="33"/>
              </w:numPr>
              <w:tabs>
                <w:tab w:val="left" w:pos="777"/>
                <w:tab w:val="left" w:pos="778"/>
              </w:tabs>
              <w:ind w:left="778" w:hanging="301"/>
            </w:pPr>
            <w:del w:id="2311" w:author="Khamsaolee Xainhiaxang" w:date="2021-07-05T07:20:00Z">
              <w:r w:rsidRPr="000A3FE0" w:rsidDel="000C0B19">
                <w:delText xml:space="preserve">Tag nrho </w:delText>
              </w:r>
            </w:del>
            <w:ins w:id="2312" w:author="Khamsaolee Xainhiaxang" w:date="2021-07-05T07:20:00Z">
              <w:r w:rsidR="000C0B19">
                <w:t>L</w:t>
              </w:r>
            </w:ins>
            <w:del w:id="2313" w:author="Khamsaolee Xainhiaxang" w:date="2021-07-05T07:20:00Z">
              <w:r w:rsidRPr="000A3FE0" w:rsidDel="000C0B19">
                <w:delText>l</w:delText>
              </w:r>
            </w:del>
            <w:r w:rsidRPr="000A3FE0">
              <w:t>wm yam kev siv nyiaj = $ 303,888</w:t>
            </w:r>
          </w:p>
          <w:p w14:paraId="150B596C" w14:textId="77777777" w:rsidR="00E43EF1" w:rsidRPr="000A3FE0" w:rsidRDefault="00E43EF1">
            <w:pPr>
              <w:pStyle w:val="TableParagraph"/>
              <w:rPr>
                <w:b/>
              </w:rPr>
            </w:pPr>
          </w:p>
          <w:p w14:paraId="6F723130" w14:textId="1338D2A6" w:rsidR="00E43EF1" w:rsidRPr="000A3FE0" w:rsidRDefault="000E40D2">
            <w:pPr>
              <w:pStyle w:val="TableParagraph"/>
              <w:numPr>
                <w:ilvl w:val="0"/>
                <w:numId w:val="33"/>
              </w:numPr>
              <w:tabs>
                <w:tab w:val="left" w:pos="777"/>
                <w:tab w:val="left" w:pos="778"/>
              </w:tabs>
              <w:ind w:left="837" w:right="465" w:hanging="360"/>
            </w:pPr>
            <w:r w:rsidRPr="000A3FE0">
              <w:t xml:space="preserve">Kev Kho Vaj Tse = $ 1,896,380 (LCFF </w:t>
            </w:r>
            <w:del w:id="2314" w:author="Khamsaolee Xainhiaxang" w:date="2021-07-05T07:20:00Z">
              <w:r w:rsidRPr="000A3FE0" w:rsidDel="000C0B19">
                <w:delText xml:space="preserve">Muab </w:delText>
              </w:r>
              <w:r w:rsidR="001E1F39" w:rsidRPr="000A3FE0" w:rsidDel="000C0B19">
                <w:delText>Cov Qauv</w:delText>
              </w:r>
              <w:r w:rsidRPr="000A3FE0" w:rsidDel="000C0B19">
                <w:delText xml:space="preserve"> Tsa Mus</w:delText>
              </w:r>
            </w:del>
            <w:ins w:id="2315" w:author="Khamsaolee Xainhiaxang" w:date="2021-07-05T07:20:00Z">
              <w:r w:rsidR="000C0B19">
                <w:t xml:space="preserve">Raug </w:t>
              </w:r>
            </w:ins>
            <w:ins w:id="2316" w:author="Khamsaolee Xainhiaxang" w:date="2021-07-05T07:21:00Z">
              <w:r w:rsidR="000C0B19">
                <w:t>Xa Mus</w:t>
              </w:r>
            </w:ins>
            <w:r w:rsidRPr="000A3FE0">
              <w:t xml:space="preserve"> Rau Cov Nyiaj 14)</w:t>
            </w:r>
          </w:p>
          <w:p w14:paraId="0AD5FE0B" w14:textId="77777777" w:rsidR="00E43EF1" w:rsidRPr="000A3FE0" w:rsidRDefault="00E43EF1">
            <w:pPr>
              <w:pStyle w:val="TableParagraph"/>
              <w:rPr>
                <w:b/>
              </w:rPr>
            </w:pPr>
          </w:p>
          <w:p w14:paraId="4E7FAC5C" w14:textId="4762455F" w:rsidR="00E43EF1" w:rsidRPr="000A3FE0" w:rsidRDefault="000E40D2">
            <w:pPr>
              <w:pStyle w:val="TableParagraph"/>
              <w:numPr>
                <w:ilvl w:val="0"/>
                <w:numId w:val="33"/>
              </w:numPr>
              <w:tabs>
                <w:tab w:val="left" w:pos="777"/>
                <w:tab w:val="left" w:pos="778"/>
              </w:tabs>
              <w:ind w:left="778" w:hanging="301"/>
            </w:pPr>
            <w:r w:rsidRPr="000A3FE0">
              <w:t xml:space="preserve">Cov </w:t>
            </w:r>
            <w:r w:rsidR="001E1F39" w:rsidRPr="000A3FE0">
              <w:t>Kev Saib Xyuas</w:t>
            </w:r>
            <w:r w:rsidRPr="000A3FE0">
              <w:t xml:space="preserve"> = </w:t>
            </w:r>
            <w:r w:rsidR="001E1F39" w:rsidRPr="000A3FE0">
              <w:t>$</w:t>
            </w:r>
            <w:r w:rsidRPr="000A3FE0">
              <w:t xml:space="preserve"> 8,794,114</w:t>
            </w:r>
          </w:p>
          <w:p w14:paraId="13042063" w14:textId="784B4C34" w:rsidR="00E43EF1" w:rsidRPr="000A3FE0" w:rsidRDefault="000E40D2">
            <w:pPr>
              <w:pStyle w:val="TableParagraph"/>
              <w:numPr>
                <w:ilvl w:val="0"/>
                <w:numId w:val="33"/>
              </w:numPr>
              <w:tabs>
                <w:tab w:val="left" w:pos="777"/>
                <w:tab w:val="left" w:pos="778"/>
              </w:tabs>
              <w:ind w:left="778" w:hanging="301"/>
            </w:pPr>
            <w:del w:id="2317" w:author="Khamsaolee Xainhiaxang" w:date="2021-07-05T07:28:00Z">
              <w:r w:rsidRPr="000A3FE0" w:rsidDel="0071239F">
                <w:delText xml:space="preserve">Cov </w:delText>
              </w:r>
              <w:r w:rsidR="001E1F39" w:rsidRPr="000A3FE0" w:rsidDel="0071239F">
                <w:delText xml:space="preserve">Qib </w:delText>
              </w:r>
              <w:r w:rsidRPr="000A3FE0" w:rsidDel="0071239F">
                <w:delText>hauj</w:delText>
              </w:r>
              <w:r w:rsidR="001E1F39" w:rsidRPr="000A3FE0" w:rsidDel="0071239F">
                <w:delText xml:space="preserve"> </w:delText>
              </w:r>
              <w:r w:rsidRPr="000A3FE0" w:rsidDel="0071239F">
                <w:delText>lwm</w:delText>
              </w:r>
            </w:del>
            <w:ins w:id="2318" w:author="Khamsaolee Xainhiaxang" w:date="2021-07-05T07:28:00Z">
              <w:r w:rsidR="0071239F">
                <w:t>Chov Chaw Cia</w:t>
              </w:r>
            </w:ins>
            <w:r w:rsidRPr="000A3FE0">
              <w:t xml:space="preserve"> </w:t>
            </w:r>
            <w:ins w:id="2319" w:author="Khamsaolee Xainhiaxang" w:date="2021-07-05T07:33:00Z">
              <w:r w:rsidR="0071239F">
                <w:t xml:space="preserve">Khoom </w:t>
              </w:r>
            </w:ins>
            <w:r w:rsidRPr="000A3FE0">
              <w:t>= $ 7,589,561</w:t>
            </w:r>
          </w:p>
          <w:p w14:paraId="205B3D13" w14:textId="666B225F" w:rsidR="00E43EF1" w:rsidRPr="000A3FE0" w:rsidRDefault="000E40D2">
            <w:pPr>
              <w:pStyle w:val="TableParagraph"/>
              <w:numPr>
                <w:ilvl w:val="0"/>
                <w:numId w:val="33"/>
              </w:numPr>
              <w:tabs>
                <w:tab w:val="left" w:pos="777"/>
                <w:tab w:val="left" w:pos="778"/>
              </w:tabs>
              <w:ind w:left="778" w:hanging="301"/>
            </w:pPr>
            <w:del w:id="2320" w:author="Khamsaolee Xainhiaxang" w:date="2021-07-05T07:28:00Z">
              <w:r w:rsidRPr="000A3FE0" w:rsidDel="0071239F">
                <w:delText>Tag nrho l</w:delText>
              </w:r>
            </w:del>
            <w:ins w:id="2321" w:author="Khamsaolee Xainhiaxang" w:date="2021-07-05T07:28:00Z">
              <w:r w:rsidR="0071239F">
                <w:t>L</w:t>
              </w:r>
            </w:ins>
            <w:r w:rsidRPr="000A3FE0">
              <w:t>wm yam kev siv nyiaj = $ 1,204,553</w:t>
            </w:r>
          </w:p>
          <w:p w14:paraId="6742C3D6" w14:textId="77777777" w:rsidR="00E43EF1" w:rsidRPr="000A3FE0" w:rsidRDefault="00E43EF1">
            <w:pPr>
              <w:pStyle w:val="TableParagraph"/>
              <w:rPr>
                <w:b/>
              </w:rPr>
            </w:pPr>
          </w:p>
          <w:p w14:paraId="075FE2F4" w14:textId="73D2B9A0" w:rsidR="00E43EF1" w:rsidRPr="000A3FE0" w:rsidRDefault="000E40D2">
            <w:pPr>
              <w:pStyle w:val="TableParagraph"/>
              <w:numPr>
                <w:ilvl w:val="0"/>
                <w:numId w:val="33"/>
              </w:numPr>
              <w:tabs>
                <w:tab w:val="left" w:pos="777"/>
                <w:tab w:val="left" w:pos="778"/>
              </w:tabs>
              <w:ind w:left="778" w:hanging="301"/>
            </w:pPr>
            <w:r w:rsidRPr="000A3FE0">
              <w:t xml:space="preserve">Cov </w:t>
            </w:r>
            <w:del w:id="2322" w:author="Khamsaolee Xainhiaxang" w:date="2021-07-05T07:31:00Z">
              <w:r w:rsidRPr="000A3FE0" w:rsidDel="0071239F">
                <w:delText>Tuam Tsev</w:delText>
              </w:r>
            </w:del>
            <w:ins w:id="2323" w:author="Khamsaolee Xainhiaxang" w:date="2021-07-05T07:31:00Z">
              <w:r w:rsidR="0071239F">
                <w:t>Chaw Kawm</w:t>
              </w:r>
            </w:ins>
            <w:del w:id="2324" w:author="Khamsaolee Xainhiaxang" w:date="2021-07-05T07:31:00Z">
              <w:r w:rsidRPr="000A3FE0" w:rsidDel="0071239F">
                <w:delText xml:space="preserve"> </w:delText>
              </w:r>
            </w:del>
            <w:r w:rsidRPr="000A3FE0">
              <w:t>= $ 821,390</w:t>
            </w:r>
          </w:p>
          <w:p w14:paraId="049267F0" w14:textId="6879CC80" w:rsidR="00E43EF1" w:rsidRPr="000A3FE0" w:rsidRDefault="000E40D2">
            <w:pPr>
              <w:pStyle w:val="TableParagraph"/>
              <w:numPr>
                <w:ilvl w:val="0"/>
                <w:numId w:val="33"/>
              </w:numPr>
              <w:tabs>
                <w:tab w:val="left" w:pos="777"/>
                <w:tab w:val="left" w:pos="778"/>
              </w:tabs>
              <w:ind w:left="778" w:hanging="301"/>
            </w:pPr>
            <w:r w:rsidRPr="000A3FE0">
              <w:t xml:space="preserve">Cov </w:t>
            </w:r>
            <w:del w:id="2325" w:author="Khamsaolee Xainhiaxang" w:date="2021-07-05T07:33:00Z">
              <w:r w:rsidR="001E1F39" w:rsidRPr="000A3FE0" w:rsidDel="00E24511">
                <w:delText xml:space="preserve">qib </w:delText>
              </w:r>
              <w:r w:rsidRPr="000A3FE0" w:rsidDel="00E24511">
                <w:delText>hauj</w:delText>
              </w:r>
              <w:r w:rsidR="001E1F39" w:rsidRPr="000A3FE0" w:rsidDel="00E24511">
                <w:delText xml:space="preserve"> </w:delText>
              </w:r>
              <w:r w:rsidRPr="000A3FE0" w:rsidDel="00E24511">
                <w:delText>lwm</w:delText>
              </w:r>
            </w:del>
            <w:ins w:id="2326" w:author="Khamsaolee Xainhiaxang" w:date="2021-07-05T07:33:00Z">
              <w:r w:rsidR="00E24511">
                <w:t>Chaw Cia Khoom</w:t>
              </w:r>
            </w:ins>
            <w:r w:rsidRPr="000A3FE0">
              <w:t xml:space="preserve"> = $ 713,822</w:t>
            </w:r>
          </w:p>
          <w:p w14:paraId="353440B0" w14:textId="397DFBF9" w:rsidR="001E1F39" w:rsidRPr="000A3FE0" w:rsidRDefault="000E40D2" w:rsidP="001E1F39">
            <w:pPr>
              <w:pStyle w:val="TableParagraph"/>
              <w:numPr>
                <w:ilvl w:val="0"/>
                <w:numId w:val="33"/>
              </w:numPr>
              <w:tabs>
                <w:tab w:val="left" w:pos="777"/>
                <w:tab w:val="left" w:pos="778"/>
              </w:tabs>
              <w:ind w:left="778" w:hanging="301"/>
            </w:pPr>
            <w:del w:id="2327" w:author="Khamsaolee Xainhiaxang" w:date="2021-07-05T07:33:00Z">
              <w:r w:rsidRPr="000A3FE0" w:rsidDel="00E24511">
                <w:delText>Tag nrho l</w:delText>
              </w:r>
            </w:del>
            <w:ins w:id="2328" w:author="Khamsaolee Xainhiaxang" w:date="2021-07-05T07:33:00Z">
              <w:r w:rsidR="00E24511">
                <w:t>L</w:t>
              </w:r>
            </w:ins>
            <w:r w:rsidRPr="000A3FE0">
              <w:t>wm yam kev siv nyiaj = $ 107,568</w:t>
            </w:r>
          </w:p>
          <w:p w14:paraId="622CAFB9" w14:textId="77777777" w:rsidR="001E1F39" w:rsidRPr="000A3FE0" w:rsidRDefault="001E1F39" w:rsidP="001E1F39">
            <w:pPr>
              <w:pStyle w:val="TableParagraph"/>
              <w:tabs>
                <w:tab w:val="left" w:pos="777"/>
                <w:tab w:val="left" w:pos="778"/>
              </w:tabs>
              <w:ind w:left="778"/>
            </w:pPr>
          </w:p>
          <w:p w14:paraId="270AF0CD" w14:textId="1A323BB8" w:rsidR="001E1F39" w:rsidRPr="000A3FE0" w:rsidRDefault="000E40D2" w:rsidP="001E1F39">
            <w:pPr>
              <w:pStyle w:val="TableParagraph"/>
              <w:numPr>
                <w:ilvl w:val="0"/>
                <w:numId w:val="33"/>
              </w:numPr>
              <w:tabs>
                <w:tab w:val="left" w:pos="777"/>
                <w:tab w:val="left" w:pos="778"/>
              </w:tabs>
              <w:ind w:left="778" w:hanging="301"/>
            </w:pPr>
            <w:r w:rsidRPr="000A3FE0">
              <w:t xml:space="preserve">Kev Pov Hwm thiab </w:t>
            </w:r>
            <w:del w:id="2329" w:author="Khamsaolee Xainhiaxang" w:date="2021-07-05T07:34:00Z">
              <w:r w:rsidRPr="000A3FE0" w:rsidDel="00E24511">
                <w:delText>Cov Nyiaj Siv</w:delText>
              </w:r>
            </w:del>
            <w:ins w:id="2330" w:author="Khamsaolee Xainhiaxang" w:date="2021-07-05T07:34:00Z">
              <w:r w:rsidR="00E24511">
                <w:t>Txiaj Ntsig</w:t>
              </w:r>
            </w:ins>
            <w:r w:rsidRPr="000A3FE0">
              <w:t xml:space="preserve"> = $ 11,249,521 </w:t>
            </w:r>
          </w:p>
          <w:p w14:paraId="69C4BA38" w14:textId="77777777" w:rsidR="001E1F39" w:rsidRPr="000A3FE0" w:rsidRDefault="001E1F39" w:rsidP="001E1F39">
            <w:pPr>
              <w:pStyle w:val="ListParagraph"/>
            </w:pPr>
          </w:p>
          <w:p w14:paraId="71578CBF" w14:textId="189AFFA4" w:rsidR="00E43EF1" w:rsidRPr="000A3FE0" w:rsidRDefault="000E40D2" w:rsidP="001E1F39">
            <w:pPr>
              <w:pStyle w:val="TableParagraph"/>
              <w:tabs>
                <w:tab w:val="left" w:pos="777"/>
                <w:tab w:val="left" w:pos="778"/>
              </w:tabs>
            </w:pPr>
            <w:r w:rsidRPr="000A3FE0">
              <w:t xml:space="preserve">Tag nrho LCFF </w:t>
            </w:r>
            <w:r w:rsidR="001E1F39" w:rsidRPr="000A3FE0">
              <w:t>Tus Qauv</w:t>
            </w:r>
            <w:ins w:id="2331" w:author="Khamsaolee Xainhiaxang" w:date="2021-07-05T07:36:00Z">
              <w:r w:rsidR="00E24511">
                <w:t xml:space="preserve"> (LCFF Base)</w:t>
              </w:r>
            </w:ins>
          </w:p>
        </w:tc>
        <w:tc>
          <w:tcPr>
            <w:tcW w:w="2156" w:type="dxa"/>
          </w:tcPr>
          <w:p w14:paraId="46BF6C87" w14:textId="77777777" w:rsidR="00E43EF1" w:rsidRPr="000A3FE0" w:rsidRDefault="00E43EF1">
            <w:pPr>
              <w:pStyle w:val="TableParagraph"/>
              <w:rPr>
                <w:rFonts w:ascii="Times New Roman"/>
              </w:rPr>
            </w:pPr>
          </w:p>
        </w:tc>
        <w:tc>
          <w:tcPr>
            <w:tcW w:w="1619" w:type="dxa"/>
          </w:tcPr>
          <w:p w14:paraId="38B35BAC" w14:textId="77777777" w:rsidR="00E43EF1" w:rsidRPr="000A3FE0" w:rsidRDefault="00E43EF1">
            <w:pPr>
              <w:pStyle w:val="TableParagraph"/>
              <w:rPr>
                <w:rFonts w:ascii="Times New Roman"/>
              </w:rPr>
            </w:pPr>
          </w:p>
        </w:tc>
      </w:tr>
      <w:tr w:rsidR="00E43EF1" w14:paraId="03518D18" w14:textId="77777777">
        <w:trPr>
          <w:trHeight w:val="3938"/>
        </w:trPr>
        <w:tc>
          <w:tcPr>
            <w:tcW w:w="1269" w:type="dxa"/>
          </w:tcPr>
          <w:p w14:paraId="078F7894" w14:textId="77777777" w:rsidR="00E43EF1" w:rsidRPr="000A3FE0" w:rsidRDefault="000E40D2">
            <w:pPr>
              <w:pStyle w:val="TableParagraph"/>
              <w:spacing w:before="54"/>
              <w:ind w:left="9"/>
              <w:jc w:val="center"/>
              <w:rPr>
                <w:b/>
              </w:rPr>
            </w:pPr>
            <w:r w:rsidRPr="000A3FE0">
              <w:rPr>
                <w:b/>
              </w:rPr>
              <w:t>2</w:t>
            </w:r>
          </w:p>
        </w:tc>
        <w:tc>
          <w:tcPr>
            <w:tcW w:w="2440" w:type="dxa"/>
          </w:tcPr>
          <w:p w14:paraId="26117D37" w14:textId="2650DAEC" w:rsidR="00E43EF1" w:rsidRPr="000A3FE0" w:rsidRDefault="000E40D2" w:rsidP="00F967BF">
            <w:pPr>
              <w:pStyle w:val="TableParagraph"/>
              <w:spacing w:before="54"/>
              <w:ind w:left="58"/>
            </w:pPr>
            <w:r w:rsidRPr="000A3FE0">
              <w:t xml:space="preserve">Cov </w:t>
            </w:r>
            <w:del w:id="2332" w:author="Khamsaolee Xainhiaxang" w:date="2021-07-05T08:22:00Z">
              <w:r w:rsidR="00686494" w:rsidRPr="000A3FE0" w:rsidDel="00F967BF">
                <w:delText xml:space="preserve">Tuam </w:delText>
              </w:r>
            </w:del>
            <w:ins w:id="2333" w:author="Khamsaolee Xainhiaxang" w:date="2021-07-05T08:22:00Z">
              <w:r w:rsidR="00F967BF">
                <w:t xml:space="preserve">Vaj </w:t>
              </w:r>
            </w:ins>
            <w:r w:rsidR="00686494" w:rsidRPr="000A3FE0">
              <w:t>Tsev</w:t>
            </w:r>
          </w:p>
        </w:tc>
        <w:tc>
          <w:tcPr>
            <w:tcW w:w="7626" w:type="dxa"/>
          </w:tcPr>
          <w:p w14:paraId="07FD6A58" w14:textId="77777777" w:rsidR="00E43EF1" w:rsidRPr="000A3FE0" w:rsidRDefault="000E40D2">
            <w:pPr>
              <w:pStyle w:val="TableParagraph"/>
              <w:spacing w:before="54"/>
              <w:ind w:left="57"/>
            </w:pPr>
            <w:r w:rsidRPr="000A3FE0">
              <w:t>5.2</w:t>
            </w:r>
          </w:p>
          <w:p w14:paraId="1FE570C3" w14:textId="482C66E8" w:rsidR="00E43EF1" w:rsidRPr="000A3FE0" w:rsidRDefault="000E40D2" w:rsidP="000A3FE0">
            <w:pPr>
              <w:pStyle w:val="TableParagraph"/>
              <w:ind w:left="57" w:right="374"/>
              <w:jc w:val="both"/>
            </w:pPr>
            <w:r w:rsidRPr="000A3FE0">
              <w:t xml:space="preserve">TRUSD yuav txuas ntxiv txhim kho cov chaw kawm </w:t>
            </w:r>
            <w:ins w:id="2334" w:author="Khamsaolee Xainhiaxang" w:date="2021-07-05T08:25:00Z">
              <w:r w:rsidR="00F967BF">
                <w:t xml:space="preserve">uas muaj nyob rau </w:t>
              </w:r>
            </w:ins>
            <w:r w:rsidRPr="000A3FE0">
              <w:t>tam sim no txhawm rau muab qhov chaw kawm</w:t>
            </w:r>
            <w:del w:id="2335" w:author="Khamsaolee Xainhiaxang" w:date="2021-07-05T08:25:00Z">
              <w:r w:rsidRPr="000A3FE0" w:rsidDel="00F967BF">
                <w:delText xml:space="preserve"> tau</w:delText>
              </w:r>
            </w:del>
            <w:r w:rsidRPr="000A3FE0">
              <w:t xml:space="preserve"> zoo rau txhua tus tub ntxhais kawm nrog kev mob siab rau cov tub ntxhais kawm tsis </w:t>
            </w:r>
            <w:ins w:id="2336" w:author="Khamsaolee Xainhiaxang" w:date="2021-07-05T08:27:00Z">
              <w:r w:rsidR="00F967BF">
                <w:t>tshua tuaj kawm</w:t>
              </w:r>
            </w:ins>
            <w:del w:id="2337" w:author="Khamsaolee Xainhiaxang" w:date="2021-07-05T08:27:00Z">
              <w:r w:rsidRPr="000A3FE0" w:rsidDel="00F967BF">
                <w:delText>meej</w:delText>
              </w:r>
              <w:r w:rsidR="00686494" w:rsidRPr="000A3FE0" w:rsidDel="00F967BF">
                <w:delText xml:space="preserve"> pem</w:delText>
              </w:r>
            </w:del>
            <w:r w:rsidRPr="000A3FE0">
              <w:t>.</w:t>
            </w:r>
          </w:p>
          <w:p w14:paraId="4023A48F" w14:textId="77777777" w:rsidR="00E43EF1" w:rsidRPr="000A3FE0" w:rsidRDefault="00E43EF1">
            <w:pPr>
              <w:pStyle w:val="TableParagraph"/>
              <w:rPr>
                <w:b/>
              </w:rPr>
            </w:pPr>
          </w:p>
          <w:p w14:paraId="326CD2DF" w14:textId="550815DA" w:rsidR="00E43EF1" w:rsidRPr="000A3FE0" w:rsidRDefault="000E40D2" w:rsidP="000A3FE0">
            <w:pPr>
              <w:pStyle w:val="TableParagraph"/>
              <w:numPr>
                <w:ilvl w:val="0"/>
                <w:numId w:val="32"/>
              </w:numPr>
              <w:tabs>
                <w:tab w:val="left" w:pos="777"/>
                <w:tab w:val="left" w:pos="778"/>
              </w:tabs>
              <w:ind w:left="837" w:right="505" w:hanging="360"/>
              <w:jc w:val="both"/>
            </w:pPr>
            <w:r w:rsidRPr="000A3FE0">
              <w:t xml:space="preserve">Kev txhim kho vaj tse raws li cov kev xav tau nrog rau kev tsim kho tshiab (HVAC, thev naus laus zis, Ntaus laj kab, Chaw Ua Si, thiab lwm yam) ntawm cov chaw </w:t>
            </w:r>
            <w:r w:rsidR="00686494" w:rsidRPr="000A3FE0">
              <w:t>ua si</w:t>
            </w:r>
            <w:r w:rsidRPr="000A3FE0">
              <w:t xml:space="preserve"> thiab kev txhim kho vim </w:t>
            </w:r>
            <w:ins w:id="2338" w:author="Khamsaolee Xainhiaxang" w:date="2021-07-05T08:28:00Z">
              <w:r w:rsidR="009E2DF4">
                <w:t xml:space="preserve">muaj kev </w:t>
              </w:r>
            </w:ins>
            <w:r w:rsidRPr="000A3FE0">
              <w:t>txo chav kawm</w:t>
            </w:r>
            <w:ins w:id="2339" w:author="Khamsaolee Xainhiaxang" w:date="2021-07-05T08:28:00Z">
              <w:r w:rsidR="009E2DF4">
                <w:t xml:space="preserve"> kom muaj neeg tsawg</w:t>
              </w:r>
            </w:ins>
            <w:r w:rsidRPr="000A3FE0">
              <w:t>.</w:t>
            </w:r>
          </w:p>
          <w:p w14:paraId="13E29573" w14:textId="6E7EBB4A" w:rsidR="00E43EF1" w:rsidRPr="000A3FE0" w:rsidRDefault="000E40D2">
            <w:pPr>
              <w:pStyle w:val="TableParagraph"/>
              <w:numPr>
                <w:ilvl w:val="0"/>
                <w:numId w:val="32"/>
              </w:numPr>
              <w:tabs>
                <w:tab w:val="left" w:pos="777"/>
                <w:tab w:val="left" w:pos="778"/>
              </w:tabs>
              <w:ind w:left="837" w:right="872" w:hanging="360"/>
            </w:pPr>
            <w:r w:rsidRPr="000A3FE0">
              <w:t xml:space="preserve">Tub ntxhais kawm cov qhab nia </w:t>
            </w:r>
            <w:del w:id="2340" w:author="Khamsaolee Xainhiaxang" w:date="2021-07-05T08:29:00Z">
              <w:r w:rsidRPr="000A3FE0" w:rsidDel="009E2DF4">
                <w:delText xml:space="preserve">ua tiav </w:delText>
              </w:r>
            </w:del>
            <w:r w:rsidRPr="000A3FE0">
              <w:t xml:space="preserve">zoo li </w:t>
            </w:r>
            <w:ins w:id="2341" w:author="Khamsaolee Xainhiaxang" w:date="2021-07-05T08:29:00Z">
              <w:r w:rsidR="009E2DF4">
                <w:t xml:space="preserve">kuj poob </w:t>
              </w:r>
            </w:ins>
            <w:del w:id="2342" w:author="Khamsaolee Xainhiaxang" w:date="2021-07-05T08:29:00Z">
              <w:r w:rsidRPr="000A3FE0" w:rsidDel="009E2DF4">
                <w:delText xml:space="preserve">yuav </w:delText>
              </w:r>
            </w:del>
            <w:r w:rsidRPr="000A3FE0">
              <w:t xml:space="preserve">qis zuj zus </w:t>
            </w:r>
            <w:del w:id="2343" w:author="Khamsaolee Xainhiaxang" w:date="2021-07-05T08:30:00Z">
              <w:r w:rsidRPr="000A3FE0" w:rsidDel="009E2DF4">
                <w:delText xml:space="preserve">vim </w:delText>
              </w:r>
            </w:del>
            <w:ins w:id="2344" w:author="Khamsaolee Xainhiaxang" w:date="2021-07-05T08:30:00Z">
              <w:r w:rsidR="009E2DF4">
                <w:t xml:space="preserve">mus raws </w:t>
              </w:r>
              <w:r w:rsidR="009E2DF4" w:rsidRPr="000A3FE0">
                <w:t xml:space="preserve"> </w:t>
              </w:r>
            </w:ins>
            <w:r w:rsidRPr="000A3FE0">
              <w:t>tsev kawm ntawv lub hnub nyoog.</w:t>
            </w:r>
          </w:p>
          <w:p w14:paraId="768C077C" w14:textId="7DA3F4AE" w:rsidR="00E43EF1" w:rsidRPr="000A3FE0" w:rsidRDefault="00AE4485">
            <w:pPr>
              <w:pStyle w:val="TableParagraph"/>
              <w:numPr>
                <w:ilvl w:val="0"/>
                <w:numId w:val="32"/>
              </w:numPr>
              <w:tabs>
                <w:tab w:val="left" w:pos="777"/>
                <w:tab w:val="left" w:pos="778"/>
              </w:tabs>
              <w:spacing w:line="270" w:lineRule="atLeast"/>
              <w:ind w:left="837" w:right="546" w:hanging="360"/>
              <w:jc w:val="both"/>
              <w:pPrChange w:id="2345" w:author="Khamsaolee Xainhiaxang" w:date="2021-07-05T08:41:00Z">
                <w:pPr>
                  <w:pStyle w:val="TableParagraph"/>
                  <w:numPr>
                    <w:numId w:val="32"/>
                  </w:numPr>
                  <w:tabs>
                    <w:tab w:val="left" w:pos="777"/>
                    <w:tab w:val="left" w:pos="778"/>
                  </w:tabs>
                  <w:spacing w:line="270" w:lineRule="atLeast"/>
                  <w:ind w:left="838" w:right="546" w:hanging="300"/>
                  <w:jc w:val="both"/>
                </w:pPr>
              </w:pPrChange>
            </w:pPr>
            <w:ins w:id="2346" w:author="Khamsaolee Xainhiaxang" w:date="2021-07-05T08:38:00Z">
              <w:r>
                <w:t>Txoj kev xav</w:t>
              </w:r>
            </w:ins>
            <w:del w:id="2347" w:author="Khamsaolee Xainhiaxang" w:date="2021-07-05T08:38:00Z">
              <w:r w:rsidR="000E40D2" w:rsidRPr="000A3FE0" w:rsidDel="00AE4485">
                <w:delText>Ib puag ncig lub cev</w:delText>
              </w:r>
            </w:del>
            <w:r w:rsidR="000E40D2" w:rsidRPr="000A3FE0">
              <w:t xml:space="preserve"> uas </w:t>
            </w:r>
            <w:ins w:id="2348" w:author="Khamsaolee Xainhiaxang" w:date="2021-07-05T08:39:00Z">
              <w:r>
                <w:t xml:space="preserve">yuav </w:t>
              </w:r>
            </w:ins>
            <w:del w:id="2349" w:author="Khamsaolee Xainhiaxang" w:date="2021-07-05T08:39:00Z">
              <w:r w:rsidR="000E40D2" w:rsidRPr="000A3FE0" w:rsidDel="00AE4485">
                <w:delText xml:space="preserve">xav </w:delText>
              </w:r>
            </w:del>
            <w:r w:rsidR="000E40D2" w:rsidRPr="000A3FE0">
              <w:t>tau</w:t>
            </w:r>
            <w:del w:id="2350" w:author="Khamsaolee Xainhiaxang" w:date="2021-07-05T08:39:00Z">
              <w:r w:rsidR="000E40D2" w:rsidRPr="000A3FE0" w:rsidDel="00AE4485">
                <w:delText xml:space="preserve"> kev</w:delText>
              </w:r>
            </w:del>
            <w:r w:rsidR="000E40D2" w:rsidRPr="000A3FE0">
              <w:t xml:space="preserve"> txhim kho </w:t>
            </w:r>
            <w:del w:id="2351" w:author="Khamsaolee Xainhiaxang" w:date="2021-07-05T08:40:00Z">
              <w:r w:rsidR="000E40D2" w:rsidRPr="000A3FE0" w:rsidDel="00AE4485">
                <w:delText xml:space="preserve">muaj feem cuam tshuam nrog </w:delText>
              </w:r>
            </w:del>
            <w:r w:rsidR="000E40D2" w:rsidRPr="000A3FE0">
              <w:t xml:space="preserve">kev qhaj ntawv thiab lwm yam teeb meem </w:t>
            </w:r>
            <w:r w:rsidR="00686494" w:rsidRPr="000A3FE0">
              <w:t xml:space="preserve">ntawm tus </w:t>
            </w:r>
            <w:r w:rsidR="000E40D2" w:rsidRPr="000A3FE0">
              <w:t xml:space="preserve">cwj pwm ntawm tub ntxhais kawm. Cov tsev kawm ntawv hauv kev kho tau zoo muaj feem </w:t>
            </w:r>
            <w:del w:id="2352" w:author="Khamsaolee Xainhiaxang" w:date="2021-07-05T08:41:00Z">
              <w:r w:rsidR="000E40D2" w:rsidRPr="000A3FE0" w:rsidDel="00AE4485">
                <w:delText>nrog</w:delText>
              </w:r>
            </w:del>
            <w:ins w:id="2353" w:author="Khamsaolee Xainhiaxang" w:date="2021-07-05T08:41:00Z">
              <w:r>
                <w:t>ua rau</w:t>
              </w:r>
            </w:ins>
          </w:p>
        </w:tc>
        <w:tc>
          <w:tcPr>
            <w:tcW w:w="2156" w:type="dxa"/>
          </w:tcPr>
          <w:p w14:paraId="75080E6A" w14:textId="77777777" w:rsidR="00E43EF1" w:rsidRPr="000A3FE0" w:rsidRDefault="000E40D2">
            <w:pPr>
              <w:pStyle w:val="TableParagraph"/>
              <w:spacing w:before="54"/>
              <w:ind w:left="141" w:right="132"/>
              <w:jc w:val="center"/>
            </w:pPr>
            <w:r w:rsidRPr="000A3FE0">
              <w:t>$ 10,626,458.00</w:t>
            </w:r>
          </w:p>
        </w:tc>
        <w:tc>
          <w:tcPr>
            <w:tcW w:w="1619" w:type="dxa"/>
          </w:tcPr>
          <w:p w14:paraId="511DE7C7" w14:textId="5E0AC909" w:rsidR="00E43EF1" w:rsidRPr="000A3FE0" w:rsidRDefault="000E40D2">
            <w:pPr>
              <w:pStyle w:val="TableParagraph"/>
              <w:spacing w:before="54"/>
              <w:ind w:left="33" w:right="52"/>
              <w:jc w:val="center"/>
            </w:pPr>
            <w:r w:rsidRPr="000A3FE0">
              <w:t xml:space="preserve">Yog </w:t>
            </w:r>
          </w:p>
        </w:tc>
      </w:tr>
    </w:tbl>
    <w:p w14:paraId="6A9E965A" w14:textId="77777777" w:rsidR="00E43EF1" w:rsidRDefault="00E43EF1">
      <w:pPr>
        <w:jc w:val="center"/>
        <w:sectPr w:rsidR="00E43EF1">
          <w:pgSz w:w="15840" w:h="12240" w:orient="landscape"/>
          <w:pgMar w:top="640" w:right="120" w:bottom="480" w:left="120" w:header="0" w:footer="284" w:gutter="0"/>
          <w:cols w:space="720"/>
        </w:sectPr>
      </w:pPr>
    </w:p>
    <w:tbl>
      <w:tblPr>
        <w:tblW w:w="0" w:type="auto"/>
        <w:tblInd w:w="25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1269"/>
        <w:gridCol w:w="1996"/>
        <w:gridCol w:w="7830"/>
        <w:gridCol w:w="2396"/>
        <w:gridCol w:w="1619"/>
      </w:tblGrid>
      <w:tr w:rsidR="00411914" w14:paraId="78F2D3C7" w14:textId="77777777" w:rsidTr="002F6747">
        <w:trPr>
          <w:trHeight w:val="333"/>
        </w:trPr>
        <w:tc>
          <w:tcPr>
            <w:tcW w:w="1269" w:type="dxa"/>
            <w:shd w:val="clear" w:color="auto" w:fill="DBE5F1"/>
          </w:tcPr>
          <w:p w14:paraId="60FAE339" w14:textId="36C3D104" w:rsidR="00411914" w:rsidRDefault="00411914" w:rsidP="00411914">
            <w:pPr>
              <w:pStyle w:val="TableParagraph"/>
              <w:spacing w:before="54" w:line="260" w:lineRule="exact"/>
              <w:ind w:left="58"/>
              <w:rPr>
                <w:sz w:val="24"/>
              </w:rPr>
            </w:pPr>
            <w:r w:rsidRPr="00166873">
              <w:rPr>
                <w:sz w:val="20"/>
                <w:szCs w:val="20"/>
              </w:rPr>
              <w:lastRenderedPageBreak/>
              <w:t>Kev ua #</w:t>
            </w:r>
          </w:p>
        </w:tc>
        <w:tc>
          <w:tcPr>
            <w:tcW w:w="1996" w:type="dxa"/>
            <w:shd w:val="clear" w:color="auto" w:fill="DBE5F1"/>
          </w:tcPr>
          <w:p w14:paraId="13EBDB19" w14:textId="6A0E1D79" w:rsidR="00411914" w:rsidRDefault="00411914" w:rsidP="00411914">
            <w:pPr>
              <w:pStyle w:val="TableParagraph"/>
              <w:spacing w:before="54" w:line="260" w:lineRule="exact"/>
              <w:ind w:left="58"/>
              <w:rPr>
                <w:sz w:val="24"/>
              </w:rPr>
            </w:pPr>
            <w:r w:rsidRPr="00166873">
              <w:rPr>
                <w:sz w:val="20"/>
                <w:szCs w:val="20"/>
              </w:rPr>
              <w:t>Ntsiab lus</w:t>
            </w:r>
          </w:p>
        </w:tc>
        <w:tc>
          <w:tcPr>
            <w:tcW w:w="7830" w:type="dxa"/>
            <w:shd w:val="clear" w:color="auto" w:fill="DBE5F1"/>
          </w:tcPr>
          <w:p w14:paraId="5A411C4E" w14:textId="65F7EC11" w:rsidR="00411914" w:rsidRDefault="00411914" w:rsidP="00411914">
            <w:pPr>
              <w:pStyle w:val="TableParagraph"/>
              <w:spacing w:before="54" w:line="260" w:lineRule="exact"/>
              <w:ind w:left="57"/>
              <w:rPr>
                <w:sz w:val="24"/>
              </w:rPr>
            </w:pPr>
            <w:r w:rsidRPr="00166873">
              <w:rPr>
                <w:sz w:val="20"/>
                <w:szCs w:val="20"/>
              </w:rPr>
              <w:t>Kev piav qhia</w:t>
            </w:r>
          </w:p>
        </w:tc>
        <w:tc>
          <w:tcPr>
            <w:tcW w:w="2396" w:type="dxa"/>
            <w:shd w:val="clear" w:color="auto" w:fill="DBE5F1"/>
          </w:tcPr>
          <w:p w14:paraId="0EE7CE74" w14:textId="6996181E" w:rsidR="00411914" w:rsidRDefault="00411914" w:rsidP="00411914">
            <w:pPr>
              <w:pStyle w:val="TableParagraph"/>
              <w:spacing w:before="54" w:line="260" w:lineRule="exact"/>
              <w:ind w:left="444"/>
              <w:rPr>
                <w:sz w:val="24"/>
              </w:rPr>
            </w:pPr>
            <w:r w:rsidRPr="00166873">
              <w:rPr>
                <w:sz w:val="20"/>
                <w:szCs w:val="20"/>
              </w:rPr>
              <w:t>Tag Nrho Cov Nyiaj</w:t>
            </w:r>
          </w:p>
        </w:tc>
        <w:tc>
          <w:tcPr>
            <w:tcW w:w="1619" w:type="dxa"/>
            <w:shd w:val="clear" w:color="auto" w:fill="DBE5F1"/>
          </w:tcPr>
          <w:p w14:paraId="6DE8041E" w14:textId="2597CBFC" w:rsidR="00411914" w:rsidRDefault="00411914" w:rsidP="00411914">
            <w:pPr>
              <w:pStyle w:val="TableParagraph"/>
              <w:spacing w:before="54" w:line="260" w:lineRule="exact"/>
              <w:ind w:left="162"/>
              <w:rPr>
                <w:sz w:val="24"/>
              </w:rPr>
            </w:pPr>
            <w:r w:rsidRPr="00166873">
              <w:rPr>
                <w:sz w:val="20"/>
                <w:szCs w:val="20"/>
              </w:rPr>
              <w:t>Kev Koom Tes</w:t>
            </w:r>
          </w:p>
        </w:tc>
      </w:tr>
      <w:tr w:rsidR="00E43EF1" w14:paraId="633D2C5E" w14:textId="77777777" w:rsidTr="002F6747">
        <w:trPr>
          <w:trHeight w:val="2834"/>
        </w:trPr>
        <w:tc>
          <w:tcPr>
            <w:tcW w:w="1269" w:type="dxa"/>
          </w:tcPr>
          <w:p w14:paraId="16B37441" w14:textId="77777777" w:rsidR="00E43EF1" w:rsidRPr="00B011E6" w:rsidRDefault="00E43EF1">
            <w:pPr>
              <w:pStyle w:val="TableParagraph"/>
              <w:rPr>
                <w:rFonts w:ascii="Times New Roman"/>
              </w:rPr>
            </w:pPr>
          </w:p>
        </w:tc>
        <w:tc>
          <w:tcPr>
            <w:tcW w:w="1996" w:type="dxa"/>
          </w:tcPr>
          <w:p w14:paraId="7D7F97EF" w14:textId="77777777" w:rsidR="00E43EF1" w:rsidRPr="00B011E6" w:rsidRDefault="00E43EF1">
            <w:pPr>
              <w:pStyle w:val="TableParagraph"/>
              <w:rPr>
                <w:rFonts w:ascii="Times New Roman"/>
              </w:rPr>
            </w:pPr>
          </w:p>
        </w:tc>
        <w:tc>
          <w:tcPr>
            <w:tcW w:w="7830" w:type="dxa"/>
          </w:tcPr>
          <w:p w14:paraId="22F4A01D" w14:textId="778A8260" w:rsidR="00E43EF1" w:rsidRPr="00B011E6" w:rsidRDefault="00AE4485">
            <w:pPr>
              <w:pStyle w:val="TableParagraph"/>
              <w:spacing w:before="54"/>
              <w:ind w:left="837" w:right="488"/>
            </w:pPr>
            <w:ins w:id="2354" w:author="Khamsaolee Xainhiaxang" w:date="2021-07-05T08:41:00Z">
              <w:r>
                <w:t xml:space="preserve">Muaj </w:t>
              </w:r>
            </w:ins>
            <w:r w:rsidR="002F6747" w:rsidRPr="00B011E6">
              <w:t xml:space="preserve">Kev </w:t>
            </w:r>
            <w:r w:rsidR="000E40D2" w:rsidRPr="00B011E6">
              <w:t xml:space="preserve">nyab xeeb </w:t>
            </w:r>
            <w:r w:rsidR="002F6747" w:rsidRPr="00B011E6">
              <w:t xml:space="preserve">uas </w:t>
            </w:r>
            <w:ins w:id="2355" w:author="Khamsaolee Xainhiaxang" w:date="2021-07-05T08:41:00Z">
              <w:r>
                <w:t xml:space="preserve">rau </w:t>
              </w:r>
            </w:ins>
            <w:r w:rsidR="000E40D2" w:rsidRPr="00B011E6">
              <w:t xml:space="preserve">muaj kev kawm zoo </w:t>
            </w:r>
            <w:del w:id="2356" w:author="Khamsaolee Xainhiaxang" w:date="2021-07-05T08:42:00Z">
              <w:r w:rsidR="002F6747" w:rsidRPr="00B011E6" w:rsidDel="00AE4485">
                <w:delText xml:space="preserve">ntawm </w:delText>
              </w:r>
              <w:r w:rsidR="000E40D2" w:rsidRPr="00B011E6" w:rsidDel="00AE4485">
                <w:delText xml:space="preserve">ib puag ncig </w:delText>
              </w:r>
            </w:del>
            <w:r w:rsidR="000E40D2" w:rsidRPr="00B011E6">
              <w:t>uas pab txhawb kev kawm tau</w:t>
            </w:r>
            <w:ins w:id="2357" w:author="Khamsaolee Xainhiaxang" w:date="2021-07-05T08:42:00Z">
              <w:r>
                <w:t xml:space="preserve"> zoo</w:t>
              </w:r>
            </w:ins>
            <w:r w:rsidR="000E40D2" w:rsidRPr="00B011E6">
              <w:t>.</w:t>
            </w:r>
          </w:p>
          <w:p w14:paraId="1DAF4EC8" w14:textId="41B2BC1B" w:rsidR="00E43EF1" w:rsidRPr="00B011E6" w:rsidRDefault="00AE4485">
            <w:pPr>
              <w:pStyle w:val="TableParagraph"/>
              <w:numPr>
                <w:ilvl w:val="0"/>
                <w:numId w:val="31"/>
              </w:numPr>
              <w:tabs>
                <w:tab w:val="left" w:pos="777"/>
                <w:tab w:val="left" w:pos="778"/>
              </w:tabs>
              <w:ind w:left="837" w:right="472" w:hanging="360"/>
            </w:pPr>
            <w:ins w:id="2358" w:author="Khamsaolee Xainhiaxang" w:date="2021-07-05T08:44:00Z">
              <w:r>
                <w:t>Tsis tag li ntawv kuj muaj c</w:t>
              </w:r>
            </w:ins>
            <w:del w:id="2359" w:author="Khamsaolee Xainhiaxang" w:date="2021-07-05T08:44:00Z">
              <w:r w:rsidR="000E40D2" w:rsidRPr="00B011E6" w:rsidDel="00AE4485">
                <w:delText>C</w:delText>
              </w:r>
            </w:del>
            <w:r w:rsidR="000E40D2" w:rsidRPr="00B011E6">
              <w:t>ov neeg saib xyuas</w:t>
            </w:r>
            <w:del w:id="2360" w:author="Khamsaolee Xainhiaxang" w:date="2021-07-05T08:44:00Z">
              <w:r w:rsidR="000E40D2" w:rsidRPr="00B011E6" w:rsidDel="00AE4485">
                <w:delText xml:space="preserve"> ntxiv</w:delText>
              </w:r>
            </w:del>
            <w:r w:rsidR="000E40D2" w:rsidRPr="00B011E6">
              <w:t xml:space="preserve"> los muab cov kev pab</w:t>
            </w:r>
            <w:r w:rsidR="002F6747" w:rsidRPr="00B011E6">
              <w:t xml:space="preserve"> </w:t>
            </w:r>
            <w:del w:id="2361" w:author="Khamsaolee Xainhiaxang" w:date="2021-07-05T08:44:00Z">
              <w:r w:rsidR="000E40D2" w:rsidRPr="00B011E6" w:rsidDel="00AE4485">
                <w:delText xml:space="preserve">cuam </w:delText>
              </w:r>
            </w:del>
            <w:del w:id="2362" w:author="Khamsaolee Xainhiaxang" w:date="2021-07-05T08:45:00Z">
              <w:r w:rsidR="000E40D2" w:rsidRPr="00B011E6" w:rsidDel="00AE4485">
                <w:delText xml:space="preserve">ntau dua los </w:delText>
              </w:r>
            </w:del>
            <w:r w:rsidR="000E40D2" w:rsidRPr="00B011E6">
              <w:t xml:space="preserve">txhawb cov kev xav tau hauv tsev kawm </w:t>
            </w:r>
            <w:del w:id="2363" w:author="Khamsaolee Xainhiaxang" w:date="2021-07-05T08:45:00Z">
              <w:r w:rsidR="000E40D2" w:rsidRPr="00B011E6" w:rsidDel="00AE4485">
                <w:delText xml:space="preserve">suav </w:delText>
              </w:r>
            </w:del>
            <w:r w:rsidR="000E40D2" w:rsidRPr="00B011E6">
              <w:t>nrog</w:t>
            </w:r>
            <w:ins w:id="2364" w:author="Khamsaolee Xainhiaxang" w:date="2021-07-05T08:45:00Z">
              <w:r>
                <w:t xml:space="preserve"> rau</w:t>
              </w:r>
            </w:ins>
            <w:r w:rsidR="000E40D2" w:rsidRPr="00B011E6">
              <w:t xml:space="preserve"> kev txuas sij</w:t>
            </w:r>
            <w:r w:rsidR="002F6747" w:rsidRPr="00B011E6">
              <w:t xml:space="preserve"> </w:t>
            </w:r>
            <w:r w:rsidR="000E40D2" w:rsidRPr="00B011E6">
              <w:t xml:space="preserve">hawm ntxiv </w:t>
            </w:r>
            <w:r w:rsidR="002F6747" w:rsidRPr="00B011E6">
              <w:t xml:space="preserve">ntawm </w:t>
            </w:r>
            <w:r w:rsidR="000E40D2" w:rsidRPr="00B011E6">
              <w:t xml:space="preserve">hnub thiab </w:t>
            </w:r>
            <w:ins w:id="2365" w:author="Khamsaolee Xainhiaxang" w:date="2021-07-05T08:45:00Z">
              <w:r>
                <w:t xml:space="preserve">kev kawm ntawm </w:t>
              </w:r>
            </w:ins>
            <w:r w:rsidR="000E40D2" w:rsidRPr="00B011E6">
              <w:t xml:space="preserve">lub caij </w:t>
            </w:r>
            <w:r w:rsidR="002F6747" w:rsidRPr="00B011E6">
              <w:t>so kawm ntawv</w:t>
            </w:r>
            <w:ins w:id="2366" w:author="Khamsaolee Xainhiaxang" w:date="2021-07-05T08:45:00Z">
              <w:r>
                <w:t>.</w:t>
              </w:r>
            </w:ins>
          </w:p>
          <w:p w14:paraId="696E04C1" w14:textId="77777777" w:rsidR="00E43EF1" w:rsidRPr="00B011E6" w:rsidRDefault="00E43EF1">
            <w:pPr>
              <w:pStyle w:val="TableParagraph"/>
              <w:spacing w:before="11"/>
              <w:rPr>
                <w:b/>
              </w:rPr>
            </w:pPr>
          </w:p>
          <w:p w14:paraId="3CB93F7F" w14:textId="6BE336A3" w:rsidR="00E43EF1" w:rsidRPr="00B011E6" w:rsidRDefault="000E40D2" w:rsidP="00AE4485">
            <w:pPr>
              <w:pStyle w:val="TableParagraph"/>
              <w:ind w:left="57"/>
            </w:pPr>
            <w:r w:rsidRPr="00B011E6">
              <w:t>Txhua S</w:t>
            </w:r>
            <w:del w:id="2367" w:author="Khamsaolee Xainhiaxang" w:date="2021-07-05T08:46:00Z">
              <w:r w:rsidRPr="00B011E6" w:rsidDel="00AE4485">
                <w:delText xml:space="preserve"> </w:delText>
              </w:r>
            </w:del>
            <w:r w:rsidRPr="00B011E6">
              <w:t>/</w:t>
            </w:r>
            <w:del w:id="2368" w:author="Khamsaolee Xainhiaxang" w:date="2021-07-05T08:45:00Z">
              <w:r w:rsidRPr="00B011E6" w:rsidDel="00AE4485">
                <w:delText xml:space="preserve"> </w:delText>
              </w:r>
            </w:del>
            <w:r w:rsidRPr="00B011E6">
              <w:t>C</w:t>
            </w:r>
          </w:p>
        </w:tc>
        <w:tc>
          <w:tcPr>
            <w:tcW w:w="2396" w:type="dxa"/>
          </w:tcPr>
          <w:p w14:paraId="29C5CDBE" w14:textId="77777777" w:rsidR="00E43EF1" w:rsidRPr="00B011E6" w:rsidRDefault="00E43EF1">
            <w:pPr>
              <w:pStyle w:val="TableParagraph"/>
              <w:rPr>
                <w:rFonts w:ascii="Times New Roman"/>
              </w:rPr>
            </w:pPr>
          </w:p>
        </w:tc>
        <w:tc>
          <w:tcPr>
            <w:tcW w:w="1619" w:type="dxa"/>
          </w:tcPr>
          <w:p w14:paraId="2472CD5D" w14:textId="77777777" w:rsidR="00E43EF1" w:rsidRPr="00B011E6" w:rsidRDefault="00E43EF1">
            <w:pPr>
              <w:pStyle w:val="TableParagraph"/>
              <w:rPr>
                <w:rFonts w:ascii="Times New Roman"/>
              </w:rPr>
            </w:pPr>
          </w:p>
        </w:tc>
      </w:tr>
    </w:tbl>
    <w:p w14:paraId="3CDC0C35" w14:textId="77777777" w:rsidR="00E43EF1" w:rsidRDefault="00E43EF1">
      <w:pPr>
        <w:pStyle w:val="BodyText"/>
        <w:spacing w:before="11"/>
        <w:rPr>
          <w:b/>
          <w:sz w:val="7"/>
        </w:rPr>
      </w:pPr>
    </w:p>
    <w:p w14:paraId="60CD22F8" w14:textId="52FA3DBF" w:rsidR="00E43EF1" w:rsidRPr="006546CA" w:rsidRDefault="00151748">
      <w:pPr>
        <w:spacing w:before="88"/>
        <w:ind w:left="240"/>
        <w:rPr>
          <w:b/>
          <w:sz w:val="32"/>
          <w:szCs w:val="32"/>
        </w:rPr>
      </w:pPr>
      <w:hyperlink r:id="rId50" w:anchor="GoalAnalysis">
        <w:r w:rsidR="004B1614" w:rsidRPr="006546CA">
          <w:rPr>
            <w:b/>
            <w:sz w:val="32"/>
            <w:szCs w:val="32"/>
          </w:rPr>
          <w:t xml:space="preserve">Kev </w:t>
        </w:r>
        <w:r w:rsidR="00825A85" w:rsidRPr="006546CA">
          <w:rPr>
            <w:b/>
            <w:sz w:val="32"/>
            <w:szCs w:val="32"/>
          </w:rPr>
          <w:t xml:space="preserve">Tshawb Xyuas </w:t>
        </w:r>
        <w:r w:rsidR="004B1614" w:rsidRPr="006546CA">
          <w:rPr>
            <w:b/>
            <w:sz w:val="32"/>
            <w:szCs w:val="32"/>
          </w:rPr>
          <w:t>Cov</w:t>
        </w:r>
        <w:r w:rsidR="000E40D2" w:rsidRPr="006546CA">
          <w:rPr>
            <w:b/>
            <w:sz w:val="32"/>
            <w:szCs w:val="32"/>
          </w:rPr>
          <w:t xml:space="preserve"> Hom Phiaj [2021-22]</w:t>
        </w:r>
      </w:hyperlink>
    </w:p>
    <w:p w14:paraId="6F0982F5" w14:textId="21661749" w:rsidR="004D48BD" w:rsidRPr="005819B9" w:rsidRDefault="004D48BD" w:rsidP="004D48BD">
      <w:pPr>
        <w:pStyle w:val="BodyText"/>
        <w:ind w:left="240"/>
        <w:rPr>
          <w:sz w:val="22"/>
          <w:szCs w:val="22"/>
        </w:rPr>
      </w:pPr>
      <w:r w:rsidRPr="00E73BE9">
        <w:rPr>
          <w:sz w:val="22"/>
          <w:szCs w:val="22"/>
        </w:rPr>
        <w:t xml:space="preserve">Kev tshawb xyuas </w:t>
      </w:r>
      <w:ins w:id="2369" w:author="Khamsaolee Xainhiaxang" w:date="2021-07-05T08:47:00Z">
        <w:r w:rsidR="00683FA9">
          <w:rPr>
            <w:sz w:val="22"/>
            <w:szCs w:val="22"/>
          </w:rPr>
          <w:t xml:space="preserve">tias lub hom phiaj no raug ua tiav nyob </w:t>
        </w:r>
      </w:ins>
      <w:ins w:id="2370" w:author="Khamsaolee Xainhiaxang" w:date="2021-07-05T08:48:00Z">
        <w:r w:rsidR="00683FA9">
          <w:rPr>
            <w:sz w:val="22"/>
            <w:szCs w:val="22"/>
          </w:rPr>
          <w:t>lub xyoo dhau los tau li cas.</w:t>
        </w:r>
      </w:ins>
      <w:del w:id="2371" w:author="Khamsaolee Xainhiaxang" w:date="2021-07-05T08:48:00Z">
        <w:r w:rsidRPr="00E73BE9" w:rsidDel="00683FA9">
          <w:rPr>
            <w:sz w:val="22"/>
            <w:szCs w:val="22"/>
          </w:rPr>
          <w:delText>ntawm yuav ua li cas lub hom phiaj no thiaj ua tiav hauv lub xyoo dhau los</w:delText>
        </w:r>
        <w:r w:rsidRPr="005819B9" w:rsidDel="00683FA9">
          <w:rPr>
            <w:sz w:val="22"/>
            <w:szCs w:val="22"/>
          </w:rPr>
          <w:delText>.</w:delText>
        </w:r>
      </w:del>
    </w:p>
    <w:p w14:paraId="5AF1D8A1" w14:textId="08B2F934" w:rsidR="004D48BD" w:rsidRPr="008F5A76" w:rsidRDefault="00B672F4" w:rsidP="004D48BD">
      <w:pPr>
        <w:pStyle w:val="BodyText"/>
        <w:tabs>
          <w:tab w:val="left" w:pos="15388"/>
        </w:tabs>
        <w:ind w:left="240"/>
        <w:rPr>
          <w:sz w:val="22"/>
          <w:szCs w:val="22"/>
        </w:rPr>
      </w:pPr>
      <w:r>
        <w:rPr>
          <w:noProof/>
          <w:sz w:val="22"/>
          <w:szCs w:val="22"/>
          <w:lang w:bidi="th-TH"/>
        </w:rPr>
        <mc:AlternateContent>
          <mc:Choice Requires="wps">
            <w:drawing>
              <wp:anchor distT="0" distB="0" distL="0" distR="0" simplePos="0" relativeHeight="251962368" behindDoc="1" locked="0" layoutInCell="1" allowOverlap="1" wp14:anchorId="408CE3B1" wp14:editId="4AA0B374">
                <wp:simplePos x="0" y="0"/>
                <wp:positionH relativeFrom="page">
                  <wp:posOffset>234950</wp:posOffset>
                </wp:positionH>
                <wp:positionV relativeFrom="paragraph">
                  <wp:posOffset>254635</wp:posOffset>
                </wp:positionV>
                <wp:extent cx="9588500" cy="278130"/>
                <wp:effectExtent l="0" t="0" r="0" b="0"/>
                <wp:wrapTopAndBottom/>
                <wp:docPr id="415" name="Text 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27813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0F7DB758" w14:textId="2335988A" w:rsidR="00AD19E5" w:rsidRPr="00C91568" w:rsidRDefault="00AD19E5" w:rsidP="004D48BD">
                            <w:pPr>
                              <w:pStyle w:val="BodyText"/>
                              <w:spacing w:before="58"/>
                              <w:ind w:left="48"/>
                              <w:rPr>
                                <w:sz w:val="22"/>
                                <w:szCs w:val="22"/>
                              </w:rPr>
                            </w:pPr>
                            <w:r w:rsidRPr="00C91568">
                              <w:rPr>
                                <w:sz w:val="22"/>
                                <w:szCs w:val="22"/>
                              </w:rPr>
                              <w:t>Kev tshawb xyuas ntawm xyoo 2021-22 cov hom phiaj yuav tshwm sim thaum lub caij hloov pauv xyoo 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8CE3B1" id="Text Box 488" o:spid="_x0000_s1087" type="#_x0000_t202" style="position:absolute;left:0;text-align:left;margin-left:18.5pt;margin-top:20.05pt;width:755pt;height:21.9pt;z-index:-251354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" filled="f" strokecolor="#8496b0" strokeweight="1pt">
                <v:textbox inset="0,0,0,0">
                  <w:txbxContent>
                    <w:p w14:paraId="0F7DB758" w14:textId="2335988A" w:rsidR="00AD19E5" w:rsidRPr="00C91568" w:rsidRDefault="00AD19E5" w:rsidP="004D48BD">
                      <w:pPr>
                        <w:pStyle w:val="BodyText"/>
                        <w:spacing w:before="58"/>
                        <w:ind w:left="48"/>
                        <w:rPr>
                          <w:sz w:val="22"/>
                          <w:szCs w:val="22"/>
                        </w:rPr>
                      </w:pPr>
                      <w:r w:rsidRPr="00C91568">
                        <w:rPr>
                          <w:sz w:val="22"/>
                          <w:szCs w:val="22"/>
                        </w:rPr>
                        <w:t>Kev tshawb xyuas ntawm xyoo 2021-22 cov hom phiaj yuav tshwm sim thaum lub caij hloov pauv xyoo 2022-23.</w:t>
                      </w:r>
                    </w:p>
                  </w:txbxContent>
                </v:textbox>
                <w10:wrap type="topAndBottom" anchorx="page"/>
              </v:shape>
            </w:pict>
          </mc:Fallback>
        </mc:AlternateContent>
      </w:r>
      <w:r w:rsidR="004D48BD" w:rsidRPr="008F5A76">
        <w:rPr>
          <w:sz w:val="22"/>
          <w:szCs w:val="22"/>
          <w:shd w:val="clear" w:color="auto" w:fill="DBE5F1"/>
        </w:rPr>
        <w:t xml:space="preserve">Cov lus piav qhia txog </w:t>
      </w:r>
      <w:del w:id="2372" w:author="Khamsaolee Xainhiaxang" w:date="2021-07-05T08:53:00Z">
        <w:r w:rsidR="004D48BD" w:rsidRPr="008F5A76" w:rsidDel="00683FA9">
          <w:rPr>
            <w:sz w:val="22"/>
            <w:szCs w:val="22"/>
            <w:shd w:val="clear" w:color="auto" w:fill="DBE5F1"/>
          </w:rPr>
          <w:delText xml:space="preserve">qhov muaj </w:delText>
        </w:r>
      </w:del>
      <w:r w:rsidR="004D48BD" w:rsidRPr="008F5A76">
        <w:rPr>
          <w:sz w:val="22"/>
          <w:szCs w:val="22"/>
          <w:shd w:val="clear" w:color="auto" w:fill="DBE5F1"/>
        </w:rPr>
        <w:t>qhov sib txawv tshwj xeeb hauv kev npaj nqis tes ua thiab cov kev nqis tes ua tiag</w:t>
      </w:r>
      <w:del w:id="2373" w:author="Khamsaolee Xainhiaxang" w:date="2021-07-05T08:53:00Z">
        <w:r w:rsidR="004D48BD" w:rsidRPr="008F5A76" w:rsidDel="00683FA9">
          <w:rPr>
            <w:sz w:val="22"/>
            <w:szCs w:val="22"/>
            <w:shd w:val="clear" w:color="auto" w:fill="DBE5F1"/>
          </w:rPr>
          <w:delText xml:space="preserve"> ntawm kev ua</w:delText>
        </w:r>
      </w:del>
      <w:r w:rsidR="004D48BD" w:rsidRPr="008F5A76">
        <w:rPr>
          <w:sz w:val="22"/>
          <w:szCs w:val="22"/>
          <w:shd w:val="clear" w:color="auto" w:fill="DBE5F1"/>
        </w:rPr>
        <w:t>.</w:t>
      </w:r>
      <w:r w:rsidR="004D48BD" w:rsidRPr="008F5A76">
        <w:rPr>
          <w:sz w:val="22"/>
          <w:szCs w:val="22"/>
          <w:shd w:val="clear" w:color="auto" w:fill="DBE5F1"/>
        </w:rPr>
        <w:tab/>
      </w:r>
    </w:p>
    <w:p w14:paraId="0B107A6C" w14:textId="77777777" w:rsidR="004D48BD" w:rsidRDefault="004D48BD" w:rsidP="004D48BD">
      <w:pPr>
        <w:pStyle w:val="BodyText"/>
        <w:spacing w:before="5"/>
        <w:rPr>
          <w:sz w:val="13"/>
        </w:rPr>
      </w:pPr>
    </w:p>
    <w:p w14:paraId="12354439" w14:textId="4EC54CBB" w:rsidR="004D48BD" w:rsidRPr="002D67EB" w:rsidRDefault="00B672F4" w:rsidP="004D48BD">
      <w:pPr>
        <w:pStyle w:val="BodyText"/>
        <w:tabs>
          <w:tab w:val="left" w:pos="15388"/>
        </w:tabs>
        <w:spacing w:before="92"/>
        <w:ind w:left="240"/>
        <w:rPr>
          <w:sz w:val="22"/>
          <w:szCs w:val="22"/>
        </w:rPr>
      </w:pPr>
      <w:r>
        <w:rPr>
          <w:noProof/>
          <w:sz w:val="22"/>
          <w:szCs w:val="22"/>
          <w:lang w:bidi="th-TH"/>
        </w:rPr>
        <mc:AlternateContent>
          <mc:Choice Requires="wps">
            <w:drawing>
              <wp:anchor distT="0" distB="0" distL="0" distR="0" simplePos="0" relativeHeight="251963392" behindDoc="1" locked="0" layoutInCell="1" allowOverlap="1" wp14:anchorId="7807C17C" wp14:editId="7BD07D85">
                <wp:simplePos x="0" y="0"/>
                <wp:positionH relativeFrom="page">
                  <wp:posOffset>234950</wp:posOffset>
                </wp:positionH>
                <wp:positionV relativeFrom="paragraph">
                  <wp:posOffset>313055</wp:posOffset>
                </wp:positionV>
                <wp:extent cx="9588500" cy="278130"/>
                <wp:effectExtent l="0" t="0" r="0" b="0"/>
                <wp:wrapTopAndBottom/>
                <wp:docPr id="414" name="Text 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27813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64EF5992" w14:textId="3E1C5094" w:rsidR="00AD19E5" w:rsidRPr="00C91568" w:rsidRDefault="00AD19E5" w:rsidP="004D48BD">
                            <w:pPr>
                              <w:pStyle w:val="BodyText"/>
                              <w:spacing w:before="58"/>
                              <w:ind w:left="48"/>
                              <w:rPr>
                                <w:sz w:val="22"/>
                                <w:szCs w:val="22"/>
                              </w:rPr>
                            </w:pPr>
                            <w:r w:rsidRPr="00C91568">
                              <w:rPr>
                                <w:sz w:val="22"/>
                                <w:szCs w:val="22"/>
                              </w:rPr>
                              <w:t xml:space="preserve">Kev tshawb xyuas ntawm xyoo 2021-22 cov hom phiaj yuav tshwm </w:t>
                            </w:r>
                            <w:del w:id="2374" w:author="Khamsaolee Xainhiaxang" w:date="2021-07-05T08:55:00Z">
                              <w:r w:rsidRPr="00C91568" w:rsidDel="00683FA9">
                                <w:rPr>
                                  <w:sz w:val="22"/>
                                  <w:szCs w:val="22"/>
                                </w:rPr>
                                <w:delText>sim thaum lub caij hloov pauv</w:delText>
                              </w:r>
                            </w:del>
                            <w:ins w:id="2375" w:author="Khamsaolee Xainhiaxang" w:date="2021-07-05T08:55:00Z">
                              <w:r>
                                <w:rPr>
                                  <w:sz w:val="22"/>
                                  <w:szCs w:val="22"/>
                                </w:rPr>
                                <w:t>nyob rau</w:t>
                              </w:r>
                            </w:ins>
                            <w:r w:rsidRPr="00C91568">
                              <w:rPr>
                                <w:sz w:val="22"/>
                                <w:szCs w:val="22"/>
                              </w:rPr>
                              <w:t xml:space="preserve"> xyoo 2022-23.</w:t>
                            </w:r>
                          </w:p>
                          <w:p w14:paraId="4D4C357E" w14:textId="77777777" w:rsidR="00AD19E5" w:rsidRDefault="00AD19E5" w:rsidP="004D48BD">
                            <w:pPr>
                              <w:pStyle w:val="BodyText"/>
                              <w:spacing w:before="58"/>
                              <w:ind w:left="48"/>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07C17C" id="Text Box 489" o:spid="_x0000_s1088" type="#_x0000_t202" style="position:absolute;left:0;text-align:left;margin-left:18.5pt;margin-top:24.65pt;width:755pt;height:21.9pt;z-index:-251353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" filled="f" strokecolor="#8496b0" strokeweight="1pt">
                <v:textbox inset="0,0,0,0">
                  <w:txbxContent>
                    <w:p w14:paraId="64EF5992" w14:textId="3E1C5094" w:rsidR="00AD19E5" w:rsidRPr="00C91568" w:rsidRDefault="00AD19E5" w:rsidP="004D48BD">
                      <w:pPr>
                        <w:pStyle w:val="BodyText"/>
                        <w:spacing w:before="58"/>
                        <w:ind w:left="48"/>
                        <w:rPr>
                          <w:sz w:val="22"/>
                          <w:szCs w:val="22"/>
                        </w:rPr>
                      </w:pPr>
                      <w:r w:rsidRPr="00C91568">
                        <w:rPr>
                          <w:sz w:val="22"/>
                          <w:szCs w:val="22"/>
                        </w:rPr>
                        <w:t xml:space="preserve">Kev tshawb xyuas ntawm xyoo 2021-22 cov hom phiaj yuav tshwm </w:t>
                      </w:r>
                      <w:del w:id="2376" w:author="Khamsaolee Xainhiaxang" w:date="2021-07-05T08:55:00Z">
                        <w:r w:rsidRPr="00C91568" w:rsidDel="00683FA9">
                          <w:rPr>
                            <w:sz w:val="22"/>
                            <w:szCs w:val="22"/>
                          </w:rPr>
                          <w:delText>sim thaum lub caij hloov pauv</w:delText>
                        </w:r>
                      </w:del>
                      <w:ins w:id="2377" w:author="Khamsaolee Xainhiaxang" w:date="2021-07-05T08:55:00Z">
                        <w:r>
                          <w:rPr>
                            <w:sz w:val="22"/>
                            <w:szCs w:val="22"/>
                          </w:rPr>
                          <w:t>nyob rau</w:t>
                        </w:r>
                      </w:ins>
                      <w:r w:rsidRPr="00C91568">
                        <w:rPr>
                          <w:sz w:val="22"/>
                          <w:szCs w:val="22"/>
                        </w:rPr>
                        <w:t xml:space="preserve"> xyoo 2022-23.</w:t>
                      </w:r>
                    </w:p>
                    <w:p w14:paraId="4D4C357E" w14:textId="77777777" w:rsidR="00AD19E5" w:rsidRDefault="00AD19E5" w:rsidP="004D48BD">
                      <w:pPr>
                        <w:pStyle w:val="BodyText"/>
                        <w:spacing w:before="58"/>
                        <w:ind w:left="48"/>
                      </w:pPr>
                    </w:p>
                  </w:txbxContent>
                </v:textbox>
                <w10:wrap type="topAndBottom" anchorx="page"/>
              </v:shape>
            </w:pict>
          </mc:Fallback>
        </mc:AlternateContent>
      </w:r>
      <w:r w:rsidR="004D48BD" w:rsidRPr="002D67EB">
        <w:rPr>
          <w:sz w:val="22"/>
          <w:szCs w:val="22"/>
          <w:shd w:val="clear" w:color="auto" w:fill="DBE5F1"/>
        </w:rPr>
        <w:t xml:space="preserve">Cov lus piav qhia txog qhov sib txawv ntawm cov </w:t>
      </w:r>
      <w:del w:id="2378" w:author="Khamsaolee Xainhiaxang" w:date="2021-07-05T08:53:00Z">
        <w:r w:rsidR="004D48BD" w:rsidRPr="002D67EB" w:rsidDel="00683FA9">
          <w:rPr>
            <w:sz w:val="22"/>
            <w:szCs w:val="22"/>
            <w:shd w:val="clear" w:color="auto" w:fill="DBE5F1"/>
          </w:rPr>
          <w:delText xml:space="preserve">khoom siv Kev Siv </w:delText>
        </w:r>
      </w:del>
      <w:r w:rsidR="004D48BD" w:rsidRPr="002D67EB">
        <w:rPr>
          <w:sz w:val="22"/>
          <w:szCs w:val="22"/>
          <w:shd w:val="clear" w:color="auto" w:fill="DBE5F1"/>
        </w:rPr>
        <w:t>Nyiaj</w:t>
      </w:r>
      <w:ins w:id="2379" w:author="Khamsaolee Xainhiaxang" w:date="2021-07-05T08:54:00Z">
        <w:r w:rsidR="00683FA9">
          <w:rPr>
            <w:sz w:val="22"/>
            <w:szCs w:val="22"/>
            <w:shd w:val="clear" w:color="auto" w:fill="DBE5F1"/>
          </w:rPr>
          <w:t xml:space="preserve"> Uas Tau Npaj Yuav Siv </w:t>
        </w:r>
      </w:ins>
      <w:del w:id="2380" w:author="Khamsaolee Xainhiaxang" w:date="2021-07-05T08:54:00Z">
        <w:r w:rsidR="004D48BD" w:rsidRPr="002D67EB" w:rsidDel="00683FA9">
          <w:rPr>
            <w:sz w:val="22"/>
            <w:szCs w:val="22"/>
            <w:shd w:val="clear" w:color="auto" w:fill="DBE5F1"/>
          </w:rPr>
          <w:delText xml:space="preserve"> Txiag </w:delText>
        </w:r>
      </w:del>
      <w:r w:rsidR="004D48BD" w:rsidRPr="002D67EB">
        <w:rPr>
          <w:sz w:val="22"/>
          <w:szCs w:val="22"/>
          <w:shd w:val="clear" w:color="auto" w:fill="DBE5F1"/>
        </w:rPr>
        <w:t xml:space="preserve">thiab </w:t>
      </w:r>
      <w:ins w:id="2381" w:author="Khamsaolee Xainhiaxang" w:date="2021-07-05T08:54:00Z">
        <w:r w:rsidR="00683FA9">
          <w:rPr>
            <w:sz w:val="22"/>
            <w:szCs w:val="22"/>
            <w:shd w:val="clear" w:color="auto" w:fill="DBE5F1"/>
          </w:rPr>
          <w:t>Cov Nyiaj Tau Siv Tiag</w:t>
        </w:r>
      </w:ins>
      <w:del w:id="2382" w:author="Khamsaolee Xainhiaxang" w:date="2021-07-05T08:54:00Z">
        <w:r w:rsidR="004D48BD" w:rsidRPr="002D67EB" w:rsidDel="00683FA9">
          <w:rPr>
            <w:sz w:val="22"/>
            <w:szCs w:val="22"/>
            <w:shd w:val="clear" w:color="auto" w:fill="DBE5F1"/>
          </w:rPr>
          <w:delText>Keb Kwv Nyiaj</w:delText>
        </w:r>
      </w:del>
      <w:r w:rsidR="004D48BD" w:rsidRPr="002D67EB">
        <w:rPr>
          <w:sz w:val="22"/>
          <w:szCs w:val="22"/>
          <w:shd w:val="clear" w:color="auto" w:fill="DBE5F1"/>
        </w:rPr>
        <w:t>.</w:t>
      </w:r>
      <w:r w:rsidR="004D48BD" w:rsidRPr="002D67EB">
        <w:rPr>
          <w:sz w:val="22"/>
          <w:szCs w:val="22"/>
          <w:shd w:val="clear" w:color="auto" w:fill="DBE5F1"/>
        </w:rPr>
        <w:tab/>
      </w:r>
    </w:p>
    <w:p w14:paraId="43C7B6BE" w14:textId="77777777" w:rsidR="004D48BD" w:rsidRDefault="004D48BD" w:rsidP="00BF6079">
      <w:pPr>
        <w:pStyle w:val="BodyText"/>
        <w:tabs>
          <w:tab w:val="left" w:pos="15388"/>
        </w:tabs>
        <w:spacing w:before="92"/>
        <w:rPr>
          <w:sz w:val="22"/>
          <w:szCs w:val="22"/>
          <w:shd w:val="clear" w:color="auto" w:fill="DBE5F1"/>
        </w:rPr>
      </w:pPr>
    </w:p>
    <w:p w14:paraId="5FBA6300" w14:textId="0F9980BD" w:rsidR="004D48BD" w:rsidRPr="00F3044D" w:rsidRDefault="00B672F4" w:rsidP="004D48BD">
      <w:pPr>
        <w:pStyle w:val="BodyText"/>
        <w:tabs>
          <w:tab w:val="left" w:pos="15388"/>
        </w:tabs>
        <w:spacing w:before="92"/>
        <w:ind w:left="240"/>
        <w:rPr>
          <w:sz w:val="22"/>
          <w:szCs w:val="22"/>
        </w:rPr>
      </w:pPr>
      <w:r>
        <w:rPr>
          <w:noProof/>
          <w:sz w:val="22"/>
          <w:szCs w:val="22"/>
          <w:lang w:bidi="th-TH"/>
        </w:rPr>
        <mc:AlternateContent>
          <mc:Choice Requires="wps">
            <w:drawing>
              <wp:anchor distT="0" distB="0" distL="0" distR="0" simplePos="0" relativeHeight="251964416" behindDoc="1" locked="0" layoutInCell="1" allowOverlap="1" wp14:anchorId="5C969720" wp14:editId="2AD0F083">
                <wp:simplePos x="0" y="0"/>
                <wp:positionH relativeFrom="page">
                  <wp:posOffset>234950</wp:posOffset>
                </wp:positionH>
                <wp:positionV relativeFrom="paragraph">
                  <wp:posOffset>313055</wp:posOffset>
                </wp:positionV>
                <wp:extent cx="9588500" cy="278130"/>
                <wp:effectExtent l="0" t="0" r="0" b="0"/>
                <wp:wrapTopAndBottom/>
                <wp:docPr id="413"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27813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7FACFB7C" w14:textId="5FFE6DAD" w:rsidR="00AD19E5" w:rsidRPr="00C91568" w:rsidRDefault="00AD19E5" w:rsidP="004D48BD">
                            <w:pPr>
                              <w:pStyle w:val="BodyText"/>
                              <w:spacing w:before="58"/>
                              <w:ind w:left="48"/>
                              <w:rPr>
                                <w:sz w:val="22"/>
                                <w:szCs w:val="22"/>
                              </w:rPr>
                            </w:pPr>
                            <w:r w:rsidRPr="00C91568">
                              <w:rPr>
                                <w:sz w:val="22"/>
                                <w:szCs w:val="22"/>
                              </w:rPr>
                              <w:t xml:space="preserve">Kev tshawb xyuas ntawm xyoo 2021-22 cov hom phiaj yuav tshwm sim </w:t>
                            </w:r>
                            <w:del w:id="2383" w:author="Khamsaolee Xainhiaxang" w:date="2021-07-05T09:00:00Z">
                              <w:r w:rsidRPr="00C91568" w:rsidDel="006F160D">
                                <w:rPr>
                                  <w:sz w:val="22"/>
                                  <w:szCs w:val="22"/>
                                </w:rPr>
                                <w:delText>thaum lub caij hloov pauv</w:delText>
                              </w:r>
                            </w:del>
                            <w:ins w:id="2384" w:author="Khamsaolee Xainhiaxang" w:date="2021-07-05T09:00:00Z">
                              <w:r>
                                <w:rPr>
                                  <w:sz w:val="22"/>
                                  <w:szCs w:val="22"/>
                                </w:rPr>
                                <w:t>nyob rau</w:t>
                              </w:r>
                            </w:ins>
                            <w:r w:rsidRPr="00C91568">
                              <w:rPr>
                                <w:sz w:val="22"/>
                                <w:szCs w:val="22"/>
                              </w:rPr>
                              <w:t xml:space="preserve"> xyoo 2022-23.</w:t>
                            </w:r>
                          </w:p>
                          <w:p w14:paraId="2A38C6A6" w14:textId="77777777" w:rsidR="00AD19E5" w:rsidRDefault="00AD19E5" w:rsidP="004D48BD">
                            <w:pPr>
                              <w:pStyle w:val="BodyText"/>
                              <w:spacing w:before="58"/>
                              <w:ind w:left="48"/>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969720" id="Text Box 490" o:spid="_x0000_s1089" type="#_x0000_t202" style="position:absolute;left:0;text-align:left;margin-left:18.5pt;margin-top:24.65pt;width:755pt;height:21.9pt;z-index:-251352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" filled="f" strokecolor="#8496b0" strokeweight="1pt">
                <v:textbox inset="0,0,0,0">
                  <w:txbxContent>
                    <w:p w14:paraId="7FACFB7C" w14:textId="5FFE6DAD" w:rsidR="00AD19E5" w:rsidRPr="00C91568" w:rsidRDefault="00AD19E5" w:rsidP="004D48BD">
                      <w:pPr>
                        <w:pStyle w:val="BodyText"/>
                        <w:spacing w:before="58"/>
                        <w:ind w:left="48"/>
                        <w:rPr>
                          <w:sz w:val="22"/>
                          <w:szCs w:val="22"/>
                        </w:rPr>
                      </w:pPr>
                      <w:r w:rsidRPr="00C91568">
                        <w:rPr>
                          <w:sz w:val="22"/>
                          <w:szCs w:val="22"/>
                        </w:rPr>
                        <w:t xml:space="preserve">Kev tshawb xyuas ntawm xyoo 2021-22 cov hom phiaj yuav tshwm sim </w:t>
                      </w:r>
                      <w:del w:id="2385" w:author="Khamsaolee Xainhiaxang" w:date="2021-07-05T09:00:00Z">
                        <w:r w:rsidRPr="00C91568" w:rsidDel="006F160D">
                          <w:rPr>
                            <w:sz w:val="22"/>
                            <w:szCs w:val="22"/>
                          </w:rPr>
                          <w:delText>thaum lub caij hloov pauv</w:delText>
                        </w:r>
                      </w:del>
                      <w:ins w:id="2386" w:author="Khamsaolee Xainhiaxang" w:date="2021-07-05T09:00:00Z">
                        <w:r>
                          <w:rPr>
                            <w:sz w:val="22"/>
                            <w:szCs w:val="22"/>
                          </w:rPr>
                          <w:t>nyob rau</w:t>
                        </w:r>
                      </w:ins>
                      <w:r w:rsidRPr="00C91568">
                        <w:rPr>
                          <w:sz w:val="22"/>
                          <w:szCs w:val="22"/>
                        </w:rPr>
                        <w:t xml:space="preserve"> xyoo 2022-23.</w:t>
                      </w:r>
                    </w:p>
                    <w:p w14:paraId="2A38C6A6" w14:textId="77777777" w:rsidR="00AD19E5" w:rsidRDefault="00AD19E5" w:rsidP="004D48BD">
                      <w:pPr>
                        <w:pStyle w:val="BodyText"/>
                        <w:spacing w:before="58"/>
                        <w:ind w:left="48"/>
                      </w:pPr>
                    </w:p>
                  </w:txbxContent>
                </v:textbox>
                <w10:wrap type="topAndBottom" anchorx="page"/>
              </v:shape>
            </w:pict>
          </mc:Fallback>
        </mc:AlternateContent>
      </w:r>
      <w:r>
        <w:rPr>
          <w:noProof/>
          <w:sz w:val="22"/>
          <w:szCs w:val="22"/>
          <w:lang w:bidi="th-TH"/>
        </w:rPr>
        <mc:AlternateContent>
          <mc:Choice Requires="wps">
            <w:drawing>
              <wp:anchor distT="0" distB="0" distL="0" distR="0" simplePos="0" relativeHeight="251965440" behindDoc="1" locked="0" layoutInCell="1" allowOverlap="1" wp14:anchorId="183081D1" wp14:editId="1595AF31">
                <wp:simplePos x="0" y="0"/>
                <wp:positionH relativeFrom="page">
                  <wp:posOffset>210185</wp:posOffset>
                </wp:positionH>
                <wp:positionV relativeFrom="paragraph">
                  <wp:posOffset>772795</wp:posOffset>
                </wp:positionV>
                <wp:extent cx="9638030" cy="350520"/>
                <wp:effectExtent l="0" t="0" r="0" b="0"/>
                <wp:wrapTopAndBottom/>
                <wp:docPr id="412" name="Text Box 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8030" cy="35052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2998DB" w14:textId="39719052" w:rsidR="00AD19E5" w:rsidRPr="00A301F3" w:rsidRDefault="00AD19E5" w:rsidP="004D48BD">
                            <w:pPr>
                              <w:pStyle w:val="BodyText"/>
                              <w:ind w:left="29" w:right="1108"/>
                              <w:rPr>
                                <w:sz w:val="22"/>
                                <w:szCs w:val="22"/>
                              </w:rPr>
                            </w:pPr>
                            <w:r w:rsidRPr="00A301F3">
                              <w:rPr>
                                <w:sz w:val="22"/>
                                <w:szCs w:val="22"/>
                              </w:rPr>
                              <w:t xml:space="preserve">Cov lus piav qhia txog txhua qhov kev hloov pauv hloov </w:t>
                            </w:r>
                            <w:del w:id="2387" w:author="Khamsaolee Xainhiaxang" w:date="2021-07-05T09:01:00Z">
                              <w:r w:rsidRPr="00A301F3" w:rsidDel="006F160D">
                                <w:rPr>
                                  <w:sz w:val="22"/>
                                  <w:szCs w:val="22"/>
                                </w:rPr>
                                <w:delText>mus rau</w:delText>
                              </w:r>
                            </w:del>
                            <w:ins w:id="2388" w:author="Khamsaolee Xainhiaxang" w:date="2021-07-05T09:01:00Z">
                              <w:r>
                                <w:rPr>
                                  <w:sz w:val="22"/>
                                  <w:szCs w:val="22"/>
                                </w:rPr>
                                <w:t>ntawm</w:t>
                              </w:r>
                            </w:ins>
                            <w:r w:rsidRPr="00A301F3">
                              <w:rPr>
                                <w:sz w:val="22"/>
                                <w:szCs w:val="22"/>
                              </w:rPr>
                              <w:t xml:space="preserve"> lub hom phiaj uas tau npaj, ntsuas, cov txiaj ntsig uas xav </w:t>
                            </w:r>
                            <w:ins w:id="2389" w:author="Khamsaolee Xainhiaxang" w:date="2021-07-05T09:04:00Z">
                              <w:r>
                                <w:rPr>
                                  <w:sz w:val="22"/>
                                  <w:szCs w:val="22"/>
                                </w:rPr>
                                <w:t xml:space="preserve">kom </w:t>
                              </w:r>
                            </w:ins>
                            <w:r w:rsidRPr="00A301F3">
                              <w:rPr>
                                <w:sz w:val="22"/>
                                <w:szCs w:val="22"/>
                              </w:rPr>
                              <w:t xml:space="preserve">tau, los sis kev nqis tes ua rau lub xyoo tom ntej uas tshwm sim los ntawm </w:t>
                            </w:r>
                            <w:del w:id="2390" w:author="Khamsaolee Xainhiaxang" w:date="2021-07-05T09:05:00Z">
                              <w:r w:rsidRPr="00A301F3" w:rsidDel="006F160D">
                                <w:rPr>
                                  <w:sz w:val="22"/>
                                  <w:szCs w:val="22"/>
                                </w:rPr>
                                <w:delText xml:space="preserve">kev cuam tshuam ntawm </w:delText>
                              </w:r>
                            </w:del>
                            <w:r w:rsidRPr="00A301F3">
                              <w:rPr>
                                <w:sz w:val="22"/>
                                <w:szCs w:val="22"/>
                              </w:rPr>
                              <w:t xml:space="preserve">kev xyaum </w:t>
                            </w:r>
                            <w:del w:id="2391" w:author="Khamsaolee Xainhiaxang" w:date="2021-07-05T09:05:00Z">
                              <w:r w:rsidRPr="00A301F3" w:rsidDel="006F160D">
                                <w:rPr>
                                  <w:sz w:val="22"/>
                                  <w:szCs w:val="22"/>
                                </w:rPr>
                                <w:delText>ua ntej</w:delText>
                              </w:r>
                            </w:del>
                            <w:ins w:id="2392" w:author="Khamsaolee Xainhiaxang" w:date="2021-07-05T09:05:00Z">
                              <w:r>
                                <w:rPr>
                                  <w:sz w:val="22"/>
                                  <w:szCs w:val="22"/>
                                </w:rPr>
                                <w:t>yav tag los</w:t>
                              </w:r>
                            </w:ins>
                            <w:r w:rsidRPr="00A301F3">
                              <w:rPr>
                                <w:sz w:val="22"/>
                                <w:szCs w:val="2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081D1" id="Text Box 491" o:spid="_x0000_s1090" type="#_x0000_t202" style="position:absolute;left:0;text-align:left;margin-left:16.55pt;margin-top:60.85pt;width:758.9pt;height:27.6pt;z-index:-251351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" fillcolor="#dbe5f1" stroked="f">
                <v:textbox inset="0,0,0,0">
                  <w:txbxContent>
                    <w:p w14:paraId="5F2998DB" w14:textId="39719052" w:rsidR="00AD19E5" w:rsidRPr="00A301F3" w:rsidRDefault="00AD19E5" w:rsidP="004D48BD">
                      <w:pPr>
                        <w:pStyle w:val="BodyText"/>
                        <w:ind w:left="29" w:right="1108"/>
                        <w:rPr>
                          <w:sz w:val="22"/>
                          <w:szCs w:val="22"/>
                        </w:rPr>
                      </w:pPr>
                      <w:r w:rsidRPr="00A301F3">
                        <w:rPr>
                          <w:sz w:val="22"/>
                          <w:szCs w:val="22"/>
                        </w:rPr>
                        <w:t xml:space="preserve">Cov lus piav qhia txog txhua qhov kev hloov pauv hloov </w:t>
                      </w:r>
                      <w:del w:id="2393" w:author="Khamsaolee Xainhiaxang" w:date="2021-07-05T09:01:00Z">
                        <w:r w:rsidRPr="00A301F3" w:rsidDel="006F160D">
                          <w:rPr>
                            <w:sz w:val="22"/>
                            <w:szCs w:val="22"/>
                          </w:rPr>
                          <w:delText>mus rau</w:delText>
                        </w:r>
                      </w:del>
                      <w:ins w:id="2394" w:author="Khamsaolee Xainhiaxang" w:date="2021-07-05T09:01:00Z">
                        <w:r>
                          <w:rPr>
                            <w:sz w:val="22"/>
                            <w:szCs w:val="22"/>
                          </w:rPr>
                          <w:t>ntawm</w:t>
                        </w:r>
                      </w:ins>
                      <w:r w:rsidRPr="00A301F3">
                        <w:rPr>
                          <w:sz w:val="22"/>
                          <w:szCs w:val="22"/>
                        </w:rPr>
                        <w:t xml:space="preserve"> lub hom phiaj uas tau npaj, ntsuas, cov txiaj ntsig uas xav </w:t>
                      </w:r>
                      <w:ins w:id="2395" w:author="Khamsaolee Xainhiaxang" w:date="2021-07-05T09:04:00Z">
                        <w:r>
                          <w:rPr>
                            <w:sz w:val="22"/>
                            <w:szCs w:val="22"/>
                          </w:rPr>
                          <w:t xml:space="preserve">kom </w:t>
                        </w:r>
                      </w:ins>
                      <w:r w:rsidRPr="00A301F3">
                        <w:rPr>
                          <w:sz w:val="22"/>
                          <w:szCs w:val="22"/>
                        </w:rPr>
                        <w:t xml:space="preserve">tau, los sis kev nqis tes ua rau lub xyoo tom ntej uas tshwm sim los ntawm </w:t>
                      </w:r>
                      <w:del w:id="2396" w:author="Khamsaolee Xainhiaxang" w:date="2021-07-05T09:05:00Z">
                        <w:r w:rsidRPr="00A301F3" w:rsidDel="006F160D">
                          <w:rPr>
                            <w:sz w:val="22"/>
                            <w:szCs w:val="22"/>
                          </w:rPr>
                          <w:delText xml:space="preserve">kev cuam tshuam ntawm </w:delText>
                        </w:r>
                      </w:del>
                      <w:r w:rsidRPr="00A301F3">
                        <w:rPr>
                          <w:sz w:val="22"/>
                          <w:szCs w:val="22"/>
                        </w:rPr>
                        <w:t xml:space="preserve">kev xyaum </w:t>
                      </w:r>
                      <w:del w:id="2397" w:author="Khamsaolee Xainhiaxang" w:date="2021-07-05T09:05:00Z">
                        <w:r w:rsidRPr="00A301F3" w:rsidDel="006F160D">
                          <w:rPr>
                            <w:sz w:val="22"/>
                            <w:szCs w:val="22"/>
                          </w:rPr>
                          <w:delText>ua ntej</w:delText>
                        </w:r>
                      </w:del>
                      <w:ins w:id="2398" w:author="Khamsaolee Xainhiaxang" w:date="2021-07-05T09:05:00Z">
                        <w:r>
                          <w:rPr>
                            <w:sz w:val="22"/>
                            <w:szCs w:val="22"/>
                          </w:rPr>
                          <w:t>yav tag los</w:t>
                        </w:r>
                      </w:ins>
                      <w:r w:rsidRPr="00A301F3">
                        <w:rPr>
                          <w:sz w:val="22"/>
                          <w:szCs w:val="22"/>
                        </w:rPr>
                        <w:t>.</w:t>
                      </w:r>
                    </w:p>
                  </w:txbxContent>
                </v:textbox>
                <w10:wrap type="topAndBottom" anchorx="page"/>
              </v:shape>
            </w:pict>
          </mc:Fallback>
        </mc:AlternateContent>
      </w:r>
      <w:r>
        <w:rPr>
          <w:noProof/>
          <w:sz w:val="22"/>
          <w:szCs w:val="22"/>
          <w:lang w:bidi="th-TH"/>
        </w:rPr>
        <mc:AlternateContent>
          <mc:Choice Requires="wps">
            <w:drawing>
              <wp:anchor distT="0" distB="0" distL="0" distR="0" simplePos="0" relativeHeight="251966464" behindDoc="1" locked="0" layoutInCell="1" allowOverlap="1" wp14:anchorId="17F0E494" wp14:editId="420ED9B9">
                <wp:simplePos x="0" y="0"/>
                <wp:positionH relativeFrom="page">
                  <wp:posOffset>234950</wp:posOffset>
                </wp:positionH>
                <wp:positionV relativeFrom="paragraph">
                  <wp:posOffset>1202690</wp:posOffset>
                </wp:positionV>
                <wp:extent cx="9588500" cy="278130"/>
                <wp:effectExtent l="0" t="0" r="0" b="0"/>
                <wp:wrapTopAndBottom/>
                <wp:docPr id="411"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27813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59D9FF7F" w14:textId="59E2BD23" w:rsidR="00AD19E5" w:rsidRPr="00C91568" w:rsidRDefault="00AD19E5" w:rsidP="004D48BD">
                            <w:pPr>
                              <w:pStyle w:val="BodyText"/>
                              <w:spacing w:before="58"/>
                              <w:ind w:left="48"/>
                              <w:rPr>
                                <w:sz w:val="22"/>
                                <w:szCs w:val="22"/>
                              </w:rPr>
                            </w:pPr>
                            <w:r w:rsidRPr="00C91568">
                              <w:rPr>
                                <w:sz w:val="22"/>
                                <w:szCs w:val="22"/>
                              </w:rPr>
                              <w:t xml:space="preserve">Kev tshawb xyuas ntawm xyoo 2021-22 cov hom phiaj yuav tshwm sim </w:t>
                            </w:r>
                            <w:del w:id="2399" w:author="Khamsaolee Xainhiaxang" w:date="2021-07-05T09:05:00Z">
                              <w:r w:rsidRPr="00C91568" w:rsidDel="006F160D">
                                <w:rPr>
                                  <w:sz w:val="22"/>
                                  <w:szCs w:val="22"/>
                                </w:rPr>
                                <w:delText>thaum lub caij hloov pauv</w:delText>
                              </w:r>
                            </w:del>
                            <w:ins w:id="2400" w:author="Khamsaolee Xainhiaxang" w:date="2021-07-05T09:05:00Z">
                              <w:r>
                                <w:rPr>
                                  <w:sz w:val="22"/>
                                  <w:szCs w:val="22"/>
                                </w:rPr>
                                <w:t>nyob rau</w:t>
                              </w:r>
                            </w:ins>
                            <w:r w:rsidRPr="00C91568">
                              <w:rPr>
                                <w:sz w:val="22"/>
                                <w:szCs w:val="22"/>
                              </w:rPr>
                              <w:t xml:space="preserve"> xyoo 2022-23.</w:t>
                            </w:r>
                          </w:p>
                          <w:p w14:paraId="1B2B813B" w14:textId="77777777" w:rsidR="00AD19E5" w:rsidRDefault="00AD19E5" w:rsidP="004D48BD">
                            <w:pPr>
                              <w:pStyle w:val="BodyText"/>
                              <w:spacing w:before="58"/>
                              <w:ind w:left="48"/>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F0E494" id="Text Box 492" o:spid="_x0000_s1091" type="#_x0000_t202" style="position:absolute;left:0;text-align:left;margin-left:18.5pt;margin-top:94.7pt;width:755pt;height:21.9pt;z-index:-251350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" filled="f" strokecolor="#8496b0" strokeweight="1pt">
                <v:textbox inset="0,0,0,0">
                  <w:txbxContent>
                    <w:p w14:paraId="59D9FF7F" w14:textId="59E2BD23" w:rsidR="00AD19E5" w:rsidRPr="00C91568" w:rsidRDefault="00AD19E5" w:rsidP="004D48BD">
                      <w:pPr>
                        <w:pStyle w:val="BodyText"/>
                        <w:spacing w:before="58"/>
                        <w:ind w:left="48"/>
                        <w:rPr>
                          <w:sz w:val="22"/>
                          <w:szCs w:val="22"/>
                        </w:rPr>
                      </w:pPr>
                      <w:r w:rsidRPr="00C91568">
                        <w:rPr>
                          <w:sz w:val="22"/>
                          <w:szCs w:val="22"/>
                        </w:rPr>
                        <w:t xml:space="preserve">Kev tshawb xyuas ntawm xyoo 2021-22 cov hom phiaj yuav tshwm sim </w:t>
                      </w:r>
                      <w:del w:id="2401" w:author="Khamsaolee Xainhiaxang" w:date="2021-07-05T09:05:00Z">
                        <w:r w:rsidRPr="00C91568" w:rsidDel="006F160D">
                          <w:rPr>
                            <w:sz w:val="22"/>
                            <w:szCs w:val="22"/>
                          </w:rPr>
                          <w:delText>thaum lub caij hloov pauv</w:delText>
                        </w:r>
                      </w:del>
                      <w:ins w:id="2402" w:author="Khamsaolee Xainhiaxang" w:date="2021-07-05T09:05:00Z">
                        <w:r>
                          <w:rPr>
                            <w:sz w:val="22"/>
                            <w:szCs w:val="22"/>
                          </w:rPr>
                          <w:t>nyob rau</w:t>
                        </w:r>
                      </w:ins>
                      <w:r w:rsidRPr="00C91568">
                        <w:rPr>
                          <w:sz w:val="22"/>
                          <w:szCs w:val="22"/>
                        </w:rPr>
                        <w:t xml:space="preserve"> xyoo 2022-23.</w:t>
                      </w:r>
                    </w:p>
                    <w:p w14:paraId="1B2B813B" w14:textId="77777777" w:rsidR="00AD19E5" w:rsidRDefault="00AD19E5" w:rsidP="004D48BD">
                      <w:pPr>
                        <w:pStyle w:val="BodyText"/>
                        <w:spacing w:before="58"/>
                        <w:ind w:left="48"/>
                      </w:pPr>
                    </w:p>
                  </w:txbxContent>
                </v:textbox>
                <w10:wrap type="topAndBottom" anchorx="page"/>
              </v:shape>
            </w:pict>
          </mc:Fallback>
        </mc:AlternateContent>
      </w:r>
      <w:r w:rsidR="004D48BD" w:rsidRPr="00F3044D">
        <w:rPr>
          <w:sz w:val="22"/>
          <w:szCs w:val="22"/>
          <w:shd w:val="clear" w:color="auto" w:fill="DBE5F1"/>
        </w:rPr>
        <w:t xml:space="preserve">Cov lus piav qhia yuav ua li cas thiaj ua tau zoo rau cov kev nqis tes ua tshwj xeeb uas tau ua hauv kev </w:t>
      </w:r>
      <w:del w:id="2403" w:author="Khamsaolee Xainhiaxang" w:date="2021-07-05T08:59:00Z">
        <w:r w:rsidR="004D48BD" w:rsidRPr="00F3044D" w:rsidDel="006F160D">
          <w:rPr>
            <w:sz w:val="22"/>
            <w:szCs w:val="22"/>
            <w:shd w:val="clear" w:color="auto" w:fill="DBE5F1"/>
          </w:rPr>
          <w:delText>nce qib mus rau</w:delText>
        </w:r>
      </w:del>
      <w:ins w:id="2404" w:author="Khamsaolee Xainhiaxang" w:date="2021-07-05T08:59:00Z">
        <w:r w:rsidR="006F160D">
          <w:rPr>
            <w:sz w:val="22"/>
            <w:szCs w:val="22"/>
            <w:shd w:val="clear" w:color="auto" w:fill="DBE5F1"/>
          </w:rPr>
          <w:t>ua kom tiav</w:t>
        </w:r>
      </w:ins>
      <w:r w:rsidR="004D48BD" w:rsidRPr="00F3044D">
        <w:rPr>
          <w:sz w:val="22"/>
          <w:szCs w:val="22"/>
          <w:shd w:val="clear" w:color="auto" w:fill="DBE5F1"/>
        </w:rPr>
        <w:t xml:space="preserve"> lub hom phiaj.</w:t>
      </w:r>
      <w:r w:rsidR="004D48BD" w:rsidRPr="00F3044D">
        <w:rPr>
          <w:sz w:val="22"/>
          <w:szCs w:val="22"/>
          <w:shd w:val="clear" w:color="auto" w:fill="DBE5F1"/>
        </w:rPr>
        <w:tab/>
      </w:r>
    </w:p>
    <w:p w14:paraId="0C74D7E3" w14:textId="77777777" w:rsidR="004D48BD" w:rsidRDefault="004D48BD" w:rsidP="004D48BD">
      <w:pPr>
        <w:pStyle w:val="BodyText"/>
        <w:spacing w:before="4"/>
        <w:rPr>
          <w:sz w:val="19"/>
        </w:rPr>
      </w:pPr>
    </w:p>
    <w:p w14:paraId="798ACD9E" w14:textId="77777777" w:rsidR="004D48BD" w:rsidRDefault="004D48BD" w:rsidP="004D48BD">
      <w:pPr>
        <w:pStyle w:val="BodyText"/>
        <w:spacing w:before="3"/>
        <w:rPr>
          <w:sz w:val="5"/>
        </w:rPr>
      </w:pPr>
    </w:p>
    <w:p w14:paraId="5CFF2267" w14:textId="77777777" w:rsidR="004D48BD" w:rsidRDefault="004D48BD" w:rsidP="004D48BD">
      <w:pPr>
        <w:pStyle w:val="BodyText"/>
        <w:spacing w:before="5"/>
        <w:rPr>
          <w:sz w:val="13"/>
        </w:rPr>
      </w:pPr>
    </w:p>
    <w:p w14:paraId="45BCD3B6" w14:textId="42D7BAEF" w:rsidR="00E43EF1" w:rsidRDefault="004D48BD" w:rsidP="004D48BD">
      <w:pPr>
        <w:spacing w:before="92"/>
        <w:ind w:left="240"/>
        <w:rPr>
          <w:b/>
          <w:sz w:val="24"/>
        </w:rPr>
      </w:pPr>
      <w:r w:rsidRPr="002D52D6">
        <w:rPr>
          <w:b/>
          <w:sz w:val="24"/>
          <w:szCs w:val="24"/>
        </w:rPr>
        <w:t>Tsab ntawv tshaj tawm ntawm Kev Kwv yees Kev Siv Nyiaj rau xyoo dhau los ntawm kev nqis tes ua muaj nyob hauv Daim Ntawv Qhia Nyiaj Txhua Xyoo</w:t>
      </w:r>
      <w:r w:rsidR="000E40D2">
        <w:rPr>
          <w:b/>
          <w:sz w:val="24"/>
        </w:rPr>
        <w:t>.</w:t>
      </w:r>
    </w:p>
    <w:p w14:paraId="7812CC46" w14:textId="77777777" w:rsidR="00E43EF1" w:rsidRDefault="00E43EF1">
      <w:pPr>
        <w:rPr>
          <w:sz w:val="24"/>
        </w:rPr>
        <w:sectPr w:rsidR="00E43EF1">
          <w:pgSz w:w="15840" w:h="12240" w:orient="landscape"/>
          <w:pgMar w:top="640" w:right="120" w:bottom="480" w:left="120" w:header="0" w:footer="284" w:gutter="0"/>
          <w:cols w:space="720"/>
        </w:sectPr>
      </w:pPr>
    </w:p>
    <w:p w14:paraId="04338D7F" w14:textId="77777777" w:rsidR="00E43EF1" w:rsidRDefault="00E43EF1">
      <w:pPr>
        <w:pStyle w:val="BodyText"/>
        <w:rPr>
          <w:b/>
          <w:sz w:val="20"/>
        </w:rPr>
      </w:pPr>
    </w:p>
    <w:p w14:paraId="48C8028D" w14:textId="77777777" w:rsidR="00E43EF1" w:rsidRDefault="00E43EF1">
      <w:pPr>
        <w:pStyle w:val="BodyText"/>
        <w:rPr>
          <w:b/>
          <w:sz w:val="20"/>
        </w:rPr>
      </w:pPr>
    </w:p>
    <w:p w14:paraId="3C16A4A7" w14:textId="77777777" w:rsidR="00E43EF1" w:rsidRDefault="00E43EF1">
      <w:pPr>
        <w:pStyle w:val="BodyText"/>
        <w:rPr>
          <w:b/>
          <w:sz w:val="20"/>
        </w:rPr>
      </w:pPr>
    </w:p>
    <w:p w14:paraId="4BB774CE" w14:textId="77777777" w:rsidR="00E43EF1" w:rsidRDefault="00E43EF1">
      <w:pPr>
        <w:pStyle w:val="BodyText"/>
        <w:rPr>
          <w:b/>
          <w:sz w:val="20"/>
        </w:rPr>
      </w:pPr>
    </w:p>
    <w:p w14:paraId="5808F061" w14:textId="77777777" w:rsidR="00E43EF1" w:rsidRDefault="00E43EF1">
      <w:pPr>
        <w:pStyle w:val="BodyText"/>
        <w:rPr>
          <w:b/>
          <w:sz w:val="20"/>
        </w:rPr>
      </w:pPr>
    </w:p>
    <w:p w14:paraId="69FAA881" w14:textId="77777777" w:rsidR="00E43EF1" w:rsidRDefault="00E43EF1">
      <w:pPr>
        <w:pStyle w:val="BodyText"/>
        <w:spacing w:before="9" w:after="1"/>
        <w:rPr>
          <w:b/>
          <w:sz w:val="12"/>
        </w:rPr>
      </w:pPr>
    </w:p>
    <w:tbl>
      <w:tblPr>
        <w:tblW w:w="0" w:type="auto"/>
        <w:tblInd w:w="250" w:type="dxa"/>
        <w:tblBorders>
          <w:top w:val="single" w:sz="4" w:space="0" w:color="0F243E"/>
          <w:left w:val="single" w:sz="4" w:space="0" w:color="0F243E"/>
          <w:bottom w:val="single" w:sz="4" w:space="0" w:color="0F243E"/>
          <w:right w:val="single" w:sz="4" w:space="0" w:color="0F243E"/>
          <w:insideH w:val="single" w:sz="4" w:space="0" w:color="0F243E"/>
          <w:insideV w:val="single" w:sz="4" w:space="0" w:color="0F243E"/>
        </w:tblBorders>
        <w:tblLayout w:type="fixed"/>
        <w:tblCellMar>
          <w:left w:w="0" w:type="dxa"/>
          <w:right w:w="0" w:type="dxa"/>
        </w:tblCellMar>
        <w:tblLook w:val="01E0" w:firstRow="1" w:lastRow="1" w:firstColumn="1" w:lastColumn="1" w:noHBand="0" w:noVBand="0"/>
      </w:tblPr>
      <w:tblGrid>
        <w:gridCol w:w="4810"/>
        <w:gridCol w:w="10300"/>
      </w:tblGrid>
      <w:tr w:rsidR="00E43EF1" w14:paraId="03B754FC" w14:textId="77777777">
        <w:trPr>
          <w:trHeight w:val="609"/>
        </w:trPr>
        <w:tc>
          <w:tcPr>
            <w:tcW w:w="4810" w:type="dxa"/>
            <w:shd w:val="clear" w:color="auto" w:fill="DBE5F1"/>
          </w:tcPr>
          <w:p w14:paraId="501F52F3" w14:textId="619D3E51" w:rsidR="00E43EF1" w:rsidRPr="00B868BF" w:rsidRDefault="000E40D2" w:rsidP="006F160D">
            <w:pPr>
              <w:pStyle w:val="TableParagraph"/>
              <w:spacing w:before="196"/>
              <w:ind w:left="58"/>
            </w:pPr>
            <w:r w:rsidRPr="00B868BF">
              <w:t>Feem pua ​​txhawm rau nce los</w:t>
            </w:r>
            <w:r w:rsidR="003F2365" w:rsidRPr="00B868BF">
              <w:t xml:space="preserve"> </w:t>
            </w:r>
            <w:r w:rsidRPr="00B868BF">
              <w:t>sis txhim kho cov kev pab</w:t>
            </w:r>
            <w:r w:rsidR="003F2365" w:rsidRPr="00B868BF">
              <w:t xml:space="preserve"> </w:t>
            </w:r>
            <w:del w:id="2405" w:author="Khamsaolee Xainhiaxang" w:date="2021-07-05T09:08:00Z">
              <w:r w:rsidRPr="00B868BF" w:rsidDel="006F160D">
                <w:delText>cuam</w:delText>
              </w:r>
            </w:del>
          </w:p>
        </w:tc>
        <w:tc>
          <w:tcPr>
            <w:tcW w:w="10300" w:type="dxa"/>
            <w:shd w:val="clear" w:color="auto" w:fill="DBE5F1"/>
          </w:tcPr>
          <w:p w14:paraId="5CBE184E" w14:textId="2A93FAFD" w:rsidR="00E43EF1" w:rsidRPr="00B868BF" w:rsidRDefault="005350C9" w:rsidP="00103B8A">
            <w:pPr>
              <w:pStyle w:val="TableParagraph"/>
              <w:spacing w:before="58" w:line="270" w:lineRule="atLeast"/>
              <w:ind w:left="58" w:right="99"/>
            </w:pPr>
            <w:r w:rsidRPr="00B868BF">
              <w:t xml:space="preserve">Tau Nce </w:t>
            </w:r>
            <w:r w:rsidR="000E40D2" w:rsidRPr="00B868BF">
              <w:t xml:space="preserve">Cov Ntawv Thov Ntxiv raws li Kev Sau Npe ntawm Cov Tub Ntxhais Hluas, Cov Neeg Kawm Lus Askiv, thiab Cov Tub Ntxhais Kawm </w:t>
            </w:r>
            <w:r w:rsidRPr="00B868BF">
              <w:t xml:space="preserve">Uas </w:t>
            </w:r>
            <w:del w:id="2406" w:author="Khamsaolee Xainhiaxang" w:date="2021-07-05T09:12:00Z">
              <w:r w:rsidR="000E40D2" w:rsidRPr="00B868BF" w:rsidDel="00103B8A">
                <w:delText>Tau Nyiaj tsawg</w:delText>
              </w:r>
            </w:del>
            <w:ins w:id="2407" w:author="Khamsaolee Xainhiaxang" w:date="2021-07-05T09:12:00Z">
              <w:r w:rsidR="00103B8A">
                <w:t>Txom Nyem</w:t>
              </w:r>
            </w:ins>
          </w:p>
        </w:tc>
      </w:tr>
      <w:tr w:rsidR="00E43EF1" w14:paraId="775E515F" w14:textId="77777777">
        <w:trPr>
          <w:trHeight w:val="417"/>
        </w:trPr>
        <w:tc>
          <w:tcPr>
            <w:tcW w:w="4810" w:type="dxa"/>
          </w:tcPr>
          <w:p w14:paraId="2B44098F" w14:textId="77777777" w:rsidR="00E43EF1" w:rsidRPr="00B868BF" w:rsidRDefault="000E40D2">
            <w:pPr>
              <w:pStyle w:val="TableParagraph"/>
              <w:spacing w:before="58"/>
              <w:ind w:left="58"/>
            </w:pPr>
            <w:r w:rsidRPr="00B868BF">
              <w:t>36.14%</w:t>
            </w:r>
          </w:p>
        </w:tc>
        <w:tc>
          <w:tcPr>
            <w:tcW w:w="10300" w:type="dxa"/>
          </w:tcPr>
          <w:p w14:paraId="6C2F8DC3" w14:textId="77777777" w:rsidR="00E43EF1" w:rsidRPr="00B868BF" w:rsidRDefault="000E40D2">
            <w:pPr>
              <w:pStyle w:val="TableParagraph"/>
              <w:spacing w:before="58"/>
              <w:ind w:left="58"/>
            </w:pPr>
            <w:r w:rsidRPr="00B868BF">
              <w:t>$ 69,958,036</w:t>
            </w:r>
          </w:p>
        </w:tc>
      </w:tr>
    </w:tbl>
    <w:p w14:paraId="78649A20" w14:textId="77777777" w:rsidR="00E43EF1" w:rsidRDefault="00E43EF1">
      <w:pPr>
        <w:pStyle w:val="BodyText"/>
        <w:spacing w:before="11"/>
        <w:rPr>
          <w:b/>
          <w:sz w:val="15"/>
        </w:rPr>
      </w:pPr>
    </w:p>
    <w:p w14:paraId="4679BE21" w14:textId="5B4EDFEA" w:rsidR="00E43EF1" w:rsidRPr="00464007" w:rsidRDefault="00B672F4">
      <w:pPr>
        <w:spacing w:before="92"/>
        <w:ind w:left="240" w:right="230"/>
        <w:rPr>
          <w:b/>
        </w:rPr>
      </w:pPr>
      <w:r>
        <w:rPr>
          <w:noProof/>
          <w:lang w:bidi="th-TH"/>
        </w:rPr>
        <mc:AlternateContent>
          <mc:Choice Requires="wps">
            <w:drawing>
              <wp:anchor distT="0" distB="0" distL="114300" distR="114300" simplePos="0" relativeHeight="251723776" behindDoc="0" locked="0" layoutInCell="1" allowOverlap="1" wp14:anchorId="02230C85" wp14:editId="26CE819B">
                <wp:simplePos x="0" y="0"/>
                <wp:positionH relativeFrom="page">
                  <wp:posOffset>145415</wp:posOffset>
                </wp:positionH>
                <wp:positionV relativeFrom="paragraph">
                  <wp:posOffset>-1616075</wp:posOffset>
                </wp:positionV>
                <wp:extent cx="9768205" cy="638175"/>
                <wp:effectExtent l="0" t="0" r="0" b="0"/>
                <wp:wrapNone/>
                <wp:docPr id="410" name="Text Box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68205" cy="638175"/>
                        </a:xfrm>
                        <a:prstGeom prst="rect">
                          <a:avLst/>
                        </a:prstGeom>
                        <a:solidFill>
                          <a:srgbClr val="DBE5F1"/>
                        </a:solidFill>
                        <a:ln w="28575">
                          <a:solidFill>
                            <a:srgbClr val="000000"/>
                          </a:solidFill>
                          <a:miter lim="800000"/>
                          <a:headEnd/>
                          <a:tailEnd/>
                        </a:ln>
                      </wps:spPr>
                      <wps:txbx>
                        <w:txbxContent>
                          <w:p w14:paraId="681D9FCA" w14:textId="4A24F48A" w:rsidR="00AD19E5" w:rsidRPr="008E25C9" w:rsidRDefault="00AD19E5">
                            <w:pPr>
                              <w:spacing w:before="20"/>
                              <w:ind w:left="108" w:right="495"/>
                              <w:rPr>
                                <w:b/>
                                <w:sz w:val="36"/>
                                <w:szCs w:val="36"/>
                              </w:rPr>
                            </w:pPr>
                            <w:hyperlink r:id="rId51" w:anchor="IncreasedImprovedServices">
                              <w:r w:rsidRPr="008E25C9">
                                <w:rPr>
                                  <w:b/>
                                  <w:sz w:val="36"/>
                                  <w:szCs w:val="36"/>
                                </w:rPr>
                                <w:t>Tau nce los sis txhim kho Cov Kev Pab rau Cov Hluas Uas Coj Los Tu, Cov Kawm Lus Askiv, thiab</w:t>
                              </w:r>
                            </w:hyperlink>
                            <w:r w:rsidRPr="008E25C9">
                              <w:rPr>
                                <w:b/>
                                <w:sz w:val="36"/>
                                <w:szCs w:val="36"/>
                              </w:rPr>
                              <w:t xml:space="preserve"> </w:t>
                            </w:r>
                            <w:hyperlink r:id="rId52" w:anchor="IncreasedImprovedServices">
                              <w:r w:rsidRPr="008E25C9">
                                <w:rPr>
                                  <w:b/>
                                  <w:sz w:val="36"/>
                                  <w:szCs w:val="36"/>
                                </w:rPr>
                                <w:t>Cov Tub ntxhais kawm uas tau nyiaj los</w:t>
                              </w:r>
                              <w:r w:rsidRPr="008E25C9">
                                <w:rPr>
                                  <w:sz w:val="36"/>
                                  <w:szCs w:val="36"/>
                                </w:rPr>
                                <w:t xml:space="preserve"> </w:t>
                              </w:r>
                              <w:r w:rsidRPr="008E25C9">
                                <w:rPr>
                                  <w:b/>
                                  <w:sz w:val="36"/>
                                  <w:szCs w:val="36"/>
                                </w:rPr>
                                <w:t>Tsawg [2021-22]</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230C85" id="Text Box 368" o:spid="_x0000_s1092" type="#_x0000_t202" style="position:absolute;left:0;text-align:left;margin-left:11.45pt;margin-top:-127.25pt;width:769.15pt;height:50.2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" fillcolor="#dbe5f1" strokeweight="2.25pt">
                <v:textbox inset="0,0,0,0">
                  <w:txbxContent>
                    <w:p w14:paraId="681D9FCA" w14:textId="4A24F48A" w:rsidR="00AD19E5" w:rsidRPr="008E25C9" w:rsidRDefault="00AD19E5">
                      <w:pPr>
                        <w:spacing w:before="20"/>
                        <w:ind w:left="108" w:right="495"/>
                        <w:rPr>
                          <w:b/>
                          <w:sz w:val="36"/>
                          <w:szCs w:val="36"/>
                        </w:rPr>
                      </w:pPr>
                      <w:hyperlink r:id="rId53" w:anchor="IncreasedImprovedServices">
                        <w:r w:rsidRPr="008E25C9">
                          <w:rPr>
                            <w:b/>
                            <w:sz w:val="36"/>
                            <w:szCs w:val="36"/>
                          </w:rPr>
                          <w:t>Tau nce los sis txhim kho Cov Kev Pab rau Cov Hluas Uas Coj Los Tu, Cov Kawm Lus Askiv, thiab</w:t>
                        </w:r>
                      </w:hyperlink>
                      <w:r w:rsidRPr="008E25C9">
                        <w:rPr>
                          <w:b/>
                          <w:sz w:val="36"/>
                          <w:szCs w:val="36"/>
                        </w:rPr>
                        <w:t xml:space="preserve"> </w:t>
                      </w:r>
                      <w:hyperlink r:id="rId54" w:anchor="IncreasedImprovedServices">
                        <w:r w:rsidRPr="008E25C9">
                          <w:rPr>
                            <w:b/>
                            <w:sz w:val="36"/>
                            <w:szCs w:val="36"/>
                          </w:rPr>
                          <w:t>Cov Tub ntxhais kawm uas tau nyiaj los</w:t>
                        </w:r>
                        <w:r w:rsidRPr="008E25C9">
                          <w:rPr>
                            <w:sz w:val="36"/>
                            <w:szCs w:val="36"/>
                          </w:rPr>
                          <w:t xml:space="preserve"> </w:t>
                        </w:r>
                        <w:r w:rsidRPr="008E25C9">
                          <w:rPr>
                            <w:b/>
                            <w:sz w:val="36"/>
                            <w:szCs w:val="36"/>
                          </w:rPr>
                          <w:t>Tsawg [2021-22]</w:t>
                        </w:r>
                      </w:hyperlink>
                    </w:p>
                  </w:txbxContent>
                </v:textbox>
                <w10:wrap anchorx="page"/>
              </v:shape>
            </w:pict>
          </mc:Fallback>
        </mc:AlternateContent>
      </w:r>
      <w:r w:rsidR="000E40D2">
        <w:rPr>
          <w:b/>
          <w:sz w:val="24"/>
        </w:rPr>
        <w:t>K</w:t>
      </w:r>
      <w:r w:rsidR="000E40D2" w:rsidRPr="00464007">
        <w:rPr>
          <w:b/>
        </w:rPr>
        <w:t xml:space="preserve">ev Siv Nyiaj Txiag rau Kev Ua Txiaj Ntsig </w:t>
      </w:r>
      <w:r w:rsidR="00464007" w:rsidRPr="00464007">
        <w:rPr>
          <w:b/>
        </w:rPr>
        <w:t xml:space="preserve">uas </w:t>
      </w:r>
      <w:r w:rsidR="000E40D2" w:rsidRPr="00464007">
        <w:rPr>
          <w:b/>
        </w:rPr>
        <w:t xml:space="preserve">pom zoo li Kev Koom Tes yuav pom nyob hauv Cov Lus Qhia Ntxiv Kom Zoo Los </w:t>
      </w:r>
      <w:r w:rsidR="00464007" w:rsidRPr="00464007">
        <w:rPr>
          <w:b/>
        </w:rPr>
        <w:t>sis</w:t>
      </w:r>
      <w:r w:rsidR="000E40D2" w:rsidRPr="00464007">
        <w:rPr>
          <w:b/>
        </w:rPr>
        <w:t xml:space="preserve"> Txhawb Kho Cov Nyiaj Siv.</w:t>
      </w:r>
    </w:p>
    <w:p w14:paraId="477FBF3F" w14:textId="77777777" w:rsidR="00E43EF1" w:rsidRDefault="00E43EF1">
      <w:pPr>
        <w:pStyle w:val="BodyText"/>
        <w:rPr>
          <w:b/>
        </w:rPr>
      </w:pPr>
    </w:p>
    <w:bookmarkStart w:id="2408" w:name="Required_Descriptions"/>
    <w:bookmarkEnd w:id="2408"/>
    <w:p w14:paraId="7C0EAD92" w14:textId="3286BCBA" w:rsidR="00C558DB" w:rsidRDefault="000E40D2" w:rsidP="006C0A41">
      <w:pPr>
        <w:ind w:left="240"/>
        <w:rPr>
          <w:bCs/>
          <w:sz w:val="20"/>
          <w:szCs w:val="20"/>
        </w:rPr>
      </w:pPr>
      <w:r w:rsidRPr="00B727C0">
        <w:rPr>
          <w:sz w:val="32"/>
          <w:szCs w:val="32"/>
        </w:rPr>
        <w:fldChar w:fldCharType="begin"/>
      </w:r>
      <w:r w:rsidRPr="00B727C0">
        <w:rPr>
          <w:sz w:val="32"/>
          <w:szCs w:val="32"/>
        </w:rPr>
        <w:instrText xml:space="preserve"> HYPERLINK "http://www.doc-tracking.com/screenshots/21LCAP/Instructions/21LCAPInstructions.htm" \l "RequiredDescriptions" \h </w:instrText>
      </w:r>
      <w:r w:rsidRPr="00B727C0">
        <w:rPr>
          <w:sz w:val="32"/>
          <w:szCs w:val="32"/>
        </w:rPr>
        <w:fldChar w:fldCharType="separate"/>
      </w:r>
      <w:r w:rsidRPr="00B727C0">
        <w:rPr>
          <w:b/>
          <w:sz w:val="32"/>
          <w:szCs w:val="32"/>
        </w:rPr>
        <w:t>Yuav Tsum piav qhia</w:t>
      </w:r>
      <w:r w:rsidRPr="00B727C0">
        <w:rPr>
          <w:b/>
          <w:sz w:val="32"/>
          <w:szCs w:val="32"/>
        </w:rPr>
        <w:fldChar w:fldCharType="end"/>
      </w:r>
      <w:r w:rsidR="009208DF">
        <w:rPr>
          <w:b/>
          <w:sz w:val="32"/>
          <w:szCs w:val="32"/>
        </w:rPr>
        <w:t xml:space="preserve"> </w:t>
      </w:r>
    </w:p>
    <w:p w14:paraId="4AC48EEB" w14:textId="50C1A679" w:rsidR="009208DF" w:rsidRPr="00D01D47" w:rsidRDefault="00A8097B" w:rsidP="00D01D47">
      <w:pPr>
        <w:ind w:left="240"/>
        <w:jc w:val="both"/>
        <w:rPr>
          <w:b/>
          <w:sz w:val="21"/>
          <w:szCs w:val="21"/>
        </w:rPr>
      </w:pPr>
      <w:del w:id="2409" w:author="Khamsaolee Xainhiaxang" w:date="2021-07-05T09:27:00Z">
        <w:r w:rsidRPr="00D01D47" w:rsidDel="00F2352F">
          <w:rPr>
            <w:sz w:val="21"/>
            <w:szCs w:val="21"/>
            <w:shd w:val="clear" w:color="auto" w:fill="DBE5F1"/>
          </w:rPr>
          <w:delText>R</w:delText>
        </w:r>
      </w:del>
      <w:del w:id="2410" w:author="Khamsaolee Xainhiaxang" w:date="2021-07-05T09:26:00Z">
        <w:r w:rsidRPr="00D01D47" w:rsidDel="00F2352F">
          <w:rPr>
            <w:sz w:val="21"/>
            <w:szCs w:val="21"/>
            <w:shd w:val="clear" w:color="auto" w:fill="DBE5F1"/>
          </w:rPr>
          <w:delText xml:space="preserve">au </w:delText>
        </w:r>
      </w:del>
      <w:del w:id="2411" w:author="Khamsaolee Xainhiaxang" w:date="2021-07-05T09:27:00Z">
        <w:r w:rsidRPr="00D01D47" w:rsidDel="00F2352F">
          <w:rPr>
            <w:sz w:val="21"/>
            <w:szCs w:val="21"/>
            <w:shd w:val="clear" w:color="auto" w:fill="DBE5F1"/>
          </w:rPr>
          <w:delText>t</w:delText>
        </w:r>
      </w:del>
      <w:ins w:id="2412" w:author="Khamsaolee Xainhiaxang" w:date="2021-07-05T09:27:00Z">
        <w:r w:rsidR="00F2352F">
          <w:rPr>
            <w:sz w:val="21"/>
            <w:szCs w:val="21"/>
            <w:shd w:val="clear" w:color="auto" w:fill="DBE5F1"/>
          </w:rPr>
          <w:t>T</w:t>
        </w:r>
      </w:ins>
      <w:r w:rsidRPr="00D01D47">
        <w:rPr>
          <w:sz w:val="21"/>
          <w:szCs w:val="21"/>
          <w:shd w:val="clear" w:color="auto" w:fill="DBE5F1"/>
        </w:rPr>
        <w:t xml:space="preserve">xhua qhov kev nqis tes ua tau muab rau tag nrho cov tsev kawm ntawv, los is thoob plaws hauv thua cheeb tsam tsev kawm los sis nroog lub chaw ua hauj lwm </w:t>
      </w:r>
      <w:ins w:id="2413" w:author="Khamsaolee Xainhiaxang" w:date="2021-07-05T09:27:00Z">
        <w:r w:rsidR="00F2352F">
          <w:rPr>
            <w:sz w:val="21"/>
            <w:szCs w:val="21"/>
            <w:shd w:val="clear" w:color="auto" w:fill="DBE5F1"/>
          </w:rPr>
          <w:t xml:space="preserve">txog </w:t>
        </w:r>
      </w:ins>
      <w:r w:rsidRPr="00D01D47">
        <w:rPr>
          <w:sz w:val="21"/>
          <w:szCs w:val="21"/>
          <w:shd w:val="clear" w:color="auto" w:fill="DBE5F1"/>
        </w:rPr>
        <w:t xml:space="preserve">kev kawm (COE), kev piav qhia ntawm (1) </w:t>
      </w:r>
      <w:del w:id="2414" w:author="Khamsaolee Xainhiaxang" w:date="2021-07-05T09:28:00Z">
        <w:r w:rsidRPr="00D01D47" w:rsidDel="00F2352F">
          <w:rPr>
            <w:sz w:val="21"/>
            <w:szCs w:val="21"/>
            <w:shd w:val="clear" w:color="auto" w:fill="DBE5F1"/>
          </w:rPr>
          <w:delText xml:space="preserve">yuav ua li cas </w:delText>
        </w:r>
      </w:del>
      <w:r w:rsidRPr="00D01D47">
        <w:rPr>
          <w:sz w:val="21"/>
          <w:szCs w:val="21"/>
          <w:shd w:val="clear" w:color="auto" w:fill="DBE5F1"/>
        </w:rPr>
        <w:t>cov kev xav tau ntawm cov hluas nyob nrog niam qhuav txiv qhuav, cov kawm lus Askiv, thiab cov tub ntxhais kaw</w:t>
      </w:r>
      <w:ins w:id="2415" w:author="Khamsaolee Xainhiaxang" w:date="2021-07-05T09:29:00Z">
        <w:r w:rsidR="00F2352F">
          <w:rPr>
            <w:sz w:val="21"/>
            <w:szCs w:val="21"/>
            <w:shd w:val="clear" w:color="auto" w:fill="DBE5F1"/>
          </w:rPr>
          <w:t>m</w:t>
        </w:r>
      </w:ins>
      <w:r w:rsidRPr="00D01D47">
        <w:rPr>
          <w:sz w:val="21"/>
          <w:szCs w:val="21"/>
          <w:shd w:val="clear" w:color="auto" w:fill="DBE5F1"/>
        </w:rPr>
        <w:t xml:space="preserve"> </w:t>
      </w:r>
      <w:del w:id="2416" w:author="Khamsaolee Xainhiaxang" w:date="2021-07-05T09:29:00Z">
        <w:r w:rsidRPr="00D01D47" w:rsidDel="00F2352F">
          <w:rPr>
            <w:sz w:val="21"/>
            <w:szCs w:val="21"/>
            <w:shd w:val="clear" w:color="auto" w:fill="DBE5F1"/>
          </w:rPr>
          <w:delText>tau nyiaj tsawg</w:delText>
        </w:r>
      </w:del>
      <w:ins w:id="2417" w:author="Khamsaolee Xainhiaxang" w:date="2021-07-05T09:29:00Z">
        <w:r w:rsidR="00F2352F">
          <w:rPr>
            <w:sz w:val="21"/>
            <w:szCs w:val="21"/>
            <w:shd w:val="clear" w:color="auto" w:fill="DBE5F1"/>
          </w:rPr>
          <w:t>uas txom nyem</w:t>
        </w:r>
      </w:ins>
      <w:r w:rsidRPr="00D01D47">
        <w:rPr>
          <w:sz w:val="21"/>
          <w:szCs w:val="21"/>
          <w:shd w:val="clear" w:color="auto" w:fill="DBE5F1"/>
        </w:rPr>
        <w:t xml:space="preserve"> xub muaj kev xa</w:t>
      </w:r>
      <w:ins w:id="2418" w:author="Khamsaolee Xainhiaxang" w:date="2021-07-05T09:30:00Z">
        <w:r w:rsidR="00F2352F">
          <w:rPr>
            <w:sz w:val="21"/>
            <w:szCs w:val="21"/>
            <w:shd w:val="clear" w:color="auto" w:fill="DBE5F1"/>
          </w:rPr>
          <w:t>i</w:t>
        </w:r>
      </w:ins>
      <w:r w:rsidRPr="00D01D47">
        <w:rPr>
          <w:sz w:val="21"/>
          <w:szCs w:val="21"/>
          <w:shd w:val="clear" w:color="auto" w:fill="DBE5F1"/>
        </w:rPr>
        <w:t>v</w:t>
      </w:r>
      <w:del w:id="2419" w:author="Khamsaolee Xainhiaxang" w:date="2021-07-05T09:30:00Z">
        <w:r w:rsidRPr="00D01D47" w:rsidDel="00F2352F">
          <w:rPr>
            <w:sz w:val="21"/>
            <w:szCs w:val="21"/>
            <w:shd w:val="clear" w:color="auto" w:fill="DBE5F1"/>
          </w:rPr>
          <w:delText xml:space="preserve"> txog </w:delText>
        </w:r>
      </w:del>
      <w:r w:rsidRPr="00D01D47">
        <w:rPr>
          <w:sz w:val="21"/>
          <w:szCs w:val="21"/>
          <w:shd w:val="clear" w:color="auto" w:fill="DBE5F1"/>
        </w:rPr>
        <w:t xml:space="preserve">ua ntej, thiab (2) ua li ca cov kev coj ua no </w:t>
      </w:r>
      <w:del w:id="2420" w:author="Khamsaolee Xainhiaxang" w:date="2021-07-05T09:30:00Z">
        <w:r w:rsidRPr="00D01D47" w:rsidDel="00F2352F">
          <w:rPr>
            <w:sz w:val="21"/>
            <w:szCs w:val="21"/>
            <w:shd w:val="clear" w:color="auto" w:fill="DBE5F1"/>
          </w:rPr>
          <w:delText>muaj txiaj ntsig zoo</w:delText>
        </w:r>
      </w:del>
      <w:ins w:id="2421" w:author="Khamsaolee Xainhiaxang" w:date="2021-07-05T09:30:00Z">
        <w:r w:rsidR="00F2352F">
          <w:rPr>
            <w:sz w:val="21"/>
            <w:szCs w:val="21"/>
            <w:shd w:val="clear" w:color="auto" w:fill="DBE5F1"/>
          </w:rPr>
          <w:t>thiaj li yuav mus</w:t>
        </w:r>
      </w:ins>
      <w:r w:rsidRPr="00D01D47">
        <w:rPr>
          <w:sz w:val="21"/>
          <w:szCs w:val="21"/>
          <w:shd w:val="clear" w:color="auto" w:fill="DBE5F1"/>
        </w:rPr>
        <w:t xml:space="preserve"> raw li cov hom phiaj </w:t>
      </w:r>
      <w:ins w:id="2422" w:author="Khamsaolee Xainhiaxang" w:date="2021-07-05T09:31:00Z">
        <w:r w:rsidR="00F2352F">
          <w:rPr>
            <w:sz w:val="21"/>
            <w:szCs w:val="21"/>
            <w:shd w:val="clear" w:color="auto" w:fill="DBE5F1"/>
          </w:rPr>
          <w:t>uas muaj</w:t>
        </w:r>
      </w:ins>
      <w:r w:rsidRPr="00D01D47">
        <w:rPr>
          <w:sz w:val="21"/>
          <w:szCs w:val="21"/>
          <w:shd w:val="clear" w:color="auto" w:fill="DBE5F1"/>
        </w:rPr>
        <w:t>rau cov tub ntxhais kawm no</w:t>
      </w:r>
      <w:ins w:id="2423" w:author="Khamsaolee Xainhiaxang" w:date="2021-07-05T09:31:00Z">
        <w:r w:rsidR="00F2352F">
          <w:rPr>
            <w:sz w:val="21"/>
            <w:szCs w:val="21"/>
            <w:shd w:val="clear" w:color="auto" w:fill="DBE5F1"/>
          </w:rPr>
          <w:t>.</w:t>
        </w:r>
      </w:ins>
    </w:p>
    <w:p w14:paraId="340F3B72" w14:textId="77777777" w:rsidR="00E43EF1" w:rsidRDefault="00E43EF1">
      <w:pPr>
        <w:pStyle w:val="BodyText"/>
        <w:spacing w:before="9"/>
        <w:rPr>
          <w:b/>
          <w:sz w:val="12"/>
        </w:rPr>
      </w:pPr>
    </w:p>
    <w:p w14:paraId="47684274" w14:textId="6319F731" w:rsidR="00E43EF1" w:rsidRPr="001F4DF1" w:rsidRDefault="00B672F4" w:rsidP="007566C7">
      <w:pPr>
        <w:pStyle w:val="BodyText"/>
        <w:spacing w:before="89"/>
        <w:ind w:left="366" w:right="526"/>
        <w:jc w:val="both"/>
        <w:rPr>
          <w:sz w:val="20"/>
          <w:szCs w:val="20"/>
        </w:rPr>
      </w:pPr>
      <w:r>
        <w:rPr>
          <w:noProof/>
          <w:sz w:val="22"/>
          <w:szCs w:val="22"/>
          <w:lang w:bidi="th-TH"/>
        </w:rPr>
        <mc:AlternateContent>
          <mc:Choice Requires="wps">
            <w:drawing>
              <wp:anchor distT="0" distB="0" distL="114300" distR="114300" simplePos="0" relativeHeight="239772672" behindDoc="1" locked="0" layoutInCell="1" allowOverlap="1" wp14:anchorId="50F59348" wp14:editId="5BBBFB31">
                <wp:simplePos x="0" y="0"/>
                <wp:positionH relativeFrom="page">
                  <wp:posOffset>-6350</wp:posOffset>
                </wp:positionH>
                <wp:positionV relativeFrom="paragraph">
                  <wp:posOffset>384175</wp:posOffset>
                </wp:positionV>
                <wp:extent cx="9601200" cy="3623945"/>
                <wp:effectExtent l="0" t="0" r="0" b="0"/>
                <wp:wrapNone/>
                <wp:docPr id="409" name="AutoShape 3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01200" cy="3623945"/>
                        </a:xfrm>
                        <a:custGeom>
                          <a:avLst/>
                          <a:gdLst>
                            <a:gd name="T0" fmla="+- 0 370 -10"/>
                            <a:gd name="T1" fmla="*/ T0 w 15120"/>
                            <a:gd name="T2" fmla="+- 0 -27 605"/>
                            <a:gd name="T3" fmla="*/ -27 h 5707"/>
                            <a:gd name="T4" fmla="+- 0 370 -10"/>
                            <a:gd name="T5" fmla="*/ T4 w 15120"/>
                            <a:gd name="T6" fmla="+- 0 5660 605"/>
                            <a:gd name="T7" fmla="*/ 5660 h 5707"/>
                            <a:gd name="T8" fmla="+- 0 15470 -10"/>
                            <a:gd name="T9" fmla="*/ T8 w 15120"/>
                            <a:gd name="T10" fmla="+- 0 -27 605"/>
                            <a:gd name="T11" fmla="*/ -27 h 5707"/>
                            <a:gd name="T12" fmla="+- 0 15470 -10"/>
                            <a:gd name="T13" fmla="*/ T12 w 15120"/>
                            <a:gd name="T14" fmla="+- 0 5660 605"/>
                            <a:gd name="T15" fmla="*/ 5660 h 5707"/>
                            <a:gd name="T16" fmla="+- 0 360 -10"/>
                            <a:gd name="T17" fmla="*/ T16 w 15120"/>
                            <a:gd name="T18" fmla="+- 0 -37 605"/>
                            <a:gd name="T19" fmla="*/ -37 h 5707"/>
                            <a:gd name="T20" fmla="+- 0 15480 -10"/>
                            <a:gd name="T21" fmla="*/ T20 w 15120"/>
                            <a:gd name="T22" fmla="+- 0 -37 605"/>
                            <a:gd name="T23" fmla="*/ -37 h 5707"/>
                            <a:gd name="T24" fmla="+- 0 360 -10"/>
                            <a:gd name="T25" fmla="*/ T24 w 15120"/>
                            <a:gd name="T26" fmla="+- 0 5670 605"/>
                            <a:gd name="T27" fmla="*/ 5670 h 5707"/>
                            <a:gd name="T28" fmla="+- 0 15480 -10"/>
                            <a:gd name="T29" fmla="*/ T28 w 15120"/>
                            <a:gd name="T30" fmla="+- 0 5670 605"/>
                            <a:gd name="T31" fmla="*/ 5670 h 570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120" h="5707">
                              <a:moveTo>
                                <a:pt x="380" y="-632"/>
                              </a:moveTo>
                              <a:lnTo>
                                <a:pt x="380" y="5055"/>
                              </a:lnTo>
                              <a:moveTo>
                                <a:pt x="15480" y="-632"/>
                              </a:moveTo>
                              <a:lnTo>
                                <a:pt x="15480" y="5055"/>
                              </a:lnTo>
                              <a:moveTo>
                                <a:pt x="370" y="-642"/>
                              </a:moveTo>
                              <a:lnTo>
                                <a:pt x="15490" y="-642"/>
                              </a:lnTo>
                              <a:moveTo>
                                <a:pt x="370" y="5065"/>
                              </a:moveTo>
                              <a:lnTo>
                                <a:pt x="15490" y="5065"/>
                              </a:lnTo>
                            </a:path>
                          </a:pathLst>
                        </a:custGeom>
                        <a:noFill/>
                        <a:ln w="12700">
                          <a:solidFill>
                            <a:srgbClr val="8496B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566712" id="AutoShape 366" o:spid="_x0000_s1026" style="position:absolute;margin-left:-.5pt;margin-top:30.25pt;width:756pt;height:285.35pt;z-index:-26354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120,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" path="m380,-632r,5687m15480,-632r,5687m370,-642r15120,m370,5065r15120,e" filled="f" strokecolor="#8496b0" strokeweight="1pt">
                <v:path arrowok="t" o:connecttype="custom" o:connectlocs="241300,-17145;241300,3594100;9829800,-17145;9829800,3594100;234950,-23495;9836150,-23495;234950,3600450;9836150,3600450" o:connectangles="0,0,0,0,0,0,0,0"/>
                <w10:wrap anchorx="page"/>
              </v:shape>
            </w:pict>
          </mc:Fallback>
        </mc:AlternateContent>
      </w:r>
      <w:r w:rsidR="008D5D20" w:rsidRPr="002772E9">
        <w:rPr>
          <w:sz w:val="22"/>
          <w:szCs w:val="22"/>
        </w:rPr>
        <w:t>T</w:t>
      </w:r>
      <w:r w:rsidR="008D5D20" w:rsidRPr="001F4DF1">
        <w:rPr>
          <w:sz w:val="20"/>
          <w:szCs w:val="20"/>
        </w:rPr>
        <w:t xml:space="preserve">sev Kawm </w:t>
      </w:r>
      <w:r w:rsidR="000E40D2" w:rsidRPr="001F4DF1">
        <w:rPr>
          <w:sz w:val="20"/>
          <w:szCs w:val="20"/>
        </w:rPr>
        <w:t xml:space="preserve">Twin Rivers Koog Tsev Kawm Ntawv </w:t>
      </w:r>
      <w:del w:id="2424" w:author="Khamsaolee Xainhiaxang" w:date="2021-07-05T09:32:00Z">
        <w:r w:rsidR="000E40D2" w:rsidRPr="001F4DF1" w:rsidDel="00F2352F">
          <w:rPr>
            <w:sz w:val="20"/>
            <w:szCs w:val="20"/>
          </w:rPr>
          <w:delText xml:space="preserve">li </w:delText>
        </w:r>
      </w:del>
      <w:r w:rsidR="000E40D2" w:rsidRPr="001F4DF1">
        <w:rPr>
          <w:sz w:val="20"/>
          <w:szCs w:val="20"/>
        </w:rPr>
        <w:t xml:space="preserve">tau kwv yees </w:t>
      </w:r>
      <w:del w:id="2425" w:author="Khamsaolee Xainhiaxang" w:date="2021-07-05T09:32:00Z">
        <w:r w:rsidR="000E40D2" w:rsidRPr="001F4DF1" w:rsidDel="00F2352F">
          <w:rPr>
            <w:sz w:val="20"/>
            <w:szCs w:val="20"/>
          </w:rPr>
          <w:delText xml:space="preserve">ntxiv </w:delText>
        </w:r>
      </w:del>
      <w:r w:rsidR="000E40D2" w:rsidRPr="001F4DF1">
        <w:rPr>
          <w:sz w:val="20"/>
          <w:szCs w:val="20"/>
        </w:rPr>
        <w:t xml:space="preserve">cov nyiaj pab ntxiv thiab </w:t>
      </w:r>
      <w:r w:rsidR="007566C7" w:rsidRPr="001F4DF1">
        <w:rPr>
          <w:sz w:val="20"/>
          <w:szCs w:val="20"/>
        </w:rPr>
        <w:t xml:space="preserve">Kev </w:t>
      </w:r>
      <w:del w:id="2426" w:author="Khamsaolee Xainhiaxang" w:date="2021-07-05T09:33:00Z">
        <w:r w:rsidR="007566C7" w:rsidRPr="001F4DF1" w:rsidDel="00F2352F">
          <w:rPr>
            <w:sz w:val="20"/>
            <w:szCs w:val="20"/>
          </w:rPr>
          <w:delText>sau ntawv</w:delText>
        </w:r>
        <w:r w:rsidR="000E40D2" w:rsidRPr="001F4DF1" w:rsidDel="00F2352F">
          <w:rPr>
            <w:sz w:val="20"/>
            <w:szCs w:val="20"/>
          </w:rPr>
          <w:delText xml:space="preserve"> yog </w:delText>
        </w:r>
      </w:del>
      <w:r w:rsidR="000E40D2" w:rsidRPr="001F4DF1">
        <w:rPr>
          <w:sz w:val="20"/>
          <w:szCs w:val="20"/>
        </w:rPr>
        <w:t xml:space="preserve">muab </w:t>
      </w:r>
      <w:del w:id="2427" w:author="Khamsaolee Xainhiaxang" w:date="2021-07-05T09:33:00Z">
        <w:r w:rsidR="000E40D2" w:rsidRPr="001F4DF1" w:rsidDel="00F2352F">
          <w:rPr>
            <w:sz w:val="20"/>
            <w:szCs w:val="20"/>
          </w:rPr>
          <w:delText xml:space="preserve">xam rau ntawm cov </w:delText>
        </w:r>
      </w:del>
      <w:r w:rsidR="000E40D2" w:rsidRPr="001F4DF1">
        <w:rPr>
          <w:sz w:val="20"/>
          <w:szCs w:val="20"/>
        </w:rPr>
        <w:t xml:space="preserve">nyiaj </w:t>
      </w:r>
      <w:ins w:id="2428" w:author="Khamsaolee Xainhiaxang" w:date="2021-07-05T09:34:00Z">
        <w:r w:rsidR="00F2352F">
          <w:rPr>
            <w:sz w:val="20"/>
            <w:szCs w:val="20"/>
          </w:rPr>
          <w:t xml:space="preserve">pab yuav raug xam los ntawm </w:t>
        </w:r>
      </w:ins>
      <w:del w:id="2429" w:author="Khamsaolee Xainhiaxang" w:date="2021-07-05T09:35:00Z">
        <w:r w:rsidR="000E40D2" w:rsidRPr="001F4DF1" w:rsidDel="00F2352F">
          <w:rPr>
            <w:sz w:val="20"/>
            <w:szCs w:val="20"/>
          </w:rPr>
          <w:delText>khwv tau los tsawg</w:delText>
        </w:r>
      </w:del>
      <w:ins w:id="2430" w:author="Khamsaolee Xainhiaxang" w:date="2021-07-05T09:35:00Z">
        <w:r w:rsidR="00F2352F">
          <w:rPr>
            <w:sz w:val="20"/>
            <w:szCs w:val="20"/>
          </w:rPr>
          <w:t>cov tub ntxhais kawm uas txom nyem</w:t>
        </w:r>
      </w:ins>
      <w:r w:rsidR="000E40D2" w:rsidRPr="001F4DF1">
        <w:rPr>
          <w:sz w:val="20"/>
          <w:szCs w:val="20"/>
        </w:rPr>
        <w:t xml:space="preserve">, cov hluas </w:t>
      </w:r>
      <w:r w:rsidR="007566C7" w:rsidRPr="001F4DF1">
        <w:rPr>
          <w:sz w:val="20"/>
          <w:szCs w:val="20"/>
        </w:rPr>
        <w:t xml:space="preserve">uas </w:t>
      </w:r>
      <w:ins w:id="2431" w:author="Khamsaolee Xainhiaxang" w:date="2021-07-05T09:35:00Z">
        <w:r w:rsidR="00F2352F">
          <w:rPr>
            <w:sz w:val="20"/>
            <w:szCs w:val="20"/>
          </w:rPr>
          <w:t xml:space="preserve">lawv </w:t>
        </w:r>
      </w:ins>
      <w:r w:rsidR="000E40D2" w:rsidRPr="001F4DF1">
        <w:rPr>
          <w:sz w:val="20"/>
          <w:szCs w:val="20"/>
        </w:rPr>
        <w:t xml:space="preserve">coj los tu, thiab cov </w:t>
      </w:r>
      <w:r w:rsidR="007566C7" w:rsidRPr="001F4DF1">
        <w:rPr>
          <w:sz w:val="20"/>
          <w:szCs w:val="20"/>
        </w:rPr>
        <w:t>tub ntxhais</w:t>
      </w:r>
      <w:r w:rsidR="000E40D2" w:rsidRPr="001F4DF1">
        <w:rPr>
          <w:sz w:val="20"/>
          <w:szCs w:val="20"/>
        </w:rPr>
        <w:t xml:space="preserve"> kawm lus Askiv thiab yog $ 69,958,036. Feem pua ​​ntawm TRUSD cov me nyuam kawm ntawv tsis suav</w:t>
      </w:r>
      <w:r w:rsidR="007566C7" w:rsidRPr="001F4DF1">
        <w:rPr>
          <w:sz w:val="20"/>
          <w:szCs w:val="20"/>
        </w:rPr>
        <w:t xml:space="preserve"> nrog</w:t>
      </w:r>
      <w:r w:rsidR="000E40D2" w:rsidRPr="001F4DF1">
        <w:rPr>
          <w:sz w:val="20"/>
          <w:szCs w:val="20"/>
        </w:rPr>
        <w:t xml:space="preserve"> (3 feem pua ​​ib xyoos puag ncig) yog kwv yees li ntawm 86.54%. Muaj cov kev pab</w:t>
      </w:r>
      <w:del w:id="2432" w:author="Khamsaolee Xainhiaxang" w:date="2021-07-05T09:40:00Z">
        <w:r w:rsidR="007566C7" w:rsidRPr="001F4DF1" w:rsidDel="0024713D">
          <w:rPr>
            <w:sz w:val="20"/>
            <w:szCs w:val="20"/>
          </w:rPr>
          <w:delText xml:space="preserve"> </w:delText>
        </w:r>
        <w:r w:rsidR="000E40D2" w:rsidRPr="001F4DF1" w:rsidDel="0024713D">
          <w:rPr>
            <w:sz w:val="20"/>
            <w:szCs w:val="20"/>
          </w:rPr>
          <w:delText>cuam</w:delText>
        </w:r>
      </w:del>
      <w:r w:rsidR="000E40D2" w:rsidRPr="001F4DF1">
        <w:rPr>
          <w:sz w:val="20"/>
          <w:szCs w:val="20"/>
        </w:rPr>
        <w:t xml:space="preserve"> tshwj</w:t>
      </w:r>
      <w:r w:rsidR="007566C7" w:rsidRPr="001F4DF1">
        <w:rPr>
          <w:sz w:val="20"/>
          <w:szCs w:val="20"/>
        </w:rPr>
        <w:t xml:space="preserve"> </w:t>
      </w:r>
      <w:r w:rsidR="000E40D2" w:rsidRPr="001F4DF1">
        <w:rPr>
          <w:sz w:val="20"/>
          <w:szCs w:val="20"/>
        </w:rPr>
        <w:t xml:space="preserve">xeeb ncaj qha rau cov tub ntxhais kawm </w:t>
      </w:r>
      <w:del w:id="2433" w:author="Khamsaolee Xainhiaxang" w:date="2021-07-08T21:43:00Z">
        <w:r w:rsidR="000E40D2" w:rsidRPr="001F4DF1" w:rsidDel="00DE6083">
          <w:rPr>
            <w:sz w:val="20"/>
            <w:szCs w:val="20"/>
          </w:rPr>
          <w:delText xml:space="preserve">tau </w:delText>
        </w:r>
      </w:del>
      <w:del w:id="2434" w:author="Khamsaolee Xainhiaxang" w:date="2021-07-05T09:40:00Z">
        <w:r w:rsidR="000E40D2" w:rsidRPr="001F4DF1" w:rsidDel="0024713D">
          <w:rPr>
            <w:sz w:val="20"/>
            <w:szCs w:val="20"/>
          </w:rPr>
          <w:delText>nyiaj tsawg</w:delText>
        </w:r>
      </w:del>
      <w:ins w:id="2435" w:author="Khamsaolee Xainhiaxang" w:date="2021-07-05T09:40:00Z">
        <w:r w:rsidR="0024713D">
          <w:rPr>
            <w:sz w:val="20"/>
            <w:szCs w:val="20"/>
          </w:rPr>
          <w:t>txom nyem</w:t>
        </w:r>
      </w:ins>
      <w:r w:rsidR="000E40D2" w:rsidRPr="001F4DF1">
        <w:rPr>
          <w:sz w:val="20"/>
          <w:szCs w:val="20"/>
        </w:rPr>
        <w:t xml:space="preserve">, cov hluas </w:t>
      </w:r>
      <w:r w:rsidR="007566C7" w:rsidRPr="001F4DF1">
        <w:rPr>
          <w:sz w:val="20"/>
          <w:szCs w:val="20"/>
        </w:rPr>
        <w:t>uas coj lo</w:t>
      </w:r>
      <w:r w:rsidR="000E40D2" w:rsidRPr="001F4DF1">
        <w:rPr>
          <w:sz w:val="20"/>
          <w:szCs w:val="20"/>
        </w:rPr>
        <w:t xml:space="preserve"> tu, thiab Neeg Kawm Askiv; txawm li cas los xij, vim tias TRUSD muaj qhov </w:t>
      </w:r>
      <w:del w:id="2436" w:author="Khamsaolee Xainhiaxang" w:date="2021-07-05T09:41:00Z">
        <w:r w:rsidR="000E40D2" w:rsidRPr="001F4DF1" w:rsidDel="0024713D">
          <w:rPr>
            <w:sz w:val="20"/>
            <w:szCs w:val="20"/>
          </w:rPr>
          <w:delText xml:space="preserve">feem pua </w:delText>
        </w:r>
      </w:del>
      <w:r w:rsidR="000E40D2" w:rsidRPr="001F4DF1">
        <w:rPr>
          <w:sz w:val="20"/>
          <w:szCs w:val="20"/>
        </w:rPr>
        <w:t>​​</w:t>
      </w:r>
      <w:del w:id="2437" w:author="Khamsaolee Xainhiaxang" w:date="2021-07-05T09:42:00Z">
        <w:r w:rsidR="000E40D2" w:rsidRPr="001F4DF1" w:rsidDel="0024713D">
          <w:rPr>
            <w:sz w:val="20"/>
            <w:szCs w:val="20"/>
          </w:rPr>
          <w:delText>ntawm</w:delText>
        </w:r>
      </w:del>
      <w:r w:rsidR="000E40D2" w:rsidRPr="001F4DF1">
        <w:rPr>
          <w:sz w:val="20"/>
          <w:szCs w:val="20"/>
        </w:rPr>
        <w:t xml:space="preserve"> cov tub kawm </w:t>
      </w:r>
      <w:del w:id="2438" w:author="Khamsaolee Xainhiaxang" w:date="2021-07-05T09:44:00Z">
        <w:r w:rsidR="000E40D2" w:rsidRPr="001F4DF1" w:rsidDel="0024713D">
          <w:rPr>
            <w:sz w:val="20"/>
            <w:szCs w:val="20"/>
          </w:rPr>
          <w:delText>ntawv tsis kawm</w:delText>
        </w:r>
      </w:del>
      <w:ins w:id="2439" w:author="Khamsaolee Xainhiaxang" w:date="2021-07-05T09:44:00Z">
        <w:r w:rsidR="0024713D">
          <w:rPr>
            <w:sz w:val="20"/>
            <w:szCs w:val="20"/>
          </w:rPr>
          <w:t>(Unduplicated Pupils</w:t>
        </w:r>
      </w:ins>
      <w:ins w:id="2440" w:author="Khamsaolee Xainhiaxang" w:date="2021-07-05T09:59:00Z">
        <w:r w:rsidR="00072C87">
          <w:rPr>
            <w:rFonts w:cs="DokChampa"/>
            <w:sz w:val="20"/>
            <w:szCs w:val="20"/>
            <w:lang w:bidi="lo-LA"/>
          </w:rPr>
          <w:t>: UP</w:t>
        </w:r>
      </w:ins>
      <w:ins w:id="2441" w:author="Khamsaolee Xainhiaxang" w:date="2021-07-05T09:44:00Z">
        <w:r w:rsidR="0024713D">
          <w:rPr>
            <w:sz w:val="20"/>
            <w:szCs w:val="20"/>
          </w:rPr>
          <w:t>)</w:t>
        </w:r>
      </w:ins>
      <w:ins w:id="2442" w:author="Khamsaolee Xainhiaxang" w:date="2021-07-05T09:42:00Z">
        <w:r w:rsidR="0024713D">
          <w:rPr>
            <w:sz w:val="20"/>
            <w:szCs w:val="20"/>
          </w:rPr>
          <w:t xml:space="preserve"> coob heev</w:t>
        </w:r>
      </w:ins>
      <w:r w:rsidR="000E40D2" w:rsidRPr="001F4DF1">
        <w:rPr>
          <w:sz w:val="20"/>
          <w:szCs w:val="20"/>
        </w:rPr>
        <w:t xml:space="preserve">, ntau qhov kev pab </w:t>
      </w:r>
      <w:del w:id="2443" w:author="Khamsaolee Xainhiaxang" w:date="2021-07-05T09:45:00Z">
        <w:r w:rsidR="007566C7" w:rsidRPr="001F4DF1" w:rsidDel="0024713D">
          <w:rPr>
            <w:sz w:val="20"/>
            <w:szCs w:val="20"/>
          </w:rPr>
          <w:delText xml:space="preserve">uas </w:delText>
        </w:r>
        <w:r w:rsidR="000E40D2" w:rsidRPr="001F4DF1" w:rsidDel="0024713D">
          <w:rPr>
            <w:sz w:val="20"/>
            <w:szCs w:val="20"/>
          </w:rPr>
          <w:delText>cuam tshuam</w:delText>
        </w:r>
      </w:del>
      <w:ins w:id="2444" w:author="Khamsaolee Xainhiaxang" w:date="2021-07-05T09:45:00Z">
        <w:r w:rsidR="0024713D">
          <w:rPr>
            <w:sz w:val="20"/>
            <w:szCs w:val="20"/>
          </w:rPr>
          <w:t>muaj txij ntsig</w:t>
        </w:r>
      </w:ins>
      <w:r w:rsidR="000E40D2" w:rsidRPr="001F4DF1">
        <w:rPr>
          <w:sz w:val="20"/>
          <w:szCs w:val="20"/>
        </w:rPr>
        <w:t xml:space="preserve"> rau lwm cov tub ntxhais kawm.</w:t>
      </w:r>
    </w:p>
    <w:p w14:paraId="05CA4545" w14:textId="77777777" w:rsidR="00E43EF1" w:rsidRPr="001F4DF1" w:rsidRDefault="00E43EF1">
      <w:pPr>
        <w:pStyle w:val="BodyText"/>
        <w:rPr>
          <w:sz w:val="20"/>
          <w:szCs w:val="20"/>
        </w:rPr>
      </w:pPr>
    </w:p>
    <w:p w14:paraId="3BD01579" w14:textId="6C0A125A" w:rsidR="00E43EF1" w:rsidRPr="001F4DF1" w:rsidRDefault="000E40D2" w:rsidP="005A71F6">
      <w:pPr>
        <w:pStyle w:val="BodyText"/>
        <w:ind w:left="366" w:right="592"/>
        <w:jc w:val="both"/>
        <w:rPr>
          <w:sz w:val="20"/>
          <w:szCs w:val="20"/>
        </w:rPr>
      </w:pPr>
      <w:r w:rsidRPr="001F4DF1">
        <w:rPr>
          <w:sz w:val="20"/>
          <w:szCs w:val="20"/>
        </w:rPr>
        <w:t>Kev saib xyuas tshwj xeeb tau mua</w:t>
      </w:r>
      <w:ins w:id="2445" w:author="Khamsaolee Xainhiaxang" w:date="2021-07-05T09:47:00Z">
        <w:r w:rsidR="00EA0459">
          <w:rPr>
            <w:sz w:val="20"/>
            <w:szCs w:val="20"/>
          </w:rPr>
          <w:t>j</w:t>
        </w:r>
      </w:ins>
      <w:del w:id="2446" w:author="Khamsaolee Xainhiaxang" w:date="2021-07-05T09:47:00Z">
        <w:r w:rsidRPr="001F4DF1" w:rsidDel="00EA0459">
          <w:rPr>
            <w:sz w:val="20"/>
            <w:szCs w:val="20"/>
          </w:rPr>
          <w:delText>b</w:delText>
        </w:r>
      </w:del>
      <w:r w:rsidRPr="001F4DF1">
        <w:rPr>
          <w:sz w:val="20"/>
          <w:szCs w:val="20"/>
        </w:rPr>
        <w:t xml:space="preserve"> rau cov tub ntxhais kawm uas muaj ntau pawg neeg tseem ceeb </w:t>
      </w:r>
      <w:del w:id="2447" w:author="Khamsaolee Xainhiaxang" w:date="2021-07-05T09:47:00Z">
        <w:r w:rsidRPr="001F4DF1" w:rsidDel="00EA0459">
          <w:rPr>
            <w:sz w:val="20"/>
            <w:szCs w:val="20"/>
          </w:rPr>
          <w:delText>suav nrog</w:delText>
        </w:r>
      </w:del>
      <w:ins w:id="2448" w:author="Khamsaolee Xainhiaxang" w:date="2021-07-05T09:47:00Z">
        <w:r w:rsidR="00EA0459">
          <w:rPr>
            <w:sz w:val="20"/>
            <w:szCs w:val="20"/>
          </w:rPr>
          <w:t>xws li</w:t>
        </w:r>
      </w:ins>
      <w:r w:rsidRPr="001F4DF1">
        <w:rPr>
          <w:sz w:val="20"/>
          <w:szCs w:val="20"/>
        </w:rPr>
        <w:t xml:space="preserve"> Cov Kawm Lus Askiv, cov tub ntxhais kawm xiam oob qhab, cov hluas nyob nrog niam qhuav txiv qhuav, cov tub ntxhais kawm los ntawm cov tsev neeg </w:t>
      </w:r>
      <w:del w:id="2449" w:author="Khamsaolee Xainhiaxang" w:date="2021-07-05T09:47:00Z">
        <w:r w:rsidRPr="001F4DF1" w:rsidDel="00EA0459">
          <w:rPr>
            <w:sz w:val="20"/>
            <w:szCs w:val="20"/>
          </w:rPr>
          <w:delText>tau nyiaj tsawg</w:delText>
        </w:r>
      </w:del>
      <w:ins w:id="2450" w:author="Khamsaolee Xainhiaxang" w:date="2021-07-05T09:47:00Z">
        <w:r w:rsidR="00EA0459">
          <w:rPr>
            <w:sz w:val="20"/>
            <w:szCs w:val="20"/>
          </w:rPr>
          <w:t>txom nyem</w:t>
        </w:r>
      </w:ins>
      <w:r w:rsidRPr="001F4DF1">
        <w:rPr>
          <w:sz w:val="20"/>
          <w:szCs w:val="20"/>
        </w:rPr>
        <w:t xml:space="preserve">, thiab haiv neeg thiab pawg neeg tsawg. </w:t>
      </w:r>
      <w:r w:rsidR="00B62AB3" w:rsidRPr="001F4DF1">
        <w:rPr>
          <w:sz w:val="20"/>
          <w:szCs w:val="20"/>
        </w:rPr>
        <w:t xml:space="preserve">Tsev Kawm </w:t>
      </w:r>
      <w:r w:rsidRPr="001F4DF1">
        <w:rPr>
          <w:sz w:val="20"/>
          <w:szCs w:val="20"/>
        </w:rPr>
        <w:t xml:space="preserve">Twin Rivers cov tsev kawm ntawv muaj qhov me nyuam kawm </w:t>
      </w:r>
      <w:del w:id="2451" w:author="Khamsaolee Xainhiaxang" w:date="2021-07-05T09:49:00Z">
        <w:r w:rsidRPr="001F4DF1" w:rsidDel="00EA0459">
          <w:rPr>
            <w:sz w:val="20"/>
            <w:szCs w:val="20"/>
          </w:rPr>
          <w:delText>tsis suav</w:delText>
        </w:r>
      </w:del>
      <w:ins w:id="2452" w:author="Khamsaolee Xainhiaxang" w:date="2021-07-05T09:49:00Z">
        <w:r w:rsidR="00EA0459">
          <w:rPr>
            <w:sz w:val="20"/>
            <w:szCs w:val="20"/>
          </w:rPr>
          <w:t>kawm ntawv (unduplicated pupils)</w:t>
        </w:r>
      </w:ins>
      <w:r w:rsidRPr="001F4DF1">
        <w:rPr>
          <w:sz w:val="20"/>
          <w:szCs w:val="20"/>
        </w:rPr>
        <w:t xml:space="preserve"> txog ntawm 73% los</w:t>
      </w:r>
      <w:r w:rsidR="00B62AB3" w:rsidRPr="001F4DF1">
        <w:rPr>
          <w:sz w:val="20"/>
          <w:szCs w:val="20"/>
        </w:rPr>
        <w:t xml:space="preserve"> </w:t>
      </w:r>
      <w:r w:rsidRPr="001F4DF1">
        <w:rPr>
          <w:sz w:val="20"/>
          <w:szCs w:val="20"/>
        </w:rPr>
        <w:t xml:space="preserve">sis siab dua </w:t>
      </w:r>
      <w:del w:id="2453" w:author="Khamsaolee Xainhiaxang" w:date="2021-07-05T09:50:00Z">
        <w:r w:rsidRPr="001F4DF1" w:rsidDel="00EA0459">
          <w:rPr>
            <w:sz w:val="20"/>
            <w:szCs w:val="20"/>
          </w:rPr>
          <w:delText>tshwj tsis yog rau</w:delText>
        </w:r>
      </w:del>
      <w:ins w:id="2454" w:author="Khamsaolee Xainhiaxang" w:date="2021-07-05T09:50:00Z">
        <w:r w:rsidR="00EA0459">
          <w:rPr>
            <w:sz w:val="20"/>
            <w:szCs w:val="20"/>
          </w:rPr>
          <w:t>li</w:t>
        </w:r>
      </w:ins>
      <w:r w:rsidRPr="001F4DF1">
        <w:rPr>
          <w:sz w:val="20"/>
          <w:szCs w:val="20"/>
        </w:rPr>
        <w:t xml:space="preserve"> ib lub tsev kawm ntawv </w:t>
      </w:r>
      <w:ins w:id="2455" w:author="Khamsaolee Xainhiaxang" w:date="2021-07-05T09:50:00Z">
        <w:r w:rsidR="00EA0459">
          <w:rPr>
            <w:sz w:val="20"/>
            <w:szCs w:val="20"/>
          </w:rPr>
          <w:t>yuav txais tau yog</w:t>
        </w:r>
      </w:ins>
      <w:del w:id="2456" w:author="Khamsaolee Xainhiaxang" w:date="2021-07-05T09:50:00Z">
        <w:r w:rsidRPr="001F4DF1" w:rsidDel="00EA0459">
          <w:rPr>
            <w:sz w:val="20"/>
            <w:szCs w:val="20"/>
          </w:rPr>
          <w:delText>ntawm</w:delText>
        </w:r>
      </w:del>
      <w:r w:rsidRPr="001F4DF1">
        <w:rPr>
          <w:sz w:val="20"/>
          <w:szCs w:val="20"/>
        </w:rPr>
        <w:t xml:space="preserve"> 64%. </w:t>
      </w:r>
      <w:r w:rsidR="00B62AB3" w:rsidRPr="001F4DF1">
        <w:rPr>
          <w:sz w:val="20"/>
          <w:szCs w:val="20"/>
        </w:rPr>
        <w:t xml:space="preserve">Tsev Kawm </w:t>
      </w:r>
      <w:r w:rsidRPr="001F4DF1">
        <w:rPr>
          <w:sz w:val="20"/>
          <w:szCs w:val="20"/>
        </w:rPr>
        <w:t xml:space="preserve">Twin Rivers </w:t>
      </w:r>
      <w:r w:rsidR="00B62AB3" w:rsidRPr="001F4DF1">
        <w:rPr>
          <w:sz w:val="20"/>
          <w:szCs w:val="20"/>
        </w:rPr>
        <w:t>Tuam</w:t>
      </w:r>
      <w:r w:rsidRPr="001F4DF1">
        <w:rPr>
          <w:sz w:val="20"/>
          <w:szCs w:val="20"/>
        </w:rPr>
        <w:t xml:space="preserve"> Tsev Kawm Ntawv yuav siv nyiaj txiag raws li cov hom phiaj tau tsim tseg hauv daim LCAP. Vim tias TRUSD muaj qhov feem pua ​​ntawm cov tub ntxhais kawm </w:t>
      </w:r>
      <w:del w:id="2457" w:author="Khamsaolee Xainhiaxang" w:date="2021-07-05T09:59:00Z">
        <w:r w:rsidRPr="001F4DF1" w:rsidDel="00072C87">
          <w:rPr>
            <w:sz w:val="20"/>
            <w:szCs w:val="20"/>
          </w:rPr>
          <w:delText>ntawv tsis paub txog</w:delText>
        </w:r>
      </w:del>
      <w:ins w:id="2458" w:author="Khamsaolee Xainhiaxang" w:date="2021-07-05T10:05:00Z">
        <w:r w:rsidR="00072C87">
          <w:rPr>
            <w:sz w:val="20"/>
            <w:szCs w:val="20"/>
          </w:rPr>
          <w:t>(</w:t>
        </w:r>
      </w:ins>
      <w:ins w:id="2459" w:author="Khamsaolee Xainhiaxang" w:date="2021-07-05T09:59:00Z">
        <w:r w:rsidR="00072C87">
          <w:rPr>
            <w:sz w:val="20"/>
            <w:szCs w:val="20"/>
          </w:rPr>
          <w:t>UP</w:t>
        </w:r>
      </w:ins>
      <w:ins w:id="2460" w:author="Khamsaolee Xainhiaxang" w:date="2021-07-05T10:05:00Z">
        <w:r w:rsidR="00072C87">
          <w:rPr>
            <w:sz w:val="20"/>
            <w:szCs w:val="20"/>
          </w:rPr>
          <w:t>)</w:t>
        </w:r>
      </w:ins>
      <w:r w:rsidRPr="001F4DF1">
        <w:rPr>
          <w:sz w:val="20"/>
          <w:szCs w:val="20"/>
        </w:rPr>
        <w:t xml:space="preserve">, ntau cov kev nqis tes ua thiab cov kev pab </w:t>
      </w:r>
      <w:del w:id="2461" w:author="Khamsaolee Xainhiaxang" w:date="2021-07-05T10:06:00Z">
        <w:r w:rsidRPr="001F4DF1" w:rsidDel="00072C87">
          <w:rPr>
            <w:sz w:val="20"/>
            <w:szCs w:val="20"/>
          </w:rPr>
          <w:delText xml:space="preserve">tau piav </w:delText>
        </w:r>
      </w:del>
      <w:r w:rsidRPr="001F4DF1">
        <w:rPr>
          <w:sz w:val="20"/>
          <w:szCs w:val="20"/>
        </w:rPr>
        <w:t xml:space="preserve">yuav muaj txiaj ntsig zoo rau txhua tus tub ntxhais kawm. LEA </w:t>
      </w:r>
      <w:del w:id="2462" w:author="Khamsaolee Xainhiaxang" w:date="2021-07-05T10:08:00Z">
        <w:r w:rsidRPr="001F4DF1" w:rsidDel="00072C87">
          <w:rPr>
            <w:sz w:val="20"/>
            <w:szCs w:val="20"/>
          </w:rPr>
          <w:delText xml:space="preserve">muab </w:delText>
        </w:r>
      </w:del>
      <w:r w:rsidRPr="001F4DF1">
        <w:rPr>
          <w:sz w:val="20"/>
          <w:szCs w:val="20"/>
        </w:rPr>
        <w:t xml:space="preserve">ntau </w:t>
      </w:r>
      <w:ins w:id="2463" w:author="Khamsaolee Xainhiaxang" w:date="2021-07-05T10:09:00Z">
        <w:r w:rsidR="00330201">
          <w:rPr>
            <w:sz w:val="20"/>
            <w:szCs w:val="20"/>
          </w:rPr>
          <w:t xml:space="preserve">muaj </w:t>
        </w:r>
      </w:ins>
      <w:ins w:id="2464" w:author="Khamsaolee Xainhiaxang" w:date="2021-07-05T10:07:00Z">
        <w:r w:rsidR="00072C87">
          <w:rPr>
            <w:sz w:val="20"/>
            <w:szCs w:val="20"/>
          </w:rPr>
          <w:t xml:space="preserve">kev pab ntau </w:t>
        </w:r>
      </w:ins>
      <w:r w:rsidRPr="001F4DF1">
        <w:rPr>
          <w:sz w:val="20"/>
          <w:szCs w:val="20"/>
        </w:rPr>
        <w:t>dua 33.51% ntawm kev pab</w:t>
      </w:r>
      <w:r w:rsidR="00B62AB3" w:rsidRPr="001F4DF1">
        <w:rPr>
          <w:sz w:val="20"/>
          <w:szCs w:val="20"/>
        </w:rPr>
        <w:t xml:space="preserve"> </w:t>
      </w:r>
      <w:ins w:id="2465" w:author="Khamsaolee Xainhiaxang" w:date="2021-07-05T10:09:00Z">
        <w:r w:rsidR="00330201">
          <w:rPr>
            <w:sz w:val="20"/>
            <w:szCs w:val="20"/>
          </w:rPr>
          <w:t>tag los (Base Program)</w:t>
        </w:r>
      </w:ins>
      <w:del w:id="2466" w:author="Khamsaolee Xainhiaxang" w:date="2021-07-05T10:07:00Z">
        <w:r w:rsidRPr="001F4DF1" w:rsidDel="00072C87">
          <w:rPr>
            <w:sz w:val="20"/>
            <w:szCs w:val="20"/>
          </w:rPr>
          <w:delText>cuam nce ntxiv los</w:delText>
        </w:r>
        <w:r w:rsidR="00B62AB3" w:rsidRPr="001F4DF1" w:rsidDel="00072C87">
          <w:rPr>
            <w:sz w:val="20"/>
            <w:szCs w:val="20"/>
          </w:rPr>
          <w:delText xml:space="preserve"> </w:delText>
        </w:r>
        <w:r w:rsidRPr="001F4DF1" w:rsidDel="00072C87">
          <w:rPr>
            <w:sz w:val="20"/>
            <w:szCs w:val="20"/>
          </w:rPr>
          <w:delText xml:space="preserve">sis nce siab </w:delText>
        </w:r>
      </w:del>
      <w:del w:id="2467" w:author="Khamsaolee Xainhiaxang" w:date="2021-07-05T10:08:00Z">
        <w:r w:rsidRPr="001F4DF1" w:rsidDel="00072C87">
          <w:rPr>
            <w:sz w:val="20"/>
            <w:szCs w:val="20"/>
          </w:rPr>
          <w:delText>dua cov kev pab</w:delText>
        </w:r>
        <w:r w:rsidR="00B62AB3" w:rsidRPr="001F4DF1" w:rsidDel="00072C87">
          <w:rPr>
            <w:sz w:val="20"/>
            <w:szCs w:val="20"/>
          </w:rPr>
          <w:delText xml:space="preserve"> </w:delText>
        </w:r>
        <w:r w:rsidRPr="001F4DF1" w:rsidDel="00072C87">
          <w:rPr>
            <w:sz w:val="20"/>
            <w:szCs w:val="20"/>
          </w:rPr>
          <w:delText>cuam</w:delText>
        </w:r>
      </w:del>
      <w:r w:rsidRPr="001F4DF1">
        <w:rPr>
          <w:sz w:val="20"/>
          <w:szCs w:val="20"/>
        </w:rPr>
        <w:t>.</w:t>
      </w:r>
    </w:p>
    <w:p w14:paraId="38D49FA5" w14:textId="77777777" w:rsidR="00E43EF1" w:rsidRPr="001F4DF1" w:rsidRDefault="00E43EF1">
      <w:pPr>
        <w:pStyle w:val="BodyText"/>
        <w:rPr>
          <w:sz w:val="20"/>
          <w:szCs w:val="20"/>
        </w:rPr>
      </w:pPr>
    </w:p>
    <w:p w14:paraId="4FFD4ADE" w14:textId="3E8CAF94" w:rsidR="00E43EF1" w:rsidRPr="001F4DF1" w:rsidRDefault="000E40D2">
      <w:pPr>
        <w:pStyle w:val="BodyText"/>
        <w:ind w:left="366"/>
        <w:rPr>
          <w:sz w:val="20"/>
          <w:szCs w:val="20"/>
        </w:rPr>
      </w:pPr>
      <w:r w:rsidRPr="001F4DF1">
        <w:rPr>
          <w:sz w:val="20"/>
          <w:szCs w:val="20"/>
        </w:rPr>
        <w:t xml:space="preserve">Lub Hom Phiaj 1: Ua kom </w:t>
      </w:r>
      <w:del w:id="2468" w:author="Khamsaolee Xainhiaxang" w:date="2021-07-05T10:11:00Z">
        <w:r w:rsidRPr="001F4DF1" w:rsidDel="00330201">
          <w:rPr>
            <w:sz w:val="20"/>
            <w:szCs w:val="20"/>
          </w:rPr>
          <w:delText xml:space="preserve">muaj </w:delText>
        </w:r>
      </w:del>
      <w:r w:rsidRPr="001F4DF1">
        <w:rPr>
          <w:sz w:val="20"/>
          <w:szCs w:val="20"/>
        </w:rPr>
        <w:t xml:space="preserve">Kev Kawm </w:t>
      </w:r>
      <w:ins w:id="2469" w:author="Khamsaolee Xainhiaxang" w:date="2021-07-05T10:12:00Z">
        <w:r w:rsidR="00330201">
          <w:rPr>
            <w:sz w:val="20"/>
            <w:szCs w:val="20"/>
          </w:rPr>
          <w:t>tsuas muaj nce thiab txo nqis cov kev tsis ib luag (Disproportion)</w:t>
        </w:r>
      </w:ins>
      <w:del w:id="2470" w:author="Khamsaolee Xainhiaxang" w:date="2021-07-05T10:12:00Z">
        <w:r w:rsidRPr="001F4DF1" w:rsidDel="00330201">
          <w:rPr>
            <w:sz w:val="20"/>
            <w:szCs w:val="20"/>
          </w:rPr>
          <w:delText>Txuj Ci Ntau thiab Kev Ua Tsis Tau Zoo</w:delText>
        </w:r>
      </w:del>
    </w:p>
    <w:p w14:paraId="432DFCE4" w14:textId="77777777" w:rsidR="00E43EF1" w:rsidRDefault="00E43EF1">
      <w:pPr>
        <w:pStyle w:val="BodyText"/>
      </w:pPr>
    </w:p>
    <w:p w14:paraId="2C5E5D45" w14:textId="7C6660B0" w:rsidR="00E43EF1" w:rsidRPr="004C4CDB" w:rsidRDefault="000E40D2" w:rsidP="00AF6DC8">
      <w:pPr>
        <w:pStyle w:val="BodyText"/>
        <w:ind w:left="366" w:right="366"/>
        <w:rPr>
          <w:sz w:val="20"/>
          <w:szCs w:val="20"/>
        </w:rPr>
        <w:sectPr w:rsidR="00E43EF1" w:rsidRPr="004C4CDB">
          <w:pgSz w:w="15840" w:h="12240" w:orient="landscape"/>
          <w:pgMar w:top="940" w:right="120" w:bottom="560" w:left="120" w:header="0" w:footer="284" w:gutter="0"/>
          <w:cols w:space="720"/>
        </w:sectPr>
      </w:pPr>
      <w:r w:rsidRPr="004C4CDB">
        <w:rPr>
          <w:sz w:val="20"/>
          <w:szCs w:val="20"/>
        </w:rPr>
        <w:t>1.1 Kev Tsim Kho Cov Neeg Ua Hauj</w:t>
      </w:r>
      <w:r w:rsidR="00C73FFB" w:rsidRPr="004C4CDB">
        <w:rPr>
          <w:sz w:val="20"/>
          <w:szCs w:val="20"/>
        </w:rPr>
        <w:t xml:space="preserve"> </w:t>
      </w:r>
      <w:r w:rsidRPr="004C4CDB">
        <w:rPr>
          <w:sz w:val="20"/>
          <w:szCs w:val="20"/>
        </w:rPr>
        <w:t xml:space="preserve">lwm: </w:t>
      </w:r>
      <w:ins w:id="2471" w:author="Khamsaolee Xainhiaxang" w:date="2021-07-05T10:24:00Z">
        <w:r w:rsidR="00E40A78">
          <w:rPr>
            <w:sz w:val="20"/>
            <w:szCs w:val="20"/>
          </w:rPr>
          <w:t xml:space="preserve">Muaj </w:t>
        </w:r>
      </w:ins>
      <w:r w:rsidRPr="004C4CDB">
        <w:rPr>
          <w:sz w:val="20"/>
          <w:szCs w:val="20"/>
        </w:rPr>
        <w:t xml:space="preserve">Kev txhim kho kev ua </w:t>
      </w:r>
      <w:ins w:id="2472" w:author="Khamsaolee Xainhiaxang" w:date="2021-07-05T10:25:00Z">
        <w:r w:rsidR="00E40A78">
          <w:rPr>
            <w:sz w:val="20"/>
            <w:szCs w:val="20"/>
          </w:rPr>
          <w:t xml:space="preserve">hauv paus </w:t>
        </w:r>
      </w:ins>
      <w:r w:rsidRPr="004C4CDB">
        <w:rPr>
          <w:sz w:val="20"/>
          <w:szCs w:val="20"/>
        </w:rPr>
        <w:t>hauj</w:t>
      </w:r>
      <w:r w:rsidR="00D0290A" w:rsidRPr="004C4CDB">
        <w:rPr>
          <w:sz w:val="20"/>
          <w:szCs w:val="20"/>
        </w:rPr>
        <w:t xml:space="preserve"> </w:t>
      </w:r>
      <w:r w:rsidRPr="004C4CDB">
        <w:rPr>
          <w:sz w:val="20"/>
          <w:szCs w:val="20"/>
        </w:rPr>
        <w:t xml:space="preserve">lwm </w:t>
      </w:r>
      <w:del w:id="2473" w:author="Khamsaolee Xainhiaxang" w:date="2021-07-05T10:26:00Z">
        <w:r w:rsidRPr="004C4CDB" w:rsidDel="00E40A78">
          <w:rPr>
            <w:sz w:val="20"/>
            <w:szCs w:val="20"/>
          </w:rPr>
          <w:delText>raug muab rau cov hauj</w:delText>
        </w:r>
        <w:r w:rsidR="00D0290A" w:rsidRPr="004C4CDB" w:rsidDel="00E40A78">
          <w:rPr>
            <w:sz w:val="20"/>
            <w:szCs w:val="20"/>
          </w:rPr>
          <w:delText xml:space="preserve"> </w:delText>
        </w:r>
        <w:r w:rsidRPr="004C4CDB" w:rsidDel="00E40A78">
          <w:rPr>
            <w:sz w:val="20"/>
            <w:szCs w:val="20"/>
          </w:rPr>
          <w:delText xml:space="preserve">lwm </w:delText>
        </w:r>
      </w:del>
      <w:r w:rsidRPr="004C4CDB">
        <w:rPr>
          <w:sz w:val="20"/>
          <w:szCs w:val="20"/>
        </w:rPr>
        <w:t xml:space="preserve">tseem ceeb hauv nroog rau </w:t>
      </w:r>
      <w:del w:id="2474" w:author="Khamsaolee Xainhiaxang" w:date="2021-07-05T10:18:00Z">
        <w:r w:rsidRPr="004C4CDB" w:rsidDel="00330201">
          <w:rPr>
            <w:sz w:val="20"/>
            <w:szCs w:val="20"/>
          </w:rPr>
          <w:delText>ntau tus</w:delText>
        </w:r>
      </w:del>
      <w:ins w:id="2475" w:author="Khamsaolee Xainhiaxang" w:date="2021-07-05T10:18:00Z">
        <w:r w:rsidR="00330201">
          <w:rPr>
            <w:sz w:val="20"/>
            <w:szCs w:val="20"/>
          </w:rPr>
          <w:t>cov</w:t>
        </w:r>
      </w:ins>
      <w:r w:rsidRPr="004C4CDB">
        <w:rPr>
          <w:sz w:val="20"/>
          <w:szCs w:val="20"/>
        </w:rPr>
        <w:t xml:space="preserve"> neeg ua hauj</w:t>
      </w:r>
      <w:r w:rsidR="00D0290A" w:rsidRPr="004C4CDB">
        <w:rPr>
          <w:sz w:val="20"/>
          <w:szCs w:val="20"/>
        </w:rPr>
        <w:t xml:space="preserve"> </w:t>
      </w:r>
      <w:r w:rsidRPr="004C4CDB">
        <w:rPr>
          <w:sz w:val="20"/>
          <w:szCs w:val="20"/>
        </w:rPr>
        <w:t>lwm. Los ntawm cov hau kev kawm no, cov neeg ua hauj</w:t>
      </w:r>
      <w:r w:rsidR="00D0290A" w:rsidRPr="004C4CDB">
        <w:rPr>
          <w:sz w:val="20"/>
          <w:szCs w:val="20"/>
        </w:rPr>
        <w:t xml:space="preserve"> </w:t>
      </w:r>
      <w:r w:rsidRPr="004C4CDB">
        <w:rPr>
          <w:sz w:val="20"/>
          <w:szCs w:val="20"/>
        </w:rPr>
        <w:t xml:space="preserve">lwm </w:t>
      </w:r>
      <w:del w:id="2476" w:author="Khamsaolee Xainhiaxang" w:date="2021-07-05T10:28:00Z">
        <w:r w:rsidRPr="004C4CDB" w:rsidDel="00E40A78">
          <w:rPr>
            <w:sz w:val="20"/>
            <w:szCs w:val="20"/>
          </w:rPr>
          <w:delText xml:space="preserve">tsim </w:delText>
        </w:r>
      </w:del>
      <w:ins w:id="2477" w:author="Khamsaolee Xainhiaxang" w:date="2021-07-05T10:28:00Z">
        <w:r w:rsidR="00E40A78">
          <w:rPr>
            <w:sz w:val="20"/>
            <w:szCs w:val="20"/>
          </w:rPr>
          <w:t>muaj</w:t>
        </w:r>
        <w:r w:rsidR="00E40A78" w:rsidRPr="004C4CDB">
          <w:rPr>
            <w:sz w:val="20"/>
            <w:szCs w:val="20"/>
          </w:rPr>
          <w:t xml:space="preserve"> </w:t>
        </w:r>
      </w:ins>
      <w:r w:rsidRPr="004C4CDB">
        <w:rPr>
          <w:sz w:val="20"/>
          <w:szCs w:val="20"/>
        </w:rPr>
        <w:t xml:space="preserve">kev txawj ntse thiab tsim kev paub uas </w:t>
      </w:r>
      <w:ins w:id="2478" w:author="Khamsaolee Xainhiaxang" w:date="2021-07-05T10:28:00Z">
        <w:r w:rsidR="00E40A78">
          <w:rPr>
            <w:sz w:val="20"/>
            <w:szCs w:val="20"/>
          </w:rPr>
          <w:t xml:space="preserve">yuav tau txais kev </w:t>
        </w:r>
      </w:ins>
      <w:r w:rsidRPr="004C4CDB">
        <w:rPr>
          <w:sz w:val="20"/>
          <w:szCs w:val="20"/>
        </w:rPr>
        <w:t xml:space="preserve">tso cai rau lawv los pab txhawb </w:t>
      </w:r>
      <w:del w:id="2479" w:author="Khamsaolee Xainhiaxang" w:date="2021-07-05T10:29:00Z">
        <w:r w:rsidRPr="004C4CDB" w:rsidDel="00361881">
          <w:rPr>
            <w:sz w:val="20"/>
            <w:szCs w:val="20"/>
          </w:rPr>
          <w:delText xml:space="preserve">ntxiv </w:delText>
        </w:r>
      </w:del>
      <w:r w:rsidRPr="004C4CDB">
        <w:rPr>
          <w:sz w:val="20"/>
          <w:szCs w:val="20"/>
        </w:rPr>
        <w:t xml:space="preserve">rau cov tub ntxhais kawm </w:t>
      </w:r>
      <w:del w:id="2480" w:author="Khamsaolee Xainhiaxang" w:date="2021-07-05T11:01:00Z">
        <w:r w:rsidRPr="004C4CDB" w:rsidDel="00BF5339">
          <w:rPr>
            <w:sz w:val="20"/>
            <w:szCs w:val="20"/>
          </w:rPr>
          <w:delText xml:space="preserve">qis </w:delText>
        </w:r>
      </w:del>
      <w:ins w:id="2481" w:author="Khamsaolee Xainhiaxang" w:date="2021-07-05T11:01:00Z">
        <w:r w:rsidR="00BF5339">
          <w:rPr>
            <w:sz w:val="20"/>
            <w:szCs w:val="20"/>
          </w:rPr>
          <w:t>txom nyem</w:t>
        </w:r>
        <w:r w:rsidR="00BF5339" w:rsidRPr="004C4CDB">
          <w:rPr>
            <w:sz w:val="20"/>
            <w:szCs w:val="20"/>
          </w:rPr>
          <w:t xml:space="preserve"> </w:t>
        </w:r>
      </w:ins>
      <w:r w:rsidRPr="004C4CDB">
        <w:rPr>
          <w:sz w:val="20"/>
          <w:szCs w:val="20"/>
        </w:rPr>
        <w:t xml:space="preserve">thiab tub ntxhais kawm </w:t>
      </w:r>
      <w:ins w:id="2482" w:author="Khamsaolee Xainhiaxang" w:date="2021-07-05T11:06:00Z">
        <w:r w:rsidR="0042719F">
          <w:rPr>
            <w:sz w:val="20"/>
            <w:szCs w:val="20"/>
          </w:rPr>
          <w:t>(unduplicated students</w:t>
        </w:r>
      </w:ins>
      <w:ins w:id="2483" w:author="Khamsaolee Xainhiaxang" w:date="2021-07-05T11:07:00Z">
        <w:r w:rsidR="0042719F">
          <w:rPr>
            <w:sz w:val="20"/>
            <w:szCs w:val="20"/>
          </w:rPr>
          <w:t>: US</w:t>
        </w:r>
      </w:ins>
      <w:ins w:id="2484" w:author="Khamsaolee Xainhiaxang" w:date="2021-07-05T11:06:00Z">
        <w:r w:rsidR="0042719F">
          <w:rPr>
            <w:sz w:val="20"/>
            <w:szCs w:val="20"/>
          </w:rPr>
          <w:t>)</w:t>
        </w:r>
      </w:ins>
      <w:del w:id="2485" w:author="Khamsaolee Xainhiaxang" w:date="2021-07-05T11:01:00Z">
        <w:r w:rsidR="00D0290A" w:rsidRPr="004C4CDB" w:rsidDel="00BF5339">
          <w:rPr>
            <w:sz w:val="20"/>
            <w:szCs w:val="20"/>
          </w:rPr>
          <w:delText>pab uas tsis</w:delText>
        </w:r>
        <w:r w:rsidRPr="004C4CDB" w:rsidDel="00BF5339">
          <w:rPr>
            <w:sz w:val="20"/>
            <w:szCs w:val="20"/>
          </w:rPr>
          <w:delText xml:space="preserve"> meej</w:delText>
        </w:r>
        <w:r w:rsidR="00D0290A" w:rsidRPr="004C4CDB" w:rsidDel="00BF5339">
          <w:rPr>
            <w:sz w:val="20"/>
            <w:szCs w:val="20"/>
          </w:rPr>
          <w:delText xml:space="preserve"> pem</w:delText>
        </w:r>
      </w:del>
      <w:r w:rsidRPr="004C4CDB">
        <w:rPr>
          <w:sz w:val="20"/>
          <w:szCs w:val="20"/>
        </w:rPr>
        <w:t>. Piv txwv ntawm kev txhim kho kev ua hauj</w:t>
      </w:r>
      <w:r w:rsidR="00D0290A" w:rsidRPr="004C4CDB">
        <w:rPr>
          <w:sz w:val="20"/>
          <w:szCs w:val="20"/>
        </w:rPr>
        <w:t xml:space="preserve"> </w:t>
      </w:r>
      <w:r w:rsidRPr="004C4CDB">
        <w:rPr>
          <w:sz w:val="20"/>
          <w:szCs w:val="20"/>
        </w:rPr>
        <w:t xml:space="preserve">lwm uas ua tau raws li cov kev xav tau </w:t>
      </w:r>
      <w:del w:id="2486" w:author="Khamsaolee Xainhiaxang" w:date="2021-07-05T11:07:00Z">
        <w:r w:rsidRPr="004C4CDB" w:rsidDel="0042719F">
          <w:rPr>
            <w:sz w:val="20"/>
            <w:szCs w:val="20"/>
          </w:rPr>
          <w:delText xml:space="preserve">tshwj xeeb </w:delText>
        </w:r>
      </w:del>
      <w:r w:rsidRPr="004C4CDB">
        <w:rPr>
          <w:sz w:val="20"/>
          <w:szCs w:val="20"/>
        </w:rPr>
        <w:t>ntawm cov tub ntxhais kawm</w:t>
      </w:r>
      <w:ins w:id="2487" w:author="Khamsaolee Xainhiaxang" w:date="2021-07-05T11:07:00Z">
        <w:r w:rsidR="0042719F">
          <w:rPr>
            <w:sz w:val="20"/>
            <w:szCs w:val="20"/>
          </w:rPr>
          <w:t xml:space="preserve"> (US)</w:t>
        </w:r>
      </w:ins>
      <w:del w:id="2488" w:author="Khamsaolee Xainhiaxang" w:date="2021-07-05T11:07:00Z">
        <w:r w:rsidRPr="004C4CDB" w:rsidDel="0042719F">
          <w:rPr>
            <w:sz w:val="20"/>
            <w:szCs w:val="20"/>
          </w:rPr>
          <w:delText xml:space="preserve"> tsis mee</w:delText>
        </w:r>
        <w:r w:rsidR="00D0290A" w:rsidRPr="004C4CDB" w:rsidDel="0042719F">
          <w:rPr>
            <w:sz w:val="20"/>
            <w:szCs w:val="20"/>
          </w:rPr>
          <w:delText xml:space="preserve"> pem</w:delText>
        </w:r>
        <w:r w:rsidRPr="004C4CDB" w:rsidDel="0042719F">
          <w:rPr>
            <w:sz w:val="20"/>
            <w:szCs w:val="20"/>
          </w:rPr>
          <w:delText xml:space="preserve">j </w:delText>
        </w:r>
      </w:del>
      <w:r w:rsidRPr="004C4CDB">
        <w:rPr>
          <w:sz w:val="20"/>
          <w:szCs w:val="20"/>
        </w:rPr>
        <w:t>xws li: Kev qhia cov xib</w:t>
      </w:r>
      <w:r w:rsidR="00D0290A" w:rsidRPr="004C4CDB">
        <w:rPr>
          <w:sz w:val="20"/>
          <w:szCs w:val="20"/>
        </w:rPr>
        <w:t xml:space="preserve"> </w:t>
      </w:r>
      <w:r w:rsidRPr="004C4CDB">
        <w:rPr>
          <w:sz w:val="20"/>
          <w:szCs w:val="20"/>
        </w:rPr>
        <w:t xml:space="preserve">fwb txog 5 lub tswv yim (kev siv ELD txoj kev coj ua) xa los ntawm EL TOSAs, Cov kev kawm no </w:t>
      </w:r>
      <w:del w:id="2489" w:author="Khamsaolee Xainhiaxang" w:date="2021-07-05T11:10:00Z">
        <w:r w:rsidRPr="004C4CDB" w:rsidDel="0042719F">
          <w:rPr>
            <w:sz w:val="20"/>
            <w:szCs w:val="20"/>
          </w:rPr>
          <w:delText>cuam tshuam</w:delText>
        </w:r>
      </w:del>
      <w:ins w:id="2490" w:author="Khamsaolee Xainhiaxang" w:date="2021-07-05T11:10:00Z">
        <w:r w:rsidR="0042719F">
          <w:rPr>
            <w:sz w:val="20"/>
            <w:szCs w:val="20"/>
          </w:rPr>
          <w:t>muaj feem ua rau</w:t>
        </w:r>
      </w:ins>
      <w:r w:rsidRPr="004C4CDB">
        <w:rPr>
          <w:sz w:val="20"/>
          <w:szCs w:val="20"/>
        </w:rPr>
        <w:t xml:space="preserve"> txhua yam </w:t>
      </w:r>
    </w:p>
    <w:p w14:paraId="4F9599BB" w14:textId="630025B6" w:rsidR="00B47913" w:rsidRDefault="00BF0D83" w:rsidP="00E048DB">
      <w:pPr>
        <w:pStyle w:val="BodyText"/>
        <w:spacing w:before="72"/>
        <w:ind w:left="366"/>
        <w:rPr>
          <w:sz w:val="20"/>
          <w:szCs w:val="20"/>
        </w:rPr>
      </w:pPr>
      <w:r w:rsidRPr="004C4CDB">
        <w:rPr>
          <w:sz w:val="20"/>
          <w:szCs w:val="20"/>
        </w:rPr>
        <w:lastRenderedPageBreak/>
        <w:t xml:space="preserve">ntawm tub ntxhais kawm txoj kev vam meej raws li qhia tau los ntawm kev loj hlob hauv </w:t>
      </w:r>
      <w:del w:id="2491" w:author="Khamsaolee Xainhiaxang" w:date="2021-07-05T11:11:00Z">
        <w:r w:rsidRPr="004C4CDB" w:rsidDel="0042719F">
          <w:rPr>
            <w:sz w:val="20"/>
            <w:szCs w:val="20"/>
          </w:rPr>
          <w:delText xml:space="preserve">Kev Ua </w:delText>
        </w:r>
      </w:del>
      <w:del w:id="2492" w:author="Khamsaolee Xainhiaxang" w:date="2021-07-05T11:14:00Z">
        <w:r w:rsidRPr="004C4CDB" w:rsidDel="0042719F">
          <w:rPr>
            <w:sz w:val="20"/>
            <w:szCs w:val="20"/>
          </w:rPr>
          <w:delText>Zauv</w:delText>
        </w:r>
      </w:del>
      <w:ins w:id="2493" w:author="Khamsaolee Xainhiaxang" w:date="2021-07-05T11:14:00Z">
        <w:r w:rsidR="0042719F">
          <w:rPr>
            <w:sz w:val="20"/>
            <w:szCs w:val="20"/>
          </w:rPr>
          <w:t xml:space="preserve">Lej </w:t>
        </w:r>
      </w:ins>
      <w:ins w:id="2494" w:author="Khamsaolee Xainhiaxang" w:date="2021-07-05T11:11:00Z">
        <w:r w:rsidR="0042719F">
          <w:rPr>
            <w:sz w:val="20"/>
            <w:szCs w:val="20"/>
          </w:rPr>
          <w:t>(Math)</w:t>
        </w:r>
      </w:ins>
      <w:r w:rsidRPr="004C4CDB">
        <w:rPr>
          <w:sz w:val="20"/>
          <w:szCs w:val="20"/>
        </w:rPr>
        <w:t xml:space="preserve"> (1.98%) thiab ELA (2.28%) </w:t>
      </w:r>
      <w:del w:id="2495" w:author="Khamsaolee Xainhiaxang" w:date="2021-07-05T11:11:00Z">
        <w:r w:rsidR="00B47913" w:rsidRPr="004C4CDB" w:rsidDel="0042719F">
          <w:rPr>
            <w:sz w:val="20"/>
            <w:szCs w:val="20"/>
          </w:rPr>
          <w:delText xml:space="preserve">suav </w:delText>
        </w:r>
      </w:del>
      <w:r w:rsidR="00B47913" w:rsidRPr="004C4CDB">
        <w:rPr>
          <w:sz w:val="20"/>
          <w:szCs w:val="20"/>
        </w:rPr>
        <w:t xml:space="preserve">nrog </w:t>
      </w:r>
      <w:ins w:id="2496" w:author="Khamsaolee Xainhiaxang" w:date="2021-07-05T11:12:00Z">
        <w:r w:rsidR="0042719F">
          <w:rPr>
            <w:sz w:val="20"/>
            <w:szCs w:val="20"/>
          </w:rPr>
          <w:t xml:space="preserve">rau </w:t>
        </w:r>
      </w:ins>
      <w:r w:rsidR="00B47913" w:rsidRPr="004C4CDB">
        <w:rPr>
          <w:sz w:val="20"/>
          <w:szCs w:val="20"/>
        </w:rPr>
        <w:t>kev kawm tau</w:t>
      </w:r>
      <w:ins w:id="2497" w:author="Khamsaolee Xainhiaxang" w:date="2021-07-05T11:12:00Z">
        <w:r w:rsidR="0042719F">
          <w:rPr>
            <w:sz w:val="20"/>
            <w:szCs w:val="20"/>
          </w:rPr>
          <w:t xml:space="preserve"> zoo</w:t>
        </w:r>
      </w:ins>
      <w:r w:rsidR="00B47913" w:rsidRPr="004C4CDB">
        <w:rPr>
          <w:sz w:val="20"/>
          <w:szCs w:val="20"/>
        </w:rPr>
        <w:t xml:space="preserve"> los ntawm Cov Tab tom Kawm Askiv </w:t>
      </w:r>
      <w:r w:rsidR="00D90441" w:rsidRPr="004C4CDB">
        <w:rPr>
          <w:sz w:val="20"/>
          <w:szCs w:val="20"/>
        </w:rPr>
        <w:t xml:space="preserve">(Tau Nce 5.6 </w:t>
      </w:r>
      <w:del w:id="2498" w:author="Khamsaolee Xainhiaxang" w:date="2021-07-05T11:13:00Z">
        <w:r w:rsidR="00D90441" w:rsidRPr="004C4CDB" w:rsidDel="0042719F">
          <w:rPr>
            <w:sz w:val="20"/>
            <w:szCs w:val="20"/>
          </w:rPr>
          <w:delText>Cov ntsiab lus</w:delText>
        </w:r>
      </w:del>
      <w:ins w:id="2499" w:author="Khamsaolee Xainhiaxang" w:date="2021-07-05T11:13:00Z">
        <w:r w:rsidR="0042719F">
          <w:rPr>
            <w:sz w:val="20"/>
            <w:szCs w:val="20"/>
          </w:rPr>
          <w:t>qhab nias</w:t>
        </w:r>
      </w:ins>
      <w:r w:rsidR="00D90441" w:rsidRPr="004C4CDB">
        <w:rPr>
          <w:sz w:val="20"/>
          <w:szCs w:val="20"/>
        </w:rPr>
        <w:t xml:space="preserve"> hauv ELA, </w:t>
      </w:r>
      <w:del w:id="2500" w:author="Khamsaolee Xainhiaxang" w:date="2021-07-05T11:13:00Z">
        <w:r w:rsidR="00D90441" w:rsidRPr="004C4CDB" w:rsidDel="0042719F">
          <w:rPr>
            <w:sz w:val="20"/>
            <w:szCs w:val="20"/>
          </w:rPr>
          <w:delText xml:space="preserve">Yuav </w:delText>
        </w:r>
      </w:del>
      <w:ins w:id="2501" w:author="Khamsaolee Xainhiaxang" w:date="2021-07-05T11:13:00Z">
        <w:r w:rsidR="0042719F">
          <w:rPr>
            <w:sz w:val="20"/>
            <w:szCs w:val="20"/>
          </w:rPr>
          <w:t>Tshwj</w:t>
        </w:r>
        <w:r w:rsidR="0042719F" w:rsidRPr="004C4CDB">
          <w:rPr>
            <w:sz w:val="20"/>
            <w:szCs w:val="20"/>
          </w:rPr>
          <w:t xml:space="preserve"> </w:t>
        </w:r>
      </w:ins>
      <w:r w:rsidR="00D90441" w:rsidRPr="004C4CDB">
        <w:rPr>
          <w:sz w:val="20"/>
          <w:szCs w:val="20"/>
        </w:rPr>
        <w:t xml:space="preserve">Tau 1.8 </w:t>
      </w:r>
      <w:del w:id="2502" w:author="Khamsaolee Xainhiaxang" w:date="2021-07-05T11:13:00Z">
        <w:r w:rsidR="00D90441" w:rsidRPr="004C4CDB" w:rsidDel="0042719F">
          <w:rPr>
            <w:sz w:val="20"/>
            <w:szCs w:val="20"/>
          </w:rPr>
          <w:delText>Cov ntsiab lus</w:delText>
        </w:r>
      </w:del>
      <w:ins w:id="2503" w:author="Khamsaolee Xainhiaxang" w:date="2021-07-05T11:13:00Z">
        <w:r w:rsidR="0042719F">
          <w:rPr>
            <w:sz w:val="20"/>
            <w:szCs w:val="20"/>
          </w:rPr>
          <w:t>Qhab Nias</w:t>
        </w:r>
      </w:ins>
      <w:r w:rsidR="00D90441" w:rsidRPr="004C4CDB">
        <w:rPr>
          <w:sz w:val="20"/>
          <w:szCs w:val="20"/>
        </w:rPr>
        <w:t xml:space="preserve"> hauv Lej) thiab Cov Hluas Uas Coj Los Tu </w:t>
      </w:r>
      <w:r w:rsidR="00AF6DC8" w:rsidRPr="004C4CDB">
        <w:rPr>
          <w:sz w:val="20"/>
          <w:szCs w:val="20"/>
        </w:rPr>
        <w:t xml:space="preserve">(Tau Nce 16.6 </w:t>
      </w:r>
      <w:del w:id="2504" w:author="Khamsaolee Xainhiaxang" w:date="2021-07-05T11:14:00Z">
        <w:r w:rsidR="00AF6DC8" w:rsidRPr="004C4CDB" w:rsidDel="0042719F">
          <w:rPr>
            <w:sz w:val="20"/>
            <w:szCs w:val="20"/>
          </w:rPr>
          <w:delText>Cov Ntsiab Lus</w:delText>
        </w:r>
      </w:del>
      <w:ins w:id="2505" w:author="Khamsaolee Xainhiaxang" w:date="2021-07-05T11:14:00Z">
        <w:r w:rsidR="0042719F">
          <w:rPr>
            <w:sz w:val="20"/>
            <w:szCs w:val="20"/>
          </w:rPr>
          <w:t>Qhab Nias</w:t>
        </w:r>
      </w:ins>
      <w:r w:rsidR="00AF6DC8" w:rsidRPr="004C4CDB">
        <w:rPr>
          <w:sz w:val="20"/>
          <w:szCs w:val="20"/>
        </w:rPr>
        <w:t xml:space="preserve"> hauv ELA, Tau Nce 8.8 </w:t>
      </w:r>
      <w:del w:id="2506" w:author="Khamsaolee Xainhiaxang" w:date="2021-07-05T11:14:00Z">
        <w:r w:rsidR="00AF6DC8" w:rsidRPr="004C4CDB" w:rsidDel="0042719F">
          <w:rPr>
            <w:sz w:val="20"/>
            <w:szCs w:val="20"/>
          </w:rPr>
          <w:delText>Cov ntsiab lus</w:delText>
        </w:r>
      </w:del>
      <w:ins w:id="2507" w:author="Khamsaolee Xainhiaxang" w:date="2021-07-05T11:14:00Z">
        <w:r w:rsidR="0042719F">
          <w:rPr>
            <w:sz w:val="20"/>
            <w:szCs w:val="20"/>
          </w:rPr>
          <w:t>Qhab Nias</w:t>
        </w:r>
      </w:ins>
      <w:r w:rsidR="00AF6DC8" w:rsidRPr="004C4CDB">
        <w:rPr>
          <w:sz w:val="20"/>
          <w:szCs w:val="20"/>
        </w:rPr>
        <w:t xml:space="preserve"> hauv</w:t>
      </w:r>
      <w:r w:rsidR="00EA3CE6">
        <w:rPr>
          <w:sz w:val="20"/>
          <w:szCs w:val="20"/>
        </w:rPr>
        <w:t xml:space="preserve"> </w:t>
      </w:r>
      <w:del w:id="2508" w:author="Khamsaolee Xainhiaxang" w:date="2021-07-05T11:15:00Z">
        <w:r w:rsidR="00EA3CE6" w:rsidDel="0042719F">
          <w:rPr>
            <w:sz w:val="20"/>
            <w:szCs w:val="20"/>
          </w:rPr>
          <w:delText>Daim Duab Qhia</w:delText>
        </w:r>
      </w:del>
      <w:ins w:id="2509" w:author="Khamsaolee Xainhiaxang" w:date="2021-07-05T11:15:00Z">
        <w:r w:rsidR="0042719F">
          <w:rPr>
            <w:sz w:val="20"/>
            <w:szCs w:val="20"/>
          </w:rPr>
          <w:t>Lej</w:t>
        </w:r>
      </w:ins>
      <w:r w:rsidR="00AF6DC8" w:rsidRPr="004C4CDB">
        <w:rPr>
          <w:sz w:val="20"/>
          <w:szCs w:val="20"/>
        </w:rPr>
        <w:t>)</w:t>
      </w:r>
    </w:p>
    <w:p w14:paraId="430C9E09" w14:textId="0C22A926" w:rsidR="00E43EF1" w:rsidRPr="00E048DB" w:rsidRDefault="00B672F4" w:rsidP="00E048DB">
      <w:pPr>
        <w:pStyle w:val="BodyText"/>
        <w:spacing w:before="72"/>
        <w:ind w:left="366"/>
      </w:pPr>
      <w:r>
        <w:rPr>
          <w:noProof/>
          <w:lang w:bidi="th-TH"/>
        </w:rPr>
        <mc:AlternateContent>
          <mc:Choice Requires="wps">
            <w:drawing>
              <wp:anchor distT="0" distB="0" distL="114300" distR="114300" simplePos="0" relativeHeight="239774720" behindDoc="1" locked="0" layoutInCell="1" allowOverlap="1" wp14:anchorId="781FFF14" wp14:editId="1C052329">
                <wp:simplePos x="0" y="0"/>
                <wp:positionH relativeFrom="page">
                  <wp:posOffset>-6350</wp:posOffset>
                </wp:positionH>
                <wp:positionV relativeFrom="page">
                  <wp:posOffset>977265</wp:posOffset>
                </wp:positionV>
                <wp:extent cx="9601200" cy="6789420"/>
                <wp:effectExtent l="0" t="0" r="0" b="0"/>
                <wp:wrapNone/>
                <wp:docPr id="408" name="AutoShape 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01200" cy="6789420"/>
                        </a:xfrm>
                        <a:custGeom>
                          <a:avLst/>
                          <a:gdLst>
                            <a:gd name="T0" fmla="+- 0 370 -10"/>
                            <a:gd name="T1" fmla="*/ T0 w 15120"/>
                            <a:gd name="T2" fmla="+- 0 656 1539"/>
                            <a:gd name="T3" fmla="*/ 656 h 10692"/>
                            <a:gd name="T4" fmla="+- 0 370 -10"/>
                            <a:gd name="T5" fmla="*/ T4 w 15120"/>
                            <a:gd name="T6" fmla="+- 0 11327 1539"/>
                            <a:gd name="T7" fmla="*/ 11327 h 10692"/>
                            <a:gd name="T8" fmla="+- 0 15470 -10"/>
                            <a:gd name="T9" fmla="*/ T8 w 15120"/>
                            <a:gd name="T10" fmla="+- 0 656 1539"/>
                            <a:gd name="T11" fmla="*/ 656 h 10692"/>
                            <a:gd name="T12" fmla="+- 0 15470 -10"/>
                            <a:gd name="T13" fmla="*/ T12 w 15120"/>
                            <a:gd name="T14" fmla="+- 0 11327 1539"/>
                            <a:gd name="T15" fmla="*/ 11327 h 10692"/>
                            <a:gd name="T16" fmla="+- 0 360 -10"/>
                            <a:gd name="T17" fmla="*/ T16 w 15120"/>
                            <a:gd name="T18" fmla="+- 0 646 1539"/>
                            <a:gd name="T19" fmla="*/ 646 h 10692"/>
                            <a:gd name="T20" fmla="+- 0 15480 -10"/>
                            <a:gd name="T21" fmla="*/ T20 w 15120"/>
                            <a:gd name="T22" fmla="+- 0 646 1539"/>
                            <a:gd name="T23" fmla="*/ 646 h 10692"/>
                            <a:gd name="T24" fmla="+- 0 360 -10"/>
                            <a:gd name="T25" fmla="*/ T24 w 15120"/>
                            <a:gd name="T26" fmla="+- 0 11337 1539"/>
                            <a:gd name="T27" fmla="*/ 11337 h 10692"/>
                            <a:gd name="T28" fmla="+- 0 15480 -10"/>
                            <a:gd name="T29" fmla="*/ T28 w 15120"/>
                            <a:gd name="T30" fmla="+- 0 11337 1539"/>
                            <a:gd name="T31" fmla="*/ 11337 h 106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120" h="10692">
                              <a:moveTo>
                                <a:pt x="380" y="-883"/>
                              </a:moveTo>
                              <a:lnTo>
                                <a:pt x="380" y="9788"/>
                              </a:lnTo>
                              <a:moveTo>
                                <a:pt x="15480" y="-883"/>
                              </a:moveTo>
                              <a:lnTo>
                                <a:pt x="15480" y="9788"/>
                              </a:lnTo>
                              <a:moveTo>
                                <a:pt x="370" y="-893"/>
                              </a:moveTo>
                              <a:lnTo>
                                <a:pt x="15490" y="-893"/>
                              </a:lnTo>
                              <a:moveTo>
                                <a:pt x="370" y="9798"/>
                              </a:moveTo>
                              <a:lnTo>
                                <a:pt x="15490" y="9798"/>
                              </a:lnTo>
                            </a:path>
                          </a:pathLst>
                        </a:custGeom>
                        <a:noFill/>
                        <a:ln w="12700">
                          <a:solidFill>
                            <a:srgbClr val="8496B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C2AE9C" id="AutoShape 365" o:spid="_x0000_s1026" style="position:absolute;margin-left:-.5pt;margin-top:76.95pt;width:756pt;height:534.6pt;z-index:-26354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20,10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" path="m380,-883r,10671m15480,-883r,10671m370,-893r15120,m370,9798r15120,e" filled="f" strokecolor="#8496b0" strokeweight="1pt">
                <v:path arrowok="t" o:connecttype="custom" o:connectlocs="241300,416560;241300,7192645;9829800,416560;9829800,7192645;234950,410210;9836150,410210;234950,7198995;9836150,7198995" o:connectangles="0,0,0,0,0,0,0,0"/>
                <w10:wrap anchorx="page" anchory="page"/>
              </v:shape>
            </w:pict>
          </mc:Fallback>
        </mc:AlternateContent>
      </w:r>
    </w:p>
    <w:p w14:paraId="5617A938" w14:textId="32271FD2" w:rsidR="00E43EF1" w:rsidRPr="001D0BF3" w:rsidRDefault="00536A45">
      <w:pPr>
        <w:pStyle w:val="ListParagraph"/>
        <w:numPr>
          <w:ilvl w:val="1"/>
          <w:numId w:val="30"/>
        </w:numPr>
        <w:tabs>
          <w:tab w:val="left" w:pos="767"/>
        </w:tabs>
        <w:rPr>
          <w:sz w:val="20"/>
          <w:szCs w:val="20"/>
        </w:rPr>
      </w:pPr>
      <w:r w:rsidRPr="001D0BF3">
        <w:rPr>
          <w:sz w:val="20"/>
          <w:szCs w:val="20"/>
        </w:rPr>
        <w:t xml:space="preserve">Npaj Cov </w:t>
      </w:r>
      <w:r w:rsidR="000E40D2" w:rsidRPr="001D0BF3">
        <w:rPr>
          <w:sz w:val="20"/>
          <w:szCs w:val="20"/>
        </w:rPr>
        <w:t xml:space="preserve">Phiaj Xwm Tswv Yim </w:t>
      </w:r>
      <w:r w:rsidRPr="001D0BF3">
        <w:rPr>
          <w:sz w:val="20"/>
          <w:szCs w:val="20"/>
        </w:rPr>
        <w:t xml:space="preserve">Kev </w:t>
      </w:r>
      <w:r w:rsidR="000E40D2" w:rsidRPr="001D0BF3">
        <w:rPr>
          <w:sz w:val="20"/>
          <w:szCs w:val="20"/>
        </w:rPr>
        <w:t>Kawm Ntawv Thaum Ntxov</w:t>
      </w:r>
    </w:p>
    <w:p w14:paraId="64C39D09" w14:textId="56B8CB36" w:rsidR="00E43EF1" w:rsidRPr="001D0BF3" w:rsidRDefault="002C5E29" w:rsidP="009C7B1A">
      <w:pPr>
        <w:pStyle w:val="BodyText"/>
        <w:ind w:left="366" w:right="379"/>
        <w:jc w:val="both"/>
        <w:rPr>
          <w:sz w:val="20"/>
          <w:szCs w:val="20"/>
        </w:rPr>
      </w:pPr>
      <w:ins w:id="2510" w:author="Khamsaolee Xainhiaxang" w:date="2021-07-05T11:16:00Z">
        <w:r>
          <w:rPr>
            <w:sz w:val="20"/>
            <w:szCs w:val="20"/>
          </w:rPr>
          <w:t>Kev t</w:t>
        </w:r>
      </w:ins>
      <w:del w:id="2511" w:author="Khamsaolee Xainhiaxang" w:date="2021-07-05T11:16:00Z">
        <w:r w:rsidR="000E40D2" w:rsidRPr="001D0BF3" w:rsidDel="002C5E29">
          <w:rPr>
            <w:sz w:val="20"/>
            <w:szCs w:val="20"/>
          </w:rPr>
          <w:delText>T</w:delText>
        </w:r>
      </w:del>
      <w:r w:rsidR="000E40D2" w:rsidRPr="001D0BF3">
        <w:rPr>
          <w:sz w:val="20"/>
          <w:szCs w:val="20"/>
        </w:rPr>
        <w:t xml:space="preserve">sim </w:t>
      </w:r>
      <w:r w:rsidR="008202B2" w:rsidRPr="001D0BF3">
        <w:rPr>
          <w:sz w:val="20"/>
          <w:szCs w:val="20"/>
        </w:rPr>
        <w:t xml:space="preserve">cov phiaj xwm </w:t>
      </w:r>
      <w:del w:id="2512" w:author="Khamsaolee Xainhiaxang" w:date="2021-07-05T11:17:00Z">
        <w:r w:rsidR="008202B2" w:rsidRPr="001D0BF3" w:rsidDel="002C5E29">
          <w:rPr>
            <w:sz w:val="20"/>
            <w:szCs w:val="20"/>
          </w:rPr>
          <w:delText>dav los muab</w:delText>
        </w:r>
      </w:del>
      <w:ins w:id="2513" w:author="Khamsaolee Xainhiaxang" w:date="2021-07-05T11:17:00Z">
        <w:r>
          <w:rPr>
            <w:sz w:val="20"/>
            <w:szCs w:val="20"/>
          </w:rPr>
          <w:t>txhawm rau</w:t>
        </w:r>
      </w:ins>
      <w:r w:rsidR="008202B2" w:rsidRPr="001D0BF3">
        <w:rPr>
          <w:sz w:val="20"/>
          <w:szCs w:val="20"/>
        </w:rPr>
        <w:t xml:space="preserve"> cov kev kawm thaum </w:t>
      </w:r>
      <w:r w:rsidR="000E40D2" w:rsidRPr="001D0BF3">
        <w:rPr>
          <w:sz w:val="20"/>
          <w:szCs w:val="20"/>
        </w:rPr>
        <w:t xml:space="preserve">ntxov thiab npaj </w:t>
      </w:r>
      <w:del w:id="2514" w:author="Khamsaolee Xainhiaxang" w:date="2021-07-05T11:18:00Z">
        <w:r w:rsidR="000E40D2" w:rsidRPr="001D0BF3" w:rsidDel="002C5E29">
          <w:rPr>
            <w:sz w:val="20"/>
            <w:szCs w:val="20"/>
          </w:rPr>
          <w:delText xml:space="preserve">kom </w:delText>
        </w:r>
      </w:del>
      <w:del w:id="2515" w:author="Khamsaolee Xainhiaxang" w:date="2021-07-05T11:17:00Z">
        <w:r w:rsidR="000E40D2" w:rsidRPr="001D0BF3" w:rsidDel="002C5E29">
          <w:rPr>
            <w:sz w:val="20"/>
            <w:szCs w:val="20"/>
          </w:rPr>
          <w:delText xml:space="preserve">tau </w:delText>
        </w:r>
      </w:del>
      <w:ins w:id="2516" w:author="Khamsaolee Xainhiaxang" w:date="2021-07-05T11:17:00Z">
        <w:r w:rsidRPr="001D0BF3">
          <w:rPr>
            <w:sz w:val="20"/>
            <w:szCs w:val="20"/>
          </w:rPr>
          <w:t>t</w:t>
        </w:r>
        <w:r>
          <w:rPr>
            <w:sz w:val="20"/>
            <w:szCs w:val="20"/>
          </w:rPr>
          <w:t xml:space="preserve">xhij </w:t>
        </w:r>
      </w:ins>
      <w:del w:id="2517" w:author="Khamsaolee Xainhiaxang" w:date="2021-07-05T11:18:00Z">
        <w:r w:rsidR="000E40D2" w:rsidRPr="001D0BF3" w:rsidDel="002C5E29">
          <w:rPr>
            <w:sz w:val="20"/>
            <w:szCs w:val="20"/>
          </w:rPr>
          <w:delText xml:space="preserve">tsev kawm ntawv </w:delText>
        </w:r>
      </w:del>
      <w:r w:rsidR="000E40D2" w:rsidRPr="001D0BF3">
        <w:rPr>
          <w:sz w:val="20"/>
          <w:szCs w:val="20"/>
        </w:rPr>
        <w:t xml:space="preserve">rau cov tub ntxhais kawm tau </w:t>
      </w:r>
      <w:del w:id="2518" w:author="Khamsaolee Xainhiaxang" w:date="2021-07-05T11:18:00Z">
        <w:r w:rsidR="000E40D2" w:rsidRPr="001D0BF3" w:rsidDel="002C5E29">
          <w:rPr>
            <w:sz w:val="20"/>
            <w:szCs w:val="20"/>
          </w:rPr>
          <w:delText xml:space="preserve">txais </w:delText>
        </w:r>
      </w:del>
      <w:ins w:id="2519" w:author="Khamsaolee Xainhiaxang" w:date="2021-07-05T11:18:00Z">
        <w:r>
          <w:rPr>
            <w:sz w:val="20"/>
            <w:szCs w:val="20"/>
          </w:rPr>
          <w:t xml:space="preserve">muab </w:t>
        </w:r>
      </w:ins>
      <w:r w:rsidR="000E40D2" w:rsidRPr="001D0BF3">
        <w:rPr>
          <w:sz w:val="20"/>
          <w:szCs w:val="20"/>
        </w:rPr>
        <w:t xml:space="preserve">kev txhawb nqa </w:t>
      </w:r>
      <w:r w:rsidR="008202B2" w:rsidRPr="001D0BF3">
        <w:rPr>
          <w:sz w:val="20"/>
          <w:szCs w:val="20"/>
        </w:rPr>
        <w:t xml:space="preserve">uas </w:t>
      </w:r>
      <w:r w:rsidR="000E40D2" w:rsidRPr="001D0BF3">
        <w:rPr>
          <w:sz w:val="20"/>
          <w:szCs w:val="20"/>
        </w:rPr>
        <w:t>ts</w:t>
      </w:r>
      <w:del w:id="2520" w:author="Khamsaolee Xainhiaxang" w:date="2021-07-05T11:19:00Z">
        <w:r w:rsidR="000E40D2" w:rsidRPr="001D0BF3" w:rsidDel="002C5E29">
          <w:rPr>
            <w:sz w:val="20"/>
            <w:szCs w:val="20"/>
          </w:rPr>
          <w:delText>i</w:delText>
        </w:r>
      </w:del>
      <w:ins w:id="2521" w:author="Khamsaolee Xainhiaxang" w:date="2021-07-05T11:19:00Z">
        <w:r>
          <w:rPr>
            <w:sz w:val="20"/>
            <w:szCs w:val="20"/>
          </w:rPr>
          <w:t>ee</w:t>
        </w:r>
      </w:ins>
      <w:r w:rsidR="000E40D2" w:rsidRPr="001D0BF3">
        <w:rPr>
          <w:sz w:val="20"/>
          <w:szCs w:val="20"/>
        </w:rPr>
        <w:t xml:space="preserve">m </w:t>
      </w:r>
      <w:ins w:id="2522" w:author="Khamsaolee Xainhiaxang" w:date="2021-07-05T11:19:00Z">
        <w:r>
          <w:rPr>
            <w:sz w:val="20"/>
            <w:szCs w:val="20"/>
          </w:rPr>
          <w:t>ceeb</w:t>
        </w:r>
      </w:ins>
      <w:del w:id="2523" w:author="Khamsaolee Xainhiaxang" w:date="2021-07-05T11:19:00Z">
        <w:r w:rsidR="000E40D2" w:rsidRPr="001D0BF3" w:rsidDel="002C5E29">
          <w:rPr>
            <w:sz w:val="20"/>
            <w:szCs w:val="20"/>
          </w:rPr>
          <w:delText>nyog</w:delText>
        </w:r>
      </w:del>
      <w:r w:rsidR="000E40D2" w:rsidRPr="001D0BF3">
        <w:rPr>
          <w:sz w:val="20"/>
          <w:szCs w:val="20"/>
        </w:rPr>
        <w:t xml:space="preserve"> rau cov tub ntxhais kawm uas tsis </w:t>
      </w:r>
      <w:del w:id="2524" w:author="Khamsaolee Xainhiaxang" w:date="2021-07-05T11:20:00Z">
        <w:r w:rsidR="000E40D2" w:rsidRPr="001D0BF3" w:rsidDel="002C5E29">
          <w:rPr>
            <w:sz w:val="20"/>
            <w:szCs w:val="20"/>
          </w:rPr>
          <w:delText xml:space="preserve">muaj los sis tsis </w:delText>
        </w:r>
      </w:del>
      <w:r w:rsidR="000E40D2" w:rsidRPr="001D0BF3">
        <w:rPr>
          <w:sz w:val="20"/>
          <w:szCs w:val="20"/>
        </w:rPr>
        <w:t xml:space="preserve">muaj kev txhawb nqa hauv tsev. Muab cov kev kawm txuj ci rau cov tub ntxhais kawm </w:t>
      </w:r>
      <w:del w:id="2525" w:author="Khamsaolee Xainhiaxang" w:date="2021-07-05T11:30:00Z">
        <w:r w:rsidR="008202B2" w:rsidRPr="001D0BF3" w:rsidDel="00467D6D">
          <w:rPr>
            <w:sz w:val="20"/>
            <w:szCs w:val="20"/>
          </w:rPr>
          <w:delText xml:space="preserve">uas </w:delText>
        </w:r>
        <w:r w:rsidR="000E40D2" w:rsidRPr="001D0BF3" w:rsidDel="00467D6D">
          <w:rPr>
            <w:sz w:val="20"/>
            <w:szCs w:val="20"/>
          </w:rPr>
          <w:delText>nyob ua ntej kawm ntawv hnub nyoog muaj</w:delText>
        </w:r>
      </w:del>
      <w:ins w:id="2526" w:author="Khamsaolee Xainhiaxang" w:date="2021-07-05T11:30:00Z">
        <w:r w:rsidR="00467D6D">
          <w:rPr>
            <w:sz w:val="20"/>
            <w:szCs w:val="20"/>
          </w:rPr>
          <w:t>tseem me me (Pre-school)</w:t>
        </w:r>
      </w:ins>
      <w:r w:rsidR="000E40D2" w:rsidRPr="001D0BF3">
        <w:rPr>
          <w:sz w:val="20"/>
          <w:szCs w:val="20"/>
        </w:rPr>
        <w:t xml:space="preserve"> cov cuab yeej rau cov tub ntxhais kawm</w:t>
      </w:r>
      <w:r w:rsidR="008202B2" w:rsidRPr="001D0BF3">
        <w:rPr>
          <w:sz w:val="20"/>
          <w:szCs w:val="20"/>
        </w:rPr>
        <w:t xml:space="preserve"> </w:t>
      </w:r>
      <w:ins w:id="2527" w:author="Khamsaolee Xainhiaxang" w:date="2021-07-05T11:33:00Z">
        <w:r w:rsidR="00467D6D" w:rsidRPr="001D0BF3">
          <w:rPr>
            <w:sz w:val="20"/>
            <w:szCs w:val="20"/>
          </w:rPr>
          <w:t xml:space="preserve">thiab tsev neeg </w:t>
        </w:r>
      </w:ins>
      <w:r w:rsidR="008202B2" w:rsidRPr="001D0BF3">
        <w:rPr>
          <w:sz w:val="20"/>
          <w:szCs w:val="20"/>
        </w:rPr>
        <w:t>uas</w:t>
      </w:r>
      <w:r w:rsidR="000E40D2" w:rsidRPr="001D0BF3">
        <w:rPr>
          <w:sz w:val="20"/>
          <w:szCs w:val="20"/>
        </w:rPr>
        <w:t xml:space="preserve"> </w:t>
      </w:r>
      <w:ins w:id="2528" w:author="Khamsaolee Xainhiaxang" w:date="2021-07-05T11:32:00Z">
        <w:r w:rsidR="00467D6D">
          <w:rPr>
            <w:sz w:val="20"/>
            <w:szCs w:val="20"/>
          </w:rPr>
          <w:t>txom nyem</w:t>
        </w:r>
      </w:ins>
      <w:del w:id="2529" w:author="Khamsaolee Xainhiaxang" w:date="2021-07-05T11:32:00Z">
        <w:r w:rsidR="000E40D2" w:rsidRPr="001D0BF3" w:rsidDel="00467D6D">
          <w:rPr>
            <w:sz w:val="20"/>
            <w:szCs w:val="20"/>
          </w:rPr>
          <w:delText xml:space="preserve">tau nyiaj tsawg </w:delText>
        </w:r>
      </w:del>
      <w:del w:id="2530" w:author="Khamsaolee Xainhiaxang" w:date="2021-07-05T11:33:00Z">
        <w:r w:rsidR="000E40D2" w:rsidRPr="001D0BF3" w:rsidDel="00467D6D">
          <w:rPr>
            <w:sz w:val="20"/>
            <w:szCs w:val="20"/>
          </w:rPr>
          <w:delText xml:space="preserve">thiab tsev neeg </w:delText>
        </w:r>
      </w:del>
      <w:r w:rsidR="000E40D2" w:rsidRPr="001D0BF3">
        <w:rPr>
          <w:sz w:val="20"/>
          <w:szCs w:val="20"/>
        </w:rPr>
        <w:t xml:space="preserve">thiab cov pab pawg tsis </w:t>
      </w:r>
      <w:del w:id="2531" w:author="Khamsaolee Xainhiaxang" w:date="2021-07-05T11:33:00Z">
        <w:r w:rsidR="000E40D2" w:rsidRPr="001D0BF3" w:rsidDel="00467D6D">
          <w:rPr>
            <w:sz w:val="20"/>
            <w:szCs w:val="20"/>
          </w:rPr>
          <w:delText>meej</w:delText>
        </w:r>
        <w:r w:rsidR="008202B2" w:rsidRPr="001D0BF3" w:rsidDel="00467D6D">
          <w:rPr>
            <w:sz w:val="20"/>
            <w:szCs w:val="20"/>
          </w:rPr>
          <w:delText xml:space="preserve"> pem</w:delText>
        </w:r>
      </w:del>
      <w:ins w:id="2532" w:author="Khamsaolee Xainhiaxang" w:date="2021-07-05T11:33:00Z">
        <w:r w:rsidR="00467D6D">
          <w:rPr>
            <w:sz w:val="20"/>
            <w:szCs w:val="20"/>
          </w:rPr>
          <w:t>suav (unduplicated)</w:t>
        </w:r>
      </w:ins>
      <w:r w:rsidR="000E40D2" w:rsidRPr="001D0BF3">
        <w:rPr>
          <w:sz w:val="20"/>
          <w:szCs w:val="20"/>
        </w:rPr>
        <w:t xml:space="preserve">. Kev nkag mus rau hauv cov ntawv nyeem, kev kawm ib puag ncig, thiab qauv nyeem ntawv yog feem ntau tsis muaj nyob rau hauv cov tub ntxhais kawm </w:t>
      </w:r>
      <w:del w:id="2533" w:author="Khamsaolee Xainhiaxang" w:date="2021-07-05T11:35:00Z">
        <w:r w:rsidR="000E40D2" w:rsidRPr="001D0BF3" w:rsidDel="00467D6D">
          <w:rPr>
            <w:sz w:val="20"/>
            <w:szCs w:val="20"/>
          </w:rPr>
          <w:delText xml:space="preserve">txoj kev tsis xav rov qab mus </w:delText>
        </w:r>
      </w:del>
      <w:r w:rsidR="000E40D2" w:rsidRPr="001D0BF3">
        <w:rPr>
          <w:sz w:val="20"/>
          <w:szCs w:val="20"/>
        </w:rPr>
        <w:t>tsev</w:t>
      </w:r>
      <w:ins w:id="2534" w:author="Khamsaolee Xainhiaxang" w:date="2021-07-05T11:35:00Z">
        <w:r w:rsidR="00467D6D">
          <w:rPr>
            <w:sz w:val="20"/>
            <w:szCs w:val="20"/>
          </w:rPr>
          <w:t xml:space="preserve"> neeg</w:t>
        </w:r>
      </w:ins>
      <w:r w:rsidR="000E40D2" w:rsidRPr="001D0BF3">
        <w:rPr>
          <w:sz w:val="20"/>
          <w:szCs w:val="20"/>
        </w:rPr>
        <w:t xml:space="preserve"> ua ntej</w:t>
      </w:r>
      <w:ins w:id="2535" w:author="Khamsaolee Xainhiaxang" w:date="2021-07-05T11:35:00Z">
        <w:r w:rsidR="00467D6D">
          <w:rPr>
            <w:sz w:val="20"/>
            <w:szCs w:val="20"/>
          </w:rPr>
          <w:t xml:space="preserve"> thaum</w:t>
        </w:r>
      </w:ins>
      <w:r w:rsidR="000E40D2" w:rsidRPr="001D0BF3">
        <w:rPr>
          <w:sz w:val="20"/>
          <w:szCs w:val="20"/>
        </w:rPr>
        <w:t xml:space="preserve"> mus kawm ntawv. </w:t>
      </w:r>
      <w:ins w:id="2536" w:author="Khamsaolee Xainhiaxang" w:date="2021-07-05T11:36:00Z">
        <w:r w:rsidR="00046C58">
          <w:rPr>
            <w:sz w:val="20"/>
            <w:szCs w:val="20"/>
          </w:rPr>
          <w:t xml:space="preserve">Kev </w:t>
        </w:r>
      </w:ins>
      <w:ins w:id="2537" w:author="Khamsaolee Xainhiaxang" w:date="2021-07-05T11:37:00Z">
        <w:r w:rsidR="00046C58">
          <w:rPr>
            <w:sz w:val="20"/>
            <w:szCs w:val="20"/>
          </w:rPr>
          <w:t xml:space="preserve">rau siab </w:t>
        </w:r>
      </w:ins>
      <w:del w:id="2538" w:author="Khamsaolee Xainhiaxang" w:date="2021-07-05T11:37:00Z">
        <w:r w:rsidR="000E40D2" w:rsidRPr="001D0BF3" w:rsidDel="00046C58">
          <w:rPr>
            <w:sz w:val="20"/>
            <w:szCs w:val="20"/>
          </w:rPr>
          <w:delText>Txuas ntxiv</w:delText>
        </w:r>
      </w:del>
      <w:r w:rsidR="000E40D2" w:rsidRPr="001D0BF3">
        <w:rPr>
          <w:sz w:val="20"/>
          <w:szCs w:val="20"/>
        </w:rPr>
        <w:t xml:space="preserve"> rau </w:t>
      </w:r>
      <w:del w:id="2539" w:author="Khamsaolee Xainhiaxang" w:date="2021-07-05T11:37:00Z">
        <w:r w:rsidR="000E40D2" w:rsidRPr="001D0BF3" w:rsidDel="00046C58">
          <w:rPr>
            <w:sz w:val="20"/>
            <w:szCs w:val="20"/>
          </w:rPr>
          <w:delText xml:space="preserve">kev tsom mus rau kev </w:delText>
        </w:r>
      </w:del>
      <w:ins w:id="2540" w:author="Khamsaolee Xainhiaxang" w:date="2021-07-05T11:37:00Z">
        <w:r w:rsidR="00046C58">
          <w:rPr>
            <w:sz w:val="20"/>
            <w:szCs w:val="20"/>
          </w:rPr>
          <w:t xml:space="preserve">kawm </w:t>
        </w:r>
      </w:ins>
      <w:r w:rsidR="000E40D2" w:rsidRPr="001D0BF3">
        <w:rPr>
          <w:sz w:val="20"/>
          <w:szCs w:val="20"/>
        </w:rPr>
        <w:t xml:space="preserve">paub ntawv </w:t>
      </w:r>
      <w:ins w:id="2541" w:author="Khamsaolee Xainhiaxang" w:date="2021-07-05T11:37:00Z">
        <w:r w:rsidR="00046C58">
          <w:rPr>
            <w:sz w:val="20"/>
            <w:szCs w:val="20"/>
          </w:rPr>
          <w:t xml:space="preserve">thaum </w:t>
        </w:r>
      </w:ins>
      <w:r w:rsidR="000E40D2" w:rsidRPr="001D0BF3">
        <w:rPr>
          <w:sz w:val="20"/>
          <w:szCs w:val="20"/>
        </w:rPr>
        <w:t xml:space="preserve">ntxov yuav </w:t>
      </w:r>
      <w:del w:id="2542" w:author="Khamsaolee Xainhiaxang" w:date="2021-07-05T11:38:00Z">
        <w:r w:rsidR="000E40D2" w:rsidRPr="001D0BF3" w:rsidDel="00046C58">
          <w:rPr>
            <w:sz w:val="20"/>
            <w:szCs w:val="20"/>
          </w:rPr>
          <w:delText xml:space="preserve">cuam tshuam </w:delText>
        </w:r>
      </w:del>
      <w:ins w:id="2543" w:author="Khamsaolee Xainhiaxang" w:date="2021-07-05T11:38:00Z">
        <w:r w:rsidR="00046C58">
          <w:rPr>
            <w:sz w:val="20"/>
            <w:szCs w:val="20"/>
          </w:rPr>
          <w:t xml:space="preserve">muaj feem </w:t>
        </w:r>
      </w:ins>
      <w:r w:rsidR="000E40D2" w:rsidRPr="001D0BF3">
        <w:rPr>
          <w:sz w:val="20"/>
          <w:szCs w:val="20"/>
        </w:rPr>
        <w:t xml:space="preserve">rau </w:t>
      </w:r>
      <w:del w:id="2544" w:author="Khamsaolee Xainhiaxang" w:date="2021-07-05T11:39:00Z">
        <w:r w:rsidR="000E40D2" w:rsidRPr="001D0BF3" w:rsidDel="00046C58">
          <w:rPr>
            <w:sz w:val="20"/>
            <w:szCs w:val="20"/>
          </w:rPr>
          <w:delText xml:space="preserve">ntawm </w:delText>
        </w:r>
      </w:del>
      <w:del w:id="2545" w:author="Khamsaolee Xainhiaxang" w:date="2021-07-05T11:38:00Z">
        <w:r w:rsidR="000E40D2" w:rsidRPr="001D0BF3" w:rsidDel="00046C58">
          <w:rPr>
            <w:sz w:val="20"/>
            <w:szCs w:val="20"/>
          </w:rPr>
          <w:delText xml:space="preserve">qhov </w:delText>
        </w:r>
      </w:del>
      <w:ins w:id="2546" w:author="Khamsaolee Xainhiaxang" w:date="2021-07-05T11:38:00Z">
        <w:r w:rsidR="00046C58">
          <w:rPr>
            <w:sz w:val="20"/>
            <w:szCs w:val="20"/>
          </w:rPr>
          <w:t xml:space="preserve">kev kawm tiav </w:t>
        </w:r>
      </w:ins>
      <w:ins w:id="2547" w:author="Khamsaolee Xainhiaxang" w:date="2021-07-05T11:39:00Z">
        <w:r w:rsidR="00046C58" w:rsidRPr="001D0BF3">
          <w:rPr>
            <w:sz w:val="20"/>
            <w:szCs w:val="20"/>
          </w:rPr>
          <w:t xml:space="preserve">ntawm </w:t>
        </w:r>
      </w:ins>
      <w:r w:rsidR="000E40D2" w:rsidRPr="001D0BF3">
        <w:rPr>
          <w:sz w:val="20"/>
          <w:szCs w:val="20"/>
        </w:rPr>
        <w:t xml:space="preserve">cov tub ntxhais </w:t>
      </w:r>
      <w:del w:id="2548" w:author="Khamsaolee Xainhiaxang" w:date="2021-07-05T11:39:00Z">
        <w:r w:rsidR="000E40D2" w:rsidRPr="001D0BF3" w:rsidDel="00046C58">
          <w:rPr>
            <w:sz w:val="20"/>
            <w:szCs w:val="20"/>
          </w:rPr>
          <w:delText xml:space="preserve">kawm ua tiav qib kev </w:delText>
        </w:r>
        <w:r w:rsidR="00FF61C3" w:rsidRPr="001D0BF3" w:rsidDel="00046C58">
          <w:rPr>
            <w:sz w:val="20"/>
            <w:szCs w:val="20"/>
          </w:rPr>
          <w:delText>kawm</w:delText>
        </w:r>
        <w:r w:rsidR="000E40D2" w:rsidRPr="001D0BF3" w:rsidDel="00046C58">
          <w:rPr>
            <w:sz w:val="20"/>
            <w:szCs w:val="20"/>
          </w:rPr>
          <w:delText xml:space="preserve"> txog</w:delText>
        </w:r>
      </w:del>
      <w:ins w:id="2549" w:author="Khamsaolee Xainhiaxang" w:date="2021-07-05T11:39:00Z">
        <w:r w:rsidR="00046C58">
          <w:rPr>
            <w:sz w:val="20"/>
            <w:szCs w:val="20"/>
          </w:rPr>
          <w:t>xws li</w:t>
        </w:r>
      </w:ins>
      <w:r w:rsidR="000E40D2" w:rsidRPr="001D0BF3">
        <w:rPr>
          <w:sz w:val="20"/>
          <w:szCs w:val="20"/>
        </w:rPr>
        <w:t xml:space="preserve"> qib 3 (Kev tshawb nrhiav</w:t>
      </w:r>
      <w:del w:id="2550" w:author="Khamsaolee Xainhiaxang" w:date="2021-07-05T11:42:00Z">
        <w:r w:rsidR="000E40D2" w:rsidRPr="001D0BF3" w:rsidDel="00046C58">
          <w:rPr>
            <w:sz w:val="20"/>
            <w:szCs w:val="20"/>
          </w:rPr>
          <w:delText xml:space="preserve"> ntev</w:delText>
        </w:r>
      </w:del>
      <w:r w:rsidR="000E40D2" w:rsidRPr="001D0BF3">
        <w:rPr>
          <w:sz w:val="20"/>
          <w:szCs w:val="20"/>
        </w:rPr>
        <w:t xml:space="preserve"> los ntawm Annie E. Casey Foundation </w:t>
      </w:r>
      <w:del w:id="2551" w:author="Khamsaolee Xainhiaxang" w:date="2021-07-05T11:42:00Z">
        <w:r w:rsidR="000E40D2" w:rsidRPr="001D0BF3" w:rsidDel="00046C58">
          <w:rPr>
            <w:sz w:val="20"/>
            <w:szCs w:val="20"/>
          </w:rPr>
          <w:delText>tau</w:delText>
        </w:r>
      </w:del>
      <w:r w:rsidR="000E40D2" w:rsidRPr="001D0BF3">
        <w:rPr>
          <w:sz w:val="20"/>
          <w:szCs w:val="20"/>
        </w:rPr>
        <w:t xml:space="preserve"> pom </w:t>
      </w:r>
      <w:ins w:id="2552" w:author="Khamsaolee Xainhiaxang" w:date="2021-07-05T11:42:00Z">
        <w:r w:rsidR="00046C58">
          <w:rPr>
            <w:sz w:val="20"/>
            <w:szCs w:val="20"/>
          </w:rPr>
          <w:t xml:space="preserve">tau </w:t>
        </w:r>
      </w:ins>
      <w:r w:rsidR="000E40D2" w:rsidRPr="001D0BF3">
        <w:rPr>
          <w:sz w:val="20"/>
          <w:szCs w:val="20"/>
        </w:rPr>
        <w:t xml:space="preserve">tias cov tub ntxhais kawm </w:t>
      </w:r>
      <w:ins w:id="2553" w:author="Khamsaolee Xainhiaxang" w:date="2021-07-05T11:42:00Z">
        <w:r w:rsidR="00046C58">
          <w:rPr>
            <w:sz w:val="20"/>
            <w:szCs w:val="20"/>
          </w:rPr>
          <w:t xml:space="preserve">uas </w:t>
        </w:r>
        <w:r w:rsidR="00046C58" w:rsidRPr="001D0BF3">
          <w:rPr>
            <w:sz w:val="20"/>
            <w:szCs w:val="20"/>
          </w:rPr>
          <w:t xml:space="preserve">nyeem </w:t>
        </w:r>
      </w:ins>
      <w:r w:rsidR="000E40D2" w:rsidRPr="001D0BF3">
        <w:rPr>
          <w:sz w:val="20"/>
          <w:szCs w:val="20"/>
        </w:rPr>
        <w:t xml:space="preserve">tsis tau </w:t>
      </w:r>
      <w:del w:id="2554" w:author="Khamsaolee Xainhiaxang" w:date="2021-07-05T11:42:00Z">
        <w:r w:rsidR="000E40D2" w:rsidRPr="001D0BF3" w:rsidDel="00046C58">
          <w:rPr>
            <w:sz w:val="20"/>
            <w:szCs w:val="20"/>
          </w:rPr>
          <w:delText>nyeem tau</w:delText>
        </w:r>
      </w:del>
      <w:r w:rsidR="000E40D2" w:rsidRPr="001D0BF3">
        <w:rPr>
          <w:sz w:val="20"/>
          <w:szCs w:val="20"/>
        </w:rPr>
        <w:t xml:space="preserve"> zoo</w:t>
      </w:r>
      <w:ins w:id="2555" w:author="Khamsaolee Xainhiaxang" w:date="2021-07-05T11:44:00Z">
        <w:r w:rsidR="00046C58">
          <w:rPr>
            <w:sz w:val="20"/>
            <w:szCs w:val="20"/>
          </w:rPr>
          <w:t xml:space="preserve"> yuav </w:t>
        </w:r>
      </w:ins>
      <w:ins w:id="2556" w:author="Khamsaolee Xainhiaxang" w:date="2021-07-05T11:45:00Z">
        <w:r w:rsidR="00046C58">
          <w:rPr>
            <w:sz w:val="20"/>
            <w:szCs w:val="20"/>
          </w:rPr>
          <w:t>tawm ntawv ntau dua cov nyeem ntawv npliag</w:t>
        </w:r>
      </w:ins>
      <w:ins w:id="2557" w:author="Khamsaolee Xainhiaxang" w:date="2021-07-05T11:44:00Z">
        <w:r w:rsidR="00046C58">
          <w:rPr>
            <w:sz w:val="20"/>
            <w:szCs w:val="20"/>
          </w:rPr>
          <w:t xml:space="preserve"> plaub npaug </w:t>
        </w:r>
      </w:ins>
      <w:del w:id="2558" w:author="Khamsaolee Xainhiaxang" w:date="2021-07-05T11:44:00Z">
        <w:r w:rsidR="000E40D2" w:rsidRPr="001D0BF3" w:rsidDel="00046C58">
          <w:rPr>
            <w:sz w:val="20"/>
            <w:szCs w:val="20"/>
          </w:rPr>
          <w:delText xml:space="preserve"> nyob rau qib kawg</w:delText>
        </w:r>
      </w:del>
      <w:r w:rsidR="000E40D2" w:rsidRPr="001D0BF3">
        <w:rPr>
          <w:sz w:val="20"/>
          <w:szCs w:val="20"/>
        </w:rPr>
        <w:t>)</w:t>
      </w:r>
      <w:r w:rsidR="00C34275" w:rsidRPr="001D0BF3">
        <w:rPr>
          <w:sz w:val="20"/>
          <w:szCs w:val="20"/>
        </w:rPr>
        <w:t>. Qib 3 ELA cov qhab nia</w:t>
      </w:r>
      <w:ins w:id="2559" w:author="Khamsaolee Xainhiaxang" w:date="2021-07-05T11:46:00Z">
        <w:r w:rsidR="009F7C1E">
          <w:rPr>
            <w:sz w:val="20"/>
            <w:szCs w:val="20"/>
          </w:rPr>
          <w:t>s</w:t>
        </w:r>
      </w:ins>
      <w:r w:rsidR="00C34275" w:rsidRPr="001D0BF3">
        <w:rPr>
          <w:sz w:val="20"/>
          <w:szCs w:val="20"/>
        </w:rPr>
        <w:t xml:space="preserve"> tau nce hauv ELA CAASPP los ntawm 27% hauv xyoo 2017 txog 34% hauv xyoo 2019 (</w:t>
      </w:r>
      <w:del w:id="2560" w:author="Khamsaolee Xainhiaxang" w:date="2021-07-05T11:47:00Z">
        <w:r w:rsidR="00C34275" w:rsidRPr="001D0BF3" w:rsidDel="009F7C1E">
          <w:rPr>
            <w:sz w:val="20"/>
            <w:szCs w:val="20"/>
          </w:rPr>
          <w:delText>lub sij hawm</w:delText>
        </w:r>
      </w:del>
      <w:ins w:id="2561" w:author="Khamsaolee Xainhiaxang" w:date="2021-07-05T11:47:00Z">
        <w:r w:rsidR="009F7C1E">
          <w:rPr>
            <w:sz w:val="20"/>
            <w:szCs w:val="20"/>
          </w:rPr>
          <w:t>Ntaub ntawv</w:t>
        </w:r>
      </w:ins>
      <w:r w:rsidR="00C34275" w:rsidRPr="001D0BF3">
        <w:rPr>
          <w:sz w:val="20"/>
          <w:szCs w:val="20"/>
        </w:rPr>
        <w:t xml:space="preserve"> </w:t>
      </w:r>
      <w:ins w:id="2562" w:author="Khamsaolee Xainhiaxang" w:date="2021-07-05T11:47:00Z">
        <w:r w:rsidR="009F7C1E">
          <w:rPr>
            <w:sz w:val="20"/>
            <w:szCs w:val="20"/>
          </w:rPr>
          <w:t>tshaj tawm</w:t>
        </w:r>
      </w:ins>
      <w:del w:id="2563" w:author="Khamsaolee Xainhiaxang" w:date="2021-07-05T11:47:00Z">
        <w:r w:rsidR="00C34275" w:rsidRPr="001D0BF3" w:rsidDel="009F7C1E">
          <w:rPr>
            <w:sz w:val="20"/>
            <w:szCs w:val="20"/>
          </w:rPr>
          <w:delText>qhia</w:delText>
        </w:r>
      </w:del>
      <w:r w:rsidR="00C34275" w:rsidRPr="001D0BF3">
        <w:rPr>
          <w:sz w:val="20"/>
          <w:szCs w:val="20"/>
        </w:rPr>
        <w:t xml:space="preserve"> dhau los)</w:t>
      </w:r>
      <w:r w:rsidR="000E40D2" w:rsidRPr="001D0BF3">
        <w:rPr>
          <w:sz w:val="20"/>
          <w:szCs w:val="20"/>
        </w:rPr>
        <w:t>.</w:t>
      </w:r>
    </w:p>
    <w:p w14:paraId="3F6C5E5A" w14:textId="77777777" w:rsidR="00E43EF1" w:rsidRDefault="00E43EF1">
      <w:pPr>
        <w:pStyle w:val="BodyText"/>
      </w:pPr>
    </w:p>
    <w:p w14:paraId="3B6C74BE" w14:textId="70798DB7" w:rsidR="00E43EF1" w:rsidRPr="001D0BF3" w:rsidRDefault="000E40D2">
      <w:pPr>
        <w:pStyle w:val="ListParagraph"/>
        <w:numPr>
          <w:ilvl w:val="1"/>
          <w:numId w:val="30"/>
        </w:numPr>
        <w:tabs>
          <w:tab w:val="left" w:pos="767"/>
        </w:tabs>
        <w:rPr>
          <w:sz w:val="20"/>
          <w:szCs w:val="20"/>
        </w:rPr>
      </w:pPr>
      <w:r w:rsidRPr="001D0BF3">
        <w:rPr>
          <w:sz w:val="20"/>
          <w:szCs w:val="20"/>
        </w:rPr>
        <w:t>K</w:t>
      </w:r>
      <w:r w:rsidR="001E4B83" w:rsidRPr="001D0BF3">
        <w:rPr>
          <w:sz w:val="20"/>
          <w:szCs w:val="20"/>
        </w:rPr>
        <w:t>awm Qib Pib</w:t>
      </w:r>
      <w:r w:rsidRPr="001D0BF3">
        <w:rPr>
          <w:sz w:val="20"/>
          <w:szCs w:val="20"/>
        </w:rPr>
        <w:t xml:space="preserve"> Txhua Hnub (</w:t>
      </w:r>
      <w:r w:rsidR="00A97977" w:rsidRPr="001D0BF3">
        <w:rPr>
          <w:sz w:val="20"/>
          <w:szCs w:val="20"/>
        </w:rPr>
        <w:t xml:space="preserve">ntxiv </w:t>
      </w:r>
      <w:r w:rsidRPr="001D0BF3">
        <w:rPr>
          <w:sz w:val="20"/>
          <w:szCs w:val="20"/>
        </w:rPr>
        <w:t>Sij</w:t>
      </w:r>
      <w:r w:rsidR="00A97977" w:rsidRPr="001D0BF3">
        <w:rPr>
          <w:sz w:val="20"/>
          <w:szCs w:val="20"/>
        </w:rPr>
        <w:t xml:space="preserve"> </w:t>
      </w:r>
      <w:r w:rsidRPr="001D0BF3">
        <w:rPr>
          <w:sz w:val="20"/>
          <w:szCs w:val="20"/>
        </w:rPr>
        <w:t>hawm xib</w:t>
      </w:r>
      <w:r w:rsidR="00A97977" w:rsidRPr="001D0BF3">
        <w:rPr>
          <w:sz w:val="20"/>
          <w:szCs w:val="20"/>
        </w:rPr>
        <w:t xml:space="preserve"> </w:t>
      </w:r>
      <w:r w:rsidRPr="001D0BF3">
        <w:rPr>
          <w:sz w:val="20"/>
          <w:szCs w:val="20"/>
        </w:rPr>
        <w:t>fwb thiab pab txhawb rau</w:t>
      </w:r>
      <w:r w:rsidR="00A97977" w:rsidRPr="001D0BF3">
        <w:rPr>
          <w:sz w:val="20"/>
          <w:szCs w:val="20"/>
        </w:rPr>
        <w:t xml:space="preserve"> tub ntxhais</w:t>
      </w:r>
      <w:r w:rsidRPr="001D0BF3">
        <w:rPr>
          <w:sz w:val="20"/>
          <w:szCs w:val="20"/>
        </w:rPr>
        <w:t xml:space="preserve"> kawm ntawv)</w:t>
      </w:r>
    </w:p>
    <w:p w14:paraId="4AC772E4" w14:textId="3C8AA397" w:rsidR="00E43EF1" w:rsidRPr="001D0BF3" w:rsidRDefault="000E40D2" w:rsidP="00CF49EF">
      <w:pPr>
        <w:pStyle w:val="BodyText"/>
        <w:ind w:left="366" w:right="365"/>
        <w:jc w:val="both"/>
        <w:rPr>
          <w:sz w:val="20"/>
          <w:szCs w:val="20"/>
        </w:rPr>
      </w:pPr>
      <w:r w:rsidRPr="001D0BF3">
        <w:rPr>
          <w:sz w:val="20"/>
          <w:szCs w:val="20"/>
        </w:rPr>
        <w:t xml:space="preserve">Cov khoos kas kawm </w:t>
      </w:r>
      <w:r w:rsidR="00611EE3" w:rsidRPr="001D0BF3">
        <w:rPr>
          <w:sz w:val="20"/>
          <w:szCs w:val="20"/>
        </w:rPr>
        <w:t>txhua</w:t>
      </w:r>
      <w:r w:rsidRPr="001D0BF3">
        <w:rPr>
          <w:sz w:val="20"/>
          <w:szCs w:val="20"/>
        </w:rPr>
        <w:t xml:space="preserve"> hnub </w:t>
      </w:r>
      <w:del w:id="2564" w:author="Khamsaolee Xainhiaxang" w:date="2021-07-05T11:49:00Z">
        <w:r w:rsidRPr="001D0BF3" w:rsidDel="009F7C1E">
          <w:rPr>
            <w:sz w:val="20"/>
            <w:szCs w:val="20"/>
          </w:rPr>
          <w:delText>rau hauv</w:delText>
        </w:r>
      </w:del>
      <w:ins w:id="2565" w:author="Khamsaolee Xainhiaxang" w:date="2021-07-05T11:49:00Z">
        <w:r w:rsidR="009F7C1E">
          <w:rPr>
            <w:sz w:val="20"/>
            <w:szCs w:val="20"/>
          </w:rPr>
          <w:t>ntawm</w:t>
        </w:r>
      </w:ins>
      <w:r w:rsidRPr="001D0BF3">
        <w:rPr>
          <w:sz w:val="20"/>
          <w:szCs w:val="20"/>
        </w:rPr>
        <w:t xml:space="preserve"> tsev kawm ntawv qib </w:t>
      </w:r>
      <w:r w:rsidR="00611EE3" w:rsidRPr="001D0BF3">
        <w:rPr>
          <w:sz w:val="20"/>
          <w:szCs w:val="20"/>
        </w:rPr>
        <w:t>pib</w:t>
      </w:r>
      <w:r w:rsidRPr="001D0BF3">
        <w:rPr>
          <w:sz w:val="20"/>
          <w:szCs w:val="20"/>
        </w:rPr>
        <w:t xml:space="preserve"> yuav ua </w:t>
      </w:r>
      <w:del w:id="2566" w:author="Khamsaolee Xainhiaxang" w:date="2021-07-05T11:49:00Z">
        <w:r w:rsidRPr="001D0BF3" w:rsidDel="009F7C1E">
          <w:rPr>
            <w:sz w:val="20"/>
            <w:szCs w:val="20"/>
          </w:rPr>
          <w:delText xml:space="preserve">tiav </w:delText>
        </w:r>
      </w:del>
      <w:ins w:id="2567" w:author="Khamsaolee Xainhiaxang" w:date="2021-07-05T11:49:00Z">
        <w:r w:rsidR="009F7C1E">
          <w:rPr>
            <w:sz w:val="20"/>
            <w:szCs w:val="20"/>
          </w:rPr>
          <w:t>rau</w:t>
        </w:r>
        <w:r w:rsidR="009F7C1E" w:rsidRPr="001D0BF3">
          <w:rPr>
            <w:sz w:val="20"/>
            <w:szCs w:val="20"/>
          </w:rPr>
          <w:t xml:space="preserve"> </w:t>
        </w:r>
      </w:ins>
      <w:r w:rsidRPr="001D0BF3">
        <w:rPr>
          <w:sz w:val="20"/>
          <w:szCs w:val="20"/>
        </w:rPr>
        <w:t xml:space="preserve">cov </w:t>
      </w:r>
      <w:del w:id="2568" w:author="Khamsaolee Xainhiaxang" w:date="2021-07-05T11:50:00Z">
        <w:r w:rsidRPr="001D0BF3" w:rsidDel="009F7C1E">
          <w:rPr>
            <w:sz w:val="20"/>
            <w:szCs w:val="20"/>
          </w:rPr>
          <w:delText xml:space="preserve">qhov </w:delText>
        </w:r>
      </w:del>
      <w:ins w:id="2569" w:author="Khamsaolee Xainhiaxang" w:date="2021-07-05T11:50:00Z">
        <w:r w:rsidR="009F7C1E">
          <w:rPr>
            <w:sz w:val="20"/>
            <w:szCs w:val="20"/>
          </w:rPr>
          <w:t>kev</w:t>
        </w:r>
        <w:r w:rsidR="009F7C1E" w:rsidRPr="001D0BF3">
          <w:rPr>
            <w:sz w:val="20"/>
            <w:szCs w:val="20"/>
          </w:rPr>
          <w:t xml:space="preserve"> </w:t>
        </w:r>
      </w:ins>
      <w:r w:rsidRPr="001D0BF3">
        <w:rPr>
          <w:sz w:val="20"/>
          <w:szCs w:val="20"/>
        </w:rPr>
        <w:t xml:space="preserve">sib </w:t>
      </w:r>
      <w:del w:id="2570" w:author="Khamsaolee Xainhiaxang" w:date="2021-07-05T11:50:00Z">
        <w:r w:rsidRPr="001D0BF3" w:rsidDel="009F7C1E">
          <w:rPr>
            <w:sz w:val="20"/>
            <w:szCs w:val="20"/>
          </w:rPr>
          <w:delText xml:space="preserve">txawv </w:delText>
        </w:r>
      </w:del>
      <w:ins w:id="2571" w:author="Khamsaolee Xainhiaxang" w:date="2021-07-05T11:50:00Z">
        <w:r w:rsidR="009F7C1E">
          <w:rPr>
            <w:sz w:val="20"/>
            <w:szCs w:val="20"/>
          </w:rPr>
          <w:t>nrug</w:t>
        </w:r>
        <w:r w:rsidR="009F7C1E" w:rsidRPr="001D0BF3">
          <w:rPr>
            <w:sz w:val="20"/>
            <w:szCs w:val="20"/>
          </w:rPr>
          <w:t xml:space="preserve"> </w:t>
        </w:r>
      </w:ins>
      <w:r w:rsidRPr="001D0BF3">
        <w:rPr>
          <w:sz w:val="20"/>
          <w:szCs w:val="20"/>
        </w:rPr>
        <w:t>ntawm cov me</w:t>
      </w:r>
      <w:r w:rsidR="00611EE3" w:rsidRPr="001D0BF3">
        <w:rPr>
          <w:sz w:val="20"/>
          <w:szCs w:val="20"/>
        </w:rPr>
        <w:t xml:space="preserve"> </w:t>
      </w:r>
      <w:r w:rsidRPr="001D0BF3">
        <w:rPr>
          <w:sz w:val="20"/>
          <w:szCs w:val="20"/>
        </w:rPr>
        <w:t xml:space="preserve">nyuam yaus los ntawm </w:t>
      </w:r>
      <w:del w:id="2572" w:author="Khamsaolee Xainhiaxang" w:date="2021-07-05T11:50:00Z">
        <w:r w:rsidRPr="001D0BF3" w:rsidDel="009F7C1E">
          <w:rPr>
            <w:sz w:val="20"/>
            <w:szCs w:val="20"/>
          </w:rPr>
          <w:delText>cov tsev</w:delText>
        </w:r>
      </w:del>
      <w:ins w:id="2573" w:author="Khamsaolee Xainhiaxang" w:date="2021-07-05T11:50:00Z">
        <w:r w:rsidR="009F7C1E">
          <w:rPr>
            <w:sz w:val="20"/>
            <w:szCs w:val="20"/>
          </w:rPr>
          <w:t>haiv</w:t>
        </w:r>
      </w:ins>
      <w:r w:rsidRPr="001D0BF3">
        <w:rPr>
          <w:sz w:val="20"/>
          <w:szCs w:val="20"/>
        </w:rPr>
        <w:t xml:space="preserve"> neeg tsawg</w:t>
      </w:r>
      <w:ins w:id="2574" w:author="Khamsaolee Xainhiaxang" w:date="2021-07-05T11:51:00Z">
        <w:r w:rsidR="009F7C1E">
          <w:rPr>
            <w:sz w:val="20"/>
            <w:szCs w:val="20"/>
          </w:rPr>
          <w:t>, cov txom nyem</w:t>
        </w:r>
      </w:ins>
      <w:r w:rsidRPr="001D0BF3">
        <w:rPr>
          <w:sz w:val="20"/>
          <w:szCs w:val="20"/>
        </w:rPr>
        <w:t xml:space="preserve"> thiab lawv cov phooj ywg. </w:t>
      </w:r>
      <w:del w:id="2575" w:author="Khamsaolee Xainhiaxang" w:date="2021-07-05T11:52:00Z">
        <w:r w:rsidRPr="001D0BF3" w:rsidDel="009F7C1E">
          <w:rPr>
            <w:sz w:val="20"/>
            <w:szCs w:val="20"/>
          </w:rPr>
          <w:delText>Los ntawm mua</w:delText>
        </w:r>
        <w:r w:rsidR="00611EE3" w:rsidRPr="001D0BF3" w:rsidDel="009F7C1E">
          <w:rPr>
            <w:sz w:val="20"/>
            <w:szCs w:val="20"/>
          </w:rPr>
          <w:delText>j</w:delText>
        </w:r>
        <w:r w:rsidRPr="001D0BF3" w:rsidDel="009F7C1E">
          <w:rPr>
            <w:sz w:val="20"/>
            <w:szCs w:val="20"/>
          </w:rPr>
          <w:delText xml:space="preserve"> lub hauv paus ruaj khov</w:delText>
        </w:r>
      </w:del>
      <w:ins w:id="2576" w:author="Khamsaolee Xainhiaxang" w:date="2021-07-05T11:52:00Z">
        <w:r w:rsidR="009F7C1E">
          <w:rPr>
            <w:sz w:val="20"/>
            <w:szCs w:val="20"/>
          </w:rPr>
          <w:t xml:space="preserve">Cov kev pab </w:t>
        </w:r>
      </w:ins>
      <w:del w:id="2577" w:author="Khamsaolee Xainhiaxang" w:date="2021-07-05T11:52:00Z">
        <w:r w:rsidRPr="001D0BF3" w:rsidDel="009F7C1E">
          <w:rPr>
            <w:sz w:val="20"/>
            <w:szCs w:val="20"/>
          </w:rPr>
          <w:delText xml:space="preserve"> ntawm</w:delText>
        </w:r>
      </w:del>
      <w:r w:rsidRPr="001D0BF3">
        <w:rPr>
          <w:sz w:val="20"/>
          <w:szCs w:val="20"/>
        </w:rPr>
        <w:t xml:space="preserve"> kev kawm rau me</w:t>
      </w:r>
      <w:r w:rsidR="00611EE3" w:rsidRPr="001D0BF3">
        <w:rPr>
          <w:sz w:val="20"/>
          <w:szCs w:val="20"/>
        </w:rPr>
        <w:t xml:space="preserve"> </w:t>
      </w:r>
      <w:r w:rsidRPr="001D0BF3">
        <w:rPr>
          <w:sz w:val="20"/>
          <w:szCs w:val="20"/>
        </w:rPr>
        <w:t xml:space="preserve">nyuam yaus </w:t>
      </w:r>
      <w:del w:id="2578" w:author="Khamsaolee Xainhiaxang" w:date="2021-07-05T11:53:00Z">
        <w:r w:rsidRPr="001D0BF3" w:rsidDel="009F7C1E">
          <w:rPr>
            <w:sz w:val="20"/>
            <w:szCs w:val="20"/>
          </w:rPr>
          <w:delText>los ntawm</w:delText>
        </w:r>
      </w:del>
      <w:r w:rsidRPr="001D0BF3">
        <w:rPr>
          <w:sz w:val="20"/>
          <w:szCs w:val="20"/>
        </w:rPr>
        <w:t xml:space="preserve"> txhua haiv neeg, </w:t>
      </w:r>
      <w:del w:id="2579" w:author="Khamsaolee Xainhiaxang" w:date="2021-07-05T11:53:00Z">
        <w:r w:rsidRPr="001D0BF3" w:rsidDel="009F7C1E">
          <w:rPr>
            <w:sz w:val="20"/>
            <w:szCs w:val="20"/>
          </w:rPr>
          <w:delText xml:space="preserve">cov khoos kas </w:delText>
        </w:r>
      </w:del>
      <w:ins w:id="2580" w:author="Khamsaolee Xainhiaxang" w:date="2021-07-05T11:53:00Z">
        <w:r w:rsidR="009F7C1E" w:rsidRPr="001D0BF3">
          <w:rPr>
            <w:sz w:val="20"/>
            <w:szCs w:val="20"/>
          </w:rPr>
          <w:t>k</w:t>
        </w:r>
        <w:r w:rsidR="009F7C1E">
          <w:rPr>
            <w:sz w:val="20"/>
            <w:szCs w:val="20"/>
          </w:rPr>
          <w:t>ev</w:t>
        </w:r>
        <w:r w:rsidR="009F7C1E" w:rsidRPr="001D0BF3">
          <w:rPr>
            <w:sz w:val="20"/>
            <w:szCs w:val="20"/>
          </w:rPr>
          <w:t xml:space="preserve"> </w:t>
        </w:r>
      </w:ins>
      <w:r w:rsidRPr="001D0BF3">
        <w:rPr>
          <w:sz w:val="20"/>
          <w:szCs w:val="20"/>
        </w:rPr>
        <w:t xml:space="preserve">kawm </w:t>
      </w:r>
      <w:del w:id="2581" w:author="Khamsaolee Xainhiaxang" w:date="2021-07-05T11:54:00Z">
        <w:r w:rsidR="00611EE3" w:rsidRPr="001D0BF3" w:rsidDel="009F7C1E">
          <w:rPr>
            <w:sz w:val="20"/>
            <w:szCs w:val="20"/>
          </w:rPr>
          <w:delText>txhua</w:delText>
        </w:r>
        <w:r w:rsidRPr="001D0BF3" w:rsidDel="009F7C1E">
          <w:rPr>
            <w:sz w:val="20"/>
            <w:szCs w:val="20"/>
          </w:rPr>
          <w:delText xml:space="preserve"> </w:delText>
        </w:r>
      </w:del>
      <w:ins w:id="2582" w:author="Khamsaolee Xainhiaxang" w:date="2021-07-05T11:54:00Z">
        <w:r w:rsidR="009F7C1E">
          <w:rPr>
            <w:sz w:val="20"/>
            <w:szCs w:val="20"/>
          </w:rPr>
          <w:t>tag</w:t>
        </w:r>
        <w:r w:rsidR="009F7C1E" w:rsidRPr="001D0BF3">
          <w:rPr>
            <w:sz w:val="20"/>
            <w:szCs w:val="20"/>
          </w:rPr>
          <w:t xml:space="preserve"> </w:t>
        </w:r>
      </w:ins>
      <w:r w:rsidRPr="001D0BF3">
        <w:rPr>
          <w:sz w:val="20"/>
          <w:szCs w:val="20"/>
        </w:rPr>
        <w:t xml:space="preserve">hnub </w:t>
      </w:r>
      <w:ins w:id="2583" w:author="Khamsaolee Xainhiaxang" w:date="2021-07-05T11:54:00Z">
        <w:r w:rsidR="009F7C1E">
          <w:rPr>
            <w:sz w:val="20"/>
            <w:szCs w:val="20"/>
          </w:rPr>
          <w:t xml:space="preserve">ntawm cov tsev kawm qib pib </w:t>
        </w:r>
      </w:ins>
      <w:del w:id="2584" w:author="Khamsaolee Xainhiaxang" w:date="2021-07-05T11:55:00Z">
        <w:r w:rsidRPr="001D0BF3" w:rsidDel="009F7C1E">
          <w:rPr>
            <w:sz w:val="20"/>
            <w:szCs w:val="20"/>
          </w:rPr>
          <w:delText>kom paub meej tias</w:delText>
        </w:r>
      </w:del>
      <w:ins w:id="2585" w:author="Khamsaolee Xainhiaxang" w:date="2021-07-05T11:55:00Z">
        <w:r w:rsidR="009F7C1E">
          <w:rPr>
            <w:sz w:val="20"/>
            <w:szCs w:val="20"/>
          </w:rPr>
          <w:t>yuav ua kom</w:t>
        </w:r>
      </w:ins>
      <w:r w:rsidRPr="001D0BF3">
        <w:rPr>
          <w:sz w:val="20"/>
          <w:szCs w:val="20"/>
        </w:rPr>
        <w:t xml:space="preserve"> txhua tus tub ntxhais </w:t>
      </w:r>
      <w:del w:id="2586" w:author="Khamsaolee Xainhiaxang" w:date="2021-07-05T11:55:00Z">
        <w:r w:rsidRPr="001D0BF3" w:rsidDel="009F7C1E">
          <w:rPr>
            <w:sz w:val="20"/>
            <w:szCs w:val="20"/>
          </w:rPr>
          <w:delText xml:space="preserve">kawm </w:delText>
        </w:r>
      </w:del>
      <w:ins w:id="2587" w:author="Khamsaolee Xainhiaxang" w:date="2021-07-05T11:55:00Z">
        <w:r w:rsidR="009F7C1E">
          <w:rPr>
            <w:sz w:val="20"/>
            <w:szCs w:val="20"/>
          </w:rPr>
          <w:t>muaj yeej rau</w:t>
        </w:r>
        <w:r w:rsidR="009F7C1E" w:rsidRPr="001D0BF3">
          <w:rPr>
            <w:sz w:val="20"/>
            <w:szCs w:val="20"/>
          </w:rPr>
          <w:t xml:space="preserve"> </w:t>
        </w:r>
      </w:ins>
      <w:r w:rsidRPr="001D0BF3">
        <w:rPr>
          <w:sz w:val="20"/>
          <w:szCs w:val="20"/>
        </w:rPr>
        <w:t xml:space="preserve">kev kawm, kev sib raug zoo thiab </w:t>
      </w:r>
      <w:ins w:id="2588" w:author="Khamsaolee Xainhiaxang" w:date="2021-07-05T11:56:00Z">
        <w:r w:rsidR="009F7C1E">
          <w:rPr>
            <w:sz w:val="20"/>
            <w:szCs w:val="20"/>
          </w:rPr>
          <w:t xml:space="preserve">kev muaj </w:t>
        </w:r>
      </w:ins>
      <w:r w:rsidRPr="001D0BF3">
        <w:rPr>
          <w:sz w:val="20"/>
          <w:szCs w:val="20"/>
        </w:rPr>
        <w:t xml:space="preserve">lub </w:t>
      </w:r>
      <w:ins w:id="2589" w:author="Khamsaolee Xainhiaxang" w:date="2021-07-05T11:56:00Z">
        <w:r w:rsidR="009F7C1E">
          <w:rPr>
            <w:sz w:val="20"/>
            <w:szCs w:val="20"/>
          </w:rPr>
          <w:t>ntsej muag luag nyxi</w:t>
        </w:r>
      </w:ins>
      <w:del w:id="2590" w:author="Khamsaolee Xainhiaxang" w:date="2021-07-05T11:56:00Z">
        <w:r w:rsidRPr="001D0BF3" w:rsidDel="009F7C1E">
          <w:rPr>
            <w:sz w:val="20"/>
            <w:szCs w:val="20"/>
          </w:rPr>
          <w:delText>siab xav ua tiav</w:delText>
        </w:r>
      </w:del>
      <w:r w:rsidRPr="001D0BF3">
        <w:rPr>
          <w:sz w:val="20"/>
          <w:szCs w:val="20"/>
        </w:rPr>
        <w:t xml:space="preserve">. </w:t>
      </w:r>
      <w:ins w:id="2591" w:author="Khamsaolee Xainhiaxang" w:date="2021-07-05T11:57:00Z">
        <w:r w:rsidR="00DD51F8">
          <w:rPr>
            <w:sz w:val="20"/>
            <w:szCs w:val="20"/>
          </w:rPr>
          <w:t xml:space="preserve">Yuav muaj </w:t>
        </w:r>
      </w:ins>
      <w:del w:id="2592" w:author="Khamsaolee Xainhiaxang" w:date="2021-07-05T11:57:00Z">
        <w:r w:rsidRPr="001D0BF3" w:rsidDel="00DD51F8">
          <w:rPr>
            <w:sz w:val="20"/>
            <w:szCs w:val="20"/>
          </w:rPr>
          <w:delText xml:space="preserve">Cov </w:delText>
        </w:r>
      </w:del>
      <w:r w:rsidRPr="001D0BF3">
        <w:rPr>
          <w:sz w:val="20"/>
          <w:szCs w:val="20"/>
        </w:rPr>
        <w:t>kev pab</w:t>
      </w:r>
      <w:r w:rsidR="00611EE3" w:rsidRPr="001D0BF3">
        <w:rPr>
          <w:sz w:val="20"/>
          <w:szCs w:val="20"/>
        </w:rPr>
        <w:t xml:space="preserve"> </w:t>
      </w:r>
      <w:del w:id="2593" w:author="Khamsaolee Xainhiaxang" w:date="2021-07-05T11:57:00Z">
        <w:r w:rsidRPr="001D0BF3" w:rsidDel="00DD51F8">
          <w:rPr>
            <w:sz w:val="20"/>
            <w:szCs w:val="20"/>
          </w:rPr>
          <w:delText xml:space="preserve">cuam tau pab </w:delText>
        </w:r>
      </w:del>
      <w:r w:rsidRPr="001D0BF3">
        <w:rPr>
          <w:sz w:val="20"/>
          <w:szCs w:val="20"/>
        </w:rPr>
        <w:t xml:space="preserve">txhawb peb cov tub ntxhais kawm </w:t>
      </w:r>
      <w:ins w:id="2594" w:author="Khamsaolee Xainhiaxang" w:date="2021-07-05T11:58:00Z">
        <w:r w:rsidR="00DD51F8">
          <w:rPr>
            <w:sz w:val="20"/>
            <w:szCs w:val="20"/>
          </w:rPr>
          <w:t>(Unduplicated)</w:t>
        </w:r>
      </w:ins>
      <w:del w:id="2595" w:author="Khamsaolee Xainhiaxang" w:date="2021-07-05T11:58:00Z">
        <w:r w:rsidRPr="001D0BF3" w:rsidDel="00DD51F8">
          <w:rPr>
            <w:sz w:val="20"/>
            <w:szCs w:val="20"/>
          </w:rPr>
          <w:delText xml:space="preserve">tsis meej pem </w:delText>
        </w:r>
      </w:del>
      <w:r w:rsidRPr="001D0BF3">
        <w:rPr>
          <w:sz w:val="20"/>
          <w:szCs w:val="20"/>
        </w:rPr>
        <w:t xml:space="preserve">txog li 86.54% ntawm </w:t>
      </w:r>
      <w:del w:id="2596" w:author="Khamsaolee Xainhiaxang" w:date="2021-07-05T11:58:00Z">
        <w:r w:rsidRPr="001D0BF3" w:rsidDel="00DD51F8">
          <w:rPr>
            <w:sz w:val="20"/>
            <w:szCs w:val="20"/>
          </w:rPr>
          <w:delText xml:space="preserve">peb </w:delText>
        </w:r>
      </w:del>
      <w:r w:rsidRPr="001D0BF3">
        <w:rPr>
          <w:sz w:val="20"/>
          <w:szCs w:val="20"/>
        </w:rPr>
        <w:t xml:space="preserve">cov tub ntxhais kawm </w:t>
      </w:r>
      <w:del w:id="2597" w:author="Khamsaolee Xainhiaxang" w:date="2021-07-05T11:58:00Z">
        <w:r w:rsidRPr="001D0BF3" w:rsidDel="00DD51F8">
          <w:rPr>
            <w:sz w:val="20"/>
            <w:szCs w:val="20"/>
          </w:rPr>
          <w:delText>tsis meej</w:delText>
        </w:r>
        <w:r w:rsidR="00611EE3" w:rsidRPr="001D0BF3" w:rsidDel="00DD51F8">
          <w:rPr>
            <w:sz w:val="20"/>
            <w:szCs w:val="20"/>
          </w:rPr>
          <w:delText xml:space="preserve"> pem</w:delText>
        </w:r>
      </w:del>
      <w:ins w:id="2598" w:author="Khamsaolee Xainhiaxang" w:date="2021-07-05T11:58:00Z">
        <w:r w:rsidR="00DD51F8">
          <w:rPr>
            <w:sz w:val="20"/>
            <w:szCs w:val="20"/>
          </w:rPr>
          <w:t>unduplicated tag nrho</w:t>
        </w:r>
      </w:ins>
      <w:r w:rsidRPr="001D0BF3">
        <w:rPr>
          <w:sz w:val="20"/>
          <w:szCs w:val="20"/>
        </w:rPr>
        <w:t>.</w:t>
      </w:r>
    </w:p>
    <w:p w14:paraId="608F74CF" w14:textId="77777777" w:rsidR="00E43EF1" w:rsidRDefault="00E43EF1">
      <w:pPr>
        <w:pStyle w:val="BodyText"/>
      </w:pPr>
    </w:p>
    <w:p w14:paraId="7A811D2F" w14:textId="6E0700B9" w:rsidR="00E43EF1" w:rsidRPr="001D0BF3" w:rsidRDefault="000E40D2" w:rsidP="00CB2564">
      <w:pPr>
        <w:pStyle w:val="ListParagraph"/>
        <w:numPr>
          <w:ilvl w:val="1"/>
          <w:numId w:val="30"/>
        </w:numPr>
        <w:tabs>
          <w:tab w:val="left" w:pos="767"/>
        </w:tabs>
        <w:jc w:val="both"/>
        <w:rPr>
          <w:sz w:val="20"/>
          <w:szCs w:val="20"/>
        </w:rPr>
      </w:pPr>
      <w:del w:id="2599" w:author="Khamsaolee Xainhiaxang" w:date="2021-07-05T11:59:00Z">
        <w:r w:rsidRPr="001D0BF3" w:rsidDel="00DD51F8">
          <w:rPr>
            <w:sz w:val="20"/>
            <w:szCs w:val="20"/>
          </w:rPr>
          <w:delText xml:space="preserve">Lub </w:delText>
        </w:r>
      </w:del>
      <w:ins w:id="2600" w:author="Khamsaolee Xainhiaxang" w:date="2021-07-05T11:59:00Z">
        <w:r w:rsidR="00DD51F8">
          <w:rPr>
            <w:sz w:val="20"/>
            <w:szCs w:val="20"/>
          </w:rPr>
          <w:t>Kev Siv</w:t>
        </w:r>
        <w:r w:rsidR="00DD51F8" w:rsidRPr="001D0BF3">
          <w:rPr>
            <w:sz w:val="20"/>
            <w:szCs w:val="20"/>
          </w:rPr>
          <w:t xml:space="preserve"> </w:t>
        </w:r>
      </w:ins>
      <w:r w:rsidRPr="001D0BF3">
        <w:rPr>
          <w:sz w:val="20"/>
          <w:szCs w:val="20"/>
        </w:rPr>
        <w:t xml:space="preserve">Sij Hawm Luv </w:t>
      </w:r>
      <w:del w:id="2601" w:author="Khamsaolee Xainhiaxang" w:date="2021-07-05T11:59:00Z">
        <w:r w:rsidR="00EE5710" w:rsidRPr="001D0BF3" w:rsidDel="00DD51F8">
          <w:rPr>
            <w:sz w:val="20"/>
            <w:szCs w:val="20"/>
          </w:rPr>
          <w:delText>Ntawm</w:delText>
        </w:r>
        <w:r w:rsidRPr="001D0BF3" w:rsidDel="00DD51F8">
          <w:rPr>
            <w:sz w:val="20"/>
            <w:szCs w:val="20"/>
          </w:rPr>
          <w:delText xml:space="preserve"> </w:delText>
        </w:r>
      </w:del>
      <w:ins w:id="2602" w:author="Khamsaolee Xainhiaxang" w:date="2021-07-05T11:59:00Z">
        <w:r w:rsidR="00DD51F8">
          <w:rPr>
            <w:sz w:val="20"/>
            <w:szCs w:val="20"/>
          </w:rPr>
          <w:t>Rau</w:t>
        </w:r>
        <w:r w:rsidR="00DD51F8" w:rsidRPr="001D0BF3">
          <w:rPr>
            <w:sz w:val="20"/>
            <w:szCs w:val="20"/>
          </w:rPr>
          <w:t xml:space="preserve"> </w:t>
        </w:r>
      </w:ins>
      <w:r w:rsidRPr="001D0BF3">
        <w:rPr>
          <w:sz w:val="20"/>
          <w:szCs w:val="20"/>
        </w:rPr>
        <w:t>Kev Kawm</w:t>
      </w:r>
      <w:r w:rsidR="003004E6" w:rsidRPr="001D0BF3">
        <w:rPr>
          <w:sz w:val="20"/>
          <w:szCs w:val="20"/>
        </w:rPr>
        <w:t xml:space="preserve"> </w:t>
      </w:r>
      <w:del w:id="2603" w:author="Khamsaolee Xainhiaxang" w:date="2021-07-05T12:00:00Z">
        <w:r w:rsidR="003004E6" w:rsidRPr="001D0BF3" w:rsidDel="00DD51F8">
          <w:rPr>
            <w:sz w:val="20"/>
            <w:szCs w:val="20"/>
          </w:rPr>
          <w:delText>Ywj Phee</w:delText>
        </w:r>
      </w:del>
      <w:ins w:id="2604" w:author="Khamsaolee Xainhiaxang" w:date="2021-07-05T12:00:00Z">
        <w:r w:rsidR="00DD51F8">
          <w:rPr>
            <w:sz w:val="20"/>
            <w:szCs w:val="20"/>
          </w:rPr>
          <w:t>Ib leeg</w:t>
        </w:r>
      </w:ins>
      <w:del w:id="2605" w:author="Khamsaolee Xainhiaxang" w:date="2021-07-05T12:00:00Z">
        <w:r w:rsidR="003004E6" w:rsidRPr="001D0BF3" w:rsidDel="00DD51F8">
          <w:rPr>
            <w:sz w:val="20"/>
            <w:szCs w:val="20"/>
          </w:rPr>
          <w:delText>j</w:delText>
        </w:r>
      </w:del>
    </w:p>
    <w:p w14:paraId="46499B2B" w14:textId="05A7B90A" w:rsidR="00E43EF1" w:rsidRPr="001D0BF3" w:rsidRDefault="00DD51F8" w:rsidP="00CB2564">
      <w:pPr>
        <w:pStyle w:val="BodyText"/>
        <w:ind w:left="366" w:right="378"/>
        <w:jc w:val="both"/>
        <w:rPr>
          <w:sz w:val="20"/>
          <w:szCs w:val="20"/>
        </w:rPr>
      </w:pPr>
      <w:ins w:id="2606" w:author="Khamsaolee Xainhiaxang" w:date="2021-07-05T12:01:00Z">
        <w:r>
          <w:rPr>
            <w:sz w:val="20"/>
            <w:szCs w:val="20"/>
          </w:rPr>
          <w:t xml:space="preserve">Yuav muab </w:t>
        </w:r>
      </w:ins>
      <w:del w:id="2607" w:author="Khamsaolee Xainhiaxang" w:date="2021-07-05T12:01:00Z">
        <w:r w:rsidR="000E40D2" w:rsidRPr="001D0BF3" w:rsidDel="00DD51F8">
          <w:rPr>
            <w:sz w:val="20"/>
            <w:szCs w:val="20"/>
          </w:rPr>
          <w:delText>K</w:delText>
        </w:r>
      </w:del>
      <w:ins w:id="2608" w:author="Khamsaolee Xainhiaxang" w:date="2021-07-05T12:01:00Z">
        <w:r>
          <w:rPr>
            <w:sz w:val="20"/>
            <w:szCs w:val="20"/>
          </w:rPr>
          <w:t>k</w:t>
        </w:r>
      </w:ins>
      <w:r w:rsidR="000E40D2" w:rsidRPr="001D0BF3">
        <w:rPr>
          <w:sz w:val="20"/>
          <w:szCs w:val="20"/>
        </w:rPr>
        <w:t xml:space="preserve">ev </w:t>
      </w:r>
      <w:ins w:id="2609" w:author="Khamsaolee Xainhiaxang" w:date="2021-07-05T12:00:00Z">
        <w:r>
          <w:rPr>
            <w:sz w:val="20"/>
            <w:szCs w:val="20"/>
          </w:rPr>
          <w:t xml:space="preserve">siv sij hawm luv rau kev </w:t>
        </w:r>
      </w:ins>
      <w:r w:rsidR="000E40D2" w:rsidRPr="001D0BF3">
        <w:rPr>
          <w:sz w:val="20"/>
          <w:szCs w:val="20"/>
        </w:rPr>
        <w:t xml:space="preserve">kawm </w:t>
      </w:r>
      <w:del w:id="2610" w:author="Khamsaolee Xainhiaxang" w:date="2021-07-05T12:00:00Z">
        <w:r w:rsidR="000E40D2" w:rsidRPr="001D0BF3" w:rsidDel="00DD51F8">
          <w:rPr>
            <w:sz w:val="20"/>
            <w:szCs w:val="20"/>
          </w:rPr>
          <w:delText xml:space="preserve">ywj siab </w:delText>
        </w:r>
      </w:del>
      <w:r w:rsidR="000E40D2" w:rsidRPr="001D0BF3">
        <w:rPr>
          <w:sz w:val="20"/>
          <w:szCs w:val="20"/>
        </w:rPr>
        <w:t xml:space="preserve">ib </w:t>
      </w:r>
      <w:ins w:id="2611" w:author="Khamsaolee Xainhiaxang" w:date="2021-07-05T12:00:00Z">
        <w:r>
          <w:rPr>
            <w:sz w:val="20"/>
            <w:szCs w:val="20"/>
          </w:rPr>
          <w:t xml:space="preserve">leeg </w:t>
        </w:r>
      </w:ins>
      <w:del w:id="2612" w:author="Khamsaolee Xainhiaxang" w:date="2021-07-05T12:00:00Z">
        <w:r w:rsidR="000E40D2" w:rsidRPr="001D0BF3" w:rsidDel="00DD51F8">
          <w:rPr>
            <w:sz w:val="20"/>
            <w:szCs w:val="20"/>
          </w:rPr>
          <w:delText xml:space="preserve">ntus </w:delText>
        </w:r>
      </w:del>
      <w:del w:id="2613" w:author="Khamsaolee Xainhiaxang" w:date="2021-07-05T12:01:00Z">
        <w:r w:rsidR="000E40D2" w:rsidRPr="001D0BF3" w:rsidDel="00DD51F8">
          <w:rPr>
            <w:sz w:val="20"/>
            <w:szCs w:val="20"/>
          </w:rPr>
          <w:delText>yuav raug muab</w:delText>
        </w:r>
      </w:del>
      <w:r w:rsidR="000E40D2" w:rsidRPr="001D0BF3">
        <w:rPr>
          <w:sz w:val="20"/>
          <w:szCs w:val="20"/>
        </w:rPr>
        <w:t xml:space="preserve"> rau cov tub ntxhais kawm (TK - 8) uas tsis tuaj kawm ntawv </w:t>
      </w:r>
      <w:del w:id="2614" w:author="Khamsaolee Xainhiaxang" w:date="2021-07-05T12:01:00Z">
        <w:r w:rsidR="000E40D2" w:rsidRPr="001D0BF3" w:rsidDel="00DD51F8">
          <w:rPr>
            <w:sz w:val="20"/>
            <w:szCs w:val="20"/>
          </w:rPr>
          <w:delText xml:space="preserve">rau </w:delText>
        </w:r>
      </w:del>
      <w:ins w:id="2615" w:author="Khamsaolee Xainhiaxang" w:date="2021-07-05T12:01:00Z">
        <w:r>
          <w:rPr>
            <w:sz w:val="20"/>
            <w:szCs w:val="20"/>
          </w:rPr>
          <w:t xml:space="preserve">suav txij </w:t>
        </w:r>
      </w:ins>
      <w:r w:rsidR="000E40D2" w:rsidRPr="001D0BF3">
        <w:rPr>
          <w:sz w:val="20"/>
          <w:szCs w:val="20"/>
        </w:rPr>
        <w:t>tsib</w:t>
      </w:r>
      <w:r w:rsidR="003E4054" w:rsidRPr="001D0BF3">
        <w:rPr>
          <w:sz w:val="20"/>
          <w:szCs w:val="20"/>
        </w:rPr>
        <w:t xml:space="preserve"> hnub</w:t>
      </w:r>
      <w:r w:rsidR="000E40D2" w:rsidRPr="001D0BF3">
        <w:rPr>
          <w:sz w:val="20"/>
          <w:szCs w:val="20"/>
        </w:rPr>
        <w:t xml:space="preserve"> </w:t>
      </w:r>
      <w:del w:id="2616" w:author="Khamsaolee Xainhiaxang" w:date="2021-07-05T12:01:00Z">
        <w:r w:rsidR="000E40D2" w:rsidRPr="001D0BF3" w:rsidDel="00DD51F8">
          <w:rPr>
            <w:sz w:val="20"/>
            <w:szCs w:val="20"/>
          </w:rPr>
          <w:delText>los</w:delText>
        </w:r>
        <w:r w:rsidR="003E4054" w:rsidRPr="001D0BF3" w:rsidDel="00DD51F8">
          <w:rPr>
            <w:sz w:val="20"/>
            <w:szCs w:val="20"/>
          </w:rPr>
          <w:delText xml:space="preserve"> </w:delText>
        </w:r>
        <w:r w:rsidR="000E40D2" w:rsidRPr="001D0BF3" w:rsidDel="00DD51F8">
          <w:rPr>
            <w:sz w:val="20"/>
            <w:szCs w:val="20"/>
          </w:rPr>
          <w:delText xml:space="preserve">sis ntau </w:delText>
        </w:r>
        <w:r w:rsidR="003E4054" w:rsidRPr="001D0BF3" w:rsidDel="00DD51F8">
          <w:rPr>
            <w:sz w:val="20"/>
            <w:szCs w:val="20"/>
          </w:rPr>
          <w:delText>duas</w:delText>
        </w:r>
      </w:del>
      <w:ins w:id="2617" w:author="Khamsaolee Xainhiaxang" w:date="2021-07-05T12:01:00Z">
        <w:r>
          <w:rPr>
            <w:sz w:val="20"/>
            <w:szCs w:val="20"/>
          </w:rPr>
          <w:t>nce mus</w:t>
        </w:r>
      </w:ins>
      <w:r w:rsidR="000E40D2" w:rsidRPr="001D0BF3">
        <w:rPr>
          <w:sz w:val="20"/>
          <w:szCs w:val="20"/>
        </w:rPr>
        <w:t>. Qhov no yuav muab lawv lub sij</w:t>
      </w:r>
      <w:r w:rsidR="003E4054" w:rsidRPr="001D0BF3">
        <w:rPr>
          <w:sz w:val="20"/>
          <w:szCs w:val="20"/>
        </w:rPr>
        <w:t xml:space="preserve"> </w:t>
      </w:r>
      <w:r w:rsidR="000E40D2" w:rsidRPr="001D0BF3">
        <w:rPr>
          <w:sz w:val="20"/>
          <w:szCs w:val="20"/>
        </w:rPr>
        <w:t xml:space="preserve">hawm </w:t>
      </w:r>
      <w:del w:id="2618" w:author="Khamsaolee Xainhiaxang" w:date="2021-07-05T12:02:00Z">
        <w:r w:rsidR="000E40D2" w:rsidRPr="001D0BF3" w:rsidDel="00DD51F8">
          <w:rPr>
            <w:sz w:val="20"/>
            <w:szCs w:val="20"/>
          </w:rPr>
          <w:delText>los ua tiav cov ntaub ntaw</w:delText>
        </w:r>
      </w:del>
      <w:ins w:id="2619" w:author="Khamsaolee Xainhiaxang" w:date="2021-07-05T12:02:00Z">
        <w:r>
          <w:rPr>
            <w:sz w:val="20"/>
            <w:szCs w:val="20"/>
          </w:rPr>
          <w:t>rau lawv</w:t>
        </w:r>
      </w:ins>
      <w:del w:id="2620" w:author="Khamsaolee Xainhiaxang" w:date="2021-07-05T12:02:00Z">
        <w:r w:rsidR="000E40D2" w:rsidRPr="001D0BF3" w:rsidDel="00DD51F8">
          <w:rPr>
            <w:sz w:val="20"/>
            <w:szCs w:val="20"/>
          </w:rPr>
          <w:delText>v</w:delText>
        </w:r>
      </w:del>
      <w:ins w:id="2621" w:author="Khamsaolee Xainhiaxang" w:date="2021-07-05T12:02:00Z">
        <w:r>
          <w:rPr>
            <w:sz w:val="20"/>
            <w:szCs w:val="20"/>
          </w:rPr>
          <w:t xml:space="preserve"> kom</w:t>
        </w:r>
      </w:ins>
      <w:r w:rsidR="000E40D2" w:rsidRPr="001D0BF3">
        <w:rPr>
          <w:sz w:val="20"/>
          <w:szCs w:val="20"/>
        </w:rPr>
        <w:t xml:space="preserve"> kawm </w:t>
      </w:r>
      <w:del w:id="2622" w:author="Khamsaolee Xainhiaxang" w:date="2021-07-05T12:03:00Z">
        <w:r w:rsidR="000E40D2" w:rsidRPr="001D0BF3" w:rsidDel="00DD51F8">
          <w:rPr>
            <w:sz w:val="20"/>
            <w:szCs w:val="20"/>
          </w:rPr>
          <w:delText>ywj siab</w:delText>
        </w:r>
      </w:del>
      <w:ins w:id="2623" w:author="Khamsaolee Xainhiaxang" w:date="2021-07-05T12:03:00Z">
        <w:r>
          <w:rPr>
            <w:sz w:val="20"/>
            <w:szCs w:val="20"/>
          </w:rPr>
          <w:t>tiav</w:t>
        </w:r>
      </w:ins>
      <w:r w:rsidR="000E40D2" w:rsidRPr="001D0BF3">
        <w:rPr>
          <w:sz w:val="20"/>
          <w:szCs w:val="20"/>
        </w:rPr>
        <w:t xml:space="preserve">, txhawm rau </w:t>
      </w:r>
      <w:del w:id="2624" w:author="Khamsaolee Xainhiaxang" w:date="2021-07-05T12:03:00Z">
        <w:r w:rsidR="000E40D2" w:rsidRPr="001D0BF3" w:rsidDel="00DD51F8">
          <w:rPr>
            <w:sz w:val="20"/>
            <w:szCs w:val="20"/>
          </w:rPr>
          <w:delText xml:space="preserve">xyuas </w:delText>
        </w:r>
      </w:del>
      <w:r w:rsidR="000E40D2" w:rsidRPr="001D0BF3">
        <w:rPr>
          <w:sz w:val="20"/>
          <w:szCs w:val="20"/>
        </w:rPr>
        <w:t xml:space="preserve">kom cov tub ntxhais kawm tsis txhob poob qab ntawm lawv qhov kev kawm tam sim no. </w:t>
      </w:r>
      <w:ins w:id="2625" w:author="Khamsaolee Xainhiaxang" w:date="2021-07-05T12:04:00Z">
        <w:r>
          <w:rPr>
            <w:sz w:val="20"/>
            <w:szCs w:val="20"/>
          </w:rPr>
          <w:t xml:space="preserve">Tsis tag li ntawv kuj tseem muaj </w:t>
        </w:r>
      </w:ins>
      <w:del w:id="2626" w:author="Khamsaolee Xainhiaxang" w:date="2021-07-05T12:05:00Z">
        <w:r w:rsidR="000E40D2" w:rsidRPr="001D0BF3" w:rsidDel="00DD51F8">
          <w:rPr>
            <w:sz w:val="20"/>
            <w:szCs w:val="20"/>
          </w:rPr>
          <w:delText>Q</w:delText>
        </w:r>
        <w:r w:rsidR="003E4054" w:rsidRPr="001D0BF3" w:rsidDel="00DD51F8">
          <w:rPr>
            <w:sz w:val="20"/>
            <w:szCs w:val="20"/>
          </w:rPr>
          <w:delText>i</w:delText>
        </w:r>
        <w:r w:rsidR="000E40D2" w:rsidRPr="001D0BF3" w:rsidDel="00DD51F8">
          <w:rPr>
            <w:sz w:val="20"/>
            <w:szCs w:val="20"/>
          </w:rPr>
          <w:delText xml:space="preserve">b ntxiv ntawm </w:delText>
        </w:r>
      </w:del>
      <w:r w:rsidR="000E40D2" w:rsidRPr="001D0BF3">
        <w:rPr>
          <w:sz w:val="20"/>
          <w:szCs w:val="20"/>
        </w:rPr>
        <w:t xml:space="preserve">kev txhawb nqa tshwj xeeb </w:t>
      </w:r>
      <w:del w:id="2627" w:author="Khamsaolee Xainhiaxang" w:date="2021-07-05T12:05:00Z">
        <w:r w:rsidR="000E40D2" w:rsidRPr="001D0BF3" w:rsidDel="00DD51F8">
          <w:rPr>
            <w:sz w:val="20"/>
            <w:szCs w:val="20"/>
          </w:rPr>
          <w:delText xml:space="preserve">yog muaj txiaj ntsig zoo </w:delText>
        </w:r>
      </w:del>
      <w:r w:rsidR="000E40D2" w:rsidRPr="001D0BF3">
        <w:rPr>
          <w:sz w:val="20"/>
          <w:szCs w:val="20"/>
        </w:rPr>
        <w:t xml:space="preserve">rau peb cov tub ntxhais kawm </w:t>
      </w:r>
      <w:ins w:id="2628" w:author="Khamsaolee Xainhiaxang" w:date="2021-07-05T12:05:00Z">
        <w:r>
          <w:rPr>
            <w:sz w:val="20"/>
            <w:szCs w:val="20"/>
          </w:rPr>
          <w:t xml:space="preserve">(unduplicated) </w:t>
        </w:r>
      </w:ins>
      <w:del w:id="2629" w:author="Khamsaolee Xainhiaxang" w:date="2021-07-05T12:06:00Z">
        <w:r w:rsidR="000E40D2" w:rsidRPr="001D0BF3" w:rsidDel="00DD51F8">
          <w:rPr>
            <w:sz w:val="20"/>
            <w:szCs w:val="20"/>
          </w:rPr>
          <w:delText>tsis muaj kev tiv thaiv los ntawm kev muab</w:delText>
        </w:r>
      </w:del>
      <w:ins w:id="2630" w:author="Khamsaolee Xainhiaxang" w:date="2021-07-05T12:06:00Z">
        <w:r>
          <w:rPr>
            <w:sz w:val="20"/>
            <w:szCs w:val="20"/>
          </w:rPr>
          <w:t>kom</w:t>
        </w:r>
      </w:ins>
      <w:r w:rsidR="000E40D2" w:rsidRPr="001D0BF3">
        <w:rPr>
          <w:sz w:val="20"/>
          <w:szCs w:val="20"/>
        </w:rPr>
        <w:t xml:space="preserve"> lawv </w:t>
      </w:r>
      <w:ins w:id="2631" w:author="Khamsaolee Xainhiaxang" w:date="2021-07-05T12:06:00Z">
        <w:r>
          <w:rPr>
            <w:sz w:val="20"/>
            <w:szCs w:val="20"/>
          </w:rPr>
          <w:t xml:space="preserve">rov kawm dua </w:t>
        </w:r>
      </w:ins>
      <w:del w:id="2632" w:author="Khamsaolee Xainhiaxang" w:date="2021-07-05T12:06:00Z">
        <w:r w:rsidR="000E40D2" w:rsidRPr="001D0BF3" w:rsidDel="00DD51F8">
          <w:rPr>
            <w:sz w:val="20"/>
            <w:szCs w:val="20"/>
          </w:rPr>
          <w:delText xml:space="preserve">txoj kev kawm ntxiv </w:delText>
        </w:r>
      </w:del>
      <w:r w:rsidR="000E40D2" w:rsidRPr="001D0BF3">
        <w:rPr>
          <w:sz w:val="20"/>
          <w:szCs w:val="20"/>
        </w:rPr>
        <w:t>yog tias lawv qhaj ntawv los yog tau hloov</w:t>
      </w:r>
      <w:r w:rsidR="003E4054" w:rsidRPr="001D0BF3">
        <w:rPr>
          <w:sz w:val="20"/>
          <w:szCs w:val="20"/>
        </w:rPr>
        <w:t xml:space="preserve"> chaw</w:t>
      </w:r>
      <w:r w:rsidR="000E40D2" w:rsidRPr="001D0BF3">
        <w:rPr>
          <w:sz w:val="20"/>
          <w:szCs w:val="20"/>
        </w:rPr>
        <w:t xml:space="preserve">. Cov tub kawm </w:t>
      </w:r>
      <w:del w:id="2633" w:author="Khamsaolee Xainhiaxang" w:date="2021-07-05T12:07:00Z">
        <w:r w:rsidR="000E40D2" w:rsidRPr="001D0BF3" w:rsidDel="00D80FFB">
          <w:rPr>
            <w:sz w:val="20"/>
            <w:szCs w:val="20"/>
          </w:rPr>
          <w:delText>tsis muaj qhov tsis tu ncua</w:delText>
        </w:r>
      </w:del>
      <w:ins w:id="2634" w:author="Khamsaolee Xainhiaxang" w:date="2021-07-05T12:07:00Z">
        <w:r w:rsidR="00D80FFB">
          <w:rPr>
            <w:sz w:val="20"/>
            <w:szCs w:val="20"/>
          </w:rPr>
          <w:t>unduplicated</w:t>
        </w:r>
      </w:ins>
      <w:r w:rsidR="000E40D2" w:rsidRPr="001D0BF3">
        <w:rPr>
          <w:sz w:val="20"/>
          <w:szCs w:val="20"/>
        </w:rPr>
        <w:t xml:space="preserve"> </w:t>
      </w:r>
      <w:del w:id="2635" w:author="Khamsaolee Xainhiaxang" w:date="2021-07-05T12:07:00Z">
        <w:r w:rsidR="000E40D2" w:rsidRPr="001D0BF3" w:rsidDel="00D80FFB">
          <w:rPr>
            <w:sz w:val="20"/>
            <w:szCs w:val="20"/>
          </w:rPr>
          <w:delText>txuas ntxiv ua peb qhov</w:delText>
        </w:r>
      </w:del>
      <w:ins w:id="2636" w:author="Khamsaolee Xainhiaxang" w:date="2021-07-05T12:07:00Z">
        <w:r w:rsidR="00D80FFB">
          <w:rPr>
            <w:sz w:val="20"/>
            <w:szCs w:val="20"/>
          </w:rPr>
          <w:t>kuj tseem yog pab pawg</w:t>
        </w:r>
      </w:ins>
      <w:r w:rsidR="000E40D2" w:rsidRPr="001D0BF3">
        <w:rPr>
          <w:sz w:val="20"/>
          <w:szCs w:val="20"/>
        </w:rPr>
        <w:t xml:space="preserve"> </w:t>
      </w:r>
      <w:r w:rsidR="003E4054" w:rsidRPr="001D0BF3">
        <w:rPr>
          <w:sz w:val="20"/>
          <w:szCs w:val="20"/>
        </w:rPr>
        <w:t xml:space="preserve">ntau </w:t>
      </w:r>
      <w:r w:rsidR="000E40D2" w:rsidRPr="001D0BF3">
        <w:rPr>
          <w:sz w:val="20"/>
          <w:szCs w:val="20"/>
        </w:rPr>
        <w:t xml:space="preserve">tshaj plaws ntawm </w:t>
      </w:r>
      <w:r w:rsidR="003E4054" w:rsidRPr="001D0BF3">
        <w:rPr>
          <w:sz w:val="20"/>
          <w:szCs w:val="20"/>
        </w:rPr>
        <w:t xml:space="preserve">kev </w:t>
      </w:r>
      <w:r w:rsidR="000E40D2" w:rsidRPr="001D0BF3">
        <w:rPr>
          <w:sz w:val="20"/>
          <w:szCs w:val="20"/>
        </w:rPr>
        <w:t xml:space="preserve">ncua sij hawm tsis tuaj kawm ntawv thiab </w:t>
      </w:r>
      <w:del w:id="2637" w:author="Khamsaolee Xainhiaxang" w:date="2021-07-05T12:08:00Z">
        <w:r w:rsidR="000E40D2" w:rsidRPr="001D0BF3" w:rsidDel="00D80FFB">
          <w:rPr>
            <w:sz w:val="20"/>
            <w:szCs w:val="20"/>
          </w:rPr>
          <w:delText>txawm ntau dua</w:delText>
        </w:r>
      </w:del>
      <w:ins w:id="2638" w:author="Khamsaolee Xainhiaxang" w:date="2021-07-05T12:08:00Z">
        <w:r w:rsidR="00D80FFB">
          <w:rPr>
            <w:sz w:val="20"/>
            <w:szCs w:val="20"/>
          </w:rPr>
          <w:t>tshwj xeeb yog</w:t>
        </w:r>
      </w:ins>
      <w:r w:rsidR="000E40D2" w:rsidRPr="001D0BF3">
        <w:rPr>
          <w:sz w:val="20"/>
          <w:szCs w:val="20"/>
        </w:rPr>
        <w:t xml:space="preserve"> thaum kev kawm nyob deb. Kev kawm </w:t>
      </w:r>
      <w:del w:id="2639" w:author="Khamsaolee Xainhiaxang" w:date="2021-07-05T12:09:00Z">
        <w:r w:rsidR="000E40D2" w:rsidRPr="001D0BF3" w:rsidDel="00D80FFB">
          <w:rPr>
            <w:sz w:val="20"/>
            <w:szCs w:val="20"/>
          </w:rPr>
          <w:delText>ywj siab</w:delText>
        </w:r>
      </w:del>
      <w:ins w:id="2640" w:author="Khamsaolee Xainhiaxang" w:date="2021-07-05T12:09:00Z">
        <w:r w:rsidR="00D80FFB">
          <w:rPr>
            <w:sz w:val="20"/>
            <w:szCs w:val="20"/>
          </w:rPr>
          <w:t xml:space="preserve">ib leeg </w:t>
        </w:r>
      </w:ins>
      <w:r w:rsidR="000E40D2" w:rsidRPr="001D0BF3">
        <w:rPr>
          <w:sz w:val="20"/>
          <w:szCs w:val="20"/>
        </w:rPr>
        <w:t xml:space="preserve"> </w:t>
      </w:r>
      <w:del w:id="2641" w:author="Khamsaolee Xainhiaxang" w:date="2021-07-05T12:09:00Z">
        <w:r w:rsidR="000E40D2" w:rsidRPr="001D0BF3" w:rsidDel="00D80FFB">
          <w:rPr>
            <w:sz w:val="20"/>
            <w:szCs w:val="20"/>
          </w:rPr>
          <w:delText xml:space="preserve">ib ntus </w:delText>
        </w:r>
      </w:del>
      <w:r w:rsidR="000E40D2" w:rsidRPr="001D0BF3">
        <w:rPr>
          <w:sz w:val="20"/>
          <w:szCs w:val="20"/>
        </w:rPr>
        <w:t xml:space="preserve">tau pab 470 tus tub ntxhais kawm thiab </w:t>
      </w:r>
      <w:del w:id="2642" w:author="Khamsaolee Xainhiaxang" w:date="2021-07-05T12:10:00Z">
        <w:r w:rsidR="000E40D2" w:rsidRPr="001D0BF3" w:rsidDel="00D80FFB">
          <w:rPr>
            <w:sz w:val="20"/>
            <w:szCs w:val="20"/>
          </w:rPr>
          <w:delText>tau tso cai rov</w:delText>
        </w:r>
      </w:del>
      <w:ins w:id="2643" w:author="Khamsaolee Xainhiaxang" w:date="2021-07-05T12:10:00Z">
        <w:r w:rsidR="00D80FFB">
          <w:rPr>
            <w:sz w:val="20"/>
            <w:szCs w:val="20"/>
          </w:rPr>
          <w:t>xam tau</w:t>
        </w:r>
      </w:ins>
      <w:r w:rsidR="000E40D2" w:rsidRPr="001D0BF3">
        <w:rPr>
          <w:sz w:val="20"/>
          <w:szCs w:val="20"/>
        </w:rPr>
        <w:t xml:space="preserve"> </w:t>
      </w:r>
      <w:del w:id="2644" w:author="Khamsaolee Xainhiaxang" w:date="2021-07-05T12:10:00Z">
        <w:r w:rsidR="000E40D2" w:rsidRPr="001D0BF3" w:rsidDel="00D80FFB">
          <w:rPr>
            <w:sz w:val="20"/>
            <w:szCs w:val="20"/>
          </w:rPr>
          <w:delText>qab los ntawm</w:delText>
        </w:r>
      </w:del>
      <w:ins w:id="2645" w:author="Khamsaolee Xainhiaxang" w:date="2021-07-05T12:10:00Z">
        <w:r w:rsidR="00D80FFB">
          <w:rPr>
            <w:sz w:val="20"/>
            <w:szCs w:val="20"/>
          </w:rPr>
          <w:t>yog</w:t>
        </w:r>
      </w:ins>
      <w:r w:rsidR="000E40D2" w:rsidRPr="001D0BF3">
        <w:rPr>
          <w:sz w:val="20"/>
          <w:szCs w:val="20"/>
        </w:rPr>
        <w:t xml:space="preserve"> 3753 hnub </w:t>
      </w:r>
      <w:del w:id="2646" w:author="Khamsaolee Xainhiaxang" w:date="2021-07-05T12:10:00Z">
        <w:r w:rsidR="000E40D2" w:rsidRPr="001D0BF3" w:rsidDel="00D80FFB">
          <w:rPr>
            <w:sz w:val="20"/>
            <w:szCs w:val="20"/>
          </w:rPr>
          <w:delText xml:space="preserve">thaum </w:delText>
        </w:r>
      </w:del>
      <w:ins w:id="2647" w:author="Khamsaolee Xainhiaxang" w:date="2021-07-05T12:10:00Z">
        <w:r w:rsidR="00D80FFB">
          <w:rPr>
            <w:sz w:val="20"/>
            <w:szCs w:val="20"/>
          </w:rPr>
          <w:t>ntawm</w:t>
        </w:r>
        <w:r w:rsidR="00D80FFB" w:rsidRPr="001D0BF3">
          <w:rPr>
            <w:sz w:val="20"/>
            <w:szCs w:val="20"/>
          </w:rPr>
          <w:t xml:space="preserve"> </w:t>
        </w:r>
      </w:ins>
      <w:r w:rsidR="000E40D2" w:rsidRPr="001D0BF3">
        <w:rPr>
          <w:sz w:val="20"/>
          <w:szCs w:val="20"/>
        </w:rPr>
        <w:t>lub sij</w:t>
      </w:r>
      <w:r w:rsidR="003E4054" w:rsidRPr="001D0BF3">
        <w:rPr>
          <w:sz w:val="20"/>
          <w:szCs w:val="20"/>
        </w:rPr>
        <w:t xml:space="preserve"> </w:t>
      </w:r>
      <w:r w:rsidR="000E40D2" w:rsidRPr="001D0BF3">
        <w:rPr>
          <w:sz w:val="20"/>
          <w:szCs w:val="20"/>
        </w:rPr>
        <w:t>hawm luv</w:t>
      </w:r>
      <w:r w:rsidR="003E4054" w:rsidRPr="001D0BF3">
        <w:rPr>
          <w:sz w:val="20"/>
          <w:szCs w:val="20"/>
        </w:rPr>
        <w:t xml:space="preserve"> ntawm xyoo kawm</w:t>
      </w:r>
      <w:r w:rsidR="00867347" w:rsidRPr="001D0BF3">
        <w:rPr>
          <w:sz w:val="20"/>
          <w:szCs w:val="20"/>
        </w:rPr>
        <w:t xml:space="preserve"> </w:t>
      </w:r>
      <w:del w:id="2648" w:author="Khamsaolee Xainhiaxang" w:date="2021-07-05T12:10:00Z">
        <w:r w:rsidR="00867347" w:rsidRPr="001D0BF3" w:rsidDel="00D80FFB">
          <w:rPr>
            <w:sz w:val="20"/>
            <w:szCs w:val="20"/>
          </w:rPr>
          <w:delText>ntawv</w:delText>
        </w:r>
        <w:r w:rsidR="000E40D2" w:rsidRPr="001D0BF3" w:rsidDel="00D80FFB">
          <w:rPr>
            <w:sz w:val="20"/>
            <w:szCs w:val="20"/>
          </w:rPr>
          <w:delText xml:space="preserve"> </w:delText>
        </w:r>
      </w:del>
      <w:r w:rsidR="000E40D2" w:rsidRPr="001D0BF3">
        <w:rPr>
          <w:sz w:val="20"/>
          <w:szCs w:val="20"/>
        </w:rPr>
        <w:t>2019-2020.</w:t>
      </w:r>
    </w:p>
    <w:p w14:paraId="10D2ADA5" w14:textId="77777777" w:rsidR="00E43EF1" w:rsidRDefault="00E43EF1">
      <w:pPr>
        <w:pStyle w:val="BodyText"/>
      </w:pPr>
    </w:p>
    <w:p w14:paraId="7D5C516E" w14:textId="6A5823F2" w:rsidR="00E43EF1" w:rsidRPr="001D0BF3" w:rsidRDefault="00B047E0">
      <w:pPr>
        <w:pStyle w:val="ListParagraph"/>
        <w:numPr>
          <w:ilvl w:val="1"/>
          <w:numId w:val="30"/>
        </w:numPr>
        <w:tabs>
          <w:tab w:val="left" w:pos="767"/>
        </w:tabs>
        <w:rPr>
          <w:sz w:val="20"/>
          <w:szCs w:val="20"/>
        </w:rPr>
      </w:pPr>
      <w:r w:rsidRPr="001D0BF3">
        <w:rPr>
          <w:sz w:val="20"/>
          <w:szCs w:val="20"/>
        </w:rPr>
        <w:t>Kev Pom Mus Deb</w:t>
      </w:r>
      <w:ins w:id="2649" w:author="Khamsaolee Xainhiaxang" w:date="2021-07-05T17:41:00Z">
        <w:r w:rsidR="00186D41">
          <w:rPr>
            <w:sz w:val="20"/>
            <w:szCs w:val="20"/>
          </w:rPr>
          <w:t xml:space="preserve"> (Illuminate)</w:t>
        </w:r>
      </w:ins>
    </w:p>
    <w:p w14:paraId="59ACD588" w14:textId="6C9EC852" w:rsidR="00E43EF1" w:rsidRPr="001D0BF3" w:rsidRDefault="000E40D2" w:rsidP="00397C70">
      <w:pPr>
        <w:pStyle w:val="BodyText"/>
        <w:ind w:left="366" w:right="899"/>
        <w:jc w:val="both"/>
        <w:rPr>
          <w:sz w:val="20"/>
          <w:szCs w:val="20"/>
        </w:rPr>
      </w:pPr>
      <w:r w:rsidRPr="001D0BF3">
        <w:rPr>
          <w:sz w:val="20"/>
          <w:szCs w:val="20"/>
        </w:rPr>
        <w:t>Cov kev tswj hwm cov ntaub ntawv</w:t>
      </w:r>
      <w:ins w:id="2650" w:author="Khamsaolee Xainhiaxang" w:date="2021-07-05T17:41:00Z">
        <w:r w:rsidR="00186D41">
          <w:rPr>
            <w:sz w:val="20"/>
            <w:szCs w:val="20"/>
          </w:rPr>
          <w:t xml:space="preserve"> (Data)</w:t>
        </w:r>
      </w:ins>
      <w:r w:rsidR="00980A92" w:rsidRPr="001D0BF3">
        <w:rPr>
          <w:sz w:val="20"/>
          <w:szCs w:val="20"/>
        </w:rPr>
        <w:t xml:space="preserve"> kev pom mus deb</w:t>
      </w:r>
      <w:r w:rsidRPr="001D0BF3">
        <w:rPr>
          <w:sz w:val="20"/>
          <w:szCs w:val="20"/>
        </w:rPr>
        <w:t xml:space="preserve">, CCSS raws kev </w:t>
      </w:r>
      <w:r w:rsidR="00980A92" w:rsidRPr="001D0BF3">
        <w:rPr>
          <w:sz w:val="20"/>
          <w:szCs w:val="20"/>
        </w:rPr>
        <w:t>sim</w:t>
      </w:r>
      <w:r w:rsidRPr="001D0BF3">
        <w:rPr>
          <w:sz w:val="20"/>
          <w:szCs w:val="20"/>
        </w:rPr>
        <w:t xml:space="preserve"> thiab ntsuas </w:t>
      </w:r>
      <w:r w:rsidR="00980A92" w:rsidRPr="001D0BF3">
        <w:rPr>
          <w:sz w:val="20"/>
          <w:szCs w:val="20"/>
        </w:rPr>
        <w:t>cov khoos kas</w:t>
      </w:r>
      <w:r w:rsidRPr="001D0BF3">
        <w:rPr>
          <w:sz w:val="20"/>
          <w:szCs w:val="20"/>
        </w:rPr>
        <w:t xml:space="preserve">, raug siv los </w:t>
      </w:r>
      <w:del w:id="2651" w:author="Khamsaolee Xainhiaxang" w:date="2021-07-05T17:42:00Z">
        <w:r w:rsidRPr="001D0BF3" w:rsidDel="00186D41">
          <w:rPr>
            <w:sz w:val="20"/>
            <w:szCs w:val="20"/>
          </w:rPr>
          <w:delText xml:space="preserve">saib </w:delText>
        </w:r>
      </w:del>
      <w:ins w:id="2652" w:author="Khamsaolee Xainhiaxang" w:date="2021-07-05T17:42:00Z">
        <w:r w:rsidR="00186D41">
          <w:rPr>
            <w:sz w:val="20"/>
            <w:szCs w:val="20"/>
          </w:rPr>
          <w:t>oj</w:t>
        </w:r>
        <w:r w:rsidR="00186D41" w:rsidRPr="001D0BF3">
          <w:rPr>
            <w:sz w:val="20"/>
            <w:szCs w:val="20"/>
          </w:rPr>
          <w:t xml:space="preserve"> </w:t>
        </w:r>
      </w:ins>
      <w:ins w:id="2653" w:author="Khamsaolee Xainhiaxang" w:date="2021-07-05T17:43:00Z">
        <w:r w:rsidR="00186D41">
          <w:rPr>
            <w:sz w:val="20"/>
            <w:szCs w:val="20"/>
          </w:rPr>
          <w:t>nt</w:t>
        </w:r>
      </w:ins>
      <w:del w:id="2654" w:author="Khamsaolee Xainhiaxang" w:date="2021-07-05T17:43:00Z">
        <w:r w:rsidRPr="001D0BF3" w:rsidDel="00186D41">
          <w:rPr>
            <w:sz w:val="20"/>
            <w:szCs w:val="20"/>
          </w:rPr>
          <w:delText>xy</w:delText>
        </w:r>
      </w:del>
      <w:r w:rsidRPr="001D0BF3">
        <w:rPr>
          <w:sz w:val="20"/>
          <w:szCs w:val="20"/>
        </w:rPr>
        <w:t>ua</w:t>
      </w:r>
      <w:ins w:id="2655" w:author="Khamsaolee Xainhiaxang" w:date="2021-07-05T17:43:00Z">
        <w:r w:rsidR="00186D41">
          <w:rPr>
            <w:sz w:val="20"/>
            <w:szCs w:val="20"/>
          </w:rPr>
          <w:t>m</w:t>
        </w:r>
      </w:ins>
      <w:del w:id="2656" w:author="Khamsaolee Xainhiaxang" w:date="2021-07-05T17:43:00Z">
        <w:r w:rsidRPr="001D0BF3" w:rsidDel="00186D41">
          <w:rPr>
            <w:sz w:val="20"/>
            <w:szCs w:val="20"/>
          </w:rPr>
          <w:delText>s</w:delText>
        </w:r>
      </w:del>
      <w:r w:rsidRPr="001D0BF3">
        <w:rPr>
          <w:sz w:val="20"/>
          <w:szCs w:val="20"/>
        </w:rPr>
        <w:t xml:space="preserve"> tub ntxhais kawm </w:t>
      </w:r>
      <w:ins w:id="2657" w:author="Khamsaolee Xainhiaxang" w:date="2021-07-05T17:43:00Z">
        <w:r w:rsidR="00186D41">
          <w:rPr>
            <w:sz w:val="20"/>
            <w:szCs w:val="20"/>
          </w:rPr>
          <w:t xml:space="preserve">cov </w:t>
        </w:r>
      </w:ins>
      <w:r w:rsidRPr="001D0BF3">
        <w:rPr>
          <w:sz w:val="20"/>
          <w:szCs w:val="20"/>
        </w:rPr>
        <w:t>kev kawm thiab txhawb kev qhia. Cov ntawv tshaj tawm</w:t>
      </w:r>
      <w:del w:id="2658" w:author="Khamsaolee Xainhiaxang" w:date="2021-07-05T17:43:00Z">
        <w:r w:rsidRPr="001D0BF3" w:rsidDel="00186D41">
          <w:rPr>
            <w:sz w:val="20"/>
            <w:szCs w:val="20"/>
          </w:rPr>
          <w:delText xml:space="preserve"> m</w:delText>
        </w:r>
        <w:r w:rsidR="000A6198" w:rsidRPr="001D0BF3" w:rsidDel="00186D41">
          <w:rPr>
            <w:sz w:val="20"/>
            <w:szCs w:val="20"/>
          </w:rPr>
          <w:delText>e</w:delText>
        </w:r>
      </w:del>
      <w:r w:rsidRPr="001D0BF3">
        <w:rPr>
          <w:sz w:val="20"/>
          <w:szCs w:val="20"/>
        </w:rPr>
        <w:t xml:space="preserve"> tau tso cai rau peb los saib xyuas thiab ua cov ntaub ntawv </w:t>
      </w:r>
      <w:del w:id="2659" w:author="Khamsaolee Xainhiaxang" w:date="2021-07-05T17:44:00Z">
        <w:r w:rsidRPr="001D0BF3" w:rsidDel="00186D41">
          <w:rPr>
            <w:sz w:val="20"/>
            <w:szCs w:val="20"/>
          </w:rPr>
          <w:delText>uas tsis cais</w:delText>
        </w:r>
      </w:del>
      <w:ins w:id="2660" w:author="Khamsaolee Xainhiaxang" w:date="2021-07-05T17:44:00Z">
        <w:r w:rsidR="00186D41">
          <w:rPr>
            <w:sz w:val="20"/>
            <w:szCs w:val="20"/>
          </w:rPr>
          <w:t>tag nrho</w:t>
        </w:r>
      </w:ins>
      <w:r w:rsidRPr="001D0BF3">
        <w:rPr>
          <w:sz w:val="20"/>
          <w:szCs w:val="20"/>
        </w:rPr>
        <w:t xml:space="preserve"> kom qhia tau kev nce zuj zus ntawm </w:t>
      </w:r>
      <w:r w:rsidR="00E2766D" w:rsidRPr="001D0BF3">
        <w:rPr>
          <w:sz w:val="20"/>
          <w:szCs w:val="20"/>
        </w:rPr>
        <w:t>pab pawg me</w:t>
      </w:r>
      <w:r w:rsidRPr="001D0BF3">
        <w:rPr>
          <w:sz w:val="20"/>
          <w:szCs w:val="20"/>
        </w:rPr>
        <w:t>. Cov ntaub ntawv no yog siv los tsim</w:t>
      </w:r>
      <w:ins w:id="2661" w:author="Khamsaolee Xainhiaxang" w:date="2021-07-05T17:46:00Z">
        <w:r w:rsidR="00351BDE">
          <w:rPr>
            <w:sz w:val="20"/>
            <w:szCs w:val="20"/>
          </w:rPr>
          <w:t xml:space="preserve"> kho</w:t>
        </w:r>
      </w:ins>
      <w:r w:rsidRPr="001D0BF3">
        <w:rPr>
          <w:sz w:val="20"/>
          <w:szCs w:val="20"/>
        </w:rPr>
        <w:t xml:space="preserve"> LCAP thiab SPSA cov kev ntsuas thiab cov hom phiaj thoob plaws hauv nroog thiab soj ntsuam thiab </w:t>
      </w:r>
      <w:ins w:id="2662" w:author="Khamsaolee Xainhiaxang" w:date="2021-07-05T17:48:00Z">
        <w:r w:rsidR="00351BDE">
          <w:rPr>
            <w:sz w:val="20"/>
            <w:szCs w:val="20"/>
          </w:rPr>
          <w:t xml:space="preserve">txhim </w:t>
        </w:r>
      </w:ins>
      <w:r w:rsidRPr="001D0BF3">
        <w:rPr>
          <w:sz w:val="20"/>
          <w:szCs w:val="20"/>
        </w:rPr>
        <w:t xml:space="preserve">kho nyob rau xyoo kawm ntawv. Cov tub ntxhais kawm </w:t>
      </w:r>
      <w:ins w:id="2663" w:author="Khamsaolee Xainhiaxang" w:date="2021-07-05T17:48:00Z">
        <w:r w:rsidR="00351BDE">
          <w:rPr>
            <w:sz w:val="20"/>
            <w:szCs w:val="20"/>
          </w:rPr>
          <w:t>unduplicated</w:t>
        </w:r>
      </w:ins>
      <w:del w:id="2664" w:author="Khamsaolee Xainhiaxang" w:date="2021-07-05T17:48:00Z">
        <w:r w:rsidRPr="001D0BF3" w:rsidDel="00351BDE">
          <w:rPr>
            <w:sz w:val="20"/>
            <w:szCs w:val="20"/>
          </w:rPr>
          <w:delText xml:space="preserve">tsis muaj kev kawm </w:delText>
        </w:r>
      </w:del>
      <w:r w:rsidRPr="001D0BF3">
        <w:rPr>
          <w:sz w:val="20"/>
          <w:szCs w:val="20"/>
        </w:rPr>
        <w:t xml:space="preserve">tau txais cov kev pab tiv thaiv raws li qhov xav tau uas muaj pov thawj los ntawm cov ntaub ntawv </w:t>
      </w:r>
      <w:del w:id="2665" w:author="Khamsaolee Xainhiaxang" w:date="2021-07-05T17:50:00Z">
        <w:r w:rsidRPr="001D0BF3" w:rsidDel="00351BDE">
          <w:rPr>
            <w:sz w:val="20"/>
            <w:szCs w:val="20"/>
          </w:rPr>
          <w:delText xml:space="preserve">los </w:delText>
        </w:r>
      </w:del>
      <w:r w:rsidRPr="001D0BF3">
        <w:rPr>
          <w:sz w:val="20"/>
          <w:szCs w:val="20"/>
        </w:rPr>
        <w:t xml:space="preserve">ntawm </w:t>
      </w:r>
      <w:r w:rsidR="00E2766D" w:rsidRPr="001D0BF3">
        <w:rPr>
          <w:sz w:val="20"/>
          <w:szCs w:val="20"/>
        </w:rPr>
        <w:t>kev ntsuam xyuas kev pom mus deb</w:t>
      </w:r>
      <w:r w:rsidRPr="001D0BF3">
        <w:rPr>
          <w:sz w:val="20"/>
          <w:szCs w:val="20"/>
        </w:rPr>
        <w:t>.</w:t>
      </w:r>
    </w:p>
    <w:p w14:paraId="5688A3E3" w14:textId="77777777" w:rsidR="00E43EF1" w:rsidRDefault="00E43EF1">
      <w:pPr>
        <w:pStyle w:val="BodyText"/>
      </w:pPr>
    </w:p>
    <w:p w14:paraId="5304215E" w14:textId="0334ABFE" w:rsidR="00E43EF1" w:rsidRPr="001D0BF3" w:rsidRDefault="000E40D2">
      <w:pPr>
        <w:pStyle w:val="ListParagraph"/>
        <w:numPr>
          <w:ilvl w:val="1"/>
          <w:numId w:val="30"/>
        </w:numPr>
        <w:tabs>
          <w:tab w:val="left" w:pos="767"/>
        </w:tabs>
        <w:rPr>
          <w:sz w:val="20"/>
          <w:szCs w:val="20"/>
        </w:rPr>
      </w:pPr>
      <w:r w:rsidRPr="001D0BF3">
        <w:rPr>
          <w:sz w:val="20"/>
          <w:szCs w:val="20"/>
        </w:rPr>
        <w:t xml:space="preserve">Kev </w:t>
      </w:r>
      <w:ins w:id="2666" w:author="Khamsaolee Xainhiaxang" w:date="2021-07-05T17:54:00Z">
        <w:r w:rsidR="00351BDE">
          <w:rPr>
            <w:sz w:val="20"/>
            <w:szCs w:val="20"/>
          </w:rPr>
          <w:t>T</w:t>
        </w:r>
      </w:ins>
      <w:del w:id="2667" w:author="Khamsaolee Xainhiaxang" w:date="2021-07-05T17:54:00Z">
        <w:r w:rsidRPr="001D0BF3" w:rsidDel="00351BDE">
          <w:rPr>
            <w:sz w:val="20"/>
            <w:szCs w:val="20"/>
          </w:rPr>
          <w:delText>t</w:delText>
        </w:r>
      </w:del>
      <w:r w:rsidRPr="001D0BF3">
        <w:rPr>
          <w:sz w:val="20"/>
          <w:szCs w:val="20"/>
        </w:rPr>
        <w:t xml:space="preserve">xo </w:t>
      </w:r>
      <w:del w:id="2668" w:author="Khamsaolee Xainhiaxang" w:date="2021-07-05T17:54:00Z">
        <w:r w:rsidRPr="001D0BF3" w:rsidDel="00351BDE">
          <w:rPr>
            <w:sz w:val="20"/>
            <w:szCs w:val="20"/>
          </w:rPr>
          <w:delText>tus lej hauv</w:delText>
        </w:r>
      </w:del>
      <w:ins w:id="2669" w:author="Khamsaolee Xainhiaxang" w:date="2021-07-05T17:54:00Z">
        <w:r w:rsidR="00351BDE">
          <w:rPr>
            <w:sz w:val="20"/>
            <w:szCs w:val="20"/>
          </w:rPr>
          <w:t>Cov Tub Ntxhais Kawm Haum</w:t>
        </w:r>
      </w:ins>
      <w:r w:rsidRPr="001D0BF3">
        <w:rPr>
          <w:sz w:val="20"/>
          <w:szCs w:val="20"/>
        </w:rPr>
        <w:t xml:space="preserve"> chav kawm</w:t>
      </w:r>
    </w:p>
    <w:p w14:paraId="6080EE2F" w14:textId="0E7F41CF" w:rsidR="00E43EF1" w:rsidRPr="001D0BF3" w:rsidRDefault="000E40D2" w:rsidP="002C4990">
      <w:pPr>
        <w:pStyle w:val="BodyText"/>
        <w:ind w:left="366" w:right="740"/>
        <w:jc w:val="both"/>
        <w:rPr>
          <w:sz w:val="20"/>
          <w:szCs w:val="20"/>
        </w:rPr>
      </w:pPr>
      <w:r w:rsidRPr="001D0BF3">
        <w:rPr>
          <w:sz w:val="20"/>
          <w:szCs w:val="20"/>
        </w:rPr>
        <w:t xml:space="preserve">Twin Rivers Cov Tsev Kawm Ntawv Ib Cheeb Tsam </w:t>
      </w:r>
      <w:del w:id="2670" w:author="Khamsaolee Xainhiaxang" w:date="2021-07-05T17:55:00Z">
        <w:r w:rsidRPr="001D0BF3" w:rsidDel="007876BE">
          <w:rPr>
            <w:sz w:val="20"/>
            <w:szCs w:val="20"/>
          </w:rPr>
          <w:delText xml:space="preserve">Tsis suav nrog </w:delText>
        </w:r>
      </w:del>
      <w:r w:rsidRPr="001D0BF3">
        <w:rPr>
          <w:sz w:val="20"/>
          <w:szCs w:val="20"/>
        </w:rPr>
        <w:t>cov tub ntxhais kaw</w:t>
      </w:r>
      <w:r w:rsidR="00896E05" w:rsidRPr="001D0BF3">
        <w:rPr>
          <w:sz w:val="20"/>
          <w:szCs w:val="20"/>
        </w:rPr>
        <w:t>m</w:t>
      </w:r>
      <w:r w:rsidRPr="001D0BF3">
        <w:rPr>
          <w:sz w:val="20"/>
          <w:szCs w:val="20"/>
        </w:rPr>
        <w:t xml:space="preserve"> </w:t>
      </w:r>
      <w:ins w:id="2671" w:author="Khamsaolee Xainhiaxang" w:date="2021-07-05T17:56:00Z">
        <w:r w:rsidR="007876BE">
          <w:rPr>
            <w:sz w:val="20"/>
            <w:szCs w:val="20"/>
          </w:rPr>
          <w:t xml:space="preserve">unduplicated </w:t>
        </w:r>
      </w:ins>
      <w:del w:id="2672" w:author="Khamsaolee Xainhiaxang" w:date="2021-07-05T17:55:00Z">
        <w:r w:rsidRPr="001D0BF3" w:rsidDel="007876BE">
          <w:rPr>
            <w:sz w:val="20"/>
            <w:szCs w:val="20"/>
          </w:rPr>
          <w:delText>tau nce siab ntawm</w:delText>
        </w:r>
      </w:del>
      <w:ins w:id="2673" w:author="Khamsaolee Xainhiaxang" w:date="2021-07-05T17:55:00Z">
        <w:r w:rsidR="007876BE">
          <w:rPr>
            <w:sz w:val="20"/>
            <w:szCs w:val="20"/>
          </w:rPr>
          <w:t>yog</w:t>
        </w:r>
      </w:ins>
      <w:r w:rsidRPr="001D0BF3">
        <w:rPr>
          <w:sz w:val="20"/>
          <w:szCs w:val="20"/>
        </w:rPr>
        <w:t xml:space="preserve"> 86.54%, </w:t>
      </w:r>
      <w:ins w:id="2674" w:author="Khamsaolee Xainhiaxang" w:date="2021-07-05T17:56:00Z">
        <w:r w:rsidR="007876BE">
          <w:rPr>
            <w:sz w:val="20"/>
            <w:szCs w:val="20"/>
          </w:rPr>
          <w:t>raws li pom,</w:t>
        </w:r>
      </w:ins>
      <w:del w:id="2675" w:author="Khamsaolee Xainhiaxang" w:date="2021-07-05T17:56:00Z">
        <w:r w:rsidRPr="001D0BF3" w:rsidDel="007876BE">
          <w:rPr>
            <w:sz w:val="20"/>
            <w:szCs w:val="20"/>
          </w:rPr>
          <w:delText>vim tias</w:delText>
        </w:r>
      </w:del>
      <w:r w:rsidRPr="001D0BF3">
        <w:rPr>
          <w:sz w:val="20"/>
          <w:szCs w:val="20"/>
        </w:rPr>
        <w:t xml:space="preserve"> txhua lub tsev kawm ntawv muaj cov tub ntxhais kawm </w:t>
      </w:r>
      <w:del w:id="2676" w:author="Khamsaolee Xainhiaxang" w:date="2021-07-05T17:56:00Z">
        <w:r w:rsidRPr="001D0BF3" w:rsidDel="007876BE">
          <w:rPr>
            <w:sz w:val="20"/>
            <w:szCs w:val="20"/>
          </w:rPr>
          <w:delText>sau npe kawm tsis ntau</w:delText>
        </w:r>
      </w:del>
      <w:ins w:id="2677" w:author="Khamsaolee Xainhiaxang" w:date="2021-07-05T17:56:00Z">
        <w:r w:rsidR="007876BE">
          <w:rPr>
            <w:sz w:val="20"/>
            <w:szCs w:val="20"/>
          </w:rPr>
          <w:t>unduplicated</w:t>
        </w:r>
      </w:ins>
      <w:r w:rsidRPr="001D0BF3">
        <w:rPr>
          <w:sz w:val="20"/>
          <w:szCs w:val="20"/>
        </w:rPr>
        <w:t xml:space="preserve">. Kev tshawb fawb qhia pom tias cov chav kawm ntawv </w:t>
      </w:r>
      <w:ins w:id="2678" w:author="Khamsaolee Xainhiaxang" w:date="2021-07-05T17:57:00Z">
        <w:r w:rsidR="007876BE">
          <w:rPr>
            <w:sz w:val="20"/>
            <w:szCs w:val="20"/>
          </w:rPr>
          <w:t xml:space="preserve">uas muaj cov tub ntxhais kawm tsawg </w:t>
        </w:r>
      </w:ins>
      <w:del w:id="2679" w:author="Khamsaolee Xainhiaxang" w:date="2021-07-05T17:57:00Z">
        <w:r w:rsidRPr="001D0BF3" w:rsidDel="007876BE">
          <w:rPr>
            <w:sz w:val="20"/>
            <w:szCs w:val="20"/>
          </w:rPr>
          <w:delText xml:space="preserve">poob qis hauv lub xyoo </w:delText>
        </w:r>
      </w:del>
      <w:ins w:id="2680" w:author="Khamsaolee Xainhiaxang" w:date="2021-07-05T17:57:00Z">
        <w:r w:rsidR="007876BE">
          <w:rPr>
            <w:sz w:val="20"/>
            <w:szCs w:val="20"/>
          </w:rPr>
          <w:t xml:space="preserve">ntawm kev kawm </w:t>
        </w:r>
      </w:ins>
      <w:r w:rsidRPr="001D0BF3">
        <w:rPr>
          <w:sz w:val="20"/>
          <w:szCs w:val="20"/>
        </w:rPr>
        <w:t xml:space="preserve">thaum ntxov ua rau muaj kev kawm </w:t>
      </w:r>
      <w:del w:id="2681" w:author="Khamsaolee Xainhiaxang" w:date="2021-07-05T17:58:00Z">
        <w:r w:rsidRPr="001D0BF3" w:rsidDel="007876BE">
          <w:rPr>
            <w:sz w:val="20"/>
            <w:szCs w:val="20"/>
          </w:rPr>
          <w:delText>nce q</w:delText>
        </w:r>
        <w:r w:rsidR="00896E05" w:rsidRPr="001D0BF3" w:rsidDel="007876BE">
          <w:rPr>
            <w:sz w:val="20"/>
            <w:szCs w:val="20"/>
          </w:rPr>
          <w:delText>eeb</w:delText>
        </w:r>
      </w:del>
      <w:ins w:id="2682" w:author="Khamsaolee Xainhiaxang" w:date="2021-07-05T17:58:00Z">
        <w:r w:rsidR="007876BE">
          <w:rPr>
            <w:sz w:val="20"/>
            <w:szCs w:val="20"/>
          </w:rPr>
          <w:t>tau zoo</w:t>
        </w:r>
      </w:ins>
      <w:r w:rsidRPr="001D0BF3">
        <w:rPr>
          <w:sz w:val="20"/>
          <w:szCs w:val="20"/>
        </w:rPr>
        <w:t>. Kev tshawb fawb f</w:t>
      </w:r>
      <w:r w:rsidR="00896E05" w:rsidRPr="001D0BF3">
        <w:rPr>
          <w:sz w:val="20"/>
          <w:szCs w:val="20"/>
        </w:rPr>
        <w:t>wb feem</w:t>
      </w:r>
      <w:r w:rsidRPr="001D0BF3">
        <w:rPr>
          <w:sz w:val="20"/>
          <w:szCs w:val="20"/>
        </w:rPr>
        <w:t xml:space="preserve"> ntau pom zoo tias cov chav </w:t>
      </w:r>
      <w:ins w:id="2683" w:author="Khamsaolee Xainhiaxang" w:date="2021-07-05T17:58:00Z">
        <w:r w:rsidR="007876BE">
          <w:rPr>
            <w:sz w:val="20"/>
            <w:szCs w:val="20"/>
          </w:rPr>
          <w:t xml:space="preserve">muaj neeg </w:t>
        </w:r>
      </w:ins>
      <w:r w:rsidRPr="001D0BF3">
        <w:rPr>
          <w:sz w:val="20"/>
          <w:szCs w:val="20"/>
        </w:rPr>
        <w:t xml:space="preserve">kawm tsawg </w:t>
      </w:r>
      <w:del w:id="2684" w:author="Khamsaolee Xainhiaxang" w:date="2021-07-05T17:59:00Z">
        <w:r w:rsidRPr="001D0BF3" w:rsidDel="007876BE">
          <w:rPr>
            <w:sz w:val="20"/>
            <w:szCs w:val="20"/>
          </w:rPr>
          <w:delText xml:space="preserve">dua </w:delText>
        </w:r>
      </w:del>
      <w:r w:rsidRPr="001D0BF3">
        <w:rPr>
          <w:sz w:val="20"/>
          <w:szCs w:val="20"/>
        </w:rPr>
        <w:t xml:space="preserve">hauv cov chav kawm ntxov tshaj plaws, </w:t>
      </w:r>
      <w:del w:id="2685" w:author="Khamsaolee Xainhiaxang" w:date="2021-07-05T17:59:00Z">
        <w:r w:rsidRPr="001D0BF3" w:rsidDel="007876BE">
          <w:rPr>
            <w:sz w:val="20"/>
            <w:szCs w:val="20"/>
          </w:rPr>
          <w:delText>tau cuam tshuam rau cov txiaj</w:delText>
        </w:r>
      </w:del>
      <w:r w:rsidRPr="001D0BF3">
        <w:rPr>
          <w:sz w:val="20"/>
          <w:szCs w:val="20"/>
        </w:rPr>
        <w:t xml:space="preserve"> </w:t>
      </w:r>
      <w:ins w:id="2686" w:author="Khamsaolee Xainhiaxang" w:date="2021-07-05T18:01:00Z">
        <w:r w:rsidR="007876BE">
          <w:rPr>
            <w:sz w:val="20"/>
            <w:szCs w:val="20"/>
          </w:rPr>
          <w:t>muaj feem ua rau lawv</w:t>
        </w:r>
      </w:ins>
      <w:del w:id="2687" w:author="Khamsaolee Xainhiaxang" w:date="2021-07-05T18:01:00Z">
        <w:r w:rsidRPr="001D0BF3" w:rsidDel="007876BE">
          <w:rPr>
            <w:sz w:val="20"/>
            <w:szCs w:val="20"/>
          </w:rPr>
          <w:delText>ntsig kev</w:delText>
        </w:r>
      </w:del>
      <w:r w:rsidRPr="001D0BF3">
        <w:rPr>
          <w:sz w:val="20"/>
          <w:szCs w:val="20"/>
        </w:rPr>
        <w:t xml:space="preserve"> kawm </w:t>
      </w:r>
      <w:ins w:id="2688" w:author="Khamsaolee Xainhiaxang" w:date="2021-07-05T18:01:00Z">
        <w:r w:rsidR="007876BE">
          <w:rPr>
            <w:sz w:val="20"/>
            <w:szCs w:val="20"/>
          </w:rPr>
          <w:t xml:space="preserve">tau </w:t>
        </w:r>
      </w:ins>
      <w:r w:rsidRPr="001D0BF3">
        <w:rPr>
          <w:sz w:val="20"/>
          <w:szCs w:val="20"/>
        </w:rPr>
        <w:t xml:space="preserve">zoo xws li cov qhab nia zoo, cov </w:t>
      </w:r>
      <w:del w:id="2689" w:author="Khamsaolee Xainhiaxang" w:date="2021-07-05T18:02:00Z">
        <w:r w:rsidRPr="001D0BF3" w:rsidDel="007876BE">
          <w:rPr>
            <w:sz w:val="20"/>
            <w:szCs w:val="20"/>
          </w:rPr>
          <w:delText>xeem poob qis</w:delText>
        </w:r>
      </w:del>
      <w:ins w:id="2690" w:author="Khamsaolee Xainhiaxang" w:date="2021-07-05T18:02:00Z">
        <w:r w:rsidR="007876BE">
          <w:rPr>
            <w:sz w:val="20"/>
            <w:szCs w:val="20"/>
          </w:rPr>
          <w:t>tub ntxhais kawm kuj tawm tsawg</w:t>
        </w:r>
      </w:ins>
      <w:del w:id="2691" w:author="Khamsaolee Xainhiaxang" w:date="2021-07-05T18:02:00Z">
        <w:r w:rsidRPr="001D0BF3" w:rsidDel="007876BE">
          <w:rPr>
            <w:sz w:val="20"/>
            <w:szCs w:val="20"/>
          </w:rPr>
          <w:delText>,</w:delText>
        </w:r>
      </w:del>
      <w:r w:rsidRPr="001D0BF3">
        <w:rPr>
          <w:sz w:val="20"/>
          <w:szCs w:val="20"/>
        </w:rPr>
        <w:t xml:space="preserve"> thiab cov kawm tiav </w:t>
      </w:r>
      <w:del w:id="2692" w:author="Khamsaolee Xainhiaxang" w:date="2021-07-05T18:02:00Z">
        <w:r w:rsidRPr="001D0BF3" w:rsidDel="007876BE">
          <w:rPr>
            <w:sz w:val="20"/>
            <w:szCs w:val="20"/>
          </w:rPr>
          <w:delText>qib siab dua</w:delText>
        </w:r>
      </w:del>
      <w:ins w:id="2693" w:author="Khamsaolee Xainhiaxang" w:date="2021-07-05T18:02:00Z">
        <w:r w:rsidR="007876BE">
          <w:rPr>
            <w:sz w:val="20"/>
            <w:szCs w:val="20"/>
          </w:rPr>
          <w:t>kuj coob</w:t>
        </w:r>
      </w:ins>
      <w:r w:rsidRPr="001D0BF3">
        <w:rPr>
          <w:sz w:val="20"/>
          <w:szCs w:val="20"/>
        </w:rPr>
        <w:t xml:space="preserve">, tshwj xeeb yog rau cov </w:t>
      </w:r>
      <w:r w:rsidR="00896E05" w:rsidRPr="001D0BF3">
        <w:rPr>
          <w:sz w:val="20"/>
          <w:szCs w:val="20"/>
        </w:rPr>
        <w:t>tub ntxhais kawm uas</w:t>
      </w:r>
      <w:r w:rsidRPr="001D0BF3">
        <w:rPr>
          <w:sz w:val="20"/>
          <w:szCs w:val="20"/>
        </w:rPr>
        <w:t xml:space="preserve"> tsis</w:t>
      </w:r>
      <w:ins w:id="2694" w:author="Khamsaolee Xainhiaxang" w:date="2021-07-05T18:03:00Z">
        <w:r w:rsidR="007876BE">
          <w:rPr>
            <w:sz w:val="20"/>
            <w:szCs w:val="20"/>
          </w:rPr>
          <w:t xml:space="preserve"> muaj peev</w:t>
        </w:r>
      </w:ins>
      <w:del w:id="2695" w:author="Khamsaolee Xainhiaxang" w:date="2021-07-05T18:03:00Z">
        <w:r w:rsidRPr="001D0BF3" w:rsidDel="007876BE">
          <w:rPr>
            <w:sz w:val="20"/>
            <w:szCs w:val="20"/>
          </w:rPr>
          <w:delText xml:space="preserve"> taus</w:delText>
        </w:r>
      </w:del>
      <w:r w:rsidRPr="001D0BF3">
        <w:rPr>
          <w:sz w:val="20"/>
          <w:szCs w:val="20"/>
        </w:rPr>
        <w:t>. Feem pua ​​ntawm cov xib</w:t>
      </w:r>
      <w:r w:rsidR="00896E05" w:rsidRPr="001D0BF3">
        <w:rPr>
          <w:sz w:val="20"/>
          <w:szCs w:val="20"/>
        </w:rPr>
        <w:t xml:space="preserve"> </w:t>
      </w:r>
      <w:r w:rsidRPr="001D0BF3">
        <w:rPr>
          <w:sz w:val="20"/>
          <w:szCs w:val="20"/>
        </w:rPr>
        <w:t xml:space="preserve">fwb qhia qib </w:t>
      </w:r>
      <w:r w:rsidR="00896E05" w:rsidRPr="001D0BF3">
        <w:rPr>
          <w:sz w:val="20"/>
          <w:szCs w:val="20"/>
        </w:rPr>
        <w:t>Pib</w:t>
      </w:r>
      <w:r w:rsidRPr="001D0BF3">
        <w:rPr>
          <w:sz w:val="20"/>
          <w:szCs w:val="20"/>
        </w:rPr>
        <w:t xml:space="preserve"> yuav yog 20:</w:t>
      </w:r>
      <w:del w:id="2696" w:author="Khamsaolee Xainhiaxang" w:date="2021-07-05T18:03:00Z">
        <w:r w:rsidRPr="001D0BF3" w:rsidDel="007876BE">
          <w:rPr>
            <w:sz w:val="20"/>
            <w:szCs w:val="20"/>
          </w:rPr>
          <w:delText xml:space="preserve"> </w:delText>
        </w:r>
      </w:del>
      <w:r w:rsidRPr="001D0BF3">
        <w:rPr>
          <w:sz w:val="20"/>
          <w:szCs w:val="20"/>
        </w:rPr>
        <w:t xml:space="preserve">1 </w:t>
      </w:r>
      <w:ins w:id="2697" w:author="Khamsaolee Xainhiaxang" w:date="2021-07-05T18:03:00Z">
        <w:r w:rsidR="007876BE">
          <w:rPr>
            <w:sz w:val="20"/>
            <w:szCs w:val="20"/>
          </w:rPr>
          <w:t xml:space="preserve">siv </w:t>
        </w:r>
      </w:ins>
      <w:r w:rsidRPr="001D0BF3">
        <w:rPr>
          <w:sz w:val="20"/>
          <w:szCs w:val="20"/>
        </w:rPr>
        <w:t xml:space="preserve">thoob plaws </w:t>
      </w:r>
      <w:del w:id="2698" w:author="Khamsaolee Xainhiaxang" w:date="2021-07-05T18:04:00Z">
        <w:r w:rsidRPr="001D0BF3" w:rsidDel="007876BE">
          <w:rPr>
            <w:sz w:val="20"/>
            <w:szCs w:val="20"/>
          </w:rPr>
          <w:delText>ib cheeb tsam</w:delText>
        </w:r>
      </w:del>
      <w:ins w:id="2699" w:author="Khamsaolee Xainhiaxang" w:date="2021-07-05T18:04:00Z">
        <w:r w:rsidR="007876BE">
          <w:rPr>
            <w:sz w:val="20"/>
            <w:szCs w:val="20"/>
          </w:rPr>
          <w:t>hauv nroog</w:t>
        </w:r>
      </w:ins>
      <w:r w:rsidRPr="001D0BF3">
        <w:rPr>
          <w:sz w:val="20"/>
          <w:szCs w:val="20"/>
        </w:rPr>
        <w:t xml:space="preserve">. </w:t>
      </w:r>
      <w:del w:id="2700" w:author="Khamsaolee Xainhiaxang" w:date="2021-07-05T18:05:00Z">
        <w:r w:rsidRPr="001D0BF3" w:rsidDel="007876BE">
          <w:rPr>
            <w:sz w:val="20"/>
            <w:szCs w:val="20"/>
          </w:rPr>
          <w:delText xml:space="preserve">Txuas </w:delText>
        </w:r>
      </w:del>
      <w:ins w:id="2701" w:author="Khamsaolee Xainhiaxang" w:date="2021-07-05T18:05:00Z">
        <w:r w:rsidR="007876BE">
          <w:rPr>
            <w:sz w:val="20"/>
            <w:szCs w:val="20"/>
          </w:rPr>
          <w:t>Ib qho</w:t>
        </w:r>
        <w:r w:rsidR="007876BE" w:rsidRPr="001D0BF3">
          <w:rPr>
            <w:sz w:val="20"/>
            <w:szCs w:val="20"/>
          </w:rPr>
          <w:t xml:space="preserve"> </w:t>
        </w:r>
      </w:ins>
      <w:r w:rsidRPr="001D0BF3">
        <w:rPr>
          <w:sz w:val="20"/>
          <w:szCs w:val="20"/>
        </w:rPr>
        <w:t xml:space="preserve">ntxiv </w:t>
      </w:r>
      <w:del w:id="2702" w:author="Khamsaolee Xainhiaxang" w:date="2021-07-05T18:05:00Z">
        <w:r w:rsidRPr="001D0BF3" w:rsidDel="00E97848">
          <w:rPr>
            <w:sz w:val="20"/>
            <w:szCs w:val="20"/>
          </w:rPr>
          <w:delText xml:space="preserve">rau </w:delText>
        </w:r>
      </w:del>
      <w:ins w:id="2703" w:author="Khamsaolee Xainhiaxang" w:date="2021-07-05T18:05:00Z">
        <w:r w:rsidR="00E97848">
          <w:rPr>
            <w:sz w:val="20"/>
            <w:szCs w:val="20"/>
          </w:rPr>
          <w:t xml:space="preserve">ntawm qib </w:t>
        </w:r>
      </w:ins>
      <w:r w:rsidRPr="001D0BF3">
        <w:rPr>
          <w:sz w:val="20"/>
          <w:szCs w:val="20"/>
        </w:rPr>
        <w:t xml:space="preserve">TK txog </w:t>
      </w:r>
      <w:del w:id="2704" w:author="Khamsaolee Xainhiaxang" w:date="2021-07-05T18:05:00Z">
        <w:r w:rsidRPr="001D0BF3" w:rsidDel="00E97848">
          <w:rPr>
            <w:sz w:val="20"/>
            <w:szCs w:val="20"/>
          </w:rPr>
          <w:delText>qib</w:delText>
        </w:r>
      </w:del>
      <w:ins w:id="2705" w:author="Khamsaolee Xainhiaxang" w:date="2021-07-05T18:05:00Z">
        <w:r w:rsidR="00E97848">
          <w:rPr>
            <w:sz w:val="20"/>
            <w:szCs w:val="20"/>
          </w:rPr>
          <w:t>rau</w:t>
        </w:r>
      </w:ins>
      <w:del w:id="2706" w:author="Khamsaolee Xainhiaxang" w:date="2021-07-05T18:05:00Z">
        <w:r w:rsidRPr="001D0BF3" w:rsidDel="00E97848">
          <w:rPr>
            <w:sz w:val="20"/>
            <w:szCs w:val="20"/>
          </w:rPr>
          <w:delText xml:space="preserve"> </w:delText>
        </w:r>
      </w:del>
      <w:r w:rsidRPr="001D0BF3">
        <w:rPr>
          <w:sz w:val="20"/>
          <w:szCs w:val="20"/>
        </w:rPr>
        <w:t>12 cov tub ntxhais kawm</w:t>
      </w:r>
      <w:ins w:id="2707" w:author="Khamsaolee Xainhiaxang" w:date="2021-07-05T18:06:00Z">
        <w:r w:rsidR="00E97848">
          <w:rPr>
            <w:sz w:val="20"/>
            <w:szCs w:val="20"/>
          </w:rPr>
          <w:t xml:space="preserve"> piv rau xib fwb yog</w:t>
        </w:r>
      </w:ins>
      <w:r w:rsidRPr="001D0BF3">
        <w:rPr>
          <w:sz w:val="20"/>
          <w:szCs w:val="20"/>
        </w:rPr>
        <w:t xml:space="preserve"> </w:t>
      </w:r>
      <w:del w:id="2708" w:author="Khamsaolee Xainhiaxang" w:date="2021-07-05T18:06:00Z">
        <w:r w:rsidRPr="001D0BF3" w:rsidDel="00E97848">
          <w:rPr>
            <w:sz w:val="20"/>
            <w:szCs w:val="20"/>
          </w:rPr>
          <w:delText xml:space="preserve">mus rau qhov ntsuas tus kws qhia </w:delText>
        </w:r>
      </w:del>
      <w:r w:rsidRPr="001D0BF3">
        <w:rPr>
          <w:sz w:val="20"/>
          <w:szCs w:val="20"/>
        </w:rPr>
        <w:t>ntawv tsawg dua li tus kws qhia ntawv cog lus.</w:t>
      </w:r>
    </w:p>
    <w:p w14:paraId="4D3E7583" w14:textId="77777777" w:rsidR="00E43EF1" w:rsidRDefault="00E43EF1">
      <w:pPr>
        <w:pStyle w:val="BodyText"/>
      </w:pPr>
    </w:p>
    <w:p w14:paraId="702F06C4" w14:textId="26A00657" w:rsidR="00E43EF1" w:rsidRPr="001D0BF3" w:rsidRDefault="00BD48B4">
      <w:pPr>
        <w:pStyle w:val="ListParagraph"/>
        <w:numPr>
          <w:ilvl w:val="1"/>
          <w:numId w:val="30"/>
        </w:numPr>
        <w:tabs>
          <w:tab w:val="left" w:pos="767"/>
        </w:tabs>
        <w:rPr>
          <w:sz w:val="20"/>
          <w:szCs w:val="20"/>
        </w:rPr>
      </w:pPr>
      <w:r w:rsidRPr="001D0BF3">
        <w:rPr>
          <w:sz w:val="20"/>
          <w:szCs w:val="20"/>
        </w:rPr>
        <w:t xml:space="preserve">Lub </w:t>
      </w:r>
      <w:ins w:id="2709" w:author="Khamsaolee Xainhiaxang" w:date="2021-07-05T18:07:00Z">
        <w:r w:rsidR="00E97848">
          <w:rPr>
            <w:sz w:val="20"/>
            <w:szCs w:val="20"/>
          </w:rPr>
          <w:t>Tsev Kawm</w:t>
        </w:r>
      </w:ins>
      <w:r w:rsidR="000E40D2" w:rsidRPr="001D0BF3">
        <w:rPr>
          <w:sz w:val="20"/>
          <w:szCs w:val="20"/>
        </w:rPr>
        <w:t xml:space="preserve">Caij </w:t>
      </w:r>
      <w:r w:rsidRPr="001D0BF3">
        <w:rPr>
          <w:sz w:val="20"/>
          <w:szCs w:val="20"/>
        </w:rPr>
        <w:t>So</w:t>
      </w:r>
      <w:del w:id="2710" w:author="Khamsaolee Xainhiaxang" w:date="2021-07-05T18:07:00Z">
        <w:r w:rsidRPr="001D0BF3" w:rsidDel="00E97848">
          <w:rPr>
            <w:sz w:val="20"/>
            <w:szCs w:val="20"/>
          </w:rPr>
          <w:delText xml:space="preserve"> Kawm</w:delText>
        </w:r>
        <w:r w:rsidR="006550EB" w:rsidDel="00E97848">
          <w:rPr>
            <w:sz w:val="20"/>
            <w:szCs w:val="20"/>
          </w:rPr>
          <w:delText xml:space="preserve"> Ntawv</w:delText>
        </w:r>
      </w:del>
      <w:r w:rsidR="000E40D2" w:rsidRPr="001D0BF3">
        <w:rPr>
          <w:sz w:val="20"/>
          <w:szCs w:val="20"/>
        </w:rPr>
        <w:t xml:space="preserve">, </w:t>
      </w:r>
      <w:r w:rsidRPr="001D0BF3">
        <w:rPr>
          <w:sz w:val="20"/>
          <w:szCs w:val="20"/>
        </w:rPr>
        <w:t xml:space="preserve">Kev </w:t>
      </w:r>
      <w:r w:rsidR="000E40D2" w:rsidRPr="001D0BF3">
        <w:rPr>
          <w:sz w:val="20"/>
          <w:szCs w:val="20"/>
        </w:rPr>
        <w:t xml:space="preserve">Qhia Ntawv thiab </w:t>
      </w:r>
      <w:r w:rsidRPr="001D0BF3">
        <w:rPr>
          <w:sz w:val="20"/>
          <w:szCs w:val="20"/>
        </w:rPr>
        <w:t>Cov Tsam Thawj Txhawb Nqa</w:t>
      </w:r>
    </w:p>
    <w:p w14:paraId="572387C9" w14:textId="77777777" w:rsidR="00E43EF1" w:rsidRDefault="00E43EF1">
      <w:pPr>
        <w:rPr>
          <w:sz w:val="24"/>
        </w:rPr>
        <w:sectPr w:rsidR="00E43EF1">
          <w:pgSz w:w="15840" w:h="12240" w:orient="landscape"/>
          <w:pgMar w:top="700" w:right="120" w:bottom="560" w:left="120" w:header="0" w:footer="284" w:gutter="0"/>
          <w:cols w:space="720"/>
        </w:sectPr>
      </w:pPr>
    </w:p>
    <w:p w14:paraId="091D0A28" w14:textId="598C8A41" w:rsidR="00E43EF1" w:rsidRPr="00F42F33" w:rsidRDefault="00B672F4" w:rsidP="00F42F33">
      <w:pPr>
        <w:pStyle w:val="BodyText"/>
        <w:spacing w:before="72"/>
        <w:ind w:left="366" w:right="584"/>
        <w:jc w:val="both"/>
        <w:rPr>
          <w:sz w:val="21"/>
          <w:szCs w:val="21"/>
        </w:rPr>
      </w:pPr>
      <w:r>
        <w:rPr>
          <w:noProof/>
          <w:lang w:bidi="th-TH"/>
        </w:rPr>
        <w:lastRenderedPageBreak/>
        <mc:AlternateContent>
          <mc:Choice Requires="wps">
            <w:drawing>
              <wp:anchor distT="0" distB="0" distL="114300" distR="114300" simplePos="0" relativeHeight="239775744" behindDoc="1" locked="0" layoutInCell="1" allowOverlap="1" wp14:anchorId="7E899EDE" wp14:editId="6FF251AE">
                <wp:simplePos x="0" y="0"/>
                <wp:positionH relativeFrom="page">
                  <wp:posOffset>-6350</wp:posOffset>
                </wp:positionH>
                <wp:positionV relativeFrom="page">
                  <wp:posOffset>802005</wp:posOffset>
                </wp:positionV>
                <wp:extent cx="9601200" cy="6964680"/>
                <wp:effectExtent l="0" t="0" r="0" b="0"/>
                <wp:wrapNone/>
                <wp:docPr id="407" name="AutoShape 3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01200" cy="6964680"/>
                        </a:xfrm>
                        <a:custGeom>
                          <a:avLst/>
                          <a:gdLst>
                            <a:gd name="T0" fmla="+- 0 370 -10"/>
                            <a:gd name="T1" fmla="*/ T0 w 15120"/>
                            <a:gd name="T2" fmla="+- 0 656 1263"/>
                            <a:gd name="T3" fmla="*/ 656 h 10968"/>
                            <a:gd name="T4" fmla="+- 0 370 -10"/>
                            <a:gd name="T5" fmla="*/ T4 w 15120"/>
                            <a:gd name="T6" fmla="+- 0 11603 1263"/>
                            <a:gd name="T7" fmla="*/ 11603 h 10968"/>
                            <a:gd name="T8" fmla="+- 0 15470 -10"/>
                            <a:gd name="T9" fmla="*/ T8 w 15120"/>
                            <a:gd name="T10" fmla="+- 0 656 1263"/>
                            <a:gd name="T11" fmla="*/ 656 h 10968"/>
                            <a:gd name="T12" fmla="+- 0 15470 -10"/>
                            <a:gd name="T13" fmla="*/ T12 w 15120"/>
                            <a:gd name="T14" fmla="+- 0 11603 1263"/>
                            <a:gd name="T15" fmla="*/ 11603 h 10968"/>
                            <a:gd name="T16" fmla="+- 0 360 -10"/>
                            <a:gd name="T17" fmla="*/ T16 w 15120"/>
                            <a:gd name="T18" fmla="+- 0 646 1263"/>
                            <a:gd name="T19" fmla="*/ 646 h 10968"/>
                            <a:gd name="T20" fmla="+- 0 15480 -10"/>
                            <a:gd name="T21" fmla="*/ T20 w 15120"/>
                            <a:gd name="T22" fmla="+- 0 646 1263"/>
                            <a:gd name="T23" fmla="*/ 646 h 10968"/>
                            <a:gd name="T24" fmla="+- 0 360 -10"/>
                            <a:gd name="T25" fmla="*/ T24 w 15120"/>
                            <a:gd name="T26" fmla="+- 0 11613 1263"/>
                            <a:gd name="T27" fmla="*/ 11613 h 10968"/>
                            <a:gd name="T28" fmla="+- 0 15480 -10"/>
                            <a:gd name="T29" fmla="*/ T28 w 15120"/>
                            <a:gd name="T30" fmla="+- 0 11613 1263"/>
                            <a:gd name="T31" fmla="*/ 11613 h 109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120" h="10968">
                              <a:moveTo>
                                <a:pt x="380" y="-607"/>
                              </a:moveTo>
                              <a:lnTo>
                                <a:pt x="380" y="10340"/>
                              </a:lnTo>
                              <a:moveTo>
                                <a:pt x="15480" y="-607"/>
                              </a:moveTo>
                              <a:lnTo>
                                <a:pt x="15480" y="10340"/>
                              </a:lnTo>
                              <a:moveTo>
                                <a:pt x="370" y="-617"/>
                              </a:moveTo>
                              <a:lnTo>
                                <a:pt x="15490" y="-617"/>
                              </a:lnTo>
                              <a:moveTo>
                                <a:pt x="370" y="10350"/>
                              </a:moveTo>
                              <a:lnTo>
                                <a:pt x="15490" y="10350"/>
                              </a:lnTo>
                            </a:path>
                          </a:pathLst>
                        </a:custGeom>
                        <a:noFill/>
                        <a:ln w="12700">
                          <a:solidFill>
                            <a:srgbClr val="8496B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F7FE9" id="AutoShape 364" o:spid="_x0000_s1026" style="position:absolute;margin-left:-.5pt;margin-top:63.15pt;width:756pt;height:548.4pt;z-index:-26354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20,1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" path="m380,-607r,10947m15480,-607r,10947m370,-617r15120,m370,10350r15120,e" filled="f" strokecolor="#8496b0" strokeweight="1pt">
                <v:path arrowok="t" o:connecttype="custom" o:connectlocs="241300,416560;241300,7367905;9829800,416560;9829800,7367905;234950,410210;9836150,410210;234950,7374255;9836150,7374255" o:connectangles="0,0,0,0,0,0,0,0"/>
                <w10:wrap anchorx="page" anchory="page"/>
              </v:shape>
            </w:pict>
          </mc:Fallback>
        </mc:AlternateContent>
      </w:r>
      <w:r w:rsidR="00221865">
        <w:t>L</w:t>
      </w:r>
      <w:r w:rsidR="00221865" w:rsidRPr="00F42F33">
        <w:rPr>
          <w:sz w:val="21"/>
          <w:szCs w:val="21"/>
        </w:rPr>
        <w:t xml:space="preserve">ub </w:t>
      </w:r>
      <w:ins w:id="2711" w:author="Khamsaolee Xainhiaxang" w:date="2021-07-05T18:08:00Z">
        <w:r w:rsidR="00E97848">
          <w:rPr>
            <w:sz w:val="21"/>
            <w:szCs w:val="21"/>
          </w:rPr>
          <w:t xml:space="preserve">Tsev Kawm </w:t>
        </w:r>
      </w:ins>
      <w:r w:rsidR="000E40D2" w:rsidRPr="00F42F33">
        <w:rPr>
          <w:sz w:val="21"/>
          <w:szCs w:val="21"/>
        </w:rPr>
        <w:t xml:space="preserve">caij </w:t>
      </w:r>
      <w:r w:rsidR="00221865" w:rsidRPr="00F42F33">
        <w:rPr>
          <w:sz w:val="21"/>
          <w:szCs w:val="21"/>
        </w:rPr>
        <w:t>So</w:t>
      </w:r>
      <w:del w:id="2712" w:author="Khamsaolee Xainhiaxang" w:date="2021-07-05T18:08:00Z">
        <w:r w:rsidR="00221865" w:rsidRPr="00F42F33" w:rsidDel="00E97848">
          <w:rPr>
            <w:sz w:val="21"/>
            <w:szCs w:val="21"/>
          </w:rPr>
          <w:delText xml:space="preserve"> Kawm ntawv</w:delText>
        </w:r>
      </w:del>
      <w:r w:rsidR="000E40D2" w:rsidRPr="00F42F33">
        <w:rPr>
          <w:sz w:val="21"/>
          <w:szCs w:val="21"/>
        </w:rPr>
        <w:t xml:space="preserve">, </w:t>
      </w:r>
      <w:ins w:id="2713" w:author="Khamsaolee Xainhiaxang" w:date="2021-07-05T18:09:00Z">
        <w:r w:rsidR="00E97848">
          <w:rPr>
            <w:sz w:val="21"/>
            <w:szCs w:val="21"/>
          </w:rPr>
          <w:t xml:space="preserve">Kev </w:t>
        </w:r>
      </w:ins>
      <w:r w:rsidR="000E40D2" w:rsidRPr="00F42F33">
        <w:rPr>
          <w:sz w:val="21"/>
          <w:szCs w:val="21"/>
        </w:rPr>
        <w:t>txhawb</w:t>
      </w:r>
      <w:del w:id="2714" w:author="Khamsaolee Xainhiaxang" w:date="2021-07-05T18:09:00Z">
        <w:r w:rsidR="000E40D2" w:rsidRPr="00F42F33" w:rsidDel="00E97848">
          <w:rPr>
            <w:sz w:val="21"/>
            <w:szCs w:val="21"/>
          </w:rPr>
          <w:delText xml:space="preserve"> ntxiv</w:delText>
        </w:r>
      </w:del>
      <w:r w:rsidR="000E40D2" w:rsidRPr="00F42F33">
        <w:rPr>
          <w:sz w:val="21"/>
          <w:szCs w:val="21"/>
        </w:rPr>
        <w:t xml:space="preserve">, </w:t>
      </w:r>
      <w:r w:rsidR="00625B7D" w:rsidRPr="00F42F33">
        <w:rPr>
          <w:sz w:val="21"/>
          <w:szCs w:val="21"/>
        </w:rPr>
        <w:t>kev</w:t>
      </w:r>
      <w:r w:rsidR="000E40D2" w:rsidRPr="00F42F33">
        <w:rPr>
          <w:sz w:val="21"/>
          <w:szCs w:val="21"/>
        </w:rPr>
        <w:t xml:space="preserve"> qhia ntawv, thiab cov </w:t>
      </w:r>
      <w:del w:id="2715" w:author="Khamsaolee Xainhiaxang" w:date="2021-07-05T18:09:00Z">
        <w:r w:rsidR="000E40D2" w:rsidRPr="00F42F33" w:rsidDel="00E97848">
          <w:rPr>
            <w:sz w:val="21"/>
            <w:szCs w:val="21"/>
          </w:rPr>
          <w:delText>cib fim</w:delText>
        </w:r>
      </w:del>
      <w:ins w:id="2716" w:author="Khamsaolee Xainhiaxang" w:date="2021-07-05T18:09:00Z">
        <w:r w:rsidR="00E97848">
          <w:rPr>
            <w:sz w:val="21"/>
            <w:szCs w:val="21"/>
          </w:rPr>
          <w:t>tsam thawj</w:t>
        </w:r>
      </w:ins>
      <w:r w:rsidR="000E40D2" w:rsidRPr="00F42F33">
        <w:rPr>
          <w:sz w:val="21"/>
          <w:szCs w:val="21"/>
        </w:rPr>
        <w:t xml:space="preserve"> mus kawm UC A</w:t>
      </w:r>
      <w:r w:rsidR="00625B7D" w:rsidRPr="00F42F33">
        <w:rPr>
          <w:sz w:val="21"/>
          <w:szCs w:val="21"/>
        </w:rPr>
        <w:t>-</w:t>
      </w:r>
      <w:r w:rsidR="000E40D2" w:rsidRPr="00F42F33">
        <w:rPr>
          <w:sz w:val="21"/>
          <w:szCs w:val="21"/>
        </w:rPr>
        <w:t xml:space="preserve">G nyob rau cov sij hawm </w:t>
      </w:r>
      <w:del w:id="2717" w:author="Khamsaolee Xainhiaxang" w:date="2021-07-05T18:10:00Z">
        <w:r w:rsidR="000E40D2" w:rsidRPr="00F42F33" w:rsidDel="00E97848">
          <w:rPr>
            <w:sz w:val="21"/>
            <w:szCs w:val="21"/>
          </w:rPr>
          <w:delText xml:space="preserve">ncua </w:delText>
        </w:r>
      </w:del>
      <w:ins w:id="2718" w:author="Khamsaolee Xainhiaxang" w:date="2021-07-05T18:10:00Z">
        <w:r w:rsidR="00E97848">
          <w:rPr>
            <w:sz w:val="21"/>
            <w:szCs w:val="21"/>
          </w:rPr>
          <w:t>tau muab ntxiv rau</w:t>
        </w:r>
        <w:r w:rsidR="00E97848" w:rsidRPr="00F42F33">
          <w:rPr>
            <w:sz w:val="21"/>
            <w:szCs w:val="21"/>
          </w:rPr>
          <w:t xml:space="preserve"> </w:t>
        </w:r>
      </w:ins>
      <w:r w:rsidR="000E40D2" w:rsidRPr="00F42F33">
        <w:rPr>
          <w:sz w:val="21"/>
          <w:szCs w:val="21"/>
        </w:rPr>
        <w:t xml:space="preserve">kev kawm nyob rau xyoo kawm </w:t>
      </w:r>
      <w:del w:id="2719" w:author="Khamsaolee Xainhiaxang" w:date="2021-07-05T18:10:00Z">
        <w:r w:rsidR="000E40D2" w:rsidRPr="00F42F33" w:rsidDel="00E97848">
          <w:rPr>
            <w:sz w:val="21"/>
            <w:szCs w:val="21"/>
          </w:rPr>
          <w:delText xml:space="preserve">ntawv </w:delText>
        </w:r>
      </w:del>
      <w:r w:rsidR="000E40D2" w:rsidRPr="00F42F33">
        <w:rPr>
          <w:sz w:val="21"/>
          <w:szCs w:val="21"/>
        </w:rPr>
        <w:t xml:space="preserve">raug muab tsom kwm rau cov tub ntxhais kawm </w:t>
      </w:r>
      <w:del w:id="2720" w:author="Khamsaolee Xainhiaxang" w:date="2021-07-05T18:11:00Z">
        <w:r w:rsidR="000E40D2" w:rsidRPr="00F42F33" w:rsidDel="00E97848">
          <w:rPr>
            <w:sz w:val="21"/>
            <w:szCs w:val="21"/>
          </w:rPr>
          <w:delText>tsis muaj tswv yim</w:delText>
        </w:r>
      </w:del>
      <w:ins w:id="2721" w:author="Khamsaolee Xainhiaxang" w:date="2021-07-05T18:11:00Z">
        <w:r w:rsidR="00E97848">
          <w:rPr>
            <w:sz w:val="21"/>
            <w:szCs w:val="21"/>
          </w:rPr>
          <w:t>unduplicated</w:t>
        </w:r>
      </w:ins>
      <w:r w:rsidR="000E40D2" w:rsidRPr="00F42F33">
        <w:rPr>
          <w:sz w:val="21"/>
          <w:szCs w:val="21"/>
        </w:rPr>
        <w:t xml:space="preserve"> kom ntseeg tau tias txhua tus tub ntxhais kawm muaj kev nkag </w:t>
      </w:r>
      <w:r w:rsidR="00A30291" w:rsidRPr="00F42F33">
        <w:rPr>
          <w:sz w:val="21"/>
          <w:szCs w:val="21"/>
        </w:rPr>
        <w:t xml:space="preserve">siab </w:t>
      </w:r>
      <w:r w:rsidR="000E40D2" w:rsidRPr="00F42F33">
        <w:rPr>
          <w:sz w:val="21"/>
          <w:szCs w:val="21"/>
        </w:rPr>
        <w:t xml:space="preserve">tau zoo. Hauv xyoo 2020, cov khoos kas kawm </w:t>
      </w:r>
      <w:r w:rsidR="00A30291" w:rsidRPr="00F42F33">
        <w:rPr>
          <w:sz w:val="21"/>
          <w:szCs w:val="21"/>
        </w:rPr>
        <w:t xml:space="preserve">lub caij so </w:t>
      </w:r>
      <w:del w:id="2722" w:author="Khamsaolee Xainhiaxang" w:date="2021-07-05T18:12:00Z">
        <w:r w:rsidR="00A30291" w:rsidRPr="00F42F33" w:rsidDel="00E97848">
          <w:rPr>
            <w:sz w:val="21"/>
            <w:szCs w:val="21"/>
          </w:rPr>
          <w:delText xml:space="preserve">kawm ntawv </w:delText>
        </w:r>
      </w:del>
      <w:r w:rsidR="000E40D2" w:rsidRPr="00F42F33">
        <w:rPr>
          <w:sz w:val="21"/>
          <w:szCs w:val="21"/>
        </w:rPr>
        <w:t xml:space="preserve">ua kom tau 10,000+ </w:t>
      </w:r>
      <w:r w:rsidR="00A30291" w:rsidRPr="00F42F33">
        <w:rPr>
          <w:sz w:val="21"/>
          <w:szCs w:val="21"/>
        </w:rPr>
        <w:t xml:space="preserve">cov </w:t>
      </w:r>
      <w:r w:rsidR="000E40D2" w:rsidRPr="00F42F33">
        <w:rPr>
          <w:sz w:val="21"/>
          <w:szCs w:val="21"/>
        </w:rPr>
        <w:t>qhab nia</w:t>
      </w:r>
      <w:r w:rsidR="00A30291" w:rsidRPr="00F42F33">
        <w:rPr>
          <w:sz w:val="21"/>
          <w:szCs w:val="21"/>
        </w:rPr>
        <w:t xml:space="preserve"> kom</w:t>
      </w:r>
      <w:r w:rsidR="000E40D2" w:rsidRPr="00F42F33">
        <w:rPr>
          <w:sz w:val="21"/>
          <w:szCs w:val="21"/>
        </w:rPr>
        <w:t xml:space="preserve"> tau zoo thiab 23 tus tub ntxhais kawm tau txais qhov kev kawm tiav. Ib qho ntxiv, 1300 </w:t>
      </w:r>
      <w:del w:id="2723" w:author="Khamsaolee Xainhiaxang" w:date="2021-07-05T18:12:00Z">
        <w:r w:rsidR="000E40D2" w:rsidRPr="00F42F33" w:rsidDel="00E97848">
          <w:rPr>
            <w:sz w:val="21"/>
            <w:szCs w:val="21"/>
          </w:rPr>
          <w:delText xml:space="preserve">cov </w:delText>
        </w:r>
      </w:del>
      <w:ins w:id="2724" w:author="Khamsaolee Xainhiaxang" w:date="2021-07-05T18:12:00Z">
        <w:r w:rsidR="00E97848">
          <w:rPr>
            <w:sz w:val="21"/>
            <w:szCs w:val="21"/>
          </w:rPr>
          <w:t>tus</w:t>
        </w:r>
        <w:r w:rsidR="00E97848" w:rsidRPr="00F42F33">
          <w:rPr>
            <w:sz w:val="21"/>
            <w:szCs w:val="21"/>
          </w:rPr>
          <w:t xml:space="preserve"> </w:t>
        </w:r>
      </w:ins>
      <w:r w:rsidR="000E40D2" w:rsidRPr="00F42F33">
        <w:rPr>
          <w:sz w:val="21"/>
          <w:szCs w:val="21"/>
        </w:rPr>
        <w:t xml:space="preserve">tub ntxhais kawm pom tias kawm </w:t>
      </w:r>
      <w:del w:id="2725" w:author="Khamsaolee Xainhiaxang" w:date="2021-07-05T18:13:00Z">
        <w:r w:rsidR="000E40D2" w:rsidRPr="00F42F33" w:rsidDel="00E97848">
          <w:rPr>
            <w:sz w:val="21"/>
            <w:szCs w:val="21"/>
          </w:rPr>
          <w:delText xml:space="preserve">tau </w:delText>
        </w:r>
      </w:del>
      <w:ins w:id="2726" w:author="Khamsaolee Xainhiaxang" w:date="2021-07-05T18:13:00Z">
        <w:r w:rsidR="00E97848">
          <w:rPr>
            <w:sz w:val="21"/>
            <w:szCs w:val="21"/>
          </w:rPr>
          <w:t>kawm</w:t>
        </w:r>
        <w:r w:rsidR="00E97848" w:rsidRPr="00F42F33">
          <w:rPr>
            <w:sz w:val="21"/>
            <w:szCs w:val="21"/>
          </w:rPr>
          <w:t xml:space="preserve"> </w:t>
        </w:r>
      </w:ins>
      <w:r w:rsidR="000E40D2" w:rsidRPr="00F42F33">
        <w:rPr>
          <w:sz w:val="21"/>
          <w:szCs w:val="21"/>
        </w:rPr>
        <w:t xml:space="preserve">zoo nyob rau hauv ELA los ntawm kev </w:t>
      </w:r>
      <w:del w:id="2727" w:author="Khamsaolee Xainhiaxang" w:date="2021-07-05T18:13:00Z">
        <w:r w:rsidR="000E40D2" w:rsidRPr="00F42F33" w:rsidDel="00E97848">
          <w:rPr>
            <w:sz w:val="21"/>
            <w:szCs w:val="21"/>
          </w:rPr>
          <w:delText>cuam tshuam rau lub ca</w:delText>
        </w:r>
        <w:r w:rsidR="00A30291" w:rsidRPr="00F42F33" w:rsidDel="00E97848">
          <w:rPr>
            <w:sz w:val="21"/>
            <w:szCs w:val="21"/>
          </w:rPr>
          <w:delText xml:space="preserve">ij so </w:delText>
        </w:r>
      </w:del>
      <w:r w:rsidR="00A30291" w:rsidRPr="00F42F33">
        <w:rPr>
          <w:sz w:val="21"/>
          <w:szCs w:val="21"/>
        </w:rPr>
        <w:t>kawm ntawv</w:t>
      </w:r>
      <w:ins w:id="2728" w:author="Khamsaolee Xainhiaxang" w:date="2021-07-05T18:13:00Z">
        <w:r w:rsidR="00E97848">
          <w:rPr>
            <w:sz w:val="21"/>
            <w:szCs w:val="21"/>
          </w:rPr>
          <w:t xml:space="preserve"> thaum lub caij so</w:t>
        </w:r>
      </w:ins>
      <w:r w:rsidR="000E40D2" w:rsidRPr="00F42F33">
        <w:rPr>
          <w:sz w:val="21"/>
          <w:szCs w:val="21"/>
        </w:rPr>
        <w:t>.</w:t>
      </w:r>
    </w:p>
    <w:p w14:paraId="3A1B55BB" w14:textId="77777777" w:rsidR="00E43EF1" w:rsidRDefault="00E43EF1">
      <w:pPr>
        <w:pStyle w:val="BodyText"/>
        <w:spacing w:before="11"/>
        <w:rPr>
          <w:sz w:val="23"/>
        </w:rPr>
      </w:pPr>
    </w:p>
    <w:p w14:paraId="45B4BF6D" w14:textId="041D1AA0" w:rsidR="00E43EF1" w:rsidRPr="003E7E2A" w:rsidRDefault="00BB06EA">
      <w:pPr>
        <w:pStyle w:val="ListParagraph"/>
        <w:numPr>
          <w:ilvl w:val="1"/>
          <w:numId w:val="30"/>
        </w:numPr>
        <w:tabs>
          <w:tab w:val="left" w:pos="767"/>
        </w:tabs>
        <w:rPr>
          <w:sz w:val="21"/>
          <w:szCs w:val="21"/>
        </w:rPr>
      </w:pPr>
      <w:r w:rsidRPr="003E7E2A">
        <w:rPr>
          <w:sz w:val="21"/>
          <w:szCs w:val="21"/>
        </w:rPr>
        <w:t>Txhawb Nqa Cov Hluas Uas Coj Lo</w:t>
      </w:r>
      <w:r w:rsidR="00B70300" w:rsidRPr="003E7E2A">
        <w:rPr>
          <w:sz w:val="21"/>
          <w:szCs w:val="21"/>
        </w:rPr>
        <w:t>s</w:t>
      </w:r>
      <w:r w:rsidRPr="003E7E2A">
        <w:rPr>
          <w:sz w:val="21"/>
          <w:szCs w:val="21"/>
        </w:rPr>
        <w:t xml:space="preserve"> Tu</w:t>
      </w:r>
    </w:p>
    <w:p w14:paraId="42207FEE" w14:textId="7002015C" w:rsidR="00E43EF1" w:rsidRPr="003E7E2A" w:rsidRDefault="000E40D2">
      <w:pPr>
        <w:pStyle w:val="BodyText"/>
        <w:ind w:left="366" w:right="579"/>
        <w:rPr>
          <w:sz w:val="21"/>
          <w:szCs w:val="21"/>
        </w:rPr>
      </w:pPr>
      <w:r w:rsidRPr="003E7E2A">
        <w:rPr>
          <w:sz w:val="21"/>
          <w:szCs w:val="21"/>
        </w:rPr>
        <w:t xml:space="preserve">Cov neeg khiav dej num </w:t>
      </w:r>
      <w:r w:rsidR="00B70300" w:rsidRPr="003E7E2A">
        <w:rPr>
          <w:sz w:val="21"/>
          <w:szCs w:val="21"/>
        </w:rPr>
        <w:t xml:space="preserve">ntawm Cov Hluas Uas </w:t>
      </w:r>
      <w:ins w:id="2729" w:author="Khamsaolee Xainhiaxang" w:date="2021-07-05T18:14:00Z">
        <w:r w:rsidR="00E97848">
          <w:rPr>
            <w:sz w:val="21"/>
            <w:szCs w:val="21"/>
          </w:rPr>
          <w:t xml:space="preserve">Raug </w:t>
        </w:r>
      </w:ins>
      <w:r w:rsidR="00B70300" w:rsidRPr="003E7E2A">
        <w:rPr>
          <w:sz w:val="21"/>
          <w:szCs w:val="21"/>
        </w:rPr>
        <w:t xml:space="preserve">Coj Los Tu </w:t>
      </w:r>
      <w:ins w:id="2730" w:author="Khamsaolee Xainhiaxang" w:date="2021-07-05T18:14:00Z">
        <w:r w:rsidR="00E97848">
          <w:rPr>
            <w:sz w:val="21"/>
            <w:szCs w:val="21"/>
          </w:rPr>
          <w:t xml:space="preserve">yuav </w:t>
        </w:r>
      </w:ins>
      <w:r w:rsidR="00B70300" w:rsidRPr="003E7E2A">
        <w:rPr>
          <w:sz w:val="21"/>
          <w:szCs w:val="21"/>
        </w:rPr>
        <w:t>tau kev</w:t>
      </w:r>
      <w:r w:rsidRPr="003E7E2A">
        <w:rPr>
          <w:sz w:val="21"/>
          <w:szCs w:val="21"/>
        </w:rPr>
        <w:t xml:space="preserve"> pab tswv yim thiab tus kws sab laj </w:t>
      </w:r>
      <w:del w:id="2731" w:author="Khamsaolee Xainhiaxang" w:date="2021-07-05T18:16:00Z">
        <w:r w:rsidRPr="003E7E2A" w:rsidDel="00146B7D">
          <w:rPr>
            <w:sz w:val="21"/>
            <w:szCs w:val="21"/>
          </w:rPr>
          <w:delText xml:space="preserve">qhov kev pab cuam sab nrauv yuav </w:delText>
        </w:r>
      </w:del>
      <w:r w:rsidRPr="003E7E2A">
        <w:rPr>
          <w:sz w:val="21"/>
          <w:szCs w:val="21"/>
        </w:rPr>
        <w:t xml:space="preserve">txhawb nqa </w:t>
      </w:r>
      <w:del w:id="2732" w:author="Khamsaolee Xainhiaxang" w:date="2021-07-05T18:16:00Z">
        <w:r w:rsidRPr="003E7E2A" w:rsidDel="00146B7D">
          <w:rPr>
            <w:sz w:val="21"/>
            <w:szCs w:val="21"/>
          </w:rPr>
          <w:delText xml:space="preserve">kev </w:delText>
        </w:r>
      </w:del>
      <w:ins w:id="2733" w:author="Khamsaolee Xainhiaxang" w:date="2021-07-05T18:16:00Z">
        <w:r w:rsidR="00146B7D">
          <w:rPr>
            <w:sz w:val="21"/>
            <w:szCs w:val="21"/>
          </w:rPr>
          <w:t xml:space="preserve">kom cov tub ntxhais </w:t>
        </w:r>
        <w:r w:rsidR="00146B7D" w:rsidRPr="003E7E2A">
          <w:rPr>
            <w:sz w:val="21"/>
            <w:szCs w:val="21"/>
          </w:rPr>
          <w:t xml:space="preserve"> </w:t>
        </w:r>
      </w:ins>
      <w:r w:rsidRPr="003E7E2A">
        <w:rPr>
          <w:sz w:val="21"/>
          <w:szCs w:val="21"/>
        </w:rPr>
        <w:t>kawm tiav</w:t>
      </w:r>
      <w:del w:id="2734" w:author="Khamsaolee Xainhiaxang" w:date="2021-07-05T18:16:00Z">
        <w:r w:rsidRPr="003E7E2A" w:rsidDel="00146B7D">
          <w:rPr>
            <w:sz w:val="21"/>
            <w:szCs w:val="21"/>
          </w:rPr>
          <w:delText xml:space="preserve"> rau cov hluas </w:delText>
        </w:r>
        <w:r w:rsidR="00B70300" w:rsidRPr="003E7E2A" w:rsidDel="00146B7D">
          <w:rPr>
            <w:sz w:val="21"/>
            <w:szCs w:val="21"/>
          </w:rPr>
          <w:delText xml:space="preserve">uas </w:delText>
        </w:r>
        <w:r w:rsidRPr="003E7E2A" w:rsidDel="00146B7D">
          <w:rPr>
            <w:sz w:val="21"/>
            <w:szCs w:val="21"/>
          </w:rPr>
          <w:delText>coj los tu</w:delText>
        </w:r>
      </w:del>
      <w:r w:rsidRPr="003E7E2A">
        <w:rPr>
          <w:sz w:val="21"/>
          <w:szCs w:val="21"/>
        </w:rPr>
        <w:t xml:space="preserve">. Lub </w:t>
      </w:r>
      <w:r w:rsidR="00B70300" w:rsidRPr="003E7E2A">
        <w:rPr>
          <w:sz w:val="21"/>
          <w:szCs w:val="21"/>
        </w:rPr>
        <w:t>Khoos Kas Nyob Ywj Pheej</w:t>
      </w:r>
      <w:r w:rsidRPr="003E7E2A">
        <w:rPr>
          <w:sz w:val="21"/>
          <w:szCs w:val="21"/>
        </w:rPr>
        <w:t xml:space="preserve"> yuav tuaj yeem </w:t>
      </w:r>
      <w:del w:id="2735" w:author="Khamsaolee Xainhiaxang" w:date="2021-07-05T18:18:00Z">
        <w:r w:rsidRPr="003E7E2A" w:rsidDel="00146B7D">
          <w:rPr>
            <w:sz w:val="21"/>
            <w:szCs w:val="21"/>
          </w:rPr>
          <w:delText xml:space="preserve">pab </w:delText>
        </w:r>
      </w:del>
      <w:r w:rsidRPr="003E7E2A">
        <w:rPr>
          <w:sz w:val="21"/>
          <w:szCs w:val="21"/>
        </w:rPr>
        <w:t>tswj kev pab</w:t>
      </w:r>
      <w:r w:rsidR="00153392" w:rsidRPr="003E7E2A">
        <w:rPr>
          <w:sz w:val="21"/>
          <w:szCs w:val="21"/>
        </w:rPr>
        <w:t xml:space="preserve"> </w:t>
      </w:r>
      <w:del w:id="2736" w:author="Khamsaolee Xainhiaxang" w:date="2021-07-05T18:18:00Z">
        <w:r w:rsidRPr="003E7E2A" w:rsidDel="00146B7D">
          <w:rPr>
            <w:sz w:val="21"/>
            <w:szCs w:val="21"/>
          </w:rPr>
          <w:delText xml:space="preserve">cuam uas txuas nrog </w:delText>
        </w:r>
      </w:del>
      <w:r w:rsidRPr="003E7E2A">
        <w:rPr>
          <w:sz w:val="21"/>
          <w:szCs w:val="21"/>
        </w:rPr>
        <w:t xml:space="preserve">cov </w:t>
      </w:r>
      <w:ins w:id="2737" w:author="Khamsaolee Xainhiaxang" w:date="2021-07-05T18:19:00Z">
        <w:r w:rsidR="00146B7D">
          <w:rPr>
            <w:sz w:val="21"/>
            <w:szCs w:val="21"/>
          </w:rPr>
          <w:t xml:space="preserve">tub ntxais </w:t>
        </w:r>
      </w:ins>
      <w:r w:rsidRPr="003E7E2A">
        <w:rPr>
          <w:sz w:val="21"/>
          <w:szCs w:val="21"/>
        </w:rPr>
        <w:t xml:space="preserve">hluas </w:t>
      </w:r>
      <w:del w:id="2738" w:author="Khamsaolee Xainhiaxang" w:date="2021-07-05T18:19:00Z">
        <w:r w:rsidR="00153392" w:rsidRPr="003E7E2A" w:rsidDel="00146B7D">
          <w:rPr>
            <w:sz w:val="21"/>
            <w:szCs w:val="21"/>
          </w:rPr>
          <w:delText xml:space="preserve">uas </w:delText>
        </w:r>
        <w:r w:rsidRPr="003E7E2A" w:rsidDel="00146B7D">
          <w:rPr>
            <w:sz w:val="21"/>
            <w:szCs w:val="21"/>
          </w:rPr>
          <w:delText>coj los tu rau cov hauv</w:delText>
        </w:r>
      </w:del>
      <w:ins w:id="2739" w:author="Khamsaolee Xainhiaxang" w:date="2021-07-05T18:19:00Z">
        <w:r w:rsidR="00146B7D">
          <w:rPr>
            <w:sz w:val="21"/>
            <w:szCs w:val="21"/>
          </w:rPr>
          <w:t>kom muaj tsam thawj</w:t>
        </w:r>
      </w:ins>
      <w:r w:rsidRPr="003E7E2A">
        <w:rPr>
          <w:sz w:val="21"/>
          <w:szCs w:val="21"/>
        </w:rPr>
        <w:t xml:space="preserve"> </w:t>
      </w:r>
      <w:del w:id="2740" w:author="Khamsaolee Xainhiaxang" w:date="2021-07-05T18:19:00Z">
        <w:r w:rsidRPr="003E7E2A" w:rsidDel="00146B7D">
          <w:rPr>
            <w:sz w:val="21"/>
            <w:szCs w:val="21"/>
          </w:rPr>
          <w:delText>kev uas txhawb txoj kev ua</w:delText>
        </w:r>
      </w:del>
      <w:ins w:id="2741" w:author="Khamsaolee Xainhiaxang" w:date="2021-07-05T18:19:00Z">
        <w:r w:rsidR="00146B7D">
          <w:rPr>
            <w:sz w:val="21"/>
            <w:szCs w:val="21"/>
          </w:rPr>
          <w:t>kawm</w:t>
        </w:r>
      </w:ins>
      <w:r w:rsidRPr="003E7E2A">
        <w:rPr>
          <w:sz w:val="21"/>
          <w:szCs w:val="21"/>
        </w:rPr>
        <w:t xml:space="preserve"> tiav.</w:t>
      </w:r>
    </w:p>
    <w:p w14:paraId="73D8A44D" w14:textId="77777777" w:rsidR="00E43EF1" w:rsidRDefault="00E43EF1">
      <w:pPr>
        <w:pStyle w:val="BodyText"/>
      </w:pPr>
    </w:p>
    <w:p w14:paraId="59240BD1" w14:textId="77777777" w:rsidR="00E43EF1" w:rsidRPr="00A15827" w:rsidRDefault="000E40D2">
      <w:pPr>
        <w:pStyle w:val="ListParagraph"/>
        <w:numPr>
          <w:ilvl w:val="1"/>
          <w:numId w:val="30"/>
        </w:numPr>
        <w:tabs>
          <w:tab w:val="left" w:pos="767"/>
        </w:tabs>
        <w:rPr>
          <w:sz w:val="21"/>
          <w:szCs w:val="21"/>
        </w:rPr>
      </w:pPr>
      <w:r w:rsidRPr="00A15827">
        <w:rPr>
          <w:sz w:val="21"/>
          <w:szCs w:val="21"/>
        </w:rPr>
        <w:t>LTEL &amp; EL Cov Chav Kawm rau Cov Tub Ntxhais Kawm</w:t>
      </w:r>
    </w:p>
    <w:p w14:paraId="56E635DA" w14:textId="2A758946" w:rsidR="00E43EF1" w:rsidRPr="00A15827" w:rsidRDefault="000E40D2" w:rsidP="00A15827">
      <w:pPr>
        <w:pStyle w:val="BodyText"/>
        <w:ind w:left="366" w:right="352"/>
        <w:jc w:val="both"/>
        <w:rPr>
          <w:sz w:val="21"/>
          <w:szCs w:val="21"/>
        </w:rPr>
      </w:pPr>
      <w:r w:rsidRPr="00A15827">
        <w:rPr>
          <w:sz w:val="21"/>
          <w:szCs w:val="21"/>
        </w:rPr>
        <w:t xml:space="preserve">Twin Rivers </w:t>
      </w:r>
      <w:r w:rsidR="00D54774" w:rsidRPr="00A15827">
        <w:rPr>
          <w:sz w:val="21"/>
          <w:szCs w:val="21"/>
        </w:rPr>
        <w:t>Cov</w:t>
      </w:r>
      <w:r w:rsidRPr="00A15827">
        <w:rPr>
          <w:sz w:val="21"/>
          <w:szCs w:val="21"/>
        </w:rPr>
        <w:t xml:space="preserve"> Tsev Kawm Ntawv </w:t>
      </w:r>
      <w:del w:id="2742" w:author="Khamsaolee Xainhiaxang" w:date="2021-07-05T18:25:00Z">
        <w:r w:rsidRPr="00A15827" w:rsidDel="009C11F7">
          <w:rPr>
            <w:sz w:val="21"/>
            <w:szCs w:val="21"/>
          </w:rPr>
          <w:delText xml:space="preserve">yuav txuas ntxiv </w:delText>
        </w:r>
      </w:del>
      <w:r w:rsidRPr="00A15827">
        <w:rPr>
          <w:sz w:val="21"/>
          <w:szCs w:val="21"/>
        </w:rPr>
        <w:t>cov kev qhia ntawv Ntu</w:t>
      </w:r>
      <w:r w:rsidR="003A0B94" w:rsidRPr="00A15827">
        <w:rPr>
          <w:sz w:val="21"/>
          <w:szCs w:val="21"/>
        </w:rPr>
        <w:t>-</w:t>
      </w:r>
      <w:r w:rsidRPr="00A15827">
        <w:rPr>
          <w:sz w:val="21"/>
          <w:szCs w:val="21"/>
        </w:rPr>
        <w:t>Ntev (</w:t>
      </w:r>
      <w:r w:rsidR="003A0B94" w:rsidRPr="00A15827">
        <w:rPr>
          <w:sz w:val="21"/>
          <w:szCs w:val="21"/>
        </w:rPr>
        <w:t>Longt-Term English Learner</w:t>
      </w:r>
      <w:ins w:id="2743" w:author="Khamsaolee Xainhiaxang" w:date="2021-07-05T18:25:00Z">
        <w:r w:rsidR="009C11F7">
          <w:rPr>
            <w:sz w:val="21"/>
            <w:szCs w:val="21"/>
          </w:rPr>
          <w:t xml:space="preserve"> </w:t>
        </w:r>
      </w:ins>
      <w:r w:rsidRPr="00A15827">
        <w:rPr>
          <w:sz w:val="21"/>
          <w:szCs w:val="21"/>
        </w:rPr>
        <w:t xml:space="preserve">LTEL) ntawm txhua lub tsev kawm ntawv </w:t>
      </w:r>
      <w:r w:rsidR="00A15827" w:rsidRPr="00A15827">
        <w:rPr>
          <w:sz w:val="21"/>
          <w:szCs w:val="21"/>
        </w:rPr>
        <w:t>qib</w:t>
      </w:r>
      <w:r w:rsidRPr="00A15827">
        <w:rPr>
          <w:sz w:val="21"/>
          <w:szCs w:val="21"/>
        </w:rPr>
        <w:t xml:space="preserve"> ob los txhawb txoj kev kawm </w:t>
      </w:r>
      <w:ins w:id="2744" w:author="Khamsaolee Xainhiaxang" w:date="2021-07-05T18:28:00Z">
        <w:r w:rsidR="009C11F7">
          <w:rPr>
            <w:sz w:val="21"/>
            <w:szCs w:val="21"/>
          </w:rPr>
          <w:t xml:space="preserve">yam </w:t>
        </w:r>
      </w:ins>
      <w:r w:rsidRPr="00A15827">
        <w:rPr>
          <w:sz w:val="21"/>
          <w:szCs w:val="21"/>
        </w:rPr>
        <w:t>lus</w:t>
      </w:r>
      <w:del w:id="2745" w:author="Khamsaolee Xainhiaxang" w:date="2021-07-05T18:28:00Z">
        <w:r w:rsidRPr="00A15827" w:rsidDel="009C11F7">
          <w:rPr>
            <w:sz w:val="21"/>
            <w:szCs w:val="21"/>
          </w:rPr>
          <w:delText xml:space="preserve"> </w:delText>
        </w:r>
        <w:r w:rsidR="00A15827" w:rsidRPr="00A15827" w:rsidDel="009C11F7">
          <w:rPr>
            <w:sz w:val="21"/>
            <w:szCs w:val="21"/>
          </w:rPr>
          <w:delText>Askis</w:delText>
        </w:r>
      </w:del>
      <w:r w:rsidR="00A15827" w:rsidRPr="00A15827">
        <w:rPr>
          <w:sz w:val="21"/>
          <w:szCs w:val="21"/>
        </w:rPr>
        <w:t xml:space="preserve"> </w:t>
      </w:r>
      <w:r w:rsidRPr="00A15827">
        <w:rPr>
          <w:sz w:val="21"/>
          <w:szCs w:val="21"/>
        </w:rPr>
        <w:t>thib</w:t>
      </w:r>
      <w:ins w:id="2746" w:author="Khamsaolee Xainhiaxang" w:date="2021-07-05T18:28:00Z">
        <w:r w:rsidR="009C11F7">
          <w:rPr>
            <w:sz w:val="21"/>
            <w:szCs w:val="21"/>
          </w:rPr>
          <w:t xml:space="preserve"> </w:t>
        </w:r>
      </w:ins>
      <w:del w:id="2747" w:author="Khamsaolee Xainhiaxang" w:date="2021-07-05T18:28:00Z">
        <w:r w:rsidRPr="00A15827" w:rsidDel="009C11F7">
          <w:rPr>
            <w:sz w:val="21"/>
            <w:szCs w:val="21"/>
          </w:rPr>
          <w:delText xml:space="preserve"> </w:delText>
        </w:r>
        <w:r w:rsidR="00A15827" w:rsidRPr="00A15827" w:rsidDel="009C11F7">
          <w:rPr>
            <w:sz w:val="21"/>
            <w:szCs w:val="21"/>
          </w:rPr>
          <w:delText>qib</w:delText>
        </w:r>
      </w:del>
      <w:r w:rsidR="00A15827" w:rsidRPr="00A15827">
        <w:rPr>
          <w:sz w:val="21"/>
          <w:szCs w:val="21"/>
        </w:rPr>
        <w:t xml:space="preserve"> </w:t>
      </w:r>
      <w:r w:rsidRPr="00A15827">
        <w:rPr>
          <w:sz w:val="21"/>
          <w:szCs w:val="21"/>
        </w:rPr>
        <w:t xml:space="preserve">ob rau cov Kawm Lus Askiv. Cov chav kawm no muaj </w:t>
      </w:r>
      <w:del w:id="2748" w:author="Khamsaolee Xainhiaxang" w:date="2021-07-05T18:29:00Z">
        <w:r w:rsidRPr="00A15827" w:rsidDel="009C11F7">
          <w:rPr>
            <w:sz w:val="21"/>
            <w:szCs w:val="21"/>
          </w:rPr>
          <w:delText>cov tswv yim</w:delText>
        </w:r>
      </w:del>
      <w:ins w:id="2749" w:author="Khamsaolee Xainhiaxang" w:date="2021-07-05T18:29:00Z">
        <w:r w:rsidR="009C11F7">
          <w:rPr>
            <w:sz w:val="21"/>
            <w:szCs w:val="21"/>
          </w:rPr>
          <w:t>los rau cov tub ntxhais kawm</w:t>
        </w:r>
      </w:ins>
      <w:r w:rsidRPr="00A15827">
        <w:rPr>
          <w:sz w:val="21"/>
          <w:szCs w:val="21"/>
        </w:rPr>
        <w:t xml:space="preserve"> tshwj xeeb </w:t>
      </w:r>
      <w:del w:id="2750" w:author="Khamsaolee Xainhiaxang" w:date="2021-07-05T18:30:00Z">
        <w:r w:rsidRPr="00A15827" w:rsidDel="009C11F7">
          <w:rPr>
            <w:sz w:val="21"/>
            <w:szCs w:val="21"/>
          </w:rPr>
          <w:delText>los txhawb rau</w:delText>
        </w:r>
      </w:del>
      <w:ins w:id="2751" w:author="Khamsaolee Xainhiaxang" w:date="2021-07-05T18:30:00Z">
        <w:r w:rsidR="009C11F7">
          <w:rPr>
            <w:sz w:val="21"/>
            <w:szCs w:val="21"/>
          </w:rPr>
          <w:t>yog</w:t>
        </w:r>
      </w:ins>
      <w:r w:rsidRPr="00A15827">
        <w:rPr>
          <w:sz w:val="21"/>
          <w:szCs w:val="21"/>
        </w:rPr>
        <w:t xml:space="preserve"> cov tub ntxhais kawm thaum lawv </w:t>
      </w:r>
      <w:del w:id="2752" w:author="Khamsaolee Xainhiaxang" w:date="2021-07-05T18:31:00Z">
        <w:r w:rsidRPr="00A15827" w:rsidDel="009C11F7">
          <w:rPr>
            <w:sz w:val="21"/>
            <w:szCs w:val="21"/>
          </w:rPr>
          <w:delText xml:space="preserve">tsiv </w:delText>
        </w:r>
      </w:del>
      <w:ins w:id="2753" w:author="Khamsaolee Xainhiaxang" w:date="2021-07-05T18:31:00Z">
        <w:r w:rsidR="009C11F7">
          <w:rPr>
            <w:sz w:val="21"/>
            <w:szCs w:val="21"/>
          </w:rPr>
          <w:t>sib piv los ntawm</w:t>
        </w:r>
        <w:r w:rsidR="009C11F7" w:rsidRPr="00A15827">
          <w:rPr>
            <w:sz w:val="21"/>
            <w:szCs w:val="21"/>
          </w:rPr>
          <w:t xml:space="preserve"> </w:t>
        </w:r>
      </w:ins>
      <w:del w:id="2754" w:author="Khamsaolee Xainhiaxang" w:date="2021-07-05T18:31:00Z">
        <w:r w:rsidRPr="00A15827" w:rsidDel="009C11F7">
          <w:rPr>
            <w:sz w:val="21"/>
            <w:szCs w:val="21"/>
          </w:rPr>
          <w:delText>mus rau kev faib seem kawm ua</w:delText>
        </w:r>
      </w:del>
      <w:ins w:id="2755" w:author="Khamsaolee Xainhiaxang" w:date="2021-07-05T18:31:00Z">
        <w:r w:rsidR="009C11F7">
          <w:rPr>
            <w:sz w:val="21"/>
            <w:szCs w:val="21"/>
          </w:rPr>
          <w:t>kev txawj</w:t>
        </w:r>
      </w:ins>
      <w:r w:rsidRPr="00A15827">
        <w:rPr>
          <w:sz w:val="21"/>
          <w:szCs w:val="21"/>
        </w:rPr>
        <w:t xml:space="preserve"> Lus Askiv thiab </w:t>
      </w:r>
      <w:ins w:id="2756" w:author="Khamsaolee Xainhiaxang" w:date="2021-07-05T18:31:00Z">
        <w:r w:rsidR="009C11F7">
          <w:rPr>
            <w:sz w:val="21"/>
            <w:szCs w:val="21"/>
          </w:rPr>
          <w:t xml:space="preserve">cov yuav </w:t>
        </w:r>
      </w:ins>
      <w:r w:rsidRPr="00A15827">
        <w:rPr>
          <w:sz w:val="21"/>
          <w:szCs w:val="21"/>
        </w:rPr>
        <w:t xml:space="preserve">npaj </w:t>
      </w:r>
      <w:del w:id="2757" w:author="Khamsaolee Xainhiaxang" w:date="2021-07-05T18:32:00Z">
        <w:r w:rsidRPr="00A15827" w:rsidDel="009C11F7">
          <w:rPr>
            <w:sz w:val="21"/>
            <w:szCs w:val="21"/>
          </w:rPr>
          <w:delText>rau kev</w:delText>
        </w:r>
      </w:del>
      <w:ins w:id="2758" w:author="Khamsaolee Xainhiaxang" w:date="2021-07-05T18:32:00Z">
        <w:r w:rsidR="009C11F7">
          <w:rPr>
            <w:sz w:val="21"/>
            <w:szCs w:val="21"/>
          </w:rPr>
          <w:t>mus</w:t>
        </w:r>
      </w:ins>
      <w:r w:rsidRPr="00A15827">
        <w:rPr>
          <w:sz w:val="21"/>
          <w:szCs w:val="21"/>
        </w:rPr>
        <w:t xml:space="preserve"> kawm qib siab.</w:t>
      </w:r>
    </w:p>
    <w:p w14:paraId="58ACDFBC" w14:textId="77777777" w:rsidR="00E43EF1" w:rsidRDefault="00E43EF1">
      <w:pPr>
        <w:pStyle w:val="BodyText"/>
      </w:pPr>
    </w:p>
    <w:p w14:paraId="7B100C94" w14:textId="116DE4B7" w:rsidR="00E43EF1" w:rsidRPr="00A34526" w:rsidRDefault="00304913" w:rsidP="00A34526">
      <w:pPr>
        <w:pStyle w:val="ListParagraph"/>
        <w:numPr>
          <w:ilvl w:val="1"/>
          <w:numId w:val="30"/>
        </w:numPr>
        <w:tabs>
          <w:tab w:val="left" w:pos="900"/>
        </w:tabs>
        <w:ind w:left="899" w:hanging="534"/>
        <w:jc w:val="both"/>
        <w:rPr>
          <w:sz w:val="21"/>
          <w:szCs w:val="21"/>
        </w:rPr>
      </w:pPr>
      <w:r w:rsidRPr="00A34526">
        <w:rPr>
          <w:sz w:val="21"/>
          <w:szCs w:val="21"/>
        </w:rPr>
        <w:t>Sij Hawm</w:t>
      </w:r>
      <w:r w:rsidR="000E40D2" w:rsidRPr="00A34526">
        <w:rPr>
          <w:sz w:val="21"/>
          <w:szCs w:val="21"/>
        </w:rPr>
        <w:t xml:space="preserve"> Qhia Ntxiv</w:t>
      </w:r>
      <w:ins w:id="2759" w:author="Khamsaolee Xainhiaxang" w:date="2021-07-05T20:01:00Z">
        <w:r w:rsidR="003A5726">
          <w:rPr>
            <w:sz w:val="21"/>
            <w:szCs w:val="21"/>
          </w:rPr>
          <w:t xml:space="preserve"> (Additional Instruction Minutes)</w:t>
        </w:r>
      </w:ins>
    </w:p>
    <w:p w14:paraId="1CEE9754" w14:textId="7A0F73DE" w:rsidR="00E43EF1" w:rsidRPr="00A34526" w:rsidRDefault="000E40D2" w:rsidP="00A34526">
      <w:pPr>
        <w:pStyle w:val="BodyText"/>
        <w:ind w:left="366" w:right="671"/>
        <w:jc w:val="both"/>
        <w:rPr>
          <w:sz w:val="21"/>
          <w:szCs w:val="21"/>
        </w:rPr>
      </w:pPr>
      <w:r w:rsidRPr="00A34526">
        <w:rPr>
          <w:sz w:val="21"/>
          <w:szCs w:val="21"/>
        </w:rPr>
        <w:t xml:space="preserve">Twin Rivers yog lub tsev kawm </w:t>
      </w:r>
      <w:ins w:id="2760" w:author="Khamsaolee Xainhiaxang" w:date="2021-07-05T20:02:00Z">
        <w:r w:rsidR="003A5726">
          <w:rPr>
            <w:sz w:val="21"/>
            <w:szCs w:val="21"/>
          </w:rPr>
          <w:t xml:space="preserve">uas muaj ntau haiv neeg </w:t>
        </w:r>
      </w:ins>
      <w:del w:id="2761" w:author="Khamsaolee Xainhiaxang" w:date="2021-07-05T20:02:00Z">
        <w:r w:rsidRPr="00A34526" w:rsidDel="003A5726">
          <w:rPr>
            <w:sz w:val="21"/>
            <w:szCs w:val="21"/>
          </w:rPr>
          <w:delText xml:space="preserve">sib txawv </w:delText>
        </w:r>
      </w:del>
      <w:r w:rsidRPr="00A34526">
        <w:rPr>
          <w:sz w:val="21"/>
          <w:szCs w:val="21"/>
        </w:rPr>
        <w:t xml:space="preserve">thiab peb cov tub ntxhais kawm </w:t>
      </w:r>
      <w:del w:id="2762" w:author="Khamsaolee Xainhiaxang" w:date="2021-07-05T20:03:00Z">
        <w:r w:rsidRPr="00A34526" w:rsidDel="003A5726">
          <w:rPr>
            <w:sz w:val="21"/>
            <w:szCs w:val="21"/>
          </w:rPr>
          <w:delText>suav qhov nce siab</w:delText>
        </w:r>
      </w:del>
      <w:ins w:id="2763" w:author="Khamsaolee Xainhiaxang" w:date="2021-07-05T20:03:00Z">
        <w:r w:rsidR="003A5726">
          <w:rPr>
            <w:sz w:val="21"/>
            <w:szCs w:val="21"/>
          </w:rPr>
          <w:t>unduplicated</w:t>
        </w:r>
      </w:ins>
      <w:r w:rsidRPr="00A34526">
        <w:rPr>
          <w:sz w:val="21"/>
          <w:szCs w:val="21"/>
        </w:rPr>
        <w:t xml:space="preserve"> </w:t>
      </w:r>
      <w:ins w:id="2764" w:author="Khamsaolee Xainhiaxang" w:date="2021-07-05T20:03:00Z">
        <w:r w:rsidR="003A5726">
          <w:rPr>
            <w:sz w:val="21"/>
            <w:szCs w:val="21"/>
          </w:rPr>
          <w:t xml:space="preserve">xam muaj </w:t>
        </w:r>
      </w:ins>
      <w:r w:rsidRPr="00A34526">
        <w:rPr>
          <w:sz w:val="21"/>
          <w:szCs w:val="21"/>
        </w:rPr>
        <w:t xml:space="preserve">yog 86.54%. Raws li </w:t>
      </w:r>
      <w:del w:id="2765" w:author="Khamsaolee Xainhiaxang" w:date="2021-07-05T20:03:00Z">
        <w:r w:rsidRPr="00A34526" w:rsidDel="003A5726">
          <w:rPr>
            <w:sz w:val="21"/>
            <w:szCs w:val="21"/>
          </w:rPr>
          <w:delText>qhov tshwm sim</w:delText>
        </w:r>
      </w:del>
      <w:ins w:id="2766" w:author="Khamsaolee Xainhiaxang" w:date="2021-07-05T20:03:00Z">
        <w:r w:rsidR="003A5726">
          <w:rPr>
            <w:sz w:val="21"/>
            <w:szCs w:val="21"/>
          </w:rPr>
          <w:t>pom</w:t>
        </w:r>
      </w:ins>
      <w:r w:rsidRPr="00A34526">
        <w:rPr>
          <w:sz w:val="21"/>
          <w:szCs w:val="21"/>
        </w:rPr>
        <w:t xml:space="preserve">, txhua chav kawm </w:t>
      </w:r>
      <w:del w:id="2767" w:author="Khamsaolee Xainhiaxang" w:date="2021-07-05T20:04:00Z">
        <w:r w:rsidRPr="00A34526" w:rsidDel="003A5726">
          <w:rPr>
            <w:sz w:val="21"/>
            <w:szCs w:val="21"/>
          </w:rPr>
          <w:delText>tau suav</w:delText>
        </w:r>
      </w:del>
      <w:ins w:id="2768" w:author="Khamsaolee Xainhiaxang" w:date="2021-07-05T20:04:00Z">
        <w:r w:rsidR="003A5726">
          <w:rPr>
            <w:sz w:val="21"/>
            <w:szCs w:val="21"/>
          </w:rPr>
          <w:t>muaj</w:t>
        </w:r>
      </w:ins>
      <w:r w:rsidRPr="00A34526">
        <w:rPr>
          <w:sz w:val="21"/>
          <w:szCs w:val="21"/>
        </w:rPr>
        <w:t xml:space="preserve"> cov tub ntxhais kawm </w:t>
      </w:r>
      <w:del w:id="2769" w:author="Khamsaolee Xainhiaxang" w:date="2021-07-05T20:04:00Z">
        <w:r w:rsidRPr="00A34526" w:rsidDel="003A5726">
          <w:rPr>
            <w:sz w:val="21"/>
            <w:szCs w:val="21"/>
          </w:rPr>
          <w:delText>tsis txaus sia</w:delText>
        </w:r>
      </w:del>
      <w:ins w:id="2770" w:author="Khamsaolee Xainhiaxang" w:date="2021-07-05T20:04:00Z">
        <w:r w:rsidR="003A5726">
          <w:rPr>
            <w:sz w:val="21"/>
            <w:szCs w:val="21"/>
          </w:rPr>
          <w:t xml:space="preserve">unduplicated </w:t>
        </w:r>
      </w:ins>
      <w:del w:id="2771" w:author="Khamsaolee Xainhiaxang" w:date="2021-07-05T20:05:00Z">
        <w:r w:rsidRPr="00A34526" w:rsidDel="003A5726">
          <w:rPr>
            <w:sz w:val="21"/>
            <w:szCs w:val="21"/>
          </w:rPr>
          <w:delText>b</w:delText>
        </w:r>
      </w:del>
      <w:r w:rsidRPr="00A34526">
        <w:rPr>
          <w:sz w:val="21"/>
          <w:szCs w:val="21"/>
        </w:rPr>
        <w:t xml:space="preserve"> </w:t>
      </w:r>
      <w:del w:id="2772" w:author="Khamsaolee Xainhiaxang" w:date="2021-07-05T20:05:00Z">
        <w:r w:rsidRPr="00A34526" w:rsidDel="00222E80">
          <w:rPr>
            <w:sz w:val="21"/>
            <w:szCs w:val="21"/>
          </w:rPr>
          <w:delText>suav nrog</w:delText>
        </w:r>
      </w:del>
      <w:ins w:id="2773" w:author="Khamsaolee Xainhiaxang" w:date="2021-07-05T20:05:00Z">
        <w:r w:rsidR="00222E80">
          <w:rPr>
            <w:sz w:val="21"/>
            <w:szCs w:val="21"/>
          </w:rPr>
          <w:t>xws li</w:t>
        </w:r>
      </w:ins>
      <w:r w:rsidRPr="00A34526">
        <w:rPr>
          <w:sz w:val="21"/>
          <w:szCs w:val="21"/>
        </w:rPr>
        <w:t xml:space="preserve"> cov uas xav tau kev pab txhawb kev kawm lus, </w:t>
      </w:r>
      <w:del w:id="2774" w:author="Khamsaolee Xainhiaxang" w:date="2021-07-05T20:07:00Z">
        <w:r w:rsidRPr="00A34526" w:rsidDel="00222E80">
          <w:rPr>
            <w:sz w:val="21"/>
            <w:szCs w:val="21"/>
          </w:rPr>
          <w:delText xml:space="preserve">ntsib </w:delText>
        </w:r>
        <w:r w:rsidR="00AD7023" w:rsidRPr="00A34526" w:rsidDel="00222E80">
          <w:rPr>
            <w:sz w:val="21"/>
            <w:szCs w:val="21"/>
          </w:rPr>
          <w:delText xml:space="preserve">txoj </w:delText>
        </w:r>
        <w:r w:rsidRPr="00A34526" w:rsidDel="00222E80">
          <w:rPr>
            <w:sz w:val="21"/>
            <w:szCs w:val="21"/>
          </w:rPr>
          <w:delText>kev nyuaj ntaw</w:delText>
        </w:r>
      </w:del>
      <w:ins w:id="2775" w:author="Khamsaolee Xainhiaxang" w:date="2021-07-05T20:07:00Z">
        <w:r w:rsidR="00222E80">
          <w:rPr>
            <w:sz w:val="21"/>
            <w:szCs w:val="21"/>
          </w:rPr>
          <w:t>muaj teeb mee</w:t>
        </w:r>
      </w:ins>
      <w:r w:rsidRPr="00A34526">
        <w:rPr>
          <w:sz w:val="21"/>
          <w:szCs w:val="21"/>
        </w:rPr>
        <w:t xml:space="preserve">m </w:t>
      </w:r>
      <w:ins w:id="2776" w:author="Khamsaolee Xainhiaxang" w:date="2021-07-05T20:07:00Z">
        <w:r w:rsidR="00222E80">
          <w:rPr>
            <w:sz w:val="21"/>
            <w:szCs w:val="21"/>
          </w:rPr>
          <w:t xml:space="preserve">nrog rau </w:t>
        </w:r>
      </w:ins>
      <w:r w:rsidRPr="00A34526">
        <w:rPr>
          <w:sz w:val="21"/>
          <w:szCs w:val="21"/>
        </w:rPr>
        <w:t xml:space="preserve">kev kawm, </w:t>
      </w:r>
      <w:del w:id="2777" w:author="Khamsaolee Xainhiaxang" w:date="2021-07-05T20:08:00Z">
        <w:r w:rsidRPr="00A34526" w:rsidDel="00222E80">
          <w:rPr>
            <w:sz w:val="21"/>
            <w:szCs w:val="21"/>
          </w:rPr>
          <w:delText xml:space="preserve">nrog rau </w:delText>
        </w:r>
      </w:del>
      <w:r w:rsidRPr="00A34526">
        <w:rPr>
          <w:sz w:val="21"/>
          <w:szCs w:val="21"/>
        </w:rPr>
        <w:t xml:space="preserve">cov hluas nyob nrog niam qhuav txiv qhuav, thiab cov neeg txom nyem. </w:t>
      </w:r>
      <w:del w:id="2778" w:author="Khamsaolee Xainhiaxang" w:date="2021-07-05T20:08:00Z">
        <w:r w:rsidRPr="00A34526" w:rsidDel="00222E80">
          <w:rPr>
            <w:sz w:val="21"/>
            <w:szCs w:val="21"/>
          </w:rPr>
          <w:delText>Nthuav cov</w:delText>
        </w:r>
      </w:del>
      <w:ins w:id="2779" w:author="Khamsaolee Xainhiaxang" w:date="2021-07-05T20:08:00Z">
        <w:r w:rsidR="00222E80">
          <w:rPr>
            <w:sz w:val="21"/>
            <w:szCs w:val="21"/>
          </w:rPr>
          <w:t>Kev</w:t>
        </w:r>
      </w:ins>
      <w:r w:rsidRPr="00A34526">
        <w:rPr>
          <w:sz w:val="21"/>
          <w:szCs w:val="21"/>
        </w:rPr>
        <w:t xml:space="preserve"> sij hawm qhia ntawv </w:t>
      </w:r>
      <w:ins w:id="2780" w:author="Khamsaolee Xainhiaxang" w:date="2021-07-05T20:08:00Z">
        <w:r w:rsidR="00222E80">
          <w:rPr>
            <w:sz w:val="21"/>
            <w:szCs w:val="21"/>
          </w:rPr>
          <w:t xml:space="preserve">ntxiv </w:t>
        </w:r>
      </w:ins>
      <w:del w:id="2781" w:author="Khamsaolee Xainhiaxang" w:date="2021-07-05T20:09:00Z">
        <w:r w:rsidRPr="00A34526" w:rsidDel="00222E80">
          <w:rPr>
            <w:sz w:val="21"/>
            <w:szCs w:val="21"/>
          </w:rPr>
          <w:delText xml:space="preserve">hauv </w:delText>
        </w:r>
      </w:del>
      <w:ins w:id="2782" w:author="Khamsaolee Xainhiaxang" w:date="2021-07-05T20:09:00Z">
        <w:r w:rsidR="00222E80">
          <w:rPr>
            <w:sz w:val="21"/>
            <w:szCs w:val="21"/>
          </w:rPr>
          <w:t>ntawm</w:t>
        </w:r>
        <w:r w:rsidR="00222E80" w:rsidRPr="00A34526">
          <w:rPr>
            <w:sz w:val="21"/>
            <w:szCs w:val="21"/>
          </w:rPr>
          <w:t xml:space="preserve"> </w:t>
        </w:r>
      </w:ins>
      <w:r w:rsidRPr="00A34526">
        <w:rPr>
          <w:sz w:val="21"/>
          <w:szCs w:val="21"/>
        </w:rPr>
        <w:t xml:space="preserve">ib hnub </w:t>
      </w:r>
      <w:del w:id="2783" w:author="Khamsaolee Xainhiaxang" w:date="2021-07-05T20:09:00Z">
        <w:r w:rsidR="00AD7023" w:rsidRPr="00A34526" w:rsidDel="00222E80">
          <w:rPr>
            <w:sz w:val="21"/>
            <w:szCs w:val="21"/>
          </w:rPr>
          <w:delText xml:space="preserve">uas </w:delText>
        </w:r>
        <w:r w:rsidRPr="00A34526" w:rsidDel="00222E80">
          <w:rPr>
            <w:sz w:val="21"/>
            <w:szCs w:val="21"/>
          </w:rPr>
          <w:delText>cuam tshuam</w:delText>
        </w:r>
      </w:del>
      <w:ins w:id="2784" w:author="Khamsaolee Xainhiaxang" w:date="2021-07-05T20:09:00Z">
        <w:r w:rsidR="00222E80">
          <w:rPr>
            <w:sz w:val="21"/>
            <w:szCs w:val="21"/>
          </w:rPr>
          <w:t>muaj feem ua</w:t>
        </w:r>
      </w:ins>
      <w:r w:rsidR="00AD7023" w:rsidRPr="00A34526">
        <w:rPr>
          <w:sz w:val="21"/>
          <w:szCs w:val="21"/>
        </w:rPr>
        <w:t xml:space="preserve"> </w:t>
      </w:r>
      <w:del w:id="2785" w:author="Khamsaolee Xainhiaxang" w:date="2021-07-05T20:09:00Z">
        <w:r w:rsidR="00AD7023" w:rsidRPr="00A34526" w:rsidDel="00222E80">
          <w:rPr>
            <w:sz w:val="21"/>
            <w:szCs w:val="21"/>
          </w:rPr>
          <w:delText>ncaj qha</w:delText>
        </w:r>
        <w:r w:rsidRPr="00A34526" w:rsidDel="00222E80">
          <w:rPr>
            <w:sz w:val="21"/>
            <w:szCs w:val="21"/>
          </w:rPr>
          <w:delText xml:space="preserve"> </w:delText>
        </w:r>
      </w:del>
      <w:r w:rsidRPr="00A34526">
        <w:rPr>
          <w:sz w:val="21"/>
          <w:szCs w:val="21"/>
        </w:rPr>
        <w:t>rau txhua tus tub ntxhais kawm</w:t>
      </w:r>
      <w:ins w:id="2786" w:author="Khamsaolee Xainhiaxang" w:date="2021-07-05T20:09:00Z">
        <w:r w:rsidR="00222E80">
          <w:rPr>
            <w:sz w:val="21"/>
            <w:szCs w:val="21"/>
          </w:rPr>
          <w:t xml:space="preserve"> kawm tau zoo</w:t>
        </w:r>
      </w:ins>
      <w:r w:rsidRPr="00A34526">
        <w:rPr>
          <w:sz w:val="21"/>
          <w:szCs w:val="21"/>
        </w:rPr>
        <w:t>.</w:t>
      </w:r>
      <w:r w:rsidR="00AD7023" w:rsidRPr="00A34526">
        <w:rPr>
          <w:sz w:val="21"/>
          <w:szCs w:val="21"/>
        </w:rPr>
        <w:t xml:space="preserve"> </w:t>
      </w:r>
      <w:r w:rsidRPr="00A34526">
        <w:rPr>
          <w:sz w:val="21"/>
          <w:szCs w:val="21"/>
        </w:rPr>
        <w:t xml:space="preserve">TRUSD yuav </w:t>
      </w:r>
      <w:del w:id="2787" w:author="Khamsaolee Xainhiaxang" w:date="2021-07-05T20:10:00Z">
        <w:r w:rsidRPr="00A34526" w:rsidDel="00222E80">
          <w:rPr>
            <w:sz w:val="21"/>
            <w:szCs w:val="21"/>
          </w:rPr>
          <w:delText xml:space="preserve">xaiv </w:delText>
        </w:r>
      </w:del>
      <w:ins w:id="2788" w:author="Khamsaolee Xainhiaxang" w:date="2021-07-05T20:10:00Z">
        <w:r w:rsidR="00222E80">
          <w:rPr>
            <w:sz w:val="21"/>
            <w:szCs w:val="21"/>
          </w:rPr>
          <w:t>ntxais</w:t>
        </w:r>
        <w:r w:rsidR="00222E80" w:rsidRPr="00A34526">
          <w:rPr>
            <w:sz w:val="21"/>
            <w:szCs w:val="21"/>
          </w:rPr>
          <w:t xml:space="preserve"> </w:t>
        </w:r>
      </w:ins>
      <w:r w:rsidRPr="00A34526">
        <w:rPr>
          <w:sz w:val="21"/>
          <w:szCs w:val="21"/>
        </w:rPr>
        <w:t>cov xib</w:t>
      </w:r>
      <w:r w:rsidR="006D5173" w:rsidRPr="00A34526">
        <w:rPr>
          <w:sz w:val="21"/>
          <w:szCs w:val="21"/>
        </w:rPr>
        <w:t xml:space="preserve"> </w:t>
      </w:r>
      <w:r w:rsidRPr="00A34526">
        <w:rPr>
          <w:sz w:val="21"/>
          <w:szCs w:val="21"/>
        </w:rPr>
        <w:t>fwb tshiab, thiab tsim tsa txhua tus xib</w:t>
      </w:r>
      <w:r w:rsidR="006D5173" w:rsidRPr="00A34526">
        <w:rPr>
          <w:sz w:val="21"/>
          <w:szCs w:val="21"/>
        </w:rPr>
        <w:t xml:space="preserve"> </w:t>
      </w:r>
      <w:r w:rsidRPr="00A34526">
        <w:rPr>
          <w:sz w:val="21"/>
          <w:szCs w:val="21"/>
        </w:rPr>
        <w:t xml:space="preserve">fwb los txhawb txhim kho tub ntxhais kawm txoj kev kawm </w:t>
      </w:r>
      <w:ins w:id="2789" w:author="Khamsaolee Xainhiaxang" w:date="2021-07-05T20:11:00Z">
        <w:r w:rsidR="00222E80">
          <w:rPr>
            <w:sz w:val="21"/>
            <w:szCs w:val="21"/>
          </w:rPr>
          <w:t xml:space="preserve">kom </w:t>
        </w:r>
      </w:ins>
      <w:r w:rsidRPr="00A34526">
        <w:rPr>
          <w:sz w:val="21"/>
          <w:szCs w:val="21"/>
        </w:rPr>
        <w:t xml:space="preserve">tau zoo </w:t>
      </w:r>
      <w:del w:id="2790" w:author="Khamsaolee Xainhiaxang" w:date="2021-07-05T20:15:00Z">
        <w:r w:rsidRPr="00A34526" w:rsidDel="00D7742A">
          <w:rPr>
            <w:sz w:val="21"/>
            <w:szCs w:val="21"/>
          </w:rPr>
          <w:delText>nyob rau</w:delText>
        </w:r>
      </w:del>
      <w:ins w:id="2791" w:author="Khamsaolee Xainhiaxang" w:date="2021-07-05T20:15:00Z">
        <w:r w:rsidR="00D7742A">
          <w:rPr>
            <w:sz w:val="21"/>
            <w:szCs w:val="21"/>
          </w:rPr>
          <w:t>los ntawm kevmuaj</w:t>
        </w:r>
      </w:ins>
      <w:r w:rsidRPr="00A34526">
        <w:rPr>
          <w:sz w:val="21"/>
          <w:szCs w:val="21"/>
        </w:rPr>
        <w:t xml:space="preserve"> hauv hnub </w:t>
      </w:r>
      <w:del w:id="2792" w:author="Khamsaolee Xainhiaxang" w:date="2021-07-05T20:15:00Z">
        <w:r w:rsidRPr="00A34526" w:rsidDel="00D7742A">
          <w:rPr>
            <w:sz w:val="21"/>
            <w:szCs w:val="21"/>
          </w:rPr>
          <w:delText xml:space="preserve">txuas </w:delText>
        </w:r>
      </w:del>
      <w:r w:rsidRPr="00A34526">
        <w:rPr>
          <w:sz w:val="21"/>
          <w:szCs w:val="21"/>
        </w:rPr>
        <w:t xml:space="preserve">ntxiv </w:t>
      </w:r>
      <w:del w:id="2793" w:author="Khamsaolee Xainhiaxang" w:date="2021-07-05T20:16:00Z">
        <w:r w:rsidRPr="00A34526" w:rsidDel="00D7742A">
          <w:rPr>
            <w:sz w:val="21"/>
            <w:szCs w:val="21"/>
          </w:rPr>
          <w:delText>los ntawm</w:delText>
        </w:r>
      </w:del>
      <w:ins w:id="2794" w:author="Khamsaolee Xainhiaxang" w:date="2021-07-05T20:16:00Z">
        <w:r w:rsidR="00D7742A">
          <w:rPr>
            <w:sz w:val="21"/>
            <w:szCs w:val="21"/>
          </w:rPr>
          <w:t>xws li</w:t>
        </w:r>
      </w:ins>
      <w:r w:rsidRPr="00A34526">
        <w:rPr>
          <w:sz w:val="21"/>
          <w:szCs w:val="21"/>
        </w:rPr>
        <w:t xml:space="preserve">: </w:t>
      </w:r>
      <w:ins w:id="2795" w:author="Khamsaolee Xainhiaxang" w:date="2021-07-05T20:16:00Z">
        <w:r w:rsidR="00D7742A">
          <w:rPr>
            <w:sz w:val="21"/>
            <w:szCs w:val="21"/>
          </w:rPr>
          <w:t xml:space="preserve">Ib hnub kawm ntawv twg yuav qhia </w:t>
        </w:r>
      </w:ins>
      <w:r w:rsidRPr="00A34526">
        <w:rPr>
          <w:sz w:val="21"/>
          <w:szCs w:val="21"/>
        </w:rPr>
        <w:t xml:space="preserve">7 feeb </w:t>
      </w:r>
      <w:ins w:id="2796" w:author="Khamsaolee Xainhiaxang" w:date="2021-07-05T20:17:00Z">
        <w:r w:rsidR="00D7742A">
          <w:rPr>
            <w:sz w:val="21"/>
            <w:szCs w:val="21"/>
          </w:rPr>
          <w:t>ntxiv</w:t>
        </w:r>
      </w:ins>
      <w:del w:id="2797" w:author="Khamsaolee Xainhiaxang" w:date="2021-07-05T20:17:00Z">
        <w:r w:rsidRPr="00A34526" w:rsidDel="00D7742A">
          <w:rPr>
            <w:sz w:val="21"/>
            <w:szCs w:val="21"/>
          </w:rPr>
          <w:delText>qhia ntxiv rau txhua hnub kawm ntawv</w:delText>
        </w:r>
      </w:del>
      <w:r w:rsidRPr="00A34526">
        <w:rPr>
          <w:sz w:val="21"/>
          <w:szCs w:val="21"/>
        </w:rPr>
        <w:t xml:space="preserve">, </w:t>
      </w:r>
      <w:ins w:id="2798" w:author="Khamsaolee Xainhiaxang" w:date="2021-07-05T20:18:00Z">
        <w:r w:rsidR="00D7742A">
          <w:rPr>
            <w:sz w:val="21"/>
            <w:szCs w:val="21"/>
          </w:rPr>
          <w:t xml:space="preserve">muaj </w:t>
        </w:r>
      </w:ins>
      <w:r w:rsidRPr="00A34526">
        <w:rPr>
          <w:sz w:val="21"/>
          <w:szCs w:val="21"/>
        </w:rPr>
        <w:t xml:space="preserve">ib hnub ntxiv </w:t>
      </w:r>
      <w:ins w:id="2799" w:author="Khamsaolee Xainhiaxang" w:date="2021-07-05T20:17:00Z">
        <w:r w:rsidR="00D7742A">
          <w:rPr>
            <w:sz w:val="21"/>
            <w:szCs w:val="21"/>
          </w:rPr>
          <w:t xml:space="preserve">rau </w:t>
        </w:r>
      </w:ins>
      <w:r w:rsidRPr="00A34526">
        <w:rPr>
          <w:sz w:val="21"/>
          <w:szCs w:val="21"/>
        </w:rPr>
        <w:t>kev tsim kho cov tub ntxhais kawm tshaj lij rau lub tsev kawm ntawv cov xib</w:t>
      </w:r>
      <w:r w:rsidR="006D5173" w:rsidRPr="00A34526">
        <w:rPr>
          <w:sz w:val="21"/>
          <w:szCs w:val="21"/>
        </w:rPr>
        <w:t xml:space="preserve"> </w:t>
      </w:r>
      <w:r w:rsidRPr="00A34526">
        <w:rPr>
          <w:sz w:val="21"/>
          <w:szCs w:val="21"/>
        </w:rPr>
        <w:t>fwb</w:t>
      </w:r>
      <w:del w:id="2800" w:author="Khamsaolee Xainhiaxang" w:date="2021-07-05T20:18:00Z">
        <w:r w:rsidRPr="00A34526" w:rsidDel="00D7742A">
          <w:rPr>
            <w:sz w:val="21"/>
            <w:szCs w:val="21"/>
          </w:rPr>
          <w:delText xml:space="preserve"> qhia ntawv</w:delText>
        </w:r>
      </w:del>
      <w:r w:rsidRPr="00A34526">
        <w:rPr>
          <w:sz w:val="21"/>
          <w:szCs w:val="21"/>
        </w:rPr>
        <w:t xml:space="preserve">, thiab </w:t>
      </w:r>
      <w:ins w:id="2801" w:author="Khamsaolee Xainhiaxang" w:date="2021-07-05T20:19:00Z">
        <w:r w:rsidR="00D7742A">
          <w:rPr>
            <w:sz w:val="21"/>
            <w:szCs w:val="21"/>
          </w:rPr>
          <w:t xml:space="preserve">yuav ntxiv </w:t>
        </w:r>
      </w:ins>
      <w:ins w:id="2802" w:author="Khamsaolee Xainhiaxang" w:date="2021-07-05T20:20:00Z">
        <w:r w:rsidR="00D7742A">
          <w:rPr>
            <w:sz w:val="21"/>
            <w:szCs w:val="21"/>
          </w:rPr>
          <w:t>nyiaj</w:t>
        </w:r>
      </w:ins>
      <w:ins w:id="2803" w:author="Khamsaolee Xainhiaxang" w:date="2021-07-05T20:19:00Z">
        <w:r w:rsidR="00D7742A">
          <w:rPr>
            <w:sz w:val="21"/>
            <w:szCs w:val="21"/>
          </w:rPr>
          <w:t xml:space="preserve"> ntawm </w:t>
        </w:r>
      </w:ins>
      <w:r w:rsidRPr="00A34526">
        <w:rPr>
          <w:sz w:val="21"/>
          <w:szCs w:val="21"/>
        </w:rPr>
        <w:t>cov xib</w:t>
      </w:r>
      <w:r w:rsidR="006D5173" w:rsidRPr="00A34526">
        <w:rPr>
          <w:sz w:val="21"/>
          <w:szCs w:val="21"/>
        </w:rPr>
        <w:t xml:space="preserve"> </w:t>
      </w:r>
      <w:r w:rsidRPr="00A34526">
        <w:rPr>
          <w:sz w:val="21"/>
          <w:szCs w:val="21"/>
        </w:rPr>
        <w:t xml:space="preserve">fwb </w:t>
      </w:r>
      <w:ins w:id="2804" w:author="Khamsaolee Xainhiaxang" w:date="2021-07-05T20:19:00Z">
        <w:r w:rsidR="00D7742A">
          <w:rPr>
            <w:sz w:val="21"/>
            <w:szCs w:val="21"/>
          </w:rPr>
          <w:t>kom</w:t>
        </w:r>
      </w:ins>
      <w:del w:id="2805" w:author="Khamsaolee Xainhiaxang" w:date="2021-07-05T20:19:00Z">
        <w:r w:rsidRPr="00A34526" w:rsidDel="00D7742A">
          <w:rPr>
            <w:sz w:val="21"/>
            <w:szCs w:val="21"/>
          </w:rPr>
          <w:delText>pib</w:delText>
        </w:r>
      </w:del>
      <w:r w:rsidRPr="00A34526">
        <w:rPr>
          <w:sz w:val="21"/>
          <w:szCs w:val="21"/>
        </w:rPr>
        <w:t xml:space="preserve"> siab dua </w:t>
      </w:r>
      <w:del w:id="2806" w:author="Khamsaolee Xainhiaxang" w:date="2021-07-05T20:20:00Z">
        <w:r w:rsidRPr="00A34526" w:rsidDel="00D7742A">
          <w:rPr>
            <w:sz w:val="21"/>
            <w:szCs w:val="21"/>
          </w:rPr>
          <w:delText xml:space="preserve">cov </w:delText>
        </w:r>
      </w:del>
      <w:ins w:id="2807" w:author="Khamsaolee Xainhiaxang" w:date="2021-07-05T20:20:00Z">
        <w:r w:rsidR="00D7742A">
          <w:rPr>
            <w:sz w:val="21"/>
            <w:szCs w:val="21"/>
          </w:rPr>
          <w:t>qub</w:t>
        </w:r>
      </w:ins>
      <w:del w:id="2808" w:author="Khamsaolee Xainhiaxang" w:date="2021-07-05T20:20:00Z">
        <w:r w:rsidRPr="00A34526" w:rsidDel="00D7742A">
          <w:rPr>
            <w:sz w:val="21"/>
            <w:szCs w:val="21"/>
          </w:rPr>
          <w:delText>nyiaj hli los mus ntiav cov neeg ua hauj</w:delText>
        </w:r>
        <w:r w:rsidR="006D5173" w:rsidRPr="00A34526" w:rsidDel="00D7742A">
          <w:rPr>
            <w:sz w:val="21"/>
            <w:szCs w:val="21"/>
          </w:rPr>
          <w:delText xml:space="preserve"> </w:delText>
        </w:r>
        <w:r w:rsidRPr="00A34526" w:rsidDel="00D7742A">
          <w:rPr>
            <w:sz w:val="21"/>
            <w:szCs w:val="21"/>
          </w:rPr>
          <w:delText>lwm</w:delText>
        </w:r>
      </w:del>
      <w:ins w:id="2809" w:author="Khamsaolee Xainhiaxang" w:date="2021-07-05T20:20:00Z">
        <w:r w:rsidR="00D7742A">
          <w:rPr>
            <w:sz w:val="21"/>
            <w:szCs w:val="21"/>
          </w:rPr>
          <w:t xml:space="preserve">txhawm rau kom </w:t>
        </w:r>
      </w:ins>
      <w:del w:id="2810" w:author="Khamsaolee Xainhiaxang" w:date="2021-07-05T20:21:00Z">
        <w:r w:rsidR="006D5173" w:rsidRPr="00A34526" w:rsidDel="00D7742A">
          <w:rPr>
            <w:sz w:val="21"/>
            <w:szCs w:val="21"/>
          </w:rPr>
          <w:delText xml:space="preserve"> uas</w:delText>
        </w:r>
        <w:r w:rsidRPr="00A34526" w:rsidDel="00D7742A">
          <w:rPr>
            <w:sz w:val="21"/>
            <w:szCs w:val="21"/>
          </w:rPr>
          <w:delText xml:space="preserve"> tsim nyog</w:delText>
        </w:r>
        <w:r w:rsidR="006D5173" w:rsidRPr="00A34526" w:rsidDel="00D7742A">
          <w:rPr>
            <w:sz w:val="21"/>
            <w:szCs w:val="21"/>
          </w:rPr>
          <w:delText xml:space="preserve"> </w:delText>
        </w:r>
        <w:r w:rsidRPr="00A34526" w:rsidDel="00D7742A">
          <w:rPr>
            <w:sz w:val="21"/>
            <w:szCs w:val="21"/>
          </w:rPr>
          <w:delText xml:space="preserve">tuaj yeem </w:delText>
        </w:r>
      </w:del>
      <w:r w:rsidRPr="00A34526">
        <w:rPr>
          <w:sz w:val="21"/>
          <w:szCs w:val="21"/>
        </w:rPr>
        <w:t>ua tau raws li qhov</w:t>
      </w:r>
      <w:del w:id="2811" w:author="Khamsaolee Xainhiaxang" w:date="2021-07-05T20:21:00Z">
        <w:r w:rsidRPr="00A34526" w:rsidDel="00D7742A">
          <w:rPr>
            <w:sz w:val="21"/>
            <w:szCs w:val="21"/>
          </w:rPr>
          <w:delText xml:space="preserve"> tshwj xeeb thiab</w:delText>
        </w:r>
      </w:del>
      <w:r w:rsidRPr="00A34526">
        <w:rPr>
          <w:sz w:val="21"/>
          <w:szCs w:val="21"/>
        </w:rPr>
        <w:t xml:space="preserve"> kev xav tau ntawm peb cov tub ntxhais kawm. </w:t>
      </w:r>
      <w:ins w:id="2812" w:author="Khamsaolee Xainhiaxang" w:date="2021-07-05T20:22:00Z">
        <w:r w:rsidR="00D7742A">
          <w:rPr>
            <w:sz w:val="21"/>
            <w:szCs w:val="21"/>
          </w:rPr>
          <w:t xml:space="preserve">Raws li </w:t>
        </w:r>
      </w:ins>
      <w:r w:rsidRPr="00A34526">
        <w:rPr>
          <w:sz w:val="21"/>
          <w:szCs w:val="21"/>
        </w:rPr>
        <w:t xml:space="preserve">Kev tshawb fawb thiab kev </w:t>
      </w:r>
      <w:del w:id="2813" w:author="Khamsaolee Xainhiaxang" w:date="2021-07-05T20:22:00Z">
        <w:r w:rsidRPr="00A34526" w:rsidDel="00D7742A">
          <w:rPr>
            <w:sz w:val="21"/>
            <w:szCs w:val="21"/>
          </w:rPr>
          <w:delText xml:space="preserve">xyaum </w:delText>
        </w:r>
      </w:del>
      <w:ins w:id="2814" w:author="Khamsaolee Xainhiaxang" w:date="2021-07-05T20:22:00Z">
        <w:r w:rsidR="00D7742A">
          <w:rPr>
            <w:sz w:val="21"/>
            <w:szCs w:val="21"/>
          </w:rPr>
          <w:t>sim yav tag los</w:t>
        </w:r>
        <w:r w:rsidR="00D7742A" w:rsidRPr="00A34526">
          <w:rPr>
            <w:sz w:val="21"/>
            <w:szCs w:val="21"/>
          </w:rPr>
          <w:t xml:space="preserve"> </w:t>
        </w:r>
      </w:ins>
      <w:del w:id="2815" w:author="Khamsaolee Xainhiaxang" w:date="2021-07-05T20:23:00Z">
        <w:r w:rsidRPr="00A34526" w:rsidDel="00D7742A">
          <w:rPr>
            <w:sz w:val="21"/>
            <w:szCs w:val="21"/>
          </w:rPr>
          <w:delText>ua pov thawj qhia</w:delText>
        </w:r>
      </w:del>
      <w:ins w:id="2816" w:author="Khamsaolee Xainhiaxang" w:date="2021-07-05T20:23:00Z">
        <w:r w:rsidR="00D7742A">
          <w:rPr>
            <w:sz w:val="21"/>
            <w:szCs w:val="21"/>
          </w:rPr>
          <w:t>pom tau</w:t>
        </w:r>
      </w:ins>
      <w:r w:rsidRPr="00A34526">
        <w:rPr>
          <w:sz w:val="21"/>
          <w:szCs w:val="21"/>
        </w:rPr>
        <w:t xml:space="preserve"> tias </w:t>
      </w:r>
      <w:ins w:id="2817" w:author="Khamsaolee Xainhiaxang" w:date="2021-07-05T20:23:00Z">
        <w:r w:rsidR="00D7742A">
          <w:rPr>
            <w:sz w:val="21"/>
            <w:szCs w:val="21"/>
          </w:rPr>
          <w:t xml:space="preserve">kev </w:t>
        </w:r>
      </w:ins>
      <w:r w:rsidRPr="00A34526">
        <w:rPr>
          <w:sz w:val="21"/>
          <w:szCs w:val="21"/>
        </w:rPr>
        <w:t>ntxiv sij</w:t>
      </w:r>
      <w:r w:rsidR="006D5173" w:rsidRPr="00A34526">
        <w:rPr>
          <w:sz w:val="21"/>
          <w:szCs w:val="21"/>
        </w:rPr>
        <w:t xml:space="preserve"> </w:t>
      </w:r>
      <w:r w:rsidRPr="00A34526">
        <w:rPr>
          <w:sz w:val="21"/>
          <w:szCs w:val="21"/>
        </w:rPr>
        <w:t>hawm rau hnub kawm ntawv thiab / los</w:t>
      </w:r>
      <w:r w:rsidR="006D5173" w:rsidRPr="00A34526">
        <w:rPr>
          <w:sz w:val="21"/>
          <w:szCs w:val="21"/>
        </w:rPr>
        <w:t xml:space="preserve"> </w:t>
      </w:r>
      <w:r w:rsidRPr="00A34526">
        <w:rPr>
          <w:sz w:val="21"/>
          <w:szCs w:val="21"/>
        </w:rPr>
        <w:t xml:space="preserve">sis </w:t>
      </w:r>
      <w:ins w:id="2818" w:author="Khamsaolee Xainhiaxang" w:date="2021-07-05T20:23:00Z">
        <w:r w:rsidR="00D7742A">
          <w:rPr>
            <w:sz w:val="21"/>
            <w:szCs w:val="21"/>
          </w:rPr>
          <w:t xml:space="preserve">rau hauv </w:t>
        </w:r>
      </w:ins>
      <w:r w:rsidRPr="00A34526">
        <w:rPr>
          <w:sz w:val="21"/>
          <w:szCs w:val="21"/>
        </w:rPr>
        <w:t xml:space="preserve">xyoo yuav </w:t>
      </w:r>
      <w:del w:id="2819" w:author="Khamsaolee Xainhiaxang" w:date="2021-07-05T20:23:00Z">
        <w:r w:rsidRPr="00A34526" w:rsidDel="00D7742A">
          <w:rPr>
            <w:sz w:val="21"/>
            <w:szCs w:val="21"/>
          </w:rPr>
          <w:delText>muaj kev cuam tshuam zoo rau</w:delText>
        </w:r>
      </w:del>
      <w:ins w:id="2820" w:author="Khamsaolee Xainhiaxang" w:date="2021-07-05T20:23:00Z">
        <w:r w:rsidR="00D7742A">
          <w:rPr>
            <w:sz w:val="21"/>
            <w:szCs w:val="21"/>
          </w:rPr>
          <w:t xml:space="preserve">yuav ua rau peb cov </w:t>
        </w:r>
      </w:ins>
      <w:del w:id="2821" w:author="Khamsaolee Xainhiaxang" w:date="2021-07-05T20:24:00Z">
        <w:r w:rsidRPr="00A34526" w:rsidDel="00D7742A">
          <w:rPr>
            <w:sz w:val="21"/>
            <w:szCs w:val="21"/>
          </w:rPr>
          <w:delText xml:space="preserve"> </w:delText>
        </w:r>
      </w:del>
      <w:r w:rsidRPr="00A34526">
        <w:rPr>
          <w:sz w:val="21"/>
          <w:szCs w:val="21"/>
        </w:rPr>
        <w:t xml:space="preserve">tub ntxhais kawm </w:t>
      </w:r>
      <w:del w:id="2822" w:author="Khamsaolee Xainhiaxang" w:date="2021-07-05T20:24:00Z">
        <w:r w:rsidRPr="00A34526" w:rsidDel="00D7742A">
          <w:rPr>
            <w:sz w:val="21"/>
            <w:szCs w:val="21"/>
          </w:rPr>
          <w:delText xml:space="preserve">kev kawm </w:delText>
        </w:r>
      </w:del>
      <w:r w:rsidRPr="00A34526">
        <w:rPr>
          <w:sz w:val="21"/>
          <w:szCs w:val="21"/>
        </w:rPr>
        <w:t xml:space="preserve">tau zoo thiab </w:t>
      </w:r>
      <w:ins w:id="2823" w:author="Khamsaolee Xainhiaxang" w:date="2021-07-05T20:24:00Z">
        <w:r w:rsidR="00D7742A">
          <w:rPr>
            <w:sz w:val="21"/>
            <w:szCs w:val="21"/>
          </w:rPr>
          <w:t xml:space="preserve">nrog </w:t>
        </w:r>
      </w:ins>
      <w:r w:rsidRPr="00A34526">
        <w:rPr>
          <w:sz w:val="21"/>
          <w:szCs w:val="21"/>
        </w:rPr>
        <w:t>rau tus me</w:t>
      </w:r>
      <w:r w:rsidR="006D5173" w:rsidRPr="00A34526">
        <w:rPr>
          <w:sz w:val="21"/>
          <w:szCs w:val="21"/>
        </w:rPr>
        <w:t xml:space="preserve"> </w:t>
      </w:r>
      <w:r w:rsidRPr="00A34526">
        <w:rPr>
          <w:sz w:val="21"/>
          <w:szCs w:val="21"/>
        </w:rPr>
        <w:t xml:space="preserve">nyuam </w:t>
      </w:r>
      <w:ins w:id="2824" w:author="Khamsaolee Xainhiaxang" w:date="2021-07-05T20:24:00Z">
        <w:r w:rsidR="00D7742A">
          <w:rPr>
            <w:sz w:val="21"/>
            <w:szCs w:val="21"/>
          </w:rPr>
          <w:t xml:space="preserve">yaus </w:t>
        </w:r>
      </w:ins>
      <w:ins w:id="2825" w:author="Khamsaolee Xainhiaxang" w:date="2021-07-05T20:25:00Z">
        <w:r w:rsidR="00C7112C">
          <w:rPr>
            <w:sz w:val="21"/>
            <w:szCs w:val="21"/>
          </w:rPr>
          <w:t>c</w:t>
        </w:r>
      </w:ins>
      <w:del w:id="2826" w:author="Khamsaolee Xainhiaxang" w:date="2021-07-05T20:25:00Z">
        <w:r w:rsidRPr="00A34526" w:rsidDel="00C7112C">
          <w:rPr>
            <w:sz w:val="21"/>
            <w:szCs w:val="21"/>
          </w:rPr>
          <w:delText>q</w:delText>
        </w:r>
      </w:del>
      <w:r w:rsidRPr="00A34526">
        <w:rPr>
          <w:sz w:val="21"/>
          <w:szCs w:val="21"/>
        </w:rPr>
        <w:t xml:space="preserve">hov kev kawm tag nrho. Qhov kev ua no tau pab txhawb </w:t>
      </w:r>
      <w:del w:id="2827" w:author="Khamsaolee Xainhiaxang" w:date="2021-07-05T20:26:00Z">
        <w:r w:rsidRPr="00A34526" w:rsidDel="00C7112C">
          <w:rPr>
            <w:sz w:val="21"/>
            <w:szCs w:val="21"/>
          </w:rPr>
          <w:delText xml:space="preserve">qhov nce ntawm </w:delText>
        </w:r>
      </w:del>
      <w:r w:rsidRPr="00A34526">
        <w:rPr>
          <w:sz w:val="21"/>
          <w:szCs w:val="21"/>
        </w:rPr>
        <w:t>ELA thiab</w:t>
      </w:r>
      <w:r w:rsidR="006D5173" w:rsidRPr="00A34526">
        <w:rPr>
          <w:sz w:val="21"/>
          <w:szCs w:val="21"/>
        </w:rPr>
        <w:t xml:space="preserve"> Kev Laij</w:t>
      </w:r>
      <w:r w:rsidRPr="00A34526">
        <w:rPr>
          <w:sz w:val="21"/>
          <w:szCs w:val="21"/>
        </w:rPr>
        <w:t xml:space="preserve"> Lej </w:t>
      </w:r>
      <w:ins w:id="2828" w:author="Khamsaolee Xainhiaxang" w:date="2021-07-05T20:26:00Z">
        <w:r w:rsidR="00C7112C">
          <w:rPr>
            <w:sz w:val="21"/>
            <w:szCs w:val="21"/>
          </w:rPr>
          <w:t xml:space="preserve">kom </w:t>
        </w:r>
      </w:ins>
      <w:r w:rsidRPr="00A34526">
        <w:rPr>
          <w:sz w:val="21"/>
          <w:szCs w:val="21"/>
        </w:rPr>
        <w:t xml:space="preserve">ua </w:t>
      </w:r>
      <w:del w:id="2829" w:author="Khamsaolee Xainhiaxang" w:date="2021-07-05T20:26:00Z">
        <w:r w:rsidRPr="00A34526" w:rsidDel="00C7112C">
          <w:rPr>
            <w:sz w:val="21"/>
            <w:szCs w:val="21"/>
          </w:rPr>
          <w:delText xml:space="preserve">tiav </w:delText>
        </w:r>
      </w:del>
      <w:ins w:id="2830" w:author="Khamsaolee Xainhiaxang" w:date="2021-07-05T20:26:00Z">
        <w:r w:rsidR="00C7112C">
          <w:rPr>
            <w:sz w:val="21"/>
            <w:szCs w:val="21"/>
          </w:rPr>
          <w:t>tau</w:t>
        </w:r>
        <w:r w:rsidR="00C7112C" w:rsidRPr="00A34526">
          <w:rPr>
            <w:sz w:val="21"/>
            <w:szCs w:val="21"/>
          </w:rPr>
          <w:t xml:space="preserve"> </w:t>
        </w:r>
      </w:ins>
      <w:r w:rsidRPr="00A34526">
        <w:rPr>
          <w:sz w:val="21"/>
          <w:szCs w:val="21"/>
        </w:rPr>
        <w:t xml:space="preserve">hauv CAASPP (+ 2.28% ELA, + 1.98% </w:t>
      </w:r>
      <w:r w:rsidR="006D5173" w:rsidRPr="00A34526">
        <w:rPr>
          <w:sz w:val="21"/>
          <w:szCs w:val="21"/>
        </w:rPr>
        <w:t xml:space="preserve">Kev Laij </w:t>
      </w:r>
      <w:r w:rsidRPr="00A34526">
        <w:rPr>
          <w:sz w:val="21"/>
          <w:szCs w:val="21"/>
        </w:rPr>
        <w:t>Lej).</w:t>
      </w:r>
    </w:p>
    <w:p w14:paraId="08302A9D" w14:textId="77777777" w:rsidR="00E43EF1" w:rsidRDefault="00E43EF1">
      <w:pPr>
        <w:pStyle w:val="BodyText"/>
      </w:pPr>
    </w:p>
    <w:p w14:paraId="3ADF8C3F" w14:textId="77777777" w:rsidR="00E43EF1" w:rsidRPr="00296685" w:rsidRDefault="000E40D2">
      <w:pPr>
        <w:pStyle w:val="ListParagraph"/>
        <w:numPr>
          <w:ilvl w:val="1"/>
          <w:numId w:val="29"/>
        </w:numPr>
        <w:tabs>
          <w:tab w:val="left" w:pos="900"/>
        </w:tabs>
        <w:rPr>
          <w:sz w:val="21"/>
          <w:szCs w:val="21"/>
        </w:rPr>
      </w:pPr>
      <w:r w:rsidRPr="00296685">
        <w:rPr>
          <w:sz w:val="21"/>
          <w:szCs w:val="21"/>
        </w:rPr>
        <w:t>Cov Xib Fwb Qhia Ntawv Tshwj Xeeb rau Kev Kawm Tshwj Xeeb</w:t>
      </w:r>
    </w:p>
    <w:p w14:paraId="2D14241B" w14:textId="00880BBE" w:rsidR="00E43EF1" w:rsidRPr="00296685" w:rsidRDefault="000E40D2" w:rsidP="00296685">
      <w:pPr>
        <w:pStyle w:val="BodyText"/>
        <w:ind w:left="366" w:right="552"/>
        <w:jc w:val="both"/>
        <w:rPr>
          <w:sz w:val="21"/>
          <w:szCs w:val="21"/>
        </w:rPr>
      </w:pPr>
      <w:r w:rsidRPr="00296685">
        <w:rPr>
          <w:sz w:val="21"/>
          <w:szCs w:val="21"/>
        </w:rPr>
        <w:t xml:space="preserve">Kev Kawm Tshwj Xeeb TOSA's (3 FTE), </w:t>
      </w:r>
      <w:r w:rsidR="0061799F" w:rsidRPr="00296685">
        <w:rPr>
          <w:sz w:val="21"/>
          <w:szCs w:val="21"/>
        </w:rPr>
        <w:t>cov cuab yeej</w:t>
      </w:r>
      <w:r w:rsidRPr="00296685">
        <w:rPr>
          <w:sz w:val="21"/>
          <w:szCs w:val="21"/>
        </w:rPr>
        <w:t xml:space="preserve">, </w:t>
      </w:r>
      <w:r w:rsidR="0061799F" w:rsidRPr="00296685">
        <w:rPr>
          <w:sz w:val="21"/>
          <w:szCs w:val="21"/>
        </w:rPr>
        <w:t xml:space="preserve">cov </w:t>
      </w:r>
      <w:r w:rsidRPr="00296685">
        <w:rPr>
          <w:sz w:val="21"/>
          <w:szCs w:val="21"/>
        </w:rPr>
        <w:t>khoom siv, thiab kev txhim kho kev ua hauj</w:t>
      </w:r>
      <w:r w:rsidR="0061799F" w:rsidRPr="00296685">
        <w:rPr>
          <w:sz w:val="21"/>
          <w:szCs w:val="21"/>
        </w:rPr>
        <w:t xml:space="preserve"> </w:t>
      </w:r>
      <w:r w:rsidRPr="00296685">
        <w:rPr>
          <w:sz w:val="21"/>
          <w:szCs w:val="21"/>
        </w:rPr>
        <w:t xml:space="preserve">lwm </w:t>
      </w:r>
      <w:del w:id="2831" w:author="Khamsaolee Xainhiaxang" w:date="2021-07-05T20:29:00Z">
        <w:r w:rsidRPr="00296685" w:rsidDel="00C7112C">
          <w:rPr>
            <w:sz w:val="21"/>
            <w:szCs w:val="21"/>
          </w:rPr>
          <w:delText>rau kev</w:delText>
        </w:r>
      </w:del>
      <w:ins w:id="2832" w:author="Khamsaolee Xainhiaxang" w:date="2021-07-05T20:29:00Z">
        <w:r w:rsidR="00C7112C">
          <w:rPr>
            <w:sz w:val="21"/>
            <w:szCs w:val="21"/>
          </w:rPr>
          <w:t>kom</w:t>
        </w:r>
      </w:ins>
      <w:r w:rsidRPr="00296685">
        <w:rPr>
          <w:sz w:val="21"/>
          <w:szCs w:val="21"/>
        </w:rPr>
        <w:t xml:space="preserve"> ua </w:t>
      </w:r>
      <w:del w:id="2833" w:author="Khamsaolee Xainhiaxang" w:date="2021-07-05T20:29:00Z">
        <w:r w:rsidRPr="00296685" w:rsidDel="00C7112C">
          <w:rPr>
            <w:sz w:val="21"/>
            <w:szCs w:val="21"/>
          </w:rPr>
          <w:delText>hauj</w:delText>
        </w:r>
        <w:r w:rsidR="0061799F" w:rsidRPr="00296685" w:rsidDel="00C7112C">
          <w:rPr>
            <w:sz w:val="21"/>
            <w:szCs w:val="21"/>
          </w:rPr>
          <w:delText xml:space="preserve"> </w:delText>
        </w:r>
        <w:r w:rsidRPr="00296685" w:rsidDel="00C7112C">
          <w:rPr>
            <w:sz w:val="21"/>
            <w:szCs w:val="21"/>
          </w:rPr>
          <w:delText>lwm</w:delText>
        </w:r>
      </w:del>
      <w:ins w:id="2834" w:author="Khamsaolee Xainhiaxang" w:date="2021-07-05T20:29:00Z">
        <w:r w:rsidR="00C7112C">
          <w:rPr>
            <w:sz w:val="21"/>
            <w:szCs w:val="21"/>
          </w:rPr>
          <w:t>tau zoo</w:t>
        </w:r>
      </w:ins>
      <w:r w:rsidRPr="00296685">
        <w:rPr>
          <w:sz w:val="21"/>
          <w:szCs w:val="21"/>
        </w:rPr>
        <w:t xml:space="preserve">. Cov khoos kas yuav siv nrog cov tub ntxhais kawm uas pom tau tias muaj tus cwj pwm </w:t>
      </w:r>
      <w:del w:id="2835" w:author="Khamsaolee Xainhiaxang" w:date="2021-07-05T20:30:00Z">
        <w:r w:rsidR="0061799F" w:rsidRPr="00296685" w:rsidDel="00C7112C">
          <w:rPr>
            <w:sz w:val="21"/>
            <w:szCs w:val="21"/>
          </w:rPr>
          <w:delText xml:space="preserve">nrog </w:delText>
        </w:r>
      </w:del>
      <w:ins w:id="2836" w:author="Khamsaolee Xainhiaxang" w:date="2021-07-05T20:30:00Z">
        <w:r w:rsidR="00C7112C">
          <w:rPr>
            <w:sz w:val="21"/>
            <w:szCs w:val="21"/>
          </w:rPr>
          <w:t>txawv</w:t>
        </w:r>
        <w:r w:rsidR="00C7112C" w:rsidRPr="00296685">
          <w:rPr>
            <w:sz w:val="21"/>
            <w:szCs w:val="21"/>
          </w:rPr>
          <w:t xml:space="preserve"> </w:t>
        </w:r>
      </w:ins>
      <w:r w:rsidRPr="00296685">
        <w:rPr>
          <w:sz w:val="21"/>
          <w:szCs w:val="21"/>
        </w:rPr>
        <w:t>(autism), uas yog siv rau cov tub ntxhais kawm tshwj xeeb uas kawm tsis tau</w:t>
      </w:r>
      <w:r w:rsidR="0061799F" w:rsidRPr="00296685">
        <w:rPr>
          <w:sz w:val="21"/>
          <w:szCs w:val="21"/>
        </w:rPr>
        <w:t xml:space="preserve"> </w:t>
      </w:r>
      <w:r w:rsidRPr="00296685">
        <w:rPr>
          <w:sz w:val="21"/>
          <w:szCs w:val="21"/>
        </w:rPr>
        <w:t>tiav. Txawm</w:t>
      </w:r>
      <w:del w:id="2837" w:author="Khamsaolee Xainhiaxang" w:date="2021-07-05T20:37:00Z">
        <w:r w:rsidRPr="00296685" w:rsidDel="00E8316A">
          <w:rPr>
            <w:sz w:val="21"/>
            <w:szCs w:val="21"/>
          </w:rPr>
          <w:delText xml:space="preserve"> hais</w:delText>
        </w:r>
      </w:del>
      <w:r w:rsidRPr="00296685">
        <w:rPr>
          <w:sz w:val="21"/>
          <w:szCs w:val="21"/>
        </w:rPr>
        <w:t xml:space="preserve"> tias </w:t>
      </w:r>
      <w:del w:id="2838" w:author="Khamsaolee Xainhiaxang" w:date="2021-07-05T20:38:00Z">
        <w:r w:rsidRPr="00296685" w:rsidDel="00E8316A">
          <w:rPr>
            <w:sz w:val="21"/>
            <w:szCs w:val="21"/>
          </w:rPr>
          <w:delText xml:space="preserve">qee </w:delText>
        </w:r>
      </w:del>
      <w:ins w:id="2839" w:author="Khamsaolee Xainhiaxang" w:date="2021-07-05T20:38:00Z">
        <w:r w:rsidR="00E8316A">
          <w:rPr>
            <w:sz w:val="21"/>
            <w:szCs w:val="21"/>
          </w:rPr>
          <w:t>ib txhia</w:t>
        </w:r>
        <w:r w:rsidR="00E8316A" w:rsidRPr="00296685">
          <w:rPr>
            <w:sz w:val="21"/>
            <w:szCs w:val="21"/>
          </w:rPr>
          <w:t xml:space="preserve"> </w:t>
        </w:r>
      </w:ins>
      <w:r w:rsidRPr="00296685">
        <w:rPr>
          <w:sz w:val="21"/>
          <w:szCs w:val="21"/>
        </w:rPr>
        <w:t xml:space="preserve">tus tub ntxhais kawm tshwj xeeb siv cov ntaub ntawv qhia tseem ceeb, TOSAs muab kev qhia txog cov txuj ci tshwj xeeb thiab </w:t>
      </w:r>
      <w:del w:id="2840" w:author="Khamsaolee Xainhiaxang" w:date="2021-07-05T20:44:00Z">
        <w:r w:rsidRPr="00296685" w:rsidDel="00E8316A">
          <w:rPr>
            <w:sz w:val="21"/>
            <w:szCs w:val="21"/>
          </w:rPr>
          <w:delText>cov pov thawj raws</w:delText>
        </w:r>
      </w:del>
      <w:ins w:id="2841" w:author="Khamsaolee Xainhiaxang" w:date="2021-07-05T20:44:00Z">
        <w:r w:rsidR="00E8316A">
          <w:rPr>
            <w:sz w:val="21"/>
            <w:szCs w:val="21"/>
          </w:rPr>
          <w:t>tej yam kawm txog</w:t>
        </w:r>
      </w:ins>
      <w:ins w:id="2842" w:author="Khamsaolee Xainhiaxang" w:date="2021-07-05T20:45:00Z">
        <w:r w:rsidR="00E8316A">
          <w:rPr>
            <w:sz w:val="21"/>
            <w:szCs w:val="21"/>
          </w:rPr>
          <w:t xml:space="preserve"> </w:t>
        </w:r>
      </w:ins>
      <w:del w:id="2843" w:author="Khamsaolee Xainhiaxang" w:date="2021-07-05T20:45:00Z">
        <w:r w:rsidRPr="00296685" w:rsidDel="00E8316A">
          <w:rPr>
            <w:sz w:val="21"/>
            <w:szCs w:val="21"/>
          </w:rPr>
          <w:delText xml:space="preserve"> li </w:delText>
        </w:r>
      </w:del>
      <w:r w:rsidRPr="00296685">
        <w:rPr>
          <w:sz w:val="21"/>
          <w:szCs w:val="21"/>
        </w:rPr>
        <w:t xml:space="preserve">kev coj </w:t>
      </w:r>
      <w:del w:id="2844" w:author="Khamsaolee Xainhiaxang" w:date="2021-07-05T20:45:00Z">
        <w:r w:rsidRPr="00296685" w:rsidDel="00990347">
          <w:rPr>
            <w:sz w:val="21"/>
            <w:szCs w:val="21"/>
          </w:rPr>
          <w:delText xml:space="preserve">ua tsim nyog rau cov kev coj tus cwj pwm </w:delText>
        </w:r>
      </w:del>
      <w:r w:rsidR="0061799F" w:rsidRPr="00296685">
        <w:rPr>
          <w:sz w:val="21"/>
          <w:szCs w:val="21"/>
        </w:rPr>
        <w:t>uas p</w:t>
      </w:r>
      <w:ins w:id="2845" w:author="Khamsaolee Xainhiaxang" w:date="2021-07-05T20:45:00Z">
        <w:r w:rsidR="00990347">
          <w:rPr>
            <w:sz w:val="21"/>
            <w:szCs w:val="21"/>
          </w:rPr>
          <w:t>h</w:t>
        </w:r>
      </w:ins>
      <w:r w:rsidR="0061799F" w:rsidRPr="00296685">
        <w:rPr>
          <w:sz w:val="21"/>
          <w:szCs w:val="21"/>
        </w:rPr>
        <w:t>om sij</w:t>
      </w:r>
      <w:r w:rsidRPr="00296685">
        <w:rPr>
          <w:sz w:val="21"/>
          <w:szCs w:val="21"/>
        </w:rPr>
        <w:t xml:space="preserve"> thiab </w:t>
      </w:r>
      <w:del w:id="2846" w:author="Khamsaolee Xainhiaxang" w:date="2021-07-05T20:46:00Z">
        <w:r w:rsidRPr="00296685" w:rsidDel="00990347">
          <w:rPr>
            <w:sz w:val="21"/>
            <w:szCs w:val="21"/>
          </w:rPr>
          <w:delText xml:space="preserve">cov </w:delText>
        </w:r>
      </w:del>
      <w:ins w:id="2847" w:author="Khamsaolee Xainhiaxang" w:date="2021-07-05T20:46:00Z">
        <w:r w:rsidR="00990347">
          <w:rPr>
            <w:sz w:val="21"/>
            <w:szCs w:val="21"/>
          </w:rPr>
          <w:t>ntau hom</w:t>
        </w:r>
        <w:r w:rsidR="00990347" w:rsidRPr="00296685">
          <w:rPr>
            <w:sz w:val="21"/>
            <w:szCs w:val="21"/>
          </w:rPr>
          <w:t xml:space="preserve"> </w:t>
        </w:r>
      </w:ins>
      <w:r w:rsidRPr="00296685">
        <w:rPr>
          <w:sz w:val="21"/>
          <w:szCs w:val="21"/>
        </w:rPr>
        <w:t xml:space="preserve">neeg </w:t>
      </w:r>
      <w:del w:id="2848" w:author="Khamsaolee Xainhiaxang" w:date="2021-07-05T20:46:00Z">
        <w:r w:rsidRPr="00296685" w:rsidDel="00990347">
          <w:rPr>
            <w:sz w:val="21"/>
            <w:szCs w:val="21"/>
          </w:rPr>
          <w:delText xml:space="preserve">muaj ntau yam </w:delText>
        </w:r>
      </w:del>
      <w:r w:rsidRPr="00296685">
        <w:rPr>
          <w:sz w:val="21"/>
          <w:szCs w:val="21"/>
        </w:rPr>
        <w:t xml:space="preserve">nrog rau cov tub ntxhais kawm </w:t>
      </w:r>
      <w:del w:id="2849" w:author="Khamsaolee Xainhiaxang" w:date="2021-07-05T20:47:00Z">
        <w:r w:rsidRPr="00296685" w:rsidDel="00990347">
          <w:rPr>
            <w:sz w:val="21"/>
            <w:szCs w:val="21"/>
          </w:rPr>
          <w:delText>tsis meej</w:delText>
        </w:r>
        <w:r w:rsidR="0061799F" w:rsidRPr="00296685" w:rsidDel="00990347">
          <w:rPr>
            <w:sz w:val="21"/>
            <w:szCs w:val="21"/>
          </w:rPr>
          <w:delText xml:space="preserve"> pem</w:delText>
        </w:r>
      </w:del>
      <w:ins w:id="2850" w:author="Khamsaolee Xainhiaxang" w:date="2021-07-05T20:47:00Z">
        <w:r w:rsidR="00990347">
          <w:rPr>
            <w:sz w:val="21"/>
            <w:szCs w:val="21"/>
          </w:rPr>
          <w:t>unduplicated</w:t>
        </w:r>
      </w:ins>
      <w:r w:rsidRPr="00296685">
        <w:rPr>
          <w:sz w:val="21"/>
          <w:szCs w:val="21"/>
        </w:rPr>
        <w:t xml:space="preserve">. Qhov no yog pab txhawb kom muaj kev kawm </w:t>
      </w:r>
      <w:del w:id="2851" w:author="Khamsaolee Xainhiaxang" w:date="2021-07-05T20:47:00Z">
        <w:r w:rsidRPr="00296685" w:rsidDel="00990347">
          <w:rPr>
            <w:sz w:val="21"/>
            <w:szCs w:val="21"/>
          </w:rPr>
          <w:delText xml:space="preserve">nce qib </w:delText>
        </w:r>
      </w:del>
      <w:ins w:id="2852" w:author="Khamsaolee Xainhiaxang" w:date="2021-07-05T20:47:00Z">
        <w:r w:rsidR="00990347">
          <w:rPr>
            <w:sz w:val="21"/>
            <w:szCs w:val="21"/>
          </w:rPr>
          <w:t xml:space="preserve">tau zoo </w:t>
        </w:r>
      </w:ins>
      <w:r w:rsidRPr="00296685">
        <w:rPr>
          <w:sz w:val="21"/>
          <w:szCs w:val="21"/>
        </w:rPr>
        <w:t xml:space="preserve">rau CAASPP los ntawm cov tub ntxhais kawm xiam oob qhab rau ELA (5.8 </w:t>
      </w:r>
      <w:del w:id="2853" w:author="Khamsaolee Xainhiaxang" w:date="2021-07-05T20:48:00Z">
        <w:r w:rsidRPr="00296685" w:rsidDel="00990347">
          <w:rPr>
            <w:sz w:val="21"/>
            <w:szCs w:val="21"/>
          </w:rPr>
          <w:delText xml:space="preserve">cov </w:delText>
        </w:r>
      </w:del>
      <w:r w:rsidRPr="00296685">
        <w:rPr>
          <w:sz w:val="21"/>
          <w:szCs w:val="21"/>
        </w:rPr>
        <w:t xml:space="preserve">qhab nia) thiab Lej (8.5 </w:t>
      </w:r>
      <w:del w:id="2854" w:author="Khamsaolee Xainhiaxang" w:date="2021-07-05T20:48:00Z">
        <w:r w:rsidRPr="00296685" w:rsidDel="00990347">
          <w:rPr>
            <w:sz w:val="21"/>
            <w:szCs w:val="21"/>
          </w:rPr>
          <w:delText xml:space="preserve">cov </w:delText>
        </w:r>
      </w:del>
      <w:r w:rsidRPr="00296685">
        <w:rPr>
          <w:sz w:val="21"/>
          <w:szCs w:val="21"/>
        </w:rPr>
        <w:t>qhab nia) raws li CA</w:t>
      </w:r>
      <w:r w:rsidR="0061799F" w:rsidRPr="00296685">
        <w:rPr>
          <w:sz w:val="21"/>
          <w:szCs w:val="21"/>
        </w:rPr>
        <w:t xml:space="preserve"> </w:t>
      </w:r>
      <w:del w:id="2855" w:author="Khamsaolee Xainhiaxang" w:date="2021-07-05T20:49:00Z">
        <w:r w:rsidR="0061799F" w:rsidRPr="00296685" w:rsidDel="00990347">
          <w:rPr>
            <w:sz w:val="21"/>
            <w:szCs w:val="21"/>
          </w:rPr>
          <w:delText>Kev Tswj Ua Tau Qhia Meej</w:delText>
        </w:r>
      </w:del>
      <w:ins w:id="2856" w:author="Khamsaolee Xainhiaxang" w:date="2021-07-05T20:49:00Z">
        <w:r w:rsidR="00990347">
          <w:rPr>
            <w:sz w:val="21"/>
            <w:szCs w:val="21"/>
          </w:rPr>
          <w:t>tau nthuav tawm ntawm chov chaw loj</w:t>
        </w:r>
      </w:ins>
      <w:r w:rsidRPr="00296685">
        <w:rPr>
          <w:sz w:val="21"/>
          <w:szCs w:val="21"/>
        </w:rPr>
        <w:t>.</w:t>
      </w:r>
    </w:p>
    <w:p w14:paraId="78B9E3C4" w14:textId="77777777" w:rsidR="00E43EF1" w:rsidRDefault="00E43EF1">
      <w:pPr>
        <w:pStyle w:val="BodyText"/>
      </w:pPr>
    </w:p>
    <w:p w14:paraId="0E63CCBE" w14:textId="77777777" w:rsidR="00E43EF1" w:rsidRPr="00FD3DB6" w:rsidRDefault="000E40D2" w:rsidP="00FD3DB6">
      <w:pPr>
        <w:pStyle w:val="ListParagraph"/>
        <w:numPr>
          <w:ilvl w:val="1"/>
          <w:numId w:val="29"/>
        </w:numPr>
        <w:tabs>
          <w:tab w:val="left" w:pos="900"/>
        </w:tabs>
        <w:jc w:val="both"/>
        <w:rPr>
          <w:sz w:val="21"/>
          <w:szCs w:val="21"/>
        </w:rPr>
      </w:pPr>
      <w:r w:rsidRPr="00FD3DB6">
        <w:rPr>
          <w:sz w:val="21"/>
          <w:szCs w:val="21"/>
        </w:rPr>
        <w:t>Kev Kawm Ntxiv thiab Muaj kev pab qhia sib txawv rau EL</w:t>
      </w:r>
    </w:p>
    <w:p w14:paraId="25B2564A" w14:textId="5158EADB" w:rsidR="00E43EF1" w:rsidRPr="00FD3DB6" w:rsidRDefault="00990347" w:rsidP="00FD3DB6">
      <w:pPr>
        <w:pStyle w:val="BodyText"/>
        <w:ind w:left="366" w:right="383"/>
        <w:jc w:val="both"/>
        <w:rPr>
          <w:sz w:val="21"/>
          <w:szCs w:val="21"/>
        </w:rPr>
      </w:pPr>
      <w:ins w:id="2857" w:author="Khamsaolee Xainhiaxang" w:date="2021-07-05T20:50:00Z">
        <w:r>
          <w:rPr>
            <w:sz w:val="21"/>
            <w:szCs w:val="21"/>
          </w:rPr>
          <w:t>T</w:t>
        </w:r>
        <w:r w:rsidR="000637A1">
          <w:rPr>
            <w:sz w:val="21"/>
            <w:szCs w:val="21"/>
          </w:rPr>
          <w:t>xuas</w:t>
        </w:r>
        <w:r>
          <w:rPr>
            <w:sz w:val="21"/>
            <w:szCs w:val="21"/>
          </w:rPr>
          <w:t xml:space="preserve"> lub sij hawm rau </w:t>
        </w:r>
      </w:ins>
      <w:ins w:id="2858" w:author="Khamsaolee Xainhiaxang" w:date="2021-07-05T21:02:00Z">
        <w:r w:rsidR="000637A1">
          <w:rPr>
            <w:sz w:val="21"/>
            <w:szCs w:val="21"/>
          </w:rPr>
          <w:t>k</w:t>
        </w:r>
      </w:ins>
      <w:del w:id="2859" w:author="Khamsaolee Xainhiaxang" w:date="2021-07-05T21:02:00Z">
        <w:r w:rsidR="000E40D2" w:rsidRPr="00FD3DB6" w:rsidDel="000637A1">
          <w:rPr>
            <w:sz w:val="21"/>
            <w:szCs w:val="21"/>
          </w:rPr>
          <w:delText>K</w:delText>
        </w:r>
      </w:del>
      <w:r w:rsidR="000E40D2" w:rsidRPr="00FD3DB6">
        <w:rPr>
          <w:sz w:val="21"/>
          <w:szCs w:val="21"/>
        </w:rPr>
        <w:t xml:space="preserve">ev </w:t>
      </w:r>
      <w:r w:rsidR="00D459D3" w:rsidRPr="00FD3DB6">
        <w:rPr>
          <w:sz w:val="21"/>
          <w:szCs w:val="21"/>
        </w:rPr>
        <w:t xml:space="preserve">kawm </w:t>
      </w:r>
      <w:del w:id="2860" w:author="Khamsaolee Xainhiaxang" w:date="2021-07-05T21:02:00Z">
        <w:r w:rsidR="00D459D3" w:rsidRPr="00FD3DB6" w:rsidDel="000637A1">
          <w:rPr>
            <w:sz w:val="21"/>
            <w:szCs w:val="21"/>
          </w:rPr>
          <w:delText>ntxiv</w:delText>
        </w:r>
        <w:r w:rsidR="000E40D2" w:rsidRPr="00FD3DB6" w:rsidDel="000637A1">
          <w:rPr>
            <w:sz w:val="21"/>
            <w:szCs w:val="21"/>
          </w:rPr>
          <w:delText xml:space="preserve"> </w:delText>
        </w:r>
      </w:del>
      <w:r w:rsidR="000E40D2" w:rsidRPr="00FD3DB6">
        <w:rPr>
          <w:sz w:val="21"/>
          <w:szCs w:val="21"/>
        </w:rPr>
        <w:t xml:space="preserve">thiab kev </w:t>
      </w:r>
      <w:r w:rsidR="00D459D3" w:rsidRPr="00FD3DB6">
        <w:rPr>
          <w:sz w:val="21"/>
          <w:szCs w:val="21"/>
        </w:rPr>
        <w:t>pab qhia</w:t>
      </w:r>
      <w:r w:rsidR="000E40D2" w:rsidRPr="00FD3DB6">
        <w:rPr>
          <w:sz w:val="21"/>
          <w:szCs w:val="21"/>
        </w:rPr>
        <w:t xml:space="preserve"> sib txawv</w:t>
      </w:r>
      <w:ins w:id="2861" w:author="Khamsaolee Xainhiaxang" w:date="2021-07-05T21:02:00Z">
        <w:r w:rsidR="000637A1">
          <w:rPr>
            <w:sz w:val="21"/>
            <w:szCs w:val="21"/>
          </w:rPr>
          <w:t xml:space="preserve"> (differentiates)</w:t>
        </w:r>
      </w:ins>
      <w:r w:rsidR="000E40D2" w:rsidRPr="00FD3DB6">
        <w:rPr>
          <w:sz w:val="21"/>
          <w:szCs w:val="21"/>
        </w:rPr>
        <w:t xml:space="preserve"> rau Cov Kawm Lus Askiv yuav raug npaj </w:t>
      </w:r>
      <w:del w:id="2862" w:author="Khamsaolee Xainhiaxang" w:date="2021-07-05T21:03:00Z">
        <w:r w:rsidR="000E40D2" w:rsidRPr="00FD3DB6" w:rsidDel="000637A1">
          <w:rPr>
            <w:sz w:val="21"/>
            <w:szCs w:val="21"/>
          </w:rPr>
          <w:delText xml:space="preserve">muaj </w:delText>
        </w:r>
      </w:del>
      <w:r w:rsidR="000E40D2" w:rsidRPr="00FD3DB6">
        <w:rPr>
          <w:sz w:val="21"/>
          <w:szCs w:val="21"/>
        </w:rPr>
        <w:t xml:space="preserve">rau qib K-12 hauv </w:t>
      </w:r>
      <w:r w:rsidR="00D459D3" w:rsidRPr="00FD3DB6">
        <w:rPr>
          <w:sz w:val="21"/>
          <w:szCs w:val="21"/>
        </w:rPr>
        <w:t>Lub Caij So kawm Ntawv</w:t>
      </w:r>
      <w:r w:rsidR="000E40D2" w:rsidRPr="00FD3DB6">
        <w:rPr>
          <w:sz w:val="21"/>
          <w:szCs w:val="21"/>
        </w:rPr>
        <w:t xml:space="preserve">. Cov kev tshawb fawb qhia tias cov tub ntxhais kawm uas </w:t>
      </w:r>
      <w:del w:id="2863" w:author="Khamsaolee Xainhiaxang" w:date="2021-07-05T21:06:00Z">
        <w:r w:rsidR="000E40D2" w:rsidRPr="00FD3DB6" w:rsidDel="000637A1">
          <w:rPr>
            <w:sz w:val="21"/>
            <w:szCs w:val="21"/>
          </w:rPr>
          <w:delText xml:space="preserve">tau </w:delText>
        </w:r>
      </w:del>
      <w:ins w:id="2864" w:author="Khamsaolee Xainhiaxang" w:date="2021-07-05T21:06:00Z">
        <w:r w:rsidR="000637A1">
          <w:rPr>
            <w:sz w:val="21"/>
            <w:szCs w:val="21"/>
          </w:rPr>
          <w:t>muaj</w:t>
        </w:r>
        <w:r w:rsidR="000637A1" w:rsidRPr="00FD3DB6">
          <w:rPr>
            <w:sz w:val="21"/>
            <w:szCs w:val="21"/>
          </w:rPr>
          <w:t xml:space="preserve"> </w:t>
        </w:r>
      </w:ins>
      <w:r w:rsidR="000E40D2" w:rsidRPr="00FD3DB6">
        <w:rPr>
          <w:sz w:val="21"/>
          <w:szCs w:val="21"/>
        </w:rPr>
        <w:t>nyiaj tsawg los</w:t>
      </w:r>
      <w:r w:rsidR="00D459D3" w:rsidRPr="00FD3DB6">
        <w:rPr>
          <w:sz w:val="21"/>
          <w:szCs w:val="21"/>
        </w:rPr>
        <w:t xml:space="preserve"> </w:t>
      </w:r>
      <w:r w:rsidR="000E40D2" w:rsidRPr="00FD3DB6">
        <w:rPr>
          <w:sz w:val="21"/>
          <w:szCs w:val="21"/>
        </w:rPr>
        <w:t xml:space="preserve">sis </w:t>
      </w:r>
      <w:ins w:id="2865" w:author="Khamsaolee Xainhiaxang" w:date="2021-07-05T21:06:00Z">
        <w:r w:rsidR="000637A1">
          <w:rPr>
            <w:sz w:val="21"/>
            <w:szCs w:val="21"/>
          </w:rPr>
          <w:t xml:space="preserve">tsis tshua </w:t>
        </w:r>
      </w:ins>
      <w:r w:rsidR="000E40D2" w:rsidRPr="00FD3DB6">
        <w:rPr>
          <w:sz w:val="21"/>
          <w:szCs w:val="21"/>
        </w:rPr>
        <w:t xml:space="preserve">paub lus </w:t>
      </w:r>
      <w:del w:id="2866" w:author="Khamsaolee Xainhiaxang" w:date="2021-07-05T21:06:00Z">
        <w:r w:rsidR="000E40D2" w:rsidRPr="00FD3DB6" w:rsidDel="000637A1">
          <w:rPr>
            <w:sz w:val="21"/>
            <w:szCs w:val="21"/>
          </w:rPr>
          <w:delText xml:space="preserve">tsawg </w:delText>
        </w:r>
      </w:del>
      <w:r w:rsidR="000E40D2" w:rsidRPr="00FD3DB6">
        <w:rPr>
          <w:sz w:val="21"/>
          <w:szCs w:val="21"/>
        </w:rPr>
        <w:t xml:space="preserve">tau txais txiaj ntsig zoo los ntawm txoj kev </w:t>
      </w:r>
      <w:del w:id="2867" w:author="Khamsaolee Xainhiaxang" w:date="2021-07-05T21:06:00Z">
        <w:r w:rsidR="000E40D2" w:rsidRPr="00FD3DB6" w:rsidDel="000637A1">
          <w:rPr>
            <w:sz w:val="21"/>
            <w:szCs w:val="21"/>
          </w:rPr>
          <w:delText>pab</w:delText>
        </w:r>
        <w:r w:rsidR="00D459D3" w:rsidRPr="00FD3DB6" w:rsidDel="000637A1">
          <w:rPr>
            <w:sz w:val="21"/>
            <w:szCs w:val="21"/>
          </w:rPr>
          <w:delText xml:space="preserve"> </w:delText>
        </w:r>
        <w:r w:rsidR="000E40D2" w:rsidRPr="00FD3DB6" w:rsidDel="000637A1">
          <w:rPr>
            <w:sz w:val="21"/>
            <w:szCs w:val="21"/>
          </w:rPr>
          <w:delText>cuam</w:delText>
        </w:r>
      </w:del>
      <w:ins w:id="2868" w:author="Khamsaolee Xainhiaxang" w:date="2021-07-05T21:06:00Z">
        <w:r w:rsidR="000637A1">
          <w:rPr>
            <w:sz w:val="21"/>
            <w:szCs w:val="21"/>
          </w:rPr>
          <w:t>kawm</w:t>
        </w:r>
      </w:ins>
      <w:r w:rsidR="000E40D2" w:rsidRPr="00FD3DB6">
        <w:rPr>
          <w:sz w:val="21"/>
          <w:szCs w:val="21"/>
        </w:rPr>
        <w:t xml:space="preserve"> rau lub c</w:t>
      </w:r>
      <w:r w:rsidR="00D459D3" w:rsidRPr="00FD3DB6">
        <w:rPr>
          <w:sz w:val="21"/>
          <w:szCs w:val="21"/>
        </w:rPr>
        <w:t xml:space="preserve">aij so </w:t>
      </w:r>
      <w:del w:id="2869" w:author="Khamsaolee Xainhiaxang" w:date="2021-07-05T21:07:00Z">
        <w:r w:rsidR="00D459D3" w:rsidRPr="00FD3DB6" w:rsidDel="000637A1">
          <w:rPr>
            <w:sz w:val="21"/>
            <w:szCs w:val="21"/>
          </w:rPr>
          <w:delText>kawm ntawv</w:delText>
        </w:r>
      </w:del>
      <w:ins w:id="2870" w:author="Khamsaolee Xainhiaxang" w:date="2021-07-05T21:07:00Z">
        <w:r w:rsidR="000637A1">
          <w:rPr>
            <w:sz w:val="21"/>
            <w:szCs w:val="21"/>
          </w:rPr>
          <w:t>no</w:t>
        </w:r>
      </w:ins>
      <w:r w:rsidR="000E40D2" w:rsidRPr="00FD3DB6">
        <w:rPr>
          <w:sz w:val="21"/>
          <w:szCs w:val="21"/>
        </w:rPr>
        <w:t xml:space="preserve">. </w:t>
      </w:r>
      <w:r w:rsidR="00D459D3" w:rsidRPr="00FD3DB6">
        <w:rPr>
          <w:sz w:val="21"/>
          <w:szCs w:val="21"/>
        </w:rPr>
        <w:t>Cov khoos kas</w:t>
      </w:r>
      <w:r w:rsidR="000E40D2" w:rsidRPr="00FD3DB6">
        <w:rPr>
          <w:sz w:val="21"/>
          <w:szCs w:val="21"/>
        </w:rPr>
        <w:t xml:space="preserve"> kuj sib thooj rau Cov Qauv Txheej Txheem Tseem Ceeb Hauv Xeev thiab </w:t>
      </w:r>
      <w:del w:id="2871" w:author="Khamsaolee Xainhiaxang" w:date="2021-07-05T21:08:00Z">
        <w:r w:rsidR="000E40D2" w:rsidRPr="00FD3DB6" w:rsidDel="000637A1">
          <w:rPr>
            <w:sz w:val="21"/>
            <w:szCs w:val="21"/>
          </w:rPr>
          <w:delText>yog ib</w:delText>
        </w:r>
      </w:del>
      <w:ins w:id="2872" w:author="Khamsaolee Xainhiaxang" w:date="2021-07-05T21:08:00Z">
        <w:r w:rsidR="000637A1">
          <w:rPr>
            <w:sz w:val="21"/>
            <w:szCs w:val="21"/>
          </w:rPr>
          <w:t>txog</w:t>
        </w:r>
      </w:ins>
      <w:del w:id="2873" w:author="Khamsaolee Xainhiaxang" w:date="2021-07-05T21:08:00Z">
        <w:r w:rsidR="000E40D2" w:rsidRPr="00FD3DB6" w:rsidDel="000637A1">
          <w:rPr>
            <w:sz w:val="21"/>
            <w:szCs w:val="21"/>
          </w:rPr>
          <w:delText xml:space="preserve"> qho</w:delText>
        </w:r>
      </w:del>
      <w:r w:rsidR="000E40D2" w:rsidRPr="00FD3DB6">
        <w:rPr>
          <w:sz w:val="21"/>
          <w:szCs w:val="21"/>
        </w:rPr>
        <w:t xml:space="preserve"> kev nyeem ntawv thiab k</w:t>
      </w:r>
      <w:del w:id="2874" w:author="Khamsaolee Xainhiaxang" w:date="2021-07-05T21:09:00Z">
        <w:r w:rsidR="00D459D3" w:rsidRPr="00FD3DB6" w:rsidDel="000637A1">
          <w:rPr>
            <w:sz w:val="21"/>
            <w:szCs w:val="21"/>
          </w:rPr>
          <w:delText>uj tseem</w:delText>
        </w:r>
        <w:r w:rsidR="000E40D2" w:rsidRPr="00FD3DB6" w:rsidDel="000637A1">
          <w:rPr>
            <w:sz w:val="21"/>
            <w:szCs w:val="21"/>
          </w:rPr>
          <w:delText xml:space="preserve"> </w:delText>
        </w:r>
      </w:del>
      <w:ins w:id="2875" w:author="Khamsaolee Xainhiaxang" w:date="2021-07-05T21:09:00Z">
        <w:r w:rsidR="000637A1">
          <w:rPr>
            <w:sz w:val="21"/>
            <w:szCs w:val="21"/>
          </w:rPr>
          <w:t xml:space="preserve">ev </w:t>
        </w:r>
      </w:ins>
      <w:r w:rsidR="000E40D2" w:rsidRPr="00FD3DB6">
        <w:rPr>
          <w:sz w:val="21"/>
          <w:szCs w:val="21"/>
        </w:rPr>
        <w:t xml:space="preserve">tshawb fawb. Kev txhim kho txuj ci </w:t>
      </w:r>
      <w:del w:id="2876" w:author="Khamsaolee Xainhiaxang" w:date="2021-07-05T21:10:00Z">
        <w:r w:rsidR="000E40D2" w:rsidRPr="00FD3DB6" w:rsidDel="000637A1">
          <w:rPr>
            <w:sz w:val="21"/>
            <w:szCs w:val="21"/>
          </w:rPr>
          <w:delText xml:space="preserve">uas txuas </w:delText>
        </w:r>
      </w:del>
      <w:r w:rsidR="000E40D2" w:rsidRPr="00FD3DB6">
        <w:rPr>
          <w:sz w:val="21"/>
          <w:szCs w:val="21"/>
        </w:rPr>
        <w:t>nrog</w:t>
      </w:r>
      <w:ins w:id="2877" w:author="Khamsaolee Xainhiaxang" w:date="2021-07-05T21:10:00Z">
        <w:r w:rsidR="000637A1">
          <w:rPr>
            <w:sz w:val="21"/>
            <w:szCs w:val="21"/>
          </w:rPr>
          <w:t xml:space="preserve"> rau</w:t>
        </w:r>
      </w:ins>
      <w:r w:rsidR="000E40D2" w:rsidRPr="00FD3DB6">
        <w:rPr>
          <w:sz w:val="21"/>
          <w:szCs w:val="21"/>
        </w:rPr>
        <w:t xml:space="preserve"> txoj kev pab</w:t>
      </w:r>
      <w:r w:rsidR="00D459D3" w:rsidRPr="00FD3DB6">
        <w:rPr>
          <w:sz w:val="21"/>
          <w:szCs w:val="21"/>
        </w:rPr>
        <w:t xml:space="preserve"> </w:t>
      </w:r>
      <w:del w:id="2878" w:author="Khamsaolee Xainhiaxang" w:date="2021-07-05T21:10:00Z">
        <w:r w:rsidR="000E40D2" w:rsidRPr="00FD3DB6" w:rsidDel="000637A1">
          <w:rPr>
            <w:sz w:val="21"/>
            <w:szCs w:val="21"/>
          </w:rPr>
          <w:delText xml:space="preserve">cuam </w:delText>
        </w:r>
      </w:del>
      <w:r w:rsidR="000E40D2" w:rsidRPr="00FD3DB6">
        <w:rPr>
          <w:sz w:val="21"/>
          <w:szCs w:val="21"/>
        </w:rPr>
        <w:t xml:space="preserve">muab cov kws qhia ntawv nrog cov cuab yeej </w:t>
      </w:r>
      <w:del w:id="2879" w:author="Khamsaolee Xainhiaxang" w:date="2021-07-05T21:11:00Z">
        <w:r w:rsidR="000E40D2" w:rsidRPr="00FD3DB6" w:rsidDel="00A0617F">
          <w:rPr>
            <w:sz w:val="21"/>
            <w:szCs w:val="21"/>
          </w:rPr>
          <w:delText>los muab cov pov thawj-</w:delText>
        </w:r>
      </w:del>
      <w:r w:rsidR="000E40D2" w:rsidRPr="00FD3DB6">
        <w:rPr>
          <w:sz w:val="21"/>
          <w:szCs w:val="21"/>
        </w:rPr>
        <w:t xml:space="preserve">raws </w:t>
      </w:r>
      <w:r w:rsidR="00D459D3" w:rsidRPr="00FD3DB6">
        <w:rPr>
          <w:sz w:val="21"/>
          <w:szCs w:val="21"/>
        </w:rPr>
        <w:t xml:space="preserve">li cov </w:t>
      </w:r>
      <w:r w:rsidR="000E40D2" w:rsidRPr="00FD3DB6">
        <w:rPr>
          <w:sz w:val="21"/>
          <w:szCs w:val="21"/>
        </w:rPr>
        <w:t>txheej txheem los txhawb cov Neeg Kawm Lus Askiv nyob rau xyoo kawm ntawv</w:t>
      </w:r>
      <w:del w:id="2880" w:author="Khamsaolee Xainhiaxang" w:date="2021-07-05T21:11:00Z">
        <w:r w:rsidR="000E40D2" w:rsidRPr="00FD3DB6" w:rsidDel="00A0617F">
          <w:rPr>
            <w:sz w:val="21"/>
            <w:szCs w:val="21"/>
          </w:rPr>
          <w:delText xml:space="preserve"> </w:delText>
        </w:r>
      </w:del>
      <w:ins w:id="2881" w:author="Khamsaolee Xainhiaxang" w:date="2021-07-05T21:11:00Z">
        <w:r w:rsidR="00A0617F">
          <w:rPr>
            <w:sz w:val="21"/>
            <w:szCs w:val="21"/>
          </w:rPr>
          <w:t>(Regular</w:t>
        </w:r>
      </w:ins>
      <w:ins w:id="2882" w:author="Khamsaolee Xainhiaxang" w:date="2021-07-05T21:12:00Z">
        <w:r w:rsidR="00A0617F">
          <w:rPr>
            <w:sz w:val="21"/>
            <w:szCs w:val="21"/>
          </w:rPr>
          <w:t>)</w:t>
        </w:r>
      </w:ins>
      <w:del w:id="2883" w:author="Khamsaolee Xainhiaxang" w:date="2021-07-05T21:11:00Z">
        <w:r w:rsidR="000E40D2" w:rsidRPr="00FD3DB6" w:rsidDel="00A0617F">
          <w:rPr>
            <w:sz w:val="21"/>
            <w:szCs w:val="21"/>
          </w:rPr>
          <w:delText>tas li hauv txoj hauj</w:delText>
        </w:r>
        <w:r w:rsidR="00D459D3" w:rsidRPr="00FD3DB6" w:rsidDel="00A0617F">
          <w:rPr>
            <w:sz w:val="21"/>
            <w:szCs w:val="21"/>
          </w:rPr>
          <w:delText xml:space="preserve"> </w:delText>
        </w:r>
        <w:r w:rsidR="000E40D2" w:rsidRPr="00FD3DB6" w:rsidDel="00A0617F">
          <w:rPr>
            <w:sz w:val="21"/>
            <w:szCs w:val="21"/>
          </w:rPr>
          <w:delText>lwm</w:delText>
        </w:r>
      </w:del>
      <w:r w:rsidR="000E40D2" w:rsidRPr="00FD3DB6">
        <w:rPr>
          <w:sz w:val="21"/>
          <w:szCs w:val="21"/>
        </w:rPr>
        <w:t xml:space="preserve">. Cov kev qhia ntxiv hauv </w:t>
      </w:r>
      <w:r w:rsidR="00D459D3" w:rsidRPr="00FD3DB6">
        <w:rPr>
          <w:sz w:val="21"/>
          <w:szCs w:val="21"/>
        </w:rPr>
        <w:t xml:space="preserve">lus </w:t>
      </w:r>
      <w:r w:rsidR="000E40D2" w:rsidRPr="00FD3DB6">
        <w:rPr>
          <w:sz w:val="21"/>
          <w:szCs w:val="21"/>
        </w:rPr>
        <w:t xml:space="preserve">Askiv </w:t>
      </w:r>
      <w:r w:rsidR="00D459D3" w:rsidRPr="00FD3DB6">
        <w:rPr>
          <w:sz w:val="21"/>
          <w:szCs w:val="21"/>
        </w:rPr>
        <w:t xml:space="preserve">uas </w:t>
      </w:r>
      <w:r w:rsidR="000E40D2" w:rsidRPr="00FD3DB6">
        <w:rPr>
          <w:sz w:val="21"/>
          <w:szCs w:val="21"/>
        </w:rPr>
        <w:t xml:space="preserve">siv cov tswv yim-siv cov pov thawj tau </w:t>
      </w:r>
      <w:del w:id="2884" w:author="Khamsaolee Xainhiaxang" w:date="2021-07-05T21:13:00Z">
        <w:r w:rsidR="000E40D2" w:rsidRPr="00FD3DB6" w:rsidDel="00A0617F">
          <w:rPr>
            <w:sz w:val="21"/>
            <w:szCs w:val="21"/>
          </w:rPr>
          <w:delText>ua rau kev</w:delText>
        </w:r>
      </w:del>
      <w:ins w:id="2885" w:author="Khamsaolee Xainhiaxang" w:date="2021-07-05T21:13:00Z">
        <w:r w:rsidR="00A0617F">
          <w:rPr>
            <w:sz w:val="21"/>
            <w:szCs w:val="21"/>
          </w:rPr>
          <w:t xml:space="preserve">kev </w:t>
        </w:r>
      </w:ins>
      <w:del w:id="2886" w:author="Khamsaolee Xainhiaxang" w:date="2021-07-05T21:13:00Z">
        <w:r w:rsidR="000E40D2" w:rsidRPr="00FD3DB6" w:rsidDel="00A0617F">
          <w:rPr>
            <w:sz w:val="21"/>
            <w:szCs w:val="21"/>
          </w:rPr>
          <w:delText xml:space="preserve"> nce ntawm Cov Neeg </w:delText>
        </w:r>
      </w:del>
      <w:r w:rsidR="000E40D2" w:rsidRPr="00FD3DB6">
        <w:rPr>
          <w:sz w:val="21"/>
          <w:szCs w:val="21"/>
        </w:rPr>
        <w:t xml:space="preserve">Kawm Lus Askiv </w:t>
      </w:r>
      <w:del w:id="2887" w:author="Khamsaolee Xainhiaxang" w:date="2021-07-05T21:13:00Z">
        <w:r w:rsidR="000E40D2" w:rsidRPr="00FD3DB6" w:rsidDel="00A0617F">
          <w:rPr>
            <w:sz w:val="21"/>
            <w:szCs w:val="21"/>
          </w:rPr>
          <w:delText xml:space="preserve">Kev Nce </w:delText>
        </w:r>
        <w:r w:rsidR="00D459D3" w:rsidRPr="00FD3DB6" w:rsidDel="00A0617F">
          <w:rPr>
            <w:sz w:val="21"/>
            <w:szCs w:val="21"/>
          </w:rPr>
          <w:delText>Qib</w:delText>
        </w:r>
      </w:del>
      <w:ins w:id="2888" w:author="Khamsaolee Xainhiaxang" w:date="2021-07-05T21:13:00Z">
        <w:r w:rsidR="00A0617F">
          <w:rPr>
            <w:sz w:val="21"/>
            <w:szCs w:val="21"/>
          </w:rPr>
          <w:t>kom tau zoo nyob rau</w:t>
        </w:r>
      </w:ins>
      <w:r w:rsidR="00D459D3" w:rsidRPr="00FD3DB6">
        <w:rPr>
          <w:sz w:val="21"/>
          <w:szCs w:val="21"/>
        </w:rPr>
        <w:t xml:space="preserve"> </w:t>
      </w:r>
      <w:r w:rsidR="000E40D2" w:rsidRPr="00FD3DB6">
        <w:rPr>
          <w:sz w:val="21"/>
          <w:szCs w:val="21"/>
        </w:rPr>
        <w:t>hauv TR.</w:t>
      </w:r>
    </w:p>
    <w:p w14:paraId="45A51060" w14:textId="77777777" w:rsidR="00E43EF1" w:rsidRDefault="00E43EF1">
      <w:pPr>
        <w:sectPr w:rsidR="00E43EF1">
          <w:pgSz w:w="15840" w:h="12240" w:orient="landscape"/>
          <w:pgMar w:top="700" w:right="120" w:bottom="540" w:left="120" w:header="0" w:footer="284" w:gutter="0"/>
          <w:cols w:space="720"/>
        </w:sectPr>
      </w:pPr>
    </w:p>
    <w:p w14:paraId="68721541" w14:textId="33BE2D96" w:rsidR="00E43EF1" w:rsidRPr="00A10D34" w:rsidRDefault="00B672F4">
      <w:pPr>
        <w:pStyle w:val="ListParagraph"/>
        <w:numPr>
          <w:ilvl w:val="1"/>
          <w:numId w:val="29"/>
        </w:numPr>
        <w:tabs>
          <w:tab w:val="left" w:pos="900"/>
        </w:tabs>
        <w:spacing w:before="68"/>
        <w:rPr>
          <w:sz w:val="21"/>
          <w:szCs w:val="21"/>
        </w:rPr>
      </w:pPr>
      <w:r>
        <w:rPr>
          <w:noProof/>
          <w:lang w:bidi="th-TH"/>
        </w:rPr>
        <w:lastRenderedPageBreak/>
        <mc:AlternateContent>
          <mc:Choice Requires="wps">
            <w:drawing>
              <wp:anchor distT="0" distB="0" distL="114300" distR="114300" simplePos="0" relativeHeight="239776768" behindDoc="1" locked="0" layoutInCell="1" allowOverlap="1" wp14:anchorId="00A0AD8D" wp14:editId="298CA448">
                <wp:simplePos x="0" y="0"/>
                <wp:positionH relativeFrom="page">
                  <wp:posOffset>-6350</wp:posOffset>
                </wp:positionH>
                <wp:positionV relativeFrom="page">
                  <wp:posOffset>955675</wp:posOffset>
                </wp:positionV>
                <wp:extent cx="9601200" cy="6811010"/>
                <wp:effectExtent l="0" t="0" r="0" b="0"/>
                <wp:wrapNone/>
                <wp:docPr id="406" name="AutoShape 3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01200" cy="6811010"/>
                        </a:xfrm>
                        <a:custGeom>
                          <a:avLst/>
                          <a:gdLst>
                            <a:gd name="T0" fmla="+- 0 370 -10"/>
                            <a:gd name="T1" fmla="*/ T0 w 15120"/>
                            <a:gd name="T2" fmla="+- 0 656 1505"/>
                            <a:gd name="T3" fmla="*/ 656 h 10726"/>
                            <a:gd name="T4" fmla="+- 0 370 -10"/>
                            <a:gd name="T5" fmla="*/ T4 w 15120"/>
                            <a:gd name="T6" fmla="+- 0 11361 1505"/>
                            <a:gd name="T7" fmla="*/ 11361 h 10726"/>
                            <a:gd name="T8" fmla="+- 0 15470 -10"/>
                            <a:gd name="T9" fmla="*/ T8 w 15120"/>
                            <a:gd name="T10" fmla="+- 0 656 1505"/>
                            <a:gd name="T11" fmla="*/ 656 h 10726"/>
                            <a:gd name="T12" fmla="+- 0 15470 -10"/>
                            <a:gd name="T13" fmla="*/ T12 w 15120"/>
                            <a:gd name="T14" fmla="+- 0 11361 1505"/>
                            <a:gd name="T15" fmla="*/ 11361 h 10726"/>
                            <a:gd name="T16" fmla="+- 0 360 -10"/>
                            <a:gd name="T17" fmla="*/ T16 w 15120"/>
                            <a:gd name="T18" fmla="+- 0 646 1505"/>
                            <a:gd name="T19" fmla="*/ 646 h 10726"/>
                            <a:gd name="T20" fmla="+- 0 15480 -10"/>
                            <a:gd name="T21" fmla="*/ T20 w 15120"/>
                            <a:gd name="T22" fmla="+- 0 646 1505"/>
                            <a:gd name="T23" fmla="*/ 646 h 10726"/>
                            <a:gd name="T24" fmla="+- 0 360 -10"/>
                            <a:gd name="T25" fmla="*/ T24 w 15120"/>
                            <a:gd name="T26" fmla="+- 0 11371 1505"/>
                            <a:gd name="T27" fmla="*/ 11371 h 10726"/>
                            <a:gd name="T28" fmla="+- 0 15480 -10"/>
                            <a:gd name="T29" fmla="*/ T28 w 15120"/>
                            <a:gd name="T30" fmla="+- 0 11371 1505"/>
                            <a:gd name="T31" fmla="*/ 11371 h 1072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120" h="10726">
                              <a:moveTo>
                                <a:pt x="380" y="-849"/>
                              </a:moveTo>
                              <a:lnTo>
                                <a:pt x="380" y="9856"/>
                              </a:lnTo>
                              <a:moveTo>
                                <a:pt x="15480" y="-849"/>
                              </a:moveTo>
                              <a:lnTo>
                                <a:pt x="15480" y="9856"/>
                              </a:lnTo>
                              <a:moveTo>
                                <a:pt x="370" y="-859"/>
                              </a:moveTo>
                              <a:lnTo>
                                <a:pt x="15490" y="-859"/>
                              </a:lnTo>
                              <a:moveTo>
                                <a:pt x="370" y="9866"/>
                              </a:moveTo>
                              <a:lnTo>
                                <a:pt x="15490" y="9866"/>
                              </a:lnTo>
                            </a:path>
                          </a:pathLst>
                        </a:custGeom>
                        <a:noFill/>
                        <a:ln w="12700">
                          <a:solidFill>
                            <a:srgbClr val="8496B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38035" id="AutoShape 363" o:spid="_x0000_s1026" style="position:absolute;margin-left:-.5pt;margin-top:75.25pt;width:756pt;height:536.3pt;z-index:-26353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20,10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" path="m380,-849r,10705m15480,-849r,10705m370,-859r15120,m370,9866r15120,e" filled="f" strokecolor="#8496b0" strokeweight="1pt">
                <v:path arrowok="t" o:connecttype="custom" o:connectlocs="241300,416560;241300,7214235;9829800,416560;9829800,7214235;234950,410210;9836150,410210;234950,7220585;9836150,7220585" o:connectangles="0,0,0,0,0,0,0,0"/>
                <w10:wrap anchorx="page" anchory="page"/>
              </v:shape>
            </w:pict>
          </mc:Fallback>
        </mc:AlternateContent>
      </w:r>
      <w:r w:rsidR="0006656F">
        <w:rPr>
          <w:sz w:val="24"/>
        </w:rPr>
        <w:t>K</w:t>
      </w:r>
      <w:r w:rsidR="0006656F" w:rsidRPr="00A10D34">
        <w:rPr>
          <w:sz w:val="21"/>
          <w:szCs w:val="21"/>
        </w:rPr>
        <w:t>ev Txhawb Nqa Ntau Lub Chaw Ua Hauj Lwm</w:t>
      </w:r>
      <w:r w:rsidR="000E40D2" w:rsidRPr="00A10D34">
        <w:rPr>
          <w:sz w:val="21"/>
          <w:szCs w:val="21"/>
        </w:rPr>
        <w:t xml:space="preserve"> (</w:t>
      </w:r>
      <w:r w:rsidR="0006656F" w:rsidRPr="00A10D34">
        <w:rPr>
          <w:sz w:val="21"/>
          <w:szCs w:val="21"/>
        </w:rPr>
        <w:t>Multi-Tiered System of Supports</w:t>
      </w:r>
      <w:ins w:id="2889" w:author="Khamsaolee Xainhiaxang" w:date="2021-07-05T21:14:00Z">
        <w:r w:rsidR="00A0617F">
          <w:rPr>
            <w:sz w:val="21"/>
            <w:szCs w:val="21"/>
          </w:rPr>
          <w:t>:</w:t>
        </w:r>
      </w:ins>
      <w:r w:rsidR="0006656F" w:rsidRPr="00A10D34">
        <w:rPr>
          <w:sz w:val="21"/>
          <w:szCs w:val="21"/>
        </w:rPr>
        <w:t xml:space="preserve"> </w:t>
      </w:r>
      <w:r w:rsidR="000E40D2" w:rsidRPr="00A10D34">
        <w:rPr>
          <w:sz w:val="21"/>
          <w:szCs w:val="21"/>
        </w:rPr>
        <w:t>MTSS)</w:t>
      </w:r>
    </w:p>
    <w:p w14:paraId="7BA64B68" w14:textId="1D63AF1A" w:rsidR="00E43EF1" w:rsidRPr="00A10D34" w:rsidRDefault="000E40D2" w:rsidP="00A10D34">
      <w:pPr>
        <w:pStyle w:val="BodyText"/>
        <w:ind w:left="366" w:right="419"/>
        <w:jc w:val="both"/>
        <w:rPr>
          <w:sz w:val="21"/>
          <w:szCs w:val="21"/>
        </w:rPr>
      </w:pPr>
      <w:r w:rsidRPr="00A10D34">
        <w:rPr>
          <w:sz w:val="21"/>
          <w:szCs w:val="21"/>
        </w:rPr>
        <w:t xml:space="preserve">Cov kev </w:t>
      </w:r>
      <w:del w:id="2890" w:author="Khamsaolee Xainhiaxang" w:date="2021-07-05T21:14:00Z">
        <w:r w:rsidRPr="00A10D34" w:rsidDel="00A0617F">
          <w:rPr>
            <w:sz w:val="21"/>
            <w:szCs w:val="21"/>
          </w:rPr>
          <w:delText>tiv thaiv</w:delText>
        </w:r>
      </w:del>
      <w:ins w:id="2891" w:author="Khamsaolee Xainhiaxang" w:date="2021-07-05T21:14:00Z">
        <w:r w:rsidR="00A0617F">
          <w:rPr>
            <w:sz w:val="21"/>
            <w:szCs w:val="21"/>
          </w:rPr>
          <w:t>pab</w:t>
        </w:r>
      </w:ins>
      <w:r w:rsidRPr="00A10D34">
        <w:rPr>
          <w:sz w:val="21"/>
          <w:szCs w:val="21"/>
        </w:rPr>
        <w:t xml:space="preserve"> </w:t>
      </w:r>
      <w:r w:rsidR="00656A2D" w:rsidRPr="00A10D34">
        <w:rPr>
          <w:sz w:val="21"/>
          <w:szCs w:val="21"/>
        </w:rPr>
        <w:t xml:space="preserve">uas </w:t>
      </w:r>
      <w:del w:id="2892" w:author="Khamsaolee Xainhiaxang" w:date="2021-07-05T21:15:00Z">
        <w:r w:rsidRPr="00A10D34" w:rsidDel="00A0617F">
          <w:rPr>
            <w:sz w:val="21"/>
            <w:szCs w:val="21"/>
          </w:rPr>
          <w:delText>xav tau</w:delText>
        </w:r>
      </w:del>
      <w:ins w:id="2893" w:author="Khamsaolee Xainhiaxang" w:date="2021-07-05T21:15:00Z">
        <w:r w:rsidR="00A0617F">
          <w:rPr>
            <w:sz w:val="21"/>
            <w:szCs w:val="21"/>
          </w:rPr>
          <w:t>yog</w:t>
        </w:r>
      </w:ins>
      <w:r w:rsidRPr="00A10D34">
        <w:rPr>
          <w:sz w:val="21"/>
          <w:szCs w:val="21"/>
        </w:rPr>
        <w:t xml:space="preserve"> </w:t>
      </w:r>
      <w:del w:id="2894" w:author="Khamsaolee Xainhiaxang" w:date="2021-07-05T21:15:00Z">
        <w:r w:rsidRPr="00A10D34" w:rsidDel="00A0617F">
          <w:rPr>
            <w:sz w:val="21"/>
            <w:szCs w:val="21"/>
          </w:rPr>
          <w:delText xml:space="preserve">nyob hauv tus </w:delText>
        </w:r>
      </w:del>
      <w:ins w:id="2895" w:author="Khamsaolee Xainhiaxang" w:date="2021-07-05T21:15:00Z">
        <w:r w:rsidR="00A0617F">
          <w:rPr>
            <w:sz w:val="21"/>
            <w:szCs w:val="21"/>
          </w:rPr>
          <w:t xml:space="preserve">kev coj </w:t>
        </w:r>
      </w:ins>
      <w:r w:rsidRPr="00A10D34">
        <w:rPr>
          <w:sz w:val="21"/>
          <w:szCs w:val="21"/>
        </w:rPr>
        <w:t>cwj pwm thiab kev kawm. Cov nyiaj yuav</w:t>
      </w:r>
      <w:ins w:id="2896" w:author="Khamsaolee Xainhiaxang" w:date="2021-07-05T21:16:00Z">
        <w:r w:rsidR="00A0617F">
          <w:rPr>
            <w:sz w:val="21"/>
            <w:szCs w:val="21"/>
          </w:rPr>
          <w:t xml:space="preserve"> raug</w:t>
        </w:r>
      </w:ins>
      <w:r w:rsidRPr="00A10D34">
        <w:rPr>
          <w:sz w:val="21"/>
          <w:szCs w:val="21"/>
        </w:rPr>
        <w:t xml:space="preserve"> siv </w:t>
      </w:r>
      <w:del w:id="2897" w:author="Khamsaolee Xainhiaxang" w:date="2021-07-05T21:16:00Z">
        <w:r w:rsidRPr="00A10D34" w:rsidDel="00A0617F">
          <w:rPr>
            <w:sz w:val="21"/>
            <w:szCs w:val="21"/>
          </w:rPr>
          <w:delText>los</w:delText>
        </w:r>
        <w:r w:rsidR="00656A2D" w:rsidRPr="00A10D34" w:rsidDel="00A0617F">
          <w:rPr>
            <w:sz w:val="21"/>
            <w:szCs w:val="21"/>
          </w:rPr>
          <w:delText xml:space="preserve"> </w:delText>
        </w:r>
      </w:del>
      <w:r w:rsidR="00656A2D" w:rsidRPr="00A10D34">
        <w:rPr>
          <w:sz w:val="21"/>
          <w:szCs w:val="21"/>
        </w:rPr>
        <w:t>rau</w:t>
      </w:r>
      <w:r w:rsidRPr="00A10D34">
        <w:rPr>
          <w:sz w:val="21"/>
          <w:szCs w:val="21"/>
        </w:rPr>
        <w:t xml:space="preserve"> MTSS te</w:t>
      </w:r>
      <w:ins w:id="2898" w:author="Khamsaolee Xainhiaxang" w:date="2021-07-05T21:16:00Z">
        <w:r w:rsidR="00A0617F">
          <w:rPr>
            <w:sz w:val="21"/>
            <w:szCs w:val="21"/>
          </w:rPr>
          <w:t>j</w:t>
        </w:r>
      </w:ins>
      <w:del w:id="2899" w:author="Khamsaolee Xainhiaxang" w:date="2021-07-05T21:16:00Z">
        <w:r w:rsidRPr="00A10D34" w:rsidDel="00A0617F">
          <w:rPr>
            <w:sz w:val="21"/>
            <w:szCs w:val="21"/>
          </w:rPr>
          <w:delText>g</w:delText>
        </w:r>
      </w:del>
      <w:r w:rsidRPr="00A10D34">
        <w:rPr>
          <w:sz w:val="21"/>
          <w:szCs w:val="21"/>
        </w:rPr>
        <w:t xml:space="preserve"> num nrog </w:t>
      </w:r>
      <w:ins w:id="2900" w:author="Khamsaolee Xainhiaxang" w:date="2021-07-05T21:18:00Z">
        <w:r w:rsidR="00A0617F">
          <w:rPr>
            <w:sz w:val="21"/>
            <w:szCs w:val="21"/>
          </w:rPr>
          <w:t>Cov</w:t>
        </w:r>
      </w:ins>
      <w:ins w:id="2901" w:author="Khamsaolee Xainhiaxang" w:date="2021-07-05T21:17:00Z">
        <w:r w:rsidR="00A0617F">
          <w:rPr>
            <w:sz w:val="21"/>
            <w:szCs w:val="21"/>
          </w:rPr>
          <w:t xml:space="preserve"> Kws tsaj li </w:t>
        </w:r>
      </w:ins>
      <w:r w:rsidRPr="00A10D34">
        <w:rPr>
          <w:sz w:val="21"/>
          <w:szCs w:val="21"/>
        </w:rPr>
        <w:t>Kev Pab</w:t>
      </w:r>
      <w:del w:id="2902" w:author="Khamsaolee Xainhiaxang" w:date="2021-07-05T21:16:00Z">
        <w:r w:rsidR="00656A2D" w:rsidRPr="00A10D34" w:rsidDel="00A0617F">
          <w:rPr>
            <w:sz w:val="21"/>
            <w:szCs w:val="21"/>
          </w:rPr>
          <w:delText xml:space="preserve"> </w:delText>
        </w:r>
      </w:del>
      <w:ins w:id="2903" w:author="Khamsaolee Xainhiaxang" w:date="2021-07-05T21:18:00Z">
        <w:r w:rsidR="00A0617F">
          <w:rPr>
            <w:sz w:val="21"/>
            <w:szCs w:val="21"/>
          </w:rPr>
          <w:t>(Intervention Specialists)</w:t>
        </w:r>
      </w:ins>
      <w:del w:id="2904" w:author="Khamsaolee Xainhiaxang" w:date="2021-07-05T21:16:00Z">
        <w:r w:rsidRPr="00A10D34" w:rsidDel="00A0617F">
          <w:rPr>
            <w:sz w:val="21"/>
            <w:szCs w:val="21"/>
          </w:rPr>
          <w:delText>cuam</w:delText>
        </w:r>
      </w:del>
      <w:r w:rsidRPr="00A10D34">
        <w:rPr>
          <w:sz w:val="21"/>
          <w:szCs w:val="21"/>
        </w:rPr>
        <w:t xml:space="preserve"> </w:t>
      </w:r>
      <w:del w:id="2905" w:author="Khamsaolee Xainhiaxang" w:date="2021-07-05T21:16:00Z">
        <w:r w:rsidR="00656A2D" w:rsidRPr="00A10D34" w:rsidDel="00A0617F">
          <w:rPr>
            <w:sz w:val="21"/>
            <w:szCs w:val="21"/>
          </w:rPr>
          <w:delText xml:space="preserve">Kev </w:delText>
        </w:r>
        <w:r w:rsidRPr="00A10D34" w:rsidDel="00A0617F">
          <w:rPr>
            <w:sz w:val="21"/>
            <w:szCs w:val="21"/>
          </w:rPr>
          <w:delText xml:space="preserve">Tiv </w:delText>
        </w:r>
      </w:del>
      <w:del w:id="2906" w:author="Khamsaolee Xainhiaxang" w:date="2021-07-05T21:17:00Z">
        <w:r w:rsidRPr="00A10D34" w:rsidDel="00A0617F">
          <w:rPr>
            <w:sz w:val="21"/>
            <w:szCs w:val="21"/>
          </w:rPr>
          <w:delText>Thaiv Tshwj Xeeb ntawm</w:delText>
        </w:r>
      </w:del>
      <w:ins w:id="2907" w:author="Khamsaolee Xainhiaxang" w:date="2021-07-05T21:17:00Z">
        <w:r w:rsidR="00A0617F">
          <w:rPr>
            <w:sz w:val="21"/>
            <w:szCs w:val="21"/>
          </w:rPr>
          <w:t>rau</w:t>
        </w:r>
      </w:ins>
      <w:r w:rsidRPr="00A10D34">
        <w:rPr>
          <w:sz w:val="21"/>
          <w:szCs w:val="21"/>
        </w:rPr>
        <w:t xml:space="preserve"> 15 lub tsev kawm ntawv </w:t>
      </w:r>
      <w:r w:rsidR="00656A2D" w:rsidRPr="00A10D34">
        <w:rPr>
          <w:sz w:val="21"/>
          <w:szCs w:val="21"/>
        </w:rPr>
        <w:t>Qib</w:t>
      </w:r>
      <w:r w:rsidRPr="00A10D34">
        <w:rPr>
          <w:sz w:val="21"/>
          <w:szCs w:val="21"/>
        </w:rPr>
        <w:t xml:space="preserve"> pib thaum </w:t>
      </w:r>
      <w:r w:rsidR="00656A2D" w:rsidRPr="00A10D34">
        <w:rPr>
          <w:sz w:val="21"/>
          <w:szCs w:val="21"/>
        </w:rPr>
        <w:t>xyoo kawm ntawv</w:t>
      </w:r>
      <w:r w:rsidRPr="00A10D34">
        <w:rPr>
          <w:sz w:val="21"/>
          <w:szCs w:val="21"/>
        </w:rPr>
        <w:t xml:space="preserve"> 2019--2020. Cov Kws Tshaj Lij Ua Hauj</w:t>
      </w:r>
      <w:ins w:id="2908" w:author="Khamsaolee Xainhiaxang" w:date="2021-07-05T21:19:00Z">
        <w:r w:rsidR="00A0617F">
          <w:rPr>
            <w:sz w:val="21"/>
            <w:szCs w:val="21"/>
          </w:rPr>
          <w:t xml:space="preserve"> </w:t>
        </w:r>
      </w:ins>
      <w:r w:rsidRPr="00A10D34">
        <w:rPr>
          <w:sz w:val="21"/>
          <w:szCs w:val="21"/>
        </w:rPr>
        <w:t>l</w:t>
      </w:r>
      <w:del w:id="2909" w:author="Khamsaolee Xainhiaxang" w:date="2021-07-05T21:18:00Z">
        <w:r w:rsidR="00656A2D" w:rsidRPr="00A10D34" w:rsidDel="00A0617F">
          <w:rPr>
            <w:sz w:val="21"/>
            <w:szCs w:val="21"/>
          </w:rPr>
          <w:delText xml:space="preserve"> </w:delText>
        </w:r>
      </w:del>
      <w:r w:rsidRPr="00A10D34">
        <w:rPr>
          <w:sz w:val="21"/>
          <w:szCs w:val="21"/>
        </w:rPr>
        <w:t>wm nrog cov pab pawg</w:t>
      </w:r>
      <w:ins w:id="2910" w:author="Khamsaolee Xainhiaxang" w:date="2021-07-05T21:19:00Z">
        <w:r w:rsidR="00A0617F">
          <w:rPr>
            <w:sz w:val="21"/>
            <w:szCs w:val="21"/>
          </w:rPr>
          <w:t xml:space="preserve"> neeg ua hauj lwm</w:t>
        </w:r>
      </w:ins>
      <w:r w:rsidRPr="00A10D34">
        <w:rPr>
          <w:sz w:val="21"/>
          <w:szCs w:val="21"/>
        </w:rPr>
        <w:t>, cov tub ntxhais kawm, thiab cov kws qhia ntawv txhawm rau txhim kho kev kawm</w:t>
      </w:r>
      <w:del w:id="2911" w:author="Khamsaolee Xainhiaxang" w:date="2021-07-05T21:21:00Z">
        <w:r w:rsidRPr="00A10D34" w:rsidDel="004D47F0">
          <w:rPr>
            <w:sz w:val="21"/>
            <w:szCs w:val="21"/>
          </w:rPr>
          <w:delText xml:space="preserve"> tiav</w:delText>
        </w:r>
      </w:del>
      <w:ins w:id="2912" w:author="Khamsaolee Xainhiaxang" w:date="2021-07-05T21:21:00Z">
        <w:r w:rsidR="004D47F0">
          <w:rPr>
            <w:sz w:val="21"/>
            <w:szCs w:val="21"/>
          </w:rPr>
          <w:t>ntawv</w:t>
        </w:r>
      </w:ins>
      <w:r w:rsidRPr="00A10D34">
        <w:rPr>
          <w:sz w:val="21"/>
          <w:szCs w:val="21"/>
        </w:rPr>
        <w:t xml:space="preserve"> nrog rau kev mob siab rau cov tub ntxhais kawm</w:t>
      </w:r>
      <w:del w:id="2913" w:author="Khamsaolee Xainhiaxang" w:date="2021-07-05T21:21:00Z">
        <w:r w:rsidRPr="00A10D34" w:rsidDel="004D47F0">
          <w:rPr>
            <w:sz w:val="21"/>
            <w:szCs w:val="21"/>
          </w:rPr>
          <w:delText xml:space="preserve"> </w:delText>
        </w:r>
      </w:del>
      <w:ins w:id="2914" w:author="Khamsaolee Xainhiaxang" w:date="2021-07-05T21:21:00Z">
        <w:r w:rsidR="004D47F0">
          <w:rPr>
            <w:sz w:val="21"/>
            <w:szCs w:val="21"/>
          </w:rPr>
          <w:t>(Unduplicated)</w:t>
        </w:r>
      </w:ins>
      <w:del w:id="2915" w:author="Khamsaolee Xainhiaxang" w:date="2021-07-05T21:21:00Z">
        <w:r w:rsidRPr="00A10D34" w:rsidDel="004D47F0">
          <w:rPr>
            <w:sz w:val="21"/>
            <w:szCs w:val="21"/>
          </w:rPr>
          <w:delText>tsis meej</w:delText>
        </w:r>
        <w:r w:rsidR="00656A2D" w:rsidRPr="00A10D34" w:rsidDel="004D47F0">
          <w:rPr>
            <w:sz w:val="21"/>
            <w:szCs w:val="21"/>
          </w:rPr>
          <w:delText xml:space="preserve"> pem</w:delText>
        </w:r>
      </w:del>
      <w:r w:rsidRPr="00A10D34">
        <w:rPr>
          <w:sz w:val="21"/>
          <w:szCs w:val="21"/>
        </w:rPr>
        <w:t xml:space="preserve">. Lawv tseem yuav qhia cov </w:t>
      </w:r>
      <w:r w:rsidR="00656A2D" w:rsidRPr="00A10D34">
        <w:rPr>
          <w:sz w:val="21"/>
          <w:szCs w:val="21"/>
        </w:rPr>
        <w:t>cuab yeej</w:t>
      </w:r>
      <w:r w:rsidRPr="00A10D34">
        <w:rPr>
          <w:sz w:val="21"/>
          <w:szCs w:val="21"/>
        </w:rPr>
        <w:t xml:space="preserve"> thiab kev txhawb nqa rau hauv cov txheej txheem </w:t>
      </w:r>
      <w:del w:id="2916" w:author="Khamsaolee Xainhiaxang" w:date="2021-07-05T21:23:00Z">
        <w:r w:rsidRPr="00A10D34" w:rsidDel="004D47F0">
          <w:rPr>
            <w:sz w:val="21"/>
            <w:szCs w:val="21"/>
          </w:rPr>
          <w:delText xml:space="preserve">kom </w:delText>
        </w:r>
      </w:del>
      <w:ins w:id="2917" w:author="Khamsaolee Xainhiaxang" w:date="2021-07-05T21:23:00Z">
        <w:r w:rsidR="004D47F0">
          <w:rPr>
            <w:sz w:val="21"/>
            <w:szCs w:val="21"/>
          </w:rPr>
          <w:t>txhawm rau</w:t>
        </w:r>
        <w:r w:rsidR="004D47F0" w:rsidRPr="00A10D34">
          <w:rPr>
            <w:sz w:val="21"/>
            <w:szCs w:val="21"/>
          </w:rPr>
          <w:t xml:space="preserve"> </w:t>
        </w:r>
      </w:ins>
      <w:r w:rsidRPr="00A10D34">
        <w:rPr>
          <w:sz w:val="21"/>
          <w:szCs w:val="21"/>
        </w:rPr>
        <w:t xml:space="preserve">muab cov </w:t>
      </w:r>
      <w:del w:id="2918" w:author="Khamsaolee Xainhiaxang" w:date="2021-07-05T21:23:00Z">
        <w:r w:rsidRPr="00A10D34" w:rsidDel="004D47F0">
          <w:rPr>
            <w:sz w:val="21"/>
            <w:szCs w:val="21"/>
          </w:rPr>
          <w:delText>peev txheej thoob</w:delText>
        </w:r>
      </w:del>
      <w:ins w:id="2919" w:author="Khamsaolee Xainhiaxang" w:date="2021-07-05T21:23:00Z">
        <w:r w:rsidR="004D47F0">
          <w:rPr>
            <w:sz w:val="21"/>
            <w:szCs w:val="21"/>
          </w:rPr>
          <w:t>ntaub ntawv nthuav tawm</w:t>
        </w:r>
      </w:ins>
      <w:del w:id="2920" w:author="Khamsaolee Xainhiaxang" w:date="2021-07-05T21:23:00Z">
        <w:r w:rsidRPr="00A10D34" w:rsidDel="004D47F0">
          <w:rPr>
            <w:sz w:val="21"/>
            <w:szCs w:val="21"/>
          </w:rPr>
          <w:delText xml:space="preserve"> </w:delText>
        </w:r>
      </w:del>
      <w:ins w:id="2921" w:author="Khamsaolee Xainhiaxang" w:date="2021-07-05T21:23:00Z">
        <w:r w:rsidR="004D47F0">
          <w:rPr>
            <w:sz w:val="21"/>
            <w:szCs w:val="21"/>
          </w:rPr>
          <w:t>thoob plaws haum nroog</w:t>
        </w:r>
      </w:ins>
      <w:del w:id="2922" w:author="Khamsaolee Xainhiaxang" w:date="2021-07-05T21:23:00Z">
        <w:r w:rsidRPr="00A10D34" w:rsidDel="004D47F0">
          <w:rPr>
            <w:sz w:val="21"/>
            <w:szCs w:val="21"/>
          </w:rPr>
          <w:delText>hauv ib cheeb tsam</w:delText>
        </w:r>
      </w:del>
      <w:r w:rsidRPr="00A10D34">
        <w:rPr>
          <w:sz w:val="21"/>
          <w:szCs w:val="21"/>
        </w:rPr>
        <w:t xml:space="preserve">. Kev siv cov </w:t>
      </w:r>
      <w:del w:id="2923" w:author="Khamsaolee Xainhiaxang" w:date="2021-07-05T21:24:00Z">
        <w:r w:rsidRPr="00A10D34" w:rsidDel="004D47F0">
          <w:rPr>
            <w:sz w:val="21"/>
            <w:szCs w:val="21"/>
          </w:rPr>
          <w:delText>cuab yeej</w:delText>
        </w:r>
      </w:del>
      <w:ins w:id="2924" w:author="Khamsaolee Xainhiaxang" w:date="2021-07-05T21:24:00Z">
        <w:r w:rsidR="004D47F0">
          <w:rPr>
            <w:sz w:val="21"/>
            <w:szCs w:val="21"/>
          </w:rPr>
          <w:t>khoom siv</w:t>
        </w:r>
      </w:ins>
      <w:r w:rsidRPr="00A10D34">
        <w:rPr>
          <w:sz w:val="21"/>
          <w:szCs w:val="21"/>
        </w:rPr>
        <w:t xml:space="preserve">, xws li </w:t>
      </w:r>
      <w:ins w:id="2925" w:author="Khamsaolee Xainhiaxang" w:date="2021-07-05T21:25:00Z">
        <w:r w:rsidR="004D47F0">
          <w:rPr>
            <w:sz w:val="21"/>
            <w:szCs w:val="21"/>
          </w:rPr>
          <w:t xml:space="preserve">kev saib xyuas </w:t>
        </w:r>
      </w:ins>
      <w:del w:id="2926" w:author="Khamsaolee Xainhiaxang" w:date="2021-07-05T21:25:00Z">
        <w:r w:rsidRPr="00A10D34" w:rsidDel="004D47F0">
          <w:rPr>
            <w:sz w:val="21"/>
            <w:szCs w:val="21"/>
          </w:rPr>
          <w:delText xml:space="preserve">cov chav qhia </w:delText>
        </w:r>
      </w:del>
      <w:r w:rsidRPr="00A10D34">
        <w:rPr>
          <w:sz w:val="21"/>
          <w:szCs w:val="21"/>
        </w:rPr>
        <w:t xml:space="preserve">tswj hwm </w:t>
      </w:r>
      <w:del w:id="2927" w:author="Khamsaolee Xainhiaxang" w:date="2021-07-05T21:25:00Z">
        <w:r w:rsidRPr="00A10D34" w:rsidDel="004D47F0">
          <w:rPr>
            <w:sz w:val="21"/>
            <w:szCs w:val="21"/>
          </w:rPr>
          <w:delText xml:space="preserve">hauv </w:delText>
        </w:r>
      </w:del>
      <w:r w:rsidRPr="00A10D34">
        <w:rPr>
          <w:sz w:val="21"/>
          <w:szCs w:val="21"/>
        </w:rPr>
        <w:t>chav kawm</w:t>
      </w:r>
      <w:ins w:id="2928" w:author="Khamsaolee Xainhiaxang" w:date="2021-07-05T21:25:00Z">
        <w:r w:rsidR="004D47F0">
          <w:rPr>
            <w:sz w:val="21"/>
            <w:szCs w:val="21"/>
          </w:rPr>
          <w:t>,</w:t>
        </w:r>
      </w:ins>
      <w:r w:rsidRPr="00A10D34">
        <w:rPr>
          <w:sz w:val="21"/>
          <w:szCs w:val="21"/>
        </w:rPr>
        <w:t xml:space="preserve"> tau pom tias muaj txiaj ntsig zoo thiab </w:t>
      </w:r>
      <w:ins w:id="2929" w:author="Khamsaolee Xainhiaxang" w:date="2021-07-05T21:26:00Z">
        <w:r w:rsidR="004D47F0">
          <w:rPr>
            <w:sz w:val="21"/>
            <w:szCs w:val="21"/>
          </w:rPr>
          <w:t xml:space="preserve">rau </w:t>
        </w:r>
      </w:ins>
      <w:r w:rsidRPr="00A10D34">
        <w:rPr>
          <w:sz w:val="21"/>
          <w:szCs w:val="21"/>
        </w:rPr>
        <w:t>cov tub ntxhais kawm</w:t>
      </w:r>
      <w:del w:id="2930" w:author="Khamsaolee Xainhiaxang" w:date="2021-07-05T21:26:00Z">
        <w:r w:rsidRPr="00A10D34" w:rsidDel="004D47F0">
          <w:rPr>
            <w:sz w:val="21"/>
            <w:szCs w:val="21"/>
          </w:rPr>
          <w:delText xml:space="preserve"> </w:delText>
        </w:r>
      </w:del>
      <w:ins w:id="2931" w:author="Khamsaolee Xainhiaxang" w:date="2021-07-05T21:26:00Z">
        <w:r w:rsidR="004D47F0">
          <w:rPr>
            <w:sz w:val="21"/>
            <w:szCs w:val="21"/>
          </w:rPr>
          <w:t>(unduplicated)</w:t>
        </w:r>
      </w:ins>
      <w:del w:id="2932" w:author="Khamsaolee Xainhiaxang" w:date="2021-07-05T21:26:00Z">
        <w:r w:rsidRPr="00A10D34" w:rsidDel="004D47F0">
          <w:rPr>
            <w:sz w:val="21"/>
            <w:szCs w:val="21"/>
          </w:rPr>
          <w:delText>tsis meej pem</w:delText>
        </w:r>
      </w:del>
      <w:r w:rsidRPr="00A10D34">
        <w:rPr>
          <w:sz w:val="21"/>
          <w:szCs w:val="21"/>
        </w:rPr>
        <w:t xml:space="preserve">. Thaum MTSS tau pab txhawb kom muaj kev </w:t>
      </w:r>
      <w:del w:id="2933" w:author="Khamsaolee Xainhiaxang" w:date="2021-07-05T21:26:00Z">
        <w:r w:rsidRPr="00A10D34" w:rsidDel="004D47F0">
          <w:rPr>
            <w:sz w:val="21"/>
            <w:szCs w:val="21"/>
          </w:rPr>
          <w:delText>nce qib hauv</w:delText>
        </w:r>
      </w:del>
      <w:ins w:id="2934" w:author="Khamsaolee Xainhiaxang" w:date="2021-07-05T21:26:00Z">
        <w:r w:rsidR="004D47F0">
          <w:rPr>
            <w:sz w:val="21"/>
            <w:szCs w:val="21"/>
          </w:rPr>
          <w:t>kawm tau zoo ntawm</w:t>
        </w:r>
      </w:ins>
      <w:r w:rsidRPr="00A10D34">
        <w:rPr>
          <w:sz w:val="21"/>
          <w:szCs w:val="21"/>
        </w:rPr>
        <w:t xml:space="preserve"> ELA thiab </w:t>
      </w:r>
      <w:r w:rsidR="00656A2D" w:rsidRPr="00A10D34">
        <w:rPr>
          <w:sz w:val="21"/>
          <w:szCs w:val="21"/>
        </w:rPr>
        <w:t xml:space="preserve">Kev Laij </w:t>
      </w:r>
      <w:r w:rsidRPr="00A10D34">
        <w:rPr>
          <w:sz w:val="21"/>
          <w:szCs w:val="21"/>
        </w:rPr>
        <w:t>Lej,</w:t>
      </w:r>
      <w:r w:rsidR="009A5014" w:rsidRPr="00A10D34">
        <w:rPr>
          <w:sz w:val="21"/>
          <w:szCs w:val="21"/>
        </w:rPr>
        <w:t xml:space="preserve"> </w:t>
      </w:r>
      <w:del w:id="2935" w:author="Khamsaolee Xainhiaxang" w:date="2021-07-05T21:27:00Z">
        <w:r w:rsidR="009A5014" w:rsidRPr="00A10D34" w:rsidDel="004D47F0">
          <w:rPr>
            <w:sz w:val="21"/>
            <w:szCs w:val="21"/>
          </w:rPr>
          <w:delText>Nws tseem xav</w:delText>
        </w:r>
      </w:del>
      <w:ins w:id="2936" w:author="Khamsaolee Xainhiaxang" w:date="2021-07-05T21:27:00Z">
        <w:r w:rsidR="004D47F0">
          <w:rPr>
            <w:sz w:val="21"/>
            <w:szCs w:val="21"/>
          </w:rPr>
          <w:t>lawv kuj vam</w:t>
        </w:r>
      </w:ins>
      <w:r w:rsidR="009A5014" w:rsidRPr="00A10D34">
        <w:rPr>
          <w:sz w:val="21"/>
          <w:szCs w:val="21"/>
        </w:rPr>
        <w:t xml:space="preserve"> tias </w:t>
      </w:r>
      <w:ins w:id="2937" w:author="Khamsaolee Xainhiaxang" w:date="2021-07-05T21:28:00Z">
        <w:r w:rsidR="004D47F0">
          <w:rPr>
            <w:sz w:val="21"/>
            <w:szCs w:val="21"/>
          </w:rPr>
          <w:t>kev</w:t>
        </w:r>
      </w:ins>
      <w:del w:id="2938" w:author="Khamsaolee Xainhiaxang" w:date="2021-07-05T21:28:00Z">
        <w:r w:rsidR="009A5014" w:rsidRPr="00A10D34" w:rsidDel="004D47F0">
          <w:rPr>
            <w:sz w:val="21"/>
            <w:szCs w:val="21"/>
          </w:rPr>
          <w:delText xml:space="preserve">yuav </w:delText>
        </w:r>
      </w:del>
      <w:r w:rsidR="009A5014" w:rsidRPr="00A10D34">
        <w:rPr>
          <w:sz w:val="21"/>
          <w:szCs w:val="21"/>
        </w:rPr>
        <w:t xml:space="preserve">txhim kho hauv Chronic Absenteeism Tus Lej </w:t>
      </w:r>
      <w:del w:id="2939" w:author="Khamsaolee Xainhiaxang" w:date="2021-07-05T21:32:00Z">
        <w:r w:rsidR="009A5014" w:rsidRPr="00A10D34" w:rsidDel="001147D9">
          <w:rPr>
            <w:sz w:val="21"/>
            <w:szCs w:val="21"/>
          </w:rPr>
          <w:delText>Kawm Ntawv thiab Kev Ncua Sij hawm yuav tsum muaj tseeb</w:delText>
        </w:r>
      </w:del>
      <w:ins w:id="2940" w:author="Khamsaolee Xainhiaxang" w:date="2021-07-05T21:32:00Z">
        <w:r w:rsidR="001147D9">
          <w:rPr>
            <w:sz w:val="21"/>
            <w:szCs w:val="21"/>
          </w:rPr>
          <w:t>yuav muaj kev hloov puav</w:t>
        </w:r>
      </w:ins>
      <w:r w:rsidR="009A5014" w:rsidRPr="00A10D34">
        <w:rPr>
          <w:sz w:val="21"/>
          <w:szCs w:val="21"/>
        </w:rPr>
        <w:t xml:space="preserve"> nyob rau xyoo tom ntej vim qhov kev ntsuas xuas qhov xav tau thiab cov hauv paus </w:t>
      </w:r>
      <w:ins w:id="2941" w:author="Khamsaolee Xainhiaxang" w:date="2021-07-05T21:33:00Z">
        <w:r w:rsidR="001147D9">
          <w:rPr>
            <w:sz w:val="21"/>
            <w:szCs w:val="21"/>
          </w:rPr>
          <w:t>ntawm</w:t>
        </w:r>
      </w:ins>
      <w:del w:id="2942" w:author="Khamsaolee Xainhiaxang" w:date="2021-07-05T21:33:00Z">
        <w:r w:rsidR="009A5014" w:rsidRPr="00A10D34" w:rsidDel="001147D9">
          <w:rPr>
            <w:sz w:val="21"/>
            <w:szCs w:val="21"/>
          </w:rPr>
          <w:delText xml:space="preserve">hauv </w:delText>
        </w:r>
      </w:del>
      <w:r w:rsidR="009A5014" w:rsidRPr="00A10D34">
        <w:rPr>
          <w:sz w:val="21"/>
          <w:szCs w:val="21"/>
        </w:rPr>
        <w:t>kev soj ntsuam tau ua los ntawm MTSS cov qauv uas qhia cov chaw pib hauv cheeb tsam no.</w:t>
      </w:r>
    </w:p>
    <w:p w14:paraId="35A7CB18" w14:textId="77777777" w:rsidR="00E43EF1" w:rsidRDefault="00E43EF1">
      <w:pPr>
        <w:pStyle w:val="BodyText"/>
        <w:spacing w:before="11"/>
        <w:rPr>
          <w:sz w:val="23"/>
        </w:rPr>
      </w:pPr>
    </w:p>
    <w:p w14:paraId="01272A5E" w14:textId="22C6CD68" w:rsidR="00E43EF1" w:rsidRPr="001E36F4" w:rsidRDefault="00566EFB" w:rsidP="001E36F4">
      <w:pPr>
        <w:pStyle w:val="ListParagraph"/>
        <w:numPr>
          <w:ilvl w:val="1"/>
          <w:numId w:val="29"/>
        </w:numPr>
        <w:tabs>
          <w:tab w:val="left" w:pos="900"/>
        </w:tabs>
        <w:jc w:val="both"/>
        <w:rPr>
          <w:sz w:val="21"/>
          <w:szCs w:val="21"/>
        </w:rPr>
      </w:pPr>
      <w:del w:id="2943" w:author="Khamsaolee Xainhiaxang" w:date="2021-07-05T21:34:00Z">
        <w:r w:rsidRPr="001E36F4" w:rsidDel="001147D9">
          <w:rPr>
            <w:sz w:val="21"/>
            <w:szCs w:val="21"/>
          </w:rPr>
          <w:delText>Txhawb Nqa</w:delText>
        </w:r>
      </w:del>
      <w:ins w:id="2944" w:author="Khamsaolee Xainhiaxang" w:date="2021-07-05T21:34:00Z">
        <w:r w:rsidR="001147D9">
          <w:rPr>
            <w:sz w:val="21"/>
            <w:szCs w:val="21"/>
          </w:rPr>
          <w:t xml:space="preserve">Chov </w:t>
        </w:r>
      </w:ins>
      <w:del w:id="2945" w:author="Khamsaolee Xainhiaxang" w:date="2021-07-05T21:35:00Z">
        <w:r w:rsidRPr="001E36F4" w:rsidDel="001147D9">
          <w:rPr>
            <w:sz w:val="21"/>
            <w:szCs w:val="21"/>
          </w:rPr>
          <w:delText xml:space="preserve"> </w:delText>
        </w:r>
      </w:del>
      <w:r w:rsidRPr="001E36F4">
        <w:rPr>
          <w:sz w:val="21"/>
          <w:szCs w:val="21"/>
        </w:rPr>
        <w:t xml:space="preserve">Chaw </w:t>
      </w:r>
      <w:ins w:id="2946" w:author="Khamsaolee Xainhiaxang" w:date="2021-07-05T21:35:00Z">
        <w:r w:rsidR="001147D9">
          <w:rPr>
            <w:sz w:val="21"/>
            <w:szCs w:val="21"/>
          </w:rPr>
          <w:t xml:space="preserve">Loj Ntawm </w:t>
        </w:r>
      </w:ins>
      <w:del w:id="2947" w:author="Khamsaolee Xainhiaxang" w:date="2021-07-05T21:35:00Z">
        <w:r w:rsidRPr="001E36F4" w:rsidDel="001147D9">
          <w:rPr>
            <w:sz w:val="21"/>
            <w:szCs w:val="21"/>
          </w:rPr>
          <w:delText>Ua Hauj Lwm Hauv Plawv</w:delText>
        </w:r>
        <w:r w:rsidR="00B071BA" w:rsidRPr="001E36F4" w:rsidDel="001147D9">
          <w:rPr>
            <w:sz w:val="21"/>
            <w:szCs w:val="21"/>
          </w:rPr>
          <w:delText xml:space="preserve"> Nroog</w:delText>
        </w:r>
        <w:r w:rsidRPr="001E36F4" w:rsidDel="001147D9">
          <w:rPr>
            <w:sz w:val="21"/>
            <w:szCs w:val="21"/>
          </w:rPr>
          <w:delText xml:space="preserve"> thiab Muab </w:delText>
        </w:r>
      </w:del>
      <w:r w:rsidRPr="001E36F4">
        <w:rPr>
          <w:sz w:val="21"/>
          <w:szCs w:val="21"/>
        </w:rPr>
        <w:t xml:space="preserve">Kev Pab </w:t>
      </w:r>
      <w:del w:id="2948" w:author="Khamsaolee Xainhiaxang" w:date="2021-07-05T21:35:00Z">
        <w:r w:rsidRPr="001E36F4" w:rsidDel="001147D9">
          <w:rPr>
            <w:sz w:val="21"/>
            <w:szCs w:val="21"/>
          </w:rPr>
          <w:delText>Ntxiv</w:delText>
        </w:r>
      </w:del>
      <w:ins w:id="2949" w:author="Khamsaolee Xainhiaxang" w:date="2021-07-05T21:35:00Z">
        <w:r w:rsidR="001147D9">
          <w:rPr>
            <w:sz w:val="21"/>
            <w:szCs w:val="21"/>
          </w:rPr>
          <w:t xml:space="preserve">Thiab Kev Txhawb </w:t>
        </w:r>
      </w:ins>
      <w:ins w:id="2950" w:author="Khamsaolee Xainhiaxang" w:date="2021-07-05T21:36:00Z">
        <w:r w:rsidR="001147D9">
          <w:rPr>
            <w:sz w:val="21"/>
            <w:szCs w:val="21"/>
          </w:rPr>
          <w:t>Nqa</w:t>
        </w:r>
      </w:ins>
    </w:p>
    <w:p w14:paraId="56911909" w14:textId="0E391654" w:rsidR="00E43EF1" w:rsidRPr="001E36F4" w:rsidRDefault="000E40D2" w:rsidP="001E36F4">
      <w:pPr>
        <w:pStyle w:val="BodyText"/>
        <w:ind w:left="366" w:right="858"/>
        <w:jc w:val="both"/>
        <w:rPr>
          <w:sz w:val="21"/>
          <w:szCs w:val="21"/>
        </w:rPr>
      </w:pPr>
      <w:r w:rsidRPr="001E36F4">
        <w:rPr>
          <w:sz w:val="21"/>
          <w:szCs w:val="21"/>
        </w:rPr>
        <w:t>Muab kev cob qhia rau cov neeg ua hauj</w:t>
      </w:r>
      <w:ins w:id="2951" w:author="Khamsaolee Xainhiaxang" w:date="2021-07-05T21:37:00Z">
        <w:r w:rsidR="001147D9">
          <w:rPr>
            <w:sz w:val="21"/>
            <w:szCs w:val="21"/>
          </w:rPr>
          <w:t xml:space="preserve"> </w:t>
        </w:r>
      </w:ins>
      <w:r w:rsidRPr="001E36F4">
        <w:rPr>
          <w:sz w:val="21"/>
          <w:szCs w:val="21"/>
        </w:rPr>
        <w:t>l</w:t>
      </w:r>
      <w:del w:id="2952" w:author="Khamsaolee Xainhiaxang" w:date="2021-07-05T21:37:00Z">
        <w:r w:rsidR="00B071BA" w:rsidRPr="001E36F4" w:rsidDel="001147D9">
          <w:rPr>
            <w:sz w:val="21"/>
            <w:szCs w:val="21"/>
          </w:rPr>
          <w:delText xml:space="preserve"> </w:delText>
        </w:r>
      </w:del>
      <w:r w:rsidRPr="001E36F4">
        <w:rPr>
          <w:sz w:val="21"/>
          <w:szCs w:val="21"/>
        </w:rPr>
        <w:t>wm hauv chaw ua hauj</w:t>
      </w:r>
      <w:r w:rsidR="00B071BA" w:rsidRPr="001E36F4">
        <w:rPr>
          <w:sz w:val="21"/>
          <w:szCs w:val="21"/>
        </w:rPr>
        <w:t xml:space="preserve"> </w:t>
      </w:r>
      <w:r w:rsidRPr="001E36F4">
        <w:rPr>
          <w:sz w:val="21"/>
          <w:szCs w:val="21"/>
        </w:rPr>
        <w:t xml:space="preserve">lwm </w:t>
      </w:r>
      <w:ins w:id="2953" w:author="Khamsaolee Xainhiaxang" w:date="2021-07-05T21:37:00Z">
        <w:r w:rsidR="001147D9">
          <w:rPr>
            <w:sz w:val="21"/>
            <w:szCs w:val="21"/>
          </w:rPr>
          <w:t xml:space="preserve">loj </w:t>
        </w:r>
      </w:ins>
      <w:del w:id="2954" w:author="Khamsaolee Xainhiaxang" w:date="2021-07-05T21:37:00Z">
        <w:r w:rsidRPr="001E36F4" w:rsidDel="001147D9">
          <w:rPr>
            <w:sz w:val="21"/>
            <w:szCs w:val="21"/>
          </w:rPr>
          <w:delText xml:space="preserve">hauv nruab nrab </w:delText>
        </w:r>
      </w:del>
      <w:r w:rsidRPr="001E36F4">
        <w:rPr>
          <w:sz w:val="21"/>
          <w:szCs w:val="21"/>
        </w:rPr>
        <w:t xml:space="preserve">nrog saib xyuas cov txheej txheem hauv ib </w:t>
      </w:r>
      <w:del w:id="2955" w:author="Khamsaolee Xainhiaxang" w:date="2021-07-05T21:37:00Z">
        <w:r w:rsidRPr="001E36F4" w:rsidDel="001147D9">
          <w:rPr>
            <w:sz w:val="21"/>
            <w:szCs w:val="21"/>
          </w:rPr>
          <w:delText>cheeb tsam</w:delText>
        </w:r>
      </w:del>
      <w:ins w:id="2956" w:author="Khamsaolee Xainhiaxang" w:date="2021-07-05T21:37:00Z">
        <w:r w:rsidR="001147D9">
          <w:rPr>
            <w:sz w:val="21"/>
            <w:szCs w:val="21"/>
          </w:rPr>
          <w:t>nroog</w:t>
        </w:r>
      </w:ins>
      <w:r w:rsidRPr="001E36F4">
        <w:rPr>
          <w:sz w:val="21"/>
          <w:szCs w:val="21"/>
        </w:rPr>
        <w:t xml:space="preserve"> kom txhawb nqa cov tub ntxhais kawm ntawv cov kev xav tau nrog rau kev saib xyuas cov tub ntxhais kawm tsis meej</w:t>
      </w:r>
      <w:r w:rsidR="00B071BA" w:rsidRPr="001E36F4">
        <w:rPr>
          <w:sz w:val="21"/>
          <w:szCs w:val="21"/>
        </w:rPr>
        <w:t xml:space="preserve"> pem</w:t>
      </w:r>
      <w:ins w:id="2957" w:author="Khamsaolee Xainhiaxang" w:date="2021-07-05T21:38:00Z">
        <w:r w:rsidR="001147D9">
          <w:rPr>
            <w:sz w:val="21"/>
            <w:szCs w:val="21"/>
          </w:rPr>
          <w:t xml:space="preserve"> (unduplicated</w:t>
        </w:r>
      </w:ins>
      <w:ins w:id="2958" w:author="Khamsaolee Xainhiaxang" w:date="2021-07-05T21:39:00Z">
        <w:r w:rsidR="001147D9">
          <w:rPr>
            <w:sz w:val="21"/>
            <w:szCs w:val="21"/>
          </w:rPr>
          <w:t>)</w:t>
        </w:r>
      </w:ins>
      <w:r w:rsidRPr="001E36F4">
        <w:rPr>
          <w:sz w:val="21"/>
          <w:szCs w:val="21"/>
        </w:rPr>
        <w:t xml:space="preserve">. Qhov no suav nrog </w:t>
      </w:r>
      <w:ins w:id="2959" w:author="Khamsaolee Xainhiaxang" w:date="2021-07-05T21:39:00Z">
        <w:r w:rsidR="001147D9">
          <w:rPr>
            <w:sz w:val="21"/>
            <w:szCs w:val="21"/>
          </w:rPr>
          <w:t xml:space="preserve">rau </w:t>
        </w:r>
      </w:ins>
      <w:r w:rsidRPr="001E36F4">
        <w:rPr>
          <w:sz w:val="21"/>
          <w:szCs w:val="21"/>
        </w:rPr>
        <w:t>kev pab nyiaj rau cov neeg ua hauj</w:t>
      </w:r>
      <w:r w:rsidR="00B071BA" w:rsidRPr="001E36F4">
        <w:rPr>
          <w:sz w:val="21"/>
          <w:szCs w:val="21"/>
        </w:rPr>
        <w:t xml:space="preserve"> </w:t>
      </w:r>
      <w:r w:rsidRPr="001E36F4">
        <w:rPr>
          <w:sz w:val="21"/>
          <w:szCs w:val="21"/>
        </w:rPr>
        <w:t xml:space="preserve">lwm </w:t>
      </w:r>
      <w:del w:id="2960" w:author="Khamsaolee Xainhiaxang" w:date="2021-07-05T21:39:00Z">
        <w:r w:rsidRPr="001E36F4" w:rsidDel="001147D9">
          <w:rPr>
            <w:sz w:val="21"/>
            <w:szCs w:val="21"/>
          </w:rPr>
          <w:delText>uas ua</w:delText>
        </w:r>
      </w:del>
      <w:ins w:id="2961" w:author="Khamsaolee Xainhiaxang" w:date="2021-07-05T21:39:00Z">
        <w:r w:rsidR="001147D9">
          <w:rPr>
            <w:sz w:val="21"/>
            <w:szCs w:val="21"/>
          </w:rPr>
          <w:t>txhawm rau</w:t>
        </w:r>
      </w:ins>
      <w:r w:rsidRPr="001E36F4">
        <w:rPr>
          <w:sz w:val="21"/>
          <w:szCs w:val="21"/>
        </w:rPr>
        <w:t xml:space="preserve"> kom ntseeg tau tias muaj kev pab qhia ntawv tau zoo thiab </w:t>
      </w:r>
      <w:ins w:id="2962" w:author="Khamsaolee Xainhiaxang" w:date="2021-07-05T21:40:00Z">
        <w:r w:rsidR="001147D9" w:rsidRPr="001E36F4">
          <w:rPr>
            <w:sz w:val="21"/>
            <w:szCs w:val="21"/>
          </w:rPr>
          <w:t xml:space="preserve">ntxiv </w:t>
        </w:r>
        <w:r w:rsidR="001147D9">
          <w:rPr>
            <w:sz w:val="21"/>
            <w:szCs w:val="21"/>
          </w:rPr>
          <w:t xml:space="preserve">sij hawm </w:t>
        </w:r>
      </w:ins>
      <w:r w:rsidRPr="001E36F4">
        <w:rPr>
          <w:sz w:val="21"/>
          <w:szCs w:val="21"/>
        </w:rPr>
        <w:t xml:space="preserve">qhia ntawv </w:t>
      </w:r>
      <w:del w:id="2963" w:author="Khamsaolee Xainhiaxang" w:date="2021-07-05T21:40:00Z">
        <w:r w:rsidRPr="001E36F4" w:rsidDel="001147D9">
          <w:rPr>
            <w:sz w:val="21"/>
            <w:szCs w:val="21"/>
          </w:rPr>
          <w:delText xml:space="preserve">ntxiv </w:delText>
        </w:r>
      </w:del>
      <w:r w:rsidRPr="001E36F4">
        <w:rPr>
          <w:sz w:val="21"/>
          <w:szCs w:val="21"/>
        </w:rPr>
        <w:t xml:space="preserve">rau cov tub ntxhais kawm ntawm </w:t>
      </w:r>
      <w:del w:id="2964" w:author="Khamsaolee Xainhiaxang" w:date="2021-07-05T21:40:00Z">
        <w:r w:rsidRPr="001E36F4" w:rsidDel="001147D9">
          <w:rPr>
            <w:sz w:val="21"/>
            <w:szCs w:val="21"/>
          </w:rPr>
          <w:delText>cov chaw</w:delText>
        </w:r>
        <w:r w:rsidR="00B071BA" w:rsidRPr="001E36F4" w:rsidDel="001147D9">
          <w:rPr>
            <w:sz w:val="21"/>
            <w:szCs w:val="21"/>
          </w:rPr>
          <w:delText xml:space="preserve"> me</w:delText>
        </w:r>
      </w:del>
      <w:ins w:id="2965" w:author="Khamsaolee Xainhiaxang" w:date="2021-07-05T21:40:00Z">
        <w:r w:rsidR="001147D9">
          <w:rPr>
            <w:sz w:val="21"/>
            <w:szCs w:val="21"/>
          </w:rPr>
          <w:t>haum tsev kawm</w:t>
        </w:r>
      </w:ins>
      <w:r w:rsidRPr="001E36F4">
        <w:rPr>
          <w:sz w:val="21"/>
          <w:szCs w:val="21"/>
        </w:rPr>
        <w:t xml:space="preserve">. Kev qhia ntxiv thiab kev nkag mus rau kev qhia ntawv tau pab txhawb kev kawm tiav thiab </w:t>
      </w:r>
      <w:del w:id="2966" w:author="Khamsaolee Xainhiaxang" w:date="2021-07-05T21:42:00Z">
        <w:r w:rsidRPr="001E36F4" w:rsidDel="00F902D7">
          <w:rPr>
            <w:sz w:val="21"/>
            <w:szCs w:val="21"/>
          </w:rPr>
          <w:delText xml:space="preserve">nce </w:delText>
        </w:r>
      </w:del>
      <w:r w:rsidRPr="001E36F4">
        <w:rPr>
          <w:sz w:val="21"/>
          <w:szCs w:val="21"/>
        </w:rPr>
        <w:t xml:space="preserve">kev kawm tau </w:t>
      </w:r>
      <w:ins w:id="2967" w:author="Khamsaolee Xainhiaxang" w:date="2021-07-05T21:42:00Z">
        <w:r w:rsidR="00F902D7">
          <w:rPr>
            <w:sz w:val="21"/>
            <w:szCs w:val="21"/>
          </w:rPr>
          <w:t xml:space="preserve">zoo </w:t>
        </w:r>
      </w:ins>
      <w:r w:rsidRPr="001E36F4">
        <w:rPr>
          <w:sz w:val="21"/>
          <w:szCs w:val="21"/>
        </w:rPr>
        <w:t xml:space="preserve">ntawm ELA thiab </w:t>
      </w:r>
      <w:r w:rsidR="00B071BA" w:rsidRPr="001E36F4">
        <w:rPr>
          <w:sz w:val="21"/>
          <w:szCs w:val="21"/>
        </w:rPr>
        <w:t xml:space="preserve">Kev Laij </w:t>
      </w:r>
      <w:r w:rsidRPr="001E36F4">
        <w:rPr>
          <w:sz w:val="21"/>
          <w:szCs w:val="21"/>
        </w:rPr>
        <w:t>Lej.</w:t>
      </w:r>
    </w:p>
    <w:p w14:paraId="177A53A7" w14:textId="77777777" w:rsidR="00E43EF1" w:rsidRDefault="00E43EF1">
      <w:pPr>
        <w:pStyle w:val="BodyText"/>
      </w:pPr>
    </w:p>
    <w:p w14:paraId="4AE7E364" w14:textId="77777777" w:rsidR="00E43EF1" w:rsidRPr="00D60848" w:rsidRDefault="000E40D2">
      <w:pPr>
        <w:pStyle w:val="ListParagraph"/>
        <w:numPr>
          <w:ilvl w:val="1"/>
          <w:numId w:val="28"/>
        </w:numPr>
        <w:tabs>
          <w:tab w:val="left" w:pos="900"/>
        </w:tabs>
        <w:rPr>
          <w:sz w:val="21"/>
          <w:szCs w:val="21"/>
        </w:rPr>
      </w:pPr>
      <w:r w:rsidRPr="00D60848">
        <w:rPr>
          <w:sz w:val="21"/>
          <w:szCs w:val="21"/>
        </w:rPr>
        <w:t>Muab Kev Tshab Foob Ntxiv rau Cov Tsev Kawm Ntawv</w:t>
      </w:r>
    </w:p>
    <w:p w14:paraId="3D0B563C" w14:textId="5B43829B" w:rsidR="00E43EF1" w:rsidRPr="00D60848" w:rsidRDefault="00A87A91" w:rsidP="00D60848">
      <w:pPr>
        <w:pStyle w:val="BodyText"/>
        <w:ind w:left="366" w:right="498"/>
        <w:jc w:val="both"/>
        <w:rPr>
          <w:sz w:val="21"/>
          <w:szCs w:val="21"/>
        </w:rPr>
      </w:pPr>
      <w:r w:rsidRPr="00D60848">
        <w:rPr>
          <w:sz w:val="21"/>
          <w:szCs w:val="21"/>
        </w:rPr>
        <w:t>Tsev Kawm Ntawv Hauv Nroog Twin Rivers Unified</w:t>
      </w:r>
      <w:r w:rsidR="000E40D2" w:rsidRPr="00D60848">
        <w:rPr>
          <w:sz w:val="21"/>
          <w:szCs w:val="21"/>
        </w:rPr>
        <w:t xml:space="preserve"> cov </w:t>
      </w:r>
      <w:del w:id="2968" w:author="Khamsaolee Xainhiaxang" w:date="2021-07-05T21:56:00Z">
        <w:r w:rsidR="000E40D2" w:rsidRPr="00D60848" w:rsidDel="0048224A">
          <w:rPr>
            <w:sz w:val="21"/>
            <w:szCs w:val="21"/>
          </w:rPr>
          <w:delText>me nyuam</w:delText>
        </w:r>
      </w:del>
      <w:ins w:id="2969" w:author="Khamsaolee Xainhiaxang" w:date="2021-07-05T21:56:00Z">
        <w:r w:rsidR="0048224A">
          <w:rPr>
            <w:sz w:val="21"/>
            <w:szCs w:val="21"/>
          </w:rPr>
          <w:t>tub ntxhais</w:t>
        </w:r>
      </w:ins>
      <w:r w:rsidR="000E40D2" w:rsidRPr="00D60848">
        <w:rPr>
          <w:sz w:val="21"/>
          <w:szCs w:val="21"/>
        </w:rPr>
        <w:t xml:space="preserve"> kawm</w:t>
      </w:r>
      <w:ins w:id="2970" w:author="Khamsaolee Xainhiaxang" w:date="2021-07-05T21:56:00Z">
        <w:r w:rsidR="0048224A" w:rsidRPr="0048224A">
          <w:t xml:space="preserve"> </w:t>
        </w:r>
        <w:r w:rsidR="0048224A">
          <w:t>(unduplicated pupil)</w:t>
        </w:r>
      </w:ins>
      <w:del w:id="2971" w:author="Khamsaolee Xainhiaxang" w:date="2021-07-05T21:56:00Z">
        <w:r w:rsidR="000E40D2" w:rsidRPr="00D60848" w:rsidDel="0048224A">
          <w:rPr>
            <w:sz w:val="21"/>
            <w:szCs w:val="21"/>
          </w:rPr>
          <w:delText xml:space="preserve"> ntawv</w:delText>
        </w:r>
      </w:del>
      <w:r w:rsidR="000E40D2" w:rsidRPr="00D60848">
        <w:rPr>
          <w:sz w:val="21"/>
          <w:szCs w:val="21"/>
        </w:rPr>
        <w:t xml:space="preserve"> </w:t>
      </w:r>
      <w:del w:id="2972" w:author="Khamsaolee Xainhiaxang" w:date="2021-07-05T21:57:00Z">
        <w:r w:rsidR="000E40D2" w:rsidRPr="00D60848" w:rsidDel="0048224A">
          <w:rPr>
            <w:sz w:val="21"/>
            <w:szCs w:val="21"/>
          </w:rPr>
          <w:delText xml:space="preserve">suav tsis suav </w:delText>
        </w:r>
      </w:del>
      <w:r w:rsidR="000E40D2" w:rsidRPr="00D60848">
        <w:rPr>
          <w:sz w:val="21"/>
          <w:szCs w:val="21"/>
        </w:rPr>
        <w:t xml:space="preserve">yog kwv yees li ntawm 86.54%. Twin Rivers cov tsev kawm ntawv muaj </w:t>
      </w:r>
      <w:del w:id="2973" w:author="Khamsaolee Xainhiaxang" w:date="2021-07-05T21:57:00Z">
        <w:r w:rsidR="000E40D2" w:rsidRPr="00D60848" w:rsidDel="0048224A">
          <w:rPr>
            <w:sz w:val="21"/>
            <w:szCs w:val="21"/>
          </w:rPr>
          <w:delText xml:space="preserve">me nyuam </w:delText>
        </w:r>
      </w:del>
      <w:ins w:id="2974" w:author="Khamsaolee Xainhiaxang" w:date="2021-07-05T21:57:00Z">
        <w:r w:rsidR="0048224A">
          <w:rPr>
            <w:sz w:val="21"/>
            <w:szCs w:val="21"/>
          </w:rPr>
          <w:t xml:space="preserve">tub ntxhais </w:t>
        </w:r>
      </w:ins>
      <w:r w:rsidR="000E40D2" w:rsidRPr="00D60848">
        <w:rPr>
          <w:sz w:val="21"/>
          <w:szCs w:val="21"/>
        </w:rPr>
        <w:t xml:space="preserve">kawm </w:t>
      </w:r>
      <w:del w:id="2975" w:author="Khamsaolee Xainhiaxang" w:date="2021-07-05T21:57:00Z">
        <w:r w:rsidR="000E40D2" w:rsidRPr="00D60848" w:rsidDel="0048224A">
          <w:rPr>
            <w:sz w:val="21"/>
            <w:szCs w:val="21"/>
          </w:rPr>
          <w:delText xml:space="preserve">ntawv tsis suav </w:delText>
        </w:r>
      </w:del>
      <w:r w:rsidR="000E40D2" w:rsidRPr="00D60848">
        <w:rPr>
          <w:sz w:val="21"/>
          <w:szCs w:val="21"/>
        </w:rPr>
        <w:t>txog ntawm 73% los</w:t>
      </w:r>
      <w:r w:rsidR="00F736A0" w:rsidRPr="00D60848">
        <w:rPr>
          <w:sz w:val="21"/>
          <w:szCs w:val="21"/>
        </w:rPr>
        <w:t xml:space="preserve"> </w:t>
      </w:r>
      <w:r w:rsidR="000E40D2" w:rsidRPr="00D60848">
        <w:rPr>
          <w:sz w:val="21"/>
          <w:szCs w:val="21"/>
        </w:rPr>
        <w:t xml:space="preserve">sis siab dua </w:t>
      </w:r>
      <w:del w:id="2976" w:author="Khamsaolee Xainhiaxang" w:date="2021-07-05T21:58:00Z">
        <w:r w:rsidR="000E40D2" w:rsidRPr="00D60848" w:rsidDel="0048224A">
          <w:rPr>
            <w:sz w:val="21"/>
            <w:szCs w:val="21"/>
          </w:rPr>
          <w:delText>tshwj tsis yog ib lub tsev</w:delText>
        </w:r>
      </w:del>
      <w:ins w:id="2977" w:author="Khamsaolee Xainhiaxang" w:date="2021-07-05T21:58:00Z">
        <w:r w:rsidR="0048224A">
          <w:rPr>
            <w:sz w:val="21"/>
            <w:szCs w:val="21"/>
          </w:rPr>
          <w:t>qhov lub tsev kawm txais tau xws li</w:t>
        </w:r>
      </w:ins>
      <w:r w:rsidR="000E40D2" w:rsidRPr="00D60848">
        <w:rPr>
          <w:sz w:val="21"/>
          <w:szCs w:val="21"/>
        </w:rPr>
        <w:t xml:space="preserve"> </w:t>
      </w:r>
      <w:del w:id="2978" w:author="Khamsaolee Xainhiaxang" w:date="2021-07-05T21:59:00Z">
        <w:r w:rsidR="000E40D2" w:rsidRPr="00D60848" w:rsidDel="0048224A">
          <w:rPr>
            <w:sz w:val="21"/>
            <w:szCs w:val="21"/>
          </w:rPr>
          <w:delText xml:space="preserve">kawm ntawv uas muaj </w:delText>
        </w:r>
      </w:del>
      <w:r w:rsidR="000E40D2" w:rsidRPr="00D60848">
        <w:rPr>
          <w:sz w:val="21"/>
          <w:szCs w:val="21"/>
        </w:rPr>
        <w:t xml:space="preserve">64%. Cov nyiaj pab txhawb ntxiv, nrog rau cov tub ntxhais kawm </w:t>
      </w:r>
      <w:del w:id="2979" w:author="Khamsaolee Xainhiaxang" w:date="2021-07-05T21:59:00Z">
        <w:r w:rsidR="000E40D2" w:rsidRPr="00D60848" w:rsidDel="0048224A">
          <w:rPr>
            <w:sz w:val="21"/>
            <w:szCs w:val="21"/>
          </w:rPr>
          <w:delText>tsis sua</w:delText>
        </w:r>
        <w:r w:rsidR="00F736A0" w:rsidRPr="00D60848" w:rsidDel="0048224A">
          <w:rPr>
            <w:sz w:val="21"/>
            <w:szCs w:val="21"/>
          </w:rPr>
          <w:delText>v kev</w:delText>
        </w:r>
        <w:r w:rsidR="000E40D2" w:rsidRPr="00D60848" w:rsidDel="0048224A">
          <w:rPr>
            <w:sz w:val="21"/>
            <w:szCs w:val="21"/>
          </w:rPr>
          <w:delText xml:space="preserve"> </w:delText>
        </w:r>
      </w:del>
      <w:del w:id="2980" w:author="Khamsaolee Xainhiaxang" w:date="2021-07-05T22:00:00Z">
        <w:r w:rsidR="000E40D2" w:rsidRPr="00D60848" w:rsidDel="0048224A">
          <w:rPr>
            <w:sz w:val="21"/>
            <w:szCs w:val="21"/>
          </w:rPr>
          <w:delText xml:space="preserve">daws </w:delText>
        </w:r>
      </w:del>
      <w:r w:rsidR="000E40D2" w:rsidRPr="00D60848">
        <w:rPr>
          <w:sz w:val="21"/>
          <w:szCs w:val="21"/>
        </w:rPr>
        <w:t>raug faib</w:t>
      </w:r>
      <w:ins w:id="2981" w:author="Khamsaolee Xainhiaxang" w:date="2021-07-05T22:00:00Z">
        <w:r w:rsidR="0048224A">
          <w:rPr>
            <w:sz w:val="21"/>
            <w:szCs w:val="21"/>
          </w:rPr>
          <w:t xml:space="preserve"> mus</w:t>
        </w:r>
      </w:ins>
      <w:r w:rsidR="000E40D2" w:rsidRPr="00D60848">
        <w:rPr>
          <w:sz w:val="21"/>
          <w:szCs w:val="21"/>
        </w:rPr>
        <w:t xml:space="preserve"> rau cov tsev kawm ntawv raws lawv cov tub ntxhais kawm </w:t>
      </w:r>
      <w:del w:id="2982" w:author="Khamsaolee Xainhiaxang" w:date="2021-07-05T22:00:00Z">
        <w:r w:rsidR="00F736A0" w:rsidRPr="00D60848" w:rsidDel="0048224A">
          <w:rPr>
            <w:sz w:val="21"/>
            <w:szCs w:val="21"/>
          </w:rPr>
          <w:delText xml:space="preserve">kev </w:delText>
        </w:r>
        <w:r w:rsidR="000E40D2" w:rsidRPr="00D60848" w:rsidDel="0048224A">
          <w:rPr>
            <w:sz w:val="21"/>
            <w:szCs w:val="21"/>
          </w:rPr>
          <w:delText>tsis txaus siab los</w:delText>
        </w:r>
      </w:del>
      <w:ins w:id="2983" w:author="Khamsaolee Xainhiaxang" w:date="2021-07-05T22:00:00Z">
        <w:r w:rsidR="0048224A">
          <w:rPr>
            <w:sz w:val="21"/>
            <w:szCs w:val="21"/>
          </w:rPr>
          <w:t>txhawm rau</w:t>
        </w:r>
      </w:ins>
      <w:r w:rsidR="000E40D2" w:rsidRPr="00D60848">
        <w:rPr>
          <w:sz w:val="21"/>
          <w:szCs w:val="21"/>
        </w:rPr>
        <w:t xml:space="preserve"> txhawb kev txhim kho kev kawm rau cov pab pawg</w:t>
      </w:r>
      <w:ins w:id="2984" w:author="Khamsaolee Xainhiaxang" w:date="2021-07-05T22:02:00Z">
        <w:r w:rsidR="00CA5C1A">
          <w:rPr>
            <w:sz w:val="21"/>
            <w:szCs w:val="21"/>
          </w:rPr>
          <w:t xml:space="preserve"> me</w:t>
        </w:r>
      </w:ins>
      <w:r w:rsidR="000E40D2" w:rsidRPr="00D60848">
        <w:rPr>
          <w:sz w:val="21"/>
          <w:szCs w:val="21"/>
        </w:rPr>
        <w:t xml:space="preserve">. </w:t>
      </w:r>
      <w:del w:id="2985" w:author="Khamsaolee Xainhiaxang" w:date="2021-07-05T22:03:00Z">
        <w:r w:rsidR="000E40D2" w:rsidRPr="00D60848" w:rsidDel="00CA5C1A">
          <w:rPr>
            <w:sz w:val="21"/>
            <w:szCs w:val="21"/>
          </w:rPr>
          <w:delText>Cov khoom suav nrog</w:delText>
        </w:r>
      </w:del>
      <w:ins w:id="2986" w:author="Khamsaolee Xainhiaxang" w:date="2021-07-05T22:03:00Z">
        <w:r w:rsidR="00CA5C1A">
          <w:rPr>
            <w:sz w:val="21"/>
            <w:szCs w:val="21"/>
          </w:rPr>
          <w:t xml:space="preserve">Nws muaj </w:t>
        </w:r>
      </w:ins>
      <w:del w:id="2987" w:author="Khamsaolee Xainhiaxang" w:date="2021-07-05T22:03:00Z">
        <w:r w:rsidR="000E40D2" w:rsidRPr="00D60848" w:rsidDel="00CA5C1A">
          <w:rPr>
            <w:sz w:val="21"/>
            <w:szCs w:val="21"/>
          </w:rPr>
          <w:delText xml:space="preserve">, tab sis tsis tas rau, </w:delText>
        </w:r>
      </w:del>
      <w:r w:rsidR="000E40D2" w:rsidRPr="00D60848">
        <w:rPr>
          <w:sz w:val="21"/>
          <w:szCs w:val="21"/>
        </w:rPr>
        <w:t>kev tawm mus ncig sab nrau</w:t>
      </w:r>
      <w:r w:rsidR="00F736A0" w:rsidRPr="00D60848">
        <w:rPr>
          <w:sz w:val="21"/>
          <w:szCs w:val="21"/>
        </w:rPr>
        <w:t>v</w:t>
      </w:r>
      <w:r w:rsidR="000E40D2" w:rsidRPr="00D60848">
        <w:rPr>
          <w:sz w:val="21"/>
          <w:szCs w:val="21"/>
        </w:rPr>
        <w:t xml:space="preserve">, cov ntaub ntawv qhia ntxiv thiab cov lais xees software, laptops / </w:t>
      </w:r>
      <w:r w:rsidR="00F736A0" w:rsidRPr="00D60848">
        <w:rPr>
          <w:sz w:val="21"/>
          <w:szCs w:val="21"/>
        </w:rPr>
        <w:t>txheej txheem</w:t>
      </w:r>
      <w:r w:rsidR="000E40D2" w:rsidRPr="00D60848">
        <w:rPr>
          <w:sz w:val="21"/>
          <w:szCs w:val="21"/>
        </w:rPr>
        <w:t>, cov khoom siv rau cov rooj sib tham nrog niam txiv, cov tub ntxhais kawm</w:t>
      </w:r>
      <w:ins w:id="2988" w:author="Khamsaolee Xainhiaxang" w:date="2021-07-05T22:04:00Z">
        <w:r w:rsidR="00CA5C1A">
          <w:rPr>
            <w:sz w:val="21"/>
            <w:szCs w:val="21"/>
          </w:rPr>
          <w:t xml:space="preserve"> </w:t>
        </w:r>
      </w:ins>
      <w:del w:id="2989" w:author="Khamsaolee Xainhiaxang" w:date="2021-07-05T22:04:00Z">
        <w:r w:rsidR="000E40D2" w:rsidRPr="00D60848" w:rsidDel="00CA5C1A">
          <w:rPr>
            <w:sz w:val="21"/>
            <w:szCs w:val="21"/>
          </w:rPr>
          <w:delText xml:space="preserve"> ntawv</w:delText>
        </w:r>
      </w:del>
      <w:r w:rsidR="000E40D2" w:rsidRPr="00D60848">
        <w:rPr>
          <w:sz w:val="21"/>
          <w:szCs w:val="21"/>
        </w:rPr>
        <w:t xml:space="preserve"> cov khoom plig</w:t>
      </w:r>
      <w:del w:id="2990" w:author="Khamsaolee Xainhiaxang" w:date="2021-07-05T22:04:00Z">
        <w:r w:rsidR="000E40D2" w:rsidRPr="00D60848" w:rsidDel="00CA5C1A">
          <w:rPr>
            <w:sz w:val="21"/>
            <w:szCs w:val="21"/>
          </w:rPr>
          <w:delText xml:space="preserve"> / lees paub</w:delText>
        </w:r>
      </w:del>
      <w:ins w:id="2991" w:author="Khamsaolee Xainhiaxang" w:date="2021-07-05T22:07:00Z">
        <w:r w:rsidR="00CA5C1A">
          <w:rPr>
            <w:sz w:val="21"/>
            <w:szCs w:val="21"/>
          </w:rPr>
          <w:t>kev qhuas</w:t>
        </w:r>
      </w:ins>
      <w:r w:rsidR="000E40D2" w:rsidRPr="00D60848">
        <w:rPr>
          <w:sz w:val="21"/>
          <w:szCs w:val="21"/>
        </w:rPr>
        <w:t xml:space="preserve">, cov </w:t>
      </w:r>
      <w:r w:rsidR="00F736A0" w:rsidRPr="00D60848">
        <w:rPr>
          <w:sz w:val="21"/>
          <w:szCs w:val="21"/>
        </w:rPr>
        <w:t xml:space="preserve">qib </w:t>
      </w:r>
      <w:r w:rsidR="000E40D2" w:rsidRPr="00D60848">
        <w:rPr>
          <w:sz w:val="21"/>
          <w:szCs w:val="21"/>
        </w:rPr>
        <w:t>hauj</w:t>
      </w:r>
      <w:r w:rsidR="00F736A0" w:rsidRPr="00D60848">
        <w:rPr>
          <w:sz w:val="21"/>
          <w:szCs w:val="21"/>
        </w:rPr>
        <w:t xml:space="preserve"> </w:t>
      </w:r>
      <w:r w:rsidR="000E40D2" w:rsidRPr="00D60848">
        <w:rPr>
          <w:sz w:val="21"/>
          <w:szCs w:val="21"/>
        </w:rPr>
        <w:t xml:space="preserve">lwm </w:t>
      </w:r>
      <w:del w:id="2992" w:author="Khamsaolee Xainhiaxang" w:date="2021-07-05T22:05:00Z">
        <w:r w:rsidR="000E40D2" w:rsidRPr="00D60848" w:rsidDel="00CA5C1A">
          <w:rPr>
            <w:sz w:val="21"/>
            <w:szCs w:val="21"/>
          </w:rPr>
          <w:delText>saum toj no</w:delText>
        </w:r>
      </w:del>
      <w:ins w:id="2993" w:author="Khamsaolee Xainhiaxang" w:date="2021-07-05T22:05:00Z">
        <w:r w:rsidR="00CA5C1A">
          <w:rPr>
            <w:sz w:val="21"/>
            <w:szCs w:val="21"/>
          </w:rPr>
          <w:t>uas siab</w:t>
        </w:r>
      </w:ins>
      <w:r w:rsidR="000E40D2" w:rsidRPr="00D60848">
        <w:rPr>
          <w:sz w:val="21"/>
          <w:szCs w:val="21"/>
        </w:rPr>
        <w:t xml:space="preserve"> cov neeg ua hauj</w:t>
      </w:r>
      <w:r w:rsidR="00F736A0" w:rsidRPr="00D60848">
        <w:rPr>
          <w:sz w:val="21"/>
          <w:szCs w:val="21"/>
        </w:rPr>
        <w:t xml:space="preserve"> </w:t>
      </w:r>
      <w:r w:rsidR="000E40D2" w:rsidRPr="00D60848">
        <w:rPr>
          <w:sz w:val="21"/>
          <w:szCs w:val="21"/>
        </w:rPr>
        <w:t>lwm (xws li Cov Kws Pab Tswv Yim, tus pab lub luag hauj</w:t>
      </w:r>
      <w:r w:rsidR="00F736A0" w:rsidRPr="00D60848">
        <w:rPr>
          <w:sz w:val="21"/>
          <w:szCs w:val="21"/>
        </w:rPr>
        <w:t xml:space="preserve"> </w:t>
      </w:r>
      <w:r w:rsidR="000E40D2" w:rsidRPr="00D60848">
        <w:rPr>
          <w:sz w:val="21"/>
          <w:szCs w:val="21"/>
        </w:rPr>
        <w:t xml:space="preserve">lwm, cov pab </w:t>
      </w:r>
      <w:del w:id="2994" w:author="Khamsaolee Xainhiaxang" w:date="2021-07-05T22:05:00Z">
        <w:r w:rsidR="000E40D2" w:rsidRPr="00D60848" w:rsidDel="00CA5C1A">
          <w:rPr>
            <w:sz w:val="21"/>
            <w:szCs w:val="21"/>
          </w:rPr>
          <w:delText xml:space="preserve">cuam </w:delText>
        </w:r>
      </w:del>
      <w:r w:rsidR="000E40D2" w:rsidRPr="00D60848">
        <w:rPr>
          <w:sz w:val="21"/>
          <w:szCs w:val="21"/>
        </w:rPr>
        <w:t>kev kawm thiab tus cwj pwm</w:t>
      </w:r>
      <w:ins w:id="2995" w:author="Khamsaolee Xainhiaxang" w:date="2021-07-05T22:05:00Z">
        <w:r w:rsidR="00CA5C1A">
          <w:rPr>
            <w:sz w:val="21"/>
            <w:szCs w:val="21"/>
          </w:rPr>
          <w:t xml:space="preserve"> kev xav</w:t>
        </w:r>
      </w:ins>
      <w:r w:rsidR="000E40D2" w:rsidRPr="00D60848">
        <w:rPr>
          <w:sz w:val="21"/>
          <w:szCs w:val="21"/>
        </w:rPr>
        <w:t xml:space="preserve">). Muab kev txhawb nqa, </w:t>
      </w:r>
      <w:del w:id="2996" w:author="Khamsaolee Xainhiaxang" w:date="2021-07-05T22:06:00Z">
        <w:r w:rsidR="000E40D2" w:rsidRPr="00D60848" w:rsidDel="00CA5C1A">
          <w:rPr>
            <w:sz w:val="21"/>
            <w:szCs w:val="21"/>
          </w:rPr>
          <w:delText>lees paub</w:delText>
        </w:r>
      </w:del>
      <w:ins w:id="2997" w:author="Khamsaolee Xainhiaxang" w:date="2021-07-05T22:06:00Z">
        <w:r w:rsidR="00CA5C1A">
          <w:rPr>
            <w:sz w:val="21"/>
            <w:szCs w:val="21"/>
          </w:rPr>
          <w:t>kev qhuas</w:t>
        </w:r>
      </w:ins>
      <w:r w:rsidR="000E40D2" w:rsidRPr="00D60848">
        <w:rPr>
          <w:sz w:val="21"/>
          <w:szCs w:val="21"/>
        </w:rPr>
        <w:t xml:space="preserve"> </w:t>
      </w:r>
      <w:del w:id="2998" w:author="Khamsaolee Xainhiaxang" w:date="2021-07-05T22:07:00Z">
        <w:r w:rsidR="000E40D2" w:rsidRPr="00D60848" w:rsidDel="00CA5C1A">
          <w:rPr>
            <w:sz w:val="21"/>
            <w:szCs w:val="21"/>
          </w:rPr>
          <w:delText xml:space="preserve">thiab txhawb ntxiv </w:delText>
        </w:r>
      </w:del>
      <w:r w:rsidR="000E40D2" w:rsidRPr="00D60848">
        <w:rPr>
          <w:sz w:val="21"/>
          <w:szCs w:val="21"/>
        </w:rPr>
        <w:t xml:space="preserve">rau cov tub ntxhais kawm </w:t>
      </w:r>
      <w:del w:id="2999" w:author="Khamsaolee Xainhiaxang" w:date="2021-07-05T22:07:00Z">
        <w:r w:rsidR="000E40D2" w:rsidRPr="00D60848" w:rsidDel="00CA5C1A">
          <w:rPr>
            <w:sz w:val="21"/>
            <w:szCs w:val="21"/>
          </w:rPr>
          <w:delText>tsis txaus siab</w:delText>
        </w:r>
      </w:del>
      <w:ins w:id="3000" w:author="Khamsaolee Xainhiaxang" w:date="2021-07-05T22:08:00Z">
        <w:r w:rsidR="00CA5C1A">
          <w:rPr>
            <w:sz w:val="21"/>
            <w:szCs w:val="21"/>
          </w:rPr>
          <w:t>kom</w:t>
        </w:r>
      </w:ins>
      <w:del w:id="3001" w:author="Khamsaolee Xainhiaxang" w:date="2021-07-05T22:07:00Z">
        <w:r w:rsidR="000E40D2" w:rsidRPr="00D60848" w:rsidDel="00CA5C1A">
          <w:rPr>
            <w:sz w:val="21"/>
            <w:szCs w:val="21"/>
          </w:rPr>
          <w:delText xml:space="preserve"> </w:delText>
        </w:r>
      </w:del>
      <w:r w:rsidR="000E40D2" w:rsidRPr="00D60848">
        <w:rPr>
          <w:sz w:val="21"/>
          <w:szCs w:val="21"/>
        </w:rPr>
        <w:t xml:space="preserve">muaj </w:t>
      </w:r>
      <w:ins w:id="3002" w:author="Khamsaolee Xainhiaxang" w:date="2021-07-05T22:09:00Z">
        <w:r w:rsidR="00CA5C1A">
          <w:rPr>
            <w:sz w:val="21"/>
            <w:szCs w:val="21"/>
          </w:rPr>
          <w:t>cai sib mpaug zos</w:t>
        </w:r>
      </w:ins>
      <w:del w:id="3003" w:author="Khamsaolee Xainhiaxang" w:date="2021-07-05T22:09:00Z">
        <w:r w:rsidR="000E40D2" w:rsidRPr="00D60848" w:rsidDel="00CA5C1A">
          <w:rPr>
            <w:sz w:val="21"/>
            <w:szCs w:val="21"/>
          </w:rPr>
          <w:delText xml:space="preserve">qhov sib luag thiab cov cib fim </w:delText>
        </w:r>
      </w:del>
      <w:r w:rsidR="000E40D2" w:rsidRPr="00D60848">
        <w:rPr>
          <w:sz w:val="21"/>
          <w:szCs w:val="21"/>
        </w:rPr>
        <w:t xml:space="preserve">rau cov tub ntxhais kawm </w:t>
      </w:r>
      <w:del w:id="3004" w:author="Khamsaolee Xainhiaxang" w:date="2021-07-05T22:09:00Z">
        <w:r w:rsidR="000E40D2" w:rsidRPr="00D60848" w:rsidDel="00CA5C1A">
          <w:rPr>
            <w:sz w:val="21"/>
            <w:szCs w:val="21"/>
          </w:rPr>
          <w:delText xml:space="preserve">ntawv </w:delText>
        </w:r>
      </w:del>
      <w:r w:rsidR="000E40D2" w:rsidRPr="00D60848">
        <w:rPr>
          <w:sz w:val="21"/>
          <w:szCs w:val="21"/>
        </w:rPr>
        <w:t xml:space="preserve">ntawm </w:t>
      </w:r>
      <w:del w:id="3005" w:author="Khamsaolee Xainhiaxang" w:date="2021-07-05T22:10:00Z">
        <w:r w:rsidR="000E40D2" w:rsidRPr="00D60848" w:rsidDel="00CA5C1A">
          <w:rPr>
            <w:sz w:val="21"/>
            <w:szCs w:val="21"/>
          </w:rPr>
          <w:delText xml:space="preserve">theem hauv </w:delText>
        </w:r>
      </w:del>
      <w:r w:rsidR="000E40D2" w:rsidRPr="00D60848">
        <w:rPr>
          <w:sz w:val="21"/>
          <w:szCs w:val="21"/>
        </w:rPr>
        <w:t>tsev kawm.</w:t>
      </w:r>
    </w:p>
    <w:p w14:paraId="76F80CA4" w14:textId="77777777" w:rsidR="00E43EF1" w:rsidRDefault="00E43EF1">
      <w:pPr>
        <w:pStyle w:val="BodyText"/>
      </w:pPr>
    </w:p>
    <w:p w14:paraId="2509EF68" w14:textId="28C1F5F6" w:rsidR="00E43EF1" w:rsidRPr="00B406AE" w:rsidRDefault="000E40D2" w:rsidP="00B406AE">
      <w:pPr>
        <w:pStyle w:val="ListParagraph"/>
        <w:numPr>
          <w:ilvl w:val="1"/>
          <w:numId w:val="28"/>
        </w:numPr>
        <w:tabs>
          <w:tab w:val="left" w:pos="900"/>
        </w:tabs>
        <w:jc w:val="both"/>
        <w:rPr>
          <w:sz w:val="21"/>
          <w:szCs w:val="21"/>
        </w:rPr>
      </w:pPr>
      <w:r w:rsidRPr="00B406AE">
        <w:rPr>
          <w:sz w:val="21"/>
          <w:szCs w:val="21"/>
        </w:rPr>
        <w:t xml:space="preserve">Pab </w:t>
      </w:r>
      <w:del w:id="3006" w:author="Khamsaolee Xainhiaxang" w:date="2021-07-05T22:10:00Z">
        <w:r w:rsidR="00544019" w:rsidRPr="00B406AE" w:rsidDel="00CA5C1A">
          <w:rPr>
            <w:sz w:val="21"/>
            <w:szCs w:val="21"/>
          </w:rPr>
          <w:delText xml:space="preserve">Cuam </w:delText>
        </w:r>
      </w:del>
      <w:r w:rsidRPr="00B406AE">
        <w:rPr>
          <w:sz w:val="21"/>
          <w:szCs w:val="21"/>
        </w:rPr>
        <w:t>Rau Cov Kawm Lus Askiv</w:t>
      </w:r>
    </w:p>
    <w:p w14:paraId="09323E21" w14:textId="0B7662DD" w:rsidR="00E43EF1" w:rsidRPr="00B406AE" w:rsidRDefault="000E40D2" w:rsidP="00B406AE">
      <w:pPr>
        <w:pStyle w:val="BodyText"/>
        <w:ind w:left="366" w:right="519"/>
        <w:jc w:val="both"/>
        <w:rPr>
          <w:sz w:val="21"/>
          <w:szCs w:val="21"/>
        </w:rPr>
      </w:pPr>
      <w:r w:rsidRPr="00B406AE">
        <w:rPr>
          <w:sz w:val="21"/>
          <w:szCs w:val="21"/>
        </w:rPr>
        <w:t xml:space="preserve">Cov kev pab </w:t>
      </w:r>
      <w:del w:id="3007" w:author="Khamsaolee Xainhiaxang" w:date="2021-07-05T22:10:00Z">
        <w:r w:rsidRPr="00B406AE" w:rsidDel="00CA5C1A">
          <w:rPr>
            <w:sz w:val="21"/>
            <w:szCs w:val="21"/>
          </w:rPr>
          <w:delText xml:space="preserve">cuam yooj yim </w:delText>
        </w:r>
      </w:del>
      <w:r w:rsidRPr="00B406AE">
        <w:rPr>
          <w:sz w:val="21"/>
          <w:szCs w:val="21"/>
        </w:rPr>
        <w:t>muaj rau txhua tus tub ntxhais kawm Askiv K-12</w:t>
      </w:r>
      <w:del w:id="3008" w:author="Khamsaolee Xainhiaxang" w:date="2021-07-05T22:11:00Z">
        <w:r w:rsidRPr="00B406AE" w:rsidDel="00CA5C1A">
          <w:rPr>
            <w:sz w:val="21"/>
            <w:szCs w:val="21"/>
          </w:rPr>
          <w:delText xml:space="preserve"> cov tub ntxhais kawm</w:delText>
        </w:r>
      </w:del>
      <w:r w:rsidRPr="00B406AE">
        <w:rPr>
          <w:sz w:val="21"/>
          <w:szCs w:val="21"/>
        </w:rPr>
        <w:t>, yog cov qauv-raws li ELD cov chav kawm, cov xib</w:t>
      </w:r>
      <w:r w:rsidR="001323F9" w:rsidRPr="00B406AE">
        <w:rPr>
          <w:sz w:val="21"/>
          <w:szCs w:val="21"/>
        </w:rPr>
        <w:t xml:space="preserve"> </w:t>
      </w:r>
      <w:r w:rsidRPr="00B406AE">
        <w:rPr>
          <w:sz w:val="21"/>
          <w:szCs w:val="21"/>
        </w:rPr>
        <w:t xml:space="preserve">fwb muaj ntawv lees paub, cov kws hais ob yam lus, thiab cov ntaub ntawv kawm uas tsim nyog. Cov </w:t>
      </w:r>
      <w:del w:id="3009" w:author="Khamsaolee Xainhiaxang" w:date="2021-07-05T22:12:00Z">
        <w:r w:rsidRPr="00B406AE" w:rsidDel="00B619EA">
          <w:rPr>
            <w:sz w:val="21"/>
            <w:szCs w:val="21"/>
          </w:rPr>
          <w:delText>khoos kas</w:delText>
        </w:r>
      </w:del>
      <w:ins w:id="3010" w:author="Khamsaolee Xainhiaxang" w:date="2021-07-05T22:12:00Z">
        <w:r w:rsidR="00B619EA">
          <w:rPr>
            <w:sz w:val="21"/>
            <w:szCs w:val="21"/>
          </w:rPr>
          <w:t>programs</w:t>
        </w:r>
      </w:ins>
      <w:r w:rsidRPr="00B406AE">
        <w:rPr>
          <w:sz w:val="21"/>
          <w:szCs w:val="21"/>
        </w:rPr>
        <w:t xml:space="preserve"> thiab </w:t>
      </w:r>
      <w:del w:id="3011" w:author="Khamsaolee Xainhiaxang" w:date="2021-07-05T22:12:00Z">
        <w:r w:rsidRPr="00B406AE" w:rsidDel="00B619EA">
          <w:rPr>
            <w:sz w:val="21"/>
            <w:szCs w:val="21"/>
          </w:rPr>
          <w:delText>kev ua si</w:delText>
        </w:r>
      </w:del>
      <w:ins w:id="3012" w:author="Khamsaolee Xainhiaxang" w:date="2021-07-05T22:12:00Z">
        <w:r w:rsidR="00B619EA">
          <w:rPr>
            <w:sz w:val="21"/>
            <w:szCs w:val="21"/>
          </w:rPr>
          <w:t>lwm yam hauj lwm</w:t>
        </w:r>
      </w:ins>
      <w:r w:rsidRPr="00B406AE">
        <w:rPr>
          <w:sz w:val="21"/>
          <w:szCs w:val="21"/>
        </w:rPr>
        <w:t xml:space="preserve"> kom muaj </w:t>
      </w:r>
      <w:del w:id="3013" w:author="Khamsaolee Xainhiaxang" w:date="2021-07-05T22:13:00Z">
        <w:r w:rsidRPr="00B406AE" w:rsidDel="00B619EA">
          <w:rPr>
            <w:sz w:val="21"/>
            <w:szCs w:val="21"/>
          </w:rPr>
          <w:delText xml:space="preserve">kev nce </w:delText>
        </w:r>
        <w:r w:rsidR="00AE1322" w:rsidRPr="00B406AE" w:rsidDel="00B619EA">
          <w:rPr>
            <w:sz w:val="21"/>
            <w:szCs w:val="21"/>
          </w:rPr>
          <w:delText>ntawm</w:delText>
        </w:r>
      </w:del>
      <w:ins w:id="3014" w:author="Khamsaolee Xainhiaxang" w:date="2021-07-05T22:13:00Z">
        <w:r w:rsidR="00B619EA">
          <w:rPr>
            <w:sz w:val="21"/>
            <w:szCs w:val="21"/>
          </w:rPr>
          <w:t>pab</w:t>
        </w:r>
      </w:ins>
      <w:r w:rsidR="00AE1322" w:rsidRPr="00B406AE">
        <w:rPr>
          <w:sz w:val="21"/>
          <w:szCs w:val="21"/>
        </w:rPr>
        <w:t xml:space="preserve"> </w:t>
      </w:r>
      <w:r w:rsidRPr="00B406AE">
        <w:rPr>
          <w:sz w:val="21"/>
          <w:szCs w:val="21"/>
        </w:rPr>
        <w:t>EL</w:t>
      </w:r>
      <w:del w:id="3015" w:author="Khamsaolee Xainhiaxang" w:date="2021-07-05T22:13:00Z">
        <w:r w:rsidRPr="00B406AE" w:rsidDel="00B619EA">
          <w:rPr>
            <w:sz w:val="21"/>
            <w:szCs w:val="21"/>
          </w:rPr>
          <w:delText xml:space="preserve"> kev</w:delText>
        </w:r>
      </w:del>
      <w:r w:rsidRPr="00B406AE">
        <w:rPr>
          <w:sz w:val="21"/>
          <w:szCs w:val="21"/>
        </w:rPr>
        <w:t xml:space="preserve"> nkag mus rau cov ntsiab lus </w:t>
      </w:r>
      <w:del w:id="3016" w:author="Khamsaolee Xainhiaxang" w:date="2021-07-05T22:13:00Z">
        <w:r w:rsidRPr="00B406AE" w:rsidDel="00B619EA">
          <w:rPr>
            <w:sz w:val="21"/>
            <w:szCs w:val="21"/>
          </w:rPr>
          <w:delText xml:space="preserve">kev </w:delText>
        </w:r>
      </w:del>
      <w:r w:rsidRPr="00B406AE">
        <w:rPr>
          <w:sz w:val="21"/>
          <w:szCs w:val="21"/>
        </w:rPr>
        <w:t>kawm</w:t>
      </w:r>
      <w:del w:id="3017" w:author="Khamsaolee Xainhiaxang" w:date="2021-07-05T22:14:00Z">
        <w:r w:rsidRPr="00B406AE" w:rsidDel="00B619EA">
          <w:rPr>
            <w:sz w:val="21"/>
            <w:szCs w:val="21"/>
          </w:rPr>
          <w:delText xml:space="preserve"> nyuaj</w:delText>
        </w:r>
      </w:del>
      <w:r w:rsidRPr="00B406AE">
        <w:rPr>
          <w:sz w:val="21"/>
          <w:szCs w:val="21"/>
        </w:rPr>
        <w:t xml:space="preserve">, suav nrog </w:t>
      </w:r>
      <w:ins w:id="3018" w:author="Khamsaolee Xainhiaxang" w:date="2021-07-05T22:14:00Z">
        <w:r w:rsidR="00B619EA">
          <w:rPr>
            <w:sz w:val="21"/>
            <w:szCs w:val="21"/>
          </w:rPr>
          <w:t xml:space="preserve">rau </w:t>
        </w:r>
      </w:ins>
      <w:r w:rsidRPr="00B406AE">
        <w:rPr>
          <w:sz w:val="21"/>
          <w:szCs w:val="21"/>
        </w:rPr>
        <w:t xml:space="preserve">cov chav kawm npaj rau tsev kawm </w:t>
      </w:r>
      <w:r w:rsidR="007C1610" w:rsidRPr="00B406AE">
        <w:rPr>
          <w:sz w:val="21"/>
          <w:szCs w:val="21"/>
        </w:rPr>
        <w:t>qib</w:t>
      </w:r>
      <w:r w:rsidRPr="00B406AE">
        <w:rPr>
          <w:sz w:val="21"/>
          <w:szCs w:val="21"/>
        </w:rPr>
        <w:t xml:space="preserve"> nrab</w:t>
      </w:r>
      <w:ins w:id="3019" w:author="Khamsaolee Xainhiaxang" w:date="2021-07-05T22:14:00Z">
        <w:r w:rsidR="00B619EA">
          <w:rPr>
            <w:sz w:val="21"/>
            <w:szCs w:val="21"/>
          </w:rPr>
          <w:t xml:space="preserve"> (middle)</w:t>
        </w:r>
      </w:ins>
      <w:r w:rsidRPr="00B406AE">
        <w:rPr>
          <w:sz w:val="21"/>
          <w:szCs w:val="21"/>
        </w:rPr>
        <w:t xml:space="preserve"> thiab </w:t>
      </w:r>
      <w:r w:rsidR="007C1610" w:rsidRPr="00B406AE">
        <w:rPr>
          <w:sz w:val="21"/>
          <w:szCs w:val="21"/>
        </w:rPr>
        <w:t>qib</w:t>
      </w:r>
      <w:r w:rsidRPr="00B406AE">
        <w:rPr>
          <w:sz w:val="21"/>
          <w:szCs w:val="21"/>
        </w:rPr>
        <w:t xml:space="preserve"> siab</w:t>
      </w:r>
      <w:ins w:id="3020" w:author="Khamsaolee Xainhiaxang" w:date="2021-07-05T22:15:00Z">
        <w:r w:rsidR="00B619EA">
          <w:rPr>
            <w:sz w:val="21"/>
            <w:szCs w:val="21"/>
          </w:rPr>
          <w:t>(High School)</w:t>
        </w:r>
      </w:ins>
      <w:r w:rsidRPr="00B406AE">
        <w:rPr>
          <w:sz w:val="21"/>
          <w:szCs w:val="21"/>
        </w:rPr>
        <w:t xml:space="preserve"> </w:t>
      </w:r>
      <w:del w:id="3021" w:author="Khamsaolee Xainhiaxang" w:date="2021-07-05T22:15:00Z">
        <w:r w:rsidRPr="00B406AE" w:rsidDel="00B619EA">
          <w:rPr>
            <w:sz w:val="21"/>
            <w:szCs w:val="21"/>
          </w:rPr>
          <w:delText>yuav txuas ntxiv hauv</w:delText>
        </w:r>
      </w:del>
      <w:ins w:id="3022" w:author="Khamsaolee Xainhiaxang" w:date="2021-07-05T22:15:00Z">
        <w:r w:rsidR="00B619EA">
          <w:rPr>
            <w:sz w:val="21"/>
            <w:szCs w:val="21"/>
          </w:rPr>
          <w:t>nyob rau</w:t>
        </w:r>
      </w:ins>
      <w:r w:rsidRPr="00B406AE">
        <w:rPr>
          <w:sz w:val="21"/>
          <w:szCs w:val="21"/>
        </w:rPr>
        <w:t xml:space="preserve"> </w:t>
      </w:r>
      <w:r w:rsidR="007C1610" w:rsidRPr="00B406AE">
        <w:rPr>
          <w:sz w:val="21"/>
          <w:szCs w:val="21"/>
        </w:rPr>
        <w:t>xyoo kawm ntawv</w:t>
      </w:r>
      <w:r w:rsidRPr="00B406AE">
        <w:rPr>
          <w:sz w:val="21"/>
          <w:szCs w:val="21"/>
        </w:rPr>
        <w:t xml:space="preserve"> 2021-22. Cov kev pab rau EL</w:t>
      </w:r>
      <w:del w:id="3023" w:author="Khamsaolee Xainhiaxang" w:date="2021-07-05T22:15:00Z">
        <w:r w:rsidRPr="00B406AE" w:rsidDel="00B619EA">
          <w:rPr>
            <w:sz w:val="21"/>
            <w:szCs w:val="21"/>
          </w:rPr>
          <w:delText>'s</w:delText>
        </w:r>
      </w:del>
      <w:r w:rsidRPr="00B406AE">
        <w:rPr>
          <w:sz w:val="21"/>
          <w:szCs w:val="21"/>
        </w:rPr>
        <w:t xml:space="preserve"> yog saib los ntawm txhua tus </w:t>
      </w:r>
      <w:r w:rsidR="00D71BC4" w:rsidRPr="00B406AE">
        <w:rPr>
          <w:sz w:val="21"/>
          <w:szCs w:val="21"/>
        </w:rPr>
        <w:t xml:space="preserve">uas kawm </w:t>
      </w:r>
      <w:r w:rsidRPr="00B406AE">
        <w:rPr>
          <w:sz w:val="21"/>
          <w:szCs w:val="21"/>
        </w:rPr>
        <w:t>EL tau raug tshuaj ntsuas yam tsim nyog nyob rau ib xyoos ib zaug (</w:t>
      </w:r>
      <w:r w:rsidR="006400BF" w:rsidRPr="00B406AE">
        <w:rPr>
          <w:sz w:val="21"/>
          <w:szCs w:val="21"/>
        </w:rPr>
        <w:t>cov ntsiab lus xau</w:t>
      </w:r>
      <w:r w:rsidRPr="00B406AE">
        <w:rPr>
          <w:sz w:val="21"/>
          <w:szCs w:val="21"/>
        </w:rPr>
        <w:t>), thiab ib txwm muaj (cov qauv) ntawm kev txhim kho hom lus thiab raug muab tso rau hauv cov kev kawm</w:t>
      </w:r>
      <w:del w:id="3024" w:author="Khamsaolee Xainhiaxang" w:date="2021-07-05T22:18:00Z">
        <w:r w:rsidRPr="00B406AE" w:rsidDel="00B619EA">
          <w:rPr>
            <w:sz w:val="21"/>
            <w:szCs w:val="21"/>
          </w:rPr>
          <w:delText xml:space="preserve"> uas tsim nyog</w:delText>
        </w:r>
      </w:del>
      <w:r w:rsidRPr="00B406AE">
        <w:rPr>
          <w:sz w:val="21"/>
          <w:szCs w:val="21"/>
        </w:rPr>
        <w:t xml:space="preserve">. Qhov no yuav pab tau yooj yim los ntawm kev sib koom tes nrog Cov Kws Pab Tswv Yim Qhia Ntawv Kev Kawm Ntawv Qhov Kev Kawm Ob </w:t>
      </w:r>
      <w:del w:id="3025" w:author="Khamsaolee Xainhiaxang" w:date="2021-07-05T22:19:00Z">
        <w:r w:rsidRPr="00B406AE" w:rsidDel="00B619EA">
          <w:rPr>
            <w:sz w:val="21"/>
            <w:szCs w:val="21"/>
          </w:rPr>
          <w:delText xml:space="preserve">Leeg </w:delText>
        </w:r>
      </w:del>
      <w:ins w:id="3026" w:author="Khamsaolee Xainhiaxang" w:date="2021-07-05T22:19:00Z">
        <w:r w:rsidR="00B619EA">
          <w:rPr>
            <w:sz w:val="21"/>
            <w:szCs w:val="21"/>
          </w:rPr>
          <w:t>Yam Lus</w:t>
        </w:r>
        <w:r w:rsidR="00B619EA" w:rsidRPr="00B406AE">
          <w:rPr>
            <w:sz w:val="21"/>
            <w:szCs w:val="21"/>
          </w:rPr>
          <w:t xml:space="preserve"> </w:t>
        </w:r>
      </w:ins>
      <w:r w:rsidRPr="00B406AE">
        <w:rPr>
          <w:sz w:val="21"/>
          <w:szCs w:val="21"/>
        </w:rPr>
        <w:t>(</w:t>
      </w:r>
      <w:r w:rsidR="00B406AE" w:rsidRPr="00B406AE">
        <w:rPr>
          <w:sz w:val="21"/>
          <w:szCs w:val="21"/>
        </w:rPr>
        <w:t xml:space="preserve">Academic Intervention Specialists Bilingual </w:t>
      </w:r>
      <w:r w:rsidRPr="00B406AE">
        <w:rPr>
          <w:sz w:val="21"/>
          <w:szCs w:val="21"/>
        </w:rPr>
        <w:t>AISBs).</w:t>
      </w:r>
    </w:p>
    <w:p w14:paraId="67862731" w14:textId="77777777" w:rsidR="00E43EF1" w:rsidRDefault="00E43EF1">
      <w:pPr>
        <w:pStyle w:val="BodyText"/>
      </w:pPr>
    </w:p>
    <w:p w14:paraId="209A6D47" w14:textId="77777777" w:rsidR="00E43EF1" w:rsidRPr="00F357D7" w:rsidRDefault="000E40D2">
      <w:pPr>
        <w:pStyle w:val="ListParagraph"/>
        <w:numPr>
          <w:ilvl w:val="1"/>
          <w:numId w:val="28"/>
        </w:numPr>
        <w:tabs>
          <w:tab w:val="left" w:pos="900"/>
        </w:tabs>
      </w:pPr>
      <w:r w:rsidRPr="00F357D7">
        <w:t>Cov Chav Kawm Lus Thoob Ntiaj Teb</w:t>
      </w:r>
    </w:p>
    <w:p w14:paraId="58D8315E" w14:textId="7DF28828" w:rsidR="00E43EF1" w:rsidRPr="00F357D7" w:rsidRDefault="004D6FE7" w:rsidP="00AF44F5">
      <w:pPr>
        <w:pStyle w:val="BodyText"/>
        <w:ind w:left="366" w:right="479"/>
        <w:rPr>
          <w:sz w:val="22"/>
          <w:szCs w:val="22"/>
        </w:rPr>
        <w:sectPr w:rsidR="00E43EF1" w:rsidRPr="00F357D7">
          <w:pgSz w:w="15840" w:h="12240" w:orient="landscape"/>
          <w:pgMar w:top="980" w:right="120" w:bottom="560" w:left="120" w:header="0" w:footer="284" w:gutter="0"/>
          <w:cols w:space="720"/>
        </w:sectPr>
      </w:pPr>
      <w:r w:rsidRPr="00F357D7">
        <w:rPr>
          <w:sz w:val="22"/>
          <w:szCs w:val="22"/>
        </w:rPr>
        <w:t>Tsev Kawm Ntawv</w:t>
      </w:r>
      <w:r w:rsidR="000E40D2" w:rsidRPr="00F357D7">
        <w:rPr>
          <w:sz w:val="22"/>
          <w:szCs w:val="22"/>
        </w:rPr>
        <w:t>Twin Rivers Unif</w:t>
      </w:r>
      <w:r w:rsidRPr="00F357D7">
        <w:rPr>
          <w:sz w:val="22"/>
          <w:szCs w:val="22"/>
        </w:rPr>
        <w:t xml:space="preserve">ied </w:t>
      </w:r>
      <w:r w:rsidR="000E40D2" w:rsidRPr="00F357D7">
        <w:rPr>
          <w:sz w:val="22"/>
          <w:szCs w:val="22"/>
        </w:rPr>
        <w:t xml:space="preserve">yuav </w:t>
      </w:r>
      <w:del w:id="3027" w:author="Khamsaolee Xainhiaxang" w:date="2021-07-05T22:21:00Z">
        <w:r w:rsidR="000E40D2" w:rsidRPr="00F357D7" w:rsidDel="00B619EA">
          <w:rPr>
            <w:sz w:val="22"/>
            <w:szCs w:val="22"/>
          </w:rPr>
          <w:delText xml:space="preserve">txuas ntxiv </w:delText>
        </w:r>
      </w:del>
      <w:r w:rsidR="000E40D2" w:rsidRPr="00F357D7">
        <w:rPr>
          <w:sz w:val="22"/>
          <w:szCs w:val="22"/>
        </w:rPr>
        <w:t xml:space="preserve">muab cov Kev Kawm Lus Askiv thiab Neeg Hais Lus ntawm txhua lub tsev kawm ntawv </w:t>
      </w:r>
      <w:r w:rsidR="00745E51" w:rsidRPr="00F357D7">
        <w:rPr>
          <w:sz w:val="22"/>
          <w:szCs w:val="22"/>
        </w:rPr>
        <w:t>qib</w:t>
      </w:r>
      <w:r w:rsidR="000E40D2" w:rsidRPr="00F357D7">
        <w:rPr>
          <w:sz w:val="22"/>
          <w:szCs w:val="22"/>
        </w:rPr>
        <w:t xml:space="preserve"> nrab</w:t>
      </w:r>
      <w:ins w:id="3028" w:author="Khamsaolee Xainhiaxang" w:date="2021-07-05T22:21:00Z">
        <w:r w:rsidR="00B619EA">
          <w:rPr>
            <w:sz w:val="22"/>
            <w:szCs w:val="22"/>
          </w:rPr>
          <w:t xml:space="preserve"> txuas mus ntxiv</w:t>
        </w:r>
      </w:ins>
      <w:r w:rsidR="000E40D2" w:rsidRPr="00F357D7">
        <w:rPr>
          <w:sz w:val="22"/>
          <w:szCs w:val="22"/>
        </w:rPr>
        <w:t>. Qhov no txhawb cov tub ntxhais kawm kom tau txais cov kev kawm UC A</w:t>
      </w:r>
      <w:r w:rsidR="00745E51" w:rsidRPr="00F357D7">
        <w:rPr>
          <w:sz w:val="22"/>
          <w:szCs w:val="22"/>
        </w:rPr>
        <w:t>-</w:t>
      </w:r>
      <w:r w:rsidR="000E40D2" w:rsidRPr="00F357D7">
        <w:rPr>
          <w:sz w:val="22"/>
          <w:szCs w:val="22"/>
        </w:rPr>
        <w:t xml:space="preserve">G hauv cov tsev kawm </w:t>
      </w:r>
      <w:r w:rsidR="00745E51" w:rsidRPr="00F357D7">
        <w:rPr>
          <w:sz w:val="22"/>
          <w:szCs w:val="22"/>
        </w:rPr>
        <w:t>qib</w:t>
      </w:r>
      <w:r w:rsidR="000E40D2" w:rsidRPr="00F357D7">
        <w:rPr>
          <w:sz w:val="22"/>
          <w:szCs w:val="22"/>
        </w:rPr>
        <w:t xml:space="preserve"> nrab, </w:t>
      </w:r>
      <w:del w:id="3029" w:author="Khamsaolee Xainhiaxang" w:date="2021-07-05T22:23:00Z">
        <w:r w:rsidR="000E40D2" w:rsidRPr="00F357D7" w:rsidDel="00DD31DD">
          <w:rPr>
            <w:sz w:val="22"/>
            <w:szCs w:val="22"/>
          </w:rPr>
          <w:delText>nrog rau</w:delText>
        </w:r>
      </w:del>
      <w:ins w:id="3030" w:author="Khamsaolee Xainhiaxang" w:date="2021-07-05T22:23:00Z">
        <w:r w:rsidR="00DD31DD">
          <w:rPr>
            <w:sz w:val="22"/>
            <w:szCs w:val="22"/>
          </w:rPr>
          <w:t>ib yam nkaus li</w:t>
        </w:r>
      </w:ins>
      <w:r w:rsidR="000E40D2" w:rsidRPr="00F357D7">
        <w:rPr>
          <w:sz w:val="22"/>
          <w:szCs w:val="22"/>
        </w:rPr>
        <w:t xml:space="preserve"> kev tsim kho </w:t>
      </w:r>
      <w:ins w:id="3031" w:author="Khamsaolee Xainhiaxang" w:date="2021-07-05T22:24:00Z">
        <w:r w:rsidR="00DD31DD">
          <w:rPr>
            <w:sz w:val="22"/>
            <w:szCs w:val="22"/>
          </w:rPr>
          <w:t>(development) ntawv chav kawm</w:t>
        </w:r>
      </w:ins>
      <w:ins w:id="3032" w:author="Khamsaolee Xainhiaxang" w:date="2021-07-05T22:26:00Z">
        <w:r w:rsidR="00DD31DD">
          <w:rPr>
            <w:sz w:val="22"/>
            <w:szCs w:val="22"/>
          </w:rPr>
          <w:t xml:space="preserve"> ntawm cov tswv </w:t>
        </w:r>
      </w:ins>
      <w:del w:id="3033" w:author="Khamsaolee Xainhiaxang" w:date="2021-07-05T22:26:00Z">
        <w:r w:rsidR="000E40D2" w:rsidRPr="00F357D7" w:rsidDel="00DD31DD">
          <w:rPr>
            <w:sz w:val="22"/>
            <w:szCs w:val="22"/>
          </w:rPr>
          <w:delText xml:space="preserve">hom </w:delText>
        </w:r>
      </w:del>
      <w:r w:rsidR="000E40D2" w:rsidRPr="00F357D7">
        <w:rPr>
          <w:sz w:val="22"/>
          <w:szCs w:val="22"/>
        </w:rPr>
        <w:t xml:space="preserve">lus </w:t>
      </w:r>
      <w:del w:id="3034" w:author="Khamsaolee Xainhiaxang" w:date="2021-07-05T22:26:00Z">
        <w:r w:rsidR="000E40D2" w:rsidRPr="00F357D7" w:rsidDel="00DD31DD">
          <w:rPr>
            <w:sz w:val="22"/>
            <w:szCs w:val="22"/>
          </w:rPr>
          <w:delText>hauv</w:delText>
        </w:r>
      </w:del>
      <w:r w:rsidR="000E40D2" w:rsidRPr="00F357D7">
        <w:rPr>
          <w:sz w:val="22"/>
          <w:szCs w:val="22"/>
        </w:rPr>
        <w:t xml:space="preserve">. Nws </w:t>
      </w:r>
      <w:del w:id="3035" w:author="Khamsaolee Xainhiaxang" w:date="2021-07-05T22:26:00Z">
        <w:r w:rsidR="000E40D2" w:rsidRPr="00F357D7" w:rsidDel="00DD31DD">
          <w:rPr>
            <w:sz w:val="22"/>
            <w:szCs w:val="22"/>
          </w:rPr>
          <w:delText xml:space="preserve">nce </w:delText>
        </w:r>
      </w:del>
      <w:ins w:id="3036" w:author="Khamsaolee Xainhiaxang" w:date="2021-07-05T22:26:00Z">
        <w:r w:rsidR="00DD31DD">
          <w:rPr>
            <w:sz w:val="22"/>
            <w:szCs w:val="22"/>
          </w:rPr>
          <w:t>muaj</w:t>
        </w:r>
        <w:r w:rsidR="00DD31DD" w:rsidRPr="00F357D7">
          <w:rPr>
            <w:sz w:val="22"/>
            <w:szCs w:val="22"/>
          </w:rPr>
          <w:t xml:space="preserve"> </w:t>
        </w:r>
      </w:ins>
      <w:r w:rsidR="000E40D2" w:rsidRPr="00F357D7">
        <w:rPr>
          <w:sz w:val="22"/>
          <w:szCs w:val="22"/>
        </w:rPr>
        <w:t>txoj hauv kev rau cov chav AP thiab lub sij</w:t>
      </w:r>
      <w:r w:rsidR="00745E51" w:rsidRPr="00F357D7">
        <w:rPr>
          <w:sz w:val="22"/>
          <w:szCs w:val="22"/>
        </w:rPr>
        <w:t xml:space="preserve"> </w:t>
      </w:r>
      <w:r w:rsidR="000E40D2" w:rsidRPr="00F357D7">
        <w:rPr>
          <w:sz w:val="22"/>
          <w:szCs w:val="22"/>
        </w:rPr>
        <w:t xml:space="preserve">hawm los kawm </w:t>
      </w:r>
      <w:del w:id="3037" w:author="Khamsaolee Xainhiaxang" w:date="2021-07-05T22:28:00Z">
        <w:r w:rsidR="000E40D2" w:rsidRPr="00F357D7" w:rsidDel="00DD31DD">
          <w:rPr>
            <w:sz w:val="22"/>
            <w:szCs w:val="22"/>
          </w:rPr>
          <w:delText xml:space="preserve">lwm </w:delText>
        </w:r>
      </w:del>
      <w:r w:rsidR="000E40D2" w:rsidRPr="00F357D7">
        <w:rPr>
          <w:sz w:val="22"/>
          <w:szCs w:val="22"/>
        </w:rPr>
        <w:t xml:space="preserve">yam lus thib </w:t>
      </w:r>
      <w:ins w:id="3038" w:author="Khamsaolee Xainhiaxang" w:date="2021-07-05T22:28:00Z">
        <w:r w:rsidR="00DD31DD">
          <w:rPr>
            <w:sz w:val="22"/>
            <w:szCs w:val="22"/>
          </w:rPr>
          <w:t>pe</w:t>
        </w:r>
      </w:ins>
      <w:del w:id="3039" w:author="Khamsaolee Xainhiaxang" w:date="2021-07-05T22:28:00Z">
        <w:r w:rsidR="000E40D2" w:rsidRPr="00F357D7" w:rsidDel="00DD31DD">
          <w:rPr>
            <w:sz w:val="22"/>
            <w:szCs w:val="22"/>
          </w:rPr>
          <w:delText>o</w:delText>
        </w:r>
      </w:del>
      <w:r w:rsidR="000E40D2" w:rsidRPr="00F357D7">
        <w:rPr>
          <w:sz w:val="22"/>
          <w:szCs w:val="22"/>
        </w:rPr>
        <w:t>b</w:t>
      </w:r>
      <w:r w:rsidR="00745E51" w:rsidRPr="00F357D7">
        <w:rPr>
          <w:sz w:val="22"/>
          <w:szCs w:val="22"/>
        </w:rPr>
        <w:t xml:space="preserve"> </w:t>
      </w:r>
      <w:del w:id="3040" w:author="Khamsaolee Xainhiaxang" w:date="2021-07-05T22:29:00Z">
        <w:r w:rsidR="00745E51" w:rsidRPr="00F357D7" w:rsidDel="00DD31DD">
          <w:rPr>
            <w:sz w:val="22"/>
            <w:szCs w:val="22"/>
          </w:rPr>
          <w:delText>hom lu</w:delText>
        </w:r>
        <w:r w:rsidR="000E40D2" w:rsidRPr="00F357D7" w:rsidDel="00DD31DD">
          <w:rPr>
            <w:sz w:val="22"/>
            <w:szCs w:val="22"/>
          </w:rPr>
          <w:delText xml:space="preserve"> </w:delText>
        </w:r>
      </w:del>
      <w:r w:rsidR="000E40D2" w:rsidRPr="00F357D7">
        <w:rPr>
          <w:sz w:val="22"/>
          <w:szCs w:val="22"/>
        </w:rPr>
        <w:t xml:space="preserve">hauv tsev kawm </w:t>
      </w:r>
      <w:r w:rsidR="00745E51" w:rsidRPr="00F357D7">
        <w:rPr>
          <w:sz w:val="22"/>
          <w:szCs w:val="22"/>
        </w:rPr>
        <w:t>qib</w:t>
      </w:r>
      <w:r w:rsidR="000E40D2" w:rsidRPr="00F357D7">
        <w:rPr>
          <w:sz w:val="22"/>
          <w:szCs w:val="22"/>
        </w:rPr>
        <w:t xml:space="preserve"> siab yog </w:t>
      </w:r>
      <w:r w:rsidR="00745E51" w:rsidRPr="00F357D7">
        <w:rPr>
          <w:sz w:val="22"/>
          <w:szCs w:val="22"/>
        </w:rPr>
        <w:t xml:space="preserve">tias </w:t>
      </w:r>
      <w:del w:id="3041" w:author="Khamsaolee Xainhiaxang" w:date="2021-07-05T22:29:00Z">
        <w:r w:rsidR="000E40D2" w:rsidRPr="00F357D7" w:rsidDel="00DD31DD">
          <w:rPr>
            <w:sz w:val="22"/>
            <w:szCs w:val="22"/>
          </w:rPr>
          <w:delText>xav tau</w:delText>
        </w:r>
      </w:del>
      <w:ins w:id="3042" w:author="Khamsaolee Xainhiaxang" w:date="2021-07-05T22:29:00Z">
        <w:r w:rsidR="00DD31DD">
          <w:rPr>
            <w:sz w:val="22"/>
            <w:szCs w:val="22"/>
          </w:rPr>
          <w:t>ua tau</w:t>
        </w:r>
      </w:ins>
      <w:r w:rsidR="000E40D2" w:rsidRPr="00F357D7">
        <w:rPr>
          <w:sz w:val="22"/>
          <w:szCs w:val="22"/>
        </w:rPr>
        <w:t xml:space="preserve">. Tsev Kawm </w:t>
      </w:r>
      <w:r w:rsidR="00745E51" w:rsidRPr="00F357D7">
        <w:rPr>
          <w:sz w:val="22"/>
          <w:szCs w:val="22"/>
        </w:rPr>
        <w:t xml:space="preserve">Hauv Nroog </w:t>
      </w:r>
      <w:r w:rsidR="000E40D2" w:rsidRPr="00F357D7">
        <w:rPr>
          <w:sz w:val="22"/>
          <w:szCs w:val="22"/>
        </w:rPr>
        <w:t>Twin Rivers Unified</w:t>
      </w:r>
      <w:r w:rsidR="00AF44F5" w:rsidRPr="00F357D7">
        <w:rPr>
          <w:sz w:val="22"/>
          <w:szCs w:val="22"/>
        </w:rPr>
        <w:t xml:space="preserve"> yuav nthuav dav txoj kev kawm ob yam lus nyob rau ntawm</w:t>
      </w:r>
    </w:p>
    <w:p w14:paraId="5F9AB081" w14:textId="4D33689A" w:rsidR="00E43EF1" w:rsidRPr="00243839" w:rsidRDefault="00B672F4" w:rsidP="00243839">
      <w:pPr>
        <w:pStyle w:val="BodyText"/>
        <w:spacing w:before="72"/>
        <w:ind w:left="366" w:right="517"/>
        <w:jc w:val="both"/>
        <w:rPr>
          <w:sz w:val="22"/>
          <w:szCs w:val="22"/>
        </w:rPr>
      </w:pPr>
      <w:r>
        <w:rPr>
          <w:noProof/>
          <w:lang w:bidi="th-TH"/>
        </w:rPr>
        <w:lastRenderedPageBreak/>
        <mc:AlternateContent>
          <mc:Choice Requires="wps">
            <w:drawing>
              <wp:anchor distT="0" distB="0" distL="114300" distR="114300" simplePos="0" relativeHeight="239777792" behindDoc="1" locked="0" layoutInCell="1" allowOverlap="1" wp14:anchorId="2F2EBA4A" wp14:editId="42375CD1">
                <wp:simplePos x="0" y="0"/>
                <wp:positionH relativeFrom="page">
                  <wp:posOffset>-6350</wp:posOffset>
                </wp:positionH>
                <wp:positionV relativeFrom="page">
                  <wp:posOffset>812800</wp:posOffset>
                </wp:positionV>
                <wp:extent cx="9601200" cy="6953885"/>
                <wp:effectExtent l="0" t="0" r="0" b="0"/>
                <wp:wrapNone/>
                <wp:docPr id="405" name="AutoShape 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01200" cy="6953885"/>
                        </a:xfrm>
                        <a:custGeom>
                          <a:avLst/>
                          <a:gdLst>
                            <a:gd name="T0" fmla="+- 0 370 -10"/>
                            <a:gd name="T1" fmla="*/ T0 w 15120"/>
                            <a:gd name="T2" fmla="+- 0 656 1280"/>
                            <a:gd name="T3" fmla="*/ 656 h 10951"/>
                            <a:gd name="T4" fmla="+- 0 370 -10"/>
                            <a:gd name="T5" fmla="*/ T4 w 15120"/>
                            <a:gd name="T6" fmla="+- 0 11586 1280"/>
                            <a:gd name="T7" fmla="*/ 11586 h 10951"/>
                            <a:gd name="T8" fmla="+- 0 15470 -10"/>
                            <a:gd name="T9" fmla="*/ T8 w 15120"/>
                            <a:gd name="T10" fmla="+- 0 656 1280"/>
                            <a:gd name="T11" fmla="*/ 656 h 10951"/>
                            <a:gd name="T12" fmla="+- 0 15470 -10"/>
                            <a:gd name="T13" fmla="*/ T12 w 15120"/>
                            <a:gd name="T14" fmla="+- 0 11586 1280"/>
                            <a:gd name="T15" fmla="*/ 11586 h 10951"/>
                            <a:gd name="T16" fmla="+- 0 360 -10"/>
                            <a:gd name="T17" fmla="*/ T16 w 15120"/>
                            <a:gd name="T18" fmla="+- 0 646 1280"/>
                            <a:gd name="T19" fmla="*/ 646 h 10951"/>
                            <a:gd name="T20" fmla="+- 0 15480 -10"/>
                            <a:gd name="T21" fmla="*/ T20 w 15120"/>
                            <a:gd name="T22" fmla="+- 0 646 1280"/>
                            <a:gd name="T23" fmla="*/ 646 h 10951"/>
                            <a:gd name="T24" fmla="+- 0 360 -10"/>
                            <a:gd name="T25" fmla="*/ T24 w 15120"/>
                            <a:gd name="T26" fmla="+- 0 11596 1280"/>
                            <a:gd name="T27" fmla="*/ 11596 h 10951"/>
                            <a:gd name="T28" fmla="+- 0 15480 -10"/>
                            <a:gd name="T29" fmla="*/ T28 w 15120"/>
                            <a:gd name="T30" fmla="+- 0 11596 1280"/>
                            <a:gd name="T31" fmla="*/ 11596 h 109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120" h="10951">
                              <a:moveTo>
                                <a:pt x="380" y="-624"/>
                              </a:moveTo>
                              <a:lnTo>
                                <a:pt x="380" y="10306"/>
                              </a:lnTo>
                              <a:moveTo>
                                <a:pt x="15480" y="-624"/>
                              </a:moveTo>
                              <a:lnTo>
                                <a:pt x="15480" y="10306"/>
                              </a:lnTo>
                              <a:moveTo>
                                <a:pt x="370" y="-634"/>
                              </a:moveTo>
                              <a:lnTo>
                                <a:pt x="15490" y="-634"/>
                              </a:lnTo>
                              <a:moveTo>
                                <a:pt x="370" y="10316"/>
                              </a:moveTo>
                              <a:lnTo>
                                <a:pt x="15490" y="10316"/>
                              </a:lnTo>
                            </a:path>
                          </a:pathLst>
                        </a:custGeom>
                        <a:noFill/>
                        <a:ln w="12700">
                          <a:solidFill>
                            <a:srgbClr val="8496B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84D243" id="AutoShape 362" o:spid="_x0000_s1026" style="position:absolute;margin-left:-.5pt;margin-top:64pt;width:756pt;height:547.55pt;z-index:-26353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20,10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" path="m380,-624r,10930m15480,-624r,10930m370,-634r15120,m370,10316r15120,e" filled="f" strokecolor="#8496b0" strokeweight="1pt">
                <v:path arrowok="t" o:connecttype="custom" o:connectlocs="241300,416560;241300,7357110;9829800,416560;9829800,7357110;234950,410210;9836150,410210;234950,7363460;9836150,7363460" o:connectangles="0,0,0,0,0,0,0,0"/>
                <w10:wrap anchorx="page" anchory="page"/>
              </v:shape>
            </w:pict>
          </mc:Fallback>
        </mc:AlternateContent>
      </w:r>
      <w:r w:rsidR="000E40D2">
        <w:t xml:space="preserve">ob </w:t>
      </w:r>
      <w:r w:rsidR="000E40D2" w:rsidRPr="00243839">
        <w:rPr>
          <w:sz w:val="22"/>
          <w:szCs w:val="22"/>
        </w:rPr>
        <w:t xml:space="preserve">lub tsev kawm ntawv </w:t>
      </w:r>
      <w:r w:rsidR="00243839" w:rsidRPr="00243839">
        <w:rPr>
          <w:sz w:val="22"/>
          <w:szCs w:val="22"/>
        </w:rPr>
        <w:t>qib qis</w:t>
      </w:r>
      <w:r w:rsidR="000E40D2" w:rsidRPr="00243839">
        <w:rPr>
          <w:sz w:val="22"/>
          <w:szCs w:val="22"/>
        </w:rPr>
        <w:t xml:space="preserve"> los ntawm </w:t>
      </w:r>
      <w:r w:rsidR="00243839" w:rsidRPr="00243839">
        <w:rPr>
          <w:sz w:val="22"/>
          <w:szCs w:val="22"/>
        </w:rPr>
        <w:t xml:space="preserve">kev </w:t>
      </w:r>
      <w:del w:id="3043" w:author="Khamsaolee Xainhiaxang" w:date="2021-07-05T22:30:00Z">
        <w:r w:rsidR="000E40D2" w:rsidRPr="00243839" w:rsidDel="00DD31DD">
          <w:rPr>
            <w:sz w:val="22"/>
            <w:szCs w:val="22"/>
          </w:rPr>
          <w:delText xml:space="preserve">nce </w:delText>
        </w:r>
      </w:del>
      <w:ins w:id="3044" w:author="Khamsaolee Xainhiaxang" w:date="2021-07-05T22:30:00Z">
        <w:r w:rsidR="00DD31DD">
          <w:rPr>
            <w:sz w:val="22"/>
            <w:szCs w:val="22"/>
          </w:rPr>
          <w:t>muaj</w:t>
        </w:r>
        <w:r w:rsidR="00DD31DD" w:rsidRPr="00243839">
          <w:rPr>
            <w:sz w:val="22"/>
            <w:szCs w:val="22"/>
          </w:rPr>
          <w:t xml:space="preserve"> </w:t>
        </w:r>
      </w:ins>
      <w:del w:id="3045" w:author="Khamsaolee Xainhiaxang" w:date="2021-07-05T22:30:00Z">
        <w:r w:rsidR="000E40D2" w:rsidRPr="00243839" w:rsidDel="00DD31DD">
          <w:rPr>
            <w:sz w:val="22"/>
            <w:szCs w:val="22"/>
          </w:rPr>
          <w:delText xml:space="preserve">mus rau </w:delText>
        </w:r>
      </w:del>
      <w:r w:rsidR="000E40D2" w:rsidRPr="00243839">
        <w:rPr>
          <w:sz w:val="22"/>
          <w:szCs w:val="22"/>
        </w:rPr>
        <w:t xml:space="preserve">peb qib </w:t>
      </w:r>
      <w:ins w:id="3046" w:author="Khamsaolee Xainhiaxang" w:date="2021-07-05T22:30:00Z">
        <w:r w:rsidR="00DD31DD">
          <w:rPr>
            <w:sz w:val="22"/>
            <w:szCs w:val="22"/>
          </w:rPr>
          <w:t xml:space="preserve">ntxiv </w:t>
        </w:r>
      </w:ins>
      <w:r w:rsidR="000E40D2" w:rsidRPr="00243839">
        <w:rPr>
          <w:sz w:val="22"/>
          <w:szCs w:val="22"/>
        </w:rPr>
        <w:t xml:space="preserve">ntawm Kev Kawm Sib Xyaw (Dual Immersion) hauv </w:t>
      </w:r>
      <w:del w:id="3047" w:author="Khamsaolee Xainhiaxang" w:date="2021-07-05T22:30:00Z">
        <w:r w:rsidR="000E40D2" w:rsidRPr="00243839" w:rsidDel="00DD31DD">
          <w:rPr>
            <w:sz w:val="22"/>
            <w:szCs w:val="22"/>
          </w:rPr>
          <w:delText xml:space="preserve">ib </w:delText>
        </w:r>
      </w:del>
      <w:ins w:id="3048" w:author="Khamsaolee Xainhiaxang" w:date="2021-07-05T22:30:00Z">
        <w:r w:rsidR="00DD31DD">
          <w:rPr>
            <w:sz w:val="22"/>
            <w:szCs w:val="22"/>
          </w:rPr>
          <w:t>txhua</w:t>
        </w:r>
        <w:r w:rsidR="00DD31DD" w:rsidRPr="00243839">
          <w:rPr>
            <w:sz w:val="22"/>
            <w:szCs w:val="22"/>
          </w:rPr>
          <w:t xml:space="preserve"> </w:t>
        </w:r>
      </w:ins>
      <w:r w:rsidR="000E40D2" w:rsidRPr="00243839">
        <w:rPr>
          <w:sz w:val="22"/>
          <w:szCs w:val="22"/>
        </w:rPr>
        <w:t xml:space="preserve">lub tsev kawm ntawv. Kev tshawb nrhiav txhawb nqa qhov xav tau </w:t>
      </w:r>
      <w:del w:id="3049" w:author="Khamsaolee Xainhiaxang" w:date="2021-07-05T22:32:00Z">
        <w:r w:rsidR="000E40D2" w:rsidRPr="00243839" w:rsidDel="00602BBE">
          <w:rPr>
            <w:sz w:val="22"/>
            <w:szCs w:val="22"/>
          </w:rPr>
          <w:delText xml:space="preserve">los txhim kho txoj kev </w:delText>
        </w:r>
      </w:del>
      <w:del w:id="3050" w:author="Khamsaolee Xainhiaxang" w:date="2021-07-05T22:33:00Z">
        <w:r w:rsidR="000E40D2" w:rsidRPr="00243839" w:rsidDel="00602BBE">
          <w:rPr>
            <w:sz w:val="22"/>
            <w:szCs w:val="22"/>
          </w:rPr>
          <w:delText xml:space="preserve">nkag mus </w:delText>
        </w:r>
      </w:del>
      <w:ins w:id="3051" w:author="Khamsaolee Xainhiaxang" w:date="2021-07-05T22:33:00Z">
        <w:r w:rsidR="00602BBE">
          <w:rPr>
            <w:sz w:val="22"/>
            <w:szCs w:val="22"/>
          </w:rPr>
          <w:t>ua tau ntawm</w:t>
        </w:r>
      </w:ins>
      <w:del w:id="3052" w:author="Khamsaolee Xainhiaxang" w:date="2021-07-05T22:33:00Z">
        <w:r w:rsidR="000E40D2" w:rsidRPr="00243839" w:rsidDel="00602BBE">
          <w:rPr>
            <w:sz w:val="22"/>
            <w:szCs w:val="22"/>
          </w:rPr>
          <w:delText>rau</w:delText>
        </w:r>
      </w:del>
      <w:r w:rsidR="000E40D2" w:rsidRPr="00243839">
        <w:rPr>
          <w:sz w:val="22"/>
          <w:szCs w:val="22"/>
        </w:rPr>
        <w:t xml:space="preserve"> kev nce </w:t>
      </w:r>
      <w:del w:id="3053" w:author="Khamsaolee Xainhiaxang" w:date="2021-07-05T22:34:00Z">
        <w:r w:rsidR="000E40D2" w:rsidRPr="00243839" w:rsidDel="00602BBE">
          <w:rPr>
            <w:sz w:val="22"/>
            <w:szCs w:val="22"/>
          </w:rPr>
          <w:delText>siab</w:delText>
        </w:r>
        <w:r w:rsidR="00243839" w:rsidRPr="00243839" w:rsidDel="00602BBE">
          <w:rPr>
            <w:sz w:val="22"/>
            <w:szCs w:val="22"/>
          </w:rPr>
          <w:delText xml:space="preserve"> ntawm</w:delText>
        </w:r>
      </w:del>
      <w:ins w:id="3054" w:author="Khamsaolee Xainhiaxang" w:date="2021-07-05T22:34:00Z">
        <w:r w:rsidR="00602BBE">
          <w:rPr>
            <w:sz w:val="22"/>
            <w:szCs w:val="22"/>
          </w:rPr>
          <w:t>mus rau qhov siab</w:t>
        </w:r>
      </w:ins>
      <w:del w:id="3055" w:author="Khamsaolee Xainhiaxang" w:date="2021-07-05T22:34:00Z">
        <w:r w:rsidR="00243839" w:rsidRPr="00243839" w:rsidDel="00602BBE">
          <w:rPr>
            <w:sz w:val="22"/>
            <w:szCs w:val="22"/>
          </w:rPr>
          <w:delText xml:space="preserve"> </w:delText>
        </w:r>
        <w:r w:rsidR="000E40D2" w:rsidRPr="00243839" w:rsidDel="00602BBE">
          <w:rPr>
            <w:sz w:val="22"/>
            <w:szCs w:val="22"/>
          </w:rPr>
          <w:delText>kev</w:delText>
        </w:r>
      </w:del>
      <w:r w:rsidR="000E40D2" w:rsidRPr="00243839">
        <w:rPr>
          <w:sz w:val="22"/>
          <w:szCs w:val="22"/>
        </w:rPr>
        <w:t xml:space="preserve"> </w:t>
      </w:r>
      <w:del w:id="3056" w:author="Khamsaolee Xainhiaxang" w:date="2021-07-05T22:34:00Z">
        <w:r w:rsidR="000E40D2" w:rsidRPr="00243839" w:rsidDel="00602BBE">
          <w:rPr>
            <w:sz w:val="22"/>
            <w:szCs w:val="22"/>
          </w:rPr>
          <w:delText xml:space="preserve">tso kawm </w:delText>
        </w:r>
      </w:del>
      <w:r w:rsidR="000E40D2" w:rsidRPr="00243839">
        <w:rPr>
          <w:sz w:val="22"/>
          <w:szCs w:val="22"/>
        </w:rPr>
        <w:t>thiab</w:t>
      </w:r>
      <w:ins w:id="3057" w:author="Khamsaolee Xainhiaxang" w:date="2021-07-05T22:34:00Z">
        <w:r w:rsidR="00602BBE">
          <w:rPr>
            <w:sz w:val="22"/>
            <w:szCs w:val="22"/>
          </w:rPr>
          <w:t xml:space="preserve"> chav kawm</w:t>
        </w:r>
      </w:ins>
      <w:r w:rsidR="000E40D2" w:rsidRPr="00243839">
        <w:rPr>
          <w:sz w:val="22"/>
          <w:szCs w:val="22"/>
        </w:rPr>
        <w:t xml:space="preserve"> A</w:t>
      </w:r>
      <w:r w:rsidR="00243839" w:rsidRPr="00243839">
        <w:rPr>
          <w:sz w:val="22"/>
          <w:szCs w:val="22"/>
        </w:rPr>
        <w:t>-</w:t>
      </w:r>
      <w:r w:rsidR="000E40D2" w:rsidRPr="00243839">
        <w:rPr>
          <w:sz w:val="22"/>
          <w:szCs w:val="22"/>
        </w:rPr>
        <w:t>G</w:t>
      </w:r>
      <w:del w:id="3058" w:author="Khamsaolee Xainhiaxang" w:date="2021-07-05T22:34:00Z">
        <w:r w:rsidR="000E40D2" w:rsidRPr="00243839" w:rsidDel="00602BBE">
          <w:rPr>
            <w:sz w:val="22"/>
            <w:szCs w:val="22"/>
          </w:rPr>
          <w:delText xml:space="preserve"> cov chav kawm</w:delText>
        </w:r>
      </w:del>
      <w:r w:rsidR="000E40D2" w:rsidRPr="00243839">
        <w:rPr>
          <w:sz w:val="22"/>
          <w:szCs w:val="22"/>
        </w:rPr>
        <w:t>.</w:t>
      </w:r>
    </w:p>
    <w:p w14:paraId="4C722E23" w14:textId="77777777" w:rsidR="00E43EF1" w:rsidRDefault="00E43EF1">
      <w:pPr>
        <w:pStyle w:val="BodyText"/>
        <w:spacing w:before="11"/>
        <w:rPr>
          <w:sz w:val="23"/>
        </w:rPr>
      </w:pPr>
    </w:p>
    <w:p w14:paraId="5360D66C" w14:textId="28D57980" w:rsidR="00E43EF1" w:rsidRPr="00960B03" w:rsidRDefault="00C25139">
      <w:pPr>
        <w:pStyle w:val="ListParagraph"/>
        <w:numPr>
          <w:ilvl w:val="1"/>
          <w:numId w:val="27"/>
        </w:numPr>
        <w:tabs>
          <w:tab w:val="left" w:pos="900"/>
        </w:tabs>
        <w:jc w:val="both"/>
      </w:pPr>
      <w:ins w:id="3059" w:author="Khamsaolee Xainhiaxang" w:date="2021-07-06T08:30:00Z">
        <w:r>
          <w:t xml:space="preserve">Pab Pawg uas </w:t>
        </w:r>
      </w:ins>
      <w:del w:id="3060" w:author="Khamsaolee Xainhiaxang" w:date="2021-07-06T08:31:00Z">
        <w:r w:rsidR="000E40D2" w:rsidRPr="00960B03" w:rsidDel="00C25139">
          <w:delText>Kev</w:delText>
        </w:r>
      </w:del>
      <w:r w:rsidR="000E40D2" w:rsidRPr="00960B03">
        <w:t xml:space="preserve"> Pab Txhawb </w:t>
      </w:r>
      <w:del w:id="3061" w:author="Khamsaolee Xainhiaxang" w:date="2021-07-06T08:31:00Z">
        <w:r w:rsidR="000E40D2" w:rsidRPr="00960B03" w:rsidDel="00C25139">
          <w:delText>Kom Muaj Kev Tiv Thaiv</w:delText>
        </w:r>
      </w:del>
      <w:ins w:id="3062" w:author="Khamsaolee Xainhiaxang" w:date="2021-07-06T08:31:00Z">
        <w:r>
          <w:t>ntawm kev txhim kho</w:t>
        </w:r>
      </w:ins>
      <w:r w:rsidR="000E40D2" w:rsidRPr="00960B03">
        <w:t xml:space="preserve"> </w:t>
      </w:r>
      <w:r w:rsidR="00786EF9" w:rsidRPr="00960B03">
        <w:t>Tus</w:t>
      </w:r>
      <w:r w:rsidR="000E40D2" w:rsidRPr="00960B03">
        <w:t xml:space="preserve"> Cwj Pwm</w:t>
      </w:r>
    </w:p>
    <w:p w14:paraId="450EC1AE" w14:textId="65D568DA" w:rsidR="00E43EF1" w:rsidRPr="00960B03" w:rsidRDefault="000E40D2">
      <w:pPr>
        <w:pStyle w:val="BodyText"/>
        <w:ind w:left="366" w:right="503"/>
        <w:jc w:val="both"/>
        <w:rPr>
          <w:sz w:val="22"/>
          <w:szCs w:val="22"/>
        </w:rPr>
      </w:pPr>
      <w:r w:rsidRPr="00960B03">
        <w:rPr>
          <w:sz w:val="22"/>
          <w:szCs w:val="22"/>
        </w:rPr>
        <w:t xml:space="preserve">Pab Pawg Txhawb Pab </w:t>
      </w:r>
      <w:ins w:id="3063" w:author="Khamsaolee Xainhiaxang" w:date="2021-07-06T08:35:00Z">
        <w:r w:rsidR="00C25139">
          <w:t>ntawm kev txhim kho</w:t>
        </w:r>
        <w:r w:rsidR="00C25139" w:rsidRPr="00960B03">
          <w:t xml:space="preserve"> Tus Cwj Pwm</w:t>
        </w:r>
      </w:ins>
      <w:del w:id="3064" w:author="Khamsaolee Xainhiaxang" w:date="2021-07-06T08:34:00Z">
        <w:r w:rsidRPr="00960B03" w:rsidDel="00C25139">
          <w:rPr>
            <w:sz w:val="22"/>
            <w:szCs w:val="22"/>
          </w:rPr>
          <w:delText xml:space="preserve">Cuam Tshuam </w:delText>
        </w:r>
      </w:del>
      <w:r w:rsidRPr="00960B03">
        <w:rPr>
          <w:sz w:val="22"/>
          <w:szCs w:val="22"/>
        </w:rPr>
        <w:t>Txhawb</w:t>
      </w:r>
      <w:r w:rsidR="009D5595" w:rsidRPr="00960B03">
        <w:rPr>
          <w:sz w:val="22"/>
          <w:szCs w:val="22"/>
        </w:rPr>
        <w:t xml:space="preserve"> Nqa</w:t>
      </w:r>
      <w:r w:rsidRPr="00960B03">
        <w:rPr>
          <w:sz w:val="22"/>
          <w:szCs w:val="22"/>
        </w:rPr>
        <w:t xml:space="preserve"> 3 cov tub ntxhais kawm siab ntsws </w:t>
      </w:r>
      <w:del w:id="3065" w:author="Khamsaolee Xainhiaxang" w:date="2021-07-06T08:36:00Z">
        <w:r w:rsidRPr="00960B03" w:rsidDel="00A61C34">
          <w:rPr>
            <w:sz w:val="22"/>
            <w:szCs w:val="22"/>
          </w:rPr>
          <w:delText xml:space="preserve">suav </w:delText>
        </w:r>
      </w:del>
      <w:r w:rsidRPr="00960B03">
        <w:rPr>
          <w:sz w:val="22"/>
          <w:szCs w:val="22"/>
        </w:rPr>
        <w:t>nrog</w:t>
      </w:r>
      <w:ins w:id="3066" w:author="Khamsaolee Xainhiaxang" w:date="2021-07-06T08:36:00Z">
        <w:r w:rsidR="00A61C34">
          <w:rPr>
            <w:sz w:val="22"/>
            <w:szCs w:val="22"/>
          </w:rPr>
          <w:t xml:space="preserve"> rau</w:t>
        </w:r>
      </w:ins>
      <w:r w:rsidRPr="00960B03">
        <w:rPr>
          <w:sz w:val="22"/>
          <w:szCs w:val="22"/>
        </w:rPr>
        <w:t xml:space="preserve"> Kev Kawm Ntawv Tshwj Xeeb, </w:t>
      </w:r>
      <w:del w:id="3067" w:author="Khamsaolee Xainhiaxang" w:date="2021-07-06T08:36:00Z">
        <w:r w:rsidRPr="00960B03" w:rsidDel="00A61C34">
          <w:rPr>
            <w:sz w:val="22"/>
            <w:szCs w:val="22"/>
          </w:rPr>
          <w:delText xml:space="preserve">nrog rau </w:delText>
        </w:r>
      </w:del>
      <w:r w:rsidRPr="00960B03">
        <w:rPr>
          <w:sz w:val="22"/>
          <w:szCs w:val="22"/>
        </w:rPr>
        <w:t xml:space="preserve">cov tub ntxhais kawm </w:t>
      </w:r>
      <w:del w:id="3068" w:author="Khamsaolee Xainhiaxang" w:date="2021-07-06T08:36:00Z">
        <w:r w:rsidRPr="00960B03" w:rsidDel="00A61C34">
          <w:rPr>
            <w:sz w:val="22"/>
            <w:szCs w:val="22"/>
          </w:rPr>
          <w:delText>tsis meej</w:delText>
        </w:r>
        <w:r w:rsidR="009D5595" w:rsidRPr="00960B03" w:rsidDel="00A61C34">
          <w:rPr>
            <w:sz w:val="22"/>
            <w:szCs w:val="22"/>
          </w:rPr>
          <w:delText xml:space="preserve"> pem</w:delText>
        </w:r>
      </w:del>
      <w:ins w:id="3069" w:author="Khamsaolee Xainhiaxang" w:date="2021-07-06T08:36:00Z">
        <w:r w:rsidR="00A61C34">
          <w:rPr>
            <w:sz w:val="22"/>
            <w:szCs w:val="22"/>
          </w:rPr>
          <w:t>(unduplicated)</w:t>
        </w:r>
      </w:ins>
      <w:r w:rsidRPr="00960B03">
        <w:rPr>
          <w:sz w:val="22"/>
          <w:szCs w:val="22"/>
        </w:rPr>
        <w:t>. Ntxiv rau kev pab</w:t>
      </w:r>
      <w:r w:rsidR="009D5595" w:rsidRPr="00960B03">
        <w:rPr>
          <w:sz w:val="22"/>
          <w:szCs w:val="22"/>
        </w:rPr>
        <w:t xml:space="preserve"> </w:t>
      </w:r>
      <w:del w:id="3070" w:author="Khamsaolee Xainhiaxang" w:date="2021-07-06T08:37:00Z">
        <w:r w:rsidRPr="00960B03" w:rsidDel="00A61C34">
          <w:rPr>
            <w:sz w:val="22"/>
            <w:szCs w:val="22"/>
          </w:rPr>
          <w:delText xml:space="preserve">cuam </w:delText>
        </w:r>
      </w:del>
      <w:r w:rsidRPr="00960B03">
        <w:rPr>
          <w:sz w:val="22"/>
          <w:szCs w:val="22"/>
        </w:rPr>
        <w:t>ncaj qha rau cov tub ntxhais kawm, pab pawg no muaj kev s</w:t>
      </w:r>
      <w:ins w:id="3071" w:author="Khamsaolee Xainhiaxang" w:date="2021-07-06T08:44:00Z">
        <w:r w:rsidR="00A61C34">
          <w:rPr>
            <w:sz w:val="22"/>
            <w:szCs w:val="22"/>
          </w:rPr>
          <w:t>a</w:t>
        </w:r>
      </w:ins>
      <w:del w:id="3072" w:author="Khamsaolee Xainhiaxang" w:date="2021-07-06T08:44:00Z">
        <w:r w:rsidRPr="00960B03" w:rsidDel="00A61C34">
          <w:rPr>
            <w:sz w:val="22"/>
            <w:szCs w:val="22"/>
          </w:rPr>
          <w:delText>i</w:delText>
        </w:r>
      </w:del>
      <w:r w:rsidRPr="00960B03">
        <w:rPr>
          <w:sz w:val="22"/>
          <w:szCs w:val="22"/>
        </w:rPr>
        <w:t>b</w:t>
      </w:r>
      <w:ins w:id="3073" w:author="Khamsaolee Xainhiaxang" w:date="2021-07-06T08:44:00Z">
        <w:r w:rsidR="00A61C34">
          <w:rPr>
            <w:sz w:val="22"/>
            <w:szCs w:val="22"/>
          </w:rPr>
          <w:t xml:space="preserve"> laj</w:t>
        </w:r>
      </w:ins>
      <w:r w:rsidRPr="00960B03">
        <w:rPr>
          <w:sz w:val="22"/>
          <w:szCs w:val="22"/>
        </w:rPr>
        <w:t xml:space="preserve"> </w:t>
      </w:r>
      <w:del w:id="3074" w:author="Khamsaolee Xainhiaxang" w:date="2021-07-06T08:45:00Z">
        <w:r w:rsidRPr="00960B03" w:rsidDel="00A61C34">
          <w:rPr>
            <w:sz w:val="22"/>
            <w:szCs w:val="22"/>
          </w:rPr>
          <w:delText xml:space="preserve">tham nrog </w:delText>
        </w:r>
      </w:del>
      <w:ins w:id="3075" w:author="Khamsaolee Xainhiaxang" w:date="2021-07-06T08:45:00Z">
        <w:r w:rsidR="00A61C34">
          <w:rPr>
            <w:sz w:val="22"/>
            <w:szCs w:val="22"/>
          </w:rPr>
          <w:t>rau</w:t>
        </w:r>
        <w:r w:rsidR="00A61C34" w:rsidRPr="00960B03">
          <w:rPr>
            <w:sz w:val="22"/>
            <w:szCs w:val="22"/>
          </w:rPr>
          <w:t xml:space="preserve"> </w:t>
        </w:r>
      </w:ins>
      <w:r w:rsidRPr="00960B03">
        <w:rPr>
          <w:sz w:val="22"/>
          <w:szCs w:val="22"/>
        </w:rPr>
        <w:t>cov neeg ua hauj</w:t>
      </w:r>
      <w:r w:rsidR="009D5595" w:rsidRPr="00960B03">
        <w:rPr>
          <w:sz w:val="22"/>
          <w:szCs w:val="22"/>
        </w:rPr>
        <w:t xml:space="preserve"> </w:t>
      </w:r>
      <w:r w:rsidRPr="00960B03">
        <w:rPr>
          <w:sz w:val="22"/>
          <w:szCs w:val="22"/>
        </w:rPr>
        <w:t>lwm thiab cov niam txiv, tsim kho, ua hauj</w:t>
      </w:r>
      <w:r w:rsidR="009D5595" w:rsidRPr="00960B03">
        <w:rPr>
          <w:sz w:val="22"/>
          <w:szCs w:val="22"/>
        </w:rPr>
        <w:t xml:space="preserve"> </w:t>
      </w:r>
      <w:r w:rsidRPr="00960B03">
        <w:rPr>
          <w:sz w:val="22"/>
          <w:szCs w:val="22"/>
        </w:rPr>
        <w:t xml:space="preserve">lwm thiab saib xyuas cov phiaj xwm kev coj </w:t>
      </w:r>
      <w:r w:rsidR="009D5595" w:rsidRPr="00960B03">
        <w:rPr>
          <w:sz w:val="22"/>
          <w:szCs w:val="22"/>
        </w:rPr>
        <w:t xml:space="preserve">ntawm </w:t>
      </w:r>
      <w:r w:rsidRPr="00960B03">
        <w:rPr>
          <w:sz w:val="22"/>
          <w:szCs w:val="22"/>
        </w:rPr>
        <w:t xml:space="preserve">tus kheej, thiab qhia </w:t>
      </w:r>
      <w:ins w:id="3076" w:author="Khamsaolee Xainhiaxang" w:date="2021-07-06T08:49:00Z">
        <w:r w:rsidR="00171576">
          <w:rPr>
            <w:sz w:val="22"/>
            <w:szCs w:val="22"/>
          </w:rPr>
          <w:t xml:space="preserve">kev coj cwj pwm zoo rau </w:t>
        </w:r>
      </w:ins>
      <w:r w:rsidRPr="00960B03">
        <w:rPr>
          <w:sz w:val="22"/>
          <w:szCs w:val="22"/>
        </w:rPr>
        <w:t>cov neeg ua hauj</w:t>
      </w:r>
      <w:r w:rsidR="009D5595" w:rsidRPr="00960B03">
        <w:rPr>
          <w:sz w:val="22"/>
          <w:szCs w:val="22"/>
        </w:rPr>
        <w:t xml:space="preserve"> </w:t>
      </w:r>
      <w:r w:rsidRPr="00960B03">
        <w:rPr>
          <w:sz w:val="22"/>
          <w:szCs w:val="22"/>
        </w:rPr>
        <w:t>lwm thiab cov tub ntxhais kawm</w:t>
      </w:r>
      <w:del w:id="3077" w:author="Khamsaolee Xainhiaxang" w:date="2021-07-06T08:50:00Z">
        <w:r w:rsidRPr="00960B03" w:rsidDel="00171576">
          <w:rPr>
            <w:sz w:val="22"/>
            <w:szCs w:val="22"/>
          </w:rPr>
          <w:delText xml:space="preserve"> txog kev coj tus cwj pwm</w:delText>
        </w:r>
      </w:del>
      <w:r w:rsidRPr="00960B03">
        <w:rPr>
          <w:sz w:val="22"/>
          <w:szCs w:val="22"/>
        </w:rPr>
        <w:t>.</w:t>
      </w:r>
    </w:p>
    <w:p w14:paraId="6228FEE2" w14:textId="77777777" w:rsidR="00E43EF1" w:rsidRDefault="00E43EF1">
      <w:pPr>
        <w:pStyle w:val="BodyText"/>
      </w:pPr>
    </w:p>
    <w:p w14:paraId="59C719AA" w14:textId="1979DF76" w:rsidR="00E43EF1" w:rsidRPr="00650E3C" w:rsidRDefault="00960B03" w:rsidP="00650E3C">
      <w:pPr>
        <w:pStyle w:val="ListParagraph"/>
        <w:numPr>
          <w:ilvl w:val="1"/>
          <w:numId w:val="27"/>
        </w:numPr>
        <w:tabs>
          <w:tab w:val="left" w:pos="900"/>
        </w:tabs>
        <w:jc w:val="both"/>
      </w:pPr>
      <w:r w:rsidRPr="00650E3C">
        <w:t>Tus Tuav Hauj Lwm Kev Kawm Tshwj Xeeb</w:t>
      </w:r>
    </w:p>
    <w:p w14:paraId="4630685F" w14:textId="4DC284C4" w:rsidR="00E43EF1" w:rsidRPr="00650E3C" w:rsidRDefault="000E40D2" w:rsidP="00650E3C">
      <w:pPr>
        <w:pStyle w:val="BodyText"/>
        <w:ind w:left="366" w:right="698"/>
        <w:jc w:val="both"/>
        <w:rPr>
          <w:sz w:val="22"/>
          <w:szCs w:val="22"/>
        </w:rPr>
      </w:pPr>
      <w:del w:id="3078" w:author="Khamsaolee Xainhiaxang" w:date="2021-07-06T08:51:00Z">
        <w:r w:rsidRPr="00650E3C" w:rsidDel="00171576">
          <w:rPr>
            <w:sz w:val="22"/>
            <w:szCs w:val="22"/>
          </w:rPr>
          <w:delText xml:space="preserve">Txuas ntxiv </w:delText>
        </w:r>
      </w:del>
      <w:r w:rsidRPr="00650E3C">
        <w:rPr>
          <w:sz w:val="22"/>
          <w:szCs w:val="22"/>
        </w:rPr>
        <w:t xml:space="preserve">Tus Kws Tswj Kev Kawm Tshwj Xeeb </w:t>
      </w:r>
      <w:ins w:id="3079" w:author="Khamsaolee Xainhiaxang" w:date="2021-07-06T09:01:00Z">
        <w:r w:rsidR="00CA6BBB">
          <w:rPr>
            <w:sz w:val="22"/>
            <w:szCs w:val="22"/>
          </w:rPr>
          <w:t xml:space="preserve">yuav txuas ntxiv muab kev pab rau </w:t>
        </w:r>
      </w:ins>
      <w:r w:rsidRPr="00650E3C">
        <w:rPr>
          <w:sz w:val="22"/>
          <w:szCs w:val="22"/>
        </w:rPr>
        <w:t>cov hauj</w:t>
      </w:r>
      <w:r w:rsidR="00650E3C" w:rsidRPr="00650E3C">
        <w:rPr>
          <w:sz w:val="22"/>
          <w:szCs w:val="22"/>
        </w:rPr>
        <w:t xml:space="preserve"> </w:t>
      </w:r>
      <w:r w:rsidRPr="00650E3C">
        <w:rPr>
          <w:sz w:val="22"/>
          <w:szCs w:val="22"/>
        </w:rPr>
        <w:t xml:space="preserve">lwm los </w:t>
      </w:r>
      <w:del w:id="3080" w:author="Khamsaolee Xainhiaxang" w:date="2021-07-06T09:01:00Z">
        <w:r w:rsidRPr="00650E3C" w:rsidDel="00CA6BBB">
          <w:rPr>
            <w:sz w:val="22"/>
            <w:szCs w:val="22"/>
          </w:rPr>
          <w:delText xml:space="preserve">muab kev pab </w:delText>
        </w:r>
      </w:del>
      <w:del w:id="3081" w:author="Khamsaolee Xainhiaxang" w:date="2021-07-06T08:52:00Z">
        <w:r w:rsidRPr="00650E3C" w:rsidDel="00171576">
          <w:rPr>
            <w:sz w:val="22"/>
            <w:szCs w:val="22"/>
          </w:rPr>
          <w:delText xml:space="preserve">cuam </w:delText>
        </w:r>
      </w:del>
      <w:r w:rsidRPr="00650E3C">
        <w:rPr>
          <w:sz w:val="22"/>
          <w:szCs w:val="22"/>
        </w:rPr>
        <w:t xml:space="preserve">txog kev puas siab puas ntsws nrog cov qauv kev pab </w:t>
      </w:r>
      <w:del w:id="3082" w:author="Khamsaolee Xainhiaxang" w:date="2021-07-06T08:52:00Z">
        <w:r w:rsidRPr="00650E3C" w:rsidDel="00171576">
          <w:rPr>
            <w:sz w:val="22"/>
            <w:szCs w:val="22"/>
          </w:rPr>
          <w:delText xml:space="preserve">cuam </w:delText>
        </w:r>
      </w:del>
      <w:r w:rsidRPr="00650E3C">
        <w:rPr>
          <w:sz w:val="22"/>
          <w:szCs w:val="22"/>
        </w:rPr>
        <w:t>uas cuam tshuam rau txoj kev kawm ntawm txhua tus tub ntxhais kawm.</w:t>
      </w:r>
    </w:p>
    <w:p w14:paraId="4A20E7A4" w14:textId="77777777" w:rsidR="00E43EF1" w:rsidRDefault="00E43EF1">
      <w:pPr>
        <w:pStyle w:val="BodyText"/>
      </w:pPr>
    </w:p>
    <w:p w14:paraId="6B636454" w14:textId="3CBE8D8C" w:rsidR="00E43EF1" w:rsidRPr="00EC0FBF" w:rsidRDefault="000E40D2">
      <w:pPr>
        <w:pStyle w:val="ListParagraph"/>
        <w:numPr>
          <w:ilvl w:val="1"/>
          <w:numId w:val="27"/>
        </w:numPr>
        <w:tabs>
          <w:tab w:val="left" w:pos="900"/>
        </w:tabs>
      </w:pPr>
      <w:del w:id="3083" w:author="Khamsaolee Xainhiaxang" w:date="2021-07-06T09:04:00Z">
        <w:r w:rsidRPr="00EC0FBF" w:rsidDel="00CA6BBB">
          <w:delText xml:space="preserve">Siv Txoj </w:delText>
        </w:r>
      </w:del>
      <w:r w:rsidRPr="00EC0FBF">
        <w:t>Kev</w:t>
      </w:r>
      <w:ins w:id="3084" w:author="Khamsaolee Xainhiaxang" w:date="2021-07-06T09:04:00Z">
        <w:r w:rsidR="00CA6BBB">
          <w:t xml:space="preserve"> Tawm Qauv</w:t>
        </w:r>
      </w:ins>
      <w:del w:id="3085" w:author="Khamsaolee Xainhiaxang" w:date="2021-07-06T09:04:00Z">
        <w:r w:rsidRPr="00EC0FBF" w:rsidDel="00CA6BBB">
          <w:delText xml:space="preserve"> </w:delText>
        </w:r>
      </w:del>
      <w:del w:id="3086" w:author="Khamsaolee Xainhiaxang" w:date="2021-07-06T09:03:00Z">
        <w:r w:rsidR="000C18F1" w:rsidRPr="00EC0FBF" w:rsidDel="00CA6BBB">
          <w:delText xml:space="preserve">Tsim </w:delText>
        </w:r>
      </w:del>
      <w:r w:rsidRPr="00EC0FBF">
        <w:t>Qhia Lus Askiv ELA</w:t>
      </w:r>
    </w:p>
    <w:p w14:paraId="5F0CDDFB" w14:textId="1C5BC643" w:rsidR="00E43EF1" w:rsidRPr="00EC0FBF" w:rsidRDefault="000E40D2" w:rsidP="00EC0FBF">
      <w:pPr>
        <w:pStyle w:val="BodyText"/>
        <w:ind w:left="366" w:right="379"/>
        <w:jc w:val="both"/>
        <w:rPr>
          <w:sz w:val="22"/>
          <w:szCs w:val="22"/>
        </w:rPr>
      </w:pPr>
      <w:r w:rsidRPr="00EC0FBF">
        <w:rPr>
          <w:sz w:val="22"/>
          <w:szCs w:val="22"/>
        </w:rPr>
        <w:t xml:space="preserve">Coj los ntawm Tus Thawj Coj Kev Qhia Ntawv, </w:t>
      </w:r>
      <w:del w:id="3087" w:author="Khamsaolee Xainhiaxang" w:date="2021-07-06T09:06:00Z">
        <w:r w:rsidRPr="00EC0FBF" w:rsidDel="00B10107">
          <w:rPr>
            <w:sz w:val="22"/>
            <w:szCs w:val="22"/>
          </w:rPr>
          <w:delText>ELA Cov</w:delText>
        </w:r>
      </w:del>
      <w:r w:rsidRPr="00EC0FBF">
        <w:rPr>
          <w:sz w:val="22"/>
          <w:szCs w:val="22"/>
        </w:rPr>
        <w:t xml:space="preserve"> k</w:t>
      </w:r>
      <w:ins w:id="3088" w:author="Khamsaolee Xainhiaxang" w:date="2021-07-06T09:06:00Z">
        <w:r w:rsidR="00B10107">
          <w:rPr>
            <w:sz w:val="22"/>
            <w:szCs w:val="22"/>
          </w:rPr>
          <w:t>ev</w:t>
        </w:r>
      </w:ins>
      <w:del w:id="3089" w:author="Khamsaolee Xainhiaxang" w:date="2021-07-06T09:06:00Z">
        <w:r w:rsidRPr="00EC0FBF" w:rsidDel="00B10107">
          <w:rPr>
            <w:sz w:val="22"/>
            <w:szCs w:val="22"/>
          </w:rPr>
          <w:delText>ws</w:delText>
        </w:r>
      </w:del>
      <w:r w:rsidRPr="00EC0FBF">
        <w:rPr>
          <w:sz w:val="22"/>
          <w:szCs w:val="22"/>
        </w:rPr>
        <w:t xml:space="preserve"> qhia kev</w:t>
      </w:r>
      <w:ins w:id="3090" w:author="Khamsaolee Xainhiaxang" w:date="2021-07-06T09:06:00Z">
        <w:r w:rsidR="00B10107">
          <w:rPr>
            <w:sz w:val="22"/>
            <w:szCs w:val="22"/>
          </w:rPr>
          <w:t xml:space="preserve"> qhia kev</w:t>
        </w:r>
      </w:ins>
      <w:r w:rsidRPr="00EC0FBF">
        <w:rPr>
          <w:sz w:val="22"/>
          <w:szCs w:val="22"/>
        </w:rPr>
        <w:t xml:space="preserve"> tsim qauv</w:t>
      </w:r>
      <w:ins w:id="3091" w:author="Khamsaolee Xainhiaxang" w:date="2021-07-06T09:06:00Z">
        <w:r w:rsidR="00B10107">
          <w:rPr>
            <w:sz w:val="22"/>
            <w:szCs w:val="22"/>
          </w:rPr>
          <w:t xml:space="preserve"> ntawm</w:t>
        </w:r>
      </w:ins>
      <w:r w:rsidRPr="00EC0FBF">
        <w:rPr>
          <w:sz w:val="22"/>
          <w:szCs w:val="22"/>
        </w:rPr>
        <w:t xml:space="preserve"> </w:t>
      </w:r>
      <w:ins w:id="3092" w:author="Khamsaolee Xainhiaxang" w:date="2021-07-06T09:06:00Z">
        <w:r w:rsidR="00B10107" w:rsidRPr="00EC0FBF">
          <w:rPr>
            <w:sz w:val="22"/>
            <w:szCs w:val="22"/>
          </w:rPr>
          <w:t xml:space="preserve">ELA </w:t>
        </w:r>
      </w:ins>
      <w:r w:rsidRPr="00EC0FBF">
        <w:rPr>
          <w:sz w:val="22"/>
          <w:szCs w:val="22"/>
        </w:rPr>
        <w:t>yuav muab kev tx</w:t>
      </w:r>
      <w:ins w:id="3093" w:author="Khamsaolee Xainhiaxang" w:date="2021-07-06T09:08:00Z">
        <w:r w:rsidR="00B10107">
          <w:rPr>
            <w:sz w:val="22"/>
            <w:szCs w:val="22"/>
          </w:rPr>
          <w:t>h</w:t>
        </w:r>
      </w:ins>
      <w:r w:rsidRPr="00EC0FBF">
        <w:rPr>
          <w:sz w:val="22"/>
          <w:szCs w:val="22"/>
        </w:rPr>
        <w:t>aw</w:t>
      </w:r>
      <w:ins w:id="3094" w:author="Khamsaolee Xainhiaxang" w:date="2021-07-06T09:08:00Z">
        <w:r w:rsidR="00B10107">
          <w:rPr>
            <w:sz w:val="22"/>
            <w:szCs w:val="22"/>
          </w:rPr>
          <w:t>b kom</w:t>
        </w:r>
      </w:ins>
      <w:del w:id="3095" w:author="Khamsaolee Xainhiaxang" w:date="2021-07-06T09:08:00Z">
        <w:r w:rsidRPr="00EC0FBF" w:rsidDel="00B10107">
          <w:rPr>
            <w:sz w:val="22"/>
            <w:szCs w:val="22"/>
          </w:rPr>
          <w:delText>j</w:delText>
        </w:r>
      </w:del>
      <w:r w:rsidRPr="00EC0FBF">
        <w:rPr>
          <w:sz w:val="22"/>
          <w:szCs w:val="22"/>
        </w:rPr>
        <w:t xml:space="preserve"> ua hauj</w:t>
      </w:r>
      <w:r w:rsidR="00CF5721" w:rsidRPr="00EC0FBF">
        <w:rPr>
          <w:sz w:val="22"/>
          <w:szCs w:val="22"/>
        </w:rPr>
        <w:t xml:space="preserve"> </w:t>
      </w:r>
      <w:r w:rsidRPr="00EC0FBF">
        <w:rPr>
          <w:sz w:val="22"/>
          <w:szCs w:val="22"/>
        </w:rPr>
        <w:t xml:space="preserve">lwm </w:t>
      </w:r>
      <w:del w:id="3096" w:author="Khamsaolee Xainhiaxang" w:date="2021-07-06T09:27:00Z">
        <w:r w:rsidRPr="00EC0FBF" w:rsidDel="00D57C00">
          <w:rPr>
            <w:sz w:val="22"/>
            <w:szCs w:val="22"/>
          </w:rPr>
          <w:delText xml:space="preserve">kom </w:delText>
        </w:r>
      </w:del>
      <w:ins w:id="3097" w:author="Khamsaolee Xainhiaxang" w:date="2021-07-06T09:27:00Z">
        <w:r w:rsidR="00D57C00">
          <w:rPr>
            <w:sz w:val="22"/>
            <w:szCs w:val="22"/>
          </w:rPr>
          <w:t>tuaj nrog rau</w:t>
        </w:r>
        <w:r w:rsidR="00D57C00" w:rsidRPr="00EC0FBF">
          <w:rPr>
            <w:sz w:val="22"/>
            <w:szCs w:val="22"/>
          </w:rPr>
          <w:t xml:space="preserve"> </w:t>
        </w:r>
      </w:ins>
      <w:del w:id="3098" w:author="Khamsaolee Xainhiaxang" w:date="2021-07-06T09:27:00Z">
        <w:r w:rsidRPr="00EC0FBF" w:rsidDel="00D57C00">
          <w:rPr>
            <w:sz w:val="22"/>
            <w:szCs w:val="22"/>
          </w:rPr>
          <w:delText xml:space="preserve">txhawb nqa </w:delText>
        </w:r>
      </w:del>
      <w:r w:rsidRPr="00EC0FBF">
        <w:rPr>
          <w:sz w:val="22"/>
          <w:szCs w:val="22"/>
        </w:rPr>
        <w:t xml:space="preserve">txoj </w:t>
      </w:r>
      <w:del w:id="3099" w:author="Khamsaolee Xainhiaxang" w:date="2021-07-06T09:27:00Z">
        <w:r w:rsidRPr="00EC0FBF" w:rsidDel="00D57C00">
          <w:rPr>
            <w:sz w:val="22"/>
            <w:szCs w:val="22"/>
          </w:rPr>
          <w:delText>hauj</w:delText>
        </w:r>
        <w:r w:rsidR="00CF5721" w:rsidRPr="00EC0FBF" w:rsidDel="00D57C00">
          <w:rPr>
            <w:sz w:val="22"/>
            <w:szCs w:val="22"/>
          </w:rPr>
          <w:delText xml:space="preserve"> </w:delText>
        </w:r>
        <w:r w:rsidRPr="00EC0FBF" w:rsidDel="00D57C00">
          <w:rPr>
            <w:sz w:val="22"/>
            <w:szCs w:val="22"/>
          </w:rPr>
          <w:delText xml:space="preserve">lwm ntawm </w:delText>
        </w:r>
      </w:del>
      <w:r w:rsidRPr="00EC0FBF">
        <w:rPr>
          <w:sz w:val="22"/>
          <w:szCs w:val="22"/>
        </w:rPr>
        <w:t xml:space="preserve">kev kawm. Tsom mus rau CCSS kev tsim kho zaj lus qhia thiab </w:t>
      </w:r>
      <w:del w:id="3100" w:author="Khamsaolee Xainhiaxang" w:date="2021-07-06T09:28:00Z">
        <w:r w:rsidRPr="00EC0FBF" w:rsidDel="00D57C00">
          <w:rPr>
            <w:sz w:val="22"/>
            <w:szCs w:val="22"/>
          </w:rPr>
          <w:delText xml:space="preserve">lub </w:delText>
        </w:r>
      </w:del>
      <w:ins w:id="3101" w:author="Khamsaolee Xainhiaxang" w:date="2021-07-06T09:33:00Z">
        <w:r w:rsidR="00D57C00">
          <w:rPr>
            <w:sz w:val="22"/>
            <w:szCs w:val="22"/>
          </w:rPr>
          <w:t xml:space="preserve">ntsuam xyuas </w:t>
        </w:r>
      </w:ins>
      <w:ins w:id="3102" w:author="Khamsaolee Xainhiaxang" w:date="2021-07-06T09:28:00Z">
        <w:r w:rsidR="00D57C00">
          <w:rPr>
            <w:sz w:val="22"/>
            <w:szCs w:val="22"/>
          </w:rPr>
          <w:t xml:space="preserve">kev kawm uas siv </w:t>
        </w:r>
      </w:ins>
      <w:r w:rsidRPr="00EC0FBF">
        <w:rPr>
          <w:sz w:val="22"/>
          <w:szCs w:val="22"/>
        </w:rPr>
        <w:t xml:space="preserve">sij hawm </w:t>
      </w:r>
      <w:del w:id="3103" w:author="Khamsaolee Xainhiaxang" w:date="2021-07-06T09:28:00Z">
        <w:r w:rsidRPr="00EC0FBF" w:rsidDel="00D57C00">
          <w:rPr>
            <w:sz w:val="22"/>
            <w:szCs w:val="22"/>
          </w:rPr>
          <w:delText xml:space="preserve">luv </w:delText>
        </w:r>
      </w:del>
      <w:r w:rsidRPr="00EC0FBF">
        <w:rPr>
          <w:sz w:val="22"/>
          <w:szCs w:val="22"/>
        </w:rPr>
        <w:t>luv (k</w:t>
      </w:r>
      <w:r w:rsidR="00CF5721" w:rsidRPr="00EC0FBF">
        <w:rPr>
          <w:sz w:val="22"/>
          <w:szCs w:val="22"/>
        </w:rPr>
        <w:t>ev tsim kho</w:t>
      </w:r>
      <w:r w:rsidRPr="00EC0FBF">
        <w:rPr>
          <w:sz w:val="22"/>
          <w:szCs w:val="22"/>
        </w:rPr>
        <w:t xml:space="preserve">) yuav muab cov ntaub ntawv </w:t>
      </w:r>
      <w:del w:id="3104" w:author="Khamsaolee Xainhiaxang" w:date="2021-07-06T09:34:00Z">
        <w:r w:rsidRPr="00EC0FBF" w:rsidDel="00D57C00">
          <w:rPr>
            <w:sz w:val="22"/>
            <w:szCs w:val="22"/>
          </w:rPr>
          <w:delText xml:space="preserve">thiab cov ntaub ntawv </w:delText>
        </w:r>
      </w:del>
      <w:r w:rsidRPr="00EC0FBF">
        <w:rPr>
          <w:sz w:val="22"/>
          <w:szCs w:val="22"/>
        </w:rPr>
        <w:t xml:space="preserve">los siv </w:t>
      </w:r>
      <w:ins w:id="3105" w:author="Khamsaolee Xainhiaxang" w:date="2021-07-06T09:34:00Z">
        <w:r w:rsidR="00933287">
          <w:rPr>
            <w:sz w:val="22"/>
            <w:szCs w:val="22"/>
          </w:rPr>
          <w:t xml:space="preserve">tshwj xeeb yog </w:t>
        </w:r>
      </w:ins>
      <w:del w:id="3106" w:author="Khamsaolee Xainhiaxang" w:date="2021-07-06T09:34:00Z">
        <w:r w:rsidRPr="00EC0FBF" w:rsidDel="00933287">
          <w:rPr>
            <w:sz w:val="22"/>
            <w:szCs w:val="22"/>
          </w:rPr>
          <w:delText xml:space="preserve">nrog kev tsom </w:delText>
        </w:r>
      </w:del>
      <w:r w:rsidRPr="00EC0FBF">
        <w:rPr>
          <w:sz w:val="22"/>
          <w:szCs w:val="22"/>
        </w:rPr>
        <w:t xml:space="preserve">rau cov tub ntxhais kawm </w:t>
      </w:r>
      <w:del w:id="3107" w:author="Khamsaolee Xainhiaxang" w:date="2021-07-06T09:35:00Z">
        <w:r w:rsidRPr="00EC0FBF" w:rsidDel="00933287">
          <w:rPr>
            <w:sz w:val="22"/>
            <w:szCs w:val="22"/>
          </w:rPr>
          <w:delText xml:space="preserve">thiab cov </w:delText>
        </w:r>
      </w:del>
      <w:ins w:id="3108" w:author="Khamsaolee Xainhiaxang" w:date="2021-07-06T09:35:00Z">
        <w:r w:rsidR="00933287">
          <w:rPr>
            <w:sz w:val="22"/>
            <w:szCs w:val="22"/>
          </w:rPr>
          <w:t xml:space="preserve">ua muaj </w:t>
        </w:r>
      </w:ins>
      <w:r w:rsidR="000B41B6" w:rsidRPr="00EC0FBF">
        <w:rPr>
          <w:sz w:val="22"/>
          <w:szCs w:val="22"/>
        </w:rPr>
        <w:t>kev phom sij</w:t>
      </w:r>
      <w:r w:rsidRPr="00EC0FBF">
        <w:rPr>
          <w:sz w:val="22"/>
          <w:szCs w:val="22"/>
        </w:rPr>
        <w:t xml:space="preserve">. Qhov </w:t>
      </w:r>
      <w:del w:id="3109" w:author="Khamsaolee Xainhiaxang" w:date="2021-07-06T09:37:00Z">
        <w:r w:rsidRPr="00EC0FBF" w:rsidDel="00933287">
          <w:rPr>
            <w:sz w:val="22"/>
            <w:szCs w:val="22"/>
          </w:rPr>
          <w:delText xml:space="preserve">no yog qhov </w:delText>
        </w:r>
      </w:del>
      <w:r w:rsidRPr="00EC0FBF">
        <w:rPr>
          <w:sz w:val="22"/>
          <w:szCs w:val="22"/>
        </w:rPr>
        <w:t xml:space="preserve">kev nqis tes ua tshiab </w:t>
      </w:r>
      <w:del w:id="3110" w:author="Khamsaolee Xainhiaxang" w:date="2021-07-06T09:37:00Z">
        <w:r w:rsidRPr="00EC0FBF" w:rsidDel="00933287">
          <w:rPr>
            <w:sz w:val="22"/>
            <w:szCs w:val="22"/>
          </w:rPr>
          <w:delText xml:space="preserve">thiab </w:delText>
        </w:r>
      </w:del>
      <w:ins w:id="3111" w:author="Khamsaolee Xainhiaxang" w:date="2021-07-06T09:37:00Z">
        <w:r w:rsidR="00933287">
          <w:rPr>
            <w:sz w:val="22"/>
            <w:szCs w:val="22"/>
          </w:rPr>
          <w:t>no</w:t>
        </w:r>
        <w:r w:rsidR="00933287" w:rsidRPr="00EC0FBF">
          <w:rPr>
            <w:sz w:val="22"/>
            <w:szCs w:val="22"/>
          </w:rPr>
          <w:t xml:space="preserve"> </w:t>
        </w:r>
      </w:ins>
      <w:r w:rsidRPr="00EC0FBF">
        <w:rPr>
          <w:sz w:val="22"/>
          <w:szCs w:val="22"/>
        </w:rPr>
        <w:t xml:space="preserve">yog los ntawm kev tshawb nrhiav kev paub nyeem ntawv ntxov los ntawm CORE thiab lwm qhov kev kawm uas tau qhia txog cov khoom kawm, kev coj ua, thiab kev ntsuas yog qhov tseem ceeb </w:t>
      </w:r>
      <w:ins w:id="3112" w:author="Khamsaolee Xainhiaxang" w:date="2021-07-06T09:39:00Z">
        <w:r w:rsidR="00933287">
          <w:rPr>
            <w:sz w:val="22"/>
            <w:szCs w:val="22"/>
          </w:rPr>
          <w:t xml:space="preserve">(Key assessment) </w:t>
        </w:r>
      </w:ins>
      <w:r w:rsidRPr="00EC0FBF">
        <w:rPr>
          <w:sz w:val="22"/>
          <w:szCs w:val="22"/>
        </w:rPr>
        <w:t xml:space="preserve">los txhim kho </w:t>
      </w:r>
      <w:del w:id="3113" w:author="Khamsaolee Xainhiaxang" w:date="2021-07-06T09:39:00Z">
        <w:r w:rsidRPr="00EC0FBF" w:rsidDel="00933287">
          <w:rPr>
            <w:sz w:val="22"/>
            <w:szCs w:val="22"/>
          </w:rPr>
          <w:delText xml:space="preserve">cov txiaj ntsig zoo </w:delText>
        </w:r>
      </w:del>
      <w:r w:rsidRPr="00EC0FBF">
        <w:rPr>
          <w:sz w:val="22"/>
          <w:szCs w:val="22"/>
        </w:rPr>
        <w:t xml:space="preserve">rau cov tub ntxhais kawm </w:t>
      </w:r>
      <w:del w:id="3114" w:author="Khamsaolee Xainhiaxang" w:date="2021-07-06T09:40:00Z">
        <w:r w:rsidRPr="00EC0FBF" w:rsidDel="00933287">
          <w:rPr>
            <w:sz w:val="22"/>
            <w:szCs w:val="22"/>
          </w:rPr>
          <w:delText>hauv kev</w:delText>
        </w:r>
      </w:del>
      <w:ins w:id="3115" w:author="Khamsaolee Xainhiaxang" w:date="2021-07-06T09:40:00Z">
        <w:r w:rsidR="00933287">
          <w:rPr>
            <w:sz w:val="22"/>
            <w:szCs w:val="22"/>
          </w:rPr>
          <w:t>kom</w:t>
        </w:r>
      </w:ins>
      <w:r w:rsidRPr="00EC0FBF">
        <w:rPr>
          <w:sz w:val="22"/>
          <w:szCs w:val="22"/>
        </w:rPr>
        <w:t xml:space="preserve"> nyeem </w:t>
      </w:r>
      <w:del w:id="3116" w:author="Khamsaolee Xainhiaxang" w:date="2021-07-06T09:40:00Z">
        <w:r w:rsidRPr="00EC0FBF" w:rsidDel="00933287">
          <w:rPr>
            <w:sz w:val="22"/>
            <w:szCs w:val="22"/>
          </w:rPr>
          <w:delText xml:space="preserve">ntawv </w:delText>
        </w:r>
      </w:del>
      <w:r w:rsidRPr="00EC0FBF">
        <w:rPr>
          <w:sz w:val="22"/>
          <w:szCs w:val="22"/>
        </w:rPr>
        <w:t>thiab sau ntawv</w:t>
      </w:r>
      <w:ins w:id="3117" w:author="Khamsaolee Xainhiaxang" w:date="2021-07-06T09:40:00Z">
        <w:r w:rsidR="00933287">
          <w:rPr>
            <w:sz w:val="22"/>
            <w:szCs w:val="22"/>
          </w:rPr>
          <w:t xml:space="preserve"> tau zoo</w:t>
        </w:r>
      </w:ins>
      <w:r w:rsidRPr="00EC0FBF">
        <w:rPr>
          <w:sz w:val="22"/>
          <w:szCs w:val="22"/>
        </w:rPr>
        <w:t xml:space="preserve">. </w:t>
      </w:r>
      <w:del w:id="3118" w:author="Khamsaolee Xainhiaxang" w:date="2021-07-06T09:41:00Z">
        <w:r w:rsidRPr="00EC0FBF" w:rsidDel="00933287">
          <w:rPr>
            <w:sz w:val="22"/>
            <w:szCs w:val="22"/>
          </w:rPr>
          <w:delText>Txoj hauj</w:delText>
        </w:r>
        <w:r w:rsidR="000B41B6" w:rsidRPr="00EC0FBF" w:rsidDel="00933287">
          <w:rPr>
            <w:sz w:val="22"/>
            <w:szCs w:val="22"/>
          </w:rPr>
          <w:delText xml:space="preserve"> </w:delText>
        </w:r>
        <w:r w:rsidRPr="00EC0FBF" w:rsidDel="00933287">
          <w:rPr>
            <w:sz w:val="22"/>
            <w:szCs w:val="22"/>
          </w:rPr>
          <w:delText xml:space="preserve">lwm </w:delText>
        </w:r>
      </w:del>
      <w:ins w:id="3119" w:author="Khamsaolee Xainhiaxang" w:date="2021-07-06T09:41:00Z">
        <w:r w:rsidR="00933287">
          <w:rPr>
            <w:sz w:val="22"/>
            <w:szCs w:val="22"/>
          </w:rPr>
          <w:t>K</w:t>
        </w:r>
      </w:ins>
      <w:del w:id="3120" w:author="Khamsaolee Xainhiaxang" w:date="2021-07-06T09:41:00Z">
        <w:r w:rsidRPr="00EC0FBF" w:rsidDel="00933287">
          <w:rPr>
            <w:sz w:val="22"/>
            <w:szCs w:val="22"/>
          </w:rPr>
          <w:delText>k</w:delText>
        </w:r>
      </w:del>
      <w:r w:rsidRPr="00EC0FBF">
        <w:rPr>
          <w:sz w:val="22"/>
          <w:szCs w:val="22"/>
        </w:rPr>
        <w:t xml:space="preserve">ev </w:t>
      </w:r>
      <w:ins w:id="3121" w:author="Khamsaolee Xainhiaxang" w:date="2021-07-06T09:42:00Z">
        <w:r w:rsidR="00933287">
          <w:rPr>
            <w:sz w:val="22"/>
            <w:szCs w:val="22"/>
          </w:rPr>
          <w:t xml:space="preserve">coj </w:t>
        </w:r>
      </w:ins>
      <w:r w:rsidRPr="00EC0FBF">
        <w:rPr>
          <w:sz w:val="22"/>
          <w:szCs w:val="22"/>
        </w:rPr>
        <w:t>qhia ua hauj</w:t>
      </w:r>
      <w:r w:rsidR="000B41B6" w:rsidRPr="00EC0FBF">
        <w:rPr>
          <w:sz w:val="22"/>
          <w:szCs w:val="22"/>
        </w:rPr>
        <w:t xml:space="preserve"> </w:t>
      </w:r>
      <w:r w:rsidRPr="00EC0FBF">
        <w:rPr>
          <w:sz w:val="22"/>
          <w:szCs w:val="22"/>
        </w:rPr>
        <w:t xml:space="preserve">lwm tau qhia </w:t>
      </w:r>
      <w:ins w:id="3122" w:author="Khamsaolee Xainhiaxang" w:date="2021-07-06T09:43:00Z">
        <w:r w:rsidR="00933287">
          <w:rPr>
            <w:sz w:val="22"/>
            <w:szCs w:val="22"/>
          </w:rPr>
          <w:t xml:space="preserve">nyob </w:t>
        </w:r>
      </w:ins>
      <w:r w:rsidRPr="00EC0FBF">
        <w:rPr>
          <w:sz w:val="22"/>
          <w:szCs w:val="22"/>
        </w:rPr>
        <w:t>rau</w:t>
      </w:r>
      <w:ins w:id="3123" w:author="Khamsaolee Xainhiaxang" w:date="2021-07-06T09:43:00Z">
        <w:r w:rsidR="00933287">
          <w:rPr>
            <w:sz w:val="22"/>
            <w:szCs w:val="22"/>
          </w:rPr>
          <w:t xml:space="preserve"> haum</w:t>
        </w:r>
      </w:ins>
      <w:r w:rsidRPr="00EC0FBF">
        <w:rPr>
          <w:sz w:val="22"/>
          <w:szCs w:val="22"/>
        </w:rPr>
        <w:t xml:space="preserve"> cov kev tshawb fawb los ntawm Hanover </w:t>
      </w:r>
      <w:del w:id="3124" w:author="Khamsaolee Xainhiaxang" w:date="2021-07-06T09:43:00Z">
        <w:r w:rsidRPr="00EC0FBF" w:rsidDel="00933287">
          <w:rPr>
            <w:sz w:val="22"/>
            <w:szCs w:val="22"/>
          </w:rPr>
          <w:delText xml:space="preserve">Kev Tshawb Fawb </w:delText>
        </w:r>
      </w:del>
      <w:r w:rsidRPr="00EC0FBF">
        <w:rPr>
          <w:sz w:val="22"/>
          <w:szCs w:val="22"/>
        </w:rPr>
        <w:t xml:space="preserve">thiab ntau tus </w:t>
      </w:r>
      <w:r w:rsidR="000B41B6" w:rsidRPr="00EC0FBF">
        <w:rPr>
          <w:sz w:val="22"/>
          <w:szCs w:val="22"/>
        </w:rPr>
        <w:t xml:space="preserve">uas </w:t>
      </w:r>
      <w:r w:rsidRPr="00EC0FBF">
        <w:rPr>
          <w:sz w:val="22"/>
          <w:szCs w:val="22"/>
        </w:rPr>
        <w:t xml:space="preserve">muaj qhov ua tau zoo tshaj plaws </w:t>
      </w:r>
      <w:ins w:id="3125" w:author="Khamsaolee Xainhiaxang" w:date="2021-07-06T09:44:00Z">
        <w:r w:rsidR="001548D9">
          <w:rPr>
            <w:sz w:val="22"/>
            <w:szCs w:val="22"/>
          </w:rPr>
          <w:t xml:space="preserve">(Highest effecte size) </w:t>
        </w:r>
      </w:ins>
      <w:r w:rsidRPr="00EC0FBF">
        <w:rPr>
          <w:sz w:val="22"/>
          <w:szCs w:val="22"/>
        </w:rPr>
        <w:t>rau cov qauv kev txhim kho</w:t>
      </w:r>
      <w:r w:rsidR="00D8371D" w:rsidRPr="00EC0FBF">
        <w:rPr>
          <w:sz w:val="22"/>
          <w:szCs w:val="22"/>
        </w:rPr>
        <w:t xml:space="preserve">.Tus qauv no tau ua tiav hauv </w:t>
      </w:r>
      <w:r w:rsidR="00EC0FBF" w:rsidRPr="00EC0FBF">
        <w:rPr>
          <w:sz w:val="22"/>
          <w:szCs w:val="22"/>
        </w:rPr>
        <w:t xml:space="preserve">Tsev Kawm </w:t>
      </w:r>
      <w:r w:rsidR="00D8371D" w:rsidRPr="00EC0FBF">
        <w:rPr>
          <w:sz w:val="22"/>
          <w:szCs w:val="22"/>
        </w:rPr>
        <w:t>Twin Rivers SWUN lub luag hauj</w:t>
      </w:r>
      <w:r w:rsidR="00EC0FBF" w:rsidRPr="00EC0FBF">
        <w:rPr>
          <w:sz w:val="22"/>
          <w:szCs w:val="22"/>
        </w:rPr>
        <w:t xml:space="preserve"> </w:t>
      </w:r>
      <w:r w:rsidR="00D8371D" w:rsidRPr="00EC0FBF">
        <w:rPr>
          <w:sz w:val="22"/>
          <w:szCs w:val="22"/>
        </w:rPr>
        <w:t xml:space="preserve">lwm </w:t>
      </w:r>
      <w:r w:rsidR="00EC0FBF" w:rsidRPr="00EC0FBF">
        <w:rPr>
          <w:sz w:val="22"/>
          <w:szCs w:val="22"/>
        </w:rPr>
        <w:t xml:space="preserve">kev </w:t>
      </w:r>
      <w:del w:id="3126" w:author="Khamsaolee Xainhiaxang" w:date="2021-07-06T09:45:00Z">
        <w:r w:rsidR="00EC0FBF" w:rsidRPr="00EC0FBF" w:rsidDel="001548D9">
          <w:rPr>
            <w:sz w:val="22"/>
            <w:szCs w:val="22"/>
          </w:rPr>
          <w:delText xml:space="preserve"> </w:delText>
        </w:r>
      </w:del>
      <w:del w:id="3127" w:author="Khamsaolee Xainhiaxang" w:date="2021-07-06T09:46:00Z">
        <w:r w:rsidR="00EC0FBF" w:rsidRPr="00EC0FBF" w:rsidDel="001548D9">
          <w:rPr>
            <w:sz w:val="22"/>
            <w:szCs w:val="22"/>
          </w:rPr>
          <w:delText xml:space="preserve">laij </w:delText>
        </w:r>
      </w:del>
      <w:ins w:id="3128" w:author="Khamsaolee Xainhiaxang" w:date="2021-07-06T09:46:00Z">
        <w:r w:rsidR="001548D9">
          <w:rPr>
            <w:sz w:val="22"/>
            <w:szCs w:val="22"/>
          </w:rPr>
          <w:t>kawm</w:t>
        </w:r>
        <w:r w:rsidR="001548D9" w:rsidRPr="00EC0FBF">
          <w:rPr>
            <w:sz w:val="22"/>
            <w:szCs w:val="22"/>
          </w:rPr>
          <w:t xml:space="preserve"> </w:t>
        </w:r>
      </w:ins>
      <w:r w:rsidR="00D8371D" w:rsidRPr="00EC0FBF">
        <w:rPr>
          <w:sz w:val="22"/>
          <w:szCs w:val="22"/>
        </w:rPr>
        <w:t xml:space="preserve">lej </w:t>
      </w:r>
      <w:del w:id="3129" w:author="Khamsaolee Xainhiaxang" w:date="2021-07-06T09:46:00Z">
        <w:r w:rsidR="00D8371D" w:rsidRPr="00EC0FBF" w:rsidDel="001548D9">
          <w:rPr>
            <w:sz w:val="22"/>
            <w:szCs w:val="22"/>
          </w:rPr>
          <w:delText>loj rau</w:delText>
        </w:r>
      </w:del>
      <w:ins w:id="3130" w:author="Khamsaolee Xainhiaxang" w:date="2021-07-06T09:46:00Z">
        <w:r w:rsidR="001548D9">
          <w:rPr>
            <w:sz w:val="22"/>
            <w:szCs w:val="22"/>
          </w:rPr>
          <w:t>ntawm</w:t>
        </w:r>
      </w:ins>
      <w:r w:rsidR="00D8371D" w:rsidRPr="00EC0FBF">
        <w:rPr>
          <w:sz w:val="22"/>
          <w:szCs w:val="22"/>
        </w:rPr>
        <w:t xml:space="preserve"> cov tub ntxhais kawm</w:t>
      </w:r>
      <w:ins w:id="3131" w:author="Khamsaolee Xainhiaxang" w:date="2021-07-06T09:46:00Z">
        <w:r w:rsidR="001548D9">
          <w:rPr>
            <w:sz w:val="22"/>
            <w:szCs w:val="22"/>
          </w:rPr>
          <w:t xml:space="preserve"> kuj tau zoo lost as li</w:t>
        </w:r>
      </w:ins>
      <w:r w:rsidRPr="00EC0FBF">
        <w:rPr>
          <w:sz w:val="22"/>
          <w:szCs w:val="22"/>
        </w:rPr>
        <w:t>.</w:t>
      </w:r>
    </w:p>
    <w:p w14:paraId="0BACBC94" w14:textId="77777777" w:rsidR="00E43EF1" w:rsidRDefault="00E43EF1">
      <w:pPr>
        <w:pStyle w:val="BodyText"/>
      </w:pPr>
    </w:p>
    <w:p w14:paraId="7CCB3DCC" w14:textId="3ED07121" w:rsidR="00E43EF1" w:rsidRPr="00095AF0" w:rsidRDefault="000E40D2" w:rsidP="001548D9">
      <w:pPr>
        <w:pStyle w:val="ListParagraph"/>
        <w:numPr>
          <w:ilvl w:val="1"/>
          <w:numId w:val="27"/>
        </w:numPr>
        <w:tabs>
          <w:tab w:val="left" w:pos="900"/>
        </w:tabs>
      </w:pPr>
      <w:del w:id="3132" w:author="Khamsaolee Xainhiaxang" w:date="2021-07-06T09:46:00Z">
        <w:r w:rsidRPr="00095AF0" w:rsidDel="001548D9">
          <w:delText xml:space="preserve">PBIS </w:delText>
        </w:r>
      </w:del>
      <w:r w:rsidRPr="00095AF0">
        <w:t>Cov Kws Tshwj Xeeb</w:t>
      </w:r>
      <w:ins w:id="3133" w:author="Khamsaolee Xainhiaxang" w:date="2021-07-06T09:46:00Z">
        <w:r w:rsidR="001548D9">
          <w:t xml:space="preserve"> </w:t>
        </w:r>
        <w:r w:rsidR="001548D9" w:rsidRPr="00095AF0">
          <w:t>PBIS</w:t>
        </w:r>
      </w:ins>
    </w:p>
    <w:p w14:paraId="1C0EB89E" w14:textId="7A066913" w:rsidR="00E43EF1" w:rsidRPr="00095AF0" w:rsidRDefault="00206D0A" w:rsidP="00095AF0">
      <w:pPr>
        <w:pStyle w:val="BodyText"/>
        <w:ind w:left="366" w:right="405"/>
        <w:jc w:val="both"/>
        <w:rPr>
          <w:sz w:val="22"/>
          <w:szCs w:val="22"/>
        </w:rPr>
      </w:pPr>
      <w:ins w:id="3134" w:author="Khamsaolee Xainhiaxang" w:date="2021-07-06T10:00:00Z">
        <w:r>
          <w:rPr>
            <w:sz w:val="22"/>
            <w:szCs w:val="22"/>
          </w:rPr>
          <w:t xml:space="preserve">Cov Kws </w:t>
        </w:r>
      </w:ins>
      <w:ins w:id="3135" w:author="Khamsaolee Xainhiaxang" w:date="2021-07-06T10:01:00Z">
        <w:r>
          <w:rPr>
            <w:sz w:val="22"/>
            <w:szCs w:val="22"/>
          </w:rPr>
          <w:t xml:space="preserve">Tshaj Lij </w:t>
        </w:r>
      </w:ins>
      <w:r w:rsidR="000E40D2" w:rsidRPr="00095AF0">
        <w:rPr>
          <w:sz w:val="22"/>
          <w:szCs w:val="22"/>
        </w:rPr>
        <w:t>Peb</w:t>
      </w:r>
      <w:ins w:id="3136" w:author="Khamsaolee Xainhiaxang" w:date="2021-07-06T09:47:00Z">
        <w:r w:rsidR="001548D9">
          <w:rPr>
            <w:sz w:val="22"/>
            <w:szCs w:val="22"/>
          </w:rPr>
          <w:t xml:space="preserve"> (3)</w:t>
        </w:r>
      </w:ins>
      <w:r w:rsidR="000E40D2" w:rsidRPr="00095AF0">
        <w:rPr>
          <w:sz w:val="22"/>
          <w:szCs w:val="22"/>
        </w:rPr>
        <w:t xml:space="preserve"> Qhov Kev Pab</w:t>
      </w:r>
      <w:r w:rsidR="00745BC1" w:rsidRPr="00095AF0">
        <w:rPr>
          <w:sz w:val="22"/>
          <w:szCs w:val="22"/>
        </w:rPr>
        <w:t xml:space="preserve"> </w:t>
      </w:r>
      <w:del w:id="3137" w:author="Khamsaolee Xainhiaxang" w:date="2021-07-06T09:47:00Z">
        <w:r w:rsidR="000E40D2" w:rsidRPr="00095AF0" w:rsidDel="001548D9">
          <w:rPr>
            <w:sz w:val="22"/>
            <w:szCs w:val="22"/>
          </w:rPr>
          <w:delText xml:space="preserve">cuam </w:delText>
        </w:r>
      </w:del>
      <w:r w:rsidR="00745BC1" w:rsidRPr="00095AF0">
        <w:rPr>
          <w:sz w:val="22"/>
          <w:szCs w:val="22"/>
        </w:rPr>
        <w:t xml:space="preserve">Kev </w:t>
      </w:r>
      <w:r w:rsidR="000E40D2" w:rsidRPr="00095AF0">
        <w:rPr>
          <w:sz w:val="22"/>
          <w:szCs w:val="22"/>
        </w:rPr>
        <w:t>Coj Tus Cwj</w:t>
      </w:r>
      <w:r w:rsidR="00745BC1" w:rsidRPr="00095AF0">
        <w:rPr>
          <w:sz w:val="22"/>
          <w:szCs w:val="22"/>
        </w:rPr>
        <w:t xml:space="preserve"> Pwm</w:t>
      </w:r>
      <w:ins w:id="3138" w:author="Khamsaolee Xainhiaxang" w:date="2021-07-06T09:47:00Z">
        <w:r w:rsidR="001548D9">
          <w:rPr>
            <w:sz w:val="22"/>
            <w:szCs w:val="22"/>
          </w:rPr>
          <w:t xml:space="preserve"> Zoo</w:t>
        </w:r>
      </w:ins>
      <w:r w:rsidR="000E40D2" w:rsidRPr="00095AF0">
        <w:rPr>
          <w:sz w:val="22"/>
          <w:szCs w:val="22"/>
        </w:rPr>
        <w:t xml:space="preserve"> (</w:t>
      </w:r>
      <w:del w:id="3139" w:author="Khamsaolee Xainhiaxang" w:date="2021-07-06T09:47:00Z">
        <w:r w:rsidR="002025DF" w:rsidRPr="00095AF0" w:rsidDel="001548D9">
          <w:rPr>
            <w:sz w:val="22"/>
            <w:szCs w:val="22"/>
          </w:rPr>
          <w:delText xml:space="preserve">Positive Behavior Support Intervention </w:delText>
        </w:r>
      </w:del>
      <w:r w:rsidR="000E40D2" w:rsidRPr="00095AF0">
        <w:rPr>
          <w:sz w:val="22"/>
          <w:szCs w:val="22"/>
        </w:rPr>
        <w:t xml:space="preserve">PBIS) </w:t>
      </w:r>
      <w:del w:id="3140" w:author="Khamsaolee Xainhiaxang" w:date="2021-07-06T10:00:00Z">
        <w:r w:rsidR="000E40D2" w:rsidRPr="00095AF0" w:rsidDel="00206D0A">
          <w:rPr>
            <w:sz w:val="22"/>
            <w:szCs w:val="22"/>
          </w:rPr>
          <w:delText xml:space="preserve">Cov kws tshaj lij </w:delText>
        </w:r>
      </w:del>
      <w:r w:rsidR="000E40D2" w:rsidRPr="00095AF0">
        <w:rPr>
          <w:sz w:val="22"/>
          <w:szCs w:val="22"/>
        </w:rPr>
        <w:t>yuav ua hauj</w:t>
      </w:r>
      <w:r w:rsidR="00095AF0" w:rsidRPr="00095AF0">
        <w:rPr>
          <w:sz w:val="22"/>
          <w:szCs w:val="22"/>
        </w:rPr>
        <w:t xml:space="preserve"> </w:t>
      </w:r>
      <w:r w:rsidR="000E40D2" w:rsidRPr="00095AF0">
        <w:rPr>
          <w:sz w:val="22"/>
          <w:szCs w:val="22"/>
        </w:rPr>
        <w:t xml:space="preserve">lwm nrog </w:t>
      </w:r>
      <w:del w:id="3141" w:author="Khamsaolee Xainhiaxang" w:date="2021-07-06T10:02:00Z">
        <w:r w:rsidR="000E40D2" w:rsidRPr="00095AF0" w:rsidDel="00206D0A">
          <w:rPr>
            <w:sz w:val="22"/>
            <w:szCs w:val="22"/>
          </w:rPr>
          <w:delText>pab</w:delText>
        </w:r>
      </w:del>
      <w:ins w:id="3142" w:author="Khamsaolee Xainhiaxang" w:date="2021-07-06T10:02:00Z">
        <w:r>
          <w:rPr>
            <w:sz w:val="22"/>
            <w:szCs w:val="22"/>
          </w:rPr>
          <w:t xml:space="preserve">cov </w:t>
        </w:r>
      </w:ins>
      <w:ins w:id="3143" w:author="Khamsaolee Xainhiaxang" w:date="2021-07-06T10:01:00Z">
        <w:r>
          <w:rPr>
            <w:sz w:val="22"/>
            <w:szCs w:val="22"/>
          </w:rPr>
          <w:t xml:space="preserve">neeg </w:t>
        </w:r>
      </w:ins>
      <w:del w:id="3144" w:author="Khamsaolee Xainhiaxang" w:date="2021-07-06T10:02:00Z">
        <w:r w:rsidR="000E40D2" w:rsidRPr="00095AF0" w:rsidDel="00206D0A">
          <w:rPr>
            <w:sz w:val="22"/>
            <w:szCs w:val="22"/>
          </w:rPr>
          <w:delText xml:space="preserve"> </w:delText>
        </w:r>
      </w:del>
      <w:del w:id="3145" w:author="Khamsaolee Xainhiaxang" w:date="2021-07-06T10:01:00Z">
        <w:r w:rsidR="000E40D2" w:rsidRPr="00095AF0" w:rsidDel="00206D0A">
          <w:rPr>
            <w:sz w:val="22"/>
            <w:szCs w:val="22"/>
          </w:rPr>
          <w:delText xml:space="preserve">pawg </w:delText>
        </w:r>
      </w:del>
      <w:ins w:id="3146" w:author="Khamsaolee Xainhiaxang" w:date="2021-07-06T10:02:00Z">
        <w:r>
          <w:rPr>
            <w:sz w:val="22"/>
            <w:szCs w:val="22"/>
          </w:rPr>
          <w:t xml:space="preserve">ntawm </w:t>
        </w:r>
      </w:ins>
      <w:r w:rsidR="000E40D2" w:rsidRPr="00095AF0">
        <w:rPr>
          <w:sz w:val="22"/>
          <w:szCs w:val="22"/>
        </w:rPr>
        <w:t xml:space="preserve">tsev kawm ntawv los txhawb kev siv thoob plaws hauv nroog txog </w:t>
      </w:r>
      <w:del w:id="3147" w:author="Khamsaolee Xainhiaxang" w:date="2021-07-06T10:04:00Z">
        <w:r w:rsidR="000E40D2" w:rsidRPr="00095AF0" w:rsidDel="00206D0A">
          <w:rPr>
            <w:sz w:val="22"/>
            <w:szCs w:val="22"/>
          </w:rPr>
          <w:delText>qhov kev qhia no nrog</w:delText>
        </w:r>
      </w:del>
      <w:ins w:id="3148" w:author="Khamsaolee Xainhiaxang" w:date="2021-07-06T10:04:00Z">
        <w:r>
          <w:rPr>
            <w:sz w:val="22"/>
            <w:szCs w:val="22"/>
          </w:rPr>
          <w:t>xws li</w:t>
        </w:r>
      </w:ins>
      <w:r w:rsidR="000E40D2" w:rsidRPr="00095AF0">
        <w:rPr>
          <w:sz w:val="22"/>
          <w:szCs w:val="22"/>
        </w:rPr>
        <w:t xml:space="preserve"> kev cob qhia, kev txhawb nqa, kev </w:t>
      </w:r>
      <w:del w:id="3149" w:author="Khamsaolee Xainhiaxang" w:date="2021-07-06T10:05:00Z">
        <w:r w:rsidR="000E40D2" w:rsidRPr="00095AF0" w:rsidDel="00206D0A">
          <w:rPr>
            <w:sz w:val="22"/>
            <w:szCs w:val="22"/>
          </w:rPr>
          <w:delText>cob qhia</w:delText>
        </w:r>
      </w:del>
      <w:ins w:id="3150" w:author="Khamsaolee Xainhiaxang" w:date="2021-07-06T10:05:00Z">
        <w:r>
          <w:rPr>
            <w:sz w:val="22"/>
            <w:szCs w:val="22"/>
          </w:rPr>
          <w:t>pab</w:t>
        </w:r>
      </w:ins>
      <w:r w:rsidR="000E40D2" w:rsidRPr="00095AF0">
        <w:rPr>
          <w:sz w:val="22"/>
          <w:szCs w:val="22"/>
        </w:rPr>
        <w:t xml:space="preserve">, thiab kev sib koom tes. </w:t>
      </w:r>
      <w:r w:rsidR="00095AF0" w:rsidRPr="00095AF0">
        <w:rPr>
          <w:sz w:val="22"/>
          <w:szCs w:val="22"/>
        </w:rPr>
        <w:t>Cov</w:t>
      </w:r>
      <w:r w:rsidR="000E40D2" w:rsidRPr="00095AF0">
        <w:rPr>
          <w:sz w:val="22"/>
          <w:szCs w:val="22"/>
        </w:rPr>
        <w:t xml:space="preserve"> hauj</w:t>
      </w:r>
      <w:r w:rsidR="00095AF0" w:rsidRPr="00095AF0">
        <w:rPr>
          <w:sz w:val="22"/>
          <w:szCs w:val="22"/>
        </w:rPr>
        <w:t xml:space="preserve"> </w:t>
      </w:r>
      <w:r w:rsidR="000E40D2" w:rsidRPr="00095AF0">
        <w:rPr>
          <w:sz w:val="22"/>
          <w:szCs w:val="22"/>
        </w:rPr>
        <w:t xml:space="preserve">lwm no txhawb peb cov tub ntxhais kawm </w:t>
      </w:r>
      <w:del w:id="3151" w:author="Khamsaolee Xainhiaxang" w:date="2021-07-06T10:06:00Z">
        <w:r w:rsidR="00095AF0" w:rsidRPr="00095AF0" w:rsidDel="00206D0A">
          <w:rPr>
            <w:sz w:val="22"/>
            <w:szCs w:val="22"/>
          </w:rPr>
          <w:delText xml:space="preserve">txoj kev </w:delText>
        </w:r>
        <w:r w:rsidR="000E40D2" w:rsidRPr="00095AF0" w:rsidDel="00206D0A">
          <w:rPr>
            <w:sz w:val="22"/>
            <w:szCs w:val="22"/>
          </w:rPr>
          <w:delText xml:space="preserve">tsis txaus siab </w:delText>
        </w:r>
      </w:del>
      <w:r w:rsidR="000E40D2" w:rsidRPr="00095AF0">
        <w:rPr>
          <w:sz w:val="22"/>
          <w:szCs w:val="22"/>
        </w:rPr>
        <w:t xml:space="preserve">los ntawm kev muab cov txheej txheem thoob plaws </w:t>
      </w:r>
      <w:r w:rsidR="00095AF0" w:rsidRPr="00095AF0">
        <w:rPr>
          <w:sz w:val="22"/>
          <w:szCs w:val="22"/>
        </w:rPr>
        <w:t xml:space="preserve">ntawm </w:t>
      </w:r>
      <w:r w:rsidR="000E40D2" w:rsidRPr="00095AF0">
        <w:rPr>
          <w:sz w:val="22"/>
          <w:szCs w:val="22"/>
        </w:rPr>
        <w:t>tsev kawm ntawv thiab cov kev cai uas tso cai rau cov tub ntxhais kawm thiab cov neeg ua hauj</w:t>
      </w:r>
      <w:r w:rsidR="00095AF0" w:rsidRPr="00095AF0">
        <w:rPr>
          <w:sz w:val="22"/>
          <w:szCs w:val="22"/>
        </w:rPr>
        <w:t xml:space="preserve"> </w:t>
      </w:r>
      <w:r w:rsidR="000E40D2" w:rsidRPr="00095AF0">
        <w:rPr>
          <w:sz w:val="22"/>
          <w:szCs w:val="22"/>
        </w:rPr>
        <w:t xml:space="preserve">lwm </w:t>
      </w:r>
      <w:ins w:id="3152" w:author="Khamsaolee Xainhiaxang" w:date="2021-07-06T10:10:00Z">
        <w:r w:rsidR="00A75957">
          <w:rPr>
            <w:sz w:val="22"/>
            <w:szCs w:val="22"/>
          </w:rPr>
          <w:t xml:space="preserve">kom muaj </w:t>
        </w:r>
      </w:ins>
      <w:r w:rsidR="00095AF0" w:rsidRPr="00095AF0">
        <w:rPr>
          <w:sz w:val="22"/>
          <w:szCs w:val="22"/>
        </w:rPr>
        <w:t xml:space="preserve">kev </w:t>
      </w:r>
      <w:r w:rsidR="000E40D2" w:rsidRPr="00095AF0">
        <w:rPr>
          <w:sz w:val="22"/>
          <w:szCs w:val="22"/>
        </w:rPr>
        <w:t xml:space="preserve">sib raug zoo </w:t>
      </w:r>
      <w:del w:id="3153" w:author="Khamsaolee Xainhiaxang" w:date="2021-07-06T10:11:00Z">
        <w:r w:rsidR="000E40D2" w:rsidRPr="00095AF0" w:rsidDel="00A75957">
          <w:rPr>
            <w:sz w:val="22"/>
            <w:szCs w:val="22"/>
          </w:rPr>
          <w:delText xml:space="preserve">uas ua </w:delText>
        </w:r>
        <w:r w:rsidR="00095AF0" w:rsidRPr="00095AF0" w:rsidDel="00A75957">
          <w:rPr>
            <w:sz w:val="22"/>
            <w:szCs w:val="22"/>
          </w:rPr>
          <w:delText xml:space="preserve">zoo </w:delText>
        </w:r>
      </w:del>
      <w:r w:rsidR="000E40D2" w:rsidRPr="00095AF0">
        <w:rPr>
          <w:sz w:val="22"/>
          <w:szCs w:val="22"/>
        </w:rPr>
        <w:t xml:space="preserve">rau tsev kawm ntawv </w:t>
      </w:r>
      <w:del w:id="3154" w:author="Khamsaolee Xainhiaxang" w:date="2021-07-06T10:11:00Z">
        <w:r w:rsidR="000E40D2" w:rsidRPr="00095AF0" w:rsidDel="00A75957">
          <w:rPr>
            <w:sz w:val="22"/>
            <w:szCs w:val="22"/>
          </w:rPr>
          <w:delText xml:space="preserve">thaj chaw </w:delText>
        </w:r>
      </w:del>
      <w:r w:rsidR="000E40D2" w:rsidRPr="00095AF0">
        <w:rPr>
          <w:sz w:val="22"/>
          <w:szCs w:val="22"/>
        </w:rPr>
        <w:t xml:space="preserve">thiab kev coj noj coj ua. </w:t>
      </w:r>
      <w:ins w:id="3155" w:author="Khamsaolee Xainhiaxang" w:date="2021-07-06T10:17:00Z">
        <w:r w:rsidR="00A75957">
          <w:rPr>
            <w:sz w:val="22"/>
            <w:szCs w:val="22"/>
          </w:rPr>
          <w:t xml:space="preserve">Thaumkawg kuj pom tau tias </w:t>
        </w:r>
      </w:ins>
      <w:del w:id="3156" w:author="Khamsaolee Xainhiaxang" w:date="2021-07-06T10:17:00Z">
        <w:r w:rsidR="000E40D2" w:rsidRPr="00095AF0" w:rsidDel="00A75957">
          <w:rPr>
            <w:sz w:val="22"/>
            <w:szCs w:val="22"/>
          </w:rPr>
          <w:delText xml:space="preserve">Cov pov thawj qhia tias </w:delText>
        </w:r>
      </w:del>
      <w:ins w:id="3157" w:author="Khamsaolee Xainhiaxang" w:date="2021-07-06T10:15:00Z">
        <w:r w:rsidR="00A75957">
          <w:rPr>
            <w:sz w:val="22"/>
            <w:szCs w:val="22"/>
          </w:rPr>
          <w:t xml:space="preserve">tsev kawm </w:t>
        </w:r>
      </w:ins>
      <w:r w:rsidR="000E40D2" w:rsidRPr="00095AF0">
        <w:rPr>
          <w:sz w:val="22"/>
          <w:szCs w:val="22"/>
        </w:rPr>
        <w:t xml:space="preserve">PBIS cov </w:t>
      </w:r>
      <w:ins w:id="3158" w:author="Khamsaolee Xainhiaxang" w:date="2021-07-06T10:18:00Z">
        <w:r w:rsidR="00A75957">
          <w:rPr>
            <w:sz w:val="22"/>
            <w:szCs w:val="22"/>
          </w:rPr>
          <w:t xml:space="preserve">tub ntxhais </w:t>
        </w:r>
      </w:ins>
      <w:del w:id="3159" w:author="Khamsaolee Xainhiaxang" w:date="2021-07-06T10:15:00Z">
        <w:r w:rsidR="000E40D2" w:rsidRPr="00095AF0" w:rsidDel="00A75957">
          <w:rPr>
            <w:sz w:val="22"/>
            <w:szCs w:val="22"/>
          </w:rPr>
          <w:delText>ts</w:delText>
        </w:r>
      </w:del>
      <w:del w:id="3160" w:author="Khamsaolee Xainhiaxang" w:date="2021-07-06T10:18:00Z">
        <w:r w:rsidR="000E40D2" w:rsidRPr="00095AF0" w:rsidDel="00A75957">
          <w:rPr>
            <w:sz w:val="22"/>
            <w:szCs w:val="22"/>
          </w:rPr>
          <w:delText xml:space="preserve">ev </w:delText>
        </w:r>
      </w:del>
      <w:del w:id="3161" w:author="Khamsaolee Xainhiaxang" w:date="2021-07-06T10:15:00Z">
        <w:r w:rsidR="000E40D2" w:rsidRPr="00095AF0" w:rsidDel="00A75957">
          <w:rPr>
            <w:sz w:val="22"/>
            <w:szCs w:val="22"/>
          </w:rPr>
          <w:delText xml:space="preserve">kawm thaum kawg </w:delText>
        </w:r>
      </w:del>
      <w:ins w:id="3162" w:author="Khamsaolee Xainhiaxang" w:date="2021-07-06T10:16:00Z">
        <w:r w:rsidR="00A75957">
          <w:rPr>
            <w:sz w:val="22"/>
            <w:szCs w:val="22"/>
          </w:rPr>
          <w:t xml:space="preserve">kuj muaj kev kawm tau zoo </w:t>
        </w:r>
      </w:ins>
      <w:ins w:id="3163" w:author="Khamsaolee Xainhiaxang" w:date="2021-07-06T10:18:00Z">
        <w:r w:rsidR="00A75957">
          <w:rPr>
            <w:sz w:val="22"/>
            <w:szCs w:val="22"/>
          </w:rPr>
          <w:t xml:space="preserve">lawm </w:t>
        </w:r>
      </w:ins>
      <w:del w:id="3164" w:author="Khamsaolee Xainhiaxang" w:date="2021-07-06T10:18:00Z">
        <w:r w:rsidR="000E40D2" w:rsidRPr="00095AF0" w:rsidDel="00A75957">
          <w:rPr>
            <w:sz w:val="22"/>
            <w:szCs w:val="22"/>
          </w:rPr>
          <w:delText xml:space="preserve">pom kev nce qib hauv kev kawm tiav </w:delText>
        </w:r>
      </w:del>
      <w:r w:rsidR="000E40D2" w:rsidRPr="00095AF0">
        <w:rPr>
          <w:sz w:val="22"/>
          <w:szCs w:val="22"/>
        </w:rPr>
        <w:t xml:space="preserve">thiab txo </w:t>
      </w:r>
      <w:ins w:id="3165" w:author="Khamsaolee Xainhiaxang" w:date="2021-07-06T10:18:00Z">
        <w:r w:rsidR="00A75957">
          <w:rPr>
            <w:sz w:val="22"/>
            <w:szCs w:val="22"/>
          </w:rPr>
          <w:t xml:space="preserve">txoj kev kawm poob qab uas los </w:t>
        </w:r>
      </w:ins>
      <w:ins w:id="3166" w:author="Khamsaolee Xainhiaxang" w:date="2021-07-06T10:19:00Z">
        <w:r w:rsidR="00A75957">
          <w:rPr>
            <w:sz w:val="22"/>
            <w:szCs w:val="22"/>
          </w:rPr>
          <w:t>n</w:t>
        </w:r>
      </w:ins>
      <w:ins w:id="3167" w:author="Khamsaolee Xainhiaxang" w:date="2021-07-06T10:18:00Z">
        <w:r w:rsidR="00A75957">
          <w:rPr>
            <w:sz w:val="22"/>
            <w:szCs w:val="22"/>
          </w:rPr>
          <w:t>tawm</w:t>
        </w:r>
      </w:ins>
      <w:del w:id="3168" w:author="Khamsaolee Xainhiaxang" w:date="2021-07-06T10:19:00Z">
        <w:r w:rsidR="000E40D2" w:rsidRPr="00095AF0" w:rsidDel="00563406">
          <w:rPr>
            <w:sz w:val="22"/>
            <w:szCs w:val="22"/>
          </w:rPr>
          <w:delText>lub sij</w:delText>
        </w:r>
        <w:r w:rsidR="00095AF0" w:rsidRPr="00095AF0" w:rsidDel="00563406">
          <w:rPr>
            <w:sz w:val="22"/>
            <w:szCs w:val="22"/>
          </w:rPr>
          <w:delText xml:space="preserve"> </w:delText>
        </w:r>
        <w:r w:rsidR="000E40D2" w:rsidRPr="00095AF0" w:rsidDel="00563406">
          <w:rPr>
            <w:sz w:val="22"/>
            <w:szCs w:val="22"/>
          </w:rPr>
          <w:delText>hawm kawm tsis tiav vim</w:delText>
        </w:r>
      </w:del>
      <w:r w:rsidR="000E40D2" w:rsidRPr="00095AF0">
        <w:rPr>
          <w:sz w:val="22"/>
          <w:szCs w:val="22"/>
        </w:rPr>
        <w:t xml:space="preserve"> </w:t>
      </w:r>
      <w:ins w:id="3169" w:author="Khamsaolee Xainhiaxang" w:date="2021-07-06T10:19:00Z">
        <w:r w:rsidR="00563406">
          <w:rPr>
            <w:sz w:val="22"/>
            <w:szCs w:val="22"/>
          </w:rPr>
          <w:t xml:space="preserve">kev </w:t>
        </w:r>
      </w:ins>
      <w:r w:rsidR="000E40D2" w:rsidRPr="00095AF0">
        <w:rPr>
          <w:sz w:val="22"/>
          <w:szCs w:val="22"/>
        </w:rPr>
        <w:t>ncua kev kawm</w:t>
      </w:r>
      <w:ins w:id="3170" w:author="Khamsaolee Xainhiaxang" w:date="2021-07-06T10:19:00Z">
        <w:r w:rsidR="00563406">
          <w:rPr>
            <w:sz w:val="22"/>
            <w:szCs w:val="22"/>
          </w:rPr>
          <w:t xml:space="preserve"> nqis lawm</w:t>
        </w:r>
      </w:ins>
      <w:r w:rsidR="000E40D2" w:rsidRPr="00095AF0">
        <w:rPr>
          <w:sz w:val="22"/>
          <w:szCs w:val="22"/>
        </w:rPr>
        <w:t xml:space="preserve">. Kev muab cov qauv zoo ntawm cov cwj pwm </w:t>
      </w:r>
      <w:ins w:id="3171" w:author="Khamsaolee Xainhiaxang" w:date="2021-07-06T10:21:00Z">
        <w:r w:rsidR="00563406">
          <w:rPr>
            <w:sz w:val="22"/>
            <w:szCs w:val="22"/>
          </w:rPr>
          <w:t xml:space="preserve">rau haum cov txheej txheem (tiered system) </w:t>
        </w:r>
      </w:ins>
      <w:del w:id="3172" w:author="Khamsaolee Xainhiaxang" w:date="2021-07-06T10:22:00Z">
        <w:r w:rsidR="000E40D2" w:rsidRPr="00095AF0" w:rsidDel="00563406">
          <w:rPr>
            <w:sz w:val="22"/>
            <w:szCs w:val="22"/>
          </w:rPr>
          <w:delText xml:space="preserve">hauv cov kev sib koom ua ke </w:delText>
        </w:r>
      </w:del>
      <w:r w:rsidR="000E40D2" w:rsidRPr="00095AF0">
        <w:rPr>
          <w:sz w:val="22"/>
          <w:szCs w:val="22"/>
        </w:rPr>
        <w:t>ntawm</w:t>
      </w:r>
      <w:del w:id="3173" w:author="Khamsaolee Xainhiaxang" w:date="2021-07-06T10:22:00Z">
        <w:r w:rsidR="000E40D2" w:rsidRPr="00095AF0" w:rsidDel="00563406">
          <w:rPr>
            <w:sz w:val="22"/>
            <w:szCs w:val="22"/>
          </w:rPr>
          <w:delText xml:space="preserve"> txoj</w:delText>
        </w:r>
      </w:del>
      <w:r w:rsidR="000E40D2" w:rsidRPr="00095AF0">
        <w:rPr>
          <w:sz w:val="22"/>
          <w:szCs w:val="22"/>
        </w:rPr>
        <w:t xml:space="preserve"> kev txhawb nqa </w:t>
      </w:r>
      <w:del w:id="3174" w:author="Khamsaolee Xainhiaxang" w:date="2021-07-06T10:22:00Z">
        <w:r w:rsidR="000E40D2" w:rsidRPr="00095AF0" w:rsidDel="00563406">
          <w:rPr>
            <w:sz w:val="22"/>
            <w:szCs w:val="22"/>
          </w:rPr>
          <w:delText xml:space="preserve">ua </w:delText>
        </w:r>
      </w:del>
      <w:del w:id="3175" w:author="Khamsaolee Xainhiaxang" w:date="2021-07-06T10:23:00Z">
        <w:r w:rsidR="000E40D2" w:rsidRPr="00095AF0" w:rsidDel="00563406">
          <w:rPr>
            <w:sz w:val="22"/>
            <w:szCs w:val="22"/>
          </w:rPr>
          <w:delText xml:space="preserve">tau qhov </w:delText>
        </w:r>
      </w:del>
      <w:r w:rsidR="000E40D2" w:rsidRPr="00095AF0">
        <w:rPr>
          <w:sz w:val="22"/>
          <w:szCs w:val="22"/>
        </w:rPr>
        <w:t xml:space="preserve">kev xav tau uas tsis </w:t>
      </w:r>
      <w:del w:id="3176" w:author="Khamsaolee Xainhiaxang" w:date="2021-07-06T10:23:00Z">
        <w:r w:rsidR="000E40D2" w:rsidRPr="00095AF0" w:rsidDel="00563406">
          <w:rPr>
            <w:sz w:val="22"/>
            <w:szCs w:val="22"/>
          </w:rPr>
          <w:delText xml:space="preserve">tuaj </w:delText>
        </w:r>
      </w:del>
      <w:ins w:id="3177" w:author="Khamsaolee Xainhiaxang" w:date="2021-07-06T10:23:00Z">
        <w:r w:rsidR="00563406">
          <w:rPr>
            <w:sz w:val="22"/>
            <w:szCs w:val="22"/>
          </w:rPr>
          <w:t>m</w:t>
        </w:r>
        <w:r w:rsidR="00563406" w:rsidRPr="00095AF0">
          <w:rPr>
            <w:sz w:val="22"/>
            <w:szCs w:val="22"/>
          </w:rPr>
          <w:t xml:space="preserve">uaj </w:t>
        </w:r>
      </w:ins>
      <w:ins w:id="3178" w:author="Khamsaolee Xainhiaxang" w:date="2021-07-06T10:24:00Z">
        <w:r w:rsidR="00563406">
          <w:rPr>
            <w:sz w:val="22"/>
            <w:szCs w:val="22"/>
          </w:rPr>
          <w:t>nyob rau ntawm cov neeg txom nyem thiab cov nrog niam qhuav txiv qhuav</w:t>
        </w:r>
      </w:ins>
      <w:ins w:id="3179" w:author="Khamsaolee Xainhiaxang" w:date="2021-07-06T10:25:00Z">
        <w:r w:rsidR="00563406">
          <w:rPr>
            <w:sz w:val="22"/>
            <w:szCs w:val="22"/>
          </w:rPr>
          <w:t xml:space="preserve"> </w:t>
        </w:r>
      </w:ins>
      <w:ins w:id="3180" w:author="Khamsaolee Xainhiaxang" w:date="2021-07-06T10:24:00Z">
        <w:r w:rsidR="00563406">
          <w:rPr>
            <w:sz w:val="22"/>
            <w:szCs w:val="22"/>
          </w:rPr>
          <w:t>nyob</w:t>
        </w:r>
      </w:ins>
      <w:ins w:id="3181" w:author="Khamsaolee Xainhiaxang" w:date="2021-07-06T10:25:00Z">
        <w:r w:rsidR="00563406">
          <w:rPr>
            <w:sz w:val="22"/>
            <w:szCs w:val="22"/>
          </w:rPr>
          <w:t xml:space="preserve">/ </w:t>
        </w:r>
      </w:ins>
      <w:del w:id="3182" w:author="Khamsaolee Xainhiaxang" w:date="2021-07-06T10:26:00Z">
        <w:r w:rsidR="000E40D2" w:rsidRPr="00095AF0" w:rsidDel="00563406">
          <w:rPr>
            <w:sz w:val="22"/>
            <w:szCs w:val="22"/>
          </w:rPr>
          <w:delText xml:space="preserve">ntawm ntau qhov kev sib raug zoo ntawm peb qhov kev txom nyem thiab pab cov hluas / </w:delText>
        </w:r>
      </w:del>
      <w:r w:rsidR="000E40D2" w:rsidRPr="00095AF0">
        <w:rPr>
          <w:sz w:val="22"/>
          <w:szCs w:val="22"/>
        </w:rPr>
        <w:t>cov tsis muaj tsev nyob.</w:t>
      </w:r>
    </w:p>
    <w:p w14:paraId="7BCD4276" w14:textId="77777777" w:rsidR="00E43EF1" w:rsidRDefault="00E43EF1">
      <w:pPr>
        <w:pStyle w:val="BodyText"/>
      </w:pPr>
    </w:p>
    <w:p w14:paraId="0C7BAA7F" w14:textId="6A7DEF81" w:rsidR="00E43EF1" w:rsidRPr="00E26EB6" w:rsidRDefault="00FE3FB2">
      <w:pPr>
        <w:pStyle w:val="ListParagraph"/>
        <w:numPr>
          <w:ilvl w:val="1"/>
          <w:numId w:val="27"/>
        </w:numPr>
        <w:tabs>
          <w:tab w:val="left" w:pos="900"/>
        </w:tabs>
      </w:pPr>
      <w:r w:rsidRPr="00E26EB6">
        <w:t xml:space="preserve">Tus </w:t>
      </w:r>
      <w:ins w:id="3183" w:author="Khamsaolee Xainhiaxang" w:date="2021-07-06T10:27:00Z">
        <w:r w:rsidR="00563406">
          <w:t xml:space="preserve">Lwm </w:t>
        </w:r>
      </w:ins>
      <w:r w:rsidR="000E40D2" w:rsidRPr="00E26EB6">
        <w:t>Thawj Xib Fwb Rau Kev Kawm Tshwj Xeeb</w:t>
      </w:r>
    </w:p>
    <w:p w14:paraId="7F4886E6" w14:textId="3D1C8C37" w:rsidR="00E43EF1" w:rsidRPr="00E26EB6" w:rsidRDefault="000E40D2" w:rsidP="00E26EB6">
      <w:pPr>
        <w:pStyle w:val="BodyText"/>
        <w:ind w:left="366" w:right="405"/>
        <w:jc w:val="both"/>
        <w:rPr>
          <w:sz w:val="22"/>
          <w:szCs w:val="22"/>
        </w:rPr>
      </w:pPr>
      <w:r w:rsidRPr="00E26EB6">
        <w:rPr>
          <w:sz w:val="22"/>
          <w:szCs w:val="22"/>
        </w:rPr>
        <w:t xml:space="preserve">Tus </w:t>
      </w:r>
      <w:ins w:id="3184" w:author="Khamsaolee Xainhiaxang" w:date="2021-07-06T10:27:00Z">
        <w:r w:rsidR="00563406">
          <w:rPr>
            <w:sz w:val="22"/>
            <w:szCs w:val="22"/>
          </w:rPr>
          <w:t>Lwm</w:t>
        </w:r>
      </w:ins>
      <w:r w:rsidRPr="00E26EB6">
        <w:rPr>
          <w:sz w:val="22"/>
          <w:szCs w:val="22"/>
        </w:rPr>
        <w:t xml:space="preserve">Thawj Xib Fwb rau Kev Kawm Ntawv Tshwj Xeeb yog tus saib xyuas kev tswj hwm thiab txhua yam </w:t>
      </w:r>
      <w:del w:id="3185" w:author="Khamsaolee Xainhiaxang" w:date="2021-07-06T10:28:00Z">
        <w:r w:rsidRPr="00E26EB6" w:rsidDel="00563406">
          <w:rPr>
            <w:sz w:val="22"/>
            <w:szCs w:val="22"/>
          </w:rPr>
          <w:delText xml:space="preserve">kev tswj hwm </w:delText>
        </w:r>
      </w:del>
      <w:r w:rsidRPr="00E26EB6">
        <w:rPr>
          <w:sz w:val="22"/>
          <w:szCs w:val="22"/>
        </w:rPr>
        <w:t xml:space="preserve">rau </w:t>
      </w:r>
      <w:r w:rsidR="00D5663B" w:rsidRPr="00E26EB6">
        <w:rPr>
          <w:sz w:val="22"/>
          <w:szCs w:val="22"/>
        </w:rPr>
        <w:t>Cov Khoos kas</w:t>
      </w:r>
      <w:del w:id="3186" w:author="Khamsaolee Xainhiaxang" w:date="2021-07-06T10:28:00Z">
        <w:r w:rsidR="00D5663B" w:rsidRPr="00E26EB6" w:rsidDel="00563406">
          <w:rPr>
            <w:sz w:val="22"/>
            <w:szCs w:val="22"/>
          </w:rPr>
          <w:delText xml:space="preserve"> uas Ua Tau</w:delText>
        </w:r>
      </w:del>
      <w:r w:rsidRPr="00E26EB6">
        <w:rPr>
          <w:sz w:val="22"/>
          <w:szCs w:val="22"/>
        </w:rPr>
        <w:t xml:space="preserve">. </w:t>
      </w:r>
      <w:r w:rsidR="00377296" w:rsidRPr="00E26EB6">
        <w:rPr>
          <w:sz w:val="22"/>
          <w:szCs w:val="22"/>
        </w:rPr>
        <w:t xml:space="preserve">Cov Khoos Kas </w:t>
      </w:r>
      <w:del w:id="3187" w:author="Khamsaolee Xainhiaxang" w:date="2021-07-06T10:29:00Z">
        <w:r w:rsidR="00377296" w:rsidRPr="00E26EB6" w:rsidDel="00563406">
          <w:rPr>
            <w:sz w:val="22"/>
            <w:szCs w:val="22"/>
          </w:rPr>
          <w:delText>Uas Ua Tau</w:delText>
        </w:r>
      </w:del>
      <w:ins w:id="3188" w:author="Khamsaolee Xainhiaxang" w:date="2021-07-06T10:29:00Z">
        <w:r w:rsidR="00563406">
          <w:rPr>
            <w:sz w:val="22"/>
            <w:szCs w:val="22"/>
          </w:rPr>
          <w:t>no</w:t>
        </w:r>
      </w:ins>
      <w:r w:rsidR="00377296" w:rsidRPr="00E26EB6">
        <w:rPr>
          <w:sz w:val="22"/>
          <w:szCs w:val="22"/>
        </w:rPr>
        <w:t xml:space="preserve"> </w:t>
      </w:r>
      <w:r w:rsidRPr="00E26EB6">
        <w:rPr>
          <w:sz w:val="22"/>
          <w:szCs w:val="22"/>
        </w:rPr>
        <w:t>yog ib txoj kev pab</w:t>
      </w:r>
      <w:r w:rsidR="007B0962" w:rsidRPr="00E26EB6">
        <w:rPr>
          <w:sz w:val="22"/>
          <w:szCs w:val="22"/>
        </w:rPr>
        <w:t xml:space="preserve"> </w:t>
      </w:r>
      <w:del w:id="3189" w:author="Khamsaolee Xainhiaxang" w:date="2021-07-06T10:29:00Z">
        <w:r w:rsidRPr="00E26EB6" w:rsidDel="006F3066">
          <w:rPr>
            <w:sz w:val="22"/>
            <w:szCs w:val="22"/>
          </w:rPr>
          <w:delText xml:space="preserve">cuam kev kho mob </w:delText>
        </w:r>
      </w:del>
      <w:r w:rsidRPr="00E26EB6">
        <w:rPr>
          <w:sz w:val="22"/>
          <w:szCs w:val="22"/>
        </w:rPr>
        <w:t xml:space="preserve">tshiab rau cov </w:t>
      </w:r>
      <w:del w:id="3190" w:author="Khamsaolee Xainhiaxang" w:date="2021-07-06T10:30:00Z">
        <w:r w:rsidRPr="00E26EB6" w:rsidDel="006F3066">
          <w:rPr>
            <w:sz w:val="22"/>
            <w:szCs w:val="22"/>
          </w:rPr>
          <w:delText>me</w:delText>
        </w:r>
        <w:r w:rsidR="007B0962" w:rsidRPr="00E26EB6" w:rsidDel="006F3066">
          <w:rPr>
            <w:sz w:val="22"/>
            <w:szCs w:val="22"/>
          </w:rPr>
          <w:delText xml:space="preserve"> </w:delText>
        </w:r>
        <w:r w:rsidRPr="00E26EB6" w:rsidDel="006F3066">
          <w:rPr>
            <w:sz w:val="22"/>
            <w:szCs w:val="22"/>
          </w:rPr>
          <w:delText>nyuam</w:delText>
        </w:r>
      </w:del>
      <w:ins w:id="3191" w:author="Khamsaolee Xainhiaxang" w:date="2021-07-06T10:30:00Z">
        <w:r w:rsidR="006F3066">
          <w:rPr>
            <w:sz w:val="22"/>
            <w:szCs w:val="22"/>
          </w:rPr>
          <w:t>tub ntxhais</w:t>
        </w:r>
      </w:ins>
      <w:r w:rsidRPr="00E26EB6">
        <w:rPr>
          <w:sz w:val="22"/>
          <w:szCs w:val="22"/>
        </w:rPr>
        <w:t xml:space="preserve"> kawm ntawv </w:t>
      </w:r>
      <w:ins w:id="3192" w:author="Khamsaolee Xainhiaxang" w:date="2021-07-06T10:30:00Z">
        <w:r w:rsidR="006F3066">
          <w:rPr>
            <w:sz w:val="22"/>
            <w:szCs w:val="22"/>
          </w:rPr>
          <w:t xml:space="preserve">kom </w:t>
        </w:r>
      </w:ins>
      <w:r w:rsidRPr="00E26EB6">
        <w:rPr>
          <w:sz w:val="22"/>
          <w:szCs w:val="22"/>
        </w:rPr>
        <w:t>tau txais kev kawm tshwj xeeb. Txoj kev pab</w:t>
      </w:r>
      <w:r w:rsidR="007B0962" w:rsidRPr="00E26EB6">
        <w:rPr>
          <w:sz w:val="22"/>
          <w:szCs w:val="22"/>
        </w:rPr>
        <w:t xml:space="preserve"> </w:t>
      </w:r>
      <w:del w:id="3193" w:author="Khamsaolee Xainhiaxang" w:date="2021-07-06T10:31:00Z">
        <w:r w:rsidRPr="00E26EB6" w:rsidDel="006F3066">
          <w:rPr>
            <w:sz w:val="22"/>
            <w:szCs w:val="22"/>
          </w:rPr>
          <w:delText xml:space="preserve">cuam </w:delText>
        </w:r>
      </w:del>
      <w:r w:rsidRPr="00E26EB6">
        <w:rPr>
          <w:sz w:val="22"/>
          <w:szCs w:val="22"/>
        </w:rPr>
        <w:t xml:space="preserve">yog hais txog kev mob siab rau kev sib raug zoo thiab kev txhawb nqa, kev txhim kho kev sib raug zoo, kev kawm paub, </w:t>
      </w:r>
      <w:ins w:id="3194" w:author="Khamsaolee Xainhiaxang" w:date="2021-07-06T10:35:00Z">
        <w:r w:rsidR="006F3066" w:rsidRPr="00E26EB6">
          <w:rPr>
            <w:sz w:val="22"/>
            <w:szCs w:val="22"/>
          </w:rPr>
          <w:t xml:space="preserve">kev loj hlob thiab </w:t>
        </w:r>
      </w:ins>
      <w:r w:rsidRPr="00E26EB6">
        <w:rPr>
          <w:sz w:val="22"/>
          <w:szCs w:val="22"/>
        </w:rPr>
        <w:t xml:space="preserve">kev txhim kho tus kheej </w:t>
      </w:r>
      <w:del w:id="3195" w:author="Khamsaolee Xainhiaxang" w:date="2021-07-06T10:35:00Z">
        <w:r w:rsidRPr="00E26EB6" w:rsidDel="006F3066">
          <w:rPr>
            <w:sz w:val="22"/>
            <w:szCs w:val="22"/>
          </w:rPr>
          <w:delText xml:space="preserve">thiab kev loj hlob </w:delText>
        </w:r>
      </w:del>
      <w:r w:rsidRPr="00E26EB6">
        <w:rPr>
          <w:sz w:val="22"/>
          <w:szCs w:val="22"/>
        </w:rPr>
        <w:t xml:space="preserve">thiab kev </w:t>
      </w:r>
      <w:ins w:id="3196" w:author="Khamsaolee Xainhiaxang" w:date="2021-07-06T10:36:00Z">
        <w:r w:rsidR="006F3066" w:rsidRPr="00E26EB6">
          <w:rPr>
            <w:sz w:val="22"/>
            <w:szCs w:val="22"/>
          </w:rPr>
          <w:t xml:space="preserve">txhawb nqa thiab </w:t>
        </w:r>
      </w:ins>
      <w:r w:rsidRPr="00E26EB6">
        <w:rPr>
          <w:sz w:val="22"/>
          <w:szCs w:val="22"/>
        </w:rPr>
        <w:t>koom tes nrog tsev neeg</w:t>
      </w:r>
      <w:del w:id="3197" w:author="Khamsaolee Xainhiaxang" w:date="2021-07-06T10:36:00Z">
        <w:r w:rsidRPr="00E26EB6" w:rsidDel="006F3066">
          <w:rPr>
            <w:sz w:val="22"/>
            <w:szCs w:val="22"/>
          </w:rPr>
          <w:delText xml:space="preserve"> thiab txhawb nqa</w:delText>
        </w:r>
      </w:del>
      <w:r w:rsidRPr="00E26EB6">
        <w:rPr>
          <w:sz w:val="22"/>
          <w:szCs w:val="22"/>
        </w:rPr>
        <w:t xml:space="preserve">. </w:t>
      </w:r>
      <w:ins w:id="3198" w:author="Khamsaolee Xainhiaxang" w:date="2021-07-06T10:38:00Z">
        <w:r w:rsidR="006F3066">
          <w:rPr>
            <w:sz w:val="22"/>
            <w:szCs w:val="22"/>
          </w:rPr>
          <w:t>C</w:t>
        </w:r>
      </w:ins>
      <w:del w:id="3199" w:author="Khamsaolee Xainhiaxang" w:date="2021-07-06T10:38:00Z">
        <w:r w:rsidRPr="00E26EB6" w:rsidDel="006F3066">
          <w:rPr>
            <w:sz w:val="22"/>
            <w:szCs w:val="22"/>
          </w:rPr>
          <w:delText>Q</w:delText>
        </w:r>
      </w:del>
      <w:r w:rsidRPr="00E26EB6">
        <w:rPr>
          <w:sz w:val="22"/>
          <w:szCs w:val="22"/>
        </w:rPr>
        <w:t>hov k</w:t>
      </w:r>
      <w:ins w:id="3200" w:author="Khamsaolee Xainhiaxang" w:date="2021-07-06T10:37:00Z">
        <w:r w:rsidR="006F3066">
          <w:rPr>
            <w:sz w:val="22"/>
            <w:szCs w:val="22"/>
          </w:rPr>
          <w:t>hoos kas</w:t>
        </w:r>
      </w:ins>
      <w:del w:id="3201" w:author="Khamsaolee Xainhiaxang" w:date="2021-07-06T10:37:00Z">
        <w:r w:rsidRPr="00E26EB6" w:rsidDel="006F3066">
          <w:rPr>
            <w:sz w:val="22"/>
            <w:szCs w:val="22"/>
          </w:rPr>
          <w:delText>ev ua tiav muaj</w:delText>
        </w:r>
      </w:del>
      <w:r w:rsidRPr="00E26EB6">
        <w:rPr>
          <w:sz w:val="22"/>
          <w:szCs w:val="22"/>
        </w:rPr>
        <w:t xml:space="preserve"> </w:t>
      </w:r>
      <w:ins w:id="3202" w:author="Khamsaolee Xainhiaxang" w:date="2021-07-06T10:38:00Z">
        <w:r w:rsidR="006F3066">
          <w:rPr>
            <w:sz w:val="22"/>
            <w:szCs w:val="22"/>
          </w:rPr>
          <w:t xml:space="preserve">no muab </w:t>
        </w:r>
      </w:ins>
      <w:r w:rsidRPr="00E26EB6">
        <w:rPr>
          <w:sz w:val="22"/>
          <w:szCs w:val="22"/>
        </w:rPr>
        <w:t>kev k</w:t>
      </w:r>
      <w:del w:id="3203" w:author="Khamsaolee Xainhiaxang" w:date="2021-07-06T10:38:00Z">
        <w:r w:rsidRPr="00E26EB6" w:rsidDel="006F3066">
          <w:rPr>
            <w:sz w:val="22"/>
            <w:szCs w:val="22"/>
          </w:rPr>
          <w:delText xml:space="preserve">ho mob rau cov tub </w:delText>
        </w:r>
      </w:del>
      <w:ins w:id="3204" w:author="Khamsaolee Xainhiaxang" w:date="2021-07-06T10:38:00Z">
        <w:r w:rsidR="006F3066">
          <w:rPr>
            <w:sz w:val="22"/>
            <w:szCs w:val="22"/>
          </w:rPr>
          <w:t xml:space="preserve">awm kom </w:t>
        </w:r>
      </w:ins>
      <w:ins w:id="3205" w:author="Khamsaolee Xainhiaxang" w:date="2021-07-06T10:39:00Z">
        <w:r w:rsidR="00325285">
          <w:rPr>
            <w:sz w:val="22"/>
            <w:szCs w:val="22"/>
          </w:rPr>
          <w:t xml:space="preserve">tub </w:t>
        </w:r>
      </w:ins>
      <w:r w:rsidRPr="00E26EB6">
        <w:rPr>
          <w:sz w:val="22"/>
          <w:szCs w:val="22"/>
        </w:rPr>
        <w:t xml:space="preserve">ntxhais kawm </w:t>
      </w:r>
      <w:ins w:id="3206" w:author="Khamsaolee Xainhiaxang" w:date="2021-07-06T10:39:00Z">
        <w:r w:rsidR="00325285">
          <w:rPr>
            <w:sz w:val="22"/>
            <w:szCs w:val="22"/>
          </w:rPr>
          <w:t xml:space="preserve">nkag tau nrog lwm tus tshwj xeeb yog cov </w:t>
        </w:r>
      </w:ins>
      <w:ins w:id="3207" w:author="Khamsaolee Xainhiaxang" w:date="2021-07-06T10:40:00Z">
        <w:r w:rsidR="00325285">
          <w:rPr>
            <w:sz w:val="22"/>
            <w:szCs w:val="22"/>
          </w:rPr>
          <w:t xml:space="preserve">g tau kawm </w:t>
        </w:r>
      </w:ins>
      <w:del w:id="3208" w:author="Khamsaolee Xainhiaxang" w:date="2021-07-06T10:41:00Z">
        <w:r w:rsidRPr="00E26EB6" w:rsidDel="00325285">
          <w:rPr>
            <w:sz w:val="22"/>
            <w:szCs w:val="22"/>
          </w:rPr>
          <w:delText>uas ib txwm tau xa mus rau lub tsev kawm</w:delText>
        </w:r>
      </w:del>
      <w:r w:rsidRPr="00E26EB6">
        <w:rPr>
          <w:sz w:val="22"/>
          <w:szCs w:val="22"/>
        </w:rPr>
        <w:t xml:space="preserve"> </w:t>
      </w:r>
      <w:ins w:id="3209" w:author="Khamsaolee Xainhiaxang" w:date="2021-07-06T10:42:00Z">
        <w:r w:rsidR="00325285">
          <w:rPr>
            <w:sz w:val="22"/>
            <w:szCs w:val="22"/>
          </w:rPr>
          <w:t xml:space="preserve">uas </w:t>
        </w:r>
      </w:ins>
      <w:r w:rsidRPr="00E26EB6">
        <w:rPr>
          <w:sz w:val="22"/>
          <w:szCs w:val="22"/>
        </w:rPr>
        <w:t xml:space="preserve">tsis yog-tsev kawm </w:t>
      </w:r>
      <w:del w:id="3210" w:author="Khamsaolee Xainhiaxang" w:date="2021-07-06T10:42:00Z">
        <w:r w:rsidRPr="00E26EB6" w:rsidDel="00325285">
          <w:rPr>
            <w:sz w:val="22"/>
            <w:szCs w:val="22"/>
          </w:rPr>
          <w:delText xml:space="preserve">rau </w:delText>
        </w:r>
      </w:del>
      <w:ins w:id="3211" w:author="Khamsaolee Xainhiaxang" w:date="2021-07-06T10:42:00Z">
        <w:r w:rsidR="00325285">
          <w:rPr>
            <w:sz w:val="22"/>
            <w:szCs w:val="22"/>
          </w:rPr>
          <w:t>qhia txog</w:t>
        </w:r>
        <w:r w:rsidR="00325285" w:rsidRPr="00E26EB6">
          <w:rPr>
            <w:sz w:val="22"/>
            <w:szCs w:val="22"/>
          </w:rPr>
          <w:t xml:space="preserve"> </w:t>
        </w:r>
      </w:ins>
      <w:r w:rsidRPr="00E26EB6">
        <w:rPr>
          <w:sz w:val="22"/>
          <w:szCs w:val="22"/>
        </w:rPr>
        <w:t xml:space="preserve">kev coj tus cwj pwm. </w:t>
      </w:r>
      <w:del w:id="3212" w:author="Khamsaolee Xainhiaxang" w:date="2021-07-06T10:42:00Z">
        <w:r w:rsidRPr="00E26EB6" w:rsidDel="00325285">
          <w:rPr>
            <w:sz w:val="22"/>
            <w:szCs w:val="22"/>
          </w:rPr>
          <w:delText>Peb cov ntaub ntawv qhia</w:delText>
        </w:r>
      </w:del>
      <w:ins w:id="3213" w:author="Khamsaolee Xainhiaxang" w:date="2021-07-06T10:42:00Z">
        <w:r w:rsidR="00325285">
          <w:rPr>
            <w:sz w:val="22"/>
            <w:szCs w:val="22"/>
          </w:rPr>
          <w:t>Kuj pom tau</w:t>
        </w:r>
      </w:ins>
      <w:r w:rsidRPr="00E26EB6">
        <w:rPr>
          <w:sz w:val="22"/>
          <w:szCs w:val="22"/>
        </w:rPr>
        <w:t xml:space="preserve"> tias peb cov tub ntxhais kawm raug xa mus rau cov tsev kawm tsis yog-tsev kawm</w:t>
      </w:r>
      <w:r w:rsidR="007B0962" w:rsidRPr="00E26EB6">
        <w:rPr>
          <w:sz w:val="22"/>
          <w:szCs w:val="22"/>
        </w:rPr>
        <w:t xml:space="preserve"> ntawm</w:t>
      </w:r>
      <w:r w:rsidRPr="00E26EB6">
        <w:rPr>
          <w:sz w:val="22"/>
          <w:szCs w:val="22"/>
        </w:rPr>
        <w:t xml:space="preserve"> tsoom</w:t>
      </w:r>
      <w:r w:rsidR="007B0962" w:rsidRPr="00E26EB6">
        <w:rPr>
          <w:sz w:val="22"/>
          <w:szCs w:val="22"/>
        </w:rPr>
        <w:t xml:space="preserve"> </w:t>
      </w:r>
      <w:r w:rsidRPr="00E26EB6">
        <w:rPr>
          <w:sz w:val="22"/>
          <w:szCs w:val="22"/>
        </w:rPr>
        <w:t>fwv</w:t>
      </w:r>
      <w:ins w:id="3214" w:author="Khamsaolee Xainhiaxang" w:date="2021-07-06T10:52:00Z">
        <w:r w:rsidR="00821882">
          <w:rPr>
            <w:sz w:val="22"/>
            <w:szCs w:val="22"/>
          </w:rPr>
          <w:t>, lawv kuj kawm</w:t>
        </w:r>
      </w:ins>
      <w:r w:rsidRPr="00E26EB6">
        <w:rPr>
          <w:sz w:val="22"/>
          <w:szCs w:val="22"/>
        </w:rPr>
        <w:t xml:space="preserve"> tsis </w:t>
      </w:r>
      <w:del w:id="3215" w:author="Khamsaolee Xainhiaxang" w:date="2021-07-06T10:52:00Z">
        <w:r w:rsidRPr="00E26EB6" w:rsidDel="00821882">
          <w:rPr>
            <w:sz w:val="22"/>
            <w:szCs w:val="22"/>
          </w:rPr>
          <w:delText xml:space="preserve">tau kawm </w:delText>
        </w:r>
      </w:del>
      <w:r w:rsidRPr="00E26EB6">
        <w:rPr>
          <w:sz w:val="22"/>
          <w:szCs w:val="22"/>
        </w:rPr>
        <w:t xml:space="preserve">tiav thiab </w:t>
      </w:r>
      <w:del w:id="3216" w:author="Khamsaolee Xainhiaxang" w:date="2021-07-06T10:52:00Z">
        <w:r w:rsidRPr="00E26EB6" w:rsidDel="00821882">
          <w:rPr>
            <w:sz w:val="22"/>
            <w:szCs w:val="22"/>
          </w:rPr>
          <w:delText>tsis tiav los</w:delText>
        </w:r>
        <w:r w:rsidR="007B0962" w:rsidRPr="00E26EB6" w:rsidDel="00821882">
          <w:rPr>
            <w:sz w:val="22"/>
            <w:szCs w:val="22"/>
          </w:rPr>
          <w:delText xml:space="preserve"> </w:delText>
        </w:r>
        <w:r w:rsidRPr="00E26EB6" w:rsidDel="00821882">
          <w:rPr>
            <w:sz w:val="22"/>
            <w:szCs w:val="22"/>
          </w:rPr>
          <w:delText xml:space="preserve">sis </w:delText>
        </w:r>
      </w:del>
      <w:del w:id="3217" w:author="Khamsaolee Xainhiaxang" w:date="2021-07-06T10:53:00Z">
        <w:r w:rsidRPr="00E26EB6" w:rsidDel="00821882">
          <w:rPr>
            <w:sz w:val="22"/>
            <w:szCs w:val="22"/>
          </w:rPr>
          <w:delText>tsis muaj kev kawm ntau ntxiv</w:delText>
        </w:r>
      </w:del>
      <w:ins w:id="3218" w:author="Khamsaolee Xainhiaxang" w:date="2021-07-06T10:53:00Z">
        <w:r w:rsidR="00821882">
          <w:rPr>
            <w:sz w:val="22"/>
            <w:szCs w:val="22"/>
          </w:rPr>
          <w:t>kawm tau tsis zoo</w:t>
        </w:r>
      </w:ins>
      <w:r w:rsidRPr="00E26EB6">
        <w:rPr>
          <w:sz w:val="22"/>
          <w:szCs w:val="22"/>
        </w:rPr>
        <w:t xml:space="preserve">. Cov </w:t>
      </w:r>
      <w:r w:rsidR="007B0962" w:rsidRPr="00E26EB6">
        <w:rPr>
          <w:sz w:val="22"/>
          <w:szCs w:val="22"/>
        </w:rPr>
        <w:t>Khoos Kas</w:t>
      </w:r>
      <w:r w:rsidRPr="00E26EB6">
        <w:rPr>
          <w:sz w:val="22"/>
          <w:szCs w:val="22"/>
        </w:rPr>
        <w:t xml:space="preserve"> no yog tsim los muab kev pab txhawb </w:t>
      </w:r>
      <w:del w:id="3219" w:author="Khamsaolee Xainhiaxang" w:date="2021-07-06T10:53:00Z">
        <w:r w:rsidRPr="00E26EB6" w:rsidDel="00821882">
          <w:rPr>
            <w:sz w:val="22"/>
            <w:szCs w:val="22"/>
          </w:rPr>
          <w:delText xml:space="preserve">ntxiv </w:delText>
        </w:r>
      </w:del>
      <w:r w:rsidRPr="00E26EB6">
        <w:rPr>
          <w:sz w:val="22"/>
          <w:szCs w:val="22"/>
        </w:rPr>
        <w:t xml:space="preserve">rau cov tub ntxhais kawm </w:t>
      </w:r>
      <w:ins w:id="3220" w:author="Khamsaolee Xainhiaxang" w:date="2021-07-06T10:53:00Z">
        <w:r w:rsidR="00821882">
          <w:rPr>
            <w:sz w:val="22"/>
            <w:szCs w:val="22"/>
          </w:rPr>
          <w:t xml:space="preserve">uas </w:t>
        </w:r>
      </w:ins>
      <w:r w:rsidRPr="00E26EB6">
        <w:rPr>
          <w:sz w:val="22"/>
          <w:szCs w:val="22"/>
        </w:rPr>
        <w:t xml:space="preserve">raug xa mus kom lawv </w:t>
      </w:r>
      <w:del w:id="3221" w:author="Khamsaolee Xainhiaxang" w:date="2021-07-06T10:54:00Z">
        <w:r w:rsidRPr="00E26EB6" w:rsidDel="00821882">
          <w:rPr>
            <w:sz w:val="22"/>
            <w:szCs w:val="22"/>
          </w:rPr>
          <w:delText>yuav ua</w:delText>
        </w:r>
      </w:del>
      <w:ins w:id="3222" w:author="Khamsaolee Xainhiaxang" w:date="2021-07-06T10:54:00Z">
        <w:r w:rsidR="00821882">
          <w:rPr>
            <w:sz w:val="22"/>
            <w:szCs w:val="22"/>
          </w:rPr>
          <w:t>kawm</w:t>
        </w:r>
      </w:ins>
      <w:r w:rsidRPr="00E26EB6">
        <w:rPr>
          <w:sz w:val="22"/>
          <w:szCs w:val="22"/>
        </w:rPr>
        <w:t xml:space="preserve"> tiav</w:t>
      </w:r>
      <w:del w:id="3223" w:author="Khamsaolee Xainhiaxang" w:date="2021-07-06T10:54:00Z">
        <w:r w:rsidRPr="00E26EB6" w:rsidDel="00821882">
          <w:rPr>
            <w:sz w:val="22"/>
            <w:szCs w:val="22"/>
          </w:rPr>
          <w:delText xml:space="preserve"> kev kawm </w:delText>
        </w:r>
        <w:r w:rsidR="007B0962" w:rsidRPr="00E26EB6" w:rsidDel="00821882">
          <w:rPr>
            <w:sz w:val="22"/>
            <w:szCs w:val="22"/>
          </w:rPr>
          <w:delText xml:space="preserve">ua </w:delText>
        </w:r>
        <w:r w:rsidRPr="00E26EB6" w:rsidDel="00821882">
          <w:rPr>
            <w:sz w:val="22"/>
            <w:szCs w:val="22"/>
          </w:rPr>
          <w:delText xml:space="preserve">tiav ntawm </w:delText>
        </w:r>
        <w:r w:rsidR="007B0962" w:rsidRPr="00E26EB6" w:rsidDel="00821882">
          <w:rPr>
            <w:sz w:val="22"/>
            <w:szCs w:val="22"/>
          </w:rPr>
          <w:delText>tus lej</w:delText>
        </w:r>
        <w:r w:rsidRPr="00E26EB6" w:rsidDel="00821882">
          <w:rPr>
            <w:sz w:val="22"/>
            <w:szCs w:val="22"/>
          </w:rPr>
          <w:delText xml:space="preserve"> ua tiav siab</w:delText>
        </w:r>
      </w:del>
      <w:r w:rsidRPr="00E26EB6">
        <w:rPr>
          <w:sz w:val="22"/>
          <w:szCs w:val="22"/>
        </w:rPr>
        <w:t>.</w:t>
      </w:r>
    </w:p>
    <w:p w14:paraId="1C6C31AC" w14:textId="77777777" w:rsidR="00E43EF1" w:rsidRDefault="00E43EF1">
      <w:pPr>
        <w:sectPr w:rsidR="00E43EF1">
          <w:pgSz w:w="15840" w:h="12240" w:orient="landscape"/>
          <w:pgMar w:top="700" w:right="120" w:bottom="560" w:left="120" w:header="0" w:footer="284" w:gutter="0"/>
          <w:cols w:space="720"/>
        </w:sectPr>
      </w:pPr>
    </w:p>
    <w:p w14:paraId="7DBA60BB" w14:textId="304858AE" w:rsidR="00E43EF1" w:rsidRPr="00C304ED" w:rsidRDefault="00B672F4">
      <w:pPr>
        <w:pStyle w:val="BodyText"/>
        <w:spacing w:before="72"/>
        <w:ind w:left="366"/>
        <w:rPr>
          <w:sz w:val="21"/>
          <w:szCs w:val="21"/>
        </w:rPr>
      </w:pPr>
      <w:r>
        <w:rPr>
          <w:noProof/>
          <w:lang w:bidi="th-TH"/>
        </w:rPr>
        <w:lastRenderedPageBreak/>
        <mc:AlternateContent>
          <mc:Choice Requires="wps">
            <w:drawing>
              <wp:anchor distT="0" distB="0" distL="114300" distR="114300" simplePos="0" relativeHeight="239778816" behindDoc="1" locked="0" layoutInCell="1" allowOverlap="1" wp14:anchorId="2EAD67FA" wp14:editId="235FE106">
                <wp:simplePos x="0" y="0"/>
                <wp:positionH relativeFrom="page">
                  <wp:posOffset>-6350</wp:posOffset>
                </wp:positionH>
                <wp:positionV relativeFrom="page">
                  <wp:posOffset>845185</wp:posOffset>
                </wp:positionV>
                <wp:extent cx="9601200" cy="6921500"/>
                <wp:effectExtent l="0" t="0" r="0" b="0"/>
                <wp:wrapNone/>
                <wp:docPr id="404" name="AutoShape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01200" cy="6921500"/>
                        </a:xfrm>
                        <a:custGeom>
                          <a:avLst/>
                          <a:gdLst>
                            <a:gd name="T0" fmla="+- 0 370 -10"/>
                            <a:gd name="T1" fmla="*/ T0 w 15120"/>
                            <a:gd name="T2" fmla="+- 0 656 1331"/>
                            <a:gd name="T3" fmla="*/ 656 h 10900"/>
                            <a:gd name="T4" fmla="+- 0 370 -10"/>
                            <a:gd name="T5" fmla="*/ T4 w 15120"/>
                            <a:gd name="T6" fmla="+- 0 11535 1331"/>
                            <a:gd name="T7" fmla="*/ 11535 h 10900"/>
                            <a:gd name="T8" fmla="+- 0 15470 -10"/>
                            <a:gd name="T9" fmla="*/ T8 w 15120"/>
                            <a:gd name="T10" fmla="+- 0 656 1331"/>
                            <a:gd name="T11" fmla="*/ 656 h 10900"/>
                            <a:gd name="T12" fmla="+- 0 15470 -10"/>
                            <a:gd name="T13" fmla="*/ T12 w 15120"/>
                            <a:gd name="T14" fmla="+- 0 11535 1331"/>
                            <a:gd name="T15" fmla="*/ 11535 h 10900"/>
                            <a:gd name="T16" fmla="+- 0 360 -10"/>
                            <a:gd name="T17" fmla="*/ T16 w 15120"/>
                            <a:gd name="T18" fmla="+- 0 646 1331"/>
                            <a:gd name="T19" fmla="*/ 646 h 10900"/>
                            <a:gd name="T20" fmla="+- 0 15480 -10"/>
                            <a:gd name="T21" fmla="*/ T20 w 15120"/>
                            <a:gd name="T22" fmla="+- 0 646 1331"/>
                            <a:gd name="T23" fmla="*/ 646 h 10900"/>
                            <a:gd name="T24" fmla="+- 0 360 -10"/>
                            <a:gd name="T25" fmla="*/ T24 w 15120"/>
                            <a:gd name="T26" fmla="+- 0 11545 1331"/>
                            <a:gd name="T27" fmla="*/ 11545 h 10900"/>
                            <a:gd name="T28" fmla="+- 0 15480 -10"/>
                            <a:gd name="T29" fmla="*/ T28 w 15120"/>
                            <a:gd name="T30" fmla="+- 0 11545 1331"/>
                            <a:gd name="T31" fmla="*/ 11545 h 109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120" h="10900">
                              <a:moveTo>
                                <a:pt x="380" y="-675"/>
                              </a:moveTo>
                              <a:lnTo>
                                <a:pt x="380" y="10204"/>
                              </a:lnTo>
                              <a:moveTo>
                                <a:pt x="15480" y="-675"/>
                              </a:moveTo>
                              <a:lnTo>
                                <a:pt x="15480" y="10204"/>
                              </a:lnTo>
                              <a:moveTo>
                                <a:pt x="370" y="-685"/>
                              </a:moveTo>
                              <a:lnTo>
                                <a:pt x="15490" y="-685"/>
                              </a:lnTo>
                              <a:moveTo>
                                <a:pt x="370" y="10214"/>
                              </a:moveTo>
                              <a:lnTo>
                                <a:pt x="15490" y="10214"/>
                              </a:lnTo>
                            </a:path>
                          </a:pathLst>
                        </a:custGeom>
                        <a:noFill/>
                        <a:ln w="12700">
                          <a:solidFill>
                            <a:srgbClr val="8496B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95E04B" id="AutoShape 361" o:spid="_x0000_s1026" style="position:absolute;margin-left:-.5pt;margin-top:66.55pt;width:756pt;height:545pt;z-index:-26353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20,1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" path="m380,-675r,10879m15480,-675r,10879m370,-685r15120,m370,10214r15120,e" filled="f" strokecolor="#8496b0" strokeweight="1pt">
                <v:path arrowok="t" o:connecttype="custom" o:connectlocs="241300,416560;241300,7324725;9829800,416560;9829800,7324725;234950,410210;9836150,410210;234950,7331075;9836150,7331075" o:connectangles="0,0,0,0,0,0,0,0"/>
                <w10:wrap anchorx="page" anchory="page"/>
              </v:shape>
            </w:pict>
          </mc:Fallback>
        </mc:AlternateContent>
      </w:r>
      <w:r w:rsidR="000E40D2">
        <w:t>L</w:t>
      </w:r>
      <w:r w:rsidR="000E40D2" w:rsidRPr="00C304ED">
        <w:rPr>
          <w:sz w:val="21"/>
          <w:szCs w:val="21"/>
        </w:rPr>
        <w:t xml:space="preserve">ub Hom Phiaj 2: Ua </w:t>
      </w:r>
      <w:r w:rsidR="0057745D" w:rsidRPr="00C304ED">
        <w:rPr>
          <w:sz w:val="21"/>
          <w:szCs w:val="21"/>
        </w:rPr>
        <w:t>K</w:t>
      </w:r>
      <w:r w:rsidR="000E40D2" w:rsidRPr="00C304ED">
        <w:rPr>
          <w:sz w:val="21"/>
          <w:szCs w:val="21"/>
        </w:rPr>
        <w:t xml:space="preserve">om </w:t>
      </w:r>
      <w:r w:rsidR="0057745D" w:rsidRPr="00C304ED">
        <w:rPr>
          <w:sz w:val="21"/>
          <w:szCs w:val="21"/>
        </w:rPr>
        <w:t>T</w:t>
      </w:r>
      <w:r w:rsidR="000E40D2" w:rsidRPr="00C304ED">
        <w:rPr>
          <w:sz w:val="21"/>
          <w:szCs w:val="21"/>
        </w:rPr>
        <w:t xml:space="preserve">xhua </w:t>
      </w:r>
      <w:r w:rsidR="0057745D" w:rsidRPr="00C304ED">
        <w:rPr>
          <w:sz w:val="21"/>
          <w:szCs w:val="21"/>
        </w:rPr>
        <w:t>T</w:t>
      </w:r>
      <w:r w:rsidR="000E40D2" w:rsidRPr="00C304ED">
        <w:rPr>
          <w:sz w:val="21"/>
          <w:szCs w:val="21"/>
        </w:rPr>
        <w:t xml:space="preserve">us </w:t>
      </w:r>
      <w:r w:rsidR="0057745D" w:rsidRPr="00C304ED">
        <w:rPr>
          <w:sz w:val="21"/>
          <w:szCs w:val="21"/>
        </w:rPr>
        <w:t>T</w:t>
      </w:r>
      <w:r w:rsidR="000E40D2" w:rsidRPr="00C304ED">
        <w:rPr>
          <w:sz w:val="21"/>
          <w:szCs w:val="21"/>
        </w:rPr>
        <w:t xml:space="preserve">ub </w:t>
      </w:r>
      <w:r w:rsidR="0057745D" w:rsidRPr="00C304ED">
        <w:rPr>
          <w:sz w:val="21"/>
          <w:szCs w:val="21"/>
        </w:rPr>
        <w:t>N</w:t>
      </w:r>
      <w:r w:rsidR="000E40D2" w:rsidRPr="00C304ED">
        <w:rPr>
          <w:sz w:val="21"/>
          <w:szCs w:val="21"/>
        </w:rPr>
        <w:t xml:space="preserve">txhais </w:t>
      </w:r>
      <w:r w:rsidR="0057745D" w:rsidRPr="00C304ED">
        <w:rPr>
          <w:sz w:val="21"/>
          <w:szCs w:val="21"/>
        </w:rPr>
        <w:t>K</w:t>
      </w:r>
      <w:r w:rsidR="000E40D2" w:rsidRPr="00C304ED">
        <w:rPr>
          <w:sz w:val="21"/>
          <w:szCs w:val="21"/>
        </w:rPr>
        <w:t xml:space="preserve">awm </w:t>
      </w:r>
      <w:r w:rsidR="0057745D" w:rsidRPr="00C304ED">
        <w:rPr>
          <w:sz w:val="21"/>
          <w:szCs w:val="21"/>
        </w:rPr>
        <w:t>T</w:t>
      </w:r>
      <w:r w:rsidR="000E40D2" w:rsidRPr="00C304ED">
        <w:rPr>
          <w:sz w:val="21"/>
          <w:szCs w:val="21"/>
        </w:rPr>
        <w:t xml:space="preserve">iav </w:t>
      </w:r>
      <w:r w:rsidR="0057745D" w:rsidRPr="00C304ED">
        <w:rPr>
          <w:sz w:val="21"/>
          <w:szCs w:val="21"/>
        </w:rPr>
        <w:t>Q</w:t>
      </w:r>
      <w:r w:rsidR="000E40D2" w:rsidRPr="00C304ED">
        <w:rPr>
          <w:sz w:val="21"/>
          <w:szCs w:val="21"/>
        </w:rPr>
        <w:t xml:space="preserve">ib </w:t>
      </w:r>
      <w:r w:rsidR="0057745D" w:rsidRPr="00C304ED">
        <w:rPr>
          <w:sz w:val="21"/>
          <w:szCs w:val="21"/>
        </w:rPr>
        <w:t>S</w:t>
      </w:r>
      <w:r w:rsidR="000E40D2" w:rsidRPr="00C304ED">
        <w:rPr>
          <w:sz w:val="21"/>
          <w:szCs w:val="21"/>
        </w:rPr>
        <w:t xml:space="preserve">iab thiab </w:t>
      </w:r>
      <w:r w:rsidR="0057745D" w:rsidRPr="00C304ED">
        <w:rPr>
          <w:sz w:val="21"/>
          <w:szCs w:val="21"/>
        </w:rPr>
        <w:t>N</w:t>
      </w:r>
      <w:r w:rsidR="000E40D2" w:rsidRPr="00C304ED">
        <w:rPr>
          <w:sz w:val="21"/>
          <w:szCs w:val="21"/>
        </w:rPr>
        <w:t xml:space="preserve">paj </w:t>
      </w:r>
      <w:r w:rsidR="0057745D" w:rsidRPr="00C304ED">
        <w:rPr>
          <w:sz w:val="21"/>
          <w:szCs w:val="21"/>
        </w:rPr>
        <w:t>T</w:t>
      </w:r>
      <w:r w:rsidR="000E40D2" w:rsidRPr="00C304ED">
        <w:rPr>
          <w:sz w:val="21"/>
          <w:szCs w:val="21"/>
        </w:rPr>
        <w:t xml:space="preserve">xhij </w:t>
      </w:r>
      <w:r w:rsidR="0057745D" w:rsidRPr="00C304ED">
        <w:rPr>
          <w:sz w:val="21"/>
          <w:szCs w:val="21"/>
        </w:rPr>
        <w:t>R</w:t>
      </w:r>
      <w:r w:rsidR="000E40D2" w:rsidRPr="00C304ED">
        <w:rPr>
          <w:sz w:val="21"/>
          <w:szCs w:val="21"/>
        </w:rPr>
        <w:t xml:space="preserve">au </w:t>
      </w:r>
      <w:r w:rsidR="0057745D" w:rsidRPr="00C304ED">
        <w:rPr>
          <w:sz w:val="21"/>
          <w:szCs w:val="21"/>
        </w:rPr>
        <w:t>H</w:t>
      </w:r>
      <w:r w:rsidR="000E40D2" w:rsidRPr="00C304ED">
        <w:rPr>
          <w:sz w:val="21"/>
          <w:szCs w:val="21"/>
        </w:rPr>
        <w:t>auj</w:t>
      </w:r>
      <w:r w:rsidR="0075245E" w:rsidRPr="00C304ED">
        <w:rPr>
          <w:sz w:val="21"/>
          <w:szCs w:val="21"/>
        </w:rPr>
        <w:t xml:space="preserve"> </w:t>
      </w:r>
      <w:r w:rsidR="0057745D" w:rsidRPr="00C304ED">
        <w:rPr>
          <w:sz w:val="21"/>
          <w:szCs w:val="21"/>
        </w:rPr>
        <w:t>L</w:t>
      </w:r>
      <w:r w:rsidR="000E40D2" w:rsidRPr="00C304ED">
        <w:rPr>
          <w:sz w:val="21"/>
          <w:szCs w:val="21"/>
        </w:rPr>
        <w:t>wm</w:t>
      </w:r>
    </w:p>
    <w:p w14:paraId="721DF08C" w14:textId="77777777" w:rsidR="00E43EF1" w:rsidRDefault="00E43EF1">
      <w:pPr>
        <w:pStyle w:val="BodyText"/>
        <w:spacing w:before="11"/>
        <w:rPr>
          <w:sz w:val="23"/>
        </w:rPr>
      </w:pPr>
    </w:p>
    <w:p w14:paraId="01A22C90" w14:textId="0F593523" w:rsidR="00E43EF1" w:rsidRPr="00C304ED" w:rsidRDefault="000E40D2" w:rsidP="0012102E">
      <w:pPr>
        <w:pStyle w:val="ListParagraph"/>
        <w:numPr>
          <w:ilvl w:val="1"/>
          <w:numId w:val="26"/>
        </w:numPr>
        <w:tabs>
          <w:tab w:val="left" w:pos="767"/>
        </w:tabs>
        <w:jc w:val="both"/>
        <w:rPr>
          <w:sz w:val="21"/>
          <w:szCs w:val="21"/>
        </w:rPr>
      </w:pPr>
      <w:r w:rsidRPr="00C304ED">
        <w:rPr>
          <w:sz w:val="21"/>
          <w:szCs w:val="21"/>
        </w:rPr>
        <w:t>Cov K</w:t>
      </w:r>
      <w:r w:rsidR="00E803D3" w:rsidRPr="00C304ED">
        <w:rPr>
          <w:sz w:val="21"/>
          <w:szCs w:val="21"/>
        </w:rPr>
        <w:t>hoos Kas</w:t>
      </w:r>
      <w:r w:rsidRPr="00C304ED">
        <w:rPr>
          <w:sz w:val="21"/>
          <w:szCs w:val="21"/>
        </w:rPr>
        <w:t xml:space="preserve"> Kawm Ua Hauj</w:t>
      </w:r>
      <w:r w:rsidR="00463E8A" w:rsidRPr="00C304ED">
        <w:rPr>
          <w:sz w:val="21"/>
          <w:szCs w:val="21"/>
        </w:rPr>
        <w:t xml:space="preserve"> </w:t>
      </w:r>
      <w:ins w:id="3224" w:author="Khamsaolee Xainhiaxang" w:date="2021-07-06T11:18:00Z">
        <w:r w:rsidR="00B66526">
          <w:rPr>
            <w:sz w:val="21"/>
            <w:szCs w:val="21"/>
          </w:rPr>
          <w:t>L</w:t>
        </w:r>
      </w:ins>
      <w:del w:id="3225" w:author="Khamsaolee Xainhiaxang" w:date="2021-07-06T11:18:00Z">
        <w:r w:rsidRPr="00C304ED" w:rsidDel="00B66526">
          <w:rPr>
            <w:sz w:val="21"/>
            <w:szCs w:val="21"/>
          </w:rPr>
          <w:delText>l</w:delText>
        </w:r>
      </w:del>
      <w:r w:rsidRPr="00C304ED">
        <w:rPr>
          <w:sz w:val="21"/>
          <w:szCs w:val="21"/>
        </w:rPr>
        <w:t>wm</w:t>
      </w:r>
    </w:p>
    <w:p w14:paraId="459453F9" w14:textId="7E205A5C" w:rsidR="00E43EF1" w:rsidRPr="00C304ED" w:rsidRDefault="000E40D2" w:rsidP="0012102E">
      <w:pPr>
        <w:pStyle w:val="BodyText"/>
        <w:ind w:left="366" w:right="445"/>
        <w:jc w:val="both"/>
        <w:rPr>
          <w:sz w:val="21"/>
          <w:szCs w:val="21"/>
        </w:rPr>
      </w:pPr>
      <w:r w:rsidRPr="00C304ED">
        <w:rPr>
          <w:sz w:val="21"/>
          <w:szCs w:val="21"/>
        </w:rPr>
        <w:t>Kev pab peev nyiaj los txhawb Kev Kawm Ua Hauj</w:t>
      </w:r>
      <w:r w:rsidR="00B308BF" w:rsidRPr="00C304ED">
        <w:rPr>
          <w:sz w:val="21"/>
          <w:szCs w:val="21"/>
        </w:rPr>
        <w:t xml:space="preserve"> </w:t>
      </w:r>
      <w:r w:rsidRPr="00C304ED">
        <w:rPr>
          <w:sz w:val="21"/>
          <w:szCs w:val="21"/>
        </w:rPr>
        <w:t>lwm (</w:t>
      </w:r>
      <w:r w:rsidR="00B308BF" w:rsidRPr="00C304ED">
        <w:rPr>
          <w:sz w:val="21"/>
          <w:szCs w:val="21"/>
        </w:rPr>
        <w:t xml:space="preserve">Career Technical Education </w:t>
      </w:r>
      <w:r w:rsidRPr="00C304ED">
        <w:rPr>
          <w:sz w:val="21"/>
          <w:szCs w:val="21"/>
        </w:rPr>
        <w:t xml:space="preserve">CTE) </w:t>
      </w:r>
      <w:del w:id="3226" w:author="Khamsaolee Xainhiaxang" w:date="2021-07-06T11:18:00Z">
        <w:r w:rsidRPr="00C304ED" w:rsidDel="00B66526">
          <w:rPr>
            <w:sz w:val="21"/>
            <w:szCs w:val="21"/>
          </w:rPr>
          <w:delText xml:space="preserve">cov kev kawm </w:delText>
        </w:r>
      </w:del>
      <w:r w:rsidRPr="00C304ED">
        <w:rPr>
          <w:sz w:val="21"/>
          <w:szCs w:val="21"/>
        </w:rPr>
        <w:t>xws li Kev Koom Tes Hauv California, Txoj Hauj</w:t>
      </w:r>
      <w:r w:rsidR="0022424D" w:rsidRPr="00C304ED">
        <w:rPr>
          <w:sz w:val="21"/>
          <w:szCs w:val="21"/>
        </w:rPr>
        <w:t xml:space="preserve"> </w:t>
      </w:r>
      <w:r w:rsidRPr="00C304ED">
        <w:rPr>
          <w:sz w:val="21"/>
          <w:szCs w:val="21"/>
        </w:rPr>
        <w:t xml:space="preserve">lwm Coj Kev, Kev Kawm Ua Lag Luam, Ntau Cov Kev Kawm </w:t>
      </w:r>
      <w:del w:id="3227" w:author="Khamsaolee Xainhiaxang" w:date="2021-07-06T11:21:00Z">
        <w:r w:rsidRPr="00C304ED" w:rsidDel="00B66526">
          <w:rPr>
            <w:sz w:val="21"/>
            <w:szCs w:val="21"/>
          </w:rPr>
          <w:delText>Tshaj Lij</w:delText>
        </w:r>
      </w:del>
      <w:ins w:id="3228" w:author="Khamsaolee Xainhiaxang" w:date="2021-07-06T11:21:00Z">
        <w:r w:rsidR="00B66526">
          <w:rPr>
            <w:sz w:val="21"/>
            <w:szCs w:val="21"/>
          </w:rPr>
          <w:t>Media</w:t>
        </w:r>
      </w:ins>
      <w:r w:rsidRPr="00C304ED">
        <w:rPr>
          <w:sz w:val="21"/>
          <w:szCs w:val="21"/>
        </w:rPr>
        <w:t xml:space="preserve">, thiab Kev Txawj </w:t>
      </w:r>
      <w:r w:rsidR="0022424D" w:rsidRPr="00C304ED">
        <w:rPr>
          <w:sz w:val="21"/>
          <w:szCs w:val="21"/>
        </w:rPr>
        <w:t xml:space="preserve">ntawm </w:t>
      </w:r>
      <w:r w:rsidRPr="00C304ED">
        <w:rPr>
          <w:sz w:val="21"/>
          <w:szCs w:val="21"/>
        </w:rPr>
        <w:t xml:space="preserve">USA. Qhov tseem ceeb rau cov kev kawm yog saib rau cov tub ntxhais kawm </w:t>
      </w:r>
      <w:ins w:id="3229" w:author="Khamsaolee Xainhiaxang" w:date="2021-07-06T11:21:00Z">
        <w:r w:rsidR="00B66526">
          <w:rPr>
            <w:sz w:val="21"/>
            <w:szCs w:val="21"/>
          </w:rPr>
          <w:t>unduplicated</w:t>
        </w:r>
      </w:ins>
      <w:del w:id="3230" w:author="Khamsaolee Xainhiaxang" w:date="2021-07-06T11:21:00Z">
        <w:r w:rsidRPr="00C304ED" w:rsidDel="00B66526">
          <w:rPr>
            <w:sz w:val="21"/>
            <w:szCs w:val="21"/>
          </w:rPr>
          <w:delText xml:space="preserve">tsis meej </w:delText>
        </w:r>
      </w:del>
      <w:r w:rsidRPr="00C304ED">
        <w:rPr>
          <w:sz w:val="21"/>
          <w:szCs w:val="21"/>
        </w:rPr>
        <w:t>nyob hauv peb cov tsev kawm</w:t>
      </w:r>
      <w:ins w:id="3231" w:author="Khamsaolee Xainhiaxang" w:date="2021-07-06T11:23:00Z">
        <w:r w:rsidR="00B66526">
          <w:rPr>
            <w:sz w:val="21"/>
            <w:szCs w:val="21"/>
          </w:rPr>
          <w:t xml:space="preserve"> (Secondary School)</w:t>
        </w:r>
      </w:ins>
      <w:del w:id="3232" w:author="Khamsaolee Xainhiaxang" w:date="2021-07-06T11:23:00Z">
        <w:r w:rsidRPr="00C304ED" w:rsidDel="00B66526">
          <w:rPr>
            <w:sz w:val="21"/>
            <w:szCs w:val="21"/>
          </w:rPr>
          <w:delText xml:space="preserve"> </w:delText>
        </w:r>
        <w:r w:rsidR="0012102E" w:rsidRPr="00C304ED" w:rsidDel="00B66526">
          <w:rPr>
            <w:sz w:val="21"/>
            <w:szCs w:val="21"/>
          </w:rPr>
          <w:delText>qib</w:delText>
        </w:r>
        <w:r w:rsidRPr="00C304ED" w:rsidDel="00B66526">
          <w:rPr>
            <w:sz w:val="21"/>
            <w:szCs w:val="21"/>
          </w:rPr>
          <w:delText xml:space="preserve"> siab</w:delText>
        </w:r>
      </w:del>
      <w:r w:rsidRPr="00C304ED">
        <w:rPr>
          <w:sz w:val="21"/>
          <w:szCs w:val="21"/>
        </w:rPr>
        <w:t>. Kev nkag mus rau</w:t>
      </w:r>
      <w:ins w:id="3233" w:author="Khamsaolee Xainhiaxang" w:date="2021-07-06T11:24:00Z">
        <w:r w:rsidR="00B66526" w:rsidRPr="00B66526">
          <w:rPr>
            <w:sz w:val="21"/>
            <w:szCs w:val="21"/>
          </w:rPr>
          <w:t xml:space="preserve"> </w:t>
        </w:r>
        <w:r w:rsidR="00B66526" w:rsidRPr="00C304ED">
          <w:rPr>
            <w:sz w:val="21"/>
            <w:szCs w:val="21"/>
          </w:rPr>
          <w:t>hauv tsev kawm</w:t>
        </w:r>
      </w:ins>
      <w:r w:rsidRPr="00C304ED">
        <w:rPr>
          <w:sz w:val="21"/>
          <w:szCs w:val="21"/>
        </w:rPr>
        <w:t xml:space="preserve"> kev lag luam </w:t>
      </w:r>
      <w:del w:id="3234" w:author="Khamsaolee Xainhiaxang" w:date="2021-07-06T11:24:00Z">
        <w:r w:rsidRPr="00C304ED" w:rsidDel="00B66526">
          <w:rPr>
            <w:sz w:val="21"/>
            <w:szCs w:val="21"/>
          </w:rPr>
          <w:delText xml:space="preserve">hauv tsev kawm </w:delText>
        </w:r>
      </w:del>
      <w:r w:rsidRPr="00C304ED">
        <w:rPr>
          <w:sz w:val="21"/>
          <w:szCs w:val="21"/>
        </w:rPr>
        <w:t>thiab kev xaiv ua hauj</w:t>
      </w:r>
      <w:r w:rsidR="0012102E" w:rsidRPr="00C304ED">
        <w:rPr>
          <w:sz w:val="21"/>
          <w:szCs w:val="21"/>
        </w:rPr>
        <w:t xml:space="preserve"> </w:t>
      </w:r>
      <w:r w:rsidRPr="00C304ED">
        <w:rPr>
          <w:sz w:val="21"/>
          <w:szCs w:val="21"/>
        </w:rPr>
        <w:t xml:space="preserve">lwm </w:t>
      </w:r>
      <w:ins w:id="3235" w:author="Khamsaolee Xainhiaxang" w:date="2021-07-06T11:24:00Z">
        <w:r w:rsidR="00B66526">
          <w:rPr>
            <w:sz w:val="21"/>
            <w:szCs w:val="21"/>
          </w:rPr>
          <w:t xml:space="preserve">tseem tsis tau muaj </w:t>
        </w:r>
      </w:ins>
      <w:r w:rsidRPr="00C304ED">
        <w:rPr>
          <w:sz w:val="21"/>
          <w:szCs w:val="21"/>
        </w:rPr>
        <w:t xml:space="preserve">nyob rau hauv cov tsev neeg ntawm peb cov tub ntxhais kawm. Peb </w:t>
      </w:r>
      <w:del w:id="3236" w:author="Khamsaolee Xainhiaxang" w:date="2021-07-06T11:25:00Z">
        <w:r w:rsidRPr="00C304ED" w:rsidDel="00B66526">
          <w:rPr>
            <w:sz w:val="21"/>
            <w:szCs w:val="21"/>
          </w:rPr>
          <w:delText>qhov nce ntawm</w:delText>
        </w:r>
      </w:del>
      <w:ins w:id="3237" w:author="Khamsaolee Xainhiaxang" w:date="2021-07-06T11:25:00Z">
        <w:r w:rsidR="00B66526">
          <w:rPr>
            <w:sz w:val="21"/>
            <w:szCs w:val="21"/>
          </w:rPr>
          <w:t>cov kawm tiav</w:t>
        </w:r>
      </w:ins>
      <w:r w:rsidRPr="00C304ED">
        <w:rPr>
          <w:sz w:val="21"/>
          <w:szCs w:val="21"/>
        </w:rPr>
        <w:t xml:space="preserve"> CTE </w:t>
      </w:r>
      <w:del w:id="3238" w:author="Khamsaolee Xainhiaxang" w:date="2021-07-06T11:25:00Z">
        <w:r w:rsidRPr="00C304ED" w:rsidDel="00B66526">
          <w:rPr>
            <w:sz w:val="21"/>
            <w:szCs w:val="21"/>
          </w:rPr>
          <w:delText>ua tiav</w:delText>
        </w:r>
      </w:del>
      <w:ins w:id="3239" w:author="Khamsaolee Xainhiaxang" w:date="2021-07-06T11:25:00Z">
        <w:r w:rsidR="00B66526">
          <w:rPr>
            <w:sz w:val="21"/>
            <w:szCs w:val="21"/>
          </w:rPr>
          <w:t>kuj muaj nce ntxiv lawm</w:t>
        </w:r>
      </w:ins>
      <w:r w:rsidRPr="00C304ED">
        <w:rPr>
          <w:sz w:val="21"/>
          <w:szCs w:val="21"/>
        </w:rPr>
        <w:t>, kev loj hlob ntawm cov kev pab</w:t>
      </w:r>
      <w:del w:id="3240" w:author="Khamsaolee Xainhiaxang" w:date="2021-07-06T11:26:00Z">
        <w:r w:rsidRPr="00C304ED" w:rsidDel="00B66526">
          <w:rPr>
            <w:sz w:val="21"/>
            <w:szCs w:val="21"/>
          </w:rPr>
          <w:delText xml:space="preserve"> cuam muab </w:delText>
        </w:r>
        <w:r w:rsidR="0012102E" w:rsidRPr="00C304ED" w:rsidDel="00B66526">
          <w:rPr>
            <w:sz w:val="21"/>
            <w:szCs w:val="21"/>
          </w:rPr>
          <w:delText xml:space="preserve">qhov </w:delText>
        </w:r>
        <w:r w:rsidRPr="00C304ED" w:rsidDel="00B66526">
          <w:rPr>
            <w:sz w:val="21"/>
            <w:szCs w:val="21"/>
          </w:rPr>
          <w:delText>cuam tshuam</w:delText>
        </w:r>
      </w:del>
      <w:r w:rsidRPr="00C304ED">
        <w:rPr>
          <w:sz w:val="21"/>
          <w:szCs w:val="21"/>
        </w:rPr>
        <w:t xml:space="preserve">, thiab </w:t>
      </w:r>
      <w:del w:id="3241" w:author="Khamsaolee Xainhiaxang" w:date="2021-07-06T11:26:00Z">
        <w:r w:rsidRPr="00C304ED" w:rsidDel="00B66526">
          <w:rPr>
            <w:sz w:val="21"/>
            <w:szCs w:val="21"/>
          </w:rPr>
          <w:delText xml:space="preserve">ntau zaus cov neeg tuaj koom nrog </w:delText>
        </w:r>
      </w:del>
      <w:r w:rsidRPr="00C304ED">
        <w:rPr>
          <w:sz w:val="21"/>
          <w:szCs w:val="21"/>
        </w:rPr>
        <w:t xml:space="preserve">cov lus teb </w:t>
      </w:r>
      <w:ins w:id="3242" w:author="Khamsaolee Xainhiaxang" w:date="2021-07-06T11:26:00Z">
        <w:r w:rsidR="00B66526">
          <w:rPr>
            <w:sz w:val="21"/>
            <w:szCs w:val="21"/>
          </w:rPr>
          <w:t xml:space="preserve">ntawm cov neeg muaj feem xyuam tau </w:t>
        </w:r>
      </w:ins>
      <w:r w:rsidRPr="00C304ED">
        <w:rPr>
          <w:sz w:val="21"/>
          <w:szCs w:val="21"/>
        </w:rPr>
        <w:t>qhia</w:t>
      </w:r>
      <w:del w:id="3243" w:author="Khamsaolee Xainhiaxang" w:date="2021-07-06T11:27:00Z">
        <w:r w:rsidRPr="00C304ED" w:rsidDel="00B66526">
          <w:rPr>
            <w:sz w:val="21"/>
            <w:szCs w:val="21"/>
          </w:rPr>
          <w:delText xml:space="preserve"> tau</w:delText>
        </w:r>
      </w:del>
      <w:r w:rsidRPr="00C304ED">
        <w:rPr>
          <w:sz w:val="21"/>
          <w:szCs w:val="21"/>
        </w:rPr>
        <w:t xml:space="preserve"> tias cov hauj</w:t>
      </w:r>
      <w:r w:rsidR="0012102E" w:rsidRPr="00C304ED">
        <w:rPr>
          <w:sz w:val="21"/>
          <w:szCs w:val="21"/>
        </w:rPr>
        <w:t xml:space="preserve"> </w:t>
      </w:r>
      <w:r w:rsidRPr="00C304ED">
        <w:rPr>
          <w:sz w:val="21"/>
          <w:szCs w:val="21"/>
        </w:rPr>
        <w:t xml:space="preserve">lwm no </w:t>
      </w:r>
      <w:del w:id="3244" w:author="Khamsaolee Xainhiaxang" w:date="2021-07-06T11:28:00Z">
        <w:r w:rsidRPr="00C304ED" w:rsidDel="00B66526">
          <w:rPr>
            <w:sz w:val="21"/>
            <w:szCs w:val="21"/>
          </w:rPr>
          <w:delText xml:space="preserve">ua rau </w:delText>
        </w:r>
      </w:del>
      <w:r w:rsidRPr="00C304ED">
        <w:rPr>
          <w:sz w:val="21"/>
          <w:szCs w:val="21"/>
        </w:rPr>
        <w:t>muaj kev cuam tshuam zoo rau cov tub ntxhais kawm</w:t>
      </w:r>
      <w:del w:id="3245" w:author="Khamsaolee Xainhiaxang" w:date="2021-07-06T11:28:00Z">
        <w:r w:rsidRPr="00C304ED" w:rsidDel="00B66526">
          <w:rPr>
            <w:sz w:val="21"/>
            <w:szCs w:val="21"/>
          </w:rPr>
          <w:delText xml:space="preserve"> tsis meej</w:delText>
        </w:r>
        <w:r w:rsidR="0012102E" w:rsidRPr="00C304ED" w:rsidDel="00B66526">
          <w:rPr>
            <w:sz w:val="21"/>
            <w:szCs w:val="21"/>
          </w:rPr>
          <w:delText xml:space="preserve"> pem</w:delText>
        </w:r>
      </w:del>
      <w:r w:rsidRPr="00C304ED">
        <w:rPr>
          <w:sz w:val="21"/>
          <w:szCs w:val="21"/>
        </w:rPr>
        <w:t>.</w:t>
      </w:r>
    </w:p>
    <w:p w14:paraId="6666521F" w14:textId="77777777" w:rsidR="00E43EF1" w:rsidRDefault="00E43EF1">
      <w:pPr>
        <w:pStyle w:val="BodyText"/>
      </w:pPr>
    </w:p>
    <w:p w14:paraId="7E694C52" w14:textId="7B358128" w:rsidR="00E43EF1" w:rsidRPr="00634A19" w:rsidRDefault="00251FE9">
      <w:pPr>
        <w:pStyle w:val="ListParagraph"/>
        <w:numPr>
          <w:ilvl w:val="1"/>
          <w:numId w:val="26"/>
        </w:numPr>
        <w:tabs>
          <w:tab w:val="left" w:pos="767"/>
        </w:tabs>
        <w:rPr>
          <w:sz w:val="21"/>
          <w:szCs w:val="21"/>
        </w:rPr>
      </w:pPr>
      <w:r w:rsidRPr="00634A19">
        <w:rPr>
          <w:sz w:val="21"/>
          <w:szCs w:val="21"/>
        </w:rPr>
        <w:t xml:space="preserve">Lub Koom Haum Qhia Ntawv </w:t>
      </w:r>
      <w:del w:id="3246" w:author="Khamsaolee Xainhiaxang" w:date="2021-07-06T11:30:00Z">
        <w:r w:rsidRPr="00634A19" w:rsidDel="004F2C55">
          <w:rPr>
            <w:sz w:val="21"/>
            <w:szCs w:val="21"/>
          </w:rPr>
          <w:delText>YEEB</w:delText>
        </w:r>
      </w:del>
      <w:ins w:id="3247" w:author="Khamsaolee Xainhiaxang" w:date="2021-07-06T11:30:00Z">
        <w:r w:rsidR="004F2C55">
          <w:rPr>
            <w:sz w:val="21"/>
            <w:szCs w:val="21"/>
          </w:rPr>
          <w:t>WIN</w:t>
        </w:r>
      </w:ins>
    </w:p>
    <w:p w14:paraId="28A1D68F" w14:textId="350B3601" w:rsidR="00E43EF1" w:rsidRPr="00634A19" w:rsidRDefault="004A28F1" w:rsidP="0053489B">
      <w:pPr>
        <w:pStyle w:val="BodyText"/>
        <w:ind w:left="366" w:right="380"/>
        <w:jc w:val="both"/>
        <w:rPr>
          <w:sz w:val="21"/>
          <w:szCs w:val="21"/>
        </w:rPr>
      </w:pPr>
      <w:r w:rsidRPr="00634A19">
        <w:rPr>
          <w:sz w:val="21"/>
          <w:szCs w:val="21"/>
        </w:rPr>
        <w:t xml:space="preserve">Tsev Kawm </w:t>
      </w:r>
      <w:r w:rsidR="000E40D2" w:rsidRPr="00634A19">
        <w:rPr>
          <w:sz w:val="21"/>
          <w:szCs w:val="21"/>
        </w:rPr>
        <w:t>Twin Rivers Qhov Uas Kuv Xav Tau (</w:t>
      </w:r>
      <w:del w:id="3248" w:author="Khamsaolee Xainhiaxang" w:date="2021-07-06T11:30:00Z">
        <w:r w:rsidR="001D33FA" w:rsidRPr="00634A19" w:rsidDel="004F2C55">
          <w:rPr>
            <w:sz w:val="21"/>
            <w:szCs w:val="21"/>
          </w:rPr>
          <w:delText>YEEJ</w:delText>
        </w:r>
      </w:del>
      <w:ins w:id="3249" w:author="Khamsaolee Xainhiaxang" w:date="2021-07-06T11:30:00Z">
        <w:r w:rsidR="004F2C55">
          <w:rPr>
            <w:sz w:val="21"/>
            <w:szCs w:val="21"/>
          </w:rPr>
          <w:t>WIN</w:t>
        </w:r>
      </w:ins>
      <w:r w:rsidR="000E40D2" w:rsidRPr="00634A19">
        <w:rPr>
          <w:sz w:val="21"/>
          <w:szCs w:val="21"/>
        </w:rPr>
        <w:t xml:space="preserve">) </w:t>
      </w:r>
      <w:r w:rsidR="001D33FA" w:rsidRPr="00634A19">
        <w:rPr>
          <w:sz w:val="21"/>
          <w:szCs w:val="21"/>
        </w:rPr>
        <w:t>Cov koom hauv qhia ntawv</w:t>
      </w:r>
      <w:r w:rsidR="000E40D2" w:rsidRPr="00634A19">
        <w:rPr>
          <w:sz w:val="21"/>
          <w:szCs w:val="21"/>
        </w:rPr>
        <w:t xml:space="preserve"> yog qhov kev kawm rau hnub so </w:t>
      </w:r>
      <w:ins w:id="3250" w:author="Khamsaolee Xainhiaxang" w:date="2021-07-06T11:31:00Z">
        <w:r w:rsidR="004F2C55">
          <w:rPr>
            <w:sz w:val="21"/>
            <w:szCs w:val="21"/>
          </w:rPr>
          <w:t>(weekend)</w:t>
        </w:r>
      </w:ins>
      <w:r w:rsidR="000E40D2" w:rsidRPr="00634A19">
        <w:rPr>
          <w:sz w:val="21"/>
          <w:szCs w:val="21"/>
        </w:rPr>
        <w:t xml:space="preserve">uas yog muab cov kev kawm txhawb ntxiv thiab cov kev kawm </w:t>
      </w:r>
      <w:r w:rsidR="001D33FA" w:rsidRPr="00634A19">
        <w:rPr>
          <w:sz w:val="21"/>
          <w:szCs w:val="21"/>
        </w:rPr>
        <w:t xml:space="preserve">uas </w:t>
      </w:r>
      <w:r w:rsidR="000E40D2" w:rsidRPr="00634A19">
        <w:rPr>
          <w:sz w:val="21"/>
          <w:szCs w:val="21"/>
        </w:rPr>
        <w:t xml:space="preserve">tsim los </w:t>
      </w:r>
      <w:del w:id="3251" w:author="Khamsaolee Xainhiaxang" w:date="2021-07-06T11:32:00Z">
        <w:r w:rsidR="000E40D2" w:rsidRPr="00634A19" w:rsidDel="004F2C55">
          <w:rPr>
            <w:sz w:val="21"/>
            <w:szCs w:val="21"/>
          </w:rPr>
          <w:delText xml:space="preserve">muab kev kawm txuas ntxiv </w:delText>
        </w:r>
      </w:del>
      <w:r w:rsidR="000E40D2" w:rsidRPr="00634A19">
        <w:rPr>
          <w:sz w:val="21"/>
          <w:szCs w:val="21"/>
        </w:rPr>
        <w:t>rau txhua tus tub ntxhais kawm hauv</w:t>
      </w:r>
      <w:r w:rsidR="001D33FA" w:rsidRPr="00634A19">
        <w:rPr>
          <w:sz w:val="21"/>
          <w:szCs w:val="21"/>
        </w:rPr>
        <w:t xml:space="preserve"> Tsev Kawm Hauv Nroog</w:t>
      </w:r>
      <w:r w:rsidR="000E40D2" w:rsidRPr="00634A19">
        <w:rPr>
          <w:sz w:val="21"/>
          <w:szCs w:val="21"/>
        </w:rPr>
        <w:t xml:space="preserve"> Twin Rivers </w:t>
      </w:r>
      <w:r w:rsidR="001D33FA" w:rsidRPr="00634A19">
        <w:rPr>
          <w:sz w:val="21"/>
          <w:szCs w:val="21"/>
        </w:rPr>
        <w:t>Unified</w:t>
      </w:r>
      <w:r w:rsidR="000E40D2" w:rsidRPr="00634A19">
        <w:rPr>
          <w:sz w:val="21"/>
          <w:szCs w:val="21"/>
        </w:rPr>
        <w:t xml:space="preserve"> uas </w:t>
      </w:r>
      <w:del w:id="3252" w:author="Khamsaolee Xainhiaxang" w:date="2021-07-06T11:32:00Z">
        <w:r w:rsidR="000E40D2" w:rsidRPr="00634A19" w:rsidDel="004F2C55">
          <w:rPr>
            <w:sz w:val="21"/>
            <w:szCs w:val="21"/>
          </w:rPr>
          <w:delText xml:space="preserve">muaj kev kawm </w:delText>
        </w:r>
      </w:del>
      <w:r w:rsidR="000E40D2" w:rsidRPr="00634A19">
        <w:rPr>
          <w:sz w:val="21"/>
          <w:szCs w:val="21"/>
        </w:rPr>
        <w:t>tshwj xeeb</w:t>
      </w:r>
      <w:ins w:id="3253" w:author="Khamsaolee Xainhiaxang" w:date="2021-07-06T11:32:00Z">
        <w:r w:rsidR="004F2C55">
          <w:rPr>
            <w:sz w:val="21"/>
            <w:szCs w:val="21"/>
          </w:rPr>
          <w:t xml:space="preserve"> yog cov tub ntxais kawm (unduplicated</w:t>
        </w:r>
      </w:ins>
      <w:ins w:id="3254" w:author="Khamsaolee Xainhiaxang" w:date="2021-07-06T11:33:00Z">
        <w:r w:rsidR="004F2C55">
          <w:rPr>
            <w:sz w:val="21"/>
            <w:szCs w:val="21"/>
          </w:rPr>
          <w:t>)</w:t>
        </w:r>
      </w:ins>
      <w:r w:rsidR="000E40D2" w:rsidRPr="00634A19">
        <w:rPr>
          <w:sz w:val="21"/>
          <w:szCs w:val="21"/>
        </w:rPr>
        <w:t xml:space="preserve">. </w:t>
      </w:r>
      <w:ins w:id="3255" w:author="Khamsaolee Xainhiaxang" w:date="2021-07-06T11:33:00Z">
        <w:r w:rsidR="004F2C55">
          <w:rPr>
            <w:sz w:val="21"/>
            <w:szCs w:val="21"/>
          </w:rPr>
          <w:t xml:space="preserve">Tsev Kawm </w:t>
        </w:r>
      </w:ins>
      <w:r w:rsidR="000E40D2" w:rsidRPr="00634A19">
        <w:rPr>
          <w:sz w:val="21"/>
          <w:szCs w:val="21"/>
        </w:rPr>
        <w:t xml:space="preserve">TR </w:t>
      </w:r>
      <w:del w:id="3256" w:author="Khamsaolee Xainhiaxang" w:date="2021-07-06T11:34:00Z">
        <w:r w:rsidR="00266034" w:rsidRPr="00634A19" w:rsidDel="004F2C55">
          <w:rPr>
            <w:sz w:val="21"/>
            <w:szCs w:val="21"/>
          </w:rPr>
          <w:delText xml:space="preserve">YEEj </w:delText>
        </w:r>
      </w:del>
      <w:ins w:id="3257" w:author="Khamsaolee Xainhiaxang" w:date="2021-07-06T11:34:00Z">
        <w:r w:rsidR="004F2C55">
          <w:rPr>
            <w:sz w:val="21"/>
            <w:szCs w:val="21"/>
          </w:rPr>
          <w:t>WIN</w:t>
        </w:r>
        <w:r w:rsidR="004F2C55" w:rsidRPr="00634A19">
          <w:rPr>
            <w:sz w:val="21"/>
            <w:szCs w:val="21"/>
          </w:rPr>
          <w:t xml:space="preserve"> </w:t>
        </w:r>
      </w:ins>
      <w:del w:id="3258" w:author="Khamsaolee Xainhiaxang" w:date="2021-07-06T11:34:00Z">
        <w:r w:rsidR="00266034" w:rsidRPr="00634A19" w:rsidDel="004F2C55">
          <w:rPr>
            <w:sz w:val="21"/>
            <w:szCs w:val="21"/>
          </w:rPr>
          <w:delText>Cov koom hauv qhia ntawv</w:delText>
        </w:r>
        <w:r w:rsidR="000E40D2" w:rsidRPr="00634A19" w:rsidDel="004F2C55">
          <w:rPr>
            <w:sz w:val="21"/>
            <w:szCs w:val="21"/>
          </w:rPr>
          <w:delText xml:space="preserve"> </w:delText>
        </w:r>
      </w:del>
      <w:r w:rsidR="000E40D2" w:rsidRPr="00634A19">
        <w:rPr>
          <w:sz w:val="21"/>
          <w:szCs w:val="21"/>
        </w:rPr>
        <w:t xml:space="preserve">cov kws qhia ntawv </w:t>
      </w:r>
      <w:del w:id="3259" w:author="Khamsaolee Xainhiaxang" w:date="2021-07-06T11:35:00Z">
        <w:r w:rsidR="000E40D2" w:rsidRPr="00634A19" w:rsidDel="004F2C55">
          <w:rPr>
            <w:sz w:val="21"/>
            <w:szCs w:val="21"/>
          </w:rPr>
          <w:delText>koom nrog</w:delText>
        </w:r>
      </w:del>
      <w:ins w:id="3260" w:author="Khamsaolee Xainhiaxang" w:date="2021-07-06T11:35:00Z">
        <w:r w:rsidR="004F2C55">
          <w:rPr>
            <w:sz w:val="21"/>
            <w:szCs w:val="21"/>
          </w:rPr>
          <w:t>qhia</w:t>
        </w:r>
      </w:ins>
      <w:r w:rsidR="000E40D2" w:rsidRPr="00634A19">
        <w:rPr>
          <w:sz w:val="21"/>
          <w:szCs w:val="21"/>
        </w:rPr>
        <w:t xml:space="preserve"> tub ntxhais kawm los ntawm </w:t>
      </w:r>
      <w:del w:id="3261" w:author="Khamsaolee Xainhiaxang" w:date="2021-07-06T11:36:00Z">
        <w:r w:rsidR="000E40D2" w:rsidRPr="00634A19" w:rsidDel="004F2C55">
          <w:rPr>
            <w:sz w:val="21"/>
            <w:szCs w:val="21"/>
          </w:rPr>
          <w:delText>kev qhia</w:delText>
        </w:r>
      </w:del>
      <w:ins w:id="3262" w:author="Khamsaolee Xainhiaxang" w:date="2021-07-06T11:36:00Z">
        <w:r w:rsidR="004F2C55">
          <w:rPr>
            <w:sz w:val="21"/>
            <w:szCs w:val="21"/>
          </w:rPr>
          <w:t>tej yam</w:t>
        </w:r>
      </w:ins>
      <w:r w:rsidR="000E40D2" w:rsidRPr="00634A19">
        <w:rPr>
          <w:sz w:val="21"/>
          <w:szCs w:val="21"/>
        </w:rPr>
        <w:t xml:space="preserve"> muaj txiaj ntsig thiab </w:t>
      </w:r>
      <w:ins w:id="3263" w:author="Khamsaolee Xainhiaxang" w:date="2021-07-06T11:36:00Z">
        <w:r w:rsidR="004F2C55">
          <w:rPr>
            <w:sz w:val="21"/>
            <w:szCs w:val="21"/>
          </w:rPr>
          <w:t xml:space="preserve">kev </w:t>
        </w:r>
      </w:ins>
      <w:r w:rsidR="000E40D2" w:rsidRPr="00634A19">
        <w:rPr>
          <w:sz w:val="21"/>
          <w:szCs w:val="21"/>
        </w:rPr>
        <w:t xml:space="preserve">lom zem uas yuav suav nrog kev </w:t>
      </w:r>
      <w:del w:id="3264" w:author="Khamsaolee Xainhiaxang" w:date="2021-07-06T11:36:00Z">
        <w:r w:rsidR="00266034" w:rsidRPr="00634A19" w:rsidDel="004F2C55">
          <w:rPr>
            <w:sz w:val="21"/>
            <w:szCs w:val="21"/>
          </w:rPr>
          <w:delText>laij</w:delText>
        </w:r>
        <w:r w:rsidR="000E40D2" w:rsidRPr="00634A19" w:rsidDel="004F2C55">
          <w:rPr>
            <w:sz w:val="21"/>
            <w:szCs w:val="21"/>
          </w:rPr>
          <w:delText xml:space="preserve"> </w:delText>
        </w:r>
      </w:del>
      <w:ins w:id="3265" w:author="Khamsaolee Xainhiaxang" w:date="2021-07-06T11:36:00Z">
        <w:r w:rsidR="004F2C55">
          <w:rPr>
            <w:sz w:val="21"/>
            <w:szCs w:val="21"/>
          </w:rPr>
          <w:t>kawm</w:t>
        </w:r>
        <w:r w:rsidR="004F2C55" w:rsidRPr="00634A19">
          <w:rPr>
            <w:sz w:val="21"/>
            <w:szCs w:val="21"/>
          </w:rPr>
          <w:t xml:space="preserve"> </w:t>
        </w:r>
      </w:ins>
      <w:r w:rsidR="000E40D2" w:rsidRPr="00634A19">
        <w:rPr>
          <w:sz w:val="21"/>
          <w:szCs w:val="21"/>
        </w:rPr>
        <w:t xml:space="preserve">lej, nyeem ntawv, </w:t>
      </w:r>
      <w:ins w:id="3266" w:author="Khamsaolee Xainhiaxang" w:date="2021-07-06T11:43:00Z">
        <w:r w:rsidR="009155F2">
          <w:rPr>
            <w:sz w:val="21"/>
            <w:szCs w:val="21"/>
          </w:rPr>
          <w:t>kev tshawb fawb,</w:t>
        </w:r>
      </w:ins>
      <w:r w:rsidR="000E40D2" w:rsidRPr="00634A19">
        <w:rPr>
          <w:sz w:val="21"/>
          <w:szCs w:val="21"/>
        </w:rPr>
        <w:t>keeb kwm, txuj ci</w:t>
      </w:r>
      <w:ins w:id="3267" w:author="Khamsaolee Xainhiaxang" w:date="2021-07-06T11:44:00Z">
        <w:r w:rsidR="009155F2">
          <w:rPr>
            <w:sz w:val="21"/>
            <w:szCs w:val="21"/>
          </w:rPr>
          <w:t xml:space="preserve"> yeeb yam (art)</w:t>
        </w:r>
      </w:ins>
      <w:r w:rsidR="000E40D2" w:rsidRPr="00634A19">
        <w:rPr>
          <w:sz w:val="21"/>
          <w:szCs w:val="21"/>
        </w:rPr>
        <w:t>, kev sib raug zoo, k</w:t>
      </w:r>
      <w:ins w:id="3268" w:author="Khamsaolee Xainhiaxang" w:date="2021-07-06T11:44:00Z">
        <w:r w:rsidR="009155F2">
          <w:rPr>
            <w:sz w:val="21"/>
            <w:szCs w:val="21"/>
          </w:rPr>
          <w:t xml:space="preserve">awm txog nrog cev </w:t>
        </w:r>
      </w:ins>
      <w:ins w:id="3269" w:author="Khamsaolee Xainhiaxang" w:date="2021-07-06T11:45:00Z">
        <w:r w:rsidR="009155F2">
          <w:rPr>
            <w:sz w:val="21"/>
            <w:szCs w:val="21"/>
          </w:rPr>
          <w:t>(physical Education)</w:t>
        </w:r>
      </w:ins>
      <w:del w:id="3270" w:author="Khamsaolee Xainhiaxang" w:date="2021-07-06T11:44:00Z">
        <w:r w:rsidR="000E40D2" w:rsidRPr="00634A19" w:rsidDel="009155F2">
          <w:rPr>
            <w:sz w:val="21"/>
            <w:szCs w:val="21"/>
          </w:rPr>
          <w:delText>ev tawm dag zog</w:delText>
        </w:r>
      </w:del>
      <w:r w:rsidR="000E40D2" w:rsidRPr="00634A19">
        <w:rPr>
          <w:sz w:val="21"/>
          <w:szCs w:val="21"/>
        </w:rPr>
        <w:t xml:space="preserve">, kev tshawb fawb, thiab ntau yam ntxiv. Peb </w:t>
      </w:r>
      <w:del w:id="3271" w:author="Khamsaolee Xainhiaxang" w:date="2021-07-06T11:54:00Z">
        <w:r w:rsidR="000E40D2" w:rsidRPr="00634A19" w:rsidDel="00E64492">
          <w:rPr>
            <w:sz w:val="21"/>
            <w:szCs w:val="21"/>
          </w:rPr>
          <w:delText xml:space="preserve">lub </w:delText>
        </w:r>
      </w:del>
      <w:ins w:id="3272" w:author="Khamsaolee Xainhiaxang" w:date="2021-07-06T11:54:00Z">
        <w:r w:rsidR="00E64492">
          <w:rPr>
            <w:sz w:val="21"/>
            <w:szCs w:val="21"/>
          </w:rPr>
          <w:t>cov thawj</w:t>
        </w:r>
        <w:r w:rsidR="00E64492" w:rsidRPr="00634A19">
          <w:rPr>
            <w:sz w:val="21"/>
            <w:szCs w:val="21"/>
          </w:rPr>
          <w:t xml:space="preserve"> </w:t>
        </w:r>
      </w:ins>
      <w:r w:rsidR="000E40D2" w:rsidRPr="00634A19">
        <w:rPr>
          <w:sz w:val="21"/>
          <w:szCs w:val="21"/>
        </w:rPr>
        <w:t xml:space="preserve">hom phiaj </w:t>
      </w:r>
      <w:del w:id="3273" w:author="Khamsaolee Xainhiaxang" w:date="2021-07-06T11:53:00Z">
        <w:r w:rsidR="000E40D2" w:rsidRPr="00634A19" w:rsidDel="00E64492">
          <w:rPr>
            <w:sz w:val="21"/>
            <w:szCs w:val="21"/>
          </w:rPr>
          <w:delText xml:space="preserve">yog </w:delText>
        </w:r>
      </w:del>
      <w:ins w:id="3274" w:author="Khamsaolee Xainhiaxang" w:date="2021-07-06T11:53:00Z">
        <w:r w:rsidR="00E64492">
          <w:rPr>
            <w:sz w:val="21"/>
            <w:szCs w:val="21"/>
          </w:rPr>
          <w:t>muaj</w:t>
        </w:r>
        <w:r w:rsidR="00E64492" w:rsidRPr="00634A19">
          <w:rPr>
            <w:sz w:val="21"/>
            <w:szCs w:val="21"/>
          </w:rPr>
          <w:t xml:space="preserve"> </w:t>
        </w:r>
      </w:ins>
      <w:r w:rsidR="000E40D2" w:rsidRPr="00634A19">
        <w:rPr>
          <w:sz w:val="21"/>
          <w:szCs w:val="21"/>
        </w:rPr>
        <w:t xml:space="preserve">peb </w:t>
      </w:r>
      <w:del w:id="3275" w:author="Khamsaolee Xainhiaxang" w:date="2021-07-06T11:53:00Z">
        <w:r w:rsidR="000E40D2" w:rsidRPr="00634A19" w:rsidDel="00E64492">
          <w:rPr>
            <w:sz w:val="21"/>
            <w:szCs w:val="21"/>
          </w:rPr>
          <w:delText>lub hauv paus</w:delText>
        </w:r>
      </w:del>
      <w:ins w:id="3276" w:author="Khamsaolee Xainhiaxang" w:date="2021-07-06T11:53:00Z">
        <w:r w:rsidR="00E64492">
          <w:rPr>
            <w:sz w:val="21"/>
            <w:szCs w:val="21"/>
          </w:rPr>
          <w:t>yam</w:t>
        </w:r>
      </w:ins>
      <w:r w:rsidR="000E40D2" w:rsidRPr="00634A19">
        <w:rPr>
          <w:sz w:val="21"/>
          <w:szCs w:val="21"/>
        </w:rPr>
        <w:t xml:space="preserve">: 1) </w:t>
      </w:r>
      <w:ins w:id="3277" w:author="Khamsaolee Xainhiaxang" w:date="2021-07-06T11:54:00Z">
        <w:r w:rsidR="00E64492">
          <w:rPr>
            <w:sz w:val="21"/>
            <w:szCs w:val="21"/>
          </w:rPr>
          <w:t xml:space="preserve">txhawb </w:t>
        </w:r>
      </w:ins>
      <w:r w:rsidR="000E40D2" w:rsidRPr="00634A19">
        <w:rPr>
          <w:sz w:val="21"/>
          <w:szCs w:val="21"/>
        </w:rPr>
        <w:t>tub ntxhais kawm ke</w:t>
      </w:r>
      <w:ins w:id="3278" w:author="Khamsaolee Xainhiaxang" w:date="2021-07-06T12:00:00Z">
        <w:r w:rsidR="00E64492">
          <w:rPr>
            <w:sz w:val="21"/>
            <w:szCs w:val="21"/>
          </w:rPr>
          <w:t>om rov qab tuaj kawm dua</w:t>
        </w:r>
      </w:ins>
      <w:del w:id="3279" w:author="Khamsaolee Xainhiaxang" w:date="2021-07-06T12:00:00Z">
        <w:r w:rsidR="000E40D2" w:rsidRPr="00634A19" w:rsidDel="00E64492">
          <w:rPr>
            <w:sz w:val="21"/>
            <w:szCs w:val="21"/>
          </w:rPr>
          <w:delText>v</w:delText>
        </w:r>
      </w:del>
      <w:r w:rsidR="000E40D2" w:rsidRPr="00634A19">
        <w:rPr>
          <w:sz w:val="21"/>
          <w:szCs w:val="21"/>
        </w:rPr>
        <w:t xml:space="preserve"> </w:t>
      </w:r>
      <w:del w:id="3280" w:author="Khamsaolee Xainhiaxang" w:date="2021-07-06T12:00:00Z">
        <w:r w:rsidR="000E40D2" w:rsidRPr="00634A19" w:rsidDel="00E64492">
          <w:rPr>
            <w:sz w:val="21"/>
            <w:szCs w:val="21"/>
          </w:rPr>
          <w:delText>kawm los ntawm kev rov paub txog cov hnub tsis mus kawm ntawv</w:delText>
        </w:r>
        <w:r w:rsidR="00266034" w:rsidRPr="00634A19" w:rsidDel="00E64492">
          <w:rPr>
            <w:sz w:val="21"/>
            <w:szCs w:val="21"/>
          </w:rPr>
          <w:delText xml:space="preserve"> nce</w:delText>
        </w:r>
        <w:r w:rsidR="000E40D2" w:rsidRPr="00634A19" w:rsidDel="00E64492">
          <w:rPr>
            <w:sz w:val="21"/>
            <w:szCs w:val="21"/>
          </w:rPr>
          <w:delText xml:space="preserve"> </w:delText>
        </w:r>
      </w:del>
      <w:r w:rsidR="000E40D2" w:rsidRPr="00634A19">
        <w:rPr>
          <w:sz w:val="21"/>
          <w:szCs w:val="21"/>
        </w:rPr>
        <w:t xml:space="preserve">2) </w:t>
      </w:r>
      <w:ins w:id="3281" w:author="Khamsaolee Xainhiaxang" w:date="2021-07-06T12:00:00Z">
        <w:r w:rsidR="00E64492">
          <w:rPr>
            <w:sz w:val="21"/>
            <w:szCs w:val="21"/>
          </w:rPr>
          <w:t xml:space="preserve">txhawb kom </w:t>
        </w:r>
      </w:ins>
      <w:r w:rsidR="000E40D2" w:rsidRPr="00634A19">
        <w:rPr>
          <w:sz w:val="21"/>
          <w:szCs w:val="21"/>
        </w:rPr>
        <w:t xml:space="preserve">tub ntxhais kawm </w:t>
      </w:r>
      <w:ins w:id="3282" w:author="Khamsaolee Xainhiaxang" w:date="2021-07-06T12:01:00Z">
        <w:r w:rsidR="00E64492">
          <w:rPr>
            <w:sz w:val="21"/>
            <w:szCs w:val="21"/>
          </w:rPr>
          <w:t xml:space="preserve">muaj </w:t>
        </w:r>
      </w:ins>
      <w:r w:rsidR="000E40D2" w:rsidRPr="00634A19">
        <w:rPr>
          <w:sz w:val="21"/>
          <w:szCs w:val="21"/>
        </w:rPr>
        <w:t>kev koom tes</w:t>
      </w:r>
      <w:r w:rsidR="00266034" w:rsidRPr="00634A19">
        <w:rPr>
          <w:sz w:val="21"/>
          <w:szCs w:val="21"/>
        </w:rPr>
        <w:t xml:space="preserve"> </w:t>
      </w:r>
      <w:del w:id="3283" w:author="Khamsaolee Xainhiaxang" w:date="2021-07-06T12:01:00Z">
        <w:r w:rsidR="00266034" w:rsidRPr="00634A19" w:rsidDel="00E64492">
          <w:rPr>
            <w:sz w:val="21"/>
            <w:szCs w:val="21"/>
          </w:rPr>
          <w:delText>nce</w:delText>
        </w:r>
        <w:r w:rsidR="000E40D2" w:rsidRPr="00634A19" w:rsidDel="00E64492">
          <w:rPr>
            <w:sz w:val="21"/>
            <w:szCs w:val="21"/>
          </w:rPr>
          <w:delText xml:space="preserve"> </w:delText>
        </w:r>
      </w:del>
      <w:r w:rsidR="000E40D2" w:rsidRPr="00634A19">
        <w:rPr>
          <w:sz w:val="21"/>
          <w:szCs w:val="21"/>
        </w:rPr>
        <w:t xml:space="preserve">3) txo </w:t>
      </w:r>
      <w:ins w:id="3284" w:author="Khamsaolee Xainhiaxang" w:date="2021-07-06T12:01:00Z">
        <w:r w:rsidR="00E64492">
          <w:rPr>
            <w:sz w:val="21"/>
            <w:szCs w:val="21"/>
          </w:rPr>
          <w:t xml:space="preserve">qis </w:t>
        </w:r>
      </w:ins>
      <w:del w:id="3285" w:author="Khamsaolee Xainhiaxang" w:date="2021-07-06T12:01:00Z">
        <w:r w:rsidR="000E40D2" w:rsidRPr="00634A19" w:rsidDel="00E64492">
          <w:rPr>
            <w:sz w:val="21"/>
            <w:szCs w:val="21"/>
          </w:rPr>
          <w:delText xml:space="preserve">qhov </w:delText>
        </w:r>
      </w:del>
      <w:ins w:id="3286" w:author="Khamsaolee Xainhiaxang" w:date="2021-07-06T12:01:00Z">
        <w:r w:rsidR="00E64492">
          <w:rPr>
            <w:sz w:val="21"/>
            <w:szCs w:val="21"/>
          </w:rPr>
          <w:t>kev</w:t>
        </w:r>
        <w:r w:rsidR="00E64492" w:rsidRPr="00634A19">
          <w:rPr>
            <w:sz w:val="21"/>
            <w:szCs w:val="21"/>
          </w:rPr>
          <w:t xml:space="preserve"> </w:t>
        </w:r>
      </w:ins>
      <w:r w:rsidR="000E40D2" w:rsidRPr="00634A19">
        <w:rPr>
          <w:sz w:val="21"/>
          <w:szCs w:val="21"/>
        </w:rPr>
        <w:t xml:space="preserve">tsis mus kawm ntawv </w:t>
      </w:r>
      <w:del w:id="3287" w:author="Khamsaolee Xainhiaxang" w:date="2021-07-06T12:04:00Z">
        <w:r w:rsidR="000E40D2" w:rsidRPr="00634A19" w:rsidDel="00994B4E">
          <w:rPr>
            <w:sz w:val="21"/>
            <w:szCs w:val="21"/>
          </w:rPr>
          <w:delText xml:space="preserve">los </w:delText>
        </w:r>
      </w:del>
      <w:ins w:id="3288" w:author="Khamsaolee Xainhiaxang" w:date="2021-07-06T12:04:00Z">
        <w:r w:rsidR="00994B4E">
          <w:rPr>
            <w:sz w:val="21"/>
            <w:szCs w:val="21"/>
          </w:rPr>
          <w:t>xws li</w:t>
        </w:r>
        <w:r w:rsidR="00994B4E" w:rsidRPr="00634A19">
          <w:rPr>
            <w:sz w:val="21"/>
            <w:szCs w:val="21"/>
          </w:rPr>
          <w:t xml:space="preserve"> </w:t>
        </w:r>
      </w:ins>
      <w:del w:id="3289" w:author="Khamsaolee Xainhiaxang" w:date="2021-07-06T12:04:00Z">
        <w:r w:rsidR="000E40D2" w:rsidRPr="00634A19" w:rsidDel="00994B4E">
          <w:rPr>
            <w:sz w:val="21"/>
            <w:szCs w:val="21"/>
          </w:rPr>
          <w:delText>ntawm kev</w:delText>
        </w:r>
      </w:del>
      <w:ins w:id="3290" w:author="Khamsaolee Xainhiaxang" w:date="2021-07-06T12:04:00Z">
        <w:r w:rsidR="00994B4E">
          <w:rPr>
            <w:sz w:val="21"/>
            <w:szCs w:val="21"/>
          </w:rPr>
          <w:t>muaj kev</w:t>
        </w:r>
      </w:ins>
      <w:r w:rsidR="000E40D2" w:rsidRPr="00634A19">
        <w:rPr>
          <w:sz w:val="21"/>
          <w:szCs w:val="21"/>
        </w:rPr>
        <w:t xml:space="preserve"> qhia cov tub ntxhais kawm </w:t>
      </w:r>
      <w:del w:id="3291" w:author="Khamsaolee Xainhiaxang" w:date="2021-07-06T12:02:00Z">
        <w:r w:rsidR="000E40D2" w:rsidRPr="00634A19" w:rsidDel="00E64492">
          <w:rPr>
            <w:sz w:val="21"/>
            <w:szCs w:val="21"/>
          </w:rPr>
          <w:delText xml:space="preserve">los </w:delText>
        </w:r>
      </w:del>
      <w:ins w:id="3292" w:author="Khamsaolee Xainhiaxang" w:date="2021-07-06T12:02:00Z">
        <w:r w:rsidR="00E64492">
          <w:rPr>
            <w:sz w:val="21"/>
            <w:szCs w:val="21"/>
          </w:rPr>
          <w:t>nyob</w:t>
        </w:r>
      </w:ins>
      <w:del w:id="3293" w:author="Khamsaolee Xainhiaxang" w:date="2021-07-06T12:02:00Z">
        <w:r w:rsidR="000E40D2" w:rsidRPr="00634A19" w:rsidDel="00E64492">
          <w:rPr>
            <w:sz w:val="21"/>
            <w:szCs w:val="21"/>
          </w:rPr>
          <w:delText>ntawm kev muaj txiaj ntsig</w:delText>
        </w:r>
      </w:del>
      <w:r w:rsidR="000E40D2" w:rsidRPr="00634A19">
        <w:rPr>
          <w:sz w:val="21"/>
          <w:szCs w:val="21"/>
        </w:rPr>
        <w:t xml:space="preserve"> rau </w:t>
      </w:r>
      <w:del w:id="3294" w:author="Khamsaolee Xainhiaxang" w:date="2021-07-06T12:04:00Z">
        <w:r w:rsidR="000E40D2" w:rsidRPr="00634A19" w:rsidDel="00994B4E">
          <w:rPr>
            <w:sz w:val="21"/>
            <w:szCs w:val="21"/>
          </w:rPr>
          <w:delText xml:space="preserve">kev kawm </w:delText>
        </w:r>
      </w:del>
      <w:r w:rsidR="000E40D2" w:rsidRPr="00634A19">
        <w:rPr>
          <w:sz w:val="21"/>
          <w:szCs w:val="21"/>
        </w:rPr>
        <w:t>thaum hnub so</w:t>
      </w:r>
      <w:del w:id="3295" w:author="Khamsaolee Xainhiaxang" w:date="2021-07-06T12:04:00Z">
        <w:r w:rsidR="000E40D2" w:rsidRPr="00634A19" w:rsidDel="00994B4E">
          <w:rPr>
            <w:sz w:val="21"/>
            <w:szCs w:val="21"/>
          </w:rPr>
          <w:delText xml:space="preserve"> thiab kev koom nrog</w:delText>
        </w:r>
      </w:del>
      <w:r w:rsidR="00266034" w:rsidRPr="00634A19">
        <w:rPr>
          <w:sz w:val="21"/>
          <w:szCs w:val="21"/>
        </w:rPr>
        <w:t xml:space="preserve">. Lwm yam kev xaiv ntxiv rau kev kawm thiab kev </w:t>
      </w:r>
      <w:del w:id="3296" w:author="Khamsaolee Xainhiaxang" w:date="2021-07-06T12:06:00Z">
        <w:r w:rsidR="00266034" w:rsidRPr="00634A19" w:rsidDel="00994B4E">
          <w:rPr>
            <w:sz w:val="21"/>
            <w:szCs w:val="21"/>
          </w:rPr>
          <w:delText xml:space="preserve">mus rau kev </w:delText>
        </w:r>
      </w:del>
      <w:r w:rsidR="00266034" w:rsidRPr="00634A19">
        <w:rPr>
          <w:sz w:val="21"/>
          <w:szCs w:val="21"/>
        </w:rPr>
        <w:t xml:space="preserve">qhia ntawv tau pab txhawb </w:t>
      </w:r>
      <w:ins w:id="3297" w:author="Khamsaolee Xainhiaxang" w:date="2021-07-06T12:08:00Z">
        <w:r w:rsidR="00994B4E">
          <w:rPr>
            <w:sz w:val="21"/>
            <w:szCs w:val="21"/>
          </w:rPr>
          <w:t xml:space="preserve">txhim kho kom </w:t>
        </w:r>
      </w:ins>
      <w:r w:rsidR="00266034" w:rsidRPr="00634A19">
        <w:rPr>
          <w:sz w:val="21"/>
          <w:szCs w:val="21"/>
        </w:rPr>
        <w:t xml:space="preserve">kev kawm tiav </w:t>
      </w:r>
      <w:del w:id="3298" w:author="Khamsaolee Xainhiaxang" w:date="2021-07-06T12:08:00Z">
        <w:r w:rsidR="00266034" w:rsidRPr="00634A19" w:rsidDel="00994B4E">
          <w:rPr>
            <w:sz w:val="21"/>
            <w:szCs w:val="21"/>
          </w:rPr>
          <w:delText xml:space="preserve">thiab </w:delText>
        </w:r>
      </w:del>
      <w:ins w:id="3299" w:author="Khamsaolee Xainhiaxang" w:date="2021-07-06T12:08:00Z">
        <w:r w:rsidR="00994B4E">
          <w:rPr>
            <w:sz w:val="21"/>
            <w:szCs w:val="21"/>
          </w:rPr>
          <w:t xml:space="preserve">tsuas muaj kev loj hlob </w:t>
        </w:r>
      </w:ins>
      <w:del w:id="3300" w:author="Khamsaolee Xainhiaxang" w:date="2021-07-06T12:09:00Z">
        <w:r w:rsidR="00266034" w:rsidRPr="00634A19" w:rsidDel="00994B4E">
          <w:rPr>
            <w:sz w:val="21"/>
            <w:szCs w:val="21"/>
          </w:rPr>
          <w:delText>nce mu</w:delText>
        </w:r>
      </w:del>
      <w:r w:rsidR="00266034" w:rsidRPr="00634A19">
        <w:rPr>
          <w:sz w:val="21"/>
          <w:szCs w:val="21"/>
        </w:rPr>
        <w:t xml:space="preserve">s ntawm ELA thiab </w:t>
      </w:r>
      <w:del w:id="3301" w:author="Khamsaolee Xainhiaxang" w:date="2021-07-06T12:09:00Z">
        <w:r w:rsidR="00C550CA" w:rsidRPr="00634A19" w:rsidDel="00994B4E">
          <w:rPr>
            <w:sz w:val="21"/>
            <w:szCs w:val="21"/>
          </w:rPr>
          <w:delText xml:space="preserve">Laij </w:delText>
        </w:r>
      </w:del>
      <w:r w:rsidR="00266034" w:rsidRPr="00634A19">
        <w:rPr>
          <w:sz w:val="21"/>
          <w:szCs w:val="21"/>
        </w:rPr>
        <w:t>Lej</w:t>
      </w:r>
      <w:del w:id="3302" w:author="Khamsaolee Xainhiaxang" w:date="2021-07-06T12:09:00Z">
        <w:r w:rsidR="00266034" w:rsidRPr="00634A19" w:rsidDel="00994B4E">
          <w:rPr>
            <w:sz w:val="21"/>
            <w:szCs w:val="21"/>
          </w:rPr>
          <w:delText xml:space="preserve"> cov txiaj ntsig</w:delText>
        </w:r>
      </w:del>
      <w:r w:rsidR="000E40D2" w:rsidRPr="00634A19">
        <w:rPr>
          <w:sz w:val="21"/>
          <w:szCs w:val="21"/>
        </w:rPr>
        <w:t>.</w:t>
      </w:r>
    </w:p>
    <w:p w14:paraId="63B0EDA9" w14:textId="77777777" w:rsidR="00E43EF1" w:rsidRDefault="00E43EF1">
      <w:pPr>
        <w:pStyle w:val="BodyText"/>
      </w:pPr>
    </w:p>
    <w:p w14:paraId="159A51B3" w14:textId="7EB9E4D7" w:rsidR="00E43EF1" w:rsidRPr="00457BB0" w:rsidRDefault="009C1749" w:rsidP="00A00173">
      <w:pPr>
        <w:pStyle w:val="ListParagraph"/>
        <w:numPr>
          <w:ilvl w:val="1"/>
          <w:numId w:val="25"/>
        </w:numPr>
        <w:tabs>
          <w:tab w:val="left" w:pos="767"/>
        </w:tabs>
        <w:jc w:val="both"/>
        <w:rPr>
          <w:sz w:val="21"/>
          <w:szCs w:val="21"/>
        </w:rPr>
      </w:pPr>
      <w:r w:rsidRPr="00457BB0">
        <w:rPr>
          <w:sz w:val="21"/>
          <w:szCs w:val="21"/>
        </w:rPr>
        <w:t xml:space="preserve">Cov Khoos Kas Qhia </w:t>
      </w:r>
      <w:del w:id="3303" w:author="Khamsaolee Xainhiaxang" w:date="2021-07-06T12:10:00Z">
        <w:r w:rsidRPr="00457BB0" w:rsidDel="00994B4E">
          <w:rPr>
            <w:sz w:val="21"/>
            <w:szCs w:val="21"/>
          </w:rPr>
          <w:delText xml:space="preserve">Txog </w:delText>
        </w:r>
      </w:del>
      <w:ins w:id="3304" w:author="Khamsaolee Xainhiaxang" w:date="2021-07-06T12:10:00Z">
        <w:r w:rsidR="00994B4E">
          <w:rPr>
            <w:sz w:val="21"/>
            <w:szCs w:val="21"/>
          </w:rPr>
          <w:t>Hauv</w:t>
        </w:r>
        <w:r w:rsidR="00994B4E" w:rsidRPr="00457BB0">
          <w:rPr>
            <w:sz w:val="21"/>
            <w:szCs w:val="21"/>
          </w:rPr>
          <w:t xml:space="preserve"> </w:t>
        </w:r>
      </w:ins>
      <w:r w:rsidRPr="00457BB0">
        <w:rPr>
          <w:sz w:val="21"/>
          <w:szCs w:val="21"/>
        </w:rPr>
        <w:t>Tsev Kawm Qib Siab</w:t>
      </w:r>
    </w:p>
    <w:p w14:paraId="5C3D09AE" w14:textId="3C266281" w:rsidR="00E43EF1" w:rsidRPr="00457BB0" w:rsidRDefault="000E40D2" w:rsidP="00A00173">
      <w:pPr>
        <w:pStyle w:val="BodyText"/>
        <w:ind w:left="366" w:right="524"/>
        <w:jc w:val="both"/>
        <w:rPr>
          <w:sz w:val="21"/>
          <w:szCs w:val="21"/>
        </w:rPr>
      </w:pPr>
      <w:r w:rsidRPr="00457BB0">
        <w:rPr>
          <w:sz w:val="21"/>
          <w:szCs w:val="21"/>
        </w:rPr>
        <w:t xml:space="preserve">Muab kev saib xyuas thiab kev npaj kawm ntawv qib siab, </w:t>
      </w:r>
      <w:del w:id="3305" w:author="Khamsaolee Xainhiaxang" w:date="2021-07-06T12:10:00Z">
        <w:r w:rsidRPr="00457BB0" w:rsidDel="00994B4E">
          <w:rPr>
            <w:sz w:val="21"/>
            <w:szCs w:val="21"/>
          </w:rPr>
          <w:delText>kev ua si</w:delText>
        </w:r>
      </w:del>
      <w:ins w:id="3306" w:author="Khamsaolee Xainhiaxang" w:date="2021-07-06T12:10:00Z">
        <w:r w:rsidR="00994B4E">
          <w:rPr>
            <w:sz w:val="21"/>
            <w:szCs w:val="21"/>
          </w:rPr>
          <w:t>cov hauj lwm (activities</w:t>
        </w:r>
      </w:ins>
      <w:ins w:id="3307" w:author="Khamsaolee Xainhiaxang" w:date="2021-07-06T12:11:00Z">
        <w:r w:rsidR="00994B4E">
          <w:rPr>
            <w:sz w:val="21"/>
            <w:szCs w:val="21"/>
          </w:rPr>
          <w:t>)</w:t>
        </w:r>
      </w:ins>
      <w:r w:rsidRPr="00457BB0">
        <w:rPr>
          <w:sz w:val="21"/>
          <w:szCs w:val="21"/>
        </w:rPr>
        <w:t xml:space="preserve">, thiab kev txhawb nqa txuas ntxiv rau cov tub ntxhais kawm </w:t>
      </w:r>
      <w:del w:id="3308" w:author="Khamsaolee Xainhiaxang" w:date="2021-07-06T12:11:00Z">
        <w:r w:rsidRPr="00457BB0" w:rsidDel="00994B4E">
          <w:rPr>
            <w:sz w:val="21"/>
            <w:szCs w:val="21"/>
          </w:rPr>
          <w:delText xml:space="preserve">pib txij </w:delText>
        </w:r>
      </w:del>
      <w:r w:rsidRPr="00457BB0">
        <w:rPr>
          <w:sz w:val="21"/>
          <w:szCs w:val="21"/>
        </w:rPr>
        <w:t xml:space="preserve">qib 7 </w:t>
      </w:r>
      <w:del w:id="3309" w:author="Khamsaolee Xainhiaxang" w:date="2021-07-06T12:11:00Z">
        <w:r w:rsidRPr="00457BB0" w:rsidDel="00994B4E">
          <w:rPr>
            <w:sz w:val="21"/>
            <w:szCs w:val="21"/>
          </w:rPr>
          <w:delText xml:space="preserve">thiab txuas ntxiv </w:delText>
        </w:r>
      </w:del>
      <w:r w:rsidRPr="00457BB0">
        <w:rPr>
          <w:sz w:val="21"/>
          <w:szCs w:val="21"/>
        </w:rPr>
        <w:t xml:space="preserve">mus txog qib 12 </w:t>
      </w:r>
      <w:ins w:id="3310" w:author="Khamsaolee Xainhiaxang" w:date="2021-07-06T12:12:00Z">
        <w:r w:rsidR="00994B4E">
          <w:rPr>
            <w:sz w:val="21"/>
            <w:szCs w:val="21"/>
          </w:rPr>
          <w:t xml:space="preserve">pom </w:t>
        </w:r>
      </w:ins>
      <w:r w:rsidRPr="00457BB0">
        <w:rPr>
          <w:sz w:val="21"/>
          <w:szCs w:val="21"/>
        </w:rPr>
        <w:t xml:space="preserve">tau </w:t>
      </w:r>
      <w:ins w:id="3311" w:author="Khamsaolee Xainhiaxang" w:date="2021-07-06T12:12:00Z">
        <w:r w:rsidR="00994B4E">
          <w:rPr>
            <w:sz w:val="21"/>
            <w:szCs w:val="21"/>
          </w:rPr>
          <w:t xml:space="preserve">tias muaj </w:t>
        </w:r>
      </w:ins>
      <w:del w:id="3312" w:author="Khamsaolee Xainhiaxang" w:date="2021-07-06T12:12:00Z">
        <w:r w:rsidRPr="00457BB0" w:rsidDel="00994B4E">
          <w:rPr>
            <w:sz w:val="21"/>
            <w:szCs w:val="21"/>
          </w:rPr>
          <w:delText xml:space="preserve">qhia </w:delText>
        </w:r>
      </w:del>
      <w:r w:rsidRPr="00457BB0">
        <w:rPr>
          <w:sz w:val="21"/>
          <w:szCs w:val="21"/>
        </w:rPr>
        <w:t xml:space="preserve">cov </w:t>
      </w:r>
      <w:ins w:id="3313" w:author="Khamsaolee Xainhiaxang" w:date="2021-07-06T12:12:00Z">
        <w:r w:rsidR="00994B4E">
          <w:rPr>
            <w:sz w:val="21"/>
            <w:szCs w:val="21"/>
          </w:rPr>
          <w:t>kawm tiav ntau dua qub</w:t>
        </w:r>
      </w:ins>
      <w:del w:id="3314" w:author="Khamsaolee Xainhiaxang" w:date="2021-07-06T12:13:00Z">
        <w:r w:rsidRPr="00457BB0" w:rsidDel="00994B4E">
          <w:rPr>
            <w:sz w:val="21"/>
            <w:szCs w:val="21"/>
          </w:rPr>
          <w:delText>txiaj ntsig zoo ntxiv rau kev kawm tiav</w:delText>
        </w:r>
      </w:del>
      <w:r w:rsidRPr="00457BB0">
        <w:rPr>
          <w:sz w:val="21"/>
          <w:szCs w:val="21"/>
        </w:rPr>
        <w:t xml:space="preserve">, kev mus kawm qib siab, GPA, thiab </w:t>
      </w:r>
      <w:ins w:id="3315" w:author="Khamsaolee Xainhiaxang" w:date="2021-07-06T12:13:00Z">
        <w:r w:rsidR="000D73AC">
          <w:rPr>
            <w:sz w:val="21"/>
            <w:szCs w:val="21"/>
          </w:rPr>
          <w:t xml:space="preserve">ua tiav </w:t>
        </w:r>
      </w:ins>
      <w:r w:rsidRPr="00457BB0">
        <w:rPr>
          <w:sz w:val="21"/>
          <w:szCs w:val="21"/>
        </w:rPr>
        <w:t xml:space="preserve">AG </w:t>
      </w:r>
      <w:del w:id="3316" w:author="Khamsaolee Xainhiaxang" w:date="2021-07-06T12:13:00Z">
        <w:r w:rsidRPr="00457BB0" w:rsidDel="000D73AC">
          <w:rPr>
            <w:sz w:val="21"/>
            <w:szCs w:val="21"/>
          </w:rPr>
          <w:delText xml:space="preserve">ua tiav </w:delText>
        </w:r>
      </w:del>
      <w:r w:rsidRPr="00457BB0">
        <w:rPr>
          <w:sz w:val="21"/>
          <w:szCs w:val="21"/>
        </w:rPr>
        <w:t>hauv lwm cov hauj</w:t>
      </w:r>
      <w:r w:rsidR="00603F1B" w:rsidRPr="00457BB0">
        <w:rPr>
          <w:sz w:val="21"/>
          <w:szCs w:val="21"/>
        </w:rPr>
        <w:t xml:space="preserve"> </w:t>
      </w:r>
      <w:r w:rsidRPr="00457BB0">
        <w:rPr>
          <w:sz w:val="21"/>
          <w:szCs w:val="21"/>
        </w:rPr>
        <w:t>lwm hauv cheeb tsam</w:t>
      </w:r>
      <w:ins w:id="3317" w:author="Khamsaolee Xainhiaxang" w:date="2021-07-06T12:13:00Z">
        <w:r w:rsidR="000D73AC">
          <w:rPr>
            <w:sz w:val="21"/>
            <w:szCs w:val="21"/>
          </w:rPr>
          <w:t xml:space="preserve"> (</w:t>
        </w:r>
      </w:ins>
      <w:ins w:id="3318" w:author="Khamsaolee Xainhiaxang" w:date="2021-07-06T12:14:00Z">
        <w:r w:rsidR="000D73AC">
          <w:rPr>
            <w:sz w:val="21"/>
            <w:szCs w:val="21"/>
          </w:rPr>
          <w:t>R</w:t>
        </w:r>
      </w:ins>
      <w:ins w:id="3319" w:author="Khamsaolee Xainhiaxang" w:date="2021-07-06T12:13:00Z">
        <w:r w:rsidR="000D73AC">
          <w:rPr>
            <w:sz w:val="21"/>
            <w:szCs w:val="21"/>
          </w:rPr>
          <w:t xml:space="preserve">egional </w:t>
        </w:r>
      </w:ins>
      <w:ins w:id="3320" w:author="Khamsaolee Xainhiaxang" w:date="2021-07-06T12:14:00Z">
        <w:r w:rsidR="000D73AC">
          <w:rPr>
            <w:sz w:val="21"/>
            <w:szCs w:val="21"/>
          </w:rPr>
          <w:t>Programs)</w:t>
        </w:r>
      </w:ins>
      <w:r w:rsidRPr="00457BB0">
        <w:rPr>
          <w:sz w:val="21"/>
          <w:szCs w:val="21"/>
        </w:rPr>
        <w:t xml:space="preserve">. </w:t>
      </w:r>
      <w:r w:rsidR="00603F1B" w:rsidRPr="00457BB0">
        <w:rPr>
          <w:sz w:val="21"/>
          <w:szCs w:val="21"/>
        </w:rPr>
        <w:t>Cov Khoos Kas</w:t>
      </w:r>
      <w:r w:rsidRPr="00457BB0">
        <w:rPr>
          <w:sz w:val="21"/>
          <w:szCs w:val="21"/>
        </w:rPr>
        <w:t xml:space="preserve"> no yuav ua hauj</w:t>
      </w:r>
      <w:r w:rsidR="00603F1B" w:rsidRPr="00457BB0">
        <w:rPr>
          <w:sz w:val="21"/>
          <w:szCs w:val="21"/>
        </w:rPr>
        <w:t xml:space="preserve"> </w:t>
      </w:r>
      <w:r w:rsidRPr="00457BB0">
        <w:rPr>
          <w:sz w:val="21"/>
          <w:szCs w:val="21"/>
        </w:rPr>
        <w:t xml:space="preserve">lwm nrog cov tub ntxhais kawm </w:t>
      </w:r>
      <w:ins w:id="3321" w:author="Khamsaolee Xainhiaxang" w:date="2021-07-06T12:14:00Z">
        <w:r w:rsidR="000D73AC">
          <w:rPr>
            <w:sz w:val="21"/>
            <w:szCs w:val="21"/>
          </w:rPr>
          <w:t>unduplicated</w:t>
        </w:r>
      </w:ins>
      <w:del w:id="3322" w:author="Khamsaolee Xainhiaxang" w:date="2021-07-06T12:14:00Z">
        <w:r w:rsidRPr="00457BB0" w:rsidDel="000D73AC">
          <w:rPr>
            <w:sz w:val="21"/>
            <w:szCs w:val="21"/>
          </w:rPr>
          <w:delText>tsis meej</w:delText>
        </w:r>
        <w:r w:rsidR="00A00173" w:rsidRPr="00457BB0" w:rsidDel="000D73AC">
          <w:rPr>
            <w:sz w:val="21"/>
            <w:szCs w:val="21"/>
          </w:rPr>
          <w:delText xml:space="preserve"> pem</w:delText>
        </w:r>
        <w:r w:rsidRPr="00457BB0" w:rsidDel="000D73AC">
          <w:rPr>
            <w:sz w:val="21"/>
            <w:szCs w:val="21"/>
          </w:rPr>
          <w:delText xml:space="preserve"> </w:delText>
        </w:r>
      </w:del>
      <w:r w:rsidRPr="00457BB0">
        <w:rPr>
          <w:sz w:val="21"/>
          <w:szCs w:val="21"/>
        </w:rPr>
        <w:t>thiab</w:t>
      </w:r>
      <w:del w:id="3323" w:author="Khamsaolee Xainhiaxang" w:date="2021-07-06T12:15:00Z">
        <w:r w:rsidRPr="00457BB0" w:rsidDel="000D73AC">
          <w:rPr>
            <w:sz w:val="21"/>
            <w:szCs w:val="21"/>
          </w:rPr>
          <w:delText xml:space="preserve"> yog</w:delText>
        </w:r>
      </w:del>
      <w:r w:rsidRPr="00457BB0">
        <w:rPr>
          <w:sz w:val="21"/>
          <w:szCs w:val="21"/>
        </w:rPr>
        <w:t xml:space="preserve"> lub xyoo tshiab no.</w:t>
      </w:r>
    </w:p>
    <w:p w14:paraId="2CA94742" w14:textId="77777777" w:rsidR="00E43EF1" w:rsidRDefault="00E43EF1">
      <w:pPr>
        <w:pStyle w:val="BodyText"/>
      </w:pPr>
    </w:p>
    <w:p w14:paraId="751F69CB" w14:textId="2FFED0CE" w:rsidR="00E43EF1" w:rsidRPr="00457BB0" w:rsidRDefault="000E40D2" w:rsidP="00C51C70">
      <w:pPr>
        <w:pStyle w:val="ListParagraph"/>
        <w:numPr>
          <w:ilvl w:val="1"/>
          <w:numId w:val="25"/>
        </w:numPr>
        <w:tabs>
          <w:tab w:val="left" w:pos="767"/>
        </w:tabs>
        <w:jc w:val="both"/>
        <w:rPr>
          <w:sz w:val="21"/>
          <w:szCs w:val="21"/>
        </w:rPr>
      </w:pPr>
      <w:r w:rsidRPr="00457BB0">
        <w:rPr>
          <w:sz w:val="21"/>
          <w:szCs w:val="21"/>
        </w:rPr>
        <w:t>Kev Npaj</w:t>
      </w:r>
      <w:r w:rsidR="00130EDD" w:rsidRPr="00457BB0">
        <w:rPr>
          <w:sz w:val="21"/>
          <w:szCs w:val="21"/>
        </w:rPr>
        <w:t xml:space="preserve"> txhij Rau Qib Siab</w:t>
      </w:r>
    </w:p>
    <w:p w14:paraId="512A8123" w14:textId="7E36F05E" w:rsidR="00E43EF1" w:rsidRPr="00457BB0" w:rsidRDefault="000E40D2" w:rsidP="00C51C70">
      <w:pPr>
        <w:pStyle w:val="BodyText"/>
        <w:ind w:left="366" w:right="1633"/>
        <w:jc w:val="both"/>
        <w:rPr>
          <w:sz w:val="21"/>
          <w:szCs w:val="21"/>
        </w:rPr>
      </w:pPr>
      <w:r w:rsidRPr="00457BB0">
        <w:rPr>
          <w:sz w:val="21"/>
          <w:szCs w:val="21"/>
        </w:rPr>
        <w:t xml:space="preserve">Cov koob tsheej thiab kev kawm </w:t>
      </w:r>
      <w:del w:id="3324" w:author="Khamsaolee Xainhiaxang" w:date="2021-07-06T12:16:00Z">
        <w:r w:rsidRPr="00457BB0" w:rsidDel="000D73AC">
          <w:rPr>
            <w:sz w:val="21"/>
            <w:szCs w:val="21"/>
          </w:rPr>
          <w:delText>xws li peb lub tsev kawm qib siab yo</w:delText>
        </w:r>
      </w:del>
      <w:ins w:id="3325" w:author="Khamsaolee Xainhiaxang" w:date="2021-07-06T12:16:00Z">
        <w:r w:rsidR="000D73AC">
          <w:rPr>
            <w:sz w:val="21"/>
            <w:szCs w:val="21"/>
          </w:rPr>
          <w:t>rau</w:t>
        </w:r>
      </w:ins>
      <w:r w:rsidRPr="00457BB0">
        <w:rPr>
          <w:sz w:val="21"/>
          <w:szCs w:val="21"/>
        </w:rPr>
        <w:t xml:space="preserve">g tsim los kom muaj kev </w:t>
      </w:r>
      <w:del w:id="3326" w:author="Khamsaolee Xainhiaxang" w:date="2021-07-06T12:17:00Z">
        <w:r w:rsidRPr="00457BB0" w:rsidDel="000D73AC">
          <w:rPr>
            <w:sz w:val="21"/>
            <w:szCs w:val="21"/>
          </w:rPr>
          <w:delText>cuam tshuam</w:delText>
        </w:r>
      </w:del>
      <w:ins w:id="3327" w:author="Khamsaolee Xainhiaxang" w:date="2021-07-06T12:17:00Z">
        <w:r w:rsidR="000D73AC">
          <w:rPr>
            <w:sz w:val="21"/>
            <w:szCs w:val="21"/>
          </w:rPr>
          <w:t>nthuav dav</w:t>
        </w:r>
      </w:ins>
      <w:r w:rsidRPr="00457BB0">
        <w:rPr>
          <w:sz w:val="21"/>
          <w:szCs w:val="21"/>
        </w:rPr>
        <w:t xml:space="preserve"> thiab nkag mus rau ntau lub tsev kawm qib siab. Coob tus ntawm peb cov tub ntxhais kawm </w:t>
      </w:r>
      <w:del w:id="3328" w:author="Khamsaolee Xainhiaxang" w:date="2021-07-06T12:17:00Z">
        <w:r w:rsidRPr="00457BB0" w:rsidDel="000D73AC">
          <w:rPr>
            <w:sz w:val="21"/>
            <w:szCs w:val="21"/>
          </w:rPr>
          <w:delText>tsis paub</w:delText>
        </w:r>
      </w:del>
      <w:ins w:id="3329" w:author="Khamsaolee Xainhiaxang" w:date="2021-07-06T12:17:00Z">
        <w:r w:rsidR="000D73AC">
          <w:rPr>
            <w:sz w:val="21"/>
            <w:szCs w:val="21"/>
          </w:rPr>
          <w:t>unduplicated</w:t>
        </w:r>
      </w:ins>
      <w:r w:rsidRPr="00457BB0">
        <w:rPr>
          <w:sz w:val="21"/>
          <w:szCs w:val="21"/>
        </w:rPr>
        <w:t xml:space="preserve"> </w:t>
      </w:r>
      <w:ins w:id="3330" w:author="Khamsaolee Xainhiaxang" w:date="2021-07-06T12:18:00Z">
        <w:r w:rsidR="000D73AC">
          <w:rPr>
            <w:sz w:val="21"/>
            <w:szCs w:val="21"/>
          </w:rPr>
          <w:t>t</w:t>
        </w:r>
      </w:ins>
      <w:del w:id="3331" w:author="Khamsaolee Xainhiaxang" w:date="2021-07-06T12:18:00Z">
        <w:r w:rsidRPr="00457BB0" w:rsidDel="000D73AC">
          <w:rPr>
            <w:sz w:val="21"/>
            <w:szCs w:val="21"/>
          </w:rPr>
          <w:delText>dh</w:delText>
        </w:r>
      </w:del>
      <w:r w:rsidRPr="00457BB0">
        <w:rPr>
          <w:sz w:val="21"/>
          <w:szCs w:val="21"/>
        </w:rPr>
        <w:t xml:space="preserve">au </w:t>
      </w:r>
      <w:ins w:id="3332" w:author="Khamsaolee Xainhiaxang" w:date="2021-07-06T12:18:00Z">
        <w:r w:rsidR="000D73AC">
          <w:rPr>
            <w:sz w:val="21"/>
            <w:szCs w:val="21"/>
          </w:rPr>
          <w:t>txais txiaj thawj zaug ntawm</w:t>
        </w:r>
      </w:ins>
      <w:ins w:id="3333" w:author="Khamsaolee Xainhiaxang" w:date="2021-07-06T12:19:00Z">
        <w:r w:rsidR="000D73AC">
          <w:rPr>
            <w:sz w:val="21"/>
            <w:szCs w:val="21"/>
          </w:rPr>
          <w:t xml:space="preserve"> </w:t>
        </w:r>
      </w:ins>
      <w:del w:id="3334" w:author="Khamsaolee Xainhiaxang" w:date="2021-07-06T12:19:00Z">
        <w:r w:rsidRPr="00457BB0" w:rsidDel="000D73AC">
          <w:rPr>
            <w:sz w:val="21"/>
            <w:szCs w:val="21"/>
          </w:rPr>
          <w:delText xml:space="preserve">los muaj </w:delText>
        </w:r>
      </w:del>
      <w:r w:rsidRPr="00457BB0">
        <w:rPr>
          <w:sz w:val="21"/>
          <w:szCs w:val="21"/>
        </w:rPr>
        <w:t xml:space="preserve">kev </w:t>
      </w:r>
      <w:ins w:id="3335" w:author="Khamsaolee Xainhiaxang" w:date="2021-07-06T12:19:00Z">
        <w:r w:rsidR="000D73AC">
          <w:rPr>
            <w:sz w:val="21"/>
            <w:szCs w:val="21"/>
          </w:rPr>
          <w:t xml:space="preserve">nthuav tawm </w:t>
        </w:r>
      </w:ins>
      <w:del w:id="3336" w:author="Khamsaolee Xainhiaxang" w:date="2021-07-06T12:19:00Z">
        <w:r w:rsidRPr="00457BB0" w:rsidDel="000D73AC">
          <w:rPr>
            <w:sz w:val="21"/>
            <w:szCs w:val="21"/>
          </w:rPr>
          <w:delText xml:space="preserve">cuam tshuam rau thawj txoj </w:delText>
        </w:r>
      </w:del>
      <w:r w:rsidRPr="00457BB0">
        <w:rPr>
          <w:sz w:val="21"/>
          <w:szCs w:val="21"/>
        </w:rPr>
        <w:t>kev kawm hauv tsev kawm qib siab uas lawv tsis nkag siab txog qhov no</w:t>
      </w:r>
      <w:ins w:id="3337" w:author="Khamsaolee Xainhiaxang" w:date="2021-07-06T12:20:00Z">
        <w:r w:rsidR="000D73AC">
          <w:rPr>
            <w:sz w:val="21"/>
            <w:szCs w:val="21"/>
          </w:rPr>
          <w:t xml:space="preserve"> dua li</w:t>
        </w:r>
      </w:ins>
      <w:r w:rsidRPr="00457BB0">
        <w:rPr>
          <w:sz w:val="21"/>
          <w:szCs w:val="21"/>
        </w:rPr>
        <w:t>.</w:t>
      </w:r>
    </w:p>
    <w:p w14:paraId="66A9073C" w14:textId="77777777" w:rsidR="00E43EF1" w:rsidRDefault="00E43EF1">
      <w:pPr>
        <w:pStyle w:val="BodyText"/>
        <w:rPr>
          <w:sz w:val="26"/>
        </w:rPr>
      </w:pPr>
    </w:p>
    <w:p w14:paraId="7D877BBC" w14:textId="77777777" w:rsidR="00E43EF1" w:rsidRDefault="00E43EF1">
      <w:pPr>
        <w:pStyle w:val="BodyText"/>
        <w:rPr>
          <w:sz w:val="22"/>
        </w:rPr>
      </w:pPr>
    </w:p>
    <w:p w14:paraId="51A2CD90" w14:textId="33529F99" w:rsidR="00E43EF1" w:rsidRPr="00457BB0" w:rsidRDefault="000E40D2">
      <w:pPr>
        <w:pStyle w:val="BodyText"/>
        <w:ind w:left="366"/>
        <w:rPr>
          <w:sz w:val="21"/>
          <w:szCs w:val="21"/>
        </w:rPr>
      </w:pPr>
      <w:r w:rsidRPr="00457BB0">
        <w:rPr>
          <w:sz w:val="21"/>
          <w:szCs w:val="21"/>
        </w:rPr>
        <w:t xml:space="preserve">Lub hom phiaj 3: Txhim </w:t>
      </w:r>
      <w:r w:rsidR="008D2C60" w:rsidRPr="00457BB0">
        <w:rPr>
          <w:sz w:val="21"/>
          <w:szCs w:val="21"/>
        </w:rPr>
        <w:t>K</w:t>
      </w:r>
      <w:r w:rsidRPr="00457BB0">
        <w:rPr>
          <w:sz w:val="21"/>
          <w:szCs w:val="21"/>
        </w:rPr>
        <w:t xml:space="preserve">ho </w:t>
      </w:r>
      <w:r w:rsidR="008D2C60" w:rsidRPr="00457BB0">
        <w:rPr>
          <w:sz w:val="21"/>
          <w:szCs w:val="21"/>
        </w:rPr>
        <w:t>K</w:t>
      </w:r>
      <w:r w:rsidRPr="00457BB0">
        <w:rPr>
          <w:sz w:val="21"/>
          <w:szCs w:val="21"/>
        </w:rPr>
        <w:t xml:space="preserve">ab </w:t>
      </w:r>
      <w:r w:rsidR="008D2C60" w:rsidRPr="00457BB0">
        <w:rPr>
          <w:sz w:val="21"/>
          <w:szCs w:val="21"/>
        </w:rPr>
        <w:t>L</w:t>
      </w:r>
      <w:r w:rsidRPr="00457BB0">
        <w:rPr>
          <w:sz w:val="21"/>
          <w:szCs w:val="21"/>
        </w:rPr>
        <w:t xml:space="preserve">is </w:t>
      </w:r>
      <w:r w:rsidR="008D2C60" w:rsidRPr="00457BB0">
        <w:rPr>
          <w:sz w:val="21"/>
          <w:szCs w:val="21"/>
        </w:rPr>
        <w:t>K</w:t>
      </w:r>
      <w:r w:rsidRPr="00457BB0">
        <w:rPr>
          <w:sz w:val="21"/>
          <w:szCs w:val="21"/>
        </w:rPr>
        <w:t xml:space="preserve">ev </w:t>
      </w:r>
      <w:r w:rsidR="008D2C60" w:rsidRPr="00457BB0">
        <w:rPr>
          <w:sz w:val="21"/>
          <w:szCs w:val="21"/>
        </w:rPr>
        <w:t>C</w:t>
      </w:r>
      <w:r w:rsidRPr="00457BB0">
        <w:rPr>
          <w:sz w:val="21"/>
          <w:szCs w:val="21"/>
        </w:rPr>
        <w:t xml:space="preserve">ai thiab </w:t>
      </w:r>
      <w:r w:rsidR="008D2C60" w:rsidRPr="00457BB0">
        <w:rPr>
          <w:sz w:val="21"/>
          <w:szCs w:val="21"/>
        </w:rPr>
        <w:t>H</w:t>
      </w:r>
      <w:r w:rsidRPr="00457BB0">
        <w:rPr>
          <w:sz w:val="21"/>
          <w:szCs w:val="21"/>
        </w:rPr>
        <w:t xml:space="preserve">uab </w:t>
      </w:r>
      <w:r w:rsidR="008D2C60" w:rsidRPr="00457BB0">
        <w:rPr>
          <w:sz w:val="21"/>
          <w:szCs w:val="21"/>
        </w:rPr>
        <w:t>C</w:t>
      </w:r>
      <w:r w:rsidRPr="00457BB0">
        <w:rPr>
          <w:sz w:val="21"/>
          <w:szCs w:val="21"/>
        </w:rPr>
        <w:t xml:space="preserve">ua </w:t>
      </w:r>
      <w:ins w:id="3338" w:author="Khamsaolee Xainhiaxang" w:date="2021-07-06T12:20:00Z">
        <w:r w:rsidR="000D73AC">
          <w:rPr>
            <w:sz w:val="21"/>
            <w:szCs w:val="21"/>
          </w:rPr>
          <w:t>(climate)</w:t>
        </w:r>
      </w:ins>
      <w:r w:rsidR="008D2C60" w:rsidRPr="00457BB0">
        <w:rPr>
          <w:sz w:val="21"/>
          <w:szCs w:val="21"/>
        </w:rPr>
        <w:t>L</w:t>
      </w:r>
      <w:r w:rsidRPr="00457BB0">
        <w:rPr>
          <w:sz w:val="21"/>
          <w:szCs w:val="21"/>
        </w:rPr>
        <w:t xml:space="preserve">os </w:t>
      </w:r>
      <w:r w:rsidR="008D2C60" w:rsidRPr="00457BB0">
        <w:rPr>
          <w:sz w:val="21"/>
          <w:szCs w:val="21"/>
        </w:rPr>
        <w:t>N</w:t>
      </w:r>
      <w:r w:rsidRPr="00457BB0">
        <w:rPr>
          <w:sz w:val="21"/>
          <w:szCs w:val="21"/>
        </w:rPr>
        <w:t xml:space="preserve">tawm </w:t>
      </w:r>
      <w:r w:rsidR="008D2C60" w:rsidRPr="00457BB0">
        <w:rPr>
          <w:sz w:val="21"/>
          <w:szCs w:val="21"/>
        </w:rPr>
        <w:t>K</w:t>
      </w:r>
      <w:r w:rsidRPr="00457BB0">
        <w:rPr>
          <w:sz w:val="21"/>
          <w:szCs w:val="21"/>
        </w:rPr>
        <w:t xml:space="preserve">ev </w:t>
      </w:r>
      <w:ins w:id="3339" w:author="Khamsaolee Xainhiaxang" w:date="2021-07-06T12:21:00Z">
        <w:r w:rsidR="000D73AC">
          <w:rPr>
            <w:sz w:val="21"/>
            <w:szCs w:val="21"/>
          </w:rPr>
          <w:t>Koom tes</w:t>
        </w:r>
      </w:ins>
      <w:del w:id="3340" w:author="Khamsaolee Xainhiaxang" w:date="2021-07-06T12:21:00Z">
        <w:r w:rsidR="008D2C60" w:rsidRPr="00457BB0" w:rsidDel="000D73AC">
          <w:rPr>
            <w:sz w:val="21"/>
            <w:szCs w:val="21"/>
          </w:rPr>
          <w:delText>N</w:delText>
        </w:r>
        <w:r w:rsidRPr="00457BB0" w:rsidDel="000D73AC">
          <w:rPr>
            <w:sz w:val="21"/>
            <w:szCs w:val="21"/>
          </w:rPr>
          <w:delText xml:space="preserve">ce </w:delText>
        </w:r>
        <w:r w:rsidR="008D2C60" w:rsidRPr="00457BB0" w:rsidDel="000D73AC">
          <w:rPr>
            <w:sz w:val="21"/>
            <w:szCs w:val="21"/>
          </w:rPr>
          <w:delText>Q</w:delText>
        </w:r>
        <w:r w:rsidRPr="00457BB0" w:rsidDel="000D73AC">
          <w:rPr>
            <w:sz w:val="21"/>
            <w:szCs w:val="21"/>
          </w:rPr>
          <w:delText xml:space="preserve">ib </w:delText>
        </w:r>
        <w:r w:rsidR="008D2C60" w:rsidRPr="00457BB0" w:rsidDel="000D73AC">
          <w:rPr>
            <w:sz w:val="21"/>
            <w:szCs w:val="21"/>
          </w:rPr>
          <w:delText>K</w:delText>
        </w:r>
        <w:r w:rsidRPr="00457BB0" w:rsidDel="000D73AC">
          <w:rPr>
            <w:sz w:val="21"/>
            <w:szCs w:val="21"/>
          </w:rPr>
          <w:delText xml:space="preserve">ev </w:delText>
        </w:r>
        <w:r w:rsidR="008D2C60" w:rsidRPr="00457BB0" w:rsidDel="000D73AC">
          <w:rPr>
            <w:sz w:val="21"/>
            <w:szCs w:val="21"/>
          </w:rPr>
          <w:delText>T</w:delText>
        </w:r>
        <w:r w:rsidRPr="00457BB0" w:rsidDel="000D73AC">
          <w:rPr>
            <w:sz w:val="21"/>
            <w:szCs w:val="21"/>
          </w:rPr>
          <w:delText xml:space="preserve">xuam </w:delText>
        </w:r>
      </w:del>
      <w:r w:rsidR="008D2C60" w:rsidRPr="00457BB0">
        <w:rPr>
          <w:sz w:val="21"/>
          <w:szCs w:val="21"/>
        </w:rPr>
        <w:t>N</w:t>
      </w:r>
      <w:r w:rsidRPr="00457BB0">
        <w:rPr>
          <w:sz w:val="21"/>
          <w:szCs w:val="21"/>
        </w:rPr>
        <w:t xml:space="preserve">rog </w:t>
      </w:r>
      <w:r w:rsidR="008D2C60" w:rsidRPr="00457BB0">
        <w:rPr>
          <w:sz w:val="21"/>
          <w:szCs w:val="21"/>
        </w:rPr>
        <w:t>T</w:t>
      </w:r>
      <w:r w:rsidRPr="00457BB0">
        <w:rPr>
          <w:sz w:val="21"/>
          <w:szCs w:val="21"/>
        </w:rPr>
        <w:t xml:space="preserve">ub </w:t>
      </w:r>
      <w:r w:rsidR="008D2C60" w:rsidRPr="00457BB0">
        <w:rPr>
          <w:sz w:val="21"/>
          <w:szCs w:val="21"/>
        </w:rPr>
        <w:t>N</w:t>
      </w:r>
      <w:r w:rsidRPr="00457BB0">
        <w:rPr>
          <w:sz w:val="21"/>
          <w:szCs w:val="21"/>
        </w:rPr>
        <w:t xml:space="preserve">txhais </w:t>
      </w:r>
      <w:r w:rsidR="008D2C60" w:rsidRPr="00457BB0">
        <w:rPr>
          <w:sz w:val="21"/>
          <w:szCs w:val="21"/>
        </w:rPr>
        <w:t>K</w:t>
      </w:r>
      <w:r w:rsidRPr="00457BB0">
        <w:rPr>
          <w:sz w:val="21"/>
          <w:szCs w:val="21"/>
        </w:rPr>
        <w:t>awm</w:t>
      </w:r>
    </w:p>
    <w:p w14:paraId="6DB4E74D" w14:textId="77777777" w:rsidR="00E43EF1" w:rsidRDefault="00E43EF1">
      <w:pPr>
        <w:pStyle w:val="BodyText"/>
      </w:pPr>
    </w:p>
    <w:p w14:paraId="501A5495" w14:textId="319A5A9D" w:rsidR="00E43EF1" w:rsidRPr="00457BB0" w:rsidRDefault="005E6E3E" w:rsidP="000C4F61">
      <w:pPr>
        <w:pStyle w:val="ListParagraph"/>
        <w:numPr>
          <w:ilvl w:val="1"/>
          <w:numId w:val="24"/>
        </w:numPr>
        <w:tabs>
          <w:tab w:val="left" w:pos="767"/>
        </w:tabs>
        <w:jc w:val="both"/>
        <w:rPr>
          <w:sz w:val="21"/>
          <w:szCs w:val="21"/>
        </w:rPr>
      </w:pPr>
      <w:r w:rsidRPr="00457BB0">
        <w:rPr>
          <w:sz w:val="21"/>
          <w:szCs w:val="21"/>
        </w:rPr>
        <w:t>Tus Pab Hauj Lwm</w:t>
      </w:r>
    </w:p>
    <w:p w14:paraId="1D2BA947" w14:textId="6AFEDC90" w:rsidR="00E43EF1" w:rsidRPr="00457BB0" w:rsidRDefault="000E40D2" w:rsidP="000C4F61">
      <w:pPr>
        <w:pStyle w:val="BodyText"/>
        <w:ind w:left="366" w:right="1913"/>
        <w:jc w:val="both"/>
        <w:rPr>
          <w:sz w:val="21"/>
          <w:szCs w:val="21"/>
        </w:rPr>
      </w:pPr>
      <w:r w:rsidRPr="00457BB0">
        <w:rPr>
          <w:sz w:val="21"/>
          <w:szCs w:val="21"/>
        </w:rPr>
        <w:t>Cov kws pab ua hauj</w:t>
      </w:r>
      <w:r w:rsidR="000C4F61" w:rsidRPr="00457BB0">
        <w:rPr>
          <w:sz w:val="21"/>
          <w:szCs w:val="21"/>
        </w:rPr>
        <w:t xml:space="preserve"> </w:t>
      </w:r>
      <w:r w:rsidRPr="00457BB0">
        <w:rPr>
          <w:sz w:val="21"/>
          <w:szCs w:val="21"/>
        </w:rPr>
        <w:t xml:space="preserve">lwm yuav tau </w:t>
      </w:r>
      <w:del w:id="3341" w:author="Khamsaolee Xainhiaxang" w:date="2021-07-06T12:22:00Z">
        <w:r w:rsidRPr="00457BB0" w:rsidDel="000D73AC">
          <w:rPr>
            <w:sz w:val="21"/>
            <w:szCs w:val="21"/>
          </w:rPr>
          <w:delText xml:space="preserve">txais nyiaj </w:delText>
        </w:r>
      </w:del>
      <w:r w:rsidRPr="00457BB0">
        <w:rPr>
          <w:sz w:val="21"/>
          <w:szCs w:val="21"/>
        </w:rPr>
        <w:t xml:space="preserve">los </w:t>
      </w:r>
      <w:ins w:id="3342" w:author="Khamsaolee Xainhiaxang" w:date="2021-07-06T12:22:00Z">
        <w:r w:rsidR="000D73AC">
          <w:rPr>
            <w:sz w:val="21"/>
            <w:szCs w:val="21"/>
          </w:rPr>
          <w:t xml:space="preserve">saib </w:t>
        </w:r>
      </w:ins>
      <w:r w:rsidRPr="00457BB0">
        <w:rPr>
          <w:sz w:val="21"/>
          <w:szCs w:val="21"/>
        </w:rPr>
        <w:t xml:space="preserve">xyuas kom txhua lub tsev kawm ntawv </w:t>
      </w:r>
      <w:ins w:id="3343" w:author="Khamsaolee Xainhiaxang" w:date="2021-07-06T12:23:00Z">
        <w:r w:rsidR="000D73AC">
          <w:rPr>
            <w:sz w:val="21"/>
            <w:szCs w:val="21"/>
          </w:rPr>
          <w:t xml:space="preserve">uas </w:t>
        </w:r>
      </w:ins>
      <w:r w:rsidRPr="00457BB0">
        <w:rPr>
          <w:sz w:val="21"/>
          <w:szCs w:val="21"/>
        </w:rPr>
        <w:t xml:space="preserve">muaj kev saib xyuas </w:t>
      </w:r>
      <w:ins w:id="3344" w:author="Khamsaolee Xainhiaxang" w:date="2021-07-06T12:23:00Z">
        <w:r w:rsidR="00160334">
          <w:rPr>
            <w:sz w:val="21"/>
            <w:szCs w:val="21"/>
          </w:rPr>
          <w:t xml:space="preserve">tshwj xeeb </w:t>
        </w:r>
      </w:ins>
      <w:del w:id="3345" w:author="Khamsaolee Xainhiaxang" w:date="2021-07-06T12:24:00Z">
        <w:r w:rsidRPr="00457BB0" w:rsidDel="00160334">
          <w:rPr>
            <w:sz w:val="21"/>
            <w:szCs w:val="21"/>
          </w:rPr>
          <w:delText xml:space="preserve">kom tsim nyog </w:delText>
        </w:r>
      </w:del>
      <w:r w:rsidRPr="00457BB0">
        <w:rPr>
          <w:sz w:val="21"/>
          <w:szCs w:val="21"/>
        </w:rPr>
        <w:t>txhawm rau saib xyuas kev nyab xeeb ntawm ib puag ncig tsev kawm ntawv. Kev tshawb fawb qhia</w:t>
      </w:r>
      <w:del w:id="3346" w:author="Khamsaolee Xainhiaxang" w:date="2021-07-06T12:24:00Z">
        <w:r w:rsidRPr="00457BB0" w:rsidDel="00160334">
          <w:rPr>
            <w:sz w:val="21"/>
            <w:szCs w:val="21"/>
          </w:rPr>
          <w:delText xml:space="preserve"> tau</w:delText>
        </w:r>
      </w:del>
      <w:r w:rsidRPr="00457BB0">
        <w:rPr>
          <w:sz w:val="21"/>
          <w:szCs w:val="21"/>
        </w:rPr>
        <w:t xml:space="preserve"> tias cov tub ntxhais kawm uas xav tias </w:t>
      </w:r>
      <w:ins w:id="3347" w:author="Khamsaolee Xainhiaxang" w:date="2021-07-06T12:25:00Z">
        <w:r w:rsidR="00160334">
          <w:rPr>
            <w:sz w:val="21"/>
            <w:szCs w:val="21"/>
          </w:rPr>
          <w:t xml:space="preserve">lawv muaj </w:t>
        </w:r>
      </w:ins>
      <w:r w:rsidRPr="00457BB0">
        <w:rPr>
          <w:sz w:val="21"/>
          <w:szCs w:val="21"/>
        </w:rPr>
        <w:t xml:space="preserve">nyab xeeb nyob rau hauv tsev kawm ntawv </w:t>
      </w:r>
      <w:del w:id="3348" w:author="Khamsaolee Xainhiaxang" w:date="2021-07-06T12:25:00Z">
        <w:r w:rsidRPr="00457BB0" w:rsidDel="00160334">
          <w:rPr>
            <w:sz w:val="21"/>
            <w:szCs w:val="21"/>
          </w:rPr>
          <w:delText xml:space="preserve">da dej ntau dua ntawm kev </w:delText>
        </w:r>
      </w:del>
      <w:r w:rsidRPr="00457BB0">
        <w:rPr>
          <w:sz w:val="21"/>
          <w:szCs w:val="21"/>
        </w:rPr>
        <w:t xml:space="preserve">kawm </w:t>
      </w:r>
      <w:ins w:id="3349" w:author="Khamsaolee Xainhiaxang" w:date="2021-07-06T12:25:00Z">
        <w:r w:rsidR="00160334">
          <w:rPr>
            <w:sz w:val="21"/>
            <w:szCs w:val="21"/>
          </w:rPr>
          <w:t>tau zoo dua</w:t>
        </w:r>
      </w:ins>
      <w:del w:id="3350" w:author="Khamsaolee Xainhiaxang" w:date="2021-07-06T12:25:00Z">
        <w:r w:rsidRPr="00457BB0" w:rsidDel="00160334">
          <w:rPr>
            <w:sz w:val="21"/>
            <w:szCs w:val="21"/>
          </w:rPr>
          <w:delText>tiav</w:delText>
        </w:r>
      </w:del>
      <w:r w:rsidRPr="00457BB0">
        <w:rPr>
          <w:sz w:val="21"/>
          <w:szCs w:val="21"/>
        </w:rPr>
        <w:t>.</w:t>
      </w:r>
    </w:p>
    <w:p w14:paraId="2F09D7C5" w14:textId="77777777" w:rsidR="00E43EF1" w:rsidRDefault="00E43EF1">
      <w:pPr>
        <w:pStyle w:val="BodyText"/>
      </w:pPr>
    </w:p>
    <w:p w14:paraId="27A76547" w14:textId="77777777" w:rsidR="00E43EF1" w:rsidRPr="00457BB0" w:rsidRDefault="000E40D2" w:rsidP="00CB7266">
      <w:pPr>
        <w:pStyle w:val="ListParagraph"/>
        <w:numPr>
          <w:ilvl w:val="1"/>
          <w:numId w:val="24"/>
        </w:numPr>
        <w:tabs>
          <w:tab w:val="left" w:pos="767"/>
        </w:tabs>
        <w:jc w:val="both"/>
        <w:rPr>
          <w:sz w:val="21"/>
          <w:szCs w:val="21"/>
        </w:rPr>
      </w:pPr>
      <w:r w:rsidRPr="00457BB0">
        <w:rPr>
          <w:sz w:val="21"/>
          <w:szCs w:val="21"/>
        </w:rPr>
        <w:t>Kev Thauj Mus Los</w:t>
      </w:r>
    </w:p>
    <w:p w14:paraId="5BE51DEC" w14:textId="2486A13B" w:rsidR="00E43EF1" w:rsidRPr="00457BB0" w:rsidRDefault="000E40D2" w:rsidP="00CB7266">
      <w:pPr>
        <w:pStyle w:val="BodyText"/>
        <w:ind w:left="366" w:right="659"/>
        <w:jc w:val="both"/>
        <w:rPr>
          <w:sz w:val="21"/>
          <w:szCs w:val="21"/>
        </w:rPr>
      </w:pPr>
      <w:r w:rsidRPr="00457BB0">
        <w:rPr>
          <w:sz w:val="21"/>
          <w:szCs w:val="21"/>
        </w:rPr>
        <w:t>Kev tshawb fawb qhia</w:t>
      </w:r>
      <w:del w:id="3351" w:author="Khamsaolee Xainhiaxang" w:date="2021-07-06T12:26:00Z">
        <w:r w:rsidRPr="00457BB0" w:rsidDel="00160334">
          <w:rPr>
            <w:sz w:val="21"/>
            <w:szCs w:val="21"/>
          </w:rPr>
          <w:delText xml:space="preserve"> tau</w:delText>
        </w:r>
      </w:del>
      <w:r w:rsidRPr="00457BB0">
        <w:rPr>
          <w:sz w:val="21"/>
          <w:szCs w:val="21"/>
        </w:rPr>
        <w:t xml:space="preserve"> tias cov tub ntxhais kawm nyob hauv cov neeg txom nyem </w:t>
      </w:r>
      <w:del w:id="3352" w:author="Khamsaolee Xainhiaxang" w:date="2021-07-06T12:26:00Z">
        <w:r w:rsidRPr="00457BB0" w:rsidDel="00160334">
          <w:rPr>
            <w:sz w:val="21"/>
            <w:szCs w:val="21"/>
          </w:rPr>
          <w:delText>hauv nroog loj</w:delText>
        </w:r>
      </w:del>
      <w:ins w:id="3353" w:author="Khamsaolee Xainhiaxang" w:date="2021-07-06T12:26:00Z">
        <w:r w:rsidR="00160334">
          <w:rPr>
            <w:sz w:val="21"/>
            <w:szCs w:val="21"/>
          </w:rPr>
          <w:t>pem toj siab</w:t>
        </w:r>
      </w:ins>
      <w:r w:rsidRPr="00457BB0">
        <w:rPr>
          <w:sz w:val="21"/>
          <w:szCs w:val="21"/>
        </w:rPr>
        <w:t xml:space="preserve"> muaj kev xav tau kev thauj mus los </w:t>
      </w:r>
      <w:del w:id="3354" w:author="Khamsaolee Xainhiaxang" w:date="2021-07-06T12:26:00Z">
        <w:r w:rsidRPr="00457BB0" w:rsidDel="00160334">
          <w:rPr>
            <w:sz w:val="21"/>
            <w:szCs w:val="21"/>
          </w:rPr>
          <w:delText>ntau dua</w:delText>
        </w:r>
      </w:del>
      <w:ins w:id="3355" w:author="Khamsaolee Xainhiaxang" w:date="2021-07-06T12:26:00Z">
        <w:r w:rsidR="00160334">
          <w:rPr>
            <w:sz w:val="21"/>
            <w:szCs w:val="21"/>
          </w:rPr>
          <w:t>siab heev li</w:t>
        </w:r>
      </w:ins>
      <w:r w:rsidRPr="00457BB0">
        <w:rPr>
          <w:sz w:val="21"/>
          <w:szCs w:val="21"/>
        </w:rPr>
        <w:t xml:space="preserve">. Kev muab tsheb thauj mus los </w:t>
      </w:r>
      <w:del w:id="3356" w:author="Khamsaolee Xainhiaxang" w:date="2021-07-06T12:27:00Z">
        <w:r w:rsidRPr="00457BB0" w:rsidDel="00160334">
          <w:rPr>
            <w:sz w:val="21"/>
            <w:szCs w:val="21"/>
          </w:rPr>
          <w:delText>muaj qhov cuam tshuam</w:delText>
        </w:r>
      </w:del>
      <w:ins w:id="3357" w:author="Khamsaolee Xainhiaxang" w:date="2021-07-06T12:27:00Z">
        <w:r w:rsidR="00160334">
          <w:rPr>
            <w:sz w:val="21"/>
            <w:szCs w:val="21"/>
          </w:rPr>
          <w:t>uas rau</w:t>
        </w:r>
      </w:ins>
      <w:del w:id="3358" w:author="Khamsaolee Xainhiaxang" w:date="2021-07-06T12:27:00Z">
        <w:r w:rsidRPr="00457BB0" w:rsidDel="00160334">
          <w:rPr>
            <w:sz w:val="21"/>
            <w:szCs w:val="21"/>
          </w:rPr>
          <w:delText xml:space="preserve"> </w:delText>
        </w:r>
      </w:del>
      <w:ins w:id="3359" w:author="Khamsaolee Xainhiaxang" w:date="2021-07-06T12:27:00Z">
        <w:r w:rsidR="00160334">
          <w:rPr>
            <w:sz w:val="21"/>
            <w:szCs w:val="21"/>
          </w:rPr>
          <w:t>muaj</w:t>
        </w:r>
        <w:r w:rsidR="00160334" w:rsidRPr="00457BB0" w:rsidDel="00160334">
          <w:rPr>
            <w:sz w:val="21"/>
            <w:szCs w:val="21"/>
          </w:rPr>
          <w:t xml:space="preserve"> </w:t>
        </w:r>
      </w:ins>
      <w:del w:id="3360" w:author="Khamsaolee Xainhiaxang" w:date="2021-07-06T12:27:00Z">
        <w:r w:rsidRPr="00457BB0" w:rsidDel="00160334">
          <w:rPr>
            <w:sz w:val="21"/>
            <w:szCs w:val="21"/>
          </w:rPr>
          <w:delText xml:space="preserve">ncaj qha rau </w:delText>
        </w:r>
      </w:del>
      <w:r w:rsidRPr="00457BB0">
        <w:rPr>
          <w:sz w:val="21"/>
          <w:szCs w:val="21"/>
        </w:rPr>
        <w:t xml:space="preserve">tub ntxhais kawm </w:t>
      </w:r>
      <w:del w:id="3361" w:author="Khamsaolee Xainhiaxang" w:date="2021-07-06T12:28:00Z">
        <w:r w:rsidRPr="00457BB0" w:rsidDel="00160334">
          <w:rPr>
            <w:sz w:val="21"/>
            <w:szCs w:val="21"/>
          </w:rPr>
          <w:delText xml:space="preserve">qhov kev </w:delText>
        </w:r>
      </w:del>
      <w:r w:rsidRPr="00457BB0">
        <w:rPr>
          <w:sz w:val="21"/>
          <w:szCs w:val="21"/>
        </w:rPr>
        <w:t>tuaj kawm</w:t>
      </w:r>
      <w:ins w:id="3362" w:author="Khamsaolee Xainhiaxang" w:date="2021-07-06T12:28:00Z">
        <w:r w:rsidR="00160334">
          <w:rPr>
            <w:sz w:val="21"/>
            <w:szCs w:val="21"/>
          </w:rPr>
          <w:t xml:space="preserve"> coob lawm</w:t>
        </w:r>
      </w:ins>
      <w:r w:rsidRPr="00457BB0">
        <w:rPr>
          <w:sz w:val="21"/>
          <w:szCs w:val="21"/>
        </w:rPr>
        <w:t>. Kev thauj mus los yog muab rau cov tub ntxhais kawm ntawv tshwj xeeb uas tau txheeb xyuas hauv lawv txoj kev npaj kawm</w:t>
      </w:r>
      <w:ins w:id="3363" w:author="Khamsaolee Xainhiaxang" w:date="2021-07-06T12:29:00Z">
        <w:r w:rsidR="00160334">
          <w:rPr>
            <w:sz w:val="21"/>
            <w:szCs w:val="21"/>
          </w:rPr>
          <w:t xml:space="preserve"> (individual education plans)</w:t>
        </w:r>
      </w:ins>
      <w:r w:rsidRPr="00457BB0">
        <w:rPr>
          <w:sz w:val="21"/>
          <w:szCs w:val="21"/>
        </w:rPr>
        <w:t xml:space="preserve">. Qhov kev thauj mus los </w:t>
      </w:r>
      <w:ins w:id="3364" w:author="Khamsaolee Xainhiaxang" w:date="2021-07-06T12:30:00Z">
        <w:r w:rsidR="00160334">
          <w:rPr>
            <w:sz w:val="21"/>
            <w:szCs w:val="21"/>
          </w:rPr>
          <w:t xml:space="preserve">no muaj </w:t>
        </w:r>
      </w:ins>
      <w:r w:rsidRPr="00457BB0">
        <w:rPr>
          <w:sz w:val="21"/>
          <w:szCs w:val="21"/>
        </w:rPr>
        <w:t xml:space="preserve">rau cov tub ntxhais kawm thiab cov phiaj xwm kev kawm tshwj xeeb muab kev nkag mus rau cov khoos kas tshwj xeeb uas muaj nyob rau hauv cov chaw kawm uas tsis nyob </w:t>
      </w:r>
      <w:del w:id="3365" w:author="Khamsaolee Xainhiaxang" w:date="2021-07-06T12:31:00Z">
        <w:r w:rsidRPr="00457BB0" w:rsidDel="00160334">
          <w:rPr>
            <w:sz w:val="21"/>
            <w:szCs w:val="21"/>
          </w:rPr>
          <w:delText xml:space="preserve">sab </w:delText>
        </w:r>
      </w:del>
      <w:ins w:id="3366" w:author="Khamsaolee Xainhiaxang" w:date="2021-07-06T12:31:00Z">
        <w:r w:rsidR="00160334">
          <w:rPr>
            <w:sz w:val="21"/>
            <w:szCs w:val="21"/>
          </w:rPr>
          <w:t>de</w:t>
        </w:r>
        <w:r w:rsidR="00160334" w:rsidRPr="00457BB0">
          <w:rPr>
            <w:sz w:val="21"/>
            <w:szCs w:val="21"/>
          </w:rPr>
          <w:t xml:space="preserve">b </w:t>
        </w:r>
      </w:ins>
      <w:del w:id="3367" w:author="Khamsaolee Xainhiaxang" w:date="2021-07-06T12:31:00Z">
        <w:r w:rsidRPr="00457BB0" w:rsidDel="00160334">
          <w:rPr>
            <w:sz w:val="21"/>
            <w:szCs w:val="21"/>
          </w:rPr>
          <w:delText xml:space="preserve">nraum tus </w:delText>
        </w:r>
      </w:del>
      <w:r w:rsidRPr="00457BB0">
        <w:rPr>
          <w:sz w:val="21"/>
          <w:szCs w:val="21"/>
        </w:rPr>
        <w:t xml:space="preserve">tub ntxhais kawm </w:t>
      </w:r>
      <w:del w:id="3368" w:author="Khamsaolee Xainhiaxang" w:date="2021-07-06T12:31:00Z">
        <w:r w:rsidRPr="00457BB0" w:rsidDel="00160334">
          <w:rPr>
            <w:sz w:val="21"/>
            <w:szCs w:val="21"/>
          </w:rPr>
          <w:delText xml:space="preserve">lub </w:delText>
        </w:r>
      </w:del>
      <w:ins w:id="3369" w:author="Khamsaolee Xainhiaxang" w:date="2021-07-06T12:31:00Z">
        <w:r w:rsidR="00160334">
          <w:rPr>
            <w:sz w:val="21"/>
            <w:szCs w:val="21"/>
          </w:rPr>
          <w:t>cov</w:t>
        </w:r>
        <w:r w:rsidR="00160334" w:rsidRPr="00457BB0">
          <w:rPr>
            <w:sz w:val="21"/>
            <w:szCs w:val="21"/>
          </w:rPr>
          <w:t xml:space="preserve"> </w:t>
        </w:r>
      </w:ins>
      <w:r w:rsidRPr="00457BB0">
        <w:rPr>
          <w:sz w:val="21"/>
          <w:szCs w:val="21"/>
        </w:rPr>
        <w:t>tsev.</w:t>
      </w:r>
    </w:p>
    <w:p w14:paraId="7FB9CB5C" w14:textId="77777777" w:rsidR="00E43EF1" w:rsidRDefault="00E43EF1">
      <w:pPr>
        <w:sectPr w:rsidR="00E43EF1">
          <w:pgSz w:w="15840" w:h="12240" w:orient="landscape"/>
          <w:pgMar w:top="700" w:right="120" w:bottom="560" w:left="120" w:header="0" w:footer="284" w:gutter="0"/>
          <w:cols w:space="720"/>
        </w:sectPr>
      </w:pPr>
    </w:p>
    <w:p w14:paraId="15BB8674" w14:textId="289148C2" w:rsidR="00E43EF1" w:rsidRPr="004E0B5F" w:rsidRDefault="00B672F4" w:rsidP="004E0B5F">
      <w:pPr>
        <w:pStyle w:val="ListParagraph"/>
        <w:numPr>
          <w:ilvl w:val="1"/>
          <w:numId w:val="24"/>
        </w:numPr>
        <w:tabs>
          <w:tab w:val="left" w:pos="767"/>
        </w:tabs>
        <w:spacing w:before="68"/>
        <w:jc w:val="both"/>
      </w:pPr>
      <w:r>
        <w:rPr>
          <w:noProof/>
          <w:lang w:bidi="th-TH"/>
        </w:rPr>
        <w:lastRenderedPageBreak/>
        <mc:AlternateContent>
          <mc:Choice Requires="wps">
            <w:drawing>
              <wp:anchor distT="0" distB="0" distL="114300" distR="114300" simplePos="0" relativeHeight="239779840" behindDoc="1" locked="0" layoutInCell="1" allowOverlap="1" wp14:anchorId="4D7A9E8D" wp14:editId="62ACFFF5">
                <wp:simplePos x="0" y="0"/>
                <wp:positionH relativeFrom="page">
                  <wp:posOffset>-6350</wp:posOffset>
                </wp:positionH>
                <wp:positionV relativeFrom="page">
                  <wp:posOffset>966470</wp:posOffset>
                </wp:positionV>
                <wp:extent cx="9601200" cy="6800215"/>
                <wp:effectExtent l="0" t="0" r="0" b="0"/>
                <wp:wrapNone/>
                <wp:docPr id="403" name="AutoShape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01200" cy="6800215"/>
                        </a:xfrm>
                        <a:custGeom>
                          <a:avLst/>
                          <a:gdLst>
                            <a:gd name="T0" fmla="+- 0 370 -10"/>
                            <a:gd name="T1" fmla="*/ T0 w 15120"/>
                            <a:gd name="T2" fmla="+- 0 656 1522"/>
                            <a:gd name="T3" fmla="*/ 656 h 10709"/>
                            <a:gd name="T4" fmla="+- 0 370 -10"/>
                            <a:gd name="T5" fmla="*/ T4 w 15120"/>
                            <a:gd name="T6" fmla="+- 0 11344 1522"/>
                            <a:gd name="T7" fmla="*/ 11344 h 10709"/>
                            <a:gd name="T8" fmla="+- 0 15470 -10"/>
                            <a:gd name="T9" fmla="*/ T8 w 15120"/>
                            <a:gd name="T10" fmla="+- 0 656 1522"/>
                            <a:gd name="T11" fmla="*/ 656 h 10709"/>
                            <a:gd name="T12" fmla="+- 0 15470 -10"/>
                            <a:gd name="T13" fmla="*/ T12 w 15120"/>
                            <a:gd name="T14" fmla="+- 0 11344 1522"/>
                            <a:gd name="T15" fmla="*/ 11344 h 10709"/>
                            <a:gd name="T16" fmla="+- 0 360 -10"/>
                            <a:gd name="T17" fmla="*/ T16 w 15120"/>
                            <a:gd name="T18" fmla="+- 0 646 1522"/>
                            <a:gd name="T19" fmla="*/ 646 h 10709"/>
                            <a:gd name="T20" fmla="+- 0 15480 -10"/>
                            <a:gd name="T21" fmla="*/ T20 w 15120"/>
                            <a:gd name="T22" fmla="+- 0 646 1522"/>
                            <a:gd name="T23" fmla="*/ 646 h 10709"/>
                            <a:gd name="T24" fmla="+- 0 360 -10"/>
                            <a:gd name="T25" fmla="*/ T24 w 15120"/>
                            <a:gd name="T26" fmla="+- 0 11354 1522"/>
                            <a:gd name="T27" fmla="*/ 11354 h 10709"/>
                            <a:gd name="T28" fmla="+- 0 15480 -10"/>
                            <a:gd name="T29" fmla="*/ T28 w 15120"/>
                            <a:gd name="T30" fmla="+- 0 11354 1522"/>
                            <a:gd name="T31" fmla="*/ 11354 h 1070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120" h="10709">
                              <a:moveTo>
                                <a:pt x="380" y="-866"/>
                              </a:moveTo>
                              <a:lnTo>
                                <a:pt x="380" y="9822"/>
                              </a:lnTo>
                              <a:moveTo>
                                <a:pt x="15480" y="-866"/>
                              </a:moveTo>
                              <a:lnTo>
                                <a:pt x="15480" y="9822"/>
                              </a:lnTo>
                              <a:moveTo>
                                <a:pt x="370" y="-876"/>
                              </a:moveTo>
                              <a:lnTo>
                                <a:pt x="15490" y="-876"/>
                              </a:lnTo>
                              <a:moveTo>
                                <a:pt x="370" y="9832"/>
                              </a:moveTo>
                              <a:lnTo>
                                <a:pt x="15490" y="9832"/>
                              </a:lnTo>
                            </a:path>
                          </a:pathLst>
                        </a:custGeom>
                        <a:noFill/>
                        <a:ln w="12700">
                          <a:solidFill>
                            <a:srgbClr val="8496B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D437F7" id="AutoShape 360" o:spid="_x0000_s1026" style="position:absolute;margin-left:-.5pt;margin-top:76.1pt;width:756pt;height:535.45pt;z-index:-26353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20,10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" path="m380,-866r,10688m15480,-866r,10688m370,-876r15120,m370,9832r15120,e" filled="f" strokecolor="#8496b0" strokeweight="1pt">
                <v:path arrowok="t" o:connecttype="custom" o:connectlocs="241300,416560;241300,7203440;9829800,416560;9829800,7203440;234950,410210;9836150,410210;234950,7209790;9836150,7209790" o:connectangles="0,0,0,0,0,0,0,0"/>
                <w10:wrap anchorx="page" anchory="page"/>
              </v:shape>
            </w:pict>
          </mc:Fallback>
        </mc:AlternateContent>
      </w:r>
      <w:r w:rsidR="000E40D2">
        <w:rPr>
          <w:sz w:val="24"/>
        </w:rPr>
        <w:t>C</w:t>
      </w:r>
      <w:r w:rsidR="000E40D2" w:rsidRPr="004E0B5F">
        <w:t>ov Kws Pab Tswv Yim Qib Q</w:t>
      </w:r>
      <w:r w:rsidR="00F31FA8" w:rsidRPr="004E0B5F">
        <w:t>is</w:t>
      </w:r>
      <w:ins w:id="3370" w:author="Khamsaolee Xainhiaxang" w:date="2021-07-06T15:24:00Z">
        <w:r w:rsidR="00873FFE">
          <w:rPr>
            <w:rFonts w:cs="DokChampa" w:hint="cs"/>
            <w:cs/>
            <w:lang w:bidi="lo-LA"/>
          </w:rPr>
          <w:t xml:space="preserve"> </w:t>
        </w:r>
        <w:r w:rsidR="00873FFE">
          <w:rPr>
            <w:rFonts w:cs="DokChampa"/>
            <w:lang w:bidi="lo-LA"/>
          </w:rPr>
          <w:t>(Elementary</w:t>
        </w:r>
      </w:ins>
      <w:ins w:id="3371" w:author="Khamsaolee Xainhiaxang" w:date="2021-07-06T15:30:00Z">
        <w:r w:rsidR="00E278F7">
          <w:rPr>
            <w:rFonts w:cs="DokChampa"/>
            <w:lang w:bidi="lo-LA"/>
          </w:rPr>
          <w:t xml:space="preserve"> Councelor</w:t>
        </w:r>
      </w:ins>
      <w:ins w:id="3372" w:author="Khamsaolee Xainhiaxang" w:date="2021-07-06T15:25:00Z">
        <w:r w:rsidR="00E278F7">
          <w:rPr>
            <w:rFonts w:cs="DokChampa"/>
            <w:lang w:bidi="lo-LA"/>
          </w:rPr>
          <w:t>)</w:t>
        </w:r>
      </w:ins>
    </w:p>
    <w:p w14:paraId="5621D7B2" w14:textId="0FDB0152" w:rsidR="00E43EF1" w:rsidRPr="004E0B5F" w:rsidRDefault="004F24E3" w:rsidP="004E0B5F">
      <w:pPr>
        <w:pStyle w:val="BodyText"/>
        <w:ind w:left="366" w:right="606"/>
        <w:jc w:val="both"/>
        <w:rPr>
          <w:sz w:val="22"/>
          <w:szCs w:val="22"/>
        </w:rPr>
      </w:pPr>
      <w:r w:rsidRPr="004E0B5F">
        <w:rPr>
          <w:sz w:val="22"/>
          <w:szCs w:val="22"/>
        </w:rPr>
        <w:t xml:space="preserve">Tsev Kawm </w:t>
      </w:r>
      <w:r w:rsidR="000E40D2" w:rsidRPr="004E0B5F">
        <w:rPr>
          <w:sz w:val="22"/>
          <w:szCs w:val="22"/>
        </w:rPr>
        <w:t xml:space="preserve">Twin Rivers yuav muaj cov kev pab txhawb ntxiv rau cov tsev kawm ntawv qib qis uas xav tau </w:t>
      </w:r>
      <w:ins w:id="3373" w:author="Khamsaolee Xainhiaxang" w:date="2021-07-06T15:25:00Z">
        <w:r w:rsidR="00E278F7">
          <w:rPr>
            <w:sz w:val="22"/>
            <w:szCs w:val="22"/>
          </w:rPr>
          <w:t xml:space="preserve">kev pab </w:t>
        </w:r>
      </w:ins>
      <w:r w:rsidR="000E40D2" w:rsidRPr="004E0B5F">
        <w:rPr>
          <w:sz w:val="22"/>
          <w:szCs w:val="22"/>
        </w:rPr>
        <w:t xml:space="preserve">tshaj plaws, raws li tau ntsuas los ntawm cov tub ntxhais kawm thiab kev kawm tiav, kom ntseeg tau tias </w:t>
      </w:r>
      <w:del w:id="3374" w:author="Khamsaolee Xainhiaxang" w:date="2021-07-06T15:26:00Z">
        <w:r w:rsidR="000E40D2" w:rsidRPr="004E0B5F" w:rsidDel="00E278F7">
          <w:rPr>
            <w:sz w:val="22"/>
            <w:szCs w:val="22"/>
          </w:rPr>
          <w:delText xml:space="preserve">cov kev xav tau ntawm </w:delText>
        </w:r>
      </w:del>
      <w:r w:rsidR="000E40D2" w:rsidRPr="004E0B5F">
        <w:rPr>
          <w:sz w:val="22"/>
          <w:szCs w:val="22"/>
        </w:rPr>
        <w:t xml:space="preserve">cov tub ntxhais kawm tau txais kev txhawb nqa. Yuav muab kaum </w:t>
      </w:r>
      <w:ins w:id="3375" w:author="Khamsaolee Xainhiaxang" w:date="2021-07-06T15:27:00Z">
        <w:r w:rsidR="00E278F7">
          <w:rPr>
            <w:sz w:val="22"/>
            <w:szCs w:val="22"/>
          </w:rPr>
          <w:t xml:space="preserve">ib </w:t>
        </w:r>
      </w:ins>
      <w:r w:rsidR="000E40D2" w:rsidRPr="004E0B5F">
        <w:rPr>
          <w:sz w:val="22"/>
          <w:szCs w:val="22"/>
        </w:rPr>
        <w:t xml:space="preserve">tus kws pab sab laj tswv yim thiab ib </w:t>
      </w:r>
      <w:ins w:id="3376" w:author="Khamsaolee Xainhiaxang" w:date="2021-07-06T15:27:00Z">
        <w:r w:rsidR="00E278F7">
          <w:rPr>
            <w:sz w:val="22"/>
            <w:szCs w:val="22"/>
          </w:rPr>
          <w:t xml:space="preserve">tug </w:t>
        </w:r>
      </w:ins>
      <w:del w:id="3377" w:author="Khamsaolee Xainhiaxang" w:date="2021-07-06T15:28:00Z">
        <w:r w:rsidR="000E40D2" w:rsidRPr="004E0B5F" w:rsidDel="00E278F7">
          <w:rPr>
            <w:sz w:val="22"/>
            <w:szCs w:val="22"/>
          </w:rPr>
          <w:delText>txoj hauj lwm</w:delText>
        </w:r>
      </w:del>
      <w:ins w:id="3378" w:author="Khamsaolee Xainhiaxang" w:date="2021-07-06T15:28:00Z">
        <w:r w:rsidR="00E278F7">
          <w:rPr>
            <w:sz w:val="22"/>
            <w:szCs w:val="22"/>
          </w:rPr>
          <w:t>pab</w:t>
        </w:r>
      </w:ins>
      <w:r w:rsidR="000E40D2" w:rsidRPr="004E0B5F">
        <w:rPr>
          <w:sz w:val="22"/>
          <w:szCs w:val="22"/>
        </w:rPr>
        <w:t xml:space="preserve"> txhawb nqa </w:t>
      </w:r>
      <w:del w:id="3379" w:author="Khamsaolee Xainhiaxang" w:date="2021-07-06T15:28:00Z">
        <w:r w:rsidR="000E40D2" w:rsidRPr="004E0B5F" w:rsidDel="00E278F7">
          <w:rPr>
            <w:sz w:val="22"/>
            <w:szCs w:val="22"/>
          </w:rPr>
          <w:delText xml:space="preserve">tus </w:delText>
        </w:r>
      </w:del>
      <w:ins w:id="3380" w:author="Khamsaolee Xainhiaxang" w:date="2021-07-06T15:28:00Z">
        <w:r w:rsidR="00E278F7">
          <w:rPr>
            <w:sz w:val="22"/>
            <w:szCs w:val="22"/>
          </w:rPr>
          <w:t>kev coj</w:t>
        </w:r>
        <w:r w:rsidR="00E278F7" w:rsidRPr="004E0B5F">
          <w:rPr>
            <w:sz w:val="22"/>
            <w:szCs w:val="22"/>
          </w:rPr>
          <w:t xml:space="preserve"> </w:t>
        </w:r>
      </w:ins>
      <w:r w:rsidR="000E40D2" w:rsidRPr="004E0B5F">
        <w:rPr>
          <w:sz w:val="22"/>
          <w:szCs w:val="22"/>
        </w:rPr>
        <w:t>cwj pwm.</w:t>
      </w:r>
    </w:p>
    <w:p w14:paraId="6B5CB369" w14:textId="77777777" w:rsidR="00E43EF1" w:rsidRDefault="00E43EF1">
      <w:pPr>
        <w:pStyle w:val="BodyText"/>
        <w:spacing w:before="11"/>
        <w:rPr>
          <w:sz w:val="23"/>
        </w:rPr>
      </w:pPr>
    </w:p>
    <w:p w14:paraId="5E5BA4A0" w14:textId="72C641A1" w:rsidR="00E43EF1" w:rsidRPr="00204C84" w:rsidRDefault="000E40D2" w:rsidP="006717D7">
      <w:pPr>
        <w:pStyle w:val="ListParagraph"/>
        <w:numPr>
          <w:ilvl w:val="1"/>
          <w:numId w:val="24"/>
        </w:numPr>
        <w:tabs>
          <w:tab w:val="left" w:pos="767"/>
        </w:tabs>
        <w:jc w:val="both"/>
        <w:rPr>
          <w:sz w:val="21"/>
          <w:szCs w:val="21"/>
        </w:rPr>
      </w:pPr>
      <w:r w:rsidRPr="00204C84">
        <w:rPr>
          <w:sz w:val="21"/>
          <w:szCs w:val="21"/>
        </w:rPr>
        <w:t xml:space="preserve">Cov Kws Pab Tswv Yim </w:t>
      </w:r>
      <w:r w:rsidR="006117F6" w:rsidRPr="00204C84">
        <w:rPr>
          <w:sz w:val="21"/>
          <w:szCs w:val="21"/>
        </w:rPr>
        <w:t xml:space="preserve">Qib </w:t>
      </w:r>
      <w:del w:id="3381" w:author="Khamsaolee Xainhiaxang" w:date="2021-07-06T15:29:00Z">
        <w:r w:rsidR="006117F6" w:rsidRPr="00204C84" w:rsidDel="00E278F7">
          <w:rPr>
            <w:sz w:val="21"/>
            <w:szCs w:val="21"/>
          </w:rPr>
          <w:delText>Nrab</w:delText>
        </w:r>
      </w:del>
      <w:ins w:id="3382" w:author="Khamsaolee Xainhiaxang" w:date="2021-07-06T15:29:00Z">
        <w:r w:rsidR="00E278F7">
          <w:rPr>
            <w:sz w:val="21"/>
            <w:szCs w:val="21"/>
          </w:rPr>
          <w:t>Ob (Secondary</w:t>
        </w:r>
      </w:ins>
      <w:ins w:id="3383" w:author="Khamsaolee Xainhiaxang" w:date="2021-07-06T15:30:00Z">
        <w:r w:rsidR="00E278F7">
          <w:rPr>
            <w:sz w:val="21"/>
            <w:szCs w:val="21"/>
          </w:rPr>
          <w:t xml:space="preserve"> </w:t>
        </w:r>
        <w:r w:rsidR="00E278F7">
          <w:rPr>
            <w:rFonts w:cs="DokChampa"/>
            <w:lang w:bidi="lo-LA"/>
          </w:rPr>
          <w:t>Councelor</w:t>
        </w:r>
        <w:r w:rsidR="00E278F7">
          <w:rPr>
            <w:sz w:val="21"/>
            <w:szCs w:val="21"/>
          </w:rPr>
          <w:t>)</w:t>
        </w:r>
      </w:ins>
    </w:p>
    <w:p w14:paraId="0ABDEB75" w14:textId="0EAD19D4" w:rsidR="00E43EF1" w:rsidRPr="00204C84" w:rsidRDefault="00DE49C0" w:rsidP="006717D7">
      <w:pPr>
        <w:pStyle w:val="BodyText"/>
        <w:ind w:left="366" w:right="538"/>
        <w:jc w:val="both"/>
        <w:rPr>
          <w:sz w:val="21"/>
          <w:szCs w:val="21"/>
        </w:rPr>
      </w:pPr>
      <w:r w:rsidRPr="00204C84">
        <w:rPr>
          <w:sz w:val="21"/>
          <w:szCs w:val="21"/>
        </w:rPr>
        <w:t>Qhov qauv ntawm cov neeg pab tswv yim hauv tsev kawm yog</w:t>
      </w:r>
      <w:r w:rsidR="000E40D2" w:rsidRPr="00204C84">
        <w:rPr>
          <w:sz w:val="21"/>
          <w:szCs w:val="21"/>
        </w:rPr>
        <w:t>: Tsev Kawm Ntawv</w:t>
      </w:r>
      <w:r w:rsidR="00642649" w:rsidRPr="00204C84">
        <w:rPr>
          <w:sz w:val="21"/>
          <w:szCs w:val="21"/>
        </w:rPr>
        <w:t xml:space="preserve"> </w:t>
      </w:r>
      <w:del w:id="3384" w:author="Khamsaolee Xainhiaxang" w:date="2021-07-06T15:31:00Z">
        <w:r w:rsidR="00642649" w:rsidRPr="00204C84" w:rsidDel="00E278F7">
          <w:rPr>
            <w:sz w:val="21"/>
            <w:szCs w:val="21"/>
          </w:rPr>
          <w:delText>Qib Siab</w:delText>
        </w:r>
      </w:del>
      <w:ins w:id="3385" w:author="Khamsaolee Xainhiaxang" w:date="2021-07-06T15:31:00Z">
        <w:r w:rsidR="00E278F7">
          <w:rPr>
            <w:sz w:val="21"/>
            <w:szCs w:val="21"/>
          </w:rPr>
          <w:t>High School</w:t>
        </w:r>
      </w:ins>
      <w:r w:rsidR="000E40D2" w:rsidRPr="00204C84">
        <w:rPr>
          <w:sz w:val="21"/>
          <w:szCs w:val="21"/>
        </w:rPr>
        <w:t xml:space="preserve"> 700: 1, Tsev Kawm Ntawv </w:t>
      </w:r>
      <w:r w:rsidR="00642649" w:rsidRPr="00204C84">
        <w:rPr>
          <w:sz w:val="21"/>
          <w:szCs w:val="21"/>
        </w:rPr>
        <w:t>Qib</w:t>
      </w:r>
      <w:r w:rsidR="000E40D2" w:rsidRPr="00204C84">
        <w:rPr>
          <w:sz w:val="21"/>
          <w:szCs w:val="21"/>
        </w:rPr>
        <w:t xml:space="preserve"> Nrab</w:t>
      </w:r>
      <w:ins w:id="3386" w:author="Khamsaolee Xainhiaxang" w:date="2021-07-06T15:31:00Z">
        <w:r w:rsidR="00E278F7">
          <w:rPr>
            <w:sz w:val="21"/>
            <w:szCs w:val="21"/>
          </w:rPr>
          <w:t xml:space="preserve"> (Middle)</w:t>
        </w:r>
      </w:ins>
      <w:r w:rsidR="000E40D2" w:rsidRPr="00204C84">
        <w:rPr>
          <w:sz w:val="21"/>
          <w:szCs w:val="21"/>
        </w:rPr>
        <w:t xml:space="preserve">- 750: 1, K - 8- .5 FTE, thiab K - 6- (700+ tus tub ntxhais kawm) .5 FTE, kom tau raws li kev kawm thiab -kev xav tau ntawm cov tub ntxhais kawm. Cov chaw xaiv qhia ntawv </w:t>
      </w:r>
      <w:ins w:id="3387" w:author="Khamsaolee Xainhiaxang" w:date="2021-07-06T15:32:00Z">
        <w:r w:rsidR="00E278F7">
          <w:rPr>
            <w:sz w:val="21"/>
            <w:szCs w:val="21"/>
          </w:rPr>
          <w:t xml:space="preserve">lwm qhov chaw </w:t>
        </w:r>
      </w:ins>
      <w:r w:rsidR="000E40D2" w:rsidRPr="00204C84">
        <w:rPr>
          <w:sz w:val="21"/>
          <w:szCs w:val="21"/>
        </w:rPr>
        <w:t>kuj tau txais kev pab sab laj. Cov kev pab</w:t>
      </w:r>
      <w:r w:rsidR="00642649" w:rsidRPr="00204C84">
        <w:rPr>
          <w:sz w:val="21"/>
          <w:szCs w:val="21"/>
        </w:rPr>
        <w:t xml:space="preserve"> </w:t>
      </w:r>
      <w:del w:id="3388" w:author="Khamsaolee Xainhiaxang" w:date="2021-07-06T15:33:00Z">
        <w:r w:rsidR="000E40D2" w:rsidRPr="00204C84" w:rsidDel="00E278F7">
          <w:rPr>
            <w:sz w:val="21"/>
            <w:szCs w:val="21"/>
          </w:rPr>
          <w:delText xml:space="preserve">cuam </w:delText>
        </w:r>
      </w:del>
      <w:r w:rsidR="000E40D2" w:rsidRPr="00204C84">
        <w:rPr>
          <w:sz w:val="21"/>
          <w:szCs w:val="21"/>
        </w:rPr>
        <w:t xml:space="preserve">ntxiv yuav txuas ntxiv txo qis kev qhuab ntuas rau tub ntxhais kawm ntawm cov tsev kawm </w:t>
      </w:r>
      <w:del w:id="3389" w:author="Khamsaolee Xainhiaxang" w:date="2021-07-06T15:33:00Z">
        <w:r w:rsidR="00642649" w:rsidRPr="00204C84" w:rsidDel="00E278F7">
          <w:rPr>
            <w:sz w:val="21"/>
            <w:szCs w:val="21"/>
          </w:rPr>
          <w:delText>qib</w:delText>
        </w:r>
        <w:r w:rsidR="000E40D2" w:rsidRPr="00204C84" w:rsidDel="00E278F7">
          <w:rPr>
            <w:sz w:val="21"/>
            <w:szCs w:val="21"/>
          </w:rPr>
          <w:delText xml:space="preserve"> siab </w:delText>
        </w:r>
      </w:del>
      <w:ins w:id="3390" w:author="Khamsaolee Xainhiaxang" w:date="2021-07-06T15:33:00Z">
        <w:r w:rsidR="00E278F7">
          <w:rPr>
            <w:sz w:val="21"/>
            <w:szCs w:val="21"/>
          </w:rPr>
          <w:t xml:space="preserve">high school </w:t>
        </w:r>
      </w:ins>
      <w:r w:rsidR="000E40D2" w:rsidRPr="00204C84">
        <w:rPr>
          <w:sz w:val="21"/>
          <w:szCs w:val="21"/>
        </w:rPr>
        <w:t xml:space="preserve">mus rau 350: 1 thiab kawg ntawm </w:t>
      </w:r>
      <w:del w:id="3391" w:author="Khamsaolee Xainhiaxang" w:date="2021-07-06T15:34:00Z">
        <w:r w:rsidR="00642649" w:rsidRPr="00204C84" w:rsidDel="00E278F7">
          <w:rPr>
            <w:sz w:val="21"/>
            <w:szCs w:val="21"/>
          </w:rPr>
          <w:delText xml:space="preserve">tsawg </w:delText>
        </w:r>
      </w:del>
      <w:r w:rsidR="000E40D2" w:rsidRPr="00204C84">
        <w:rPr>
          <w:sz w:val="21"/>
          <w:szCs w:val="21"/>
        </w:rPr>
        <w:t>1 tus kws pab tswv</w:t>
      </w:r>
      <w:r w:rsidR="00520CF3" w:rsidRPr="00204C84">
        <w:rPr>
          <w:sz w:val="21"/>
          <w:szCs w:val="21"/>
        </w:rPr>
        <w:t xml:space="preserve"> </w:t>
      </w:r>
      <w:r w:rsidR="000E40D2" w:rsidRPr="00204C84">
        <w:rPr>
          <w:sz w:val="21"/>
          <w:szCs w:val="21"/>
        </w:rPr>
        <w:t>yim los</w:t>
      </w:r>
      <w:r w:rsidR="00520CF3" w:rsidRPr="00204C84">
        <w:rPr>
          <w:sz w:val="21"/>
          <w:szCs w:val="21"/>
        </w:rPr>
        <w:t xml:space="preserve"> </w:t>
      </w:r>
      <w:r w:rsidR="000E40D2" w:rsidRPr="00204C84">
        <w:rPr>
          <w:sz w:val="21"/>
          <w:szCs w:val="21"/>
        </w:rPr>
        <w:t>sis 500: 1 tshaj FTE</w:t>
      </w:r>
      <w:r w:rsidR="000F1FED" w:rsidRPr="00204C84">
        <w:rPr>
          <w:sz w:val="21"/>
          <w:szCs w:val="21"/>
        </w:rPr>
        <w:t xml:space="preserve"> </w:t>
      </w:r>
      <w:del w:id="3392" w:author="Khamsaolee Xainhiaxang" w:date="2021-07-06T15:34:00Z">
        <w:r w:rsidR="000F1FED" w:rsidRPr="00204C84" w:rsidDel="00E278F7">
          <w:rPr>
            <w:sz w:val="21"/>
            <w:szCs w:val="21"/>
          </w:rPr>
          <w:delText>1</w:delText>
        </w:r>
      </w:del>
      <w:r w:rsidR="000E40D2" w:rsidRPr="00204C84">
        <w:rPr>
          <w:sz w:val="21"/>
          <w:szCs w:val="21"/>
        </w:rPr>
        <w:t xml:space="preserve"> ntawm txhua lub tsev kawm </w:t>
      </w:r>
      <w:r w:rsidR="000F1FED" w:rsidRPr="00204C84">
        <w:rPr>
          <w:sz w:val="21"/>
          <w:szCs w:val="21"/>
        </w:rPr>
        <w:t>qib</w:t>
      </w:r>
      <w:r w:rsidR="000E40D2" w:rsidRPr="00204C84">
        <w:rPr>
          <w:sz w:val="21"/>
          <w:szCs w:val="21"/>
        </w:rPr>
        <w:t xml:space="preserve"> nrab, uas yuav tsom xyuas </w:t>
      </w:r>
      <w:ins w:id="3393" w:author="Khamsaolee Xainhiaxang" w:date="2021-07-06T15:35:00Z">
        <w:r w:rsidR="00BF5963">
          <w:rPr>
            <w:sz w:val="21"/>
            <w:szCs w:val="21"/>
          </w:rPr>
          <w:t xml:space="preserve">rau </w:t>
        </w:r>
      </w:ins>
      <w:r w:rsidR="000E40D2" w:rsidRPr="00204C84">
        <w:rPr>
          <w:sz w:val="21"/>
          <w:szCs w:val="21"/>
        </w:rPr>
        <w:t xml:space="preserve">cov tub ntxhais kawm </w:t>
      </w:r>
      <w:del w:id="3394" w:author="Khamsaolee Xainhiaxang" w:date="2021-07-06T15:35:00Z">
        <w:r w:rsidR="000E40D2" w:rsidRPr="00204C84" w:rsidDel="00BF5963">
          <w:rPr>
            <w:sz w:val="21"/>
            <w:szCs w:val="21"/>
          </w:rPr>
          <w:delText>tsis meej</w:delText>
        </w:r>
        <w:r w:rsidR="00743143" w:rsidRPr="00204C84" w:rsidDel="00BF5963">
          <w:rPr>
            <w:sz w:val="21"/>
            <w:szCs w:val="21"/>
          </w:rPr>
          <w:delText xml:space="preserve"> pem</w:delText>
        </w:r>
      </w:del>
      <w:ins w:id="3395" w:author="Khamsaolee Xainhiaxang" w:date="2021-07-06T15:36:00Z">
        <w:r w:rsidR="00BF5963">
          <w:rPr>
            <w:sz w:val="21"/>
            <w:szCs w:val="21"/>
          </w:rPr>
          <w:t>unduplicated</w:t>
        </w:r>
      </w:ins>
      <w:r w:rsidR="000E40D2" w:rsidRPr="00204C84">
        <w:rPr>
          <w:sz w:val="21"/>
          <w:szCs w:val="21"/>
        </w:rPr>
        <w:t xml:space="preserve">. Kev tshawb fawb qhia tau </w:t>
      </w:r>
      <w:del w:id="3396" w:author="Khamsaolee Xainhiaxang" w:date="2021-07-06T15:37:00Z">
        <w:r w:rsidR="000E40D2" w:rsidRPr="00204C84" w:rsidDel="00BF5963">
          <w:rPr>
            <w:sz w:val="21"/>
            <w:szCs w:val="21"/>
          </w:rPr>
          <w:delText xml:space="preserve">hais </w:delText>
        </w:r>
      </w:del>
      <w:r w:rsidR="000E40D2" w:rsidRPr="00204C84">
        <w:rPr>
          <w:sz w:val="21"/>
          <w:szCs w:val="21"/>
        </w:rPr>
        <w:t xml:space="preserve">tias </w:t>
      </w:r>
      <w:ins w:id="3397" w:author="Khamsaolee Xainhiaxang" w:date="2021-07-06T15:37:00Z">
        <w:r w:rsidR="00BF5963">
          <w:rPr>
            <w:sz w:val="21"/>
            <w:szCs w:val="21"/>
          </w:rPr>
          <w:t xml:space="preserve">kev </w:t>
        </w:r>
      </w:ins>
      <w:r w:rsidR="000E40D2" w:rsidRPr="00204C84">
        <w:rPr>
          <w:sz w:val="21"/>
          <w:szCs w:val="21"/>
        </w:rPr>
        <w:t xml:space="preserve">txo tus kws pab sab laj tswv yim rau tub ntxhais kawm </w:t>
      </w:r>
      <w:del w:id="3398" w:author="Khamsaolee Xainhiaxang" w:date="2021-07-06T15:38:00Z">
        <w:r w:rsidR="000E40D2" w:rsidRPr="00204C84" w:rsidDel="00BF5963">
          <w:rPr>
            <w:sz w:val="21"/>
            <w:szCs w:val="21"/>
          </w:rPr>
          <w:delText xml:space="preserve">qhov sib piv </w:delText>
        </w:r>
      </w:del>
      <w:r w:rsidR="000E40D2" w:rsidRPr="00204C84">
        <w:rPr>
          <w:sz w:val="21"/>
          <w:szCs w:val="21"/>
        </w:rPr>
        <w:t xml:space="preserve">ua </w:t>
      </w:r>
      <w:ins w:id="3399" w:author="Khamsaolee Xainhiaxang" w:date="2021-07-06T15:38:00Z">
        <w:r w:rsidR="00BF5963">
          <w:rPr>
            <w:sz w:val="21"/>
            <w:szCs w:val="21"/>
          </w:rPr>
          <w:t xml:space="preserve">rau </w:t>
        </w:r>
      </w:ins>
      <w:del w:id="3400" w:author="Khamsaolee Xainhiaxang" w:date="2021-07-06T15:38:00Z">
        <w:r w:rsidR="000E40D2" w:rsidRPr="00204C84" w:rsidDel="00BF5963">
          <w:rPr>
            <w:sz w:val="21"/>
            <w:szCs w:val="21"/>
          </w:rPr>
          <w:delText xml:space="preserve">tau zoo </w:delText>
        </w:r>
        <w:r w:rsidR="002C013E" w:rsidRPr="00204C84" w:rsidDel="00BF5963">
          <w:rPr>
            <w:sz w:val="21"/>
            <w:szCs w:val="21"/>
          </w:rPr>
          <w:delText xml:space="preserve">uas </w:delText>
        </w:r>
        <w:r w:rsidR="000E40D2" w:rsidRPr="00204C84" w:rsidDel="00BF5963">
          <w:rPr>
            <w:sz w:val="21"/>
            <w:szCs w:val="21"/>
          </w:rPr>
          <w:delText xml:space="preserve">cuam tshuam rau </w:delText>
        </w:r>
      </w:del>
      <w:r w:rsidR="000E40D2" w:rsidRPr="00204C84">
        <w:rPr>
          <w:sz w:val="21"/>
          <w:szCs w:val="21"/>
        </w:rPr>
        <w:t xml:space="preserve">kev kawm </w:t>
      </w:r>
      <w:ins w:id="3401" w:author="Khamsaolee Xainhiaxang" w:date="2021-07-06T15:38:00Z">
        <w:r w:rsidR="00BF5963">
          <w:rPr>
            <w:sz w:val="21"/>
            <w:szCs w:val="21"/>
          </w:rPr>
          <w:t xml:space="preserve">tau zoo </w:t>
        </w:r>
      </w:ins>
      <w:del w:id="3402" w:author="Khamsaolee Xainhiaxang" w:date="2021-07-06T15:38:00Z">
        <w:r w:rsidR="000E40D2" w:rsidRPr="00204C84" w:rsidDel="00BF5963">
          <w:rPr>
            <w:sz w:val="21"/>
            <w:szCs w:val="21"/>
          </w:rPr>
          <w:delText xml:space="preserve">txuj ci </w:delText>
        </w:r>
      </w:del>
      <w:r w:rsidR="000E40D2" w:rsidRPr="00204C84">
        <w:rPr>
          <w:sz w:val="21"/>
          <w:szCs w:val="21"/>
        </w:rPr>
        <w:t xml:space="preserve">thiab </w:t>
      </w:r>
      <w:del w:id="3403" w:author="Khamsaolee Xainhiaxang" w:date="2021-07-06T15:40:00Z">
        <w:r w:rsidR="000E40D2" w:rsidRPr="00204C84" w:rsidDel="00BF5963">
          <w:rPr>
            <w:sz w:val="21"/>
            <w:szCs w:val="21"/>
          </w:rPr>
          <w:delText xml:space="preserve">txo </w:delText>
        </w:r>
      </w:del>
      <w:r w:rsidR="000E40D2" w:rsidRPr="00204C84">
        <w:rPr>
          <w:sz w:val="21"/>
          <w:szCs w:val="21"/>
        </w:rPr>
        <w:t>kev rau</w:t>
      </w:r>
      <w:ins w:id="3404" w:author="Khamsaolee Xainhiaxang" w:date="2021-07-06T15:40:00Z">
        <w:r w:rsidR="00BF5963">
          <w:rPr>
            <w:sz w:val="21"/>
            <w:szCs w:val="21"/>
          </w:rPr>
          <w:t>g</w:t>
        </w:r>
      </w:ins>
      <w:r w:rsidR="000E40D2" w:rsidRPr="00204C84">
        <w:rPr>
          <w:sz w:val="21"/>
          <w:szCs w:val="21"/>
        </w:rPr>
        <w:t xml:space="preserve"> txim</w:t>
      </w:r>
      <w:ins w:id="3405" w:author="Khamsaolee Xainhiaxang" w:date="2021-07-06T15:40:00Z">
        <w:r w:rsidR="00BF5963">
          <w:rPr>
            <w:sz w:val="21"/>
            <w:szCs w:val="21"/>
          </w:rPr>
          <w:t xml:space="preserve"> kuj muaj tsawg lawm</w:t>
        </w:r>
      </w:ins>
      <w:r w:rsidR="000E40D2" w:rsidRPr="00204C84">
        <w:rPr>
          <w:sz w:val="21"/>
          <w:szCs w:val="21"/>
        </w:rPr>
        <w:t xml:space="preserve">. Cov tub ntxhais kawm </w:t>
      </w:r>
      <w:del w:id="3406" w:author="Khamsaolee Xainhiaxang" w:date="2021-07-06T15:41:00Z">
        <w:r w:rsidR="000E40D2" w:rsidRPr="00204C84" w:rsidDel="00BF5963">
          <w:rPr>
            <w:sz w:val="21"/>
            <w:szCs w:val="21"/>
          </w:rPr>
          <w:delText>tsis tshua nco qab</w:delText>
        </w:r>
      </w:del>
      <w:ins w:id="3407" w:author="Khamsaolee Xainhiaxang" w:date="2021-07-06T15:41:00Z">
        <w:r w:rsidR="00BF5963">
          <w:rPr>
            <w:sz w:val="21"/>
            <w:szCs w:val="21"/>
          </w:rPr>
          <w:t>unduplicated</w:t>
        </w:r>
      </w:ins>
      <w:r w:rsidR="000E40D2" w:rsidRPr="00204C84">
        <w:rPr>
          <w:sz w:val="21"/>
          <w:szCs w:val="21"/>
        </w:rPr>
        <w:t xml:space="preserve"> feem ntau tsis </w:t>
      </w:r>
      <w:del w:id="3408" w:author="Khamsaolee Xainhiaxang" w:date="2021-07-06T15:42:00Z">
        <w:r w:rsidR="000E40D2" w:rsidRPr="00204C84" w:rsidDel="00BF5963">
          <w:rPr>
            <w:sz w:val="21"/>
            <w:szCs w:val="21"/>
          </w:rPr>
          <w:delText xml:space="preserve">muaj kev nkag </w:delText>
        </w:r>
      </w:del>
      <w:r w:rsidR="000E40D2" w:rsidRPr="00204C84">
        <w:rPr>
          <w:sz w:val="21"/>
          <w:szCs w:val="21"/>
        </w:rPr>
        <w:t xml:space="preserve">tau </w:t>
      </w:r>
      <w:ins w:id="3409" w:author="Khamsaolee Xainhiaxang" w:date="2021-07-06T15:42:00Z">
        <w:r w:rsidR="00BF5963">
          <w:rPr>
            <w:sz w:val="21"/>
            <w:szCs w:val="21"/>
          </w:rPr>
          <w:t xml:space="preserve">txais kev txhawb nqa kom muaj kev nkag siab zoo </w:t>
        </w:r>
      </w:ins>
      <w:del w:id="3410" w:author="Khamsaolee Xainhiaxang" w:date="2021-07-06T15:43:00Z">
        <w:r w:rsidR="000E40D2" w:rsidRPr="00204C84" w:rsidDel="00BF5963">
          <w:rPr>
            <w:sz w:val="21"/>
            <w:szCs w:val="21"/>
          </w:rPr>
          <w:delText xml:space="preserve">mus rau hauv siab ntsws thiab </w:delText>
        </w:r>
      </w:del>
      <w:r w:rsidR="000E40D2" w:rsidRPr="00204C84">
        <w:rPr>
          <w:sz w:val="21"/>
          <w:szCs w:val="21"/>
        </w:rPr>
        <w:t xml:space="preserve">kev </w:t>
      </w:r>
      <w:del w:id="3411" w:author="Khamsaolee Xainhiaxang" w:date="2021-07-06T15:43:00Z">
        <w:r w:rsidR="000E40D2" w:rsidRPr="00204C84" w:rsidDel="00BF5963">
          <w:rPr>
            <w:sz w:val="21"/>
            <w:szCs w:val="21"/>
          </w:rPr>
          <w:delText>tshaj lij</w:delText>
        </w:r>
      </w:del>
      <w:ins w:id="3412" w:author="Khamsaolee Xainhiaxang" w:date="2021-07-06T15:43:00Z">
        <w:r w:rsidR="00BF5963">
          <w:rPr>
            <w:sz w:val="21"/>
            <w:szCs w:val="21"/>
          </w:rPr>
          <w:t>kawm txawj</w:t>
        </w:r>
      </w:ins>
      <w:r w:rsidR="000E40D2" w:rsidRPr="00204C84">
        <w:rPr>
          <w:sz w:val="21"/>
          <w:szCs w:val="21"/>
        </w:rPr>
        <w:t>.</w:t>
      </w:r>
      <w:r w:rsidR="003A0FCC" w:rsidRPr="00204C84">
        <w:rPr>
          <w:sz w:val="21"/>
          <w:szCs w:val="21"/>
        </w:rPr>
        <w:t xml:space="preserve"> </w:t>
      </w:r>
      <w:r w:rsidR="000E40D2" w:rsidRPr="00204C84">
        <w:rPr>
          <w:sz w:val="21"/>
          <w:szCs w:val="21"/>
        </w:rPr>
        <w:t xml:space="preserve">Cov kws pab tswv yim </w:t>
      </w:r>
      <w:del w:id="3413" w:author="Khamsaolee Xainhiaxang" w:date="2021-07-06T15:43:00Z">
        <w:r w:rsidR="000E40D2" w:rsidRPr="00204C84" w:rsidDel="00BF5963">
          <w:rPr>
            <w:sz w:val="21"/>
            <w:szCs w:val="21"/>
          </w:rPr>
          <w:delText xml:space="preserve">ntxiv </w:delText>
        </w:r>
      </w:del>
      <w:r w:rsidR="000E40D2" w:rsidRPr="00204C84">
        <w:rPr>
          <w:sz w:val="21"/>
          <w:szCs w:val="21"/>
        </w:rPr>
        <w:t xml:space="preserve">thiab cov kws paub txog kev </w:t>
      </w:r>
      <w:del w:id="3414" w:author="Khamsaolee Xainhiaxang" w:date="2021-07-06T20:58:00Z">
        <w:r w:rsidR="000E40D2" w:rsidRPr="00204C84" w:rsidDel="00A74629">
          <w:rPr>
            <w:sz w:val="21"/>
            <w:szCs w:val="21"/>
          </w:rPr>
          <w:delText>mob hlwb</w:delText>
        </w:r>
      </w:del>
      <w:ins w:id="3415" w:author="Khamsaolee Xainhiaxang" w:date="2021-07-06T20:58:00Z">
        <w:r w:rsidR="00A74629">
          <w:rPr>
            <w:sz w:val="21"/>
            <w:szCs w:val="21"/>
          </w:rPr>
          <w:t>xav</w:t>
        </w:r>
      </w:ins>
      <w:r w:rsidR="000E40D2" w:rsidRPr="00204C84">
        <w:rPr>
          <w:sz w:val="21"/>
          <w:szCs w:val="21"/>
        </w:rPr>
        <w:t xml:space="preserve"> </w:t>
      </w:r>
      <w:ins w:id="3416" w:author="Khamsaolee Xainhiaxang" w:date="2021-07-06T15:44:00Z">
        <w:r w:rsidR="00BF5963">
          <w:rPr>
            <w:sz w:val="21"/>
            <w:szCs w:val="21"/>
          </w:rPr>
          <w:t xml:space="preserve">yuav pab kom </w:t>
        </w:r>
      </w:ins>
      <w:r w:rsidR="000E40D2" w:rsidRPr="00204C84">
        <w:rPr>
          <w:sz w:val="21"/>
          <w:szCs w:val="21"/>
        </w:rPr>
        <w:t>muaj kev nkag tau zoo</w:t>
      </w:r>
      <w:r w:rsidR="003A0FCC" w:rsidRPr="00204C84">
        <w:rPr>
          <w:sz w:val="21"/>
          <w:szCs w:val="21"/>
        </w:rPr>
        <w:t>.</w:t>
      </w:r>
    </w:p>
    <w:p w14:paraId="32FE8B19" w14:textId="77777777" w:rsidR="00E43EF1" w:rsidRDefault="00E43EF1">
      <w:pPr>
        <w:pStyle w:val="BodyText"/>
      </w:pPr>
    </w:p>
    <w:p w14:paraId="6A2AFC45" w14:textId="2CA0B41D" w:rsidR="00E43EF1" w:rsidRPr="004568FD" w:rsidRDefault="000E40D2" w:rsidP="00E074BB">
      <w:pPr>
        <w:pStyle w:val="ListParagraph"/>
        <w:numPr>
          <w:ilvl w:val="1"/>
          <w:numId w:val="24"/>
        </w:numPr>
        <w:tabs>
          <w:tab w:val="left" w:pos="767"/>
        </w:tabs>
        <w:jc w:val="both"/>
        <w:rPr>
          <w:sz w:val="21"/>
          <w:szCs w:val="21"/>
        </w:rPr>
      </w:pPr>
      <w:r w:rsidRPr="004568FD">
        <w:rPr>
          <w:sz w:val="21"/>
          <w:szCs w:val="21"/>
        </w:rPr>
        <w:t>Lwm Thawj Xib Fwb</w:t>
      </w:r>
      <w:ins w:id="3417" w:author="Khamsaolee Xainhiaxang" w:date="2021-07-06T15:45:00Z">
        <w:r w:rsidR="00E51A66">
          <w:rPr>
            <w:sz w:val="21"/>
            <w:szCs w:val="21"/>
          </w:rPr>
          <w:t xml:space="preserve"> </w:t>
        </w:r>
      </w:ins>
    </w:p>
    <w:p w14:paraId="0E1CDA21" w14:textId="664C706B" w:rsidR="00E43EF1" w:rsidRPr="004568FD" w:rsidRDefault="000E40D2" w:rsidP="00E074BB">
      <w:pPr>
        <w:pStyle w:val="BodyText"/>
        <w:ind w:left="366" w:right="746"/>
        <w:jc w:val="both"/>
        <w:rPr>
          <w:sz w:val="21"/>
          <w:szCs w:val="21"/>
        </w:rPr>
      </w:pPr>
      <w:r w:rsidRPr="004568FD">
        <w:rPr>
          <w:sz w:val="21"/>
          <w:szCs w:val="21"/>
        </w:rPr>
        <w:t>Nrog kev siv Cov Qauv Tseem Ceeb Ntawm Lub Xeev (</w:t>
      </w:r>
      <w:r w:rsidR="00B006F2" w:rsidRPr="004568FD">
        <w:rPr>
          <w:sz w:val="21"/>
          <w:szCs w:val="21"/>
        </w:rPr>
        <w:t xml:space="preserve">Common Core State Standards </w:t>
      </w:r>
      <w:r w:rsidRPr="004568FD">
        <w:rPr>
          <w:sz w:val="21"/>
          <w:szCs w:val="21"/>
        </w:rPr>
        <w:t>CCSS), cov xib</w:t>
      </w:r>
      <w:r w:rsidR="006D3C0A" w:rsidRPr="004568FD">
        <w:rPr>
          <w:sz w:val="21"/>
          <w:szCs w:val="21"/>
        </w:rPr>
        <w:t xml:space="preserve"> </w:t>
      </w:r>
      <w:r w:rsidRPr="004568FD">
        <w:rPr>
          <w:sz w:val="21"/>
          <w:szCs w:val="21"/>
        </w:rPr>
        <w:t xml:space="preserve">fwb </w:t>
      </w:r>
      <w:del w:id="3418" w:author="Khamsaolee Xainhiaxang" w:date="2021-07-06T15:45:00Z">
        <w:r w:rsidRPr="004568FD" w:rsidDel="00E51A66">
          <w:rPr>
            <w:sz w:val="21"/>
            <w:szCs w:val="21"/>
          </w:rPr>
          <w:delText xml:space="preserve">xav </w:delText>
        </w:r>
      </w:del>
      <w:ins w:id="3419" w:author="Khamsaolee Xainhiaxang" w:date="2021-07-06T15:45:00Z">
        <w:r w:rsidR="00E51A66">
          <w:rPr>
            <w:sz w:val="21"/>
            <w:szCs w:val="21"/>
          </w:rPr>
          <w:t>yuav tsum</w:t>
        </w:r>
        <w:r w:rsidR="00E51A66" w:rsidRPr="004568FD">
          <w:rPr>
            <w:sz w:val="21"/>
            <w:szCs w:val="21"/>
          </w:rPr>
          <w:t xml:space="preserve"> </w:t>
        </w:r>
      </w:ins>
      <w:r w:rsidRPr="004568FD">
        <w:rPr>
          <w:sz w:val="21"/>
          <w:szCs w:val="21"/>
        </w:rPr>
        <w:t xml:space="preserve">tau </w:t>
      </w:r>
      <w:ins w:id="3420" w:author="Khamsaolee Xainhiaxang" w:date="2021-07-06T15:45:00Z">
        <w:r w:rsidR="00E51A66">
          <w:rPr>
            <w:sz w:val="21"/>
            <w:szCs w:val="21"/>
          </w:rPr>
          <w:t xml:space="preserve">muaj </w:t>
        </w:r>
      </w:ins>
      <w:r w:rsidRPr="004568FD">
        <w:rPr>
          <w:sz w:val="21"/>
          <w:szCs w:val="21"/>
        </w:rPr>
        <w:t xml:space="preserve">kev pab ntxiv </w:t>
      </w:r>
      <w:ins w:id="3421" w:author="Khamsaolee Xainhiaxang" w:date="2021-07-06T15:45:00Z">
        <w:r w:rsidR="00E51A66">
          <w:rPr>
            <w:sz w:val="21"/>
            <w:szCs w:val="21"/>
          </w:rPr>
          <w:t xml:space="preserve">rau </w:t>
        </w:r>
      </w:ins>
      <w:r w:rsidRPr="004568FD">
        <w:rPr>
          <w:sz w:val="21"/>
          <w:szCs w:val="21"/>
        </w:rPr>
        <w:t xml:space="preserve">hauv chav kawm. </w:t>
      </w:r>
      <w:del w:id="3422" w:author="Khamsaolee Xainhiaxang" w:date="2021-07-06T15:46:00Z">
        <w:r w:rsidRPr="004568FD" w:rsidDel="00E51A66">
          <w:rPr>
            <w:sz w:val="21"/>
            <w:szCs w:val="21"/>
          </w:rPr>
          <w:delText xml:space="preserve">Tus </w:delText>
        </w:r>
      </w:del>
      <w:ins w:id="3423" w:author="Khamsaolee Xainhiaxang" w:date="2021-07-06T15:46:00Z">
        <w:r w:rsidR="00E51A66">
          <w:rPr>
            <w:sz w:val="21"/>
            <w:szCs w:val="21"/>
          </w:rPr>
          <w:t>Cov</w:t>
        </w:r>
        <w:r w:rsidR="00E51A66" w:rsidRPr="004568FD">
          <w:rPr>
            <w:sz w:val="21"/>
            <w:szCs w:val="21"/>
          </w:rPr>
          <w:t xml:space="preserve"> </w:t>
        </w:r>
      </w:ins>
      <w:r w:rsidRPr="004568FD">
        <w:rPr>
          <w:sz w:val="21"/>
          <w:szCs w:val="21"/>
        </w:rPr>
        <w:t xml:space="preserve">Lwm Thawj </w:t>
      </w:r>
      <w:del w:id="3424" w:author="Khamsaolee Xainhiaxang" w:date="2021-07-06T15:46:00Z">
        <w:r w:rsidRPr="004568FD" w:rsidDel="00E51A66">
          <w:rPr>
            <w:sz w:val="21"/>
            <w:szCs w:val="21"/>
          </w:rPr>
          <w:delText>Coj Tsev Kawm Ntawv</w:delText>
        </w:r>
      </w:del>
      <w:ins w:id="3425" w:author="Khamsaolee Xainhiaxang" w:date="2021-07-06T15:46:00Z">
        <w:r w:rsidR="00E51A66">
          <w:rPr>
            <w:sz w:val="21"/>
            <w:szCs w:val="21"/>
          </w:rPr>
          <w:t>Xib fwb</w:t>
        </w:r>
      </w:ins>
      <w:r w:rsidRPr="004568FD">
        <w:rPr>
          <w:sz w:val="21"/>
          <w:szCs w:val="21"/>
        </w:rPr>
        <w:t xml:space="preserve"> (VPs) yuav tsum yog cov thawj coj kev qhia, </w:t>
      </w:r>
      <w:del w:id="3426" w:author="Khamsaolee Xainhiaxang" w:date="2021-07-06T15:46:00Z">
        <w:r w:rsidRPr="004568FD" w:rsidDel="00E51A66">
          <w:rPr>
            <w:sz w:val="21"/>
            <w:szCs w:val="21"/>
          </w:rPr>
          <w:delText>thiab yog</w:delText>
        </w:r>
      </w:del>
      <w:ins w:id="3427" w:author="Khamsaolee Xainhiaxang" w:date="2021-07-06T15:46:00Z">
        <w:r w:rsidR="00E51A66">
          <w:rPr>
            <w:sz w:val="21"/>
            <w:szCs w:val="21"/>
          </w:rPr>
          <w:t>xws</w:t>
        </w:r>
      </w:ins>
      <w:r w:rsidRPr="004568FD">
        <w:rPr>
          <w:sz w:val="21"/>
          <w:szCs w:val="21"/>
        </w:rPr>
        <w:t xml:space="preserve"> li, txhawb cov kws qhia ntawv qub nrog rau kev siv CCSS thiab muab kev pab txhawb rau peb cov </w:t>
      </w:r>
      <w:del w:id="3428" w:author="Khamsaolee Xainhiaxang" w:date="2021-07-06T15:48:00Z">
        <w:r w:rsidRPr="004568FD" w:rsidDel="00E51A66">
          <w:rPr>
            <w:sz w:val="21"/>
            <w:szCs w:val="21"/>
          </w:rPr>
          <w:delText>nais</w:delText>
        </w:r>
        <w:r w:rsidR="006D3C0A" w:rsidRPr="004568FD" w:rsidDel="00E51A66">
          <w:rPr>
            <w:sz w:val="21"/>
            <w:szCs w:val="21"/>
          </w:rPr>
          <w:delText xml:space="preserve"> </w:delText>
        </w:r>
        <w:r w:rsidRPr="004568FD" w:rsidDel="00E51A66">
          <w:rPr>
            <w:sz w:val="21"/>
            <w:szCs w:val="21"/>
          </w:rPr>
          <w:delText>khu</w:delText>
        </w:r>
      </w:del>
      <w:ins w:id="3429" w:author="Khamsaolee Xainhiaxang" w:date="2021-07-06T15:48:00Z">
        <w:r w:rsidR="00E51A66">
          <w:rPr>
            <w:sz w:val="21"/>
            <w:szCs w:val="21"/>
          </w:rPr>
          <w:t>xib fwb</w:t>
        </w:r>
      </w:ins>
      <w:r w:rsidRPr="004568FD">
        <w:rPr>
          <w:sz w:val="21"/>
          <w:szCs w:val="21"/>
        </w:rPr>
        <w:t xml:space="preserve"> tshiab uas loj zuj zus. </w:t>
      </w:r>
      <w:del w:id="3430" w:author="Khamsaolee Xainhiaxang" w:date="2021-07-06T15:49:00Z">
        <w:r w:rsidR="006D3C0A" w:rsidRPr="004568FD" w:rsidDel="00E51A66">
          <w:rPr>
            <w:sz w:val="21"/>
            <w:szCs w:val="21"/>
          </w:rPr>
          <w:delText xml:space="preserve">Ntawm </w:delText>
        </w:r>
      </w:del>
      <w:r w:rsidRPr="004568FD">
        <w:rPr>
          <w:sz w:val="21"/>
          <w:szCs w:val="21"/>
        </w:rPr>
        <w:t xml:space="preserve">Kev pab los ntawm VPs yuav txhawb nqa ncaj qha rau cov tub ntxhais kawm ntawv uas </w:t>
      </w:r>
      <w:del w:id="3431" w:author="Khamsaolee Xainhiaxang" w:date="2021-07-06T15:49:00Z">
        <w:r w:rsidRPr="004568FD" w:rsidDel="00E51A66">
          <w:rPr>
            <w:sz w:val="21"/>
            <w:szCs w:val="21"/>
          </w:rPr>
          <w:delText>yog muab rau</w:delText>
        </w:r>
      </w:del>
      <w:ins w:id="3432" w:author="Khamsaolee Xainhiaxang" w:date="2021-07-06T15:49:00Z">
        <w:r w:rsidR="00E51A66">
          <w:rPr>
            <w:sz w:val="21"/>
            <w:szCs w:val="21"/>
          </w:rPr>
          <w:t>pab kom</w:t>
        </w:r>
      </w:ins>
      <w:r w:rsidRPr="004568FD">
        <w:rPr>
          <w:sz w:val="21"/>
          <w:szCs w:val="21"/>
        </w:rPr>
        <w:t xml:space="preserve"> lawv tau txais kev pab ntau ntxiv nyob rau txhua hnub kawm ntawv. Txuas ntxiv</w:t>
      </w:r>
      <w:ins w:id="3433" w:author="Khamsaolee Xainhiaxang" w:date="2021-07-06T15:50:00Z">
        <w:r w:rsidR="00E51A66">
          <w:rPr>
            <w:sz w:val="21"/>
            <w:szCs w:val="21"/>
          </w:rPr>
          <w:t>,</w:t>
        </w:r>
      </w:ins>
      <w:r w:rsidRPr="004568FD">
        <w:rPr>
          <w:sz w:val="21"/>
          <w:szCs w:val="21"/>
        </w:rPr>
        <w:t xml:space="preserve"> Tus </w:t>
      </w:r>
      <w:ins w:id="3434" w:author="Khamsaolee Xainhiaxang" w:date="2021-07-06T15:50:00Z">
        <w:r w:rsidR="00E51A66">
          <w:rPr>
            <w:sz w:val="21"/>
            <w:szCs w:val="21"/>
          </w:rPr>
          <w:t xml:space="preserve">Lwm </w:t>
        </w:r>
      </w:ins>
      <w:r w:rsidRPr="004568FD">
        <w:rPr>
          <w:sz w:val="21"/>
          <w:szCs w:val="21"/>
        </w:rPr>
        <w:t xml:space="preserve">Thawj Xib Fwb hauv cov tsev kawm ntawv </w:t>
      </w:r>
      <w:r w:rsidR="006D3C0A" w:rsidRPr="004568FD">
        <w:rPr>
          <w:sz w:val="21"/>
          <w:szCs w:val="21"/>
        </w:rPr>
        <w:t>qib</w:t>
      </w:r>
      <w:r w:rsidRPr="004568FD">
        <w:rPr>
          <w:sz w:val="21"/>
          <w:szCs w:val="21"/>
        </w:rPr>
        <w:t xml:space="preserve"> pib nrog 600--749 tus tub ntxhais kawm los txhawb txoj kev qhia ntaub ntawv thiab kev xav tau hauv tsev kawm, nrog rau kev saib xyuas cov tub ntxhais kawm </w:t>
      </w:r>
      <w:del w:id="3435" w:author="Khamsaolee Xainhiaxang" w:date="2021-07-06T15:51:00Z">
        <w:r w:rsidRPr="004568FD" w:rsidDel="00E51A66">
          <w:rPr>
            <w:sz w:val="21"/>
            <w:szCs w:val="21"/>
          </w:rPr>
          <w:delText>tsis meej</w:delText>
        </w:r>
        <w:r w:rsidR="006D3C0A" w:rsidRPr="004568FD" w:rsidDel="00E51A66">
          <w:rPr>
            <w:sz w:val="21"/>
            <w:szCs w:val="21"/>
          </w:rPr>
          <w:delText xml:space="preserve"> pem</w:delText>
        </w:r>
      </w:del>
      <w:ins w:id="3436" w:author="Khamsaolee Xainhiaxang" w:date="2021-07-06T15:51:00Z">
        <w:r w:rsidR="00E51A66">
          <w:rPr>
            <w:sz w:val="21"/>
            <w:szCs w:val="21"/>
          </w:rPr>
          <w:t>unduplicated</w:t>
        </w:r>
      </w:ins>
      <w:r w:rsidRPr="004568FD">
        <w:rPr>
          <w:sz w:val="21"/>
          <w:szCs w:val="21"/>
        </w:rPr>
        <w:t xml:space="preserve">. Txuas ntxiv </w:t>
      </w:r>
      <w:ins w:id="3437" w:author="Khamsaolee Xainhiaxang" w:date="2021-07-06T15:52:00Z">
        <w:r w:rsidR="00E51A66">
          <w:rPr>
            <w:sz w:val="21"/>
            <w:szCs w:val="21"/>
          </w:rPr>
          <w:t xml:space="preserve">pab </w:t>
        </w:r>
      </w:ins>
      <w:r w:rsidRPr="004568FD">
        <w:rPr>
          <w:sz w:val="21"/>
          <w:szCs w:val="21"/>
        </w:rPr>
        <w:t>Tus Lwm Thawj Xib Fwb hauv cov tsev kawm ntawv qib qis nrog 600--749 tus tub ntxhais kawm los txhawb txoj kev qhia ntaub ntawv thiab kev</w:t>
      </w:r>
      <w:r w:rsidR="00DA02F2" w:rsidRPr="004568FD">
        <w:rPr>
          <w:sz w:val="21"/>
          <w:szCs w:val="21"/>
        </w:rPr>
        <w:t xml:space="preserve"> </w:t>
      </w:r>
      <w:r w:rsidRPr="004568FD">
        <w:rPr>
          <w:sz w:val="21"/>
          <w:szCs w:val="21"/>
        </w:rPr>
        <w:t xml:space="preserve">xav tau ntawm tsev kawm. </w:t>
      </w:r>
      <w:r w:rsidR="00E2728A" w:rsidRPr="004568FD">
        <w:rPr>
          <w:sz w:val="21"/>
          <w:szCs w:val="21"/>
        </w:rPr>
        <w:t>Txuas ntxiv rau tus lej</w:t>
      </w:r>
      <w:r w:rsidR="00262E18" w:rsidRPr="004568FD">
        <w:rPr>
          <w:sz w:val="21"/>
          <w:szCs w:val="21"/>
        </w:rPr>
        <w:t xml:space="preserve"> </w:t>
      </w:r>
      <w:del w:id="3438" w:author="Khamsaolee Xainhiaxang" w:date="2021-07-06T15:55:00Z">
        <w:r w:rsidR="00262E18" w:rsidRPr="004568FD" w:rsidDel="009123ED">
          <w:rPr>
            <w:sz w:val="21"/>
            <w:szCs w:val="21"/>
          </w:rPr>
          <w:delText>Nqis</w:delText>
        </w:r>
        <w:r w:rsidR="00E2728A" w:rsidRPr="004568FD" w:rsidDel="009123ED">
          <w:rPr>
            <w:sz w:val="21"/>
            <w:szCs w:val="21"/>
          </w:rPr>
          <w:delText xml:space="preserve"> </w:delText>
        </w:r>
      </w:del>
      <w:ins w:id="3439" w:author="Khamsaolee Xainhiaxang" w:date="2021-07-06T15:55:00Z">
        <w:r w:rsidR="009123ED">
          <w:rPr>
            <w:sz w:val="21"/>
            <w:szCs w:val="21"/>
          </w:rPr>
          <w:t>ntawm</w:t>
        </w:r>
        <w:r w:rsidR="009123ED" w:rsidRPr="004568FD">
          <w:rPr>
            <w:sz w:val="21"/>
            <w:szCs w:val="21"/>
          </w:rPr>
          <w:t xml:space="preserve"> </w:t>
        </w:r>
      </w:ins>
      <w:del w:id="3440" w:author="Khamsaolee Xainhiaxang" w:date="2021-07-06T15:56:00Z">
        <w:r w:rsidR="00E2728A" w:rsidRPr="004568FD" w:rsidDel="009123ED">
          <w:rPr>
            <w:sz w:val="21"/>
            <w:szCs w:val="21"/>
          </w:rPr>
          <w:delText xml:space="preserve">Thib </w:delText>
        </w:r>
      </w:del>
      <w:r w:rsidR="00E2728A" w:rsidRPr="004568FD">
        <w:rPr>
          <w:sz w:val="21"/>
          <w:szCs w:val="21"/>
        </w:rPr>
        <w:t xml:space="preserve">Tus Lwm Thawj Xib Fwb, txhua lub tsev kawm </w:t>
      </w:r>
      <w:r w:rsidR="00262E18" w:rsidRPr="004568FD">
        <w:rPr>
          <w:sz w:val="21"/>
          <w:szCs w:val="21"/>
        </w:rPr>
        <w:t>qib</w:t>
      </w:r>
      <w:r w:rsidR="00E2728A" w:rsidRPr="004568FD">
        <w:rPr>
          <w:sz w:val="21"/>
          <w:szCs w:val="21"/>
        </w:rPr>
        <w:t xml:space="preserve"> nrab yuav muaj tsawg kawg yog 1 Tus </w:t>
      </w:r>
      <w:ins w:id="3441" w:author="Khamsaolee Xainhiaxang" w:date="2021-07-06T15:56:00Z">
        <w:r w:rsidR="009123ED">
          <w:rPr>
            <w:sz w:val="21"/>
            <w:szCs w:val="21"/>
          </w:rPr>
          <w:t xml:space="preserve">Lwm </w:t>
        </w:r>
      </w:ins>
      <w:r w:rsidR="00E2728A" w:rsidRPr="004568FD">
        <w:rPr>
          <w:sz w:val="21"/>
          <w:szCs w:val="21"/>
        </w:rPr>
        <w:t>Thawj Xib Fwb</w:t>
      </w:r>
      <w:r w:rsidR="00262E18" w:rsidRPr="004568FD">
        <w:rPr>
          <w:sz w:val="21"/>
          <w:szCs w:val="21"/>
        </w:rPr>
        <w:t>.</w:t>
      </w:r>
    </w:p>
    <w:p w14:paraId="03E8EF85" w14:textId="77777777" w:rsidR="00E43EF1" w:rsidRDefault="00E43EF1">
      <w:pPr>
        <w:pStyle w:val="BodyText"/>
      </w:pPr>
    </w:p>
    <w:p w14:paraId="1A397864" w14:textId="7992503E" w:rsidR="00E43EF1" w:rsidRPr="00363800" w:rsidRDefault="00E44933" w:rsidP="00AD7AAE">
      <w:pPr>
        <w:pStyle w:val="ListParagraph"/>
        <w:numPr>
          <w:ilvl w:val="1"/>
          <w:numId w:val="24"/>
        </w:numPr>
        <w:tabs>
          <w:tab w:val="left" w:pos="767"/>
        </w:tabs>
        <w:jc w:val="both"/>
        <w:rPr>
          <w:sz w:val="21"/>
          <w:szCs w:val="21"/>
        </w:rPr>
      </w:pPr>
      <w:r w:rsidRPr="00363800">
        <w:rPr>
          <w:sz w:val="21"/>
          <w:szCs w:val="21"/>
        </w:rPr>
        <w:t xml:space="preserve">Kev Ua Yeeb Yam </w:t>
      </w:r>
      <w:del w:id="3442" w:author="Khamsaolee Xainhiaxang" w:date="2021-07-06T15:58:00Z">
        <w:r w:rsidRPr="00363800" w:rsidDel="009123ED">
          <w:rPr>
            <w:sz w:val="21"/>
            <w:szCs w:val="21"/>
          </w:rPr>
          <w:delText xml:space="preserve">thiab </w:delText>
        </w:r>
      </w:del>
      <w:del w:id="3443" w:author="Khamsaolee Xainhiaxang" w:date="2021-07-06T15:57:00Z">
        <w:r w:rsidRPr="00363800" w:rsidDel="009123ED">
          <w:rPr>
            <w:sz w:val="21"/>
            <w:szCs w:val="21"/>
          </w:rPr>
          <w:delText>Qhov Zoo Lig Tiag</w:delText>
        </w:r>
      </w:del>
      <w:r w:rsidRPr="00363800">
        <w:rPr>
          <w:sz w:val="21"/>
          <w:szCs w:val="21"/>
        </w:rPr>
        <w:t xml:space="preserve"> </w:t>
      </w:r>
      <w:r w:rsidR="008C3373" w:rsidRPr="00363800">
        <w:rPr>
          <w:sz w:val="21"/>
          <w:szCs w:val="21"/>
        </w:rPr>
        <w:t>(</w:t>
      </w:r>
      <w:r w:rsidR="000E40D2" w:rsidRPr="00363800">
        <w:rPr>
          <w:sz w:val="21"/>
          <w:szCs w:val="21"/>
        </w:rPr>
        <w:t xml:space="preserve">Visual </w:t>
      </w:r>
      <w:r w:rsidR="008C3373" w:rsidRPr="00363800">
        <w:rPr>
          <w:sz w:val="21"/>
          <w:szCs w:val="21"/>
        </w:rPr>
        <w:t>and</w:t>
      </w:r>
      <w:r w:rsidR="000E40D2" w:rsidRPr="00363800">
        <w:rPr>
          <w:sz w:val="21"/>
          <w:szCs w:val="21"/>
        </w:rPr>
        <w:t xml:space="preserve"> Preforming Arts VAPA)</w:t>
      </w:r>
    </w:p>
    <w:p w14:paraId="1FD3FA04" w14:textId="4F890D90" w:rsidR="00E43EF1" w:rsidRPr="00363800" w:rsidRDefault="009477ED" w:rsidP="00AD7AAE">
      <w:pPr>
        <w:pStyle w:val="BodyText"/>
        <w:ind w:left="366" w:right="493"/>
        <w:jc w:val="both"/>
        <w:rPr>
          <w:sz w:val="21"/>
          <w:szCs w:val="21"/>
        </w:rPr>
      </w:pPr>
      <w:r w:rsidRPr="00363800">
        <w:rPr>
          <w:sz w:val="21"/>
          <w:szCs w:val="21"/>
        </w:rPr>
        <w:t xml:space="preserve">Tsev Kawm </w:t>
      </w:r>
      <w:r w:rsidR="000E40D2" w:rsidRPr="00363800">
        <w:rPr>
          <w:sz w:val="21"/>
          <w:szCs w:val="21"/>
        </w:rPr>
        <w:t xml:space="preserve">Twin Rivers yuav </w:t>
      </w:r>
      <w:del w:id="3444" w:author="Khamsaolee Xainhiaxang" w:date="2021-07-06T15:58:00Z">
        <w:r w:rsidR="000E40D2" w:rsidRPr="00363800" w:rsidDel="009123ED">
          <w:rPr>
            <w:sz w:val="21"/>
            <w:szCs w:val="21"/>
          </w:rPr>
          <w:delText>txuas ntxiv rau</w:delText>
        </w:r>
      </w:del>
      <w:ins w:id="3445" w:author="Khamsaolee Xainhiaxang" w:date="2021-07-06T15:58:00Z">
        <w:r w:rsidR="009123ED">
          <w:rPr>
            <w:sz w:val="21"/>
            <w:szCs w:val="21"/>
          </w:rPr>
          <w:t>txhawb cov xib fwb</w:t>
        </w:r>
      </w:ins>
      <w:r w:rsidR="000E40D2" w:rsidRPr="00363800">
        <w:rPr>
          <w:sz w:val="21"/>
          <w:szCs w:val="21"/>
        </w:rPr>
        <w:t xml:space="preserve"> VAPA </w:t>
      </w:r>
      <w:del w:id="3446" w:author="Khamsaolee Xainhiaxang" w:date="2021-07-06T15:59:00Z">
        <w:r w:rsidR="000E40D2" w:rsidRPr="00363800" w:rsidDel="009123ED">
          <w:rPr>
            <w:sz w:val="21"/>
            <w:szCs w:val="21"/>
          </w:rPr>
          <w:delText xml:space="preserve">cov kws qhia ntawv </w:delText>
        </w:r>
      </w:del>
      <w:r w:rsidR="000E40D2" w:rsidRPr="00363800">
        <w:rPr>
          <w:sz w:val="21"/>
          <w:szCs w:val="21"/>
        </w:rPr>
        <w:t xml:space="preserve">los pab rau </w:t>
      </w:r>
      <w:r w:rsidR="00C109FD" w:rsidRPr="00363800">
        <w:rPr>
          <w:sz w:val="21"/>
          <w:szCs w:val="21"/>
        </w:rPr>
        <w:t xml:space="preserve">cov </w:t>
      </w:r>
      <w:r w:rsidR="000E40D2" w:rsidRPr="00363800">
        <w:rPr>
          <w:sz w:val="21"/>
          <w:szCs w:val="21"/>
        </w:rPr>
        <w:t xml:space="preserve">Kawm </w:t>
      </w:r>
      <w:ins w:id="3447" w:author="Khamsaolee Xainhiaxang" w:date="2021-07-06T15:59:00Z">
        <w:r w:rsidR="009123ED">
          <w:rPr>
            <w:sz w:val="21"/>
            <w:szCs w:val="21"/>
          </w:rPr>
          <w:t xml:space="preserve">ua yeeb yam nyob qib </w:t>
        </w:r>
      </w:ins>
      <w:r w:rsidR="000E40D2" w:rsidRPr="00363800">
        <w:rPr>
          <w:sz w:val="21"/>
          <w:szCs w:val="21"/>
        </w:rPr>
        <w:t xml:space="preserve">K -12. Cov khoom siv thiab cov cuab yeej yuav raug muab los txhawb rau VAPA </w:t>
      </w:r>
      <w:r w:rsidR="00C109FD" w:rsidRPr="00363800">
        <w:rPr>
          <w:sz w:val="21"/>
          <w:szCs w:val="21"/>
        </w:rPr>
        <w:t>cov khoos kas</w:t>
      </w:r>
      <w:r w:rsidR="000E40D2" w:rsidRPr="00363800">
        <w:rPr>
          <w:sz w:val="21"/>
          <w:szCs w:val="21"/>
        </w:rPr>
        <w:t>. Kev tshawb fawb qhia</w:t>
      </w:r>
      <w:del w:id="3448" w:author="Khamsaolee Xainhiaxang" w:date="2021-07-06T16:01:00Z">
        <w:r w:rsidR="000E40D2" w:rsidRPr="00363800" w:rsidDel="009123ED">
          <w:rPr>
            <w:sz w:val="21"/>
            <w:szCs w:val="21"/>
          </w:rPr>
          <w:delText xml:space="preserve"> tau</w:delText>
        </w:r>
      </w:del>
      <w:r w:rsidR="000E40D2" w:rsidRPr="00363800">
        <w:rPr>
          <w:sz w:val="21"/>
          <w:szCs w:val="21"/>
        </w:rPr>
        <w:t xml:space="preserve"> tias cov tub ntxhais kawm </w:t>
      </w:r>
      <w:ins w:id="3449" w:author="Khamsaolee Xainhiaxang" w:date="2021-07-06T16:01:00Z">
        <w:r w:rsidR="009123ED">
          <w:rPr>
            <w:sz w:val="21"/>
            <w:szCs w:val="21"/>
          </w:rPr>
          <w:t xml:space="preserve">uas </w:t>
        </w:r>
      </w:ins>
      <w:r w:rsidR="000E40D2" w:rsidRPr="00363800">
        <w:rPr>
          <w:sz w:val="21"/>
          <w:szCs w:val="21"/>
        </w:rPr>
        <w:t xml:space="preserve">nkag tau mus rau kev ua yeeb yam </w:t>
      </w:r>
      <w:del w:id="3450" w:author="Khamsaolee Xainhiaxang" w:date="2021-07-06T16:03:00Z">
        <w:r w:rsidR="00C109FD" w:rsidRPr="00363800" w:rsidDel="009123ED">
          <w:rPr>
            <w:sz w:val="21"/>
            <w:szCs w:val="21"/>
          </w:rPr>
          <w:delText>uas</w:delText>
        </w:r>
        <w:r w:rsidR="000E40D2" w:rsidRPr="00363800" w:rsidDel="009123ED">
          <w:rPr>
            <w:sz w:val="21"/>
            <w:szCs w:val="21"/>
          </w:rPr>
          <w:delText xml:space="preserve"> cuam tshuam</w:delText>
        </w:r>
      </w:del>
      <w:ins w:id="3451" w:author="Khamsaolee Xainhiaxang" w:date="2021-07-06T16:03:00Z">
        <w:r w:rsidR="009123ED">
          <w:rPr>
            <w:sz w:val="21"/>
            <w:szCs w:val="21"/>
          </w:rPr>
          <w:t>pab</w:t>
        </w:r>
      </w:ins>
      <w:r w:rsidR="000E40D2" w:rsidRPr="00363800">
        <w:rPr>
          <w:sz w:val="21"/>
          <w:szCs w:val="21"/>
        </w:rPr>
        <w:t xml:space="preserve"> rau </w:t>
      </w:r>
      <w:del w:id="3452" w:author="Khamsaolee Xainhiaxang" w:date="2021-07-06T16:04:00Z">
        <w:r w:rsidR="000E40D2" w:rsidRPr="00363800" w:rsidDel="009123ED">
          <w:rPr>
            <w:sz w:val="21"/>
            <w:szCs w:val="21"/>
          </w:rPr>
          <w:delText>tub ntxhais</w:delText>
        </w:r>
      </w:del>
      <w:ins w:id="3453" w:author="Khamsaolee Xainhiaxang" w:date="2021-07-06T16:04:00Z">
        <w:r w:rsidR="009123ED">
          <w:rPr>
            <w:sz w:val="21"/>
            <w:szCs w:val="21"/>
          </w:rPr>
          <w:t>lawv</w:t>
        </w:r>
      </w:ins>
      <w:r w:rsidR="000E40D2" w:rsidRPr="00363800">
        <w:rPr>
          <w:sz w:val="21"/>
          <w:szCs w:val="21"/>
        </w:rPr>
        <w:t xml:space="preserve"> kawm </w:t>
      </w:r>
      <w:del w:id="3454" w:author="Khamsaolee Xainhiaxang" w:date="2021-07-06T16:04:00Z">
        <w:r w:rsidR="000E40D2" w:rsidRPr="00363800" w:rsidDel="009123ED">
          <w:rPr>
            <w:sz w:val="21"/>
            <w:szCs w:val="21"/>
          </w:rPr>
          <w:delText>kev ua tiav thiab</w:delText>
        </w:r>
      </w:del>
      <w:ins w:id="3455" w:author="Khamsaolee Xainhiaxang" w:date="2021-07-06T16:04:00Z">
        <w:r w:rsidR="009123ED">
          <w:rPr>
            <w:sz w:val="21"/>
            <w:szCs w:val="21"/>
          </w:rPr>
          <w:t>thiab yuav muaj neeg xav kawm coob</w:t>
        </w:r>
      </w:ins>
      <w:r w:rsidR="000E40D2" w:rsidRPr="00363800">
        <w:rPr>
          <w:sz w:val="21"/>
          <w:szCs w:val="21"/>
        </w:rPr>
        <w:t xml:space="preserve"> </w:t>
      </w:r>
      <w:ins w:id="3456" w:author="Khamsaolee Xainhiaxang" w:date="2021-07-06T16:05:00Z">
        <w:r w:rsidR="009123ED">
          <w:rPr>
            <w:sz w:val="21"/>
            <w:szCs w:val="21"/>
          </w:rPr>
          <w:t>txhawm rau</w:t>
        </w:r>
      </w:ins>
      <w:del w:id="3457" w:author="Khamsaolee Xainhiaxang" w:date="2021-07-06T16:04:00Z">
        <w:r w:rsidR="000E40D2" w:rsidRPr="00363800" w:rsidDel="009123ED">
          <w:rPr>
            <w:sz w:val="21"/>
            <w:szCs w:val="21"/>
          </w:rPr>
          <w:delText xml:space="preserve">kev cuv npe </w:delText>
        </w:r>
      </w:del>
      <w:r w:rsidR="000E40D2" w:rsidRPr="00363800">
        <w:rPr>
          <w:sz w:val="21"/>
          <w:szCs w:val="21"/>
        </w:rPr>
        <w:t>y</w:t>
      </w:r>
      <w:del w:id="3458" w:author="Khamsaolee Xainhiaxang" w:date="2021-07-06T16:05:00Z">
        <w:r w:rsidR="000E40D2" w:rsidRPr="00363800" w:rsidDel="009123ED">
          <w:rPr>
            <w:sz w:val="21"/>
            <w:szCs w:val="21"/>
          </w:rPr>
          <w:delText>og li ntaw</w:delText>
        </w:r>
        <w:r w:rsidR="00C109FD" w:rsidRPr="00363800" w:rsidDel="009123ED">
          <w:rPr>
            <w:sz w:val="21"/>
            <w:szCs w:val="21"/>
          </w:rPr>
          <w:delText>v</w:delText>
        </w:r>
        <w:r w:rsidR="000E40D2" w:rsidRPr="00363800" w:rsidDel="009123ED">
          <w:rPr>
            <w:sz w:val="21"/>
            <w:szCs w:val="21"/>
          </w:rPr>
          <w:delText xml:space="preserve"> muab txoj hauv kev los</w:delText>
        </w:r>
      </w:del>
      <w:r w:rsidR="000E40D2" w:rsidRPr="00363800">
        <w:rPr>
          <w:sz w:val="21"/>
          <w:szCs w:val="21"/>
        </w:rPr>
        <w:t xml:space="preserve"> txo qhov tsis sib xw</w:t>
      </w:r>
      <w:ins w:id="3459" w:author="Khamsaolee Xainhiaxang" w:date="2021-07-06T16:05:00Z">
        <w:r w:rsidR="00ED2DD9">
          <w:rPr>
            <w:sz w:val="21"/>
            <w:szCs w:val="21"/>
          </w:rPr>
          <w:t>m yeem</w:t>
        </w:r>
      </w:ins>
      <w:del w:id="3460" w:author="Khamsaolee Xainhiaxang" w:date="2021-07-06T16:05:00Z">
        <w:r w:rsidR="000E40D2" w:rsidRPr="00363800" w:rsidDel="00ED2DD9">
          <w:rPr>
            <w:sz w:val="21"/>
            <w:szCs w:val="21"/>
          </w:rPr>
          <w:delText>s</w:delText>
        </w:r>
      </w:del>
      <w:r w:rsidR="000E40D2" w:rsidRPr="00363800">
        <w:rPr>
          <w:sz w:val="21"/>
          <w:szCs w:val="21"/>
        </w:rPr>
        <w:t xml:space="preserve"> thiab muab kev ncaj ncees rau </w:t>
      </w:r>
      <w:del w:id="3461" w:author="Khamsaolee Xainhiaxang" w:date="2021-07-06T16:06:00Z">
        <w:r w:rsidR="000E40D2" w:rsidRPr="00363800" w:rsidDel="00ED2DD9">
          <w:rPr>
            <w:sz w:val="21"/>
            <w:szCs w:val="21"/>
          </w:rPr>
          <w:delText>qhov tsis muaj qhov xaus</w:delText>
        </w:r>
        <w:r w:rsidR="003C5CE0" w:rsidRPr="00363800" w:rsidDel="00ED2DD9">
          <w:rPr>
            <w:sz w:val="21"/>
            <w:szCs w:val="21"/>
          </w:rPr>
          <w:delText xml:space="preserve"> </w:delText>
        </w:r>
      </w:del>
      <w:r w:rsidR="000E40D2" w:rsidRPr="00363800">
        <w:rPr>
          <w:sz w:val="21"/>
          <w:szCs w:val="21"/>
        </w:rPr>
        <w:t>cov tub ntxhais kawm</w:t>
      </w:r>
      <w:ins w:id="3462" w:author="Khamsaolee Xainhiaxang" w:date="2021-07-06T16:06:00Z">
        <w:r w:rsidR="00ED2DD9">
          <w:rPr>
            <w:sz w:val="21"/>
            <w:szCs w:val="21"/>
          </w:rPr>
          <w:t xml:space="preserve"> uas g raug xam </w:t>
        </w:r>
      </w:ins>
      <w:ins w:id="3463" w:author="Khamsaolee Xainhiaxang" w:date="2021-07-06T16:07:00Z">
        <w:r w:rsidR="00ED2DD9">
          <w:rPr>
            <w:sz w:val="21"/>
            <w:szCs w:val="21"/>
          </w:rPr>
          <w:t>(unduplicated)</w:t>
        </w:r>
      </w:ins>
      <w:r w:rsidR="000E40D2" w:rsidRPr="00363800">
        <w:rPr>
          <w:sz w:val="21"/>
          <w:szCs w:val="21"/>
        </w:rPr>
        <w:t xml:space="preserve">. Cov tub ntxhais kawm uas tsis </w:t>
      </w:r>
      <w:del w:id="3464" w:author="Khamsaolee Xainhiaxang" w:date="2021-07-06T16:07:00Z">
        <w:r w:rsidR="000E40D2" w:rsidRPr="00363800" w:rsidDel="00ED2DD9">
          <w:rPr>
            <w:sz w:val="21"/>
            <w:szCs w:val="21"/>
          </w:rPr>
          <w:delText xml:space="preserve">nyob </w:delText>
        </w:r>
      </w:del>
      <w:ins w:id="3465" w:author="Khamsaolee Xainhiaxang" w:date="2021-07-06T16:07:00Z">
        <w:r w:rsidR="00ED2DD9">
          <w:rPr>
            <w:sz w:val="21"/>
            <w:szCs w:val="21"/>
          </w:rPr>
          <w:t>tsis raug xam</w:t>
        </w:r>
        <w:r w:rsidR="00ED2DD9" w:rsidRPr="00363800">
          <w:rPr>
            <w:sz w:val="21"/>
            <w:szCs w:val="21"/>
          </w:rPr>
          <w:t xml:space="preserve"> </w:t>
        </w:r>
      </w:ins>
      <w:r w:rsidR="000E40D2" w:rsidRPr="00363800">
        <w:rPr>
          <w:sz w:val="21"/>
          <w:szCs w:val="21"/>
        </w:rPr>
        <w:t xml:space="preserve">hauv tsev kawm feem ntau tsis tau txais kev kawm thiab </w:t>
      </w:r>
      <w:ins w:id="3466" w:author="Khamsaolee Xainhiaxang" w:date="2021-07-06T16:08:00Z">
        <w:r w:rsidR="00ED2DD9">
          <w:rPr>
            <w:sz w:val="21"/>
            <w:szCs w:val="21"/>
          </w:rPr>
          <w:t xml:space="preserve">tau kaem ua yeeb yam </w:t>
        </w:r>
      </w:ins>
      <w:r w:rsidR="000E40D2" w:rsidRPr="00363800">
        <w:rPr>
          <w:sz w:val="21"/>
          <w:szCs w:val="21"/>
        </w:rPr>
        <w:t xml:space="preserve">tsawg dua </w:t>
      </w:r>
      <w:del w:id="3467" w:author="Khamsaolee Xainhiaxang" w:date="2021-07-06T16:08:00Z">
        <w:r w:rsidR="000E40D2" w:rsidRPr="00363800" w:rsidDel="00ED2DD9">
          <w:rPr>
            <w:sz w:val="21"/>
            <w:szCs w:val="21"/>
          </w:rPr>
          <w:delText>kev nrhiav hauv kev ua yeeb yam</w:delText>
        </w:r>
      </w:del>
      <w:ins w:id="3468" w:author="Khamsaolee Xainhiaxang" w:date="2021-07-06T16:08:00Z">
        <w:r w:rsidR="00ED2DD9">
          <w:rPr>
            <w:sz w:val="21"/>
            <w:szCs w:val="21"/>
          </w:rPr>
          <w:t>lwm cov</w:t>
        </w:r>
      </w:ins>
      <w:r w:rsidR="000E40D2" w:rsidRPr="00363800">
        <w:rPr>
          <w:sz w:val="21"/>
          <w:szCs w:val="21"/>
        </w:rPr>
        <w:t xml:space="preserve">. Nov yog ib qho uas TRUSD muab kev </w:t>
      </w:r>
      <w:del w:id="3469" w:author="Khamsaolee Xainhiaxang" w:date="2021-07-06T16:09:00Z">
        <w:r w:rsidR="000E40D2" w:rsidRPr="00363800" w:rsidDel="00ED2DD9">
          <w:rPr>
            <w:sz w:val="21"/>
            <w:szCs w:val="21"/>
          </w:rPr>
          <w:delText xml:space="preserve">nkag </w:delText>
        </w:r>
      </w:del>
      <w:ins w:id="3470" w:author="Khamsaolee Xainhiaxang" w:date="2021-07-06T16:09:00Z">
        <w:r w:rsidR="00ED2DD9">
          <w:rPr>
            <w:sz w:val="21"/>
            <w:szCs w:val="21"/>
          </w:rPr>
          <w:t xml:space="preserve">kev kawm </w:t>
        </w:r>
      </w:ins>
      <w:r w:rsidR="000E40D2" w:rsidRPr="00363800">
        <w:rPr>
          <w:sz w:val="21"/>
          <w:szCs w:val="21"/>
        </w:rPr>
        <w:t>rau cov tub ntxhais kawm no.</w:t>
      </w:r>
    </w:p>
    <w:p w14:paraId="222B254D" w14:textId="77777777" w:rsidR="00E43EF1" w:rsidRDefault="00E43EF1">
      <w:pPr>
        <w:pStyle w:val="BodyText"/>
      </w:pPr>
    </w:p>
    <w:p w14:paraId="6C42B723" w14:textId="39CC4159" w:rsidR="00E43EF1" w:rsidRPr="008A7D1A" w:rsidRDefault="000E40D2" w:rsidP="00D737B4">
      <w:pPr>
        <w:pStyle w:val="ListParagraph"/>
        <w:numPr>
          <w:ilvl w:val="1"/>
          <w:numId w:val="24"/>
        </w:numPr>
        <w:tabs>
          <w:tab w:val="left" w:pos="767"/>
        </w:tabs>
        <w:jc w:val="both"/>
        <w:rPr>
          <w:sz w:val="21"/>
          <w:szCs w:val="21"/>
        </w:rPr>
      </w:pPr>
      <w:r w:rsidRPr="008A7D1A">
        <w:rPr>
          <w:sz w:val="21"/>
          <w:szCs w:val="21"/>
        </w:rPr>
        <w:t xml:space="preserve">Tus Kws Tshwj Xeeb </w:t>
      </w:r>
      <w:r w:rsidR="00DA4ABD" w:rsidRPr="008A7D1A">
        <w:rPr>
          <w:sz w:val="21"/>
          <w:szCs w:val="21"/>
        </w:rPr>
        <w:t xml:space="preserve">Ntawm Kev </w:t>
      </w:r>
      <w:r w:rsidRPr="008A7D1A">
        <w:rPr>
          <w:sz w:val="21"/>
          <w:szCs w:val="21"/>
        </w:rPr>
        <w:t>Pab Tub Ntxhais Kawm</w:t>
      </w:r>
      <w:ins w:id="3471" w:author="Khamsaolee Xainhiaxang" w:date="2021-07-06T16:19:00Z">
        <w:r w:rsidR="000D1D95">
          <w:rPr>
            <w:sz w:val="21"/>
            <w:szCs w:val="21"/>
          </w:rPr>
          <w:t xml:space="preserve"> (Program Specialist)</w:t>
        </w:r>
      </w:ins>
    </w:p>
    <w:p w14:paraId="5678B472" w14:textId="17AB2EC5" w:rsidR="00E43EF1" w:rsidRPr="008A7D1A" w:rsidRDefault="00DA4ABD" w:rsidP="00D737B4">
      <w:pPr>
        <w:pStyle w:val="BodyText"/>
        <w:ind w:left="366" w:right="1381"/>
        <w:jc w:val="both"/>
        <w:rPr>
          <w:sz w:val="21"/>
          <w:szCs w:val="21"/>
        </w:rPr>
      </w:pPr>
      <w:r w:rsidRPr="008A7D1A">
        <w:rPr>
          <w:sz w:val="21"/>
          <w:szCs w:val="21"/>
        </w:rPr>
        <w:t xml:space="preserve">Tsev Kawm </w:t>
      </w:r>
      <w:r w:rsidR="000E40D2" w:rsidRPr="008A7D1A">
        <w:rPr>
          <w:sz w:val="21"/>
          <w:szCs w:val="21"/>
        </w:rPr>
        <w:t xml:space="preserve">Twin Rivers yuav muaj FTE </w:t>
      </w:r>
      <w:r w:rsidRPr="008A7D1A">
        <w:rPr>
          <w:sz w:val="21"/>
          <w:szCs w:val="21"/>
        </w:rPr>
        <w:t xml:space="preserve">1 </w:t>
      </w:r>
      <w:del w:id="3472" w:author="Khamsaolee Xainhiaxang" w:date="2021-07-06T16:20:00Z">
        <w:r w:rsidR="000E40D2" w:rsidRPr="008A7D1A" w:rsidDel="000D1D95">
          <w:rPr>
            <w:sz w:val="21"/>
            <w:szCs w:val="21"/>
          </w:rPr>
          <w:delText>Lub Chaw Pab</w:delText>
        </w:r>
        <w:r w:rsidRPr="008A7D1A" w:rsidDel="000D1D95">
          <w:rPr>
            <w:sz w:val="21"/>
            <w:szCs w:val="21"/>
          </w:rPr>
          <w:delText xml:space="preserve"> </w:delText>
        </w:r>
        <w:r w:rsidR="000E40D2" w:rsidRPr="008A7D1A" w:rsidDel="000D1D95">
          <w:rPr>
            <w:sz w:val="21"/>
            <w:szCs w:val="21"/>
          </w:rPr>
          <w:delText>cuam</w:delText>
        </w:r>
      </w:del>
      <w:ins w:id="3473" w:author="Khamsaolee Xainhiaxang" w:date="2021-07-06T16:20:00Z">
        <w:r w:rsidR="000D1D95">
          <w:rPr>
            <w:sz w:val="21"/>
            <w:szCs w:val="21"/>
          </w:rPr>
          <w:t>tug</w:t>
        </w:r>
      </w:ins>
      <w:r w:rsidR="000E40D2" w:rsidRPr="008A7D1A">
        <w:rPr>
          <w:sz w:val="21"/>
          <w:szCs w:val="21"/>
        </w:rPr>
        <w:t xml:space="preserve"> </w:t>
      </w:r>
      <w:ins w:id="3474" w:author="Khamsaolee Xainhiaxang" w:date="2021-07-06T16:21:00Z">
        <w:r w:rsidR="000D1D95" w:rsidRPr="008A7D1A">
          <w:rPr>
            <w:sz w:val="21"/>
            <w:szCs w:val="21"/>
          </w:rPr>
          <w:t xml:space="preserve">Kws Tshwj Xeeb Ntawm Kev Pab </w:t>
        </w:r>
      </w:ins>
      <w:r w:rsidR="000E40D2" w:rsidRPr="008A7D1A">
        <w:rPr>
          <w:sz w:val="21"/>
          <w:szCs w:val="21"/>
        </w:rPr>
        <w:t xml:space="preserve">Tub Ntxhais Kawm </w:t>
      </w:r>
      <w:del w:id="3475" w:author="Khamsaolee Xainhiaxang" w:date="2021-07-06T16:21:00Z">
        <w:r w:rsidR="000E40D2" w:rsidRPr="008A7D1A" w:rsidDel="000D1D95">
          <w:rPr>
            <w:sz w:val="21"/>
            <w:szCs w:val="21"/>
          </w:rPr>
          <w:delText>Txoj Hauj</w:delText>
        </w:r>
        <w:r w:rsidRPr="008A7D1A" w:rsidDel="000D1D95">
          <w:rPr>
            <w:sz w:val="21"/>
            <w:szCs w:val="21"/>
          </w:rPr>
          <w:delText xml:space="preserve"> </w:delText>
        </w:r>
        <w:r w:rsidR="000E40D2" w:rsidRPr="008A7D1A" w:rsidDel="000D1D95">
          <w:rPr>
            <w:sz w:val="21"/>
            <w:szCs w:val="21"/>
          </w:rPr>
          <w:delText>lwm Pab</w:delText>
        </w:r>
        <w:r w:rsidRPr="008A7D1A" w:rsidDel="000D1D95">
          <w:rPr>
            <w:sz w:val="21"/>
            <w:szCs w:val="21"/>
          </w:rPr>
          <w:delText xml:space="preserve"> </w:delText>
        </w:r>
        <w:r w:rsidR="000E40D2" w:rsidRPr="008A7D1A" w:rsidDel="000D1D95">
          <w:rPr>
            <w:sz w:val="21"/>
            <w:szCs w:val="21"/>
          </w:rPr>
          <w:delText xml:space="preserve">cuam </w:delText>
        </w:r>
      </w:del>
      <w:r w:rsidR="000E40D2" w:rsidRPr="008A7D1A">
        <w:rPr>
          <w:sz w:val="21"/>
          <w:szCs w:val="21"/>
        </w:rPr>
        <w:t xml:space="preserve">Tshwj Xeeb los pab cov kev hloov pauv </w:t>
      </w:r>
      <w:del w:id="3476" w:author="Khamsaolee Xainhiaxang" w:date="2021-07-06T16:22:00Z">
        <w:r w:rsidR="000E40D2" w:rsidRPr="008A7D1A" w:rsidDel="000D1D95">
          <w:rPr>
            <w:sz w:val="21"/>
            <w:szCs w:val="21"/>
          </w:rPr>
          <w:delText xml:space="preserve">ntawm Kev Kawm Hloov </w:delText>
        </w:r>
      </w:del>
      <w:r w:rsidR="000E40D2" w:rsidRPr="008A7D1A">
        <w:rPr>
          <w:sz w:val="21"/>
          <w:szCs w:val="21"/>
        </w:rPr>
        <w:t>Chaw</w:t>
      </w:r>
      <w:ins w:id="3477" w:author="Khamsaolee Xainhiaxang" w:date="2021-07-06T16:22:00Z">
        <w:r w:rsidR="000D1D95">
          <w:rPr>
            <w:sz w:val="21"/>
            <w:szCs w:val="21"/>
          </w:rPr>
          <w:t xml:space="preserve"> kawm</w:t>
        </w:r>
      </w:ins>
      <w:r w:rsidR="000E40D2" w:rsidRPr="008A7D1A">
        <w:rPr>
          <w:sz w:val="21"/>
          <w:szCs w:val="21"/>
        </w:rPr>
        <w:t xml:space="preserve">, Tsev Kawm </w:t>
      </w:r>
      <w:del w:id="3478" w:author="Khamsaolee Xainhiaxang" w:date="2021-07-06T16:26:00Z">
        <w:r w:rsidR="000E40D2" w:rsidRPr="008A7D1A" w:rsidDel="000D1D95">
          <w:rPr>
            <w:sz w:val="21"/>
            <w:szCs w:val="21"/>
          </w:rPr>
          <w:delText>Ntawv Ib Cheeb Tsam</w:delText>
        </w:r>
      </w:del>
      <w:ins w:id="3479" w:author="Khamsaolee Xainhiaxang" w:date="2021-07-06T16:26:00Z">
        <w:r w:rsidR="000D1D95">
          <w:rPr>
            <w:sz w:val="21"/>
            <w:szCs w:val="21"/>
          </w:rPr>
          <w:t>Hais Plaub</w:t>
        </w:r>
      </w:ins>
      <w:r w:rsidR="000E40D2" w:rsidRPr="008A7D1A">
        <w:rPr>
          <w:sz w:val="21"/>
          <w:szCs w:val="21"/>
        </w:rPr>
        <w:t xml:space="preserve">, thiab </w:t>
      </w:r>
      <w:ins w:id="3480" w:author="Khamsaolee Xainhiaxang" w:date="2021-07-06T16:27:00Z">
        <w:r w:rsidR="000D1D95">
          <w:rPr>
            <w:sz w:val="21"/>
            <w:szCs w:val="21"/>
          </w:rPr>
          <w:t>cov</w:t>
        </w:r>
      </w:ins>
      <w:del w:id="3481" w:author="Khamsaolee Xainhiaxang" w:date="2021-07-06T16:27:00Z">
        <w:r w:rsidR="000E40D2" w:rsidRPr="008A7D1A" w:rsidDel="000D1D95">
          <w:rPr>
            <w:sz w:val="21"/>
            <w:szCs w:val="21"/>
          </w:rPr>
          <w:delText>lub</w:delText>
        </w:r>
      </w:del>
      <w:r w:rsidR="000E40D2" w:rsidRPr="008A7D1A">
        <w:rPr>
          <w:sz w:val="21"/>
          <w:szCs w:val="21"/>
        </w:rPr>
        <w:t xml:space="preserve"> tsev kawm hauv </w:t>
      </w:r>
      <w:del w:id="3482" w:author="Khamsaolee Xainhiaxang" w:date="2021-07-06T16:28:00Z">
        <w:r w:rsidR="000E40D2" w:rsidRPr="008A7D1A" w:rsidDel="000D1D95">
          <w:rPr>
            <w:sz w:val="21"/>
            <w:szCs w:val="21"/>
          </w:rPr>
          <w:delText>lub tsev kawm ntawv thoob plaws</w:delText>
        </w:r>
      </w:del>
      <w:ins w:id="3483" w:author="Khamsaolee Xainhiaxang" w:date="2021-07-06T16:28:00Z">
        <w:r w:rsidR="000D1D95">
          <w:rPr>
            <w:sz w:val="21"/>
            <w:szCs w:val="21"/>
          </w:rPr>
          <w:t>nroog</w:t>
        </w:r>
      </w:ins>
      <w:r w:rsidR="000E40D2" w:rsidRPr="008A7D1A">
        <w:rPr>
          <w:sz w:val="21"/>
          <w:szCs w:val="21"/>
        </w:rPr>
        <w:t xml:space="preserve">, </w:t>
      </w:r>
      <w:del w:id="3484" w:author="Khamsaolee Xainhiaxang" w:date="2021-07-06T16:28:00Z">
        <w:r w:rsidR="000E40D2" w:rsidRPr="008A7D1A" w:rsidDel="000D1D95">
          <w:rPr>
            <w:sz w:val="21"/>
            <w:szCs w:val="21"/>
          </w:rPr>
          <w:delText>tsom mus rau</w:delText>
        </w:r>
      </w:del>
      <w:ins w:id="3485" w:author="Khamsaolee Xainhiaxang" w:date="2021-07-06T16:28:00Z">
        <w:r w:rsidR="000D1D95">
          <w:rPr>
            <w:sz w:val="21"/>
            <w:szCs w:val="21"/>
          </w:rPr>
          <w:t>tshawj xeeb</w:t>
        </w:r>
      </w:ins>
      <w:r w:rsidR="000E40D2" w:rsidRPr="008A7D1A">
        <w:rPr>
          <w:sz w:val="21"/>
          <w:szCs w:val="21"/>
        </w:rPr>
        <w:t xml:space="preserve"> cov tub ntxhais kawm </w:t>
      </w:r>
      <w:ins w:id="3486" w:author="Khamsaolee Xainhiaxang" w:date="2021-07-06T16:27:00Z">
        <w:r w:rsidR="000D1D95">
          <w:rPr>
            <w:sz w:val="21"/>
            <w:szCs w:val="21"/>
          </w:rPr>
          <w:t xml:space="preserve">uas </w:t>
        </w:r>
      </w:ins>
      <w:r w:rsidR="000E40D2" w:rsidRPr="008A7D1A">
        <w:rPr>
          <w:sz w:val="21"/>
          <w:szCs w:val="21"/>
        </w:rPr>
        <w:t xml:space="preserve">tsis </w:t>
      </w:r>
      <w:ins w:id="3487" w:author="Khamsaolee Xainhiaxang" w:date="2021-07-06T16:27:00Z">
        <w:r w:rsidR="000D1D95">
          <w:rPr>
            <w:sz w:val="21"/>
            <w:szCs w:val="21"/>
          </w:rPr>
          <w:t>raug suav</w:t>
        </w:r>
      </w:ins>
      <w:del w:id="3488" w:author="Khamsaolee Xainhiaxang" w:date="2021-07-06T16:27:00Z">
        <w:r w:rsidR="000E40D2" w:rsidRPr="008A7D1A" w:rsidDel="000D1D95">
          <w:rPr>
            <w:sz w:val="21"/>
            <w:szCs w:val="21"/>
          </w:rPr>
          <w:delText>meej</w:delText>
        </w:r>
        <w:r w:rsidRPr="008A7D1A" w:rsidDel="000D1D95">
          <w:rPr>
            <w:sz w:val="21"/>
            <w:szCs w:val="21"/>
          </w:rPr>
          <w:delText xml:space="preserve"> pem</w:delText>
        </w:r>
      </w:del>
      <w:r w:rsidR="000E40D2" w:rsidRPr="008A7D1A">
        <w:rPr>
          <w:sz w:val="21"/>
          <w:szCs w:val="21"/>
        </w:rPr>
        <w:t>.</w:t>
      </w:r>
    </w:p>
    <w:p w14:paraId="6FAF67A2" w14:textId="77777777" w:rsidR="00E43EF1" w:rsidRDefault="00E43EF1">
      <w:pPr>
        <w:pStyle w:val="BodyText"/>
      </w:pPr>
    </w:p>
    <w:p w14:paraId="3727931C" w14:textId="570763ED" w:rsidR="00E43EF1" w:rsidRPr="00AB08B6" w:rsidRDefault="00A80D10" w:rsidP="00AB08B6">
      <w:pPr>
        <w:pStyle w:val="ListParagraph"/>
        <w:numPr>
          <w:ilvl w:val="1"/>
          <w:numId w:val="24"/>
        </w:numPr>
        <w:tabs>
          <w:tab w:val="left" w:pos="767"/>
        </w:tabs>
        <w:jc w:val="both"/>
        <w:rPr>
          <w:sz w:val="21"/>
          <w:szCs w:val="21"/>
        </w:rPr>
      </w:pPr>
      <w:r w:rsidRPr="00AB08B6">
        <w:rPr>
          <w:sz w:val="21"/>
          <w:szCs w:val="21"/>
        </w:rPr>
        <w:t>Kev Ua Lom Zem</w:t>
      </w:r>
      <w:r w:rsidR="000E40D2" w:rsidRPr="00AB08B6">
        <w:rPr>
          <w:sz w:val="21"/>
          <w:szCs w:val="21"/>
        </w:rPr>
        <w:t xml:space="preserve"> Ntawm Kev Ua Yeeb Yam</w:t>
      </w:r>
      <w:ins w:id="3489" w:author="Khamsaolee Xainhiaxang" w:date="2021-07-06T16:28:00Z">
        <w:r w:rsidR="000D1D95">
          <w:rPr>
            <w:sz w:val="21"/>
            <w:szCs w:val="21"/>
          </w:rPr>
          <w:t xml:space="preserve"> (Festival of Arts)</w:t>
        </w:r>
      </w:ins>
    </w:p>
    <w:p w14:paraId="04436A53" w14:textId="3293AC76" w:rsidR="00E43EF1" w:rsidRPr="00AB08B6" w:rsidDel="00525BB1" w:rsidRDefault="000E40D2" w:rsidP="00676EEF">
      <w:pPr>
        <w:pStyle w:val="BodyText"/>
        <w:ind w:left="365" w:right="433"/>
        <w:jc w:val="both"/>
        <w:rPr>
          <w:del w:id="3490" w:author="Khamsaolee Xainhiaxang" w:date="2021-07-06T16:39:00Z"/>
          <w:sz w:val="21"/>
          <w:szCs w:val="21"/>
        </w:rPr>
      </w:pPr>
      <w:r w:rsidRPr="00AB08B6">
        <w:rPr>
          <w:sz w:val="21"/>
          <w:szCs w:val="21"/>
        </w:rPr>
        <w:t>Kev Ua</w:t>
      </w:r>
      <w:r w:rsidR="00AB08B6" w:rsidRPr="00AB08B6">
        <w:rPr>
          <w:sz w:val="21"/>
          <w:szCs w:val="21"/>
        </w:rPr>
        <w:t xml:space="preserve"> Lom Zem</w:t>
      </w:r>
      <w:r w:rsidRPr="00AB08B6">
        <w:rPr>
          <w:sz w:val="21"/>
          <w:szCs w:val="21"/>
        </w:rPr>
        <w:t xml:space="preserve"> ntawm Kev Ua Yeeb Yam yog ib </w:t>
      </w:r>
      <w:ins w:id="3491" w:author="Khamsaolee Xainhiaxang" w:date="2021-07-06T16:29:00Z">
        <w:r w:rsidR="00525BB1">
          <w:rPr>
            <w:sz w:val="21"/>
            <w:szCs w:val="21"/>
          </w:rPr>
          <w:t xml:space="preserve">qho uas </w:t>
        </w:r>
      </w:ins>
      <w:del w:id="3492" w:author="Khamsaolee Xainhiaxang" w:date="2021-07-06T16:29:00Z">
        <w:r w:rsidRPr="00AB08B6" w:rsidDel="00525BB1">
          <w:rPr>
            <w:sz w:val="21"/>
            <w:szCs w:val="21"/>
          </w:rPr>
          <w:delText xml:space="preserve">cheeb tsam thoob plaws </w:delText>
        </w:r>
      </w:del>
      <w:r w:rsidRPr="00AB08B6">
        <w:rPr>
          <w:sz w:val="21"/>
          <w:szCs w:val="21"/>
        </w:rPr>
        <w:t xml:space="preserve">uas txhua tus tub ntxhais kawm koom nrog hauv kev nthuav tawm </w:t>
      </w:r>
      <w:del w:id="3493" w:author="Khamsaolee Xainhiaxang" w:date="2021-07-06T16:30:00Z">
        <w:r w:rsidRPr="00AB08B6" w:rsidDel="00525BB1">
          <w:rPr>
            <w:sz w:val="21"/>
            <w:szCs w:val="21"/>
          </w:rPr>
          <w:delText>ib yam</w:delText>
        </w:r>
      </w:del>
      <w:ins w:id="3494" w:author="Khamsaolee Xainhiaxang" w:date="2021-07-06T16:30:00Z">
        <w:r w:rsidR="00525BB1">
          <w:rPr>
            <w:sz w:val="21"/>
            <w:szCs w:val="21"/>
          </w:rPr>
          <w:t>kev</w:t>
        </w:r>
      </w:ins>
      <w:r w:rsidRPr="00AB08B6">
        <w:rPr>
          <w:sz w:val="21"/>
          <w:szCs w:val="21"/>
        </w:rPr>
        <w:t xml:space="preserve"> </w:t>
      </w:r>
      <w:del w:id="3495" w:author="Khamsaolee Xainhiaxang" w:date="2021-07-06T16:30:00Z">
        <w:r w:rsidR="00AB08B6" w:rsidRPr="00AB08B6" w:rsidDel="00525BB1">
          <w:rPr>
            <w:sz w:val="21"/>
            <w:szCs w:val="21"/>
          </w:rPr>
          <w:delText>hauj lwm</w:delText>
        </w:r>
      </w:del>
      <w:ins w:id="3496" w:author="Khamsaolee Xainhiaxang" w:date="2021-07-06T16:30:00Z">
        <w:r w:rsidR="00525BB1">
          <w:rPr>
            <w:sz w:val="21"/>
            <w:szCs w:val="21"/>
          </w:rPr>
          <w:t>ua yeeb yam</w:t>
        </w:r>
      </w:ins>
      <w:r w:rsidRPr="00AB08B6">
        <w:rPr>
          <w:sz w:val="21"/>
          <w:szCs w:val="21"/>
        </w:rPr>
        <w:t xml:space="preserve">: ua </w:t>
      </w:r>
      <w:del w:id="3497" w:author="Khamsaolee Xainhiaxang" w:date="2021-07-06T16:31:00Z">
        <w:r w:rsidRPr="00AB08B6" w:rsidDel="00525BB1">
          <w:rPr>
            <w:sz w:val="21"/>
            <w:szCs w:val="21"/>
          </w:rPr>
          <w:delText>kom pom thiab / los</w:delText>
        </w:r>
        <w:r w:rsidR="00AB08B6" w:rsidRPr="00AB08B6" w:rsidDel="00525BB1">
          <w:rPr>
            <w:sz w:val="21"/>
            <w:szCs w:val="21"/>
          </w:rPr>
          <w:delText xml:space="preserve"> </w:delText>
        </w:r>
        <w:r w:rsidRPr="00AB08B6" w:rsidDel="00525BB1">
          <w:rPr>
            <w:sz w:val="21"/>
            <w:szCs w:val="21"/>
          </w:rPr>
          <w:delText>sis raug npaj</w:delText>
        </w:r>
      </w:del>
      <w:ins w:id="3498" w:author="Khamsaolee Xainhiaxang" w:date="2021-07-06T16:31:00Z">
        <w:r w:rsidR="00525BB1">
          <w:rPr>
            <w:sz w:val="21"/>
            <w:szCs w:val="21"/>
          </w:rPr>
          <w:t xml:space="preserve">tawm los </w:t>
        </w:r>
        <w:bookmarkStart w:id="3499" w:name="_GoBack"/>
        <w:bookmarkEnd w:id="3499"/>
        <w:r w:rsidR="00525BB1">
          <w:rPr>
            <w:sz w:val="21"/>
            <w:szCs w:val="21"/>
          </w:rPr>
          <w:t>(visual or performing)</w:t>
        </w:r>
      </w:ins>
      <w:r w:rsidRPr="00AB08B6">
        <w:rPr>
          <w:sz w:val="21"/>
          <w:szCs w:val="21"/>
        </w:rPr>
        <w:t xml:space="preserve">. </w:t>
      </w:r>
      <w:ins w:id="3500" w:author="Khamsaolee Xainhiaxang" w:date="2021-07-06T16:31:00Z">
        <w:r w:rsidR="00525BB1">
          <w:rPr>
            <w:sz w:val="21"/>
            <w:szCs w:val="21"/>
          </w:rPr>
          <w:t xml:space="preserve">Cov tubb ntxhais kawm uas tsis raug suav haum </w:t>
        </w:r>
      </w:ins>
      <w:r w:rsidR="00AB08B6" w:rsidRPr="00AB08B6">
        <w:rPr>
          <w:sz w:val="21"/>
          <w:szCs w:val="21"/>
        </w:rPr>
        <w:t>Tsev Kawm Hauv Nroog Twin Rivers Unified</w:t>
      </w:r>
      <w:r w:rsidRPr="00AB08B6">
        <w:rPr>
          <w:sz w:val="21"/>
          <w:szCs w:val="21"/>
        </w:rPr>
        <w:t xml:space="preserve"> </w:t>
      </w:r>
      <w:del w:id="3501" w:author="Khamsaolee Xainhiaxang" w:date="2021-07-06T16:32:00Z">
        <w:r w:rsidRPr="00AB08B6" w:rsidDel="00525BB1">
          <w:rPr>
            <w:sz w:val="21"/>
            <w:szCs w:val="21"/>
          </w:rPr>
          <w:delText xml:space="preserve">suav cov uas suav sau tsis tau suav hais tias </w:delText>
        </w:r>
      </w:del>
      <w:r w:rsidRPr="00AB08B6">
        <w:rPr>
          <w:sz w:val="21"/>
          <w:szCs w:val="21"/>
        </w:rPr>
        <w:t xml:space="preserve">yog 86.54%, vim tias txhua lub tsev kawm ntawv </w:t>
      </w:r>
      <w:ins w:id="3502" w:author="Khamsaolee Xainhiaxang" w:date="2021-07-06T16:32:00Z">
        <w:r w:rsidR="00525BB1">
          <w:rPr>
            <w:sz w:val="21"/>
            <w:szCs w:val="21"/>
          </w:rPr>
          <w:t>muaj</w:t>
        </w:r>
      </w:ins>
      <w:del w:id="3503" w:author="Khamsaolee Xainhiaxang" w:date="2021-07-06T16:33:00Z">
        <w:r w:rsidRPr="00AB08B6" w:rsidDel="00525BB1">
          <w:rPr>
            <w:sz w:val="21"/>
            <w:szCs w:val="21"/>
          </w:rPr>
          <w:delText>tsis suav</w:delText>
        </w:r>
      </w:del>
      <w:r w:rsidRPr="00AB08B6">
        <w:rPr>
          <w:sz w:val="21"/>
          <w:szCs w:val="21"/>
        </w:rPr>
        <w:t xml:space="preserve"> cov tub ntxhais kawm </w:t>
      </w:r>
      <w:del w:id="3504" w:author="Khamsaolee Xainhiaxang" w:date="2021-07-06T16:33:00Z">
        <w:r w:rsidRPr="00AB08B6" w:rsidDel="00525BB1">
          <w:rPr>
            <w:sz w:val="21"/>
            <w:szCs w:val="21"/>
          </w:rPr>
          <w:delText>cuv npe</w:delText>
        </w:r>
      </w:del>
      <w:ins w:id="3505" w:author="Khamsaolee Xainhiaxang" w:date="2021-07-06T16:33:00Z">
        <w:r w:rsidR="00525BB1">
          <w:rPr>
            <w:sz w:val="21"/>
            <w:szCs w:val="21"/>
          </w:rPr>
          <w:t>uas tsis raug suav</w:t>
        </w:r>
      </w:ins>
      <w:r w:rsidRPr="00AB08B6">
        <w:rPr>
          <w:sz w:val="21"/>
          <w:szCs w:val="21"/>
        </w:rPr>
        <w:t xml:space="preserve"> kawm</w:t>
      </w:r>
      <w:ins w:id="3506" w:author="Khamsaolee Xainhiaxang" w:date="2021-07-06T16:33:00Z">
        <w:r w:rsidR="00525BB1">
          <w:rPr>
            <w:sz w:val="21"/>
            <w:szCs w:val="21"/>
          </w:rPr>
          <w:t xml:space="preserve"> nyob rau haubv</w:t>
        </w:r>
      </w:ins>
      <w:r w:rsidRPr="00AB08B6">
        <w:rPr>
          <w:sz w:val="21"/>
          <w:szCs w:val="21"/>
        </w:rPr>
        <w:t>, yog li</w:t>
      </w:r>
      <w:ins w:id="3507" w:author="Khamsaolee Xainhiaxang" w:date="2021-07-06T16:33:00Z">
        <w:r w:rsidR="00525BB1">
          <w:rPr>
            <w:sz w:val="21"/>
            <w:szCs w:val="21"/>
          </w:rPr>
          <w:t xml:space="preserve"> ntawv</w:t>
        </w:r>
      </w:ins>
      <w:r w:rsidRPr="00AB08B6">
        <w:rPr>
          <w:sz w:val="21"/>
          <w:szCs w:val="21"/>
        </w:rPr>
        <w:t xml:space="preserve">, feem ntau ntawm cov tub ntxhais kawm uas tsis </w:t>
      </w:r>
      <w:del w:id="3508" w:author="Khamsaolee Xainhiaxang" w:date="2021-07-06T16:34:00Z">
        <w:r w:rsidRPr="00AB08B6" w:rsidDel="00525BB1">
          <w:rPr>
            <w:sz w:val="21"/>
            <w:szCs w:val="21"/>
          </w:rPr>
          <w:delText>kawm tag</w:delText>
        </w:r>
      </w:del>
      <w:ins w:id="3509" w:author="Khamsaolee Xainhiaxang" w:date="2021-07-06T16:34:00Z">
        <w:r w:rsidR="00525BB1">
          <w:rPr>
            <w:sz w:val="21"/>
            <w:szCs w:val="21"/>
          </w:rPr>
          <w:t>raug suav</w:t>
        </w:r>
      </w:ins>
      <w:r w:rsidRPr="00AB08B6">
        <w:rPr>
          <w:sz w:val="21"/>
          <w:szCs w:val="21"/>
        </w:rPr>
        <w:t xml:space="preserve"> yuav muaj txoj hauv kev </w:t>
      </w:r>
      <w:ins w:id="3510" w:author="Khamsaolee Xainhiaxang" w:date="2021-07-06T16:34:00Z">
        <w:r w:rsidR="00525BB1">
          <w:rPr>
            <w:sz w:val="21"/>
            <w:szCs w:val="21"/>
          </w:rPr>
          <w:t xml:space="preserve">tau txais kev pab </w:t>
        </w:r>
      </w:ins>
      <w:r w:rsidRPr="00AB08B6">
        <w:rPr>
          <w:sz w:val="21"/>
          <w:szCs w:val="21"/>
        </w:rPr>
        <w:t xml:space="preserve">no. Kev tshawb fawb qhia </w:t>
      </w:r>
      <w:del w:id="3511" w:author="Khamsaolee Xainhiaxang" w:date="2021-07-06T16:34:00Z">
        <w:r w:rsidRPr="00AB08B6" w:rsidDel="00525BB1">
          <w:rPr>
            <w:sz w:val="21"/>
            <w:szCs w:val="21"/>
          </w:rPr>
          <w:delText xml:space="preserve">tau </w:delText>
        </w:r>
      </w:del>
      <w:r w:rsidRPr="00AB08B6">
        <w:rPr>
          <w:sz w:val="21"/>
          <w:szCs w:val="21"/>
        </w:rPr>
        <w:t xml:space="preserve">tias cov tub ntxhais kawm </w:t>
      </w:r>
      <w:ins w:id="3512" w:author="Khamsaolee Xainhiaxang" w:date="2021-07-06T16:34:00Z">
        <w:r w:rsidR="00525BB1">
          <w:rPr>
            <w:sz w:val="21"/>
            <w:szCs w:val="21"/>
          </w:rPr>
          <w:t xml:space="preserve">uas tau txais kev kawm </w:t>
        </w:r>
      </w:ins>
      <w:ins w:id="3513" w:author="Khamsaolee Xainhiaxang" w:date="2021-07-06T16:35:00Z">
        <w:r w:rsidR="00525BB1">
          <w:rPr>
            <w:sz w:val="21"/>
            <w:szCs w:val="21"/>
          </w:rPr>
          <w:t>yeeb yam</w:t>
        </w:r>
      </w:ins>
      <w:del w:id="3514" w:author="Khamsaolee Xainhiaxang" w:date="2021-07-06T16:35:00Z">
        <w:r w:rsidRPr="00AB08B6" w:rsidDel="00525BB1">
          <w:rPr>
            <w:sz w:val="21"/>
            <w:szCs w:val="21"/>
          </w:rPr>
          <w:delText>nkag tau mus rau kev kos duab tau zoo</w:delText>
        </w:r>
        <w:r w:rsidR="00F872F3" w:rsidDel="00525BB1">
          <w:rPr>
            <w:sz w:val="21"/>
            <w:szCs w:val="21"/>
          </w:rPr>
          <w:delText xml:space="preserve"> uas cuam </w:delText>
        </w:r>
      </w:del>
      <w:ins w:id="3515" w:author="Khamsaolee Xainhiaxang" w:date="2021-07-06T16:35:00Z">
        <w:r w:rsidR="00525BB1">
          <w:rPr>
            <w:sz w:val="21"/>
            <w:szCs w:val="21"/>
          </w:rPr>
          <w:t xml:space="preserve">muaj feem ua rau </w:t>
        </w:r>
      </w:ins>
      <w:del w:id="3516" w:author="Khamsaolee Xainhiaxang" w:date="2021-07-06T16:36:00Z">
        <w:r w:rsidR="00F872F3" w:rsidDel="00525BB1">
          <w:rPr>
            <w:sz w:val="21"/>
            <w:szCs w:val="21"/>
          </w:rPr>
          <w:delText xml:space="preserve">tshuam </w:delText>
        </w:r>
      </w:del>
      <w:r w:rsidR="00F872F3">
        <w:rPr>
          <w:sz w:val="21"/>
          <w:szCs w:val="21"/>
        </w:rPr>
        <w:t>cov tub ntxhais kawm ntawm</w:t>
      </w:r>
      <w:ins w:id="3517" w:author="Khamsaolee Xainhiaxang" w:date="2021-07-06T16:36:00Z">
        <w:r w:rsidR="00525BB1">
          <w:rPr>
            <w:sz w:val="21"/>
            <w:szCs w:val="21"/>
          </w:rPr>
          <w:t xml:space="preserve"> tau zoo, yog li ntawv tau muab txoj kev pab no</w:t>
        </w:r>
      </w:ins>
      <w:ins w:id="3518" w:author="Khamsaolee Xainhiaxang" w:date="2021-07-06T16:38:00Z">
        <w:r w:rsidR="00525BB1">
          <w:rPr>
            <w:sz w:val="21"/>
            <w:szCs w:val="21"/>
          </w:rPr>
          <w:t xml:space="preserve"> los txo</w:t>
        </w:r>
      </w:ins>
      <w:ins w:id="3519" w:author="Khamsaolee Xainhiaxang" w:date="2021-07-06T16:39:00Z">
        <w:r w:rsidR="00525BB1" w:rsidRPr="00525BB1">
          <w:rPr>
            <w:sz w:val="22"/>
            <w:szCs w:val="22"/>
          </w:rPr>
          <w:t xml:space="preserve"> </w:t>
        </w:r>
        <w:r w:rsidR="00525BB1" w:rsidRPr="00782008">
          <w:rPr>
            <w:sz w:val="22"/>
            <w:szCs w:val="22"/>
          </w:rPr>
          <w:t xml:space="preserve">qhov tsis sib </w:t>
        </w:r>
        <w:r w:rsidR="00525BB1">
          <w:rPr>
            <w:sz w:val="22"/>
            <w:szCs w:val="22"/>
          </w:rPr>
          <w:t>luag</w:t>
        </w:r>
        <w:r w:rsidR="00117E62" w:rsidRPr="00117E62">
          <w:rPr>
            <w:sz w:val="22"/>
            <w:szCs w:val="22"/>
          </w:rPr>
          <w:t xml:space="preserve"> </w:t>
        </w:r>
        <w:r w:rsidR="00117E62" w:rsidRPr="00782008">
          <w:rPr>
            <w:sz w:val="22"/>
            <w:szCs w:val="22"/>
          </w:rPr>
          <w:t xml:space="preserve">thiab muab kev ncaj ncees rau cov tub ntxhais kawm </w:t>
        </w:r>
        <w:r w:rsidR="00117E62">
          <w:rPr>
            <w:sz w:val="22"/>
            <w:szCs w:val="22"/>
          </w:rPr>
          <w:t xml:space="preserve">uas </w:t>
        </w:r>
        <w:r w:rsidR="00117E62" w:rsidRPr="00782008">
          <w:rPr>
            <w:sz w:val="22"/>
            <w:szCs w:val="22"/>
          </w:rPr>
          <w:t>tsis</w:t>
        </w:r>
        <w:r w:rsidR="00117E62">
          <w:rPr>
            <w:sz w:val="22"/>
            <w:szCs w:val="22"/>
          </w:rPr>
          <w:t xml:space="preserve"> raug suav</w:t>
        </w:r>
      </w:ins>
      <w:ins w:id="3520" w:author="Khamsaolee Xainhiaxang" w:date="2021-07-06T16:40:00Z">
        <w:r w:rsidR="00117E62">
          <w:rPr>
            <w:sz w:val="22"/>
            <w:szCs w:val="22"/>
          </w:rPr>
          <w:t>.</w:t>
        </w:r>
      </w:ins>
    </w:p>
    <w:p w14:paraId="29529AC4" w14:textId="77777777" w:rsidR="00E43EF1" w:rsidRDefault="00E43EF1" w:rsidP="00676EEF">
      <w:pPr>
        <w:pStyle w:val="BodyText"/>
        <w:ind w:left="365" w:right="433"/>
        <w:jc w:val="both"/>
        <w:sectPr w:rsidR="00E43EF1">
          <w:pgSz w:w="15840" w:h="12240" w:orient="landscape"/>
          <w:pgMar w:top="980" w:right="120" w:bottom="560" w:left="120" w:header="0" w:footer="284" w:gutter="0"/>
          <w:cols w:space="720"/>
        </w:sectPr>
        <w:pPrChange w:id="3521" w:author="Khamsaolee Xainhiaxang" w:date="2021-07-06T16:39:00Z">
          <w:pPr/>
        </w:pPrChange>
      </w:pPr>
    </w:p>
    <w:p w14:paraId="610815E9" w14:textId="538B4DA2" w:rsidR="00E43EF1" w:rsidRPr="00782008" w:rsidRDefault="00B672F4" w:rsidP="00782008">
      <w:pPr>
        <w:pStyle w:val="BodyText"/>
        <w:spacing w:before="72"/>
        <w:ind w:left="366" w:right="405"/>
        <w:jc w:val="both"/>
        <w:rPr>
          <w:sz w:val="22"/>
          <w:szCs w:val="22"/>
        </w:rPr>
      </w:pPr>
      <w:r>
        <w:rPr>
          <w:noProof/>
          <w:lang w:bidi="th-TH"/>
        </w:rPr>
        <w:lastRenderedPageBreak/>
        <mc:AlternateContent>
          <mc:Choice Requires="wps">
            <w:drawing>
              <wp:anchor distT="0" distB="0" distL="114300" distR="114300" simplePos="0" relativeHeight="239780864" behindDoc="1" locked="0" layoutInCell="1" allowOverlap="1" wp14:anchorId="7421564E" wp14:editId="036096D6">
                <wp:simplePos x="0" y="0"/>
                <wp:positionH relativeFrom="page">
                  <wp:posOffset>-6350</wp:posOffset>
                </wp:positionH>
                <wp:positionV relativeFrom="page">
                  <wp:posOffset>823595</wp:posOffset>
                </wp:positionV>
                <wp:extent cx="9601200" cy="6943090"/>
                <wp:effectExtent l="0" t="0" r="0" b="0"/>
                <wp:wrapNone/>
                <wp:docPr id="402" name="AutoShape 3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01200" cy="6943090"/>
                        </a:xfrm>
                        <a:custGeom>
                          <a:avLst/>
                          <a:gdLst>
                            <a:gd name="T0" fmla="+- 0 370 -10"/>
                            <a:gd name="T1" fmla="*/ T0 w 15120"/>
                            <a:gd name="T2" fmla="+- 0 656 1297"/>
                            <a:gd name="T3" fmla="*/ 656 h 10934"/>
                            <a:gd name="T4" fmla="+- 0 370 -10"/>
                            <a:gd name="T5" fmla="*/ T4 w 15120"/>
                            <a:gd name="T6" fmla="+- 0 11569 1297"/>
                            <a:gd name="T7" fmla="*/ 11569 h 10934"/>
                            <a:gd name="T8" fmla="+- 0 15470 -10"/>
                            <a:gd name="T9" fmla="*/ T8 w 15120"/>
                            <a:gd name="T10" fmla="+- 0 656 1297"/>
                            <a:gd name="T11" fmla="*/ 656 h 10934"/>
                            <a:gd name="T12" fmla="+- 0 15470 -10"/>
                            <a:gd name="T13" fmla="*/ T12 w 15120"/>
                            <a:gd name="T14" fmla="+- 0 11569 1297"/>
                            <a:gd name="T15" fmla="*/ 11569 h 10934"/>
                            <a:gd name="T16" fmla="+- 0 360 -10"/>
                            <a:gd name="T17" fmla="*/ T16 w 15120"/>
                            <a:gd name="T18" fmla="+- 0 646 1297"/>
                            <a:gd name="T19" fmla="*/ 646 h 10934"/>
                            <a:gd name="T20" fmla="+- 0 15480 -10"/>
                            <a:gd name="T21" fmla="*/ T20 w 15120"/>
                            <a:gd name="T22" fmla="+- 0 646 1297"/>
                            <a:gd name="T23" fmla="*/ 646 h 10934"/>
                            <a:gd name="T24" fmla="+- 0 360 -10"/>
                            <a:gd name="T25" fmla="*/ T24 w 15120"/>
                            <a:gd name="T26" fmla="+- 0 11579 1297"/>
                            <a:gd name="T27" fmla="*/ 11579 h 10934"/>
                            <a:gd name="T28" fmla="+- 0 15480 -10"/>
                            <a:gd name="T29" fmla="*/ T28 w 15120"/>
                            <a:gd name="T30" fmla="+- 0 11579 1297"/>
                            <a:gd name="T31" fmla="*/ 11579 h 1093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120" h="10934">
                              <a:moveTo>
                                <a:pt x="380" y="-641"/>
                              </a:moveTo>
                              <a:lnTo>
                                <a:pt x="380" y="10272"/>
                              </a:lnTo>
                              <a:moveTo>
                                <a:pt x="15480" y="-641"/>
                              </a:moveTo>
                              <a:lnTo>
                                <a:pt x="15480" y="10272"/>
                              </a:lnTo>
                              <a:moveTo>
                                <a:pt x="370" y="-651"/>
                              </a:moveTo>
                              <a:lnTo>
                                <a:pt x="15490" y="-651"/>
                              </a:lnTo>
                              <a:moveTo>
                                <a:pt x="370" y="10282"/>
                              </a:moveTo>
                              <a:lnTo>
                                <a:pt x="15490" y="10282"/>
                              </a:lnTo>
                            </a:path>
                          </a:pathLst>
                        </a:custGeom>
                        <a:noFill/>
                        <a:ln w="12700">
                          <a:solidFill>
                            <a:srgbClr val="8496B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486A6" id="AutoShape 359" o:spid="_x0000_s1026" style="position:absolute;margin-left:-.5pt;margin-top:64.85pt;width:756pt;height:546.7pt;z-index:-26353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20,10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" path="m380,-641r,10913m15480,-641r,10913m370,-651r15120,m370,10282r15120,e" filled="f" strokecolor="#8496b0" strokeweight="1pt">
                <v:path arrowok="t" o:connecttype="custom" o:connectlocs="241300,416560;241300,7346315;9829800,416560;9829800,7346315;234950,410210;9836150,410210;234950,7352665;9836150,7352665" o:connectangles="0,0,0,0,0,0,0,0"/>
                <w10:wrap anchorx="page" anchory="page"/>
              </v:shape>
            </w:pict>
          </mc:Fallback>
        </mc:AlternateContent>
      </w:r>
      <w:del w:id="3522" w:author="Khamsaolee Xainhiaxang" w:date="2021-07-06T16:40:00Z">
        <w:r w:rsidR="000E40D2" w:rsidDel="00117E62">
          <w:delText>k</w:delText>
        </w:r>
        <w:r w:rsidR="000E40D2" w:rsidRPr="00782008" w:rsidDel="00117E62">
          <w:rPr>
            <w:sz w:val="22"/>
            <w:szCs w:val="22"/>
          </w:rPr>
          <w:delText>ev ua tiav thiab kev tso npe kawm yog li ntaw</w:delText>
        </w:r>
        <w:r w:rsidR="00782008" w:rsidRPr="00782008" w:rsidDel="00117E62">
          <w:rPr>
            <w:sz w:val="22"/>
            <w:szCs w:val="22"/>
          </w:rPr>
          <w:delText>v</w:delText>
        </w:r>
        <w:r w:rsidR="000E40D2" w:rsidRPr="00782008" w:rsidDel="00117E62">
          <w:rPr>
            <w:sz w:val="22"/>
            <w:szCs w:val="22"/>
          </w:rPr>
          <w:delText xml:space="preserve"> muab sij</w:delText>
        </w:r>
        <w:r w:rsidR="00782008" w:rsidRPr="00782008" w:rsidDel="00117E62">
          <w:rPr>
            <w:sz w:val="22"/>
            <w:szCs w:val="22"/>
          </w:rPr>
          <w:delText xml:space="preserve"> </w:delText>
        </w:r>
        <w:r w:rsidR="000E40D2" w:rsidRPr="00782008" w:rsidDel="00117E62">
          <w:rPr>
            <w:sz w:val="22"/>
            <w:szCs w:val="22"/>
          </w:rPr>
          <w:delText xml:space="preserve">hawm los txo </w:delText>
        </w:r>
      </w:del>
      <w:del w:id="3523" w:author="Khamsaolee Xainhiaxang" w:date="2021-07-06T16:38:00Z">
        <w:r w:rsidR="000E40D2" w:rsidRPr="00782008" w:rsidDel="00525BB1">
          <w:rPr>
            <w:sz w:val="22"/>
            <w:szCs w:val="22"/>
          </w:rPr>
          <w:delText xml:space="preserve">qhov tsis sib xws </w:delText>
        </w:r>
      </w:del>
      <w:del w:id="3524" w:author="Khamsaolee Xainhiaxang" w:date="2021-07-06T16:40:00Z">
        <w:r w:rsidR="000E40D2" w:rsidRPr="00782008" w:rsidDel="00117E62">
          <w:rPr>
            <w:sz w:val="22"/>
            <w:szCs w:val="22"/>
          </w:rPr>
          <w:delText xml:space="preserve">thiab muab kev ncaj ncees rau cov tub ntxhais kawm tsis sib xws. </w:delText>
        </w:r>
      </w:del>
      <w:r w:rsidR="000E40D2" w:rsidRPr="00782008">
        <w:rPr>
          <w:sz w:val="22"/>
          <w:szCs w:val="22"/>
        </w:rPr>
        <w:t>Cov tub</w:t>
      </w:r>
      <w:r w:rsidR="00782008" w:rsidRPr="00782008">
        <w:rPr>
          <w:sz w:val="22"/>
          <w:szCs w:val="22"/>
        </w:rPr>
        <w:t xml:space="preserve"> </w:t>
      </w:r>
      <w:r w:rsidR="000E40D2" w:rsidRPr="00782008">
        <w:rPr>
          <w:sz w:val="22"/>
          <w:szCs w:val="22"/>
        </w:rPr>
        <w:t xml:space="preserve">ntxhais kawm uas tsis </w:t>
      </w:r>
      <w:ins w:id="3525" w:author="Khamsaolee Xainhiaxang" w:date="2021-07-06T16:41:00Z">
        <w:r w:rsidR="00117E62">
          <w:rPr>
            <w:sz w:val="22"/>
            <w:szCs w:val="22"/>
          </w:rPr>
          <w:t xml:space="preserve">raug suav </w:t>
        </w:r>
      </w:ins>
      <w:r w:rsidR="000E40D2" w:rsidRPr="00782008">
        <w:rPr>
          <w:sz w:val="22"/>
          <w:szCs w:val="22"/>
        </w:rPr>
        <w:t>nyob rau hauv tsev kawm feem ntau tsis tau txais kev mus saib tsev</w:t>
      </w:r>
      <w:ins w:id="3526" w:author="Khamsaolee Xainhiaxang" w:date="2021-07-06T16:41:00Z">
        <w:r w:rsidR="00117E62">
          <w:rPr>
            <w:sz w:val="22"/>
            <w:szCs w:val="22"/>
          </w:rPr>
          <w:t xml:space="preserve"> qub txaig qub teg (Museum)</w:t>
        </w:r>
      </w:ins>
      <w:r w:rsidR="000E40D2" w:rsidRPr="00782008">
        <w:rPr>
          <w:sz w:val="22"/>
          <w:szCs w:val="22"/>
        </w:rPr>
        <w:t xml:space="preserve"> </w:t>
      </w:r>
      <w:del w:id="3527" w:author="Khamsaolee Xainhiaxang" w:date="2021-07-06T16:41:00Z">
        <w:r w:rsidR="000E40D2" w:rsidRPr="00782008" w:rsidDel="00117E62">
          <w:rPr>
            <w:sz w:val="22"/>
            <w:szCs w:val="22"/>
          </w:rPr>
          <w:delText xml:space="preserve">cia </w:delText>
        </w:r>
        <w:r w:rsidR="00782008" w:rsidRPr="00782008" w:rsidDel="00117E62">
          <w:rPr>
            <w:sz w:val="22"/>
            <w:szCs w:val="22"/>
          </w:rPr>
          <w:delText xml:space="preserve">li </w:delText>
        </w:r>
        <w:r w:rsidR="000E40D2" w:rsidRPr="00782008" w:rsidDel="00117E62">
          <w:rPr>
            <w:sz w:val="22"/>
            <w:szCs w:val="22"/>
          </w:rPr>
          <w:delText xml:space="preserve">puav pheej </w:delText>
        </w:r>
      </w:del>
      <w:r w:rsidR="000E40D2" w:rsidRPr="00782008">
        <w:rPr>
          <w:sz w:val="22"/>
          <w:szCs w:val="22"/>
        </w:rPr>
        <w:t xml:space="preserve">thiab </w:t>
      </w:r>
      <w:ins w:id="3528" w:author="Khamsaolee Xainhiaxang" w:date="2021-07-06T16:42:00Z">
        <w:r w:rsidR="00117E62">
          <w:rPr>
            <w:sz w:val="22"/>
            <w:szCs w:val="22"/>
          </w:rPr>
          <w:t xml:space="preserve">yeeb yam </w:t>
        </w:r>
      </w:ins>
      <w:r w:rsidR="000E40D2" w:rsidRPr="00782008">
        <w:rPr>
          <w:sz w:val="22"/>
          <w:szCs w:val="22"/>
        </w:rPr>
        <w:t xml:space="preserve">duab </w:t>
      </w:r>
      <w:ins w:id="3529" w:author="Khamsaolee Xainhiaxang" w:date="2021-07-06T16:41:00Z">
        <w:r w:rsidR="00117E62">
          <w:rPr>
            <w:sz w:val="22"/>
            <w:szCs w:val="22"/>
          </w:rPr>
          <w:t>ko</w:t>
        </w:r>
      </w:ins>
      <w:ins w:id="3530" w:author="Khamsaolee Xainhiaxang" w:date="2021-07-06T16:42:00Z">
        <w:r w:rsidR="00117E62">
          <w:rPr>
            <w:sz w:val="22"/>
            <w:szCs w:val="22"/>
          </w:rPr>
          <w:t>s</w:t>
        </w:r>
      </w:ins>
      <w:ins w:id="3531" w:author="Khamsaolee Xainhiaxang" w:date="2021-07-06T16:41:00Z">
        <w:r w:rsidR="00117E62">
          <w:rPr>
            <w:sz w:val="22"/>
            <w:szCs w:val="22"/>
          </w:rPr>
          <w:t xml:space="preserve"> </w:t>
        </w:r>
      </w:ins>
      <w:del w:id="3532" w:author="Khamsaolee Xainhiaxang" w:date="2021-07-06T16:42:00Z">
        <w:r w:rsidR="000E40D2" w:rsidRPr="00782008" w:rsidDel="00117E62">
          <w:rPr>
            <w:sz w:val="22"/>
            <w:szCs w:val="22"/>
          </w:rPr>
          <w:delText xml:space="preserve">saib xyuas </w:delText>
        </w:r>
      </w:del>
      <w:r w:rsidR="000E40D2" w:rsidRPr="00782008">
        <w:rPr>
          <w:sz w:val="22"/>
          <w:szCs w:val="22"/>
        </w:rPr>
        <w:t xml:space="preserve">thiab </w:t>
      </w:r>
      <w:ins w:id="3533" w:author="Khamsaolee Xainhiaxang" w:date="2021-07-06T16:42:00Z">
        <w:r w:rsidR="00117E62">
          <w:rPr>
            <w:sz w:val="22"/>
            <w:szCs w:val="22"/>
          </w:rPr>
          <w:t xml:space="preserve">tau txais </w:t>
        </w:r>
      </w:ins>
      <w:ins w:id="3534" w:author="Khamsaolee Xainhiaxang" w:date="2021-07-06T16:43:00Z">
        <w:r w:rsidR="00117E62">
          <w:rPr>
            <w:sz w:val="22"/>
            <w:szCs w:val="22"/>
          </w:rPr>
          <w:t>hauv kev mus kawm</w:t>
        </w:r>
      </w:ins>
      <w:del w:id="3535" w:author="Khamsaolee Xainhiaxang" w:date="2021-07-06T16:43:00Z">
        <w:r w:rsidR="000E40D2" w:rsidRPr="00782008" w:rsidDel="00117E62">
          <w:rPr>
            <w:sz w:val="22"/>
            <w:szCs w:val="22"/>
          </w:rPr>
          <w:delText>cov sij</w:delText>
        </w:r>
        <w:r w:rsidR="00782008" w:rsidRPr="00782008" w:rsidDel="00117E62">
          <w:rPr>
            <w:sz w:val="22"/>
            <w:szCs w:val="22"/>
          </w:rPr>
          <w:delText xml:space="preserve"> </w:delText>
        </w:r>
        <w:r w:rsidR="000E40D2" w:rsidRPr="00782008" w:rsidDel="00117E62">
          <w:rPr>
            <w:sz w:val="22"/>
            <w:szCs w:val="22"/>
          </w:rPr>
          <w:delText>hawm tsawg dua los nrhiav kev</w:delText>
        </w:r>
      </w:del>
      <w:r w:rsidR="000E40D2" w:rsidRPr="00782008">
        <w:rPr>
          <w:sz w:val="22"/>
          <w:szCs w:val="22"/>
        </w:rPr>
        <w:t xml:space="preserve"> ua</w:t>
      </w:r>
      <w:r w:rsidR="00782008" w:rsidRPr="00782008">
        <w:rPr>
          <w:sz w:val="22"/>
          <w:szCs w:val="22"/>
        </w:rPr>
        <w:t xml:space="preserve"> yeeb yam</w:t>
      </w:r>
      <w:ins w:id="3536" w:author="Khamsaolee Xainhiaxang" w:date="2021-07-06T16:43:00Z">
        <w:r w:rsidR="00117E62">
          <w:rPr>
            <w:sz w:val="22"/>
            <w:szCs w:val="22"/>
          </w:rPr>
          <w:t xml:space="preserve"> tsawg xwb</w:t>
        </w:r>
      </w:ins>
      <w:r w:rsidR="000E40D2" w:rsidRPr="00782008">
        <w:rPr>
          <w:sz w:val="22"/>
          <w:szCs w:val="22"/>
        </w:rPr>
        <w:t xml:space="preserve">. Nov yog ib qho uas TRUSD </w:t>
      </w:r>
      <w:ins w:id="3537" w:author="Khamsaolee Xainhiaxang" w:date="2021-07-06T16:43:00Z">
        <w:r w:rsidR="00117E62">
          <w:rPr>
            <w:sz w:val="22"/>
            <w:szCs w:val="22"/>
          </w:rPr>
          <w:t xml:space="preserve">yuav muaj </w:t>
        </w:r>
      </w:ins>
      <w:r w:rsidR="000E40D2" w:rsidRPr="00782008">
        <w:rPr>
          <w:sz w:val="22"/>
          <w:szCs w:val="22"/>
        </w:rPr>
        <w:t xml:space="preserve">muab </w:t>
      </w:r>
      <w:del w:id="3538" w:author="Khamsaolee Xainhiaxang" w:date="2021-07-06T16:44:00Z">
        <w:r w:rsidR="000E40D2" w:rsidRPr="00782008" w:rsidDel="00117E62">
          <w:rPr>
            <w:sz w:val="22"/>
            <w:szCs w:val="22"/>
          </w:rPr>
          <w:delText xml:space="preserve">kev nkag </w:delText>
        </w:r>
      </w:del>
      <w:r w:rsidR="000E40D2" w:rsidRPr="00782008">
        <w:rPr>
          <w:sz w:val="22"/>
          <w:szCs w:val="22"/>
        </w:rPr>
        <w:t xml:space="preserve">rau cov tub ntxhais </w:t>
      </w:r>
      <w:ins w:id="3539" w:author="Khamsaolee Xainhiaxang" w:date="2021-07-06T16:44:00Z">
        <w:r w:rsidR="00117E62">
          <w:rPr>
            <w:sz w:val="22"/>
            <w:szCs w:val="22"/>
          </w:rPr>
          <w:t xml:space="preserve">kom tau </w:t>
        </w:r>
      </w:ins>
      <w:r w:rsidR="000E40D2" w:rsidRPr="00782008">
        <w:rPr>
          <w:sz w:val="22"/>
          <w:szCs w:val="22"/>
        </w:rPr>
        <w:t>kawm</w:t>
      </w:r>
      <w:del w:id="3540" w:author="Khamsaolee Xainhiaxang" w:date="2021-07-06T16:44:00Z">
        <w:r w:rsidR="000E40D2" w:rsidRPr="00782008" w:rsidDel="00117E62">
          <w:rPr>
            <w:sz w:val="22"/>
            <w:szCs w:val="22"/>
          </w:rPr>
          <w:delText xml:space="preserve"> no</w:delText>
        </w:r>
      </w:del>
      <w:r w:rsidR="000E40D2" w:rsidRPr="00782008">
        <w:rPr>
          <w:sz w:val="22"/>
          <w:szCs w:val="22"/>
        </w:rPr>
        <w:t>.</w:t>
      </w:r>
    </w:p>
    <w:p w14:paraId="0E3D7B24" w14:textId="77777777" w:rsidR="00E43EF1" w:rsidRDefault="00E43EF1">
      <w:pPr>
        <w:pStyle w:val="BodyText"/>
        <w:rPr>
          <w:sz w:val="26"/>
        </w:rPr>
      </w:pPr>
    </w:p>
    <w:p w14:paraId="67A9D257" w14:textId="77777777" w:rsidR="00E43EF1" w:rsidRDefault="00E43EF1">
      <w:pPr>
        <w:pStyle w:val="BodyText"/>
        <w:rPr>
          <w:sz w:val="22"/>
        </w:rPr>
      </w:pPr>
    </w:p>
    <w:p w14:paraId="78F751A2" w14:textId="45E3C523" w:rsidR="00E43EF1" w:rsidRPr="0066723E" w:rsidRDefault="000E40D2">
      <w:pPr>
        <w:pStyle w:val="ListParagraph"/>
        <w:numPr>
          <w:ilvl w:val="1"/>
          <w:numId w:val="24"/>
        </w:numPr>
        <w:tabs>
          <w:tab w:val="left" w:pos="767"/>
        </w:tabs>
        <w:rPr>
          <w:sz w:val="21"/>
          <w:szCs w:val="21"/>
        </w:rPr>
      </w:pPr>
      <w:r w:rsidRPr="0066723E">
        <w:rPr>
          <w:sz w:val="21"/>
          <w:szCs w:val="21"/>
        </w:rPr>
        <w:t>Cov Thawj C</w:t>
      </w:r>
      <w:r w:rsidR="00123862" w:rsidRPr="0066723E">
        <w:rPr>
          <w:sz w:val="21"/>
          <w:szCs w:val="21"/>
        </w:rPr>
        <w:t>oj Ua Hauj Lwm</w:t>
      </w:r>
      <w:r w:rsidRPr="0066723E">
        <w:rPr>
          <w:sz w:val="21"/>
          <w:szCs w:val="21"/>
        </w:rPr>
        <w:t xml:space="preserve"> thiab 3.10 Cov Tub Ntxhais Kawm Ua Hauj</w:t>
      </w:r>
      <w:r w:rsidR="003E3829" w:rsidRPr="0066723E">
        <w:rPr>
          <w:sz w:val="21"/>
          <w:szCs w:val="21"/>
        </w:rPr>
        <w:t xml:space="preserve"> </w:t>
      </w:r>
      <w:r w:rsidRPr="0066723E">
        <w:rPr>
          <w:sz w:val="21"/>
          <w:szCs w:val="21"/>
        </w:rPr>
        <w:t>lwm-Ntxiv</w:t>
      </w:r>
    </w:p>
    <w:p w14:paraId="4303A19F" w14:textId="5D68B888" w:rsidR="00E43EF1" w:rsidRPr="0066723E" w:rsidRDefault="000E40D2" w:rsidP="005E2DB9">
      <w:pPr>
        <w:pStyle w:val="BodyText"/>
        <w:ind w:left="366" w:right="526"/>
        <w:jc w:val="both"/>
        <w:rPr>
          <w:sz w:val="21"/>
          <w:szCs w:val="21"/>
        </w:rPr>
      </w:pPr>
      <w:r w:rsidRPr="0066723E">
        <w:rPr>
          <w:sz w:val="21"/>
          <w:szCs w:val="21"/>
        </w:rPr>
        <w:t xml:space="preserve">Pob nyiaj yuav siv mus </w:t>
      </w:r>
      <w:del w:id="3541" w:author="Khamsaolee Xainhiaxang" w:date="2021-07-06T16:45:00Z">
        <w:r w:rsidRPr="0066723E" w:rsidDel="00117E62">
          <w:rPr>
            <w:sz w:val="21"/>
            <w:szCs w:val="21"/>
          </w:rPr>
          <w:delText xml:space="preserve">txuas ntxiv </w:delText>
        </w:r>
      </w:del>
      <w:r w:rsidRPr="0066723E">
        <w:rPr>
          <w:sz w:val="21"/>
          <w:szCs w:val="21"/>
        </w:rPr>
        <w:t xml:space="preserve">rau 9 </w:t>
      </w:r>
      <w:del w:id="3542" w:author="Khamsaolee Xainhiaxang" w:date="2021-07-06T16:46:00Z">
        <w:r w:rsidRPr="0066723E" w:rsidDel="00117E62">
          <w:rPr>
            <w:sz w:val="21"/>
            <w:szCs w:val="21"/>
          </w:rPr>
          <w:delText>Qhov hauj</w:delText>
        </w:r>
        <w:r w:rsidR="005E2DB9" w:rsidRPr="0066723E" w:rsidDel="00117E62">
          <w:rPr>
            <w:sz w:val="21"/>
            <w:szCs w:val="21"/>
          </w:rPr>
          <w:delText xml:space="preserve"> </w:delText>
        </w:r>
        <w:r w:rsidRPr="0066723E" w:rsidDel="00117E62">
          <w:rPr>
            <w:sz w:val="21"/>
            <w:szCs w:val="21"/>
          </w:rPr>
          <w:delText xml:space="preserve">lwm </w:delText>
        </w:r>
      </w:del>
      <w:r w:rsidRPr="0066723E">
        <w:rPr>
          <w:sz w:val="21"/>
          <w:szCs w:val="21"/>
        </w:rPr>
        <w:t xml:space="preserve">Tus Thawj Coj </w:t>
      </w:r>
      <w:ins w:id="3543" w:author="Khamsaolee Xainhiaxang" w:date="2021-07-06T16:46:00Z">
        <w:r w:rsidR="00117E62">
          <w:rPr>
            <w:sz w:val="21"/>
            <w:szCs w:val="21"/>
          </w:rPr>
          <w:t xml:space="preserve">ua hauj lwm </w:t>
        </w:r>
      </w:ins>
      <w:r w:rsidRPr="0066723E">
        <w:rPr>
          <w:sz w:val="21"/>
          <w:szCs w:val="21"/>
        </w:rPr>
        <w:t xml:space="preserve">los </w:t>
      </w:r>
      <w:ins w:id="3544" w:author="Khamsaolee Xainhiaxang" w:date="2021-07-06T16:47:00Z">
        <w:r w:rsidR="00117E62">
          <w:rPr>
            <w:sz w:val="21"/>
            <w:szCs w:val="21"/>
          </w:rPr>
          <w:t xml:space="preserve">pab kev kawm rau cov tub ntxhais kawm </w:t>
        </w:r>
      </w:ins>
      <w:r w:rsidRPr="0066723E">
        <w:rPr>
          <w:sz w:val="21"/>
          <w:szCs w:val="21"/>
        </w:rPr>
        <w:t xml:space="preserve">txuas ntxiv </w:t>
      </w:r>
      <w:del w:id="3545" w:author="Khamsaolee Xainhiaxang" w:date="2021-07-06T16:48:00Z">
        <w:r w:rsidRPr="0066723E" w:rsidDel="00117E62">
          <w:rPr>
            <w:sz w:val="21"/>
            <w:szCs w:val="21"/>
          </w:rPr>
          <w:delText xml:space="preserve">cov kev kawm </w:delText>
        </w:r>
        <w:r w:rsidR="005E2DB9" w:rsidRPr="0066723E" w:rsidDel="00117E62">
          <w:rPr>
            <w:sz w:val="21"/>
            <w:szCs w:val="21"/>
          </w:rPr>
          <w:delText>Ntaub Ntawv</w:delText>
        </w:r>
        <w:r w:rsidRPr="0066723E" w:rsidDel="00117E62">
          <w:rPr>
            <w:sz w:val="21"/>
            <w:szCs w:val="21"/>
          </w:rPr>
          <w:delText xml:space="preserve"> thiab txhawb ntxiv rau</w:delText>
        </w:r>
      </w:del>
      <w:ins w:id="3546" w:author="Khamsaolee Xainhiaxang" w:date="2021-07-06T16:48:00Z">
        <w:r w:rsidR="00117E62">
          <w:rPr>
            <w:sz w:val="21"/>
            <w:szCs w:val="21"/>
          </w:rPr>
          <w:t>tshwj xeeb yog</w:t>
        </w:r>
      </w:ins>
      <w:r w:rsidRPr="0066723E">
        <w:rPr>
          <w:sz w:val="21"/>
          <w:szCs w:val="21"/>
        </w:rPr>
        <w:t xml:space="preserve"> cov tub ntxhais kawm </w:t>
      </w:r>
      <w:del w:id="3547" w:author="Khamsaolee Xainhiaxang" w:date="2021-07-06T16:48:00Z">
        <w:r w:rsidRPr="0066723E" w:rsidDel="00117E62">
          <w:rPr>
            <w:sz w:val="21"/>
            <w:szCs w:val="21"/>
          </w:rPr>
          <w:delText>nrog rau kev saib xyuas cov tub ntxhais kawm</w:delText>
        </w:r>
      </w:del>
      <w:ins w:id="3548" w:author="Khamsaolee Xainhiaxang" w:date="2021-07-06T16:48:00Z">
        <w:r w:rsidR="00117E62">
          <w:rPr>
            <w:sz w:val="21"/>
            <w:szCs w:val="21"/>
          </w:rPr>
          <w:t>uas</w:t>
        </w:r>
      </w:ins>
      <w:r w:rsidRPr="0066723E">
        <w:rPr>
          <w:sz w:val="21"/>
          <w:szCs w:val="21"/>
        </w:rPr>
        <w:t xml:space="preserve"> tsis </w:t>
      </w:r>
      <w:ins w:id="3549" w:author="Khamsaolee Xainhiaxang" w:date="2021-07-06T16:48:00Z">
        <w:r w:rsidR="00117E62">
          <w:rPr>
            <w:sz w:val="21"/>
            <w:szCs w:val="21"/>
          </w:rPr>
          <w:t>raug suav</w:t>
        </w:r>
      </w:ins>
      <w:del w:id="3550" w:author="Khamsaolee Xainhiaxang" w:date="2021-07-06T16:48:00Z">
        <w:r w:rsidRPr="0066723E" w:rsidDel="00117E62">
          <w:rPr>
            <w:sz w:val="21"/>
            <w:szCs w:val="21"/>
          </w:rPr>
          <w:delText>meej pem</w:delText>
        </w:r>
      </w:del>
      <w:r w:rsidRPr="0066723E">
        <w:rPr>
          <w:sz w:val="21"/>
          <w:szCs w:val="21"/>
        </w:rPr>
        <w:t xml:space="preserve">. Kev tshawb fawb qhia </w:t>
      </w:r>
      <w:del w:id="3551" w:author="Khamsaolee Xainhiaxang" w:date="2021-07-06T16:49:00Z">
        <w:r w:rsidRPr="0066723E" w:rsidDel="00117E62">
          <w:rPr>
            <w:sz w:val="21"/>
            <w:szCs w:val="21"/>
          </w:rPr>
          <w:delText xml:space="preserve">tau </w:delText>
        </w:r>
      </w:del>
      <w:ins w:id="3552" w:author="Khamsaolee Xainhiaxang" w:date="2021-07-06T16:49:00Z">
        <w:r w:rsidR="00117E62" w:rsidRPr="0066723E">
          <w:rPr>
            <w:sz w:val="21"/>
            <w:szCs w:val="21"/>
          </w:rPr>
          <w:t xml:space="preserve"> </w:t>
        </w:r>
      </w:ins>
      <w:r w:rsidRPr="0066723E">
        <w:rPr>
          <w:sz w:val="21"/>
          <w:szCs w:val="21"/>
        </w:rPr>
        <w:t xml:space="preserve">tias cov tub ntxhais kawm ntawv uas nquag thiab </w:t>
      </w:r>
      <w:ins w:id="3553" w:author="Khamsaolee Xainhiaxang" w:date="2021-07-06T16:49:00Z">
        <w:r w:rsidR="00A36F20">
          <w:rPr>
            <w:sz w:val="21"/>
            <w:szCs w:val="21"/>
          </w:rPr>
          <w:t xml:space="preserve">muab </w:t>
        </w:r>
      </w:ins>
      <w:r w:rsidRPr="0066723E">
        <w:rPr>
          <w:sz w:val="21"/>
          <w:szCs w:val="21"/>
        </w:rPr>
        <w:t xml:space="preserve">koom tes </w:t>
      </w:r>
      <w:del w:id="3554" w:author="Khamsaolee Xainhiaxang" w:date="2021-07-06T16:49:00Z">
        <w:r w:rsidRPr="0066723E" w:rsidDel="00A36F20">
          <w:rPr>
            <w:sz w:val="21"/>
            <w:szCs w:val="21"/>
          </w:rPr>
          <w:delText>hauv</w:delText>
        </w:r>
      </w:del>
      <w:ins w:id="3555" w:author="Khamsaolee Xainhiaxang" w:date="2021-07-06T16:49:00Z">
        <w:r w:rsidR="00A36F20">
          <w:rPr>
            <w:sz w:val="21"/>
            <w:szCs w:val="21"/>
          </w:rPr>
          <w:t>nrog</w:t>
        </w:r>
      </w:ins>
      <w:del w:id="3556" w:author="Khamsaolee Xainhiaxang" w:date="2021-07-06T16:49:00Z">
        <w:r w:rsidRPr="0066723E" w:rsidDel="00A36F20">
          <w:rPr>
            <w:sz w:val="21"/>
            <w:szCs w:val="21"/>
          </w:rPr>
          <w:delText xml:space="preserve"> </w:delText>
        </w:r>
      </w:del>
      <w:r w:rsidRPr="0066723E">
        <w:rPr>
          <w:sz w:val="21"/>
          <w:szCs w:val="21"/>
        </w:rPr>
        <w:t xml:space="preserve">tsev kawm ntawv kawm tau zoo dua. Cov tub ntxhais kawm yuav </w:t>
      </w:r>
      <w:del w:id="3557" w:author="Khamsaolee Xainhiaxang" w:date="2021-07-06T16:50:00Z">
        <w:r w:rsidRPr="0066723E" w:rsidDel="00A36F20">
          <w:rPr>
            <w:sz w:val="21"/>
            <w:szCs w:val="21"/>
          </w:rPr>
          <w:delText>muaj kev</w:delText>
        </w:r>
      </w:del>
      <w:ins w:id="3558" w:author="Khamsaolee Xainhiaxang" w:date="2021-07-06T16:50:00Z">
        <w:r w:rsidR="00A36F20">
          <w:rPr>
            <w:sz w:val="21"/>
            <w:szCs w:val="21"/>
          </w:rPr>
          <w:t>tuab yeem</w:t>
        </w:r>
      </w:ins>
      <w:r w:rsidRPr="0066723E">
        <w:rPr>
          <w:sz w:val="21"/>
          <w:szCs w:val="21"/>
        </w:rPr>
        <w:t xml:space="preserve"> nkag mus </w:t>
      </w:r>
      <w:ins w:id="3559" w:author="Khamsaolee Xainhiaxang" w:date="2021-07-06T16:50:00Z">
        <w:r w:rsidR="00A36F20">
          <w:rPr>
            <w:sz w:val="21"/>
            <w:szCs w:val="21"/>
          </w:rPr>
          <w:t xml:space="preserve">tau </w:t>
        </w:r>
      </w:ins>
      <w:r w:rsidRPr="0066723E">
        <w:rPr>
          <w:sz w:val="21"/>
          <w:szCs w:val="21"/>
        </w:rPr>
        <w:t xml:space="preserve">rau cov dej num </w:t>
      </w:r>
      <w:ins w:id="3560" w:author="Khamsaolee Xainhiaxang" w:date="2021-07-06T16:51:00Z">
        <w:r w:rsidR="00A36F20">
          <w:rPr>
            <w:sz w:val="21"/>
            <w:szCs w:val="21"/>
          </w:rPr>
          <w:t xml:space="preserve">ntawm </w:t>
        </w:r>
      </w:ins>
      <w:r w:rsidRPr="0066723E">
        <w:rPr>
          <w:sz w:val="21"/>
          <w:szCs w:val="21"/>
        </w:rPr>
        <w:t xml:space="preserve">kev kawm, kev sib tw, thiab kev ua kis las uas yuav </w:t>
      </w:r>
      <w:ins w:id="3561" w:author="Khamsaolee Xainhiaxang" w:date="2021-07-06T16:51:00Z">
        <w:r w:rsidR="00A36F20">
          <w:rPr>
            <w:sz w:val="21"/>
            <w:szCs w:val="21"/>
          </w:rPr>
          <w:t xml:space="preserve">pab </w:t>
        </w:r>
      </w:ins>
      <w:r w:rsidRPr="0066723E">
        <w:rPr>
          <w:sz w:val="21"/>
          <w:szCs w:val="21"/>
        </w:rPr>
        <w:t>txhawb nqa tub ntxhais kawm kev sib koom tes, kev loj hlob hauv kev sib raug zoo, thiab txhim kho cov tub ntxhais kawm</w:t>
      </w:r>
      <w:ins w:id="3562" w:author="Khamsaolee Xainhiaxang" w:date="2021-07-06T16:51:00Z">
        <w:r w:rsidR="00A36F20">
          <w:rPr>
            <w:sz w:val="21"/>
            <w:szCs w:val="21"/>
          </w:rPr>
          <w:t xml:space="preserve"> kom kawm tau zoo</w:t>
        </w:r>
      </w:ins>
      <w:r w:rsidRPr="0066723E">
        <w:rPr>
          <w:sz w:val="21"/>
          <w:szCs w:val="21"/>
        </w:rPr>
        <w:t xml:space="preserve">. </w:t>
      </w:r>
      <w:ins w:id="3563" w:author="Khamsaolee Xainhiaxang" w:date="2021-07-06T16:52:00Z">
        <w:r w:rsidR="00A36F20">
          <w:rPr>
            <w:sz w:val="21"/>
            <w:szCs w:val="21"/>
          </w:rPr>
          <w:t xml:space="preserve">Yam uas lawv yuav tau txais nyob rau haum kev kawm yog </w:t>
        </w:r>
      </w:ins>
      <w:ins w:id="3564" w:author="Khamsaolee Xainhiaxang" w:date="2021-07-06T16:56:00Z">
        <w:r w:rsidR="00A36F20">
          <w:rPr>
            <w:sz w:val="21"/>
            <w:szCs w:val="21"/>
          </w:rPr>
          <w:t xml:space="preserve">kev nqis tes ua raw ski kawm, mus ntoj ncig, thiab koom txoos. </w:t>
        </w:r>
      </w:ins>
      <w:r w:rsidRPr="0066723E">
        <w:rPr>
          <w:sz w:val="21"/>
          <w:szCs w:val="21"/>
        </w:rPr>
        <w:t xml:space="preserve">Ib qho ntxiv, yuav muab cov hauv kev rau cov kev sib tw kawm </w:t>
      </w:r>
      <w:r w:rsidR="005E2DB9" w:rsidRPr="0066723E">
        <w:rPr>
          <w:sz w:val="21"/>
          <w:szCs w:val="21"/>
        </w:rPr>
        <w:t>ntaub ntawv</w:t>
      </w:r>
      <w:r w:rsidRPr="0066723E">
        <w:rPr>
          <w:sz w:val="21"/>
          <w:szCs w:val="21"/>
        </w:rPr>
        <w:t xml:space="preserve"> thiab kis las. Cov kev tshawb fawb tau muab keeb kwm kev sib txheeb ntawm cov tub ntxhais kawm kev koom tes thiab tub ntxhais kawm kev</w:t>
      </w:r>
      <w:del w:id="3565" w:author="Khamsaolee Xainhiaxang" w:date="2021-07-06T16:59:00Z">
        <w:r w:rsidRPr="0066723E" w:rsidDel="00194119">
          <w:rPr>
            <w:sz w:val="21"/>
            <w:szCs w:val="21"/>
          </w:rPr>
          <w:delText xml:space="preserve"> ua</w:delText>
        </w:r>
      </w:del>
      <w:ins w:id="3566" w:author="Khamsaolee Xainhiaxang" w:date="2021-07-06T16:59:00Z">
        <w:r w:rsidR="00194119">
          <w:rPr>
            <w:sz w:val="21"/>
            <w:szCs w:val="21"/>
          </w:rPr>
          <w:t>kawm</w:t>
        </w:r>
      </w:ins>
      <w:r w:rsidRPr="0066723E">
        <w:rPr>
          <w:sz w:val="21"/>
          <w:szCs w:val="21"/>
        </w:rPr>
        <w:t xml:space="preserve"> tiav. Cov tub ntxhais kawm </w:t>
      </w:r>
      <w:ins w:id="3567" w:author="Khamsaolee Xainhiaxang" w:date="2021-07-06T16:59:00Z">
        <w:r w:rsidR="00194119">
          <w:rPr>
            <w:sz w:val="21"/>
            <w:szCs w:val="21"/>
          </w:rPr>
          <w:t xml:space="preserve">uas </w:t>
        </w:r>
      </w:ins>
      <w:r w:rsidRPr="0066723E">
        <w:rPr>
          <w:sz w:val="21"/>
          <w:szCs w:val="21"/>
        </w:rPr>
        <w:t xml:space="preserve">tsis </w:t>
      </w:r>
      <w:del w:id="3568" w:author="Khamsaolee Xainhiaxang" w:date="2021-07-06T16:59:00Z">
        <w:r w:rsidRPr="0066723E" w:rsidDel="00194119">
          <w:rPr>
            <w:sz w:val="21"/>
            <w:szCs w:val="21"/>
          </w:rPr>
          <w:delText xml:space="preserve">tshua </w:delText>
        </w:r>
      </w:del>
      <w:ins w:id="3569" w:author="Khamsaolee Xainhiaxang" w:date="2021-07-06T16:59:00Z">
        <w:r w:rsidR="00194119">
          <w:rPr>
            <w:sz w:val="21"/>
            <w:szCs w:val="21"/>
          </w:rPr>
          <w:t>raug suav</w:t>
        </w:r>
        <w:r w:rsidR="00194119" w:rsidRPr="0066723E">
          <w:rPr>
            <w:sz w:val="21"/>
            <w:szCs w:val="21"/>
          </w:rPr>
          <w:t xml:space="preserve"> </w:t>
        </w:r>
      </w:ins>
      <w:del w:id="3570" w:author="Khamsaolee Xainhiaxang" w:date="2021-07-06T17:00:00Z">
        <w:r w:rsidRPr="0066723E" w:rsidDel="00194119">
          <w:rPr>
            <w:sz w:val="21"/>
            <w:szCs w:val="21"/>
          </w:rPr>
          <w:delText xml:space="preserve">nco qab </w:delText>
        </w:r>
      </w:del>
      <w:r w:rsidRPr="0066723E">
        <w:rPr>
          <w:sz w:val="21"/>
          <w:szCs w:val="21"/>
        </w:rPr>
        <w:t xml:space="preserve">feem ntau tsis muaj </w:t>
      </w:r>
      <w:ins w:id="3571" w:author="Khamsaolee Xainhiaxang" w:date="2021-07-06T17:00:00Z">
        <w:r w:rsidR="00194119">
          <w:rPr>
            <w:sz w:val="21"/>
            <w:szCs w:val="21"/>
          </w:rPr>
          <w:t xml:space="preserve">tsam thawj tau txais tej yam zoo li </w:t>
        </w:r>
      </w:ins>
      <w:ins w:id="3572" w:author="Khamsaolee Xainhiaxang" w:date="2021-07-06T17:01:00Z">
        <w:r w:rsidR="00194119">
          <w:rPr>
            <w:sz w:val="21"/>
            <w:szCs w:val="21"/>
          </w:rPr>
          <w:t>tau hais los</w:t>
        </w:r>
      </w:ins>
      <w:del w:id="3573" w:author="Khamsaolee Xainhiaxang" w:date="2021-07-06T17:00:00Z">
        <w:r w:rsidRPr="0066723E" w:rsidDel="00194119">
          <w:rPr>
            <w:sz w:val="21"/>
            <w:szCs w:val="21"/>
          </w:rPr>
          <w:delText>peev nyiaj los koom rau cov hauj</w:delText>
        </w:r>
        <w:r w:rsidR="005E2DB9" w:rsidRPr="0066723E" w:rsidDel="00194119">
          <w:rPr>
            <w:sz w:val="21"/>
            <w:szCs w:val="21"/>
          </w:rPr>
          <w:delText xml:space="preserve"> </w:delText>
        </w:r>
      </w:del>
      <w:del w:id="3574" w:author="Khamsaolee Xainhiaxang" w:date="2021-07-06T17:01:00Z">
        <w:r w:rsidRPr="0066723E" w:rsidDel="00194119">
          <w:rPr>
            <w:sz w:val="21"/>
            <w:szCs w:val="21"/>
          </w:rPr>
          <w:delText>lwm sab nrau</w:delText>
        </w:r>
        <w:r w:rsidR="005E2DB9" w:rsidRPr="0066723E" w:rsidDel="00194119">
          <w:rPr>
            <w:sz w:val="21"/>
            <w:szCs w:val="21"/>
          </w:rPr>
          <w:delText>v</w:delText>
        </w:r>
        <w:r w:rsidRPr="0066723E" w:rsidDel="00194119">
          <w:rPr>
            <w:sz w:val="21"/>
            <w:szCs w:val="21"/>
          </w:rPr>
          <w:delText xml:space="preserve"> ntxiv xws li cov tau teev</w:delText>
        </w:r>
      </w:del>
      <w:r w:rsidRPr="0066723E">
        <w:rPr>
          <w:sz w:val="21"/>
          <w:szCs w:val="21"/>
        </w:rPr>
        <w:t xml:space="preserve"> saum toj no. </w:t>
      </w:r>
      <w:ins w:id="3575" w:author="Khamsaolee Xainhiaxang" w:date="2021-07-06T17:01:00Z">
        <w:r w:rsidR="00194119">
          <w:rPr>
            <w:sz w:val="21"/>
            <w:szCs w:val="21"/>
          </w:rPr>
          <w:t xml:space="preserve">Kev </w:t>
        </w:r>
      </w:ins>
      <w:r w:rsidRPr="0066723E">
        <w:rPr>
          <w:sz w:val="21"/>
          <w:szCs w:val="21"/>
        </w:rPr>
        <w:t xml:space="preserve">Nthuav txoj </w:t>
      </w:r>
      <w:ins w:id="3576" w:author="Khamsaolee Xainhiaxang" w:date="2021-07-06T17:02:00Z">
        <w:r w:rsidR="003410A5">
          <w:rPr>
            <w:sz w:val="21"/>
            <w:szCs w:val="21"/>
          </w:rPr>
          <w:t xml:space="preserve">hauv </w:t>
        </w:r>
      </w:ins>
      <w:r w:rsidRPr="0066723E">
        <w:rPr>
          <w:sz w:val="21"/>
          <w:szCs w:val="21"/>
        </w:rPr>
        <w:t xml:space="preserve">kev </w:t>
      </w:r>
      <w:del w:id="3577" w:author="Khamsaolee Xainhiaxang" w:date="2021-07-06T17:02:00Z">
        <w:r w:rsidRPr="0066723E" w:rsidDel="003410A5">
          <w:rPr>
            <w:sz w:val="21"/>
            <w:szCs w:val="21"/>
          </w:rPr>
          <w:delText xml:space="preserve">nkag mus </w:delText>
        </w:r>
      </w:del>
      <w:r w:rsidRPr="0066723E">
        <w:rPr>
          <w:sz w:val="21"/>
          <w:szCs w:val="21"/>
        </w:rPr>
        <w:t xml:space="preserve">no </w:t>
      </w:r>
      <w:del w:id="3578" w:author="Khamsaolee Xainhiaxang" w:date="2021-07-06T17:02:00Z">
        <w:r w:rsidRPr="0066723E" w:rsidDel="003410A5">
          <w:rPr>
            <w:sz w:val="21"/>
            <w:szCs w:val="21"/>
          </w:rPr>
          <w:delText>yog qhov muaj</w:delText>
        </w:r>
      </w:del>
      <w:ins w:id="3579" w:author="Khamsaolee Xainhiaxang" w:date="2021-07-06T17:02:00Z">
        <w:r w:rsidR="003410A5">
          <w:rPr>
            <w:sz w:val="21"/>
            <w:szCs w:val="21"/>
          </w:rPr>
          <w:t>yuav zoo yam li tus choj rau</w:t>
        </w:r>
      </w:ins>
      <w:ins w:id="3580" w:author="Khamsaolee Xainhiaxang" w:date="2021-07-06T17:03:00Z">
        <w:r w:rsidR="003410A5">
          <w:rPr>
            <w:sz w:val="21"/>
            <w:szCs w:val="21"/>
          </w:rPr>
          <w:t>peb cov tub ntxhais kawm hla kom dhau qhov teeb meem no</w:t>
        </w:r>
      </w:ins>
      <w:del w:id="3581" w:author="Khamsaolee Xainhiaxang" w:date="2021-07-06T17:03:00Z">
        <w:r w:rsidRPr="0066723E" w:rsidDel="003410A5">
          <w:rPr>
            <w:sz w:val="21"/>
            <w:szCs w:val="21"/>
          </w:rPr>
          <w:delText xml:space="preserve"> feem uas ua rau muaj kev cuam tshuam rau peb cov tub ntxhais kawm</w:delText>
        </w:r>
      </w:del>
      <w:r w:rsidRPr="0066723E">
        <w:rPr>
          <w:sz w:val="21"/>
          <w:szCs w:val="21"/>
        </w:rPr>
        <w:t>.</w:t>
      </w:r>
    </w:p>
    <w:p w14:paraId="7D5C2EA5" w14:textId="77777777" w:rsidR="00E43EF1" w:rsidRDefault="00E43EF1">
      <w:pPr>
        <w:pStyle w:val="BodyText"/>
        <w:rPr>
          <w:sz w:val="26"/>
        </w:rPr>
      </w:pPr>
    </w:p>
    <w:p w14:paraId="547660A2" w14:textId="77777777" w:rsidR="00E43EF1" w:rsidRDefault="00E43EF1">
      <w:pPr>
        <w:pStyle w:val="BodyText"/>
        <w:rPr>
          <w:sz w:val="22"/>
        </w:rPr>
      </w:pPr>
    </w:p>
    <w:p w14:paraId="5C6607E2" w14:textId="7E7F78CB" w:rsidR="00E43EF1" w:rsidRPr="0066723E" w:rsidRDefault="000E40D2" w:rsidP="00CD57D0">
      <w:pPr>
        <w:pStyle w:val="ListParagraph"/>
        <w:numPr>
          <w:ilvl w:val="1"/>
          <w:numId w:val="23"/>
        </w:numPr>
        <w:tabs>
          <w:tab w:val="left" w:pos="900"/>
        </w:tabs>
        <w:jc w:val="both"/>
        <w:rPr>
          <w:sz w:val="21"/>
          <w:szCs w:val="21"/>
        </w:rPr>
      </w:pPr>
      <w:r w:rsidRPr="0066723E">
        <w:rPr>
          <w:sz w:val="21"/>
          <w:szCs w:val="21"/>
        </w:rPr>
        <w:t xml:space="preserve">Tus Kws Pab Tswv Yim </w:t>
      </w:r>
      <w:ins w:id="3582" w:author="Khamsaolee Xainhiaxang" w:date="2021-07-06T20:55:00Z">
        <w:r w:rsidR="0051028F">
          <w:rPr>
            <w:sz w:val="21"/>
            <w:szCs w:val="21"/>
          </w:rPr>
          <w:t>Ntawm Qhov Chaw Loj</w:t>
        </w:r>
      </w:ins>
      <w:del w:id="3583" w:author="Khamsaolee Xainhiaxang" w:date="2021-07-06T20:53:00Z">
        <w:r w:rsidRPr="0066723E" w:rsidDel="0051028F">
          <w:rPr>
            <w:sz w:val="21"/>
            <w:szCs w:val="21"/>
          </w:rPr>
          <w:delText>Hauv Ib Chee</w:delText>
        </w:r>
        <w:r w:rsidR="001B53FF" w:rsidRPr="0066723E" w:rsidDel="0051028F">
          <w:rPr>
            <w:sz w:val="21"/>
            <w:szCs w:val="21"/>
          </w:rPr>
          <w:delText>b Tsam</w:delText>
        </w:r>
        <w:r w:rsidRPr="0066723E" w:rsidDel="0051028F">
          <w:rPr>
            <w:sz w:val="21"/>
            <w:szCs w:val="21"/>
          </w:rPr>
          <w:delText xml:space="preserve"> </w:delText>
        </w:r>
      </w:del>
      <w:r w:rsidRPr="0066723E">
        <w:rPr>
          <w:sz w:val="21"/>
          <w:szCs w:val="21"/>
        </w:rPr>
        <w:t xml:space="preserve">rau </w:t>
      </w:r>
      <w:del w:id="3584" w:author="Khamsaolee Xainhiaxang" w:date="2021-07-06T20:53:00Z">
        <w:r w:rsidRPr="0066723E" w:rsidDel="0051028F">
          <w:rPr>
            <w:sz w:val="21"/>
            <w:szCs w:val="21"/>
          </w:rPr>
          <w:delText>Kev Ua Neej</w:delText>
        </w:r>
      </w:del>
      <w:ins w:id="3585" w:author="Khamsaolee Xainhiaxang" w:date="2021-07-06T20:53:00Z">
        <w:r w:rsidR="0051028F">
          <w:rPr>
            <w:sz w:val="21"/>
            <w:szCs w:val="21"/>
          </w:rPr>
          <w:t>sib Raug Zoo</w:t>
        </w:r>
      </w:ins>
    </w:p>
    <w:p w14:paraId="51494B8E" w14:textId="3D3BF281" w:rsidR="00E43EF1" w:rsidRPr="0066723E" w:rsidRDefault="00A74629" w:rsidP="00CD57D0">
      <w:pPr>
        <w:pStyle w:val="BodyText"/>
        <w:ind w:left="366" w:right="1046"/>
        <w:jc w:val="both"/>
        <w:rPr>
          <w:sz w:val="21"/>
          <w:szCs w:val="21"/>
        </w:rPr>
      </w:pPr>
      <w:ins w:id="3586" w:author="Khamsaolee Xainhiaxang" w:date="2021-07-06T20:55:00Z">
        <w:r>
          <w:rPr>
            <w:sz w:val="21"/>
            <w:szCs w:val="21"/>
          </w:rPr>
          <w:t xml:space="preserve">Tus Pab Tswv Yim Ntawm </w:t>
        </w:r>
      </w:ins>
      <w:r w:rsidR="000E40D2" w:rsidRPr="0066723E">
        <w:rPr>
          <w:sz w:val="21"/>
          <w:szCs w:val="21"/>
        </w:rPr>
        <w:t xml:space="preserve">Lub chaw </w:t>
      </w:r>
      <w:ins w:id="3587" w:author="Khamsaolee Xainhiaxang" w:date="2021-07-06T20:55:00Z">
        <w:r>
          <w:rPr>
            <w:sz w:val="21"/>
            <w:szCs w:val="21"/>
          </w:rPr>
          <w:t xml:space="preserve">Loj </w:t>
        </w:r>
      </w:ins>
      <w:del w:id="3588" w:author="Khamsaolee Xainhiaxang" w:date="2021-07-06T20:56:00Z">
        <w:r w:rsidR="000E40D2" w:rsidRPr="0066723E" w:rsidDel="00A74629">
          <w:rPr>
            <w:sz w:val="21"/>
            <w:szCs w:val="21"/>
          </w:rPr>
          <w:delText>pab</w:delText>
        </w:r>
        <w:r w:rsidR="00CD57D0" w:rsidRPr="0066723E" w:rsidDel="00A74629">
          <w:rPr>
            <w:sz w:val="21"/>
            <w:szCs w:val="21"/>
          </w:rPr>
          <w:delText xml:space="preserve"> </w:delText>
        </w:r>
        <w:r w:rsidR="000E40D2" w:rsidRPr="0066723E" w:rsidDel="00A74629">
          <w:rPr>
            <w:sz w:val="21"/>
            <w:szCs w:val="21"/>
          </w:rPr>
          <w:delText>cuam tus pab tswv</w:delText>
        </w:r>
        <w:r w:rsidR="00CD57D0" w:rsidRPr="0066723E" w:rsidDel="00A74629">
          <w:rPr>
            <w:sz w:val="21"/>
            <w:szCs w:val="21"/>
          </w:rPr>
          <w:delText xml:space="preserve"> </w:delText>
        </w:r>
        <w:r w:rsidR="000E40D2" w:rsidRPr="0066723E" w:rsidDel="00A74629">
          <w:rPr>
            <w:sz w:val="21"/>
            <w:szCs w:val="21"/>
          </w:rPr>
          <w:delText xml:space="preserve">yim nruab nrab </w:delText>
        </w:r>
      </w:del>
      <w:r w:rsidR="000E40D2" w:rsidRPr="0066723E">
        <w:rPr>
          <w:sz w:val="21"/>
          <w:szCs w:val="21"/>
        </w:rPr>
        <w:t xml:space="preserve">yuav muab kev cob qhia txog kev </w:t>
      </w:r>
      <w:del w:id="3589" w:author="Khamsaolee Xainhiaxang" w:date="2021-07-06T20:56:00Z">
        <w:r w:rsidR="000E40D2" w:rsidRPr="0066723E" w:rsidDel="00A74629">
          <w:rPr>
            <w:sz w:val="21"/>
            <w:szCs w:val="21"/>
          </w:rPr>
          <w:delText>mob hlwb</w:delText>
        </w:r>
      </w:del>
      <w:ins w:id="3590" w:author="Khamsaolee Xainhiaxang" w:date="2021-07-06T20:58:00Z">
        <w:r>
          <w:rPr>
            <w:sz w:val="21"/>
            <w:szCs w:val="21"/>
          </w:rPr>
          <w:t>xav</w:t>
        </w:r>
      </w:ins>
      <w:r w:rsidR="000E40D2" w:rsidRPr="0066723E">
        <w:rPr>
          <w:sz w:val="21"/>
          <w:szCs w:val="21"/>
        </w:rPr>
        <w:t xml:space="preserve"> thiab cov kev pab</w:t>
      </w:r>
      <w:r w:rsidR="00CD57D0" w:rsidRPr="0066723E">
        <w:rPr>
          <w:sz w:val="21"/>
          <w:szCs w:val="21"/>
        </w:rPr>
        <w:t xml:space="preserve"> </w:t>
      </w:r>
      <w:del w:id="3591" w:author="Khamsaolee Xainhiaxang" w:date="2021-07-06T21:02:00Z">
        <w:r w:rsidR="000E40D2" w:rsidRPr="0066723E" w:rsidDel="00A74629">
          <w:rPr>
            <w:sz w:val="21"/>
            <w:szCs w:val="21"/>
          </w:rPr>
          <w:delText xml:space="preserve">cuam </w:delText>
        </w:r>
      </w:del>
      <w:r w:rsidR="000E40D2" w:rsidRPr="0066723E">
        <w:rPr>
          <w:sz w:val="21"/>
          <w:szCs w:val="21"/>
        </w:rPr>
        <w:t>rau</w:t>
      </w:r>
      <w:r w:rsidR="00CD57D0" w:rsidRPr="0066723E">
        <w:rPr>
          <w:sz w:val="21"/>
          <w:szCs w:val="21"/>
        </w:rPr>
        <w:t xml:space="preserve"> Tsev Kawm</w:t>
      </w:r>
      <w:r w:rsidR="000E40D2" w:rsidRPr="0066723E">
        <w:rPr>
          <w:sz w:val="21"/>
          <w:szCs w:val="21"/>
        </w:rPr>
        <w:t xml:space="preserve"> Twin Rivers cov tub-ntxhais kawm ntawv thiab cov neeg ua hauj</w:t>
      </w:r>
      <w:r w:rsidR="00CD57D0" w:rsidRPr="0066723E">
        <w:rPr>
          <w:sz w:val="21"/>
          <w:szCs w:val="21"/>
        </w:rPr>
        <w:t xml:space="preserve"> </w:t>
      </w:r>
      <w:r w:rsidR="000E40D2" w:rsidRPr="0066723E">
        <w:rPr>
          <w:sz w:val="21"/>
          <w:szCs w:val="21"/>
        </w:rPr>
        <w:t xml:space="preserve">lwm nrog </w:t>
      </w:r>
      <w:del w:id="3592" w:author="Khamsaolee Xainhiaxang" w:date="2021-07-06T21:03:00Z">
        <w:r w:rsidR="000E40D2" w:rsidRPr="0066723E" w:rsidDel="00A74629">
          <w:rPr>
            <w:sz w:val="21"/>
            <w:szCs w:val="21"/>
          </w:rPr>
          <w:delText xml:space="preserve">thiab </w:delText>
        </w:r>
      </w:del>
      <w:ins w:id="3593" w:author="Khamsaolee Xainhiaxang" w:date="2021-07-06T21:03:00Z">
        <w:r>
          <w:rPr>
            <w:sz w:val="21"/>
            <w:szCs w:val="21"/>
          </w:rPr>
          <w:t>rau</w:t>
        </w:r>
        <w:r w:rsidRPr="0066723E">
          <w:rPr>
            <w:sz w:val="21"/>
            <w:szCs w:val="21"/>
          </w:rPr>
          <w:t xml:space="preserve"> </w:t>
        </w:r>
      </w:ins>
      <w:r w:rsidR="000E40D2" w:rsidRPr="0066723E">
        <w:rPr>
          <w:sz w:val="21"/>
          <w:szCs w:val="21"/>
        </w:rPr>
        <w:t>muab kev pab rau cov me</w:t>
      </w:r>
      <w:r w:rsidR="00CD57D0" w:rsidRPr="0066723E">
        <w:rPr>
          <w:sz w:val="21"/>
          <w:szCs w:val="21"/>
        </w:rPr>
        <w:t xml:space="preserve"> </w:t>
      </w:r>
      <w:r w:rsidR="000E40D2" w:rsidRPr="0066723E">
        <w:rPr>
          <w:sz w:val="21"/>
          <w:szCs w:val="21"/>
        </w:rPr>
        <w:t xml:space="preserve">nyuam kawm </w:t>
      </w:r>
      <w:del w:id="3594" w:author="Khamsaolee Xainhiaxang" w:date="2021-07-06T21:03:00Z">
        <w:r w:rsidR="000E40D2" w:rsidRPr="0066723E" w:rsidDel="00A74629">
          <w:rPr>
            <w:sz w:val="21"/>
            <w:szCs w:val="21"/>
          </w:rPr>
          <w:delText>tsis tau kawm</w:delText>
        </w:r>
      </w:del>
      <w:ins w:id="3595" w:author="Khamsaolee Xainhiaxang" w:date="2021-07-06T21:03:00Z">
        <w:r>
          <w:rPr>
            <w:sz w:val="21"/>
            <w:szCs w:val="21"/>
          </w:rPr>
          <w:t>raug xam</w:t>
        </w:r>
      </w:ins>
      <w:r w:rsidR="000E40D2" w:rsidRPr="0066723E">
        <w:rPr>
          <w:sz w:val="21"/>
          <w:szCs w:val="21"/>
        </w:rPr>
        <w:t xml:space="preserve"> thiab cov tsev kawm ntawv </w:t>
      </w:r>
      <w:ins w:id="3596" w:author="Khamsaolee Xainhiaxang" w:date="2021-07-06T21:07:00Z">
        <w:r w:rsidR="008B3E89">
          <w:rPr>
            <w:sz w:val="21"/>
            <w:szCs w:val="21"/>
          </w:rPr>
          <w:t xml:space="preserve">tsis tshua muaj </w:t>
        </w:r>
      </w:ins>
      <w:del w:id="3597" w:author="Khamsaolee Xainhiaxang" w:date="2021-07-06T21:08:00Z">
        <w:r w:rsidR="000E40D2" w:rsidRPr="0066723E" w:rsidDel="008B3E89">
          <w:rPr>
            <w:sz w:val="21"/>
            <w:szCs w:val="21"/>
          </w:rPr>
          <w:delText xml:space="preserve">nrog </w:delText>
        </w:r>
      </w:del>
      <w:r w:rsidR="000E40D2" w:rsidRPr="0066723E">
        <w:rPr>
          <w:sz w:val="21"/>
          <w:szCs w:val="21"/>
        </w:rPr>
        <w:t>kev pab tswv yim.</w:t>
      </w:r>
    </w:p>
    <w:p w14:paraId="03E47A5B" w14:textId="77777777" w:rsidR="00E43EF1" w:rsidRDefault="00E43EF1">
      <w:pPr>
        <w:pStyle w:val="BodyText"/>
      </w:pPr>
    </w:p>
    <w:p w14:paraId="6F369A85" w14:textId="2BA95CAE" w:rsidR="00E43EF1" w:rsidRPr="0066723E" w:rsidRDefault="000E40D2" w:rsidP="00810FB1">
      <w:pPr>
        <w:pStyle w:val="ListParagraph"/>
        <w:numPr>
          <w:ilvl w:val="1"/>
          <w:numId w:val="23"/>
        </w:numPr>
        <w:tabs>
          <w:tab w:val="left" w:pos="900"/>
        </w:tabs>
        <w:jc w:val="both"/>
        <w:rPr>
          <w:sz w:val="21"/>
          <w:szCs w:val="21"/>
        </w:rPr>
      </w:pPr>
      <w:r w:rsidRPr="0066723E">
        <w:rPr>
          <w:sz w:val="21"/>
          <w:szCs w:val="21"/>
        </w:rPr>
        <w:t xml:space="preserve">Kev xyaum </w:t>
      </w:r>
      <w:del w:id="3598" w:author="Khamsaolee Xainhiaxang" w:date="2021-07-06T21:10:00Z">
        <w:r w:rsidRPr="0066723E" w:rsidDel="008B3E89">
          <w:rPr>
            <w:sz w:val="21"/>
            <w:szCs w:val="21"/>
          </w:rPr>
          <w:delText>coj kom zoo</w:delText>
        </w:r>
      </w:del>
      <w:ins w:id="3599" w:author="Khamsaolee Xainhiaxang" w:date="2021-07-06T21:10:00Z">
        <w:r w:rsidR="008B3E89">
          <w:rPr>
            <w:sz w:val="21"/>
            <w:szCs w:val="21"/>
          </w:rPr>
          <w:t>Kev Rov Qab U</w:t>
        </w:r>
      </w:ins>
      <w:ins w:id="3600" w:author="Khamsaolee Xainhiaxang" w:date="2021-07-06T21:11:00Z">
        <w:r w:rsidR="008B3E89">
          <w:rPr>
            <w:sz w:val="21"/>
            <w:szCs w:val="21"/>
          </w:rPr>
          <w:t>a (Restorative Practics)</w:t>
        </w:r>
      </w:ins>
    </w:p>
    <w:p w14:paraId="1CD2D9A1" w14:textId="60A636FF" w:rsidR="00E43EF1" w:rsidRPr="0066723E" w:rsidRDefault="000E40D2" w:rsidP="00810FB1">
      <w:pPr>
        <w:pStyle w:val="BodyText"/>
        <w:ind w:left="366" w:right="466"/>
        <w:jc w:val="both"/>
        <w:rPr>
          <w:sz w:val="21"/>
          <w:szCs w:val="21"/>
        </w:rPr>
      </w:pPr>
      <w:r w:rsidRPr="0066723E">
        <w:rPr>
          <w:sz w:val="21"/>
          <w:szCs w:val="21"/>
        </w:rPr>
        <w:t xml:space="preserve">Txuas ntxiv </w:t>
      </w:r>
      <w:ins w:id="3601" w:author="Khamsaolee Xainhiaxang" w:date="2021-07-06T21:11:00Z">
        <w:r w:rsidR="008B3E89">
          <w:rPr>
            <w:sz w:val="21"/>
            <w:szCs w:val="21"/>
          </w:rPr>
          <w:t>M</w:t>
        </w:r>
      </w:ins>
      <w:del w:id="3602" w:author="Khamsaolee Xainhiaxang" w:date="2021-07-06T21:11:00Z">
        <w:r w:rsidRPr="0066723E" w:rsidDel="008B3E89">
          <w:rPr>
            <w:sz w:val="21"/>
            <w:szCs w:val="21"/>
          </w:rPr>
          <w:delText>m</w:delText>
        </w:r>
      </w:del>
      <w:r w:rsidRPr="0066723E">
        <w:rPr>
          <w:sz w:val="21"/>
          <w:szCs w:val="21"/>
        </w:rPr>
        <w:t xml:space="preserve">uab </w:t>
      </w:r>
      <w:ins w:id="3603" w:author="Khamsaolee Xainhiaxang" w:date="2021-07-06T21:11:00Z">
        <w:r w:rsidR="008B3E89">
          <w:rPr>
            <w:sz w:val="21"/>
            <w:szCs w:val="21"/>
          </w:rPr>
          <w:t xml:space="preserve">Rov Qab ua </w:t>
        </w:r>
      </w:ins>
      <w:r w:rsidRPr="0066723E">
        <w:rPr>
          <w:sz w:val="21"/>
          <w:szCs w:val="21"/>
        </w:rPr>
        <w:t>Cov Kev Txhim Kho Kev Ua Hauj</w:t>
      </w:r>
      <w:r w:rsidR="00810FB1" w:rsidRPr="0066723E">
        <w:rPr>
          <w:sz w:val="21"/>
          <w:szCs w:val="21"/>
        </w:rPr>
        <w:t xml:space="preserve"> </w:t>
      </w:r>
      <w:r w:rsidRPr="0066723E">
        <w:rPr>
          <w:sz w:val="21"/>
          <w:szCs w:val="21"/>
        </w:rPr>
        <w:t xml:space="preserve">lwm thiab </w:t>
      </w:r>
      <w:del w:id="3604" w:author="Khamsaolee Xainhiaxang" w:date="2021-07-06T21:12:00Z">
        <w:r w:rsidR="00810FB1" w:rsidRPr="0066723E" w:rsidDel="008B3E89">
          <w:rPr>
            <w:sz w:val="21"/>
            <w:szCs w:val="21"/>
          </w:rPr>
          <w:delText>Tus</w:delText>
        </w:r>
        <w:r w:rsidRPr="0066723E" w:rsidDel="008B3E89">
          <w:rPr>
            <w:sz w:val="21"/>
            <w:szCs w:val="21"/>
          </w:rPr>
          <w:delText xml:space="preserve"> Txheej Txheem Kev Nyab Xeeb </w:delText>
        </w:r>
      </w:del>
      <w:r w:rsidRPr="0066723E">
        <w:rPr>
          <w:sz w:val="21"/>
          <w:szCs w:val="21"/>
        </w:rPr>
        <w:t>Tsev Kawm</w:t>
      </w:r>
      <w:ins w:id="3605" w:author="Khamsaolee Xainhiaxang" w:date="2021-07-06T21:12:00Z">
        <w:r w:rsidR="008B3E89">
          <w:rPr>
            <w:sz w:val="21"/>
            <w:szCs w:val="21"/>
          </w:rPr>
          <w:t xml:space="preserve"> kev sib raug zoo ntawm cov tsev </w:t>
        </w:r>
      </w:ins>
      <w:ins w:id="3606" w:author="Khamsaolee Xainhiaxang" w:date="2021-07-06T21:13:00Z">
        <w:r w:rsidR="008B3E89">
          <w:rPr>
            <w:sz w:val="21"/>
            <w:szCs w:val="21"/>
          </w:rPr>
          <w:t>kawm</w:t>
        </w:r>
      </w:ins>
      <w:r w:rsidRPr="0066723E">
        <w:rPr>
          <w:sz w:val="21"/>
          <w:szCs w:val="21"/>
        </w:rPr>
        <w:t xml:space="preserve"> </w:t>
      </w:r>
      <w:del w:id="3607" w:author="Khamsaolee Xainhiaxang" w:date="2021-07-06T21:13:00Z">
        <w:r w:rsidRPr="0066723E" w:rsidDel="008B3E89">
          <w:rPr>
            <w:sz w:val="21"/>
            <w:szCs w:val="21"/>
          </w:rPr>
          <w:delText xml:space="preserve">Qib Siab ntawm cov tsev kawm </w:delText>
        </w:r>
        <w:r w:rsidR="00810FB1" w:rsidRPr="0066723E" w:rsidDel="008B3E89">
          <w:rPr>
            <w:sz w:val="21"/>
            <w:szCs w:val="21"/>
          </w:rPr>
          <w:delText>qib</w:delText>
        </w:r>
        <w:r w:rsidRPr="0066723E" w:rsidDel="008B3E89">
          <w:rPr>
            <w:sz w:val="21"/>
            <w:szCs w:val="21"/>
          </w:rPr>
          <w:delText xml:space="preserve"> siab</w:delText>
        </w:r>
      </w:del>
      <w:ins w:id="3608" w:author="Khamsaolee Xainhiaxang" w:date="2021-07-06T21:13:00Z">
        <w:r w:rsidR="008B3E89">
          <w:rPr>
            <w:sz w:val="21"/>
            <w:szCs w:val="21"/>
          </w:rPr>
          <w:t>high school</w:t>
        </w:r>
      </w:ins>
      <w:r w:rsidRPr="0066723E">
        <w:rPr>
          <w:sz w:val="21"/>
          <w:szCs w:val="21"/>
        </w:rPr>
        <w:t xml:space="preserve">. Txuas Cov Kev </w:t>
      </w:r>
      <w:del w:id="3609" w:author="Khamsaolee Xainhiaxang" w:date="2021-07-06T21:13:00Z">
        <w:r w:rsidRPr="0066723E" w:rsidDel="008B3E89">
          <w:rPr>
            <w:sz w:val="21"/>
            <w:szCs w:val="21"/>
          </w:rPr>
          <w:delText xml:space="preserve">Coj </w:delText>
        </w:r>
      </w:del>
      <w:ins w:id="3610" w:author="Khamsaolee Xainhiaxang" w:date="2021-07-06T21:13:00Z">
        <w:r w:rsidR="008B3E89">
          <w:rPr>
            <w:sz w:val="21"/>
            <w:szCs w:val="21"/>
          </w:rPr>
          <w:t xml:space="preserve">Rov </w:t>
        </w:r>
      </w:ins>
      <w:ins w:id="3611" w:author="Khamsaolee Xainhiaxang" w:date="2021-07-06T21:14:00Z">
        <w:r w:rsidR="008B3E89">
          <w:rPr>
            <w:sz w:val="21"/>
            <w:szCs w:val="21"/>
          </w:rPr>
          <w:t>Qab</w:t>
        </w:r>
      </w:ins>
      <w:ins w:id="3612" w:author="Khamsaolee Xainhiaxang" w:date="2021-07-06T21:13:00Z">
        <w:r w:rsidR="008B3E89" w:rsidRPr="0066723E">
          <w:rPr>
            <w:sz w:val="21"/>
            <w:szCs w:val="21"/>
          </w:rPr>
          <w:t xml:space="preserve"> </w:t>
        </w:r>
      </w:ins>
      <w:r w:rsidRPr="0066723E">
        <w:rPr>
          <w:sz w:val="21"/>
          <w:szCs w:val="21"/>
        </w:rPr>
        <w:t>Ua Ntxiv tag nrho</w:t>
      </w:r>
      <w:r w:rsidR="00810FB1" w:rsidRPr="0066723E">
        <w:rPr>
          <w:sz w:val="21"/>
          <w:szCs w:val="21"/>
        </w:rPr>
        <w:t xml:space="preserve"> rau</w:t>
      </w:r>
      <w:r w:rsidRPr="0066723E">
        <w:rPr>
          <w:sz w:val="21"/>
          <w:szCs w:val="21"/>
        </w:rPr>
        <w:t xml:space="preserve"> </w:t>
      </w:r>
      <w:ins w:id="3613" w:author="Khamsaolee Xainhiaxang" w:date="2021-07-06T21:14:00Z">
        <w:r w:rsidR="008B3E89" w:rsidRPr="0066723E">
          <w:rPr>
            <w:sz w:val="21"/>
            <w:szCs w:val="21"/>
          </w:rPr>
          <w:t xml:space="preserve">cov chaw </w:t>
        </w:r>
        <w:r w:rsidR="008B3E89">
          <w:rPr>
            <w:sz w:val="21"/>
            <w:szCs w:val="21"/>
          </w:rPr>
          <w:t xml:space="preserve">kawm </w:t>
        </w:r>
      </w:ins>
      <w:r w:rsidRPr="0066723E">
        <w:rPr>
          <w:sz w:val="21"/>
          <w:szCs w:val="21"/>
        </w:rPr>
        <w:t>K-8</w:t>
      </w:r>
      <w:del w:id="3614" w:author="Khamsaolee Xainhiaxang" w:date="2021-07-06T21:14:00Z">
        <w:r w:rsidRPr="0066723E" w:rsidDel="008B3E89">
          <w:rPr>
            <w:sz w:val="21"/>
            <w:szCs w:val="21"/>
          </w:rPr>
          <w:delText xml:space="preserve"> cov chaw</w:delText>
        </w:r>
      </w:del>
      <w:r w:rsidRPr="0066723E">
        <w:rPr>
          <w:sz w:val="21"/>
          <w:szCs w:val="21"/>
        </w:rPr>
        <w:t>. Qhov hauj</w:t>
      </w:r>
      <w:r w:rsidR="00810FB1" w:rsidRPr="0066723E">
        <w:rPr>
          <w:sz w:val="21"/>
          <w:szCs w:val="21"/>
        </w:rPr>
        <w:t xml:space="preserve"> </w:t>
      </w:r>
      <w:r w:rsidRPr="0066723E">
        <w:rPr>
          <w:sz w:val="21"/>
          <w:szCs w:val="21"/>
        </w:rPr>
        <w:t xml:space="preserve">lwm no yuav tsom rau cov tub ntxhais kawm tsis </w:t>
      </w:r>
      <w:del w:id="3615" w:author="Khamsaolee Xainhiaxang" w:date="2021-07-06T21:14:00Z">
        <w:r w:rsidRPr="0066723E" w:rsidDel="008B3E89">
          <w:rPr>
            <w:sz w:val="21"/>
            <w:szCs w:val="21"/>
          </w:rPr>
          <w:delText>meej</w:delText>
        </w:r>
        <w:r w:rsidR="00810FB1" w:rsidRPr="0066723E" w:rsidDel="008B3E89">
          <w:rPr>
            <w:sz w:val="21"/>
            <w:szCs w:val="21"/>
          </w:rPr>
          <w:delText xml:space="preserve"> pem</w:delText>
        </w:r>
        <w:r w:rsidRPr="0066723E" w:rsidDel="008B3E89">
          <w:rPr>
            <w:sz w:val="21"/>
            <w:szCs w:val="21"/>
          </w:rPr>
          <w:delText xml:space="preserve"> nyob rau</w:delText>
        </w:r>
      </w:del>
      <w:ins w:id="3616" w:author="Khamsaolee Xainhiaxang" w:date="2021-07-06T21:14:00Z">
        <w:r w:rsidR="008B3E89">
          <w:rPr>
            <w:sz w:val="21"/>
            <w:szCs w:val="21"/>
          </w:rPr>
          <w:t>uas tsis raug suav</w:t>
        </w:r>
      </w:ins>
      <w:r w:rsidRPr="0066723E">
        <w:rPr>
          <w:sz w:val="21"/>
          <w:szCs w:val="21"/>
        </w:rPr>
        <w:t xml:space="preserve"> ntawm cov chaw </w:t>
      </w:r>
      <w:ins w:id="3617" w:author="Khamsaolee Xainhiaxang" w:date="2021-07-06T21:14:00Z">
        <w:r w:rsidR="008B3E89">
          <w:rPr>
            <w:sz w:val="21"/>
            <w:szCs w:val="21"/>
          </w:rPr>
          <w:t xml:space="preserve">kawm </w:t>
        </w:r>
      </w:ins>
      <w:r w:rsidRPr="0066723E">
        <w:rPr>
          <w:sz w:val="21"/>
          <w:szCs w:val="21"/>
        </w:rPr>
        <w:t xml:space="preserve">no thiab tsim cov txheej txheem rau kev </w:t>
      </w:r>
      <w:del w:id="3618" w:author="Khamsaolee Xainhiaxang" w:date="2021-07-06T21:17:00Z">
        <w:r w:rsidRPr="0066723E" w:rsidDel="002B1A6E">
          <w:rPr>
            <w:sz w:val="21"/>
            <w:szCs w:val="21"/>
          </w:rPr>
          <w:delText>coj tus cw</w:delText>
        </w:r>
      </w:del>
      <w:ins w:id="3619" w:author="Khamsaolee Xainhiaxang" w:date="2021-07-06T21:17:00Z">
        <w:r w:rsidR="002B1A6E">
          <w:rPr>
            <w:sz w:val="21"/>
            <w:szCs w:val="21"/>
          </w:rPr>
          <w:t>xav</w:t>
        </w:r>
      </w:ins>
      <w:r w:rsidRPr="0066723E">
        <w:rPr>
          <w:sz w:val="21"/>
          <w:szCs w:val="21"/>
        </w:rPr>
        <w:t xml:space="preserve">j </w:t>
      </w:r>
      <w:del w:id="3620" w:author="Khamsaolee Xainhiaxang" w:date="2021-07-06T21:18:00Z">
        <w:r w:rsidRPr="0066723E" w:rsidDel="002B1A6E">
          <w:rPr>
            <w:sz w:val="21"/>
            <w:szCs w:val="21"/>
          </w:rPr>
          <w:delText>pwm</w:delText>
        </w:r>
      </w:del>
      <w:r w:rsidRPr="0066723E">
        <w:rPr>
          <w:sz w:val="21"/>
          <w:szCs w:val="21"/>
        </w:rPr>
        <w:t xml:space="preserve">, kev sib raug zoo, thiab </w:t>
      </w:r>
      <w:del w:id="3621" w:author="Khamsaolee Xainhiaxang" w:date="2021-07-06T21:18:00Z">
        <w:r w:rsidRPr="0066723E" w:rsidDel="002B1A6E">
          <w:rPr>
            <w:sz w:val="21"/>
            <w:szCs w:val="21"/>
          </w:rPr>
          <w:delText>kev kub ntxhov</w:delText>
        </w:r>
      </w:del>
      <w:ins w:id="3622" w:author="Khamsaolee Xainhiaxang" w:date="2021-07-06T21:18:00Z">
        <w:r w:rsidR="002B1A6E">
          <w:rPr>
            <w:sz w:val="21"/>
            <w:szCs w:val="21"/>
          </w:rPr>
          <w:t>tej yam</w:t>
        </w:r>
      </w:ins>
      <w:r w:rsidRPr="0066723E">
        <w:rPr>
          <w:sz w:val="21"/>
          <w:szCs w:val="21"/>
        </w:rPr>
        <w:t xml:space="preserve"> uas </w:t>
      </w:r>
      <w:del w:id="3623" w:author="Khamsaolee Xainhiaxang" w:date="2021-07-06T21:19:00Z">
        <w:r w:rsidRPr="0066723E" w:rsidDel="002B1A6E">
          <w:rPr>
            <w:sz w:val="21"/>
            <w:szCs w:val="21"/>
          </w:rPr>
          <w:delText xml:space="preserve">feem ntau tsis xav txog ntawm </w:delText>
        </w:r>
      </w:del>
      <w:r w:rsidRPr="0066723E">
        <w:rPr>
          <w:sz w:val="21"/>
          <w:szCs w:val="21"/>
        </w:rPr>
        <w:t xml:space="preserve">cov tub ntxhais kawm </w:t>
      </w:r>
      <w:ins w:id="3624" w:author="Khamsaolee Xainhiaxang" w:date="2021-07-06T21:19:00Z">
        <w:r w:rsidR="002B1A6E">
          <w:rPr>
            <w:sz w:val="21"/>
            <w:szCs w:val="21"/>
          </w:rPr>
          <w:t>tsis muaj nyob rau tom lawv</w:t>
        </w:r>
      </w:ins>
      <w:del w:id="3625" w:author="Khamsaolee Xainhiaxang" w:date="2021-07-06T21:19:00Z">
        <w:r w:rsidRPr="0066723E" w:rsidDel="002B1A6E">
          <w:rPr>
            <w:sz w:val="21"/>
            <w:szCs w:val="21"/>
          </w:rPr>
          <w:delText>lub</w:delText>
        </w:r>
      </w:del>
      <w:r w:rsidRPr="0066723E">
        <w:rPr>
          <w:sz w:val="21"/>
          <w:szCs w:val="21"/>
        </w:rPr>
        <w:t xml:space="preserve"> tsev.</w:t>
      </w:r>
    </w:p>
    <w:p w14:paraId="5FF3ABF6" w14:textId="77777777" w:rsidR="00E43EF1" w:rsidRDefault="00E43EF1">
      <w:pPr>
        <w:pStyle w:val="BodyText"/>
      </w:pPr>
    </w:p>
    <w:p w14:paraId="2218D83B" w14:textId="10B1E664" w:rsidR="00E43EF1" w:rsidRPr="0066723E" w:rsidRDefault="000E40D2" w:rsidP="0021026A">
      <w:pPr>
        <w:pStyle w:val="ListParagraph"/>
        <w:numPr>
          <w:ilvl w:val="1"/>
          <w:numId w:val="22"/>
        </w:numPr>
        <w:tabs>
          <w:tab w:val="left" w:pos="900"/>
        </w:tabs>
        <w:jc w:val="both"/>
        <w:rPr>
          <w:sz w:val="21"/>
          <w:szCs w:val="21"/>
        </w:rPr>
      </w:pPr>
      <w:r w:rsidRPr="0066723E">
        <w:rPr>
          <w:sz w:val="21"/>
          <w:szCs w:val="21"/>
        </w:rPr>
        <w:t>Cov Kws paub Kev Nyab Xeeb Hauv Tsev Kawm Ntawv</w:t>
      </w:r>
      <w:ins w:id="3626" w:author="Khamsaolee Xainhiaxang" w:date="2021-07-06T21:19:00Z">
        <w:r w:rsidR="002B1A6E">
          <w:rPr>
            <w:sz w:val="21"/>
            <w:szCs w:val="21"/>
          </w:rPr>
          <w:t xml:space="preserve"> (Campus </w:t>
        </w:r>
      </w:ins>
      <w:ins w:id="3627" w:author="Khamsaolee Xainhiaxang" w:date="2021-07-06T21:20:00Z">
        <w:r w:rsidR="002B1A6E">
          <w:rPr>
            <w:sz w:val="21"/>
            <w:szCs w:val="21"/>
          </w:rPr>
          <w:t>Safety Specialist)</w:t>
        </w:r>
      </w:ins>
    </w:p>
    <w:p w14:paraId="2E2C1D6F" w14:textId="58123AD7" w:rsidR="00E43EF1" w:rsidRPr="0066723E" w:rsidRDefault="000E40D2" w:rsidP="0021026A">
      <w:pPr>
        <w:pStyle w:val="BodyText"/>
        <w:ind w:left="366" w:right="486"/>
        <w:jc w:val="both"/>
        <w:rPr>
          <w:sz w:val="21"/>
          <w:szCs w:val="21"/>
        </w:rPr>
      </w:pPr>
      <w:del w:id="3628" w:author="Khamsaolee Xainhiaxang" w:date="2021-07-06T21:20:00Z">
        <w:r w:rsidRPr="0066723E" w:rsidDel="002B1A6E">
          <w:rPr>
            <w:sz w:val="21"/>
            <w:szCs w:val="21"/>
          </w:rPr>
          <w:delText>Ib lub chaw kawm</w:delText>
        </w:r>
      </w:del>
      <w:ins w:id="3629" w:author="Khamsaolee Xainhiaxang" w:date="2021-07-06T21:20:00Z">
        <w:r w:rsidR="002B1A6E">
          <w:rPr>
            <w:sz w:val="21"/>
            <w:szCs w:val="21"/>
          </w:rPr>
          <w:t>Kev</w:t>
        </w:r>
      </w:ins>
      <w:r w:rsidRPr="0066723E">
        <w:rPr>
          <w:sz w:val="21"/>
          <w:szCs w:val="21"/>
        </w:rPr>
        <w:t xml:space="preserve"> </w:t>
      </w:r>
      <w:r w:rsidR="0021026A" w:rsidRPr="0066723E">
        <w:rPr>
          <w:sz w:val="21"/>
          <w:szCs w:val="21"/>
        </w:rPr>
        <w:t xml:space="preserve">kawm kev </w:t>
      </w:r>
      <w:r w:rsidRPr="0066723E">
        <w:rPr>
          <w:sz w:val="21"/>
          <w:szCs w:val="21"/>
        </w:rPr>
        <w:t xml:space="preserve">nyab xeeb yog qhov tseem ceeb rau </w:t>
      </w:r>
      <w:ins w:id="3630" w:author="Khamsaolee Xainhiaxang" w:date="2021-07-06T21:20:00Z">
        <w:r w:rsidR="002B1A6E">
          <w:rPr>
            <w:sz w:val="21"/>
            <w:szCs w:val="21"/>
          </w:rPr>
          <w:t xml:space="preserve">kev kawm tiav ntawm cov </w:t>
        </w:r>
      </w:ins>
      <w:r w:rsidRPr="0066723E">
        <w:rPr>
          <w:sz w:val="21"/>
          <w:szCs w:val="21"/>
        </w:rPr>
        <w:t>me nyuam</w:t>
      </w:r>
      <w:del w:id="3631" w:author="Khamsaolee Xainhiaxang" w:date="2021-07-06T21:20:00Z">
        <w:r w:rsidRPr="0066723E" w:rsidDel="002B1A6E">
          <w:rPr>
            <w:sz w:val="21"/>
            <w:szCs w:val="21"/>
          </w:rPr>
          <w:delText xml:space="preserve"> txoj kev vam meej</w:delText>
        </w:r>
      </w:del>
      <w:r w:rsidRPr="0066723E">
        <w:rPr>
          <w:sz w:val="21"/>
          <w:szCs w:val="21"/>
        </w:rPr>
        <w:t>. Txog qhov kawg no, hauv paus cov neeg ua hauj</w:t>
      </w:r>
      <w:r w:rsidR="0021026A" w:rsidRPr="0066723E">
        <w:rPr>
          <w:sz w:val="21"/>
          <w:szCs w:val="21"/>
        </w:rPr>
        <w:t xml:space="preserve"> </w:t>
      </w:r>
      <w:r w:rsidRPr="0066723E">
        <w:rPr>
          <w:sz w:val="21"/>
          <w:szCs w:val="21"/>
        </w:rPr>
        <w:t>lwm (</w:t>
      </w:r>
      <w:ins w:id="3632" w:author="Khamsaolee Xainhiaxang" w:date="2021-07-06T21:22:00Z">
        <w:r w:rsidR="002B1A6E">
          <w:rPr>
            <w:sz w:val="21"/>
            <w:szCs w:val="21"/>
          </w:rPr>
          <w:t xml:space="preserve">raws li </w:t>
        </w:r>
      </w:ins>
      <w:del w:id="3633" w:author="Khamsaolee Xainhiaxang" w:date="2021-07-06T21:21:00Z">
        <w:r w:rsidRPr="0066723E" w:rsidDel="002B1A6E">
          <w:rPr>
            <w:sz w:val="21"/>
            <w:szCs w:val="21"/>
          </w:rPr>
          <w:delText xml:space="preserve">ib </w:delText>
        </w:r>
      </w:del>
      <w:r w:rsidRPr="0066723E">
        <w:rPr>
          <w:sz w:val="21"/>
          <w:szCs w:val="21"/>
        </w:rPr>
        <w:t>phau ntawv qhia cov neeg ua hauj</w:t>
      </w:r>
      <w:r w:rsidR="0021026A" w:rsidRPr="0066723E">
        <w:rPr>
          <w:sz w:val="21"/>
          <w:szCs w:val="21"/>
        </w:rPr>
        <w:t xml:space="preserve"> </w:t>
      </w:r>
      <w:r w:rsidRPr="0066723E">
        <w:rPr>
          <w:sz w:val="21"/>
          <w:szCs w:val="21"/>
        </w:rPr>
        <w:t>lwm) rau cov Kws Muaj Kev Nyab Xeeb Hauv Tsev Kawm Ntawv</w:t>
      </w:r>
      <w:ins w:id="3634" w:author="Khamsaolee Xainhiaxang" w:date="2021-07-06T21:22:00Z">
        <w:r w:rsidR="002B1A6E">
          <w:rPr>
            <w:sz w:val="21"/>
            <w:szCs w:val="21"/>
          </w:rPr>
          <w:t xml:space="preserve"> kuj tseem raug khaws cia</w:t>
        </w:r>
      </w:ins>
      <w:r w:rsidRPr="0066723E">
        <w:rPr>
          <w:sz w:val="21"/>
          <w:szCs w:val="21"/>
        </w:rPr>
        <w:t>. Muaj cov neeg ua hauj</w:t>
      </w:r>
      <w:r w:rsidR="0021026A" w:rsidRPr="0066723E">
        <w:rPr>
          <w:sz w:val="21"/>
          <w:szCs w:val="21"/>
        </w:rPr>
        <w:t xml:space="preserve"> </w:t>
      </w:r>
      <w:r w:rsidRPr="0066723E">
        <w:rPr>
          <w:sz w:val="21"/>
          <w:szCs w:val="21"/>
        </w:rPr>
        <w:t xml:space="preserve">lwm ntxiv </w:t>
      </w:r>
      <w:del w:id="3635" w:author="Khamsaolee Xainhiaxang" w:date="2021-07-06T21:23:00Z">
        <w:r w:rsidRPr="0066723E" w:rsidDel="002B1A6E">
          <w:rPr>
            <w:sz w:val="21"/>
            <w:szCs w:val="21"/>
          </w:rPr>
          <w:delText xml:space="preserve">ntawm </w:delText>
        </w:r>
      </w:del>
      <w:ins w:id="3636" w:author="Khamsaolee Xainhiaxang" w:date="2021-07-06T21:23:00Z">
        <w:r w:rsidR="002B1A6E">
          <w:rPr>
            <w:sz w:val="21"/>
            <w:szCs w:val="21"/>
          </w:rPr>
          <w:t xml:space="preserve">uas </w:t>
        </w:r>
      </w:ins>
      <w:r w:rsidR="0021026A" w:rsidRPr="0066723E">
        <w:rPr>
          <w:sz w:val="21"/>
          <w:szCs w:val="21"/>
        </w:rPr>
        <w:t>Tuav Tsev Kawm</w:t>
      </w:r>
      <w:r w:rsidRPr="0066723E">
        <w:rPr>
          <w:sz w:val="21"/>
          <w:szCs w:val="21"/>
        </w:rPr>
        <w:t xml:space="preserve"> Kev Nyab Xeeb Tshwj Xeeb ntawm cov tsev kawm ntawv los pab txhua tus tub ntxhais kawm </w:t>
      </w:r>
      <w:ins w:id="3637" w:author="Khamsaolee Xainhiaxang" w:date="2021-07-06T21:23:00Z">
        <w:r w:rsidR="002B1A6E">
          <w:rPr>
            <w:sz w:val="21"/>
            <w:szCs w:val="21"/>
          </w:rPr>
          <w:t>uas tshwj xeeb yog cov tub ntxhais kawm uas</w:t>
        </w:r>
      </w:ins>
      <w:del w:id="3638" w:author="Khamsaolee Xainhiaxang" w:date="2021-07-06T21:24:00Z">
        <w:r w:rsidRPr="0066723E" w:rsidDel="002B1A6E">
          <w:rPr>
            <w:sz w:val="21"/>
            <w:szCs w:val="21"/>
          </w:rPr>
          <w:delText>txog kev</w:delText>
        </w:r>
      </w:del>
      <w:r w:rsidRPr="0066723E">
        <w:rPr>
          <w:sz w:val="21"/>
          <w:szCs w:val="21"/>
        </w:rPr>
        <w:t xml:space="preserve"> tsis </w:t>
      </w:r>
      <w:ins w:id="3639" w:author="Khamsaolee Xainhiaxang" w:date="2021-07-06T21:24:00Z">
        <w:r w:rsidR="002B1A6E">
          <w:rPr>
            <w:sz w:val="21"/>
            <w:szCs w:val="21"/>
          </w:rPr>
          <w:t>raug suav</w:t>
        </w:r>
      </w:ins>
      <w:del w:id="3640" w:author="Khamsaolee Xainhiaxang" w:date="2021-07-06T21:24:00Z">
        <w:r w:rsidRPr="0066723E" w:rsidDel="002B1A6E">
          <w:rPr>
            <w:sz w:val="21"/>
            <w:szCs w:val="21"/>
          </w:rPr>
          <w:delText>quav ntsej cov tub ntxhais kawm</w:delText>
        </w:r>
      </w:del>
      <w:r w:rsidRPr="0066723E">
        <w:rPr>
          <w:sz w:val="21"/>
          <w:szCs w:val="21"/>
        </w:rPr>
        <w:t xml:space="preserve">. Cov Kws Tshaj Lij Rau Kev Nyab Xeeb Tom Tsev Kawm muab kev cob qhia, thiab </w:t>
      </w:r>
      <w:del w:id="3641" w:author="Khamsaolee Xainhiaxang" w:date="2021-07-06T21:25:00Z">
        <w:r w:rsidRPr="0066723E" w:rsidDel="002B1A6E">
          <w:rPr>
            <w:sz w:val="21"/>
            <w:szCs w:val="21"/>
          </w:rPr>
          <w:delText>ua qauv</w:delText>
        </w:r>
      </w:del>
      <w:ins w:id="3642" w:author="Khamsaolee Xainhiaxang" w:date="2021-07-06T21:25:00Z">
        <w:r w:rsidR="002B1A6E">
          <w:rPr>
            <w:sz w:val="21"/>
            <w:szCs w:val="21"/>
          </w:rPr>
          <w:t>kev</w:t>
        </w:r>
      </w:ins>
      <w:r w:rsidRPr="0066723E">
        <w:rPr>
          <w:sz w:val="21"/>
          <w:szCs w:val="21"/>
        </w:rPr>
        <w:t xml:space="preserve"> ua neej. Lawv pab nrog tsim kho kev ncaj ncees thiab kev nqis tes ua.</w:t>
      </w:r>
    </w:p>
    <w:p w14:paraId="6D720888" w14:textId="77777777" w:rsidR="00E43EF1" w:rsidRDefault="00E43EF1">
      <w:pPr>
        <w:pStyle w:val="BodyText"/>
      </w:pPr>
    </w:p>
    <w:p w14:paraId="4ABE481C" w14:textId="28866407" w:rsidR="00E43EF1" w:rsidRPr="00850A65" w:rsidRDefault="00850A65" w:rsidP="00850A65">
      <w:pPr>
        <w:pStyle w:val="ListParagraph"/>
        <w:numPr>
          <w:ilvl w:val="1"/>
          <w:numId w:val="22"/>
        </w:numPr>
        <w:tabs>
          <w:tab w:val="left" w:pos="900"/>
        </w:tabs>
        <w:jc w:val="both"/>
        <w:rPr>
          <w:sz w:val="21"/>
          <w:szCs w:val="21"/>
        </w:rPr>
      </w:pPr>
      <w:del w:id="3643" w:author="Khamsaolee Xainhiaxang" w:date="2021-07-06T21:26:00Z">
        <w:r w:rsidRPr="00850A65" w:rsidDel="002B1A6E">
          <w:rPr>
            <w:sz w:val="21"/>
            <w:szCs w:val="21"/>
          </w:rPr>
          <w:delText>Tus Xa</w:delText>
        </w:r>
        <w:r w:rsidR="000E40D2" w:rsidRPr="00850A65" w:rsidDel="002B1A6E">
          <w:rPr>
            <w:sz w:val="21"/>
            <w:szCs w:val="21"/>
          </w:rPr>
          <w:delText xml:space="preserve"> tawm</w:delText>
        </w:r>
      </w:del>
      <w:ins w:id="3644" w:author="Khamsaolee Xainhiaxang" w:date="2021-07-06T21:26:00Z">
        <w:r w:rsidR="002B1A6E">
          <w:rPr>
            <w:sz w:val="21"/>
            <w:szCs w:val="21"/>
          </w:rPr>
          <w:t xml:space="preserve">Ntaub Ntawv </w:t>
        </w:r>
      </w:ins>
    </w:p>
    <w:p w14:paraId="00E13A02" w14:textId="58766FF7" w:rsidR="00E43EF1" w:rsidRPr="00850A65" w:rsidRDefault="000E40D2" w:rsidP="00850A65">
      <w:pPr>
        <w:pStyle w:val="BodyText"/>
        <w:ind w:left="366" w:right="352"/>
        <w:jc w:val="both"/>
        <w:rPr>
          <w:sz w:val="21"/>
          <w:szCs w:val="21"/>
        </w:rPr>
      </w:pPr>
      <w:r w:rsidRPr="00850A65">
        <w:rPr>
          <w:sz w:val="21"/>
          <w:szCs w:val="21"/>
        </w:rPr>
        <w:t xml:space="preserve">Qhov chaw kawm </w:t>
      </w:r>
      <w:ins w:id="3645" w:author="Khamsaolee Xainhiaxang" w:date="2021-07-06T21:26:00Z">
        <w:r w:rsidR="002B1A6E">
          <w:rPr>
            <w:sz w:val="21"/>
            <w:szCs w:val="21"/>
          </w:rPr>
          <w:t>uas muaj kev</w:t>
        </w:r>
      </w:ins>
      <w:r w:rsidRPr="00850A65">
        <w:rPr>
          <w:sz w:val="21"/>
          <w:szCs w:val="21"/>
        </w:rPr>
        <w:t xml:space="preserve">nyab xeeb yog qhov tseem ceeb rau </w:t>
      </w:r>
      <w:ins w:id="3646" w:author="Khamsaolee Xainhiaxang" w:date="2021-07-06T21:27:00Z">
        <w:r w:rsidR="002B1A6E">
          <w:rPr>
            <w:sz w:val="21"/>
            <w:szCs w:val="21"/>
          </w:rPr>
          <w:t xml:space="preserve">kev kawm tiav ntawm cov </w:t>
        </w:r>
      </w:ins>
      <w:r w:rsidRPr="00850A65">
        <w:rPr>
          <w:sz w:val="21"/>
          <w:szCs w:val="21"/>
        </w:rPr>
        <w:t>tub ntxhais kawm</w:t>
      </w:r>
      <w:del w:id="3647" w:author="Khamsaolee Xainhiaxang" w:date="2021-07-06T21:27:00Z">
        <w:r w:rsidRPr="00850A65" w:rsidDel="002B1A6E">
          <w:rPr>
            <w:sz w:val="21"/>
            <w:szCs w:val="21"/>
          </w:rPr>
          <w:delText xml:space="preserve"> li kev ua tiav</w:delText>
        </w:r>
      </w:del>
      <w:r w:rsidRPr="00850A65">
        <w:rPr>
          <w:sz w:val="21"/>
          <w:szCs w:val="21"/>
        </w:rPr>
        <w:t xml:space="preserve">. </w:t>
      </w:r>
      <w:ins w:id="3648" w:author="Khamsaolee Xainhiaxang" w:date="2021-07-06T21:28:00Z">
        <w:r w:rsidR="00D84876">
          <w:rPr>
            <w:sz w:val="21"/>
            <w:szCs w:val="21"/>
          </w:rPr>
          <w:t xml:space="preserve">Tsab ntawv ntawm </w:t>
        </w:r>
      </w:ins>
      <w:del w:id="3649" w:author="Khamsaolee Xainhiaxang" w:date="2021-07-06T21:28:00Z">
        <w:r w:rsidRPr="00850A65" w:rsidDel="00D84876">
          <w:rPr>
            <w:sz w:val="21"/>
            <w:szCs w:val="21"/>
          </w:rPr>
          <w:delText xml:space="preserve">Tus xa xov rau </w:delText>
        </w:r>
      </w:del>
      <w:r w:rsidRPr="00850A65">
        <w:rPr>
          <w:sz w:val="21"/>
          <w:szCs w:val="21"/>
        </w:rPr>
        <w:t>tub ceev xwm cov kev pab</w:t>
      </w:r>
      <w:r w:rsidR="00850A65" w:rsidRPr="00850A65">
        <w:rPr>
          <w:sz w:val="21"/>
          <w:szCs w:val="21"/>
        </w:rPr>
        <w:t xml:space="preserve"> </w:t>
      </w:r>
      <w:del w:id="3650" w:author="Khamsaolee Xainhiaxang" w:date="2021-07-06T21:29:00Z">
        <w:r w:rsidRPr="00850A65" w:rsidDel="00D84876">
          <w:rPr>
            <w:sz w:val="21"/>
            <w:szCs w:val="21"/>
          </w:rPr>
          <w:delText xml:space="preserve">cuam </w:delText>
        </w:r>
      </w:del>
      <w:r w:rsidRPr="00850A65">
        <w:rPr>
          <w:sz w:val="21"/>
          <w:szCs w:val="21"/>
        </w:rPr>
        <w:t xml:space="preserve">yuav raug npaj los pab txhua tus tub ntxhais kawm </w:t>
      </w:r>
      <w:ins w:id="3651" w:author="Khamsaolee Xainhiaxang" w:date="2021-07-06T21:29:00Z">
        <w:r w:rsidR="00D84876">
          <w:rPr>
            <w:sz w:val="21"/>
            <w:szCs w:val="21"/>
          </w:rPr>
          <w:t xml:space="preserve">uas ntsom xyuas mus </w:t>
        </w:r>
      </w:ins>
      <w:del w:id="3652" w:author="Khamsaolee Xainhiaxang" w:date="2021-07-06T21:29:00Z">
        <w:r w:rsidRPr="00850A65" w:rsidDel="00D84876">
          <w:rPr>
            <w:sz w:val="21"/>
            <w:szCs w:val="21"/>
          </w:rPr>
          <w:delText xml:space="preserve">nrog kev mob siab </w:delText>
        </w:r>
      </w:del>
      <w:r w:rsidRPr="00850A65">
        <w:rPr>
          <w:sz w:val="21"/>
          <w:szCs w:val="21"/>
        </w:rPr>
        <w:t>rau cov tub ntxhais kawm</w:t>
      </w:r>
      <w:ins w:id="3653" w:author="Khamsaolee Xainhiaxang" w:date="2021-07-06T21:29:00Z">
        <w:r w:rsidR="00D84876">
          <w:rPr>
            <w:sz w:val="21"/>
            <w:szCs w:val="21"/>
          </w:rPr>
          <w:t xml:space="preserve"> uas </w:t>
        </w:r>
      </w:ins>
      <w:r w:rsidRPr="00850A65">
        <w:rPr>
          <w:sz w:val="21"/>
          <w:szCs w:val="21"/>
        </w:rPr>
        <w:t xml:space="preserve"> tsis </w:t>
      </w:r>
      <w:del w:id="3654" w:author="Khamsaolee Xainhiaxang" w:date="2021-07-06T21:30:00Z">
        <w:r w:rsidRPr="00850A65" w:rsidDel="00D84876">
          <w:rPr>
            <w:sz w:val="21"/>
            <w:szCs w:val="21"/>
          </w:rPr>
          <w:delText>meej</w:delText>
        </w:r>
        <w:r w:rsidR="00850A65" w:rsidRPr="00850A65" w:rsidDel="00D84876">
          <w:rPr>
            <w:sz w:val="21"/>
            <w:szCs w:val="21"/>
          </w:rPr>
          <w:delText xml:space="preserve"> pem</w:delText>
        </w:r>
      </w:del>
      <w:ins w:id="3655" w:author="Khamsaolee Xainhiaxang" w:date="2021-07-06T21:30:00Z">
        <w:r w:rsidR="00D84876">
          <w:rPr>
            <w:sz w:val="21"/>
            <w:szCs w:val="21"/>
          </w:rPr>
          <w:t>raug xam</w:t>
        </w:r>
      </w:ins>
      <w:r w:rsidRPr="00850A65">
        <w:rPr>
          <w:sz w:val="21"/>
          <w:szCs w:val="21"/>
        </w:rPr>
        <w:t>, feem ntau nyob hauv thaj tsam kev ua txhaum cai loj. Txoj hauj lwm ntxiv no tso cai rau kev soj ntsuam</w:t>
      </w:r>
      <w:r w:rsidR="00850A65" w:rsidRPr="00850A65">
        <w:rPr>
          <w:sz w:val="21"/>
          <w:szCs w:val="21"/>
        </w:rPr>
        <w:t xml:space="preserve"> yeeb yaj kiaj</w:t>
      </w:r>
      <w:r w:rsidRPr="00850A65">
        <w:rPr>
          <w:sz w:val="21"/>
          <w:szCs w:val="21"/>
        </w:rPr>
        <w:t xml:space="preserve"> thiab tshuaj xyuas ntxiv nrog rau kev saib xyuas thiab kev sib cuam tshuam nrog </w:t>
      </w:r>
      <w:del w:id="3656" w:author="Khamsaolee Xainhiaxang" w:date="2021-07-06T21:31:00Z">
        <w:r w:rsidR="00850A65" w:rsidRPr="00850A65" w:rsidDel="00D84876">
          <w:rPr>
            <w:sz w:val="21"/>
            <w:szCs w:val="21"/>
          </w:rPr>
          <w:delText>Pob Tsuas (</w:delText>
        </w:r>
      </w:del>
      <w:r w:rsidRPr="00850A65">
        <w:rPr>
          <w:sz w:val="21"/>
          <w:szCs w:val="21"/>
        </w:rPr>
        <w:t>Catapult</w:t>
      </w:r>
      <w:del w:id="3657" w:author="Khamsaolee Xainhiaxang" w:date="2021-07-06T21:31:00Z">
        <w:r w:rsidR="00850A65" w:rsidRPr="00850A65" w:rsidDel="00D84876">
          <w:rPr>
            <w:sz w:val="21"/>
            <w:szCs w:val="21"/>
          </w:rPr>
          <w:delText>)</w:delText>
        </w:r>
      </w:del>
      <w:r w:rsidRPr="00850A65">
        <w:rPr>
          <w:sz w:val="21"/>
          <w:szCs w:val="21"/>
        </w:rPr>
        <w:t xml:space="preserve"> EMS txoj kev siv.</w:t>
      </w:r>
    </w:p>
    <w:p w14:paraId="5B7B1E6A" w14:textId="77777777" w:rsidR="00E43EF1" w:rsidRDefault="00E43EF1">
      <w:pPr>
        <w:pStyle w:val="BodyText"/>
      </w:pPr>
    </w:p>
    <w:p w14:paraId="1D4AB17C" w14:textId="545FB37C" w:rsidR="00E43EF1" w:rsidRPr="007611DC" w:rsidRDefault="000E40D2">
      <w:pPr>
        <w:pStyle w:val="ListParagraph"/>
        <w:numPr>
          <w:ilvl w:val="1"/>
          <w:numId w:val="22"/>
        </w:numPr>
        <w:tabs>
          <w:tab w:val="left" w:pos="900"/>
        </w:tabs>
      </w:pPr>
      <w:r w:rsidRPr="007611DC">
        <w:t xml:space="preserve">Kws ntsuam xyuas </w:t>
      </w:r>
      <w:del w:id="3658" w:author="Khamsaolee Xainhiaxang" w:date="2021-07-06T21:31:00Z">
        <w:r w:rsidRPr="007611DC" w:rsidDel="00D84876">
          <w:delText>hlwb</w:delText>
        </w:r>
      </w:del>
      <w:ins w:id="3659" w:author="Khamsaolee Xainhiaxang" w:date="2021-07-06T21:31:00Z">
        <w:r w:rsidR="00D84876">
          <w:t>kev xav</w:t>
        </w:r>
      </w:ins>
    </w:p>
    <w:p w14:paraId="5587B358" w14:textId="7FB8D942" w:rsidR="00E43EF1" w:rsidRPr="007611DC" w:rsidRDefault="000E40D2">
      <w:pPr>
        <w:pStyle w:val="BodyText"/>
        <w:ind w:left="366" w:right="498"/>
        <w:rPr>
          <w:sz w:val="22"/>
          <w:szCs w:val="22"/>
        </w:rPr>
      </w:pPr>
      <w:del w:id="3660" w:author="Khamsaolee Xainhiaxang" w:date="2021-07-06T21:31:00Z">
        <w:r w:rsidRPr="007611DC" w:rsidDel="00D84876">
          <w:rPr>
            <w:sz w:val="22"/>
            <w:szCs w:val="22"/>
          </w:rPr>
          <w:delText xml:space="preserve">Txuas ntxiv rau </w:delText>
        </w:r>
      </w:del>
      <w:ins w:id="3661" w:author="Khamsaolee Xainhiaxang" w:date="2021-07-06T21:32:00Z">
        <w:r w:rsidR="00D84876">
          <w:rPr>
            <w:sz w:val="22"/>
            <w:szCs w:val="22"/>
          </w:rPr>
          <w:t>T</w:t>
        </w:r>
      </w:ins>
      <w:del w:id="3662" w:author="Khamsaolee Xainhiaxang" w:date="2021-07-06T21:32:00Z">
        <w:r w:rsidRPr="007611DC" w:rsidDel="00D84876">
          <w:rPr>
            <w:sz w:val="22"/>
            <w:szCs w:val="22"/>
          </w:rPr>
          <w:delText>t</w:delText>
        </w:r>
      </w:del>
      <w:r w:rsidRPr="007611DC">
        <w:rPr>
          <w:sz w:val="22"/>
          <w:szCs w:val="22"/>
        </w:rPr>
        <w:t xml:space="preserve">us kws npliag siab </w:t>
      </w:r>
      <w:del w:id="3663" w:author="Khamsaolee Xainhiaxang" w:date="2021-07-06T21:32:00Z">
        <w:r w:rsidRPr="007611DC" w:rsidDel="00D84876">
          <w:rPr>
            <w:sz w:val="22"/>
            <w:szCs w:val="22"/>
          </w:rPr>
          <w:delText>tus lej</w:delText>
        </w:r>
      </w:del>
      <w:ins w:id="3664" w:author="Khamsaolee Xainhiaxang" w:date="2021-07-06T21:32:00Z">
        <w:r w:rsidR="00D84876">
          <w:rPr>
            <w:sz w:val="22"/>
            <w:szCs w:val="22"/>
          </w:rPr>
          <w:t>ntsws yog</w:t>
        </w:r>
      </w:ins>
      <w:r w:rsidRPr="007611DC">
        <w:rPr>
          <w:sz w:val="22"/>
          <w:szCs w:val="22"/>
        </w:rPr>
        <w:t xml:space="preserve"> 1: 1000 txhawm rau ua kom tau zoo raws li cov kev xav tau ntawm cov me</w:t>
      </w:r>
      <w:r w:rsidR="002C7280" w:rsidRPr="007611DC">
        <w:rPr>
          <w:sz w:val="22"/>
          <w:szCs w:val="22"/>
        </w:rPr>
        <w:t xml:space="preserve"> </w:t>
      </w:r>
      <w:r w:rsidRPr="007611DC">
        <w:rPr>
          <w:sz w:val="22"/>
          <w:szCs w:val="22"/>
        </w:rPr>
        <w:t xml:space="preserve">nyuam kawm ntawv nrog rau </w:t>
      </w:r>
      <w:del w:id="3665" w:author="Khamsaolee Xainhiaxang" w:date="2021-07-06T21:32:00Z">
        <w:r w:rsidRPr="007611DC" w:rsidDel="00D84876">
          <w:rPr>
            <w:sz w:val="22"/>
            <w:szCs w:val="22"/>
          </w:rPr>
          <w:delText xml:space="preserve">qhov tseem ceeb ntawm </w:delText>
        </w:r>
      </w:del>
      <w:r w:rsidRPr="007611DC">
        <w:rPr>
          <w:sz w:val="22"/>
          <w:szCs w:val="22"/>
        </w:rPr>
        <w:t xml:space="preserve">cov tub ntxhais kawm </w:t>
      </w:r>
      <w:ins w:id="3666" w:author="Khamsaolee Xainhiaxang" w:date="2021-07-06T21:32:00Z">
        <w:r w:rsidR="00D84876">
          <w:rPr>
            <w:sz w:val="22"/>
            <w:szCs w:val="22"/>
          </w:rPr>
          <w:t xml:space="preserve">uas </w:t>
        </w:r>
      </w:ins>
      <w:r w:rsidRPr="007611DC">
        <w:rPr>
          <w:sz w:val="22"/>
          <w:szCs w:val="22"/>
        </w:rPr>
        <w:t xml:space="preserve">tsis </w:t>
      </w:r>
      <w:del w:id="3667" w:author="Khamsaolee Xainhiaxang" w:date="2021-07-06T21:33:00Z">
        <w:r w:rsidRPr="007611DC" w:rsidDel="00D84876">
          <w:rPr>
            <w:sz w:val="22"/>
            <w:szCs w:val="22"/>
          </w:rPr>
          <w:delText>sib xws</w:delText>
        </w:r>
      </w:del>
      <w:ins w:id="3668" w:author="Khamsaolee Xainhiaxang" w:date="2021-07-06T21:33:00Z">
        <w:r w:rsidR="00D84876">
          <w:rPr>
            <w:sz w:val="22"/>
            <w:szCs w:val="22"/>
          </w:rPr>
          <w:t>raug xam</w:t>
        </w:r>
      </w:ins>
      <w:r w:rsidRPr="007611DC">
        <w:rPr>
          <w:sz w:val="22"/>
          <w:szCs w:val="22"/>
        </w:rPr>
        <w:t>. Cov kws npliag siab yuav txhawb cov tub ntxhais kawm nrog kev pab</w:t>
      </w:r>
      <w:r w:rsidR="002C7280" w:rsidRPr="007611DC">
        <w:rPr>
          <w:sz w:val="22"/>
          <w:szCs w:val="22"/>
        </w:rPr>
        <w:t xml:space="preserve"> </w:t>
      </w:r>
      <w:del w:id="3669" w:author="Khamsaolee Xainhiaxang" w:date="2021-07-06T21:33:00Z">
        <w:r w:rsidRPr="007611DC" w:rsidDel="00D84876">
          <w:rPr>
            <w:sz w:val="22"/>
            <w:szCs w:val="22"/>
          </w:rPr>
          <w:delText>cuam kev pab</w:delText>
        </w:r>
      </w:del>
      <w:r w:rsidRPr="007611DC">
        <w:rPr>
          <w:sz w:val="22"/>
          <w:szCs w:val="22"/>
        </w:rPr>
        <w:t xml:space="preserve"> sab</w:t>
      </w:r>
      <w:r w:rsidR="002C7280" w:rsidRPr="007611DC">
        <w:rPr>
          <w:sz w:val="22"/>
          <w:szCs w:val="22"/>
        </w:rPr>
        <w:t xml:space="preserve"> </w:t>
      </w:r>
      <w:r w:rsidRPr="007611DC">
        <w:rPr>
          <w:sz w:val="22"/>
          <w:szCs w:val="22"/>
        </w:rPr>
        <w:t xml:space="preserve">laj, kev txhawb </w:t>
      </w:r>
      <w:del w:id="3670" w:author="Khamsaolee Xainhiaxang" w:date="2021-07-06T21:33:00Z">
        <w:r w:rsidRPr="007611DC" w:rsidDel="00D84876">
          <w:rPr>
            <w:sz w:val="22"/>
            <w:szCs w:val="22"/>
          </w:rPr>
          <w:delText>tus cwj pwm</w:delText>
        </w:r>
      </w:del>
      <w:ins w:id="3671" w:author="Khamsaolee Xainhiaxang" w:date="2021-07-06T21:33:00Z">
        <w:r w:rsidR="00D84876">
          <w:rPr>
            <w:sz w:val="22"/>
            <w:szCs w:val="22"/>
          </w:rPr>
          <w:t>kev coj</w:t>
        </w:r>
      </w:ins>
      <w:r w:rsidRPr="007611DC">
        <w:rPr>
          <w:sz w:val="22"/>
          <w:szCs w:val="22"/>
        </w:rPr>
        <w:t xml:space="preserve">, thiab </w:t>
      </w:r>
      <w:ins w:id="3672" w:author="Khamsaolee Xainhiaxang" w:date="2021-07-06T21:34:00Z">
        <w:r w:rsidR="00D84876">
          <w:rPr>
            <w:sz w:val="22"/>
            <w:szCs w:val="22"/>
          </w:rPr>
          <w:t xml:space="preserve">lwm yam </w:t>
        </w:r>
      </w:ins>
      <w:r w:rsidRPr="007611DC">
        <w:rPr>
          <w:sz w:val="22"/>
          <w:szCs w:val="22"/>
        </w:rPr>
        <w:t xml:space="preserve">kev </w:t>
      </w:r>
      <w:del w:id="3673" w:author="Khamsaolee Xainhiaxang" w:date="2021-07-06T21:34:00Z">
        <w:r w:rsidRPr="007611DC" w:rsidDel="00D84876">
          <w:rPr>
            <w:sz w:val="22"/>
            <w:szCs w:val="22"/>
          </w:rPr>
          <w:delText>cuam tshuam</w:delText>
        </w:r>
      </w:del>
      <w:ins w:id="3674" w:author="Khamsaolee Xainhiaxang" w:date="2021-07-06T21:34:00Z">
        <w:r w:rsidR="00D84876">
          <w:rPr>
            <w:sz w:val="22"/>
            <w:szCs w:val="22"/>
          </w:rPr>
          <w:t>kev pab</w:t>
        </w:r>
      </w:ins>
      <w:r w:rsidRPr="007611DC">
        <w:rPr>
          <w:sz w:val="22"/>
          <w:szCs w:val="22"/>
        </w:rPr>
        <w:t>.</w:t>
      </w:r>
    </w:p>
    <w:p w14:paraId="51F813E1" w14:textId="77777777" w:rsidR="00E43EF1" w:rsidRDefault="00E43EF1">
      <w:pPr>
        <w:sectPr w:rsidR="00E43EF1">
          <w:pgSz w:w="15840" w:h="12240" w:orient="landscape"/>
          <w:pgMar w:top="700" w:right="120" w:bottom="560" w:left="120" w:header="0" w:footer="284" w:gutter="0"/>
          <w:cols w:space="720"/>
        </w:sectPr>
      </w:pPr>
    </w:p>
    <w:p w14:paraId="351F8192" w14:textId="62A2C594" w:rsidR="00E43EF1" w:rsidRPr="0071609A" w:rsidRDefault="00B672F4" w:rsidP="00814E60">
      <w:pPr>
        <w:pStyle w:val="BodyText"/>
        <w:spacing w:before="72"/>
        <w:ind w:left="366"/>
        <w:jc w:val="both"/>
        <w:rPr>
          <w:sz w:val="21"/>
          <w:szCs w:val="21"/>
        </w:rPr>
      </w:pPr>
      <w:r>
        <w:rPr>
          <w:noProof/>
          <w:lang w:bidi="th-TH"/>
        </w:rPr>
        <w:lastRenderedPageBreak/>
        <mc:AlternateContent>
          <mc:Choice Requires="wps">
            <w:drawing>
              <wp:anchor distT="0" distB="0" distL="114300" distR="114300" simplePos="0" relativeHeight="239781888" behindDoc="1" locked="0" layoutInCell="1" allowOverlap="1" wp14:anchorId="3DF8F701" wp14:editId="2039C0B6">
                <wp:simplePos x="0" y="0"/>
                <wp:positionH relativeFrom="page">
                  <wp:posOffset>-6350</wp:posOffset>
                </wp:positionH>
                <wp:positionV relativeFrom="page">
                  <wp:posOffset>802005</wp:posOffset>
                </wp:positionV>
                <wp:extent cx="9601200" cy="6964680"/>
                <wp:effectExtent l="0" t="0" r="0" b="0"/>
                <wp:wrapNone/>
                <wp:docPr id="401" name="AutoShape 3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01200" cy="6964680"/>
                        </a:xfrm>
                        <a:custGeom>
                          <a:avLst/>
                          <a:gdLst>
                            <a:gd name="T0" fmla="+- 0 370 -10"/>
                            <a:gd name="T1" fmla="*/ T0 w 15120"/>
                            <a:gd name="T2" fmla="+- 0 656 1263"/>
                            <a:gd name="T3" fmla="*/ 656 h 10968"/>
                            <a:gd name="T4" fmla="+- 0 370 -10"/>
                            <a:gd name="T5" fmla="*/ T4 w 15120"/>
                            <a:gd name="T6" fmla="+- 0 11603 1263"/>
                            <a:gd name="T7" fmla="*/ 11603 h 10968"/>
                            <a:gd name="T8" fmla="+- 0 15470 -10"/>
                            <a:gd name="T9" fmla="*/ T8 w 15120"/>
                            <a:gd name="T10" fmla="+- 0 656 1263"/>
                            <a:gd name="T11" fmla="*/ 656 h 10968"/>
                            <a:gd name="T12" fmla="+- 0 15470 -10"/>
                            <a:gd name="T13" fmla="*/ T12 w 15120"/>
                            <a:gd name="T14" fmla="+- 0 11603 1263"/>
                            <a:gd name="T15" fmla="*/ 11603 h 10968"/>
                            <a:gd name="T16" fmla="+- 0 360 -10"/>
                            <a:gd name="T17" fmla="*/ T16 w 15120"/>
                            <a:gd name="T18" fmla="+- 0 646 1263"/>
                            <a:gd name="T19" fmla="*/ 646 h 10968"/>
                            <a:gd name="T20" fmla="+- 0 15480 -10"/>
                            <a:gd name="T21" fmla="*/ T20 w 15120"/>
                            <a:gd name="T22" fmla="+- 0 646 1263"/>
                            <a:gd name="T23" fmla="*/ 646 h 10968"/>
                            <a:gd name="T24" fmla="+- 0 360 -10"/>
                            <a:gd name="T25" fmla="*/ T24 w 15120"/>
                            <a:gd name="T26" fmla="+- 0 11613 1263"/>
                            <a:gd name="T27" fmla="*/ 11613 h 10968"/>
                            <a:gd name="T28" fmla="+- 0 15480 -10"/>
                            <a:gd name="T29" fmla="*/ T28 w 15120"/>
                            <a:gd name="T30" fmla="+- 0 11613 1263"/>
                            <a:gd name="T31" fmla="*/ 11613 h 109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120" h="10968">
                              <a:moveTo>
                                <a:pt x="380" y="-607"/>
                              </a:moveTo>
                              <a:lnTo>
                                <a:pt x="380" y="10340"/>
                              </a:lnTo>
                              <a:moveTo>
                                <a:pt x="15480" y="-607"/>
                              </a:moveTo>
                              <a:lnTo>
                                <a:pt x="15480" y="10340"/>
                              </a:lnTo>
                              <a:moveTo>
                                <a:pt x="370" y="-617"/>
                              </a:moveTo>
                              <a:lnTo>
                                <a:pt x="15490" y="-617"/>
                              </a:lnTo>
                              <a:moveTo>
                                <a:pt x="370" y="10350"/>
                              </a:moveTo>
                              <a:lnTo>
                                <a:pt x="15490" y="10350"/>
                              </a:lnTo>
                            </a:path>
                          </a:pathLst>
                        </a:custGeom>
                        <a:noFill/>
                        <a:ln w="12700">
                          <a:solidFill>
                            <a:srgbClr val="8496B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292B76" id="AutoShape 358" o:spid="_x0000_s1026" style="position:absolute;margin-left:-.5pt;margin-top:63.15pt;width:756pt;height:548.4pt;z-index:-26353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20,1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" path="m380,-607r,10947m15480,-607r,10947m370,-617r15120,m370,10350r15120,e" filled="f" strokecolor="#8496b0" strokeweight="1pt">
                <v:path arrowok="t" o:connecttype="custom" o:connectlocs="241300,416560;241300,7367905;9829800,416560;9829800,7367905;234950,410210;9836150,410210;234950,7374255;9836150,7374255" o:connectangles="0,0,0,0,0,0,0,0"/>
                <w10:wrap anchorx="page" anchory="page"/>
              </v:shape>
            </w:pict>
          </mc:Fallback>
        </mc:AlternateContent>
      </w:r>
      <w:r w:rsidR="000E40D2">
        <w:t xml:space="preserve">3.8 </w:t>
      </w:r>
      <w:r w:rsidR="000E40D2" w:rsidRPr="0071609A">
        <w:rPr>
          <w:sz w:val="21"/>
          <w:szCs w:val="21"/>
        </w:rPr>
        <w:t>Kev Muaj Vaj Huam Sib Luag, Ntau Haiv Neeg thiab Kev Sib Koom</w:t>
      </w:r>
      <w:r w:rsidR="001B09EE" w:rsidRPr="0071609A">
        <w:rPr>
          <w:sz w:val="21"/>
          <w:szCs w:val="21"/>
        </w:rPr>
        <w:t xml:space="preserve"> tes</w:t>
      </w:r>
    </w:p>
    <w:p w14:paraId="14BA87EC" w14:textId="52C1EEB0" w:rsidR="00E43EF1" w:rsidRPr="0071609A" w:rsidRDefault="000E40D2" w:rsidP="00814E60">
      <w:pPr>
        <w:pStyle w:val="BodyText"/>
        <w:ind w:left="366" w:right="373"/>
        <w:jc w:val="both"/>
        <w:rPr>
          <w:sz w:val="21"/>
          <w:szCs w:val="21"/>
        </w:rPr>
      </w:pPr>
      <w:r w:rsidRPr="0071609A">
        <w:rPr>
          <w:sz w:val="21"/>
          <w:szCs w:val="21"/>
        </w:rPr>
        <w:t xml:space="preserve">Tus thawj coj yuav </w:t>
      </w:r>
      <w:del w:id="3675" w:author="Khamsaolee Xainhiaxang" w:date="2021-07-06T21:36:00Z">
        <w:r w:rsidRPr="0071609A" w:rsidDel="00D84876">
          <w:rPr>
            <w:sz w:val="21"/>
            <w:szCs w:val="21"/>
          </w:rPr>
          <w:delText xml:space="preserve">tsim </w:delText>
        </w:r>
      </w:del>
      <w:ins w:id="3676" w:author="Khamsaolee Xainhiaxang" w:date="2021-07-06T21:36:00Z">
        <w:r w:rsidR="00D84876" w:rsidRPr="0071609A">
          <w:rPr>
            <w:sz w:val="21"/>
            <w:szCs w:val="21"/>
          </w:rPr>
          <w:t>t</w:t>
        </w:r>
        <w:r w:rsidR="00D84876">
          <w:rPr>
            <w:sz w:val="21"/>
            <w:szCs w:val="21"/>
          </w:rPr>
          <w:t>ab tsam</w:t>
        </w:r>
        <w:r w:rsidR="00D84876" w:rsidRPr="0071609A">
          <w:rPr>
            <w:sz w:val="21"/>
            <w:szCs w:val="21"/>
          </w:rPr>
          <w:t xml:space="preserve"> </w:t>
        </w:r>
      </w:ins>
      <w:r w:rsidRPr="0071609A">
        <w:rPr>
          <w:sz w:val="21"/>
          <w:szCs w:val="21"/>
        </w:rPr>
        <w:t xml:space="preserve">txoj hauv kev los txhim kho tsev kawm ntawv thaj chaw thiab tsim kom muaj tsev kawm ntawv rau ntau tsev neeg, nrog kev saib xyuas thiab tsom mus rau cov tub ntxhais kawm </w:t>
      </w:r>
      <w:ins w:id="3677" w:author="Khamsaolee Xainhiaxang" w:date="2021-07-06T21:36:00Z">
        <w:r w:rsidR="00D84876">
          <w:rPr>
            <w:sz w:val="21"/>
            <w:szCs w:val="21"/>
          </w:rPr>
          <w:t xml:space="preserve">uas </w:t>
        </w:r>
      </w:ins>
      <w:r w:rsidRPr="0071609A">
        <w:rPr>
          <w:sz w:val="21"/>
          <w:szCs w:val="21"/>
        </w:rPr>
        <w:t xml:space="preserve">tsis </w:t>
      </w:r>
      <w:del w:id="3678" w:author="Khamsaolee Xainhiaxang" w:date="2021-07-06T21:37:00Z">
        <w:r w:rsidRPr="0071609A" w:rsidDel="00D84876">
          <w:rPr>
            <w:sz w:val="21"/>
            <w:szCs w:val="21"/>
          </w:rPr>
          <w:delText>meej</w:delText>
        </w:r>
      </w:del>
      <w:ins w:id="3679" w:author="Khamsaolee Xainhiaxang" w:date="2021-07-06T21:37:00Z">
        <w:r w:rsidR="00D84876">
          <w:rPr>
            <w:sz w:val="21"/>
            <w:szCs w:val="21"/>
          </w:rPr>
          <w:t>raug xam</w:t>
        </w:r>
      </w:ins>
      <w:r w:rsidRPr="0071609A">
        <w:rPr>
          <w:sz w:val="21"/>
          <w:szCs w:val="21"/>
        </w:rPr>
        <w:t xml:space="preserve">. Lub chaw </w:t>
      </w:r>
      <w:ins w:id="3680" w:author="Khamsaolee Xainhiaxang" w:date="2021-07-06T21:37:00Z">
        <w:r w:rsidR="00D84876">
          <w:rPr>
            <w:sz w:val="21"/>
            <w:szCs w:val="21"/>
          </w:rPr>
          <w:t xml:space="preserve">ua haum lwm tshiab no </w:t>
        </w:r>
      </w:ins>
      <w:del w:id="3681" w:author="Khamsaolee Xainhiaxang" w:date="2021-07-06T21:38:00Z">
        <w:r w:rsidRPr="0071609A" w:rsidDel="00D84876">
          <w:rPr>
            <w:sz w:val="21"/>
            <w:szCs w:val="21"/>
          </w:rPr>
          <w:delText>tsim hauj</w:delText>
        </w:r>
        <w:r w:rsidR="00C5309E" w:rsidRPr="0071609A" w:rsidDel="00D84876">
          <w:rPr>
            <w:sz w:val="21"/>
            <w:szCs w:val="21"/>
          </w:rPr>
          <w:delText xml:space="preserve"> </w:delText>
        </w:r>
        <w:r w:rsidRPr="0071609A" w:rsidDel="00D84876">
          <w:rPr>
            <w:sz w:val="21"/>
            <w:szCs w:val="21"/>
          </w:rPr>
          <w:delText xml:space="preserve">lwm tshiab no </w:delText>
        </w:r>
      </w:del>
      <w:r w:rsidRPr="0071609A">
        <w:rPr>
          <w:sz w:val="21"/>
          <w:szCs w:val="21"/>
        </w:rPr>
        <w:t xml:space="preserve">yuav </w:t>
      </w:r>
      <w:ins w:id="3682" w:author="Khamsaolee Xainhiaxang" w:date="2021-07-06T21:38:00Z">
        <w:r w:rsidR="00D84876">
          <w:rPr>
            <w:sz w:val="21"/>
            <w:szCs w:val="21"/>
          </w:rPr>
          <w:t xml:space="preserve">tau </w:t>
        </w:r>
      </w:ins>
      <w:r w:rsidRPr="0071609A">
        <w:rPr>
          <w:sz w:val="21"/>
          <w:szCs w:val="21"/>
        </w:rPr>
        <w:t xml:space="preserve">kawm txog cov hauv paus hauv ntsis thiab </w:t>
      </w:r>
      <w:del w:id="3683" w:author="Khamsaolee Xainhiaxang" w:date="2021-07-06T21:38:00Z">
        <w:r w:rsidRPr="0071609A" w:rsidDel="002E63E9">
          <w:rPr>
            <w:sz w:val="21"/>
            <w:szCs w:val="21"/>
          </w:rPr>
          <w:delText xml:space="preserve">ua cov kev </w:delText>
        </w:r>
      </w:del>
      <w:r w:rsidRPr="0071609A">
        <w:rPr>
          <w:sz w:val="21"/>
          <w:szCs w:val="21"/>
        </w:rPr>
        <w:t xml:space="preserve">ntsuas </w:t>
      </w:r>
      <w:ins w:id="3684" w:author="Khamsaolee Xainhiaxang" w:date="2021-07-06T21:41:00Z">
        <w:r w:rsidR="002E63E9">
          <w:rPr>
            <w:sz w:val="21"/>
            <w:szCs w:val="21"/>
          </w:rPr>
          <w:t>txog kev tsis muaj vaj huam sib luag thiab lawv kev</w:t>
        </w:r>
      </w:ins>
      <w:del w:id="3685" w:author="Khamsaolee Xainhiaxang" w:date="2021-07-06T21:42:00Z">
        <w:r w:rsidRPr="0071609A" w:rsidDel="002E63E9">
          <w:rPr>
            <w:sz w:val="21"/>
            <w:szCs w:val="21"/>
          </w:rPr>
          <w:delText>xav tau nyob ib puag ncig ntawm cov peev txheej tsis sib xws thiab yuav daws lawv li cas</w:delText>
        </w:r>
      </w:del>
      <w:r w:rsidRPr="0071609A">
        <w:rPr>
          <w:sz w:val="21"/>
          <w:szCs w:val="21"/>
        </w:rPr>
        <w:t xml:space="preserve">. Cov kev xav tau ntawm cov tub ntxhais kawm tsis tau txais </w:t>
      </w:r>
      <w:ins w:id="3686" w:author="Khamsaolee Xainhiaxang" w:date="2021-07-06T21:43:00Z">
        <w:r w:rsidR="002E63E9">
          <w:rPr>
            <w:sz w:val="21"/>
            <w:szCs w:val="21"/>
          </w:rPr>
          <w:t xml:space="preserve">kev ncaj ncees </w:t>
        </w:r>
      </w:ins>
      <w:r w:rsidRPr="0071609A">
        <w:rPr>
          <w:sz w:val="21"/>
          <w:szCs w:val="21"/>
        </w:rPr>
        <w:t xml:space="preserve">yuav yog </w:t>
      </w:r>
      <w:ins w:id="3687" w:author="Khamsaolee Xainhiaxang" w:date="2021-07-06T21:43:00Z">
        <w:r w:rsidR="002E63E9">
          <w:rPr>
            <w:sz w:val="21"/>
            <w:szCs w:val="21"/>
          </w:rPr>
          <w:t xml:space="preserve">yam uas </w:t>
        </w:r>
      </w:ins>
      <w:del w:id="3688" w:author="Khamsaolee Xainhiaxang" w:date="2021-07-06T21:43:00Z">
        <w:r w:rsidRPr="0071609A" w:rsidDel="002E63E9">
          <w:rPr>
            <w:sz w:val="21"/>
            <w:szCs w:val="21"/>
          </w:rPr>
          <w:delText xml:space="preserve">qhov tseem ceeb ntawm </w:delText>
        </w:r>
      </w:del>
      <w:r w:rsidRPr="0071609A">
        <w:rPr>
          <w:sz w:val="21"/>
          <w:szCs w:val="21"/>
        </w:rPr>
        <w:t>chav hauj</w:t>
      </w:r>
      <w:r w:rsidR="00C5309E" w:rsidRPr="0071609A">
        <w:rPr>
          <w:sz w:val="21"/>
          <w:szCs w:val="21"/>
        </w:rPr>
        <w:t xml:space="preserve"> </w:t>
      </w:r>
      <w:r w:rsidRPr="0071609A">
        <w:rPr>
          <w:sz w:val="21"/>
          <w:szCs w:val="21"/>
        </w:rPr>
        <w:t>lwm no</w:t>
      </w:r>
      <w:ins w:id="3689" w:author="Khamsaolee Xainhiaxang" w:date="2021-07-06T21:43:00Z">
        <w:r w:rsidR="002E63E9">
          <w:rPr>
            <w:sz w:val="21"/>
            <w:szCs w:val="21"/>
          </w:rPr>
          <w:t xml:space="preserve"> xav tau</w:t>
        </w:r>
      </w:ins>
      <w:r w:rsidRPr="0071609A">
        <w:rPr>
          <w:sz w:val="21"/>
          <w:szCs w:val="21"/>
        </w:rPr>
        <w:t>.</w:t>
      </w:r>
    </w:p>
    <w:p w14:paraId="52FD1FF5" w14:textId="77777777" w:rsidR="00E43EF1" w:rsidRPr="0071609A" w:rsidRDefault="00E43EF1">
      <w:pPr>
        <w:pStyle w:val="BodyText"/>
        <w:rPr>
          <w:sz w:val="21"/>
          <w:szCs w:val="21"/>
        </w:rPr>
      </w:pPr>
    </w:p>
    <w:p w14:paraId="53BFCED2" w14:textId="38711AD2" w:rsidR="00E43EF1" w:rsidRPr="0071609A" w:rsidRDefault="00481201">
      <w:pPr>
        <w:pStyle w:val="ListParagraph"/>
        <w:numPr>
          <w:ilvl w:val="1"/>
          <w:numId w:val="21"/>
        </w:numPr>
        <w:tabs>
          <w:tab w:val="left" w:pos="900"/>
        </w:tabs>
        <w:rPr>
          <w:sz w:val="21"/>
          <w:szCs w:val="21"/>
        </w:rPr>
      </w:pPr>
      <w:r w:rsidRPr="0071609A">
        <w:rPr>
          <w:sz w:val="21"/>
          <w:szCs w:val="21"/>
        </w:rPr>
        <w:t xml:space="preserve">Kev Ntsuam Xyuas Siab Ntsws Ntawm </w:t>
      </w:r>
      <w:r w:rsidR="000E40D2" w:rsidRPr="0071609A">
        <w:rPr>
          <w:sz w:val="21"/>
          <w:szCs w:val="21"/>
        </w:rPr>
        <w:t>Kelvin</w:t>
      </w:r>
    </w:p>
    <w:p w14:paraId="006E3FCF" w14:textId="6F6D2D33" w:rsidR="00E43EF1" w:rsidRPr="0071609A" w:rsidRDefault="000E40D2" w:rsidP="001F4C82">
      <w:pPr>
        <w:pStyle w:val="BodyText"/>
        <w:ind w:left="366" w:right="419"/>
        <w:jc w:val="both"/>
        <w:rPr>
          <w:sz w:val="21"/>
          <w:szCs w:val="21"/>
        </w:rPr>
      </w:pPr>
      <w:del w:id="3690" w:author="Khamsaolee Xainhiaxang" w:date="2021-07-06T21:44:00Z">
        <w:r w:rsidRPr="0071609A" w:rsidDel="002E63E9">
          <w:rPr>
            <w:sz w:val="21"/>
            <w:szCs w:val="21"/>
          </w:rPr>
          <w:delText xml:space="preserve">Txuas </w:delText>
        </w:r>
      </w:del>
      <w:ins w:id="3691" w:author="Khamsaolee Xainhiaxang" w:date="2021-07-06T21:44:00Z">
        <w:r w:rsidR="002E63E9">
          <w:rPr>
            <w:sz w:val="21"/>
            <w:szCs w:val="21"/>
          </w:rPr>
          <w:t>Muab</w:t>
        </w:r>
        <w:r w:rsidR="002E63E9" w:rsidRPr="0071609A">
          <w:rPr>
            <w:sz w:val="21"/>
            <w:szCs w:val="21"/>
          </w:rPr>
          <w:t xml:space="preserve"> </w:t>
        </w:r>
      </w:ins>
      <w:r w:rsidRPr="0071609A">
        <w:rPr>
          <w:sz w:val="21"/>
          <w:szCs w:val="21"/>
        </w:rPr>
        <w:t xml:space="preserve">nyiaj txiag ntxiv rau Kelvin los soj ntsuam kev </w:t>
      </w:r>
      <w:del w:id="3692" w:author="Khamsaolee Xainhiaxang" w:date="2021-07-06T21:44:00Z">
        <w:r w:rsidRPr="0071609A" w:rsidDel="002E63E9">
          <w:rPr>
            <w:sz w:val="21"/>
            <w:szCs w:val="21"/>
          </w:rPr>
          <w:delText>sib raug</w:delText>
        </w:r>
      </w:del>
      <w:ins w:id="3693" w:author="Khamsaolee Xainhiaxang" w:date="2021-07-06T21:44:00Z">
        <w:r w:rsidR="002E63E9">
          <w:rPr>
            <w:sz w:val="21"/>
            <w:szCs w:val="21"/>
          </w:rPr>
          <w:t>noj qab nyob</w:t>
        </w:r>
      </w:ins>
      <w:r w:rsidRPr="0071609A">
        <w:rPr>
          <w:sz w:val="21"/>
          <w:szCs w:val="21"/>
        </w:rPr>
        <w:t xml:space="preserve"> zoo ntawm cov neeg ua hauj</w:t>
      </w:r>
      <w:r w:rsidR="001F4C82" w:rsidRPr="0071609A">
        <w:rPr>
          <w:sz w:val="21"/>
          <w:szCs w:val="21"/>
        </w:rPr>
        <w:t xml:space="preserve"> </w:t>
      </w:r>
      <w:r w:rsidRPr="0071609A">
        <w:rPr>
          <w:sz w:val="21"/>
          <w:szCs w:val="21"/>
        </w:rPr>
        <w:t>lwm thiab cov tub ntxhais kawm</w:t>
      </w:r>
      <w:del w:id="3694" w:author="Khamsaolee Xainhiaxang" w:date="2021-07-06T21:44:00Z">
        <w:r w:rsidRPr="0071609A" w:rsidDel="002E63E9">
          <w:rPr>
            <w:sz w:val="21"/>
            <w:szCs w:val="21"/>
          </w:rPr>
          <w:delText xml:space="preserve"> txuas ntxiv</w:delText>
        </w:r>
      </w:del>
      <w:r w:rsidRPr="0071609A">
        <w:rPr>
          <w:sz w:val="21"/>
          <w:szCs w:val="21"/>
        </w:rPr>
        <w:t xml:space="preserve">. Cov cuab yeej no nkag siab txog me nyuam kawm ntawv </w:t>
      </w:r>
      <w:del w:id="3695" w:author="Khamsaolee Xainhiaxang" w:date="2021-07-06T21:45:00Z">
        <w:r w:rsidRPr="0071609A" w:rsidDel="002E63E9">
          <w:rPr>
            <w:sz w:val="21"/>
            <w:szCs w:val="21"/>
          </w:rPr>
          <w:delText>lub hlwb</w:delText>
        </w:r>
      </w:del>
      <w:ins w:id="3696" w:author="Khamsaolee Xainhiaxang" w:date="2021-07-06T21:45:00Z">
        <w:r w:rsidR="002E63E9">
          <w:rPr>
            <w:sz w:val="21"/>
            <w:szCs w:val="21"/>
          </w:rPr>
          <w:t>cov kev xav</w:t>
        </w:r>
      </w:ins>
      <w:r w:rsidRPr="0071609A">
        <w:rPr>
          <w:sz w:val="21"/>
          <w:szCs w:val="21"/>
        </w:rPr>
        <w:t xml:space="preserve">, lub siab lub ntsws, thiab tso cai rau cov chaw </w:t>
      </w:r>
      <w:ins w:id="3697" w:author="Khamsaolee Xainhiaxang" w:date="2021-07-06T21:45:00Z">
        <w:r w:rsidR="002E63E9">
          <w:rPr>
            <w:sz w:val="21"/>
            <w:szCs w:val="21"/>
          </w:rPr>
          <w:t xml:space="preserve">kawm sav nrauv </w:t>
        </w:r>
      </w:ins>
      <w:r w:rsidRPr="0071609A">
        <w:rPr>
          <w:sz w:val="21"/>
          <w:szCs w:val="21"/>
        </w:rPr>
        <w:t xml:space="preserve">thiab </w:t>
      </w:r>
      <w:del w:id="3698" w:author="Khamsaolee Xainhiaxang" w:date="2021-07-06T21:46:00Z">
        <w:r w:rsidRPr="0071609A" w:rsidDel="002E63E9">
          <w:rPr>
            <w:sz w:val="21"/>
            <w:szCs w:val="21"/>
          </w:rPr>
          <w:delText>koog tsev kawm</w:delText>
        </w:r>
      </w:del>
      <w:ins w:id="3699" w:author="Khamsaolee Xainhiaxang" w:date="2021-07-06T21:46:00Z">
        <w:r w:rsidR="002E63E9">
          <w:rPr>
            <w:sz w:val="21"/>
            <w:szCs w:val="21"/>
          </w:rPr>
          <w:t xml:space="preserve">hauv nroog pab </w:t>
        </w:r>
      </w:ins>
      <w:del w:id="3700" w:author="Khamsaolee Xainhiaxang" w:date="2021-07-06T21:46:00Z">
        <w:r w:rsidRPr="0071609A" w:rsidDel="002E63E9">
          <w:rPr>
            <w:sz w:val="21"/>
            <w:szCs w:val="21"/>
          </w:rPr>
          <w:delText xml:space="preserve"> ntawv teb </w:delText>
        </w:r>
      </w:del>
      <w:r w:rsidRPr="0071609A">
        <w:rPr>
          <w:sz w:val="21"/>
          <w:szCs w:val="21"/>
        </w:rPr>
        <w:t xml:space="preserve">rau tub ntxhais kawm </w:t>
      </w:r>
      <w:ins w:id="3701" w:author="Khamsaolee Xainhiaxang" w:date="2021-07-06T21:46:00Z">
        <w:r w:rsidR="002E63E9">
          <w:rPr>
            <w:sz w:val="21"/>
            <w:szCs w:val="21"/>
          </w:rPr>
          <w:t xml:space="preserve">tshwj xeeb yog </w:t>
        </w:r>
      </w:ins>
      <w:r w:rsidRPr="0071609A">
        <w:rPr>
          <w:sz w:val="21"/>
          <w:szCs w:val="21"/>
        </w:rPr>
        <w:t xml:space="preserve">cov kev </w:t>
      </w:r>
      <w:del w:id="3702" w:author="Khamsaolee Xainhiaxang" w:date="2021-07-06T21:47:00Z">
        <w:r w:rsidRPr="0071609A" w:rsidDel="002E63E9">
          <w:rPr>
            <w:sz w:val="21"/>
            <w:szCs w:val="21"/>
          </w:rPr>
          <w:delText xml:space="preserve">xav tau nrog rau qhov tsis txaus siab ntawm cov </w:delText>
        </w:r>
      </w:del>
      <w:r w:rsidRPr="0071609A">
        <w:rPr>
          <w:sz w:val="21"/>
          <w:szCs w:val="21"/>
        </w:rPr>
        <w:t>tub ntxhais kawm</w:t>
      </w:r>
      <w:ins w:id="3703" w:author="Khamsaolee Xainhiaxang" w:date="2021-07-06T21:47:00Z">
        <w:r w:rsidR="002E63E9">
          <w:rPr>
            <w:sz w:val="21"/>
            <w:szCs w:val="21"/>
          </w:rPr>
          <w:t xml:space="preserve"> uas</w:t>
        </w:r>
      </w:ins>
      <w:r w:rsidRPr="0071609A">
        <w:rPr>
          <w:sz w:val="21"/>
          <w:szCs w:val="21"/>
        </w:rPr>
        <w:t xml:space="preserve"> tsis </w:t>
      </w:r>
      <w:del w:id="3704" w:author="Khamsaolee Xainhiaxang" w:date="2021-07-06T21:47:00Z">
        <w:r w:rsidRPr="0071609A" w:rsidDel="002E63E9">
          <w:rPr>
            <w:sz w:val="21"/>
            <w:szCs w:val="21"/>
          </w:rPr>
          <w:delText>meej</w:delText>
        </w:r>
        <w:r w:rsidR="001F4C82" w:rsidRPr="0071609A" w:rsidDel="002E63E9">
          <w:rPr>
            <w:sz w:val="21"/>
            <w:szCs w:val="21"/>
          </w:rPr>
          <w:delText xml:space="preserve"> </w:delText>
        </w:r>
      </w:del>
      <w:ins w:id="3705" w:author="Khamsaolee Xainhiaxang" w:date="2021-07-06T21:47:00Z">
        <w:r w:rsidR="002E63E9">
          <w:rPr>
            <w:sz w:val="21"/>
            <w:szCs w:val="21"/>
          </w:rPr>
          <w:t>raug suav</w:t>
        </w:r>
      </w:ins>
      <w:del w:id="3706" w:author="Khamsaolee Xainhiaxang" w:date="2021-07-06T21:47:00Z">
        <w:r w:rsidR="001F4C82" w:rsidRPr="0071609A" w:rsidDel="002E63E9">
          <w:rPr>
            <w:sz w:val="21"/>
            <w:szCs w:val="21"/>
          </w:rPr>
          <w:delText>pem</w:delText>
        </w:r>
      </w:del>
      <w:r w:rsidRPr="0071609A">
        <w:rPr>
          <w:sz w:val="21"/>
          <w:szCs w:val="21"/>
        </w:rPr>
        <w:t xml:space="preserve">. Kelvin qhov kev pab </w:t>
      </w:r>
      <w:del w:id="3707" w:author="Khamsaolee Xainhiaxang" w:date="2021-07-06T21:47:00Z">
        <w:r w:rsidRPr="0071609A" w:rsidDel="002E63E9">
          <w:rPr>
            <w:sz w:val="21"/>
            <w:szCs w:val="21"/>
          </w:rPr>
          <w:delText xml:space="preserve">cuam </w:delText>
        </w:r>
      </w:del>
      <w:r w:rsidRPr="0071609A">
        <w:rPr>
          <w:sz w:val="21"/>
          <w:szCs w:val="21"/>
        </w:rPr>
        <w:t xml:space="preserve">tso cai rau TRUSD thiab cov chaw </w:t>
      </w:r>
      <w:ins w:id="3708" w:author="Khamsaolee Xainhiaxang" w:date="2021-07-06T21:48:00Z">
        <w:r w:rsidR="00A73918">
          <w:rPr>
            <w:sz w:val="21"/>
            <w:szCs w:val="21"/>
          </w:rPr>
          <w:t xml:space="preserve">kawm sab nrauv </w:t>
        </w:r>
      </w:ins>
      <w:r w:rsidRPr="0071609A">
        <w:rPr>
          <w:sz w:val="21"/>
          <w:szCs w:val="21"/>
        </w:rPr>
        <w:t xml:space="preserve">mus </w:t>
      </w:r>
      <w:del w:id="3709" w:author="Khamsaolee Xainhiaxang" w:date="2021-07-06T21:48:00Z">
        <w:r w:rsidRPr="0071609A" w:rsidDel="00A73918">
          <w:rPr>
            <w:sz w:val="21"/>
            <w:szCs w:val="21"/>
          </w:rPr>
          <w:delText>sau cov</w:delText>
        </w:r>
      </w:del>
      <w:ins w:id="3710" w:author="Khamsaolee Xainhiaxang" w:date="2021-07-06T21:48:00Z">
        <w:r w:rsidR="00A73918">
          <w:rPr>
            <w:sz w:val="21"/>
            <w:szCs w:val="21"/>
          </w:rPr>
          <w:t xml:space="preserve">kawg </w:t>
        </w:r>
      </w:ins>
      <w:del w:id="3711" w:author="Khamsaolee Xainhiaxang" w:date="2021-07-06T21:48:00Z">
        <w:r w:rsidRPr="0071609A" w:rsidDel="00A73918">
          <w:rPr>
            <w:sz w:val="21"/>
            <w:szCs w:val="21"/>
          </w:rPr>
          <w:delText xml:space="preserve"> lus qhia </w:delText>
        </w:r>
      </w:del>
      <w:r w:rsidRPr="0071609A">
        <w:rPr>
          <w:sz w:val="21"/>
          <w:szCs w:val="21"/>
        </w:rPr>
        <w:t xml:space="preserve">txog </w:t>
      </w:r>
      <w:del w:id="3712" w:author="Khamsaolee Xainhiaxang" w:date="2021-07-06T21:49:00Z">
        <w:r w:rsidRPr="0071609A" w:rsidDel="00A73918">
          <w:rPr>
            <w:sz w:val="21"/>
            <w:szCs w:val="21"/>
          </w:rPr>
          <w:delText>lub sij</w:delText>
        </w:r>
        <w:r w:rsidR="001F4C82" w:rsidRPr="0071609A" w:rsidDel="00A73918">
          <w:rPr>
            <w:sz w:val="21"/>
            <w:szCs w:val="21"/>
          </w:rPr>
          <w:delText xml:space="preserve"> </w:delText>
        </w:r>
        <w:r w:rsidRPr="0071609A" w:rsidDel="00A73918">
          <w:rPr>
            <w:sz w:val="21"/>
            <w:szCs w:val="21"/>
          </w:rPr>
          <w:delText>hawm</w:delText>
        </w:r>
      </w:del>
      <w:ins w:id="3713" w:author="Khamsaolee Xainhiaxang" w:date="2021-07-06T21:49:00Z">
        <w:r w:rsidR="00A73918">
          <w:rPr>
            <w:sz w:val="21"/>
            <w:szCs w:val="21"/>
          </w:rPr>
          <w:t>kev xav tiag</w:t>
        </w:r>
      </w:ins>
      <w:r w:rsidRPr="0071609A">
        <w:rPr>
          <w:sz w:val="21"/>
          <w:szCs w:val="21"/>
        </w:rPr>
        <w:t xml:space="preserve"> ntawm tub ntxhais kawm</w:t>
      </w:r>
      <w:del w:id="3714" w:author="Khamsaolee Xainhiaxang" w:date="2021-07-06T21:49:00Z">
        <w:r w:rsidRPr="0071609A" w:rsidDel="00A73918">
          <w:rPr>
            <w:sz w:val="21"/>
            <w:szCs w:val="21"/>
          </w:rPr>
          <w:delText xml:space="preserve"> kev xav</w:delText>
        </w:r>
      </w:del>
      <w:r w:rsidRPr="0071609A">
        <w:rPr>
          <w:sz w:val="21"/>
          <w:szCs w:val="21"/>
        </w:rPr>
        <w:t xml:space="preserve">, </w:t>
      </w:r>
      <w:del w:id="3715" w:author="Khamsaolee Xainhiaxang" w:date="2021-07-06T21:49:00Z">
        <w:r w:rsidRPr="0071609A" w:rsidDel="00A73918">
          <w:rPr>
            <w:sz w:val="21"/>
            <w:szCs w:val="21"/>
          </w:rPr>
          <w:delText xml:space="preserve">txuas </w:delText>
        </w:r>
      </w:del>
      <w:ins w:id="3716" w:author="Khamsaolee Xainhiaxang" w:date="2021-07-06T21:49:00Z">
        <w:r w:rsidR="00A73918">
          <w:rPr>
            <w:sz w:val="21"/>
            <w:szCs w:val="21"/>
          </w:rPr>
          <w:t xml:space="preserve">kev tsis </w:t>
        </w:r>
      </w:ins>
      <w:r w:rsidRPr="0071609A">
        <w:rPr>
          <w:sz w:val="21"/>
          <w:szCs w:val="21"/>
        </w:rPr>
        <w:t xml:space="preserve">rau </w:t>
      </w:r>
      <w:del w:id="3717" w:author="Khamsaolee Xainhiaxang" w:date="2021-07-06T21:49:00Z">
        <w:r w:rsidRPr="0071609A" w:rsidDel="00A73918">
          <w:rPr>
            <w:sz w:val="21"/>
            <w:szCs w:val="21"/>
          </w:rPr>
          <w:delText xml:space="preserve">tsev </w:delText>
        </w:r>
      </w:del>
      <w:ins w:id="3718" w:author="Khamsaolee Xainhiaxang" w:date="2021-07-06T21:49:00Z">
        <w:r w:rsidR="00A73918">
          <w:rPr>
            <w:sz w:val="21"/>
            <w:szCs w:val="21"/>
          </w:rPr>
          <w:t>siab</w:t>
        </w:r>
        <w:r w:rsidR="00A73918" w:rsidRPr="0071609A">
          <w:rPr>
            <w:sz w:val="21"/>
            <w:szCs w:val="21"/>
          </w:rPr>
          <w:t xml:space="preserve"> </w:t>
        </w:r>
      </w:ins>
      <w:r w:rsidRPr="0071609A">
        <w:rPr>
          <w:sz w:val="21"/>
          <w:szCs w:val="21"/>
        </w:rPr>
        <w:t xml:space="preserve">kawm ntawv, thiab nkag mus </w:t>
      </w:r>
      <w:del w:id="3719" w:author="Khamsaolee Xainhiaxang" w:date="2021-07-06T21:50:00Z">
        <w:r w:rsidRPr="0071609A" w:rsidDel="00A73918">
          <w:rPr>
            <w:sz w:val="21"/>
            <w:szCs w:val="21"/>
          </w:rPr>
          <w:delText xml:space="preserve">nrhiav </w:delText>
        </w:r>
      </w:del>
      <w:ins w:id="3720" w:author="Khamsaolee Xainhiaxang" w:date="2021-07-06T21:50:00Z">
        <w:r w:rsidR="00A73918">
          <w:rPr>
            <w:sz w:val="21"/>
            <w:szCs w:val="21"/>
          </w:rPr>
          <w:t>tsis txog</w:t>
        </w:r>
        <w:r w:rsidR="00A73918" w:rsidRPr="0071609A">
          <w:rPr>
            <w:sz w:val="21"/>
            <w:szCs w:val="21"/>
          </w:rPr>
          <w:t xml:space="preserve"> </w:t>
        </w:r>
      </w:ins>
      <w:r w:rsidRPr="0071609A">
        <w:rPr>
          <w:sz w:val="21"/>
          <w:szCs w:val="21"/>
        </w:rPr>
        <w:t xml:space="preserve">kev pab. Cov tub ntxhais kawm tuaj yeem thov kev </w:t>
      </w:r>
      <w:del w:id="3721" w:author="Khamsaolee Xainhiaxang" w:date="2021-07-06T21:50:00Z">
        <w:r w:rsidRPr="0071609A" w:rsidDel="00A73918">
          <w:rPr>
            <w:sz w:val="21"/>
            <w:szCs w:val="21"/>
          </w:rPr>
          <w:delText>cuam tshuam thiab cov lus ntuas</w:delText>
        </w:r>
        <w:r w:rsidR="001F4C82" w:rsidRPr="0071609A" w:rsidDel="00A73918">
          <w:rPr>
            <w:sz w:val="21"/>
            <w:szCs w:val="21"/>
          </w:rPr>
          <w:delText xml:space="preserve"> qhia</w:delText>
        </w:r>
      </w:del>
      <w:ins w:id="3722" w:author="Khamsaolee Xainhiaxang" w:date="2021-07-06T21:50:00Z">
        <w:r w:rsidR="00A73918">
          <w:rPr>
            <w:sz w:val="21"/>
            <w:szCs w:val="21"/>
          </w:rPr>
          <w:t>kev pab tau</w:t>
        </w:r>
      </w:ins>
      <w:r w:rsidRPr="0071609A">
        <w:rPr>
          <w:sz w:val="21"/>
          <w:szCs w:val="21"/>
        </w:rPr>
        <w:t xml:space="preserve">. Cov tub ntxhais kawm uas tsis muaj kev pab, tshwj xeeb yog Cov Hluas </w:t>
      </w:r>
      <w:r w:rsidR="001F4C82" w:rsidRPr="0071609A">
        <w:rPr>
          <w:sz w:val="21"/>
          <w:szCs w:val="21"/>
        </w:rPr>
        <w:t>Uas Coj</w:t>
      </w:r>
      <w:r w:rsidRPr="0071609A">
        <w:rPr>
          <w:sz w:val="21"/>
          <w:szCs w:val="21"/>
        </w:rPr>
        <w:t xml:space="preserve"> Los Tu thiab cov tub ntxhais kawm tsis muaj vaj tsev nyob, feem ntau tsis </w:t>
      </w:r>
      <w:del w:id="3723" w:author="Khamsaolee Xainhiaxang" w:date="2021-07-06T21:51:00Z">
        <w:r w:rsidRPr="0071609A" w:rsidDel="00A73918">
          <w:rPr>
            <w:sz w:val="21"/>
            <w:szCs w:val="21"/>
          </w:rPr>
          <w:delText>muaj los yog muaj kev txwv</w:delText>
        </w:r>
      </w:del>
      <w:ins w:id="3724" w:author="Khamsaolee Xainhiaxang" w:date="2021-07-06T21:51:00Z">
        <w:r w:rsidR="00A73918">
          <w:rPr>
            <w:sz w:val="21"/>
            <w:szCs w:val="21"/>
          </w:rPr>
          <w:t>tsis tau txais kev pab</w:t>
        </w:r>
      </w:ins>
      <w:del w:id="3725" w:author="Khamsaolee Xainhiaxang" w:date="2021-07-06T21:52:00Z">
        <w:r w:rsidRPr="0071609A" w:rsidDel="00A73918">
          <w:rPr>
            <w:sz w:val="21"/>
            <w:szCs w:val="21"/>
          </w:rPr>
          <w:delText xml:space="preserve"> ntau rau kev saib xyuas cov neeg laus los</w:delText>
        </w:r>
        <w:r w:rsidR="001F4C82" w:rsidRPr="0071609A" w:rsidDel="00A73918">
          <w:rPr>
            <w:sz w:val="21"/>
            <w:szCs w:val="21"/>
          </w:rPr>
          <w:delText xml:space="preserve"> </w:delText>
        </w:r>
        <w:r w:rsidRPr="0071609A" w:rsidDel="00A73918">
          <w:rPr>
            <w:sz w:val="21"/>
            <w:szCs w:val="21"/>
          </w:rPr>
          <w:delText>sis lwm yam kev pab nyuaj siab</w:delText>
        </w:r>
      </w:del>
      <w:r w:rsidRPr="0071609A">
        <w:rPr>
          <w:sz w:val="21"/>
          <w:szCs w:val="21"/>
        </w:rPr>
        <w:t xml:space="preserve">. Cov cuab yeej no muab cov ntaub ntawv kom </w:t>
      </w:r>
      <w:r w:rsidR="001F4C82" w:rsidRPr="0071609A">
        <w:rPr>
          <w:sz w:val="21"/>
          <w:szCs w:val="21"/>
        </w:rPr>
        <w:t xml:space="preserve">Tsev Kawm </w:t>
      </w:r>
      <w:r w:rsidRPr="0071609A">
        <w:rPr>
          <w:sz w:val="21"/>
          <w:szCs w:val="21"/>
        </w:rPr>
        <w:t xml:space="preserve">Twin Rivers tuaj yeem muab kev </w:t>
      </w:r>
      <w:del w:id="3726" w:author="Khamsaolee Xainhiaxang" w:date="2021-07-06T21:53:00Z">
        <w:r w:rsidRPr="0071609A" w:rsidDel="00A73918">
          <w:rPr>
            <w:sz w:val="21"/>
            <w:szCs w:val="21"/>
          </w:rPr>
          <w:delText>cuam tshuam</w:delText>
        </w:r>
      </w:del>
      <w:ins w:id="3727" w:author="Khamsaolee Xainhiaxang" w:date="2021-07-06T21:53:00Z">
        <w:r w:rsidR="00A73918">
          <w:rPr>
            <w:sz w:val="21"/>
            <w:szCs w:val="21"/>
          </w:rPr>
          <w:t>pab</w:t>
        </w:r>
      </w:ins>
      <w:r w:rsidRPr="0071609A">
        <w:rPr>
          <w:sz w:val="21"/>
          <w:szCs w:val="21"/>
        </w:rPr>
        <w:t xml:space="preserve"> thiab </w:t>
      </w:r>
      <w:ins w:id="3728" w:author="Khamsaolee Xainhiaxang" w:date="2021-07-06T21:53:00Z">
        <w:r w:rsidR="00A73918">
          <w:rPr>
            <w:sz w:val="21"/>
            <w:szCs w:val="21"/>
          </w:rPr>
          <w:t xml:space="preserve">txhim </w:t>
        </w:r>
      </w:ins>
      <w:r w:rsidRPr="0071609A">
        <w:rPr>
          <w:sz w:val="21"/>
          <w:szCs w:val="21"/>
        </w:rPr>
        <w:t xml:space="preserve">kho kom </w:t>
      </w:r>
      <w:del w:id="3729" w:author="Khamsaolee Xainhiaxang" w:date="2021-07-06T21:53:00Z">
        <w:r w:rsidRPr="0071609A" w:rsidDel="00A73918">
          <w:rPr>
            <w:sz w:val="21"/>
            <w:szCs w:val="21"/>
          </w:rPr>
          <w:delText xml:space="preserve">haum rau </w:delText>
        </w:r>
      </w:del>
      <w:r w:rsidRPr="0071609A">
        <w:rPr>
          <w:sz w:val="21"/>
          <w:szCs w:val="21"/>
        </w:rPr>
        <w:t>cov tub ntxhais kawm tau zoo</w:t>
      </w:r>
      <w:del w:id="3730" w:author="Khamsaolee Xainhiaxang" w:date="2021-07-06T21:54:00Z">
        <w:r w:rsidRPr="0071609A" w:rsidDel="00A73918">
          <w:rPr>
            <w:sz w:val="21"/>
            <w:szCs w:val="21"/>
          </w:rPr>
          <w:delText xml:space="preserve"> hauv qhov peev xwm no</w:delText>
        </w:r>
      </w:del>
      <w:r w:rsidRPr="0071609A">
        <w:rPr>
          <w:sz w:val="21"/>
          <w:szCs w:val="21"/>
        </w:rPr>
        <w:t>.</w:t>
      </w:r>
    </w:p>
    <w:p w14:paraId="2092A2CC" w14:textId="77777777" w:rsidR="00E43EF1" w:rsidRDefault="00E43EF1">
      <w:pPr>
        <w:pStyle w:val="BodyText"/>
      </w:pPr>
    </w:p>
    <w:p w14:paraId="347C213C" w14:textId="6F6D8DA0" w:rsidR="00E43EF1" w:rsidRPr="0071609A" w:rsidRDefault="000E40D2" w:rsidP="00571332">
      <w:pPr>
        <w:pStyle w:val="BodyText"/>
        <w:ind w:left="366"/>
        <w:jc w:val="both"/>
        <w:rPr>
          <w:sz w:val="21"/>
          <w:szCs w:val="21"/>
        </w:rPr>
      </w:pPr>
      <w:r w:rsidRPr="0071609A">
        <w:rPr>
          <w:sz w:val="21"/>
          <w:szCs w:val="21"/>
        </w:rPr>
        <w:t>Lub Hom Phiaj 4: Txhawb Kev Koom Tes</w:t>
      </w:r>
      <w:r w:rsidR="003B39CD" w:rsidRPr="0071609A">
        <w:rPr>
          <w:sz w:val="21"/>
          <w:szCs w:val="21"/>
        </w:rPr>
        <w:t xml:space="preserve"> Ntawm Niam Txiv</w:t>
      </w:r>
      <w:r w:rsidRPr="0071609A">
        <w:rPr>
          <w:sz w:val="21"/>
          <w:szCs w:val="21"/>
        </w:rPr>
        <w:t>:</w:t>
      </w:r>
    </w:p>
    <w:p w14:paraId="1913D7D3" w14:textId="77777777" w:rsidR="00E43EF1" w:rsidRPr="0071609A" w:rsidRDefault="00E43EF1" w:rsidP="00571332">
      <w:pPr>
        <w:pStyle w:val="BodyText"/>
        <w:jc w:val="both"/>
        <w:rPr>
          <w:sz w:val="21"/>
          <w:szCs w:val="21"/>
        </w:rPr>
      </w:pPr>
    </w:p>
    <w:p w14:paraId="294B6D64" w14:textId="46C722C9" w:rsidR="00E43EF1" w:rsidRPr="0071609A" w:rsidRDefault="000E40D2" w:rsidP="00571332">
      <w:pPr>
        <w:pStyle w:val="BodyText"/>
        <w:ind w:left="366" w:right="432"/>
        <w:jc w:val="both"/>
        <w:rPr>
          <w:sz w:val="21"/>
          <w:szCs w:val="21"/>
        </w:rPr>
      </w:pPr>
      <w:r w:rsidRPr="0071609A">
        <w:rPr>
          <w:sz w:val="21"/>
          <w:szCs w:val="21"/>
        </w:rPr>
        <w:t xml:space="preserve">Txhawb kev koom tes ntawm niam txiv </w:t>
      </w:r>
      <w:del w:id="3731" w:author="Khamsaolee Xainhiaxang" w:date="2021-07-06T21:55:00Z">
        <w:r w:rsidRPr="0071609A" w:rsidDel="00A73918">
          <w:rPr>
            <w:sz w:val="21"/>
            <w:szCs w:val="21"/>
          </w:rPr>
          <w:delText>n</w:delText>
        </w:r>
      </w:del>
      <w:del w:id="3732" w:author="Khamsaolee Xainhiaxang" w:date="2021-07-06T21:56:00Z">
        <w:r w:rsidRPr="0071609A" w:rsidDel="00A73918">
          <w:rPr>
            <w:sz w:val="21"/>
            <w:szCs w:val="21"/>
          </w:rPr>
          <w:delText xml:space="preserve">tau ntxiv </w:delText>
        </w:r>
      </w:del>
      <w:r w:rsidRPr="0071609A">
        <w:rPr>
          <w:sz w:val="21"/>
          <w:szCs w:val="21"/>
        </w:rPr>
        <w:t xml:space="preserve">txhawb kev koom tes nrog zej zog los muab kev pab </w:t>
      </w:r>
      <w:del w:id="3733" w:author="Khamsaolee Xainhiaxang" w:date="2021-07-06T21:56:00Z">
        <w:r w:rsidRPr="0071609A" w:rsidDel="00A73918">
          <w:rPr>
            <w:sz w:val="21"/>
            <w:szCs w:val="21"/>
          </w:rPr>
          <w:delText xml:space="preserve">cuam </w:delText>
        </w:r>
      </w:del>
      <w:ins w:id="3734" w:author="Khamsaolee Xainhiaxang" w:date="2021-07-06T21:56:00Z">
        <w:r w:rsidR="00A73918">
          <w:rPr>
            <w:sz w:val="21"/>
            <w:szCs w:val="21"/>
          </w:rPr>
          <w:t>kom</w:t>
        </w:r>
        <w:r w:rsidR="00A73918" w:rsidRPr="0071609A">
          <w:rPr>
            <w:sz w:val="21"/>
            <w:szCs w:val="21"/>
          </w:rPr>
          <w:t xml:space="preserve"> </w:t>
        </w:r>
      </w:ins>
      <w:r w:rsidRPr="0071609A">
        <w:rPr>
          <w:sz w:val="21"/>
          <w:szCs w:val="21"/>
        </w:rPr>
        <w:t xml:space="preserve">zoo tshaj plaws rau tub ntxhais kawm. Cov tub ntxhais kawm </w:t>
      </w:r>
      <w:del w:id="3735" w:author="Khamsaolee Xainhiaxang" w:date="2021-07-06T21:56:00Z">
        <w:r w:rsidRPr="0071609A" w:rsidDel="00A73918">
          <w:rPr>
            <w:sz w:val="21"/>
            <w:szCs w:val="21"/>
          </w:rPr>
          <w:delText>tsis muaj kev kawm</w:delText>
        </w:r>
      </w:del>
      <w:ins w:id="3736" w:author="Khamsaolee Xainhiaxang" w:date="2021-07-06T21:56:00Z">
        <w:r w:rsidR="00A73918">
          <w:rPr>
            <w:sz w:val="21"/>
            <w:szCs w:val="21"/>
          </w:rPr>
          <w:t>uas tsis raug xam</w:t>
        </w:r>
      </w:ins>
      <w:ins w:id="3737" w:author="Khamsaolee Xainhiaxang" w:date="2021-07-06T21:57:00Z">
        <w:r w:rsidR="00A73918">
          <w:rPr>
            <w:sz w:val="21"/>
            <w:szCs w:val="21"/>
          </w:rPr>
          <w:t xml:space="preserve"> feem ntau tsis tau siv</w:t>
        </w:r>
      </w:ins>
      <w:r w:rsidRPr="0071609A">
        <w:rPr>
          <w:sz w:val="21"/>
          <w:szCs w:val="21"/>
        </w:rPr>
        <w:t xml:space="preserve"> </w:t>
      </w:r>
      <w:ins w:id="3738" w:author="Khamsaolee Xainhiaxang" w:date="2021-07-06T21:57:00Z">
        <w:r w:rsidR="00A73918">
          <w:rPr>
            <w:sz w:val="21"/>
            <w:szCs w:val="21"/>
          </w:rPr>
          <w:t>n</w:t>
        </w:r>
      </w:ins>
      <w:r w:rsidRPr="0071609A">
        <w:rPr>
          <w:sz w:val="21"/>
          <w:szCs w:val="21"/>
        </w:rPr>
        <w:t xml:space="preserve">tau </w:t>
      </w:r>
      <w:ins w:id="3739" w:author="Khamsaolee Xainhiaxang" w:date="2021-07-06T21:57:00Z">
        <w:r w:rsidR="00A73918">
          <w:rPr>
            <w:sz w:val="21"/>
            <w:szCs w:val="21"/>
          </w:rPr>
          <w:t>yam xws li</w:t>
        </w:r>
      </w:ins>
      <w:del w:id="3740" w:author="Khamsaolee Xainhiaxang" w:date="2021-07-06T21:57:00Z">
        <w:r w:rsidRPr="0071609A" w:rsidDel="00A73918">
          <w:rPr>
            <w:sz w:val="21"/>
            <w:szCs w:val="21"/>
          </w:rPr>
          <w:delText>tsawg dua kev nrhiav cov khoom siv uas suav nrog</w:delText>
        </w:r>
      </w:del>
      <w:r w:rsidRPr="0071609A">
        <w:rPr>
          <w:sz w:val="21"/>
          <w:szCs w:val="21"/>
        </w:rPr>
        <w:t xml:space="preserve"> thev naus laus zis, cov ntaub ntawv hais txog kev kawm </w:t>
      </w:r>
      <w:del w:id="3741" w:author="Khamsaolee Xainhiaxang" w:date="2021-07-06T21:57:00Z">
        <w:r w:rsidRPr="0071609A" w:rsidDel="00A73918">
          <w:rPr>
            <w:sz w:val="21"/>
            <w:szCs w:val="21"/>
          </w:rPr>
          <w:delText xml:space="preserve">qib </w:delText>
        </w:r>
      </w:del>
      <w:r w:rsidRPr="0071609A">
        <w:rPr>
          <w:sz w:val="21"/>
          <w:szCs w:val="21"/>
        </w:rPr>
        <w:t>siab, thiab kev paub</w:t>
      </w:r>
      <w:del w:id="3742" w:author="Khamsaolee Xainhiaxang" w:date="2021-07-06T21:58:00Z">
        <w:r w:rsidRPr="0071609A" w:rsidDel="00A73918">
          <w:rPr>
            <w:sz w:val="21"/>
            <w:szCs w:val="21"/>
          </w:rPr>
          <w:delText xml:space="preserve"> txog cov peev txheej</w:delText>
        </w:r>
      </w:del>
      <w:r w:rsidRPr="0071609A">
        <w:rPr>
          <w:sz w:val="21"/>
          <w:szCs w:val="21"/>
        </w:rPr>
        <w:t xml:space="preserve">, cov </w:t>
      </w:r>
      <w:del w:id="3743" w:author="Khamsaolee Xainhiaxang" w:date="2021-07-06T21:58:00Z">
        <w:r w:rsidRPr="0071609A" w:rsidDel="004D0CEB">
          <w:rPr>
            <w:sz w:val="21"/>
            <w:szCs w:val="21"/>
          </w:rPr>
          <w:delText>sij</w:delText>
        </w:r>
        <w:r w:rsidR="00F83D31" w:rsidRPr="0071609A" w:rsidDel="004D0CEB">
          <w:rPr>
            <w:sz w:val="21"/>
            <w:szCs w:val="21"/>
          </w:rPr>
          <w:delText xml:space="preserve"> </w:delText>
        </w:r>
        <w:r w:rsidRPr="0071609A" w:rsidDel="004D0CEB">
          <w:rPr>
            <w:sz w:val="21"/>
            <w:szCs w:val="21"/>
          </w:rPr>
          <w:delText>hawm</w:delText>
        </w:r>
      </w:del>
      <w:ins w:id="3744" w:author="Khamsaolee Xainhiaxang" w:date="2021-07-06T21:58:00Z">
        <w:r w:rsidR="004D0CEB">
          <w:rPr>
            <w:sz w:val="21"/>
            <w:szCs w:val="21"/>
          </w:rPr>
          <w:t>tsam thawj</w:t>
        </w:r>
      </w:ins>
      <w:r w:rsidRPr="0071609A">
        <w:rPr>
          <w:sz w:val="21"/>
          <w:szCs w:val="21"/>
        </w:rPr>
        <w:t xml:space="preserve"> thiab cov hauj</w:t>
      </w:r>
      <w:r w:rsidR="00F83D31" w:rsidRPr="0071609A">
        <w:rPr>
          <w:sz w:val="21"/>
          <w:szCs w:val="21"/>
        </w:rPr>
        <w:t xml:space="preserve"> </w:t>
      </w:r>
      <w:r w:rsidRPr="0071609A">
        <w:rPr>
          <w:sz w:val="21"/>
          <w:szCs w:val="21"/>
        </w:rPr>
        <w:t xml:space="preserve">lwm. </w:t>
      </w:r>
      <w:r w:rsidR="00F83D31" w:rsidRPr="0071609A">
        <w:rPr>
          <w:sz w:val="21"/>
          <w:szCs w:val="21"/>
        </w:rPr>
        <w:t xml:space="preserve">Tsev Kawm </w:t>
      </w:r>
      <w:r w:rsidRPr="0071609A">
        <w:rPr>
          <w:sz w:val="21"/>
          <w:szCs w:val="21"/>
        </w:rPr>
        <w:t xml:space="preserve">Twin Rivers tau nthuav dav los muab kev cob qhia thiab cov txheej xwm </w:t>
      </w:r>
      <w:del w:id="3745" w:author="Khamsaolee Xainhiaxang" w:date="2021-07-06T21:59:00Z">
        <w:r w:rsidRPr="0071609A" w:rsidDel="004D0CEB">
          <w:rPr>
            <w:sz w:val="21"/>
            <w:szCs w:val="21"/>
          </w:rPr>
          <w:delText xml:space="preserve">kom </w:delText>
        </w:r>
      </w:del>
      <w:ins w:id="3746" w:author="Khamsaolee Xainhiaxang" w:date="2021-07-06T21:59:00Z">
        <w:r w:rsidR="004D0CEB">
          <w:rPr>
            <w:sz w:val="21"/>
            <w:szCs w:val="21"/>
          </w:rPr>
          <w:t>uas</w:t>
        </w:r>
        <w:r w:rsidR="004D0CEB" w:rsidRPr="0071609A">
          <w:rPr>
            <w:sz w:val="21"/>
            <w:szCs w:val="21"/>
          </w:rPr>
          <w:t xml:space="preserve"> </w:t>
        </w:r>
      </w:ins>
      <w:r w:rsidRPr="0071609A">
        <w:rPr>
          <w:sz w:val="21"/>
          <w:szCs w:val="21"/>
        </w:rPr>
        <w:t xml:space="preserve">suav nrog </w:t>
      </w:r>
      <w:ins w:id="3747" w:author="Khamsaolee Xainhiaxang" w:date="2021-07-06T21:59:00Z">
        <w:r w:rsidR="004D0CEB">
          <w:rPr>
            <w:sz w:val="21"/>
            <w:szCs w:val="21"/>
          </w:rPr>
          <w:t xml:space="preserve"> rau </w:t>
        </w:r>
      </w:ins>
      <w:del w:id="3748" w:author="Khamsaolee Xainhiaxang" w:date="2021-07-06T22:00:00Z">
        <w:r w:rsidRPr="0071609A" w:rsidDel="004D0CEB">
          <w:rPr>
            <w:sz w:val="21"/>
            <w:szCs w:val="21"/>
          </w:rPr>
          <w:delText xml:space="preserve">cov pab pawg xws li </w:delText>
        </w:r>
      </w:del>
      <w:r w:rsidRPr="0071609A">
        <w:rPr>
          <w:sz w:val="21"/>
          <w:szCs w:val="21"/>
        </w:rPr>
        <w:t>cov niam txiv ntawm Cov Kawm Lus Askiv, txhawb nqa rau Tsev Neeg</w:t>
      </w:r>
      <w:r w:rsidR="00F83D31" w:rsidRPr="0071609A">
        <w:rPr>
          <w:sz w:val="21"/>
          <w:szCs w:val="21"/>
        </w:rPr>
        <w:t xml:space="preserve"> </w:t>
      </w:r>
      <w:del w:id="3749" w:author="Khamsaolee Xainhiaxang" w:date="2021-07-06T22:00:00Z">
        <w:r w:rsidR="00F83D31" w:rsidRPr="0071609A" w:rsidDel="004D0CEB">
          <w:rPr>
            <w:sz w:val="21"/>
            <w:szCs w:val="21"/>
          </w:rPr>
          <w:delText>Uas Coj Los Tu</w:delText>
        </w:r>
      </w:del>
      <w:ins w:id="3750" w:author="Khamsaolee Xainhiaxang" w:date="2021-07-06T22:00:00Z">
        <w:r w:rsidR="004D0CEB">
          <w:rPr>
            <w:sz w:val="21"/>
            <w:szCs w:val="21"/>
          </w:rPr>
          <w:t>Niam Qhuav Txiv Qhuav</w:t>
        </w:r>
      </w:ins>
      <w:r w:rsidRPr="0071609A">
        <w:rPr>
          <w:sz w:val="21"/>
          <w:szCs w:val="21"/>
        </w:rPr>
        <w:t>, cov pab pawg neeg Asmeskas</w:t>
      </w:r>
      <w:ins w:id="3751" w:author="Khamsaolee Xainhiaxang" w:date="2021-07-06T22:01:00Z">
        <w:r w:rsidR="004D0CEB">
          <w:rPr>
            <w:sz w:val="21"/>
            <w:szCs w:val="21"/>
          </w:rPr>
          <w:t xml:space="preserve"> qub</w:t>
        </w:r>
      </w:ins>
      <w:del w:id="3752" w:author="Khamsaolee Xainhiaxang" w:date="2021-07-06T22:01:00Z">
        <w:r w:rsidRPr="0071609A" w:rsidDel="004D0CEB">
          <w:rPr>
            <w:sz w:val="21"/>
            <w:szCs w:val="21"/>
          </w:rPr>
          <w:delText xml:space="preserve"> cov niam txiv</w:delText>
        </w:r>
      </w:del>
      <w:r w:rsidRPr="0071609A">
        <w:rPr>
          <w:sz w:val="21"/>
          <w:szCs w:val="21"/>
        </w:rPr>
        <w:t xml:space="preserve">, thiab </w:t>
      </w:r>
      <w:del w:id="3753" w:author="Khamsaolee Xainhiaxang" w:date="2021-07-06T22:01:00Z">
        <w:r w:rsidRPr="0071609A" w:rsidDel="004D0CEB">
          <w:rPr>
            <w:sz w:val="21"/>
            <w:szCs w:val="21"/>
          </w:rPr>
          <w:delText>ntau dua</w:delText>
        </w:r>
      </w:del>
      <w:ins w:id="3754" w:author="Khamsaolee Xainhiaxang" w:date="2021-07-06T22:01:00Z">
        <w:r w:rsidR="004D0CEB">
          <w:rPr>
            <w:sz w:val="21"/>
            <w:szCs w:val="21"/>
          </w:rPr>
          <w:t>lwm haiv neeg</w:t>
        </w:r>
      </w:ins>
      <w:r w:rsidRPr="0071609A">
        <w:rPr>
          <w:sz w:val="21"/>
          <w:szCs w:val="21"/>
        </w:rPr>
        <w:t xml:space="preserve">. qhov no tau qhia tias muaj kev koom tes </w:t>
      </w:r>
      <w:del w:id="3755" w:author="Khamsaolee Xainhiaxang" w:date="2021-07-06T22:02:00Z">
        <w:r w:rsidRPr="0071609A" w:rsidDel="004D0CEB">
          <w:rPr>
            <w:sz w:val="21"/>
            <w:szCs w:val="21"/>
          </w:rPr>
          <w:delText xml:space="preserve">tau txuas ntxiv </w:delText>
        </w:r>
      </w:del>
      <w:r w:rsidRPr="0071609A">
        <w:rPr>
          <w:sz w:val="21"/>
          <w:szCs w:val="21"/>
        </w:rPr>
        <w:t>thiab ntau tus neeg koom nrog hauv cov kev tshawb fawb</w:t>
      </w:r>
      <w:del w:id="3756" w:author="Khamsaolee Xainhiaxang" w:date="2021-07-06T22:02:00Z">
        <w:r w:rsidRPr="0071609A" w:rsidDel="004D0CEB">
          <w:rPr>
            <w:sz w:val="21"/>
            <w:szCs w:val="21"/>
          </w:rPr>
          <w:delText xml:space="preserve"> uas muaj feem </w:delText>
        </w:r>
        <w:r w:rsidR="00A60364" w:rsidRPr="0071609A" w:rsidDel="004D0CEB">
          <w:rPr>
            <w:sz w:val="21"/>
            <w:szCs w:val="21"/>
          </w:rPr>
          <w:delText>los ntaw</w:delText>
        </w:r>
        <w:r w:rsidR="00FB7C79" w:rsidRPr="0071609A" w:rsidDel="004D0CEB">
          <w:rPr>
            <w:sz w:val="21"/>
            <w:szCs w:val="21"/>
          </w:rPr>
          <w:delText>v</w:delText>
        </w:r>
      </w:del>
      <w:r w:rsidRPr="0071609A">
        <w:rPr>
          <w:sz w:val="21"/>
          <w:szCs w:val="21"/>
        </w:rPr>
        <w:t xml:space="preserve">. COVID-19 cuam tshuam txog qee </w:t>
      </w:r>
      <w:del w:id="3757" w:author="Khamsaolee Xainhiaxang" w:date="2021-07-06T22:03:00Z">
        <w:r w:rsidRPr="0071609A" w:rsidDel="004D0CEB">
          <w:rPr>
            <w:sz w:val="21"/>
            <w:szCs w:val="21"/>
          </w:rPr>
          <w:delText>lub zog</w:delText>
        </w:r>
      </w:del>
      <w:ins w:id="3758" w:author="Khamsaolee Xainhiaxang" w:date="2021-07-06T22:03:00Z">
        <w:r w:rsidR="004D0CEB">
          <w:rPr>
            <w:sz w:val="21"/>
            <w:szCs w:val="21"/>
          </w:rPr>
          <w:t>yam</w:t>
        </w:r>
      </w:ins>
      <w:r w:rsidRPr="0071609A">
        <w:rPr>
          <w:sz w:val="21"/>
          <w:szCs w:val="21"/>
        </w:rPr>
        <w:t xml:space="preserve"> tab sis kuj tau qhia txog qhov xav tau kev txhawb nqa </w:t>
      </w:r>
      <w:r w:rsidR="00FB7C79" w:rsidRPr="0071609A">
        <w:rPr>
          <w:sz w:val="21"/>
          <w:szCs w:val="21"/>
        </w:rPr>
        <w:t>thev naus laus zis (</w:t>
      </w:r>
      <w:r w:rsidRPr="0071609A">
        <w:rPr>
          <w:sz w:val="21"/>
          <w:szCs w:val="21"/>
        </w:rPr>
        <w:t>technology</w:t>
      </w:r>
      <w:r w:rsidR="00FB7C79" w:rsidRPr="0071609A">
        <w:rPr>
          <w:sz w:val="21"/>
          <w:szCs w:val="21"/>
        </w:rPr>
        <w:t>)</w:t>
      </w:r>
      <w:r w:rsidRPr="0071609A">
        <w:rPr>
          <w:sz w:val="21"/>
          <w:szCs w:val="21"/>
        </w:rPr>
        <w:t xml:space="preserve"> </w:t>
      </w:r>
      <w:del w:id="3759" w:author="Khamsaolee Xainhiaxang" w:date="2021-07-06T22:04:00Z">
        <w:r w:rsidRPr="0071609A" w:rsidDel="004D0CEB">
          <w:rPr>
            <w:sz w:val="21"/>
            <w:szCs w:val="21"/>
          </w:rPr>
          <w:delText>ntxiv thiab nkag mus rau</w:delText>
        </w:r>
      </w:del>
      <w:ins w:id="3760" w:author="Khamsaolee Xainhiaxang" w:date="2021-07-06T22:04:00Z">
        <w:r w:rsidR="004D0CEB">
          <w:rPr>
            <w:sz w:val="21"/>
            <w:szCs w:val="21"/>
          </w:rPr>
          <w:t>ntawm</w:t>
        </w:r>
      </w:ins>
      <w:r w:rsidRPr="0071609A">
        <w:rPr>
          <w:sz w:val="21"/>
          <w:szCs w:val="21"/>
        </w:rPr>
        <w:t xml:space="preserve"> niam txiv thiab tsev neeg. Cov kev xav tau no yuav raug daws thiab nthuav dav hauv cov hom phiaj 4.1 (Niam Txiv Cov</w:t>
      </w:r>
      <w:r w:rsidR="00FB7C79" w:rsidRPr="0071609A">
        <w:rPr>
          <w:sz w:val="21"/>
          <w:szCs w:val="21"/>
        </w:rPr>
        <w:t xml:space="preserve"> Tsam Thawj</w:t>
      </w:r>
      <w:r w:rsidRPr="0071609A">
        <w:rPr>
          <w:sz w:val="21"/>
          <w:szCs w:val="21"/>
        </w:rPr>
        <w:t>) thiab 4.</w:t>
      </w:r>
      <w:r w:rsidR="002C3D59" w:rsidRPr="0071609A">
        <w:rPr>
          <w:sz w:val="21"/>
          <w:szCs w:val="21"/>
        </w:rPr>
        <w:t xml:space="preserve">2 </w:t>
      </w:r>
      <w:r w:rsidR="00D25A01" w:rsidRPr="0071609A">
        <w:rPr>
          <w:sz w:val="21"/>
          <w:szCs w:val="21"/>
        </w:rPr>
        <w:t>(Tsev Neeg thiab Zej Zog Kev Koom Tes-FACE)</w:t>
      </w:r>
    </w:p>
    <w:p w14:paraId="4DB06C35" w14:textId="77777777" w:rsidR="00E43EF1" w:rsidRDefault="00E43EF1">
      <w:pPr>
        <w:pStyle w:val="BodyText"/>
        <w:rPr>
          <w:sz w:val="26"/>
        </w:rPr>
      </w:pPr>
    </w:p>
    <w:p w14:paraId="04340B68" w14:textId="77777777" w:rsidR="00E43EF1" w:rsidRDefault="00E43EF1">
      <w:pPr>
        <w:pStyle w:val="BodyText"/>
        <w:rPr>
          <w:sz w:val="22"/>
        </w:rPr>
      </w:pPr>
    </w:p>
    <w:p w14:paraId="5BA63DFE" w14:textId="00A9D733" w:rsidR="00E43EF1" w:rsidRPr="00FF20A5" w:rsidRDefault="000E40D2">
      <w:pPr>
        <w:pStyle w:val="BodyText"/>
        <w:ind w:left="366"/>
        <w:rPr>
          <w:sz w:val="21"/>
          <w:szCs w:val="21"/>
        </w:rPr>
      </w:pPr>
      <w:r w:rsidRPr="00FF20A5">
        <w:rPr>
          <w:sz w:val="21"/>
          <w:szCs w:val="21"/>
        </w:rPr>
        <w:t xml:space="preserve">Lub Hom Phiaj 5: Muab Cov Vaj Tse uas Huv, Nyab Xeeb thiab Tsim Nyog Rau </w:t>
      </w:r>
      <w:del w:id="3761" w:author="Khamsaolee Xainhiaxang" w:date="2021-07-06T22:06:00Z">
        <w:r w:rsidRPr="00FF20A5" w:rsidDel="004D0CEB">
          <w:rPr>
            <w:sz w:val="21"/>
            <w:szCs w:val="21"/>
          </w:rPr>
          <w:delText xml:space="preserve">Kev Kawm </w:delText>
        </w:r>
      </w:del>
      <w:r w:rsidRPr="00FF20A5">
        <w:rPr>
          <w:sz w:val="21"/>
          <w:szCs w:val="21"/>
        </w:rPr>
        <w:t>Cov Tub Ntxhais Kawm</w:t>
      </w:r>
    </w:p>
    <w:p w14:paraId="13A50F5E" w14:textId="77777777" w:rsidR="00E43EF1" w:rsidRPr="00FF20A5" w:rsidRDefault="00E43EF1">
      <w:pPr>
        <w:pStyle w:val="BodyText"/>
        <w:rPr>
          <w:sz w:val="21"/>
          <w:szCs w:val="21"/>
        </w:rPr>
      </w:pPr>
    </w:p>
    <w:p w14:paraId="6B6F491C" w14:textId="7DBC97C5" w:rsidR="00E43EF1" w:rsidRPr="00FF20A5" w:rsidRDefault="000E40D2" w:rsidP="00FF20A5">
      <w:pPr>
        <w:pStyle w:val="BodyText"/>
        <w:ind w:left="366" w:right="399"/>
        <w:rPr>
          <w:sz w:val="21"/>
          <w:szCs w:val="21"/>
        </w:rPr>
      </w:pPr>
      <w:r w:rsidRPr="00FF20A5">
        <w:rPr>
          <w:sz w:val="21"/>
          <w:szCs w:val="21"/>
        </w:rPr>
        <w:t xml:space="preserve">Hauv daim ntawv tshaj tawm cov ntsiab lus, Kws Tshaj Lij Tshaj Tawm ntawm Glen I Earthman, G. Earthman, los ntawm </w:t>
      </w:r>
      <w:r w:rsidR="00796108" w:rsidRPr="00FF20A5">
        <w:rPr>
          <w:sz w:val="21"/>
          <w:szCs w:val="21"/>
        </w:rPr>
        <w:t xml:space="preserve">Lub </w:t>
      </w:r>
      <w:del w:id="3762" w:author="Khamsaolee Xainhiaxang" w:date="2021-07-06T22:07:00Z">
        <w:r w:rsidR="00796108" w:rsidRPr="00FF20A5" w:rsidDel="004D0CEB">
          <w:rPr>
            <w:sz w:val="21"/>
            <w:szCs w:val="21"/>
          </w:rPr>
          <w:delText>koom haum</w:delText>
        </w:r>
      </w:del>
      <w:ins w:id="3763" w:author="Khamsaolee Xainhiaxang" w:date="2021-07-06T22:07:00Z">
        <w:r w:rsidR="004D0CEB">
          <w:rPr>
            <w:sz w:val="21"/>
            <w:szCs w:val="21"/>
          </w:rPr>
          <w:t>tsev kawm</w:t>
        </w:r>
      </w:ins>
      <w:r w:rsidR="00796108" w:rsidRPr="00FF20A5">
        <w:rPr>
          <w:sz w:val="21"/>
          <w:szCs w:val="21"/>
        </w:rPr>
        <w:t xml:space="preserve"> kev </w:t>
      </w:r>
      <w:del w:id="3764" w:author="Khamsaolee Xainhiaxang" w:date="2021-07-06T20:57:00Z">
        <w:r w:rsidR="00796108" w:rsidRPr="00FF20A5" w:rsidDel="00A74629">
          <w:rPr>
            <w:sz w:val="21"/>
            <w:szCs w:val="21"/>
          </w:rPr>
          <w:delText>mob hlwb</w:delText>
        </w:r>
      </w:del>
      <w:ins w:id="3765" w:author="Khamsaolee Xainhiaxang" w:date="2021-07-06T20:57:00Z">
        <w:r w:rsidR="00A74629">
          <w:rPr>
            <w:sz w:val="21"/>
            <w:szCs w:val="21"/>
          </w:rPr>
          <w:t>xav</w:t>
        </w:r>
      </w:ins>
      <w:r w:rsidR="00796108" w:rsidRPr="00FF20A5">
        <w:rPr>
          <w:sz w:val="21"/>
          <w:szCs w:val="21"/>
        </w:rPr>
        <w:t xml:space="preserve"> Virginia </w:t>
      </w:r>
      <w:ins w:id="3766" w:author="Khamsaolee Xainhiaxang" w:date="2021-07-06T22:08:00Z">
        <w:r w:rsidR="00AA3C89">
          <w:rPr>
            <w:sz w:val="21"/>
            <w:szCs w:val="21"/>
          </w:rPr>
          <w:t xml:space="preserve">Polytechnics </w:t>
        </w:r>
      </w:ins>
      <w:r w:rsidRPr="00FF20A5">
        <w:rPr>
          <w:sz w:val="21"/>
          <w:szCs w:val="21"/>
        </w:rPr>
        <w:t xml:space="preserve">hais tias, "Raws li kuv tus kheej </w:t>
      </w:r>
      <w:ins w:id="3767" w:author="Khamsaolee Xainhiaxang" w:date="2021-07-06T22:09:00Z">
        <w:r w:rsidR="00AA3C89">
          <w:rPr>
            <w:sz w:val="21"/>
            <w:szCs w:val="21"/>
          </w:rPr>
          <w:t xml:space="preserve">cov </w:t>
        </w:r>
      </w:ins>
      <w:r w:rsidRPr="00FF20A5">
        <w:rPr>
          <w:sz w:val="21"/>
          <w:szCs w:val="21"/>
        </w:rPr>
        <w:t>kev tshawb fawb, kuv qhov kev soj ntsuam ntawm kev tshawb fawb</w:t>
      </w:r>
      <w:del w:id="3768" w:author="Khamsaolee Xainhiaxang" w:date="2021-07-06T22:10:00Z">
        <w:r w:rsidRPr="00FF20A5" w:rsidDel="00AA3C89">
          <w:rPr>
            <w:sz w:val="21"/>
            <w:szCs w:val="21"/>
          </w:rPr>
          <w:delText xml:space="preserve"> kev tshawb fawb</w:delText>
        </w:r>
      </w:del>
      <w:r w:rsidRPr="00FF20A5">
        <w:rPr>
          <w:sz w:val="21"/>
          <w:szCs w:val="21"/>
        </w:rPr>
        <w:t xml:space="preserve">, thiab kuv li keeb kwm thiab kev paub </w:t>
      </w:r>
      <w:del w:id="3769" w:author="Khamsaolee Xainhiaxang" w:date="2021-07-06T22:11:00Z">
        <w:r w:rsidRPr="00FF20A5" w:rsidDel="00AA3C89">
          <w:rPr>
            <w:sz w:val="21"/>
            <w:szCs w:val="21"/>
          </w:rPr>
          <w:delText xml:space="preserve">txog dab tsi </w:delText>
        </w:r>
      </w:del>
      <w:r w:rsidRPr="00FF20A5">
        <w:rPr>
          <w:sz w:val="21"/>
          <w:szCs w:val="21"/>
        </w:rPr>
        <w:t xml:space="preserve">hauv qhov chaw, kuv </w:t>
      </w:r>
      <w:del w:id="3770" w:author="Khamsaolee Xainhiaxang" w:date="2021-07-06T22:11:00Z">
        <w:r w:rsidRPr="00FF20A5" w:rsidDel="00AA3C89">
          <w:rPr>
            <w:sz w:val="21"/>
            <w:szCs w:val="21"/>
          </w:rPr>
          <w:delText>txoj kev xav tau yog</w:delText>
        </w:r>
      </w:del>
      <w:ins w:id="3771" w:author="Khamsaolee Xainhiaxang" w:date="2021-07-06T22:11:00Z">
        <w:r w:rsidR="00AA3C89">
          <w:rPr>
            <w:sz w:val="21"/>
            <w:szCs w:val="21"/>
          </w:rPr>
          <w:t>hais tau</w:t>
        </w:r>
      </w:ins>
      <w:r w:rsidRPr="00FF20A5">
        <w:rPr>
          <w:sz w:val="21"/>
          <w:szCs w:val="21"/>
        </w:rPr>
        <w:t xml:space="preserve"> tias </w:t>
      </w:r>
      <w:ins w:id="3772" w:author="Khamsaolee Xainhiaxang" w:date="2021-07-06T22:11:00Z">
        <w:r w:rsidR="00AA3C89">
          <w:rPr>
            <w:sz w:val="21"/>
            <w:szCs w:val="21"/>
          </w:rPr>
          <w:t xml:space="preserve">lub </w:t>
        </w:r>
      </w:ins>
      <w:r w:rsidRPr="00FF20A5">
        <w:rPr>
          <w:sz w:val="21"/>
          <w:szCs w:val="21"/>
        </w:rPr>
        <w:t xml:space="preserve">tsev kawm ntawv </w:t>
      </w:r>
      <w:del w:id="3773" w:author="Khamsaolee Xainhiaxang" w:date="2021-07-06T22:12:00Z">
        <w:r w:rsidRPr="00FF20A5" w:rsidDel="00AA3C89">
          <w:rPr>
            <w:sz w:val="21"/>
            <w:szCs w:val="21"/>
          </w:rPr>
          <w:delText xml:space="preserve">cov tsev kawm ntawv puas </w:delText>
        </w:r>
      </w:del>
      <w:r w:rsidRPr="00FF20A5">
        <w:rPr>
          <w:sz w:val="21"/>
          <w:szCs w:val="21"/>
        </w:rPr>
        <w:t xml:space="preserve">zoo </w:t>
      </w:r>
      <w:ins w:id="3774" w:author="Khamsaolee Xainhiaxang" w:date="2021-07-06T22:12:00Z">
        <w:r w:rsidR="00AA3C89">
          <w:rPr>
            <w:sz w:val="21"/>
            <w:szCs w:val="21"/>
          </w:rPr>
          <w:t xml:space="preserve">ua </w:t>
        </w:r>
      </w:ins>
      <w:del w:id="3775" w:author="Khamsaolee Xainhiaxang" w:date="2021-07-06T22:12:00Z">
        <w:r w:rsidRPr="00FF20A5" w:rsidDel="00AA3C89">
          <w:rPr>
            <w:sz w:val="21"/>
            <w:szCs w:val="21"/>
          </w:rPr>
          <w:delText xml:space="preserve">li cas </w:delText>
        </w:r>
      </w:del>
      <w:r w:rsidRPr="00FF20A5">
        <w:rPr>
          <w:sz w:val="21"/>
          <w:szCs w:val="21"/>
        </w:rPr>
        <w:t>rau tub ntxhais kawm txoj kev kawm tau</w:t>
      </w:r>
      <w:ins w:id="3776" w:author="Khamsaolee Xainhiaxang" w:date="2021-07-06T22:12:00Z">
        <w:r w:rsidR="00AA3C89">
          <w:rPr>
            <w:sz w:val="21"/>
            <w:szCs w:val="21"/>
          </w:rPr>
          <w:t xml:space="preserve"> zoo</w:t>
        </w:r>
      </w:ins>
      <w:r w:rsidRPr="00FF20A5">
        <w:rPr>
          <w:sz w:val="21"/>
          <w:szCs w:val="21"/>
        </w:rPr>
        <w:t>. " Nws tseem hais ntxiv</w:t>
      </w:r>
      <w:ins w:id="3777" w:author="Khamsaolee Xainhiaxang" w:date="2021-07-06T22:12:00Z">
        <w:r w:rsidR="00AA3C89">
          <w:rPr>
            <w:sz w:val="21"/>
            <w:szCs w:val="21"/>
          </w:rPr>
          <w:t xml:space="preserve"> tias</w:t>
        </w:r>
      </w:ins>
      <w:r w:rsidRPr="00FF20A5">
        <w:rPr>
          <w:sz w:val="21"/>
          <w:szCs w:val="21"/>
        </w:rPr>
        <w:t xml:space="preserve"> “… Kev </w:t>
      </w:r>
      <w:del w:id="3778" w:author="Khamsaolee Xainhiaxang" w:date="2021-07-06T22:14:00Z">
        <w:r w:rsidRPr="00FF20A5" w:rsidDel="00AA3C89">
          <w:rPr>
            <w:sz w:val="21"/>
            <w:szCs w:val="21"/>
          </w:rPr>
          <w:delText>t</w:delText>
        </w:r>
      </w:del>
      <w:del w:id="3779" w:author="Khamsaolee Xainhiaxang" w:date="2021-07-06T22:13:00Z">
        <w:r w:rsidRPr="00FF20A5" w:rsidDel="00AA3C89">
          <w:rPr>
            <w:sz w:val="21"/>
            <w:szCs w:val="21"/>
          </w:rPr>
          <w:delText>xhee</w:delText>
        </w:r>
      </w:del>
      <w:del w:id="3780" w:author="Khamsaolee Xainhiaxang" w:date="2021-07-06T22:14:00Z">
        <w:r w:rsidRPr="00FF20A5" w:rsidDel="00AA3C89">
          <w:rPr>
            <w:sz w:val="21"/>
            <w:szCs w:val="21"/>
          </w:rPr>
          <w:delText xml:space="preserve">b </w:delText>
        </w:r>
      </w:del>
      <w:del w:id="3781" w:author="Khamsaolee Xainhiaxang" w:date="2021-07-06T22:13:00Z">
        <w:r w:rsidRPr="00FF20A5" w:rsidDel="00AA3C89">
          <w:rPr>
            <w:sz w:val="21"/>
            <w:szCs w:val="21"/>
          </w:rPr>
          <w:delText xml:space="preserve">ze </w:delText>
        </w:r>
      </w:del>
      <w:del w:id="3782" w:author="Khamsaolee Xainhiaxang" w:date="2021-07-06T22:14:00Z">
        <w:r w:rsidRPr="00FF20A5" w:rsidDel="00AA3C89">
          <w:rPr>
            <w:sz w:val="21"/>
            <w:szCs w:val="21"/>
          </w:rPr>
          <w:delText xml:space="preserve">rau txoj kev </w:delText>
        </w:r>
      </w:del>
      <w:r w:rsidRPr="00FF20A5">
        <w:rPr>
          <w:sz w:val="21"/>
          <w:szCs w:val="21"/>
        </w:rPr>
        <w:t xml:space="preserve">tshawb pom qhia tau hais tias muaj </w:t>
      </w:r>
      <w:del w:id="3783" w:author="Khamsaolee Xainhiaxang" w:date="2021-07-06T22:15:00Z">
        <w:r w:rsidRPr="00FF20A5" w:rsidDel="00AA3C89">
          <w:rPr>
            <w:sz w:val="21"/>
            <w:szCs w:val="21"/>
          </w:rPr>
          <w:delText>kev sib raug</w:delText>
        </w:r>
      </w:del>
      <w:ins w:id="3784" w:author="Khamsaolee Xainhiaxang" w:date="2021-07-06T22:15:00Z">
        <w:r w:rsidR="00AA3C89">
          <w:rPr>
            <w:sz w:val="21"/>
            <w:szCs w:val="21"/>
          </w:rPr>
          <w:t>feem xyuam</w:t>
        </w:r>
      </w:ins>
      <w:r w:rsidRPr="00FF20A5">
        <w:rPr>
          <w:sz w:val="21"/>
          <w:szCs w:val="21"/>
        </w:rPr>
        <w:t xml:space="preserve"> zoo </w:t>
      </w:r>
      <w:del w:id="3785" w:author="Khamsaolee Xainhiaxang" w:date="2021-07-06T22:15:00Z">
        <w:r w:rsidRPr="00FF20A5" w:rsidDel="00AA3C89">
          <w:rPr>
            <w:sz w:val="21"/>
            <w:szCs w:val="21"/>
          </w:rPr>
          <w:delText>zoo sib xws</w:delText>
        </w:r>
        <w:r w:rsidR="00694DB3" w:rsidRPr="00FF20A5" w:rsidDel="00AA3C89">
          <w:rPr>
            <w:sz w:val="21"/>
            <w:szCs w:val="21"/>
          </w:rPr>
          <w:delText xml:space="preserve"> </w:delText>
        </w:r>
        <w:r w:rsidRPr="00FF20A5" w:rsidDel="00AA3C89">
          <w:rPr>
            <w:sz w:val="21"/>
            <w:szCs w:val="21"/>
          </w:rPr>
          <w:delText xml:space="preserve">nruab nrab </w:delText>
        </w:r>
      </w:del>
      <w:r w:rsidRPr="00FF20A5">
        <w:rPr>
          <w:sz w:val="21"/>
          <w:szCs w:val="21"/>
        </w:rPr>
        <w:t xml:space="preserve">ntawm cov </w:t>
      </w:r>
      <w:del w:id="3786" w:author="Khamsaolee Xainhiaxang" w:date="2021-07-06T22:16:00Z">
        <w:r w:rsidRPr="00FF20A5" w:rsidDel="00AA3C89">
          <w:rPr>
            <w:sz w:val="21"/>
            <w:szCs w:val="21"/>
          </w:rPr>
          <w:delText>qauv qhia</w:delText>
        </w:r>
      </w:del>
      <w:ins w:id="3787" w:author="Khamsaolee Xainhiaxang" w:date="2021-07-06T22:16:00Z">
        <w:r w:rsidR="00AA3C89">
          <w:rPr>
            <w:sz w:val="21"/>
            <w:szCs w:val="21"/>
          </w:rPr>
          <w:t>tsev kawm</w:t>
        </w:r>
      </w:ins>
      <w:r w:rsidRPr="00FF20A5">
        <w:rPr>
          <w:sz w:val="21"/>
          <w:szCs w:val="21"/>
        </w:rPr>
        <w:t xml:space="preserve"> ntawv thiab </w:t>
      </w:r>
      <w:ins w:id="3788" w:author="Khamsaolee Xainhiaxang" w:date="2021-07-06T22:16:00Z">
        <w:r w:rsidR="00AA3C89">
          <w:rPr>
            <w:sz w:val="21"/>
            <w:szCs w:val="21"/>
          </w:rPr>
          <w:t xml:space="preserve">kev kawm tiav ntawm </w:t>
        </w:r>
      </w:ins>
      <w:r w:rsidRPr="00FF20A5">
        <w:rPr>
          <w:sz w:val="21"/>
          <w:szCs w:val="21"/>
        </w:rPr>
        <w:t>cov tub ntxhais kawm</w:t>
      </w:r>
      <w:del w:id="3789" w:author="Khamsaolee Xainhiaxang" w:date="2021-07-06T22:16:00Z">
        <w:r w:rsidRPr="00FF20A5" w:rsidDel="00AA3C89">
          <w:rPr>
            <w:sz w:val="21"/>
            <w:szCs w:val="21"/>
          </w:rPr>
          <w:delText xml:space="preserve"> kev ua tiav </w:delText>
        </w:r>
      </w:del>
      <w:r w:rsidRPr="00FF20A5">
        <w:rPr>
          <w:sz w:val="21"/>
          <w:szCs w:val="21"/>
        </w:rPr>
        <w:t xml:space="preserve">”(p. 4). Nws tseem hais ntxiv tias, "Txhua qhov kev tshawb fawb tau hais hauv tsab ntawv ceeb toom no qhia txog kev sib raug zoo ntawm </w:t>
      </w:r>
      <w:ins w:id="3790" w:author="Khamsaolee Xainhiaxang" w:date="2021-07-06T22:17:00Z">
        <w:r w:rsidR="00AA3C89">
          <w:rPr>
            <w:sz w:val="21"/>
            <w:szCs w:val="21"/>
          </w:rPr>
          <w:t xml:space="preserve">kev kawm tau zoo ntawm cov </w:t>
        </w:r>
      </w:ins>
      <w:r w:rsidRPr="00FF20A5">
        <w:rPr>
          <w:sz w:val="21"/>
          <w:szCs w:val="21"/>
        </w:rPr>
        <w:t xml:space="preserve">tub ntxhais kawm </w:t>
      </w:r>
      <w:del w:id="3791" w:author="Khamsaolee Xainhiaxang" w:date="2021-07-06T22:18:00Z">
        <w:r w:rsidRPr="00FF20A5" w:rsidDel="00AA3C89">
          <w:rPr>
            <w:sz w:val="21"/>
            <w:szCs w:val="21"/>
          </w:rPr>
          <w:delText xml:space="preserve">kev ua tau zoo </w:delText>
        </w:r>
      </w:del>
      <w:r w:rsidRPr="00FF20A5">
        <w:rPr>
          <w:sz w:val="21"/>
          <w:szCs w:val="21"/>
        </w:rPr>
        <w:t>thiab ntau yam xwm txheej los</w:t>
      </w:r>
      <w:r w:rsidR="00FF20A5" w:rsidRPr="00FF20A5">
        <w:rPr>
          <w:sz w:val="21"/>
          <w:szCs w:val="21"/>
        </w:rPr>
        <w:t xml:space="preserve"> </w:t>
      </w:r>
      <w:r w:rsidRPr="00FF20A5">
        <w:rPr>
          <w:sz w:val="21"/>
          <w:szCs w:val="21"/>
        </w:rPr>
        <w:t xml:space="preserve">sis feem </w:t>
      </w:r>
      <w:del w:id="3792" w:author="Khamsaolee Xainhiaxang" w:date="2021-07-06T22:19:00Z">
        <w:r w:rsidR="00FF20A5" w:rsidRPr="00FF20A5" w:rsidDel="00797EA1">
          <w:rPr>
            <w:sz w:val="21"/>
            <w:szCs w:val="21"/>
          </w:rPr>
          <w:delText xml:space="preserve">uas </w:delText>
        </w:r>
        <w:r w:rsidRPr="00FF20A5" w:rsidDel="00797EA1">
          <w:rPr>
            <w:sz w:val="21"/>
            <w:szCs w:val="21"/>
          </w:rPr>
          <w:delText>cuam ntawm</w:delText>
        </w:r>
      </w:del>
      <w:ins w:id="3793" w:author="Khamsaolee Xainhiaxang" w:date="2021-07-06T22:19:00Z">
        <w:r w:rsidR="00797EA1">
          <w:rPr>
            <w:sz w:val="21"/>
            <w:szCs w:val="21"/>
          </w:rPr>
          <w:t>los yog ib puag ncig</w:t>
        </w:r>
      </w:ins>
      <w:r w:rsidRPr="00FF20A5">
        <w:rPr>
          <w:sz w:val="21"/>
          <w:szCs w:val="21"/>
        </w:rPr>
        <w:t xml:space="preserve"> thaj chaw </w:t>
      </w:r>
      <w:del w:id="3794" w:author="Khamsaolee Xainhiaxang" w:date="2021-07-06T22:19:00Z">
        <w:r w:rsidRPr="00FF20A5" w:rsidDel="00797EA1">
          <w:rPr>
            <w:sz w:val="21"/>
            <w:szCs w:val="21"/>
          </w:rPr>
          <w:delText>ib puag ncig</w:delText>
        </w:r>
      </w:del>
      <w:ins w:id="3795" w:author="Khamsaolee Xainhiaxang" w:date="2021-07-06T22:19:00Z">
        <w:r w:rsidR="00797EA1">
          <w:rPr>
            <w:sz w:val="21"/>
            <w:szCs w:val="21"/>
          </w:rPr>
          <w:t>kawm</w:t>
        </w:r>
      </w:ins>
      <w:r w:rsidRPr="00FF20A5">
        <w:rPr>
          <w:sz w:val="21"/>
          <w:szCs w:val="21"/>
        </w:rPr>
        <w:t xml:space="preserve"> (p.5).</w:t>
      </w:r>
    </w:p>
    <w:p w14:paraId="27549908" w14:textId="77777777" w:rsidR="00E43EF1" w:rsidRDefault="00E43EF1">
      <w:pPr>
        <w:pStyle w:val="BodyText"/>
      </w:pPr>
    </w:p>
    <w:p w14:paraId="737F8412" w14:textId="6AA20D15" w:rsidR="00E43EF1" w:rsidRPr="0094751D" w:rsidRDefault="000E40D2" w:rsidP="0094751D">
      <w:pPr>
        <w:pStyle w:val="BodyText"/>
        <w:ind w:left="366" w:right="426"/>
        <w:jc w:val="both"/>
        <w:rPr>
          <w:sz w:val="21"/>
          <w:szCs w:val="21"/>
        </w:rPr>
      </w:pPr>
      <w:del w:id="3796" w:author="Khamsaolee Xainhiaxang" w:date="2021-07-06T22:19:00Z">
        <w:r w:rsidRPr="0094751D" w:rsidDel="00797EA1">
          <w:rPr>
            <w:sz w:val="21"/>
            <w:szCs w:val="21"/>
          </w:rPr>
          <w:delText>Nyiaj Ntsuab</w:delText>
        </w:r>
      </w:del>
      <w:ins w:id="3797" w:author="Khamsaolee Xainhiaxang" w:date="2021-07-06T22:19:00Z">
        <w:r w:rsidR="00797EA1">
          <w:rPr>
            <w:sz w:val="21"/>
            <w:szCs w:val="21"/>
          </w:rPr>
          <w:t>Cash</w:t>
        </w:r>
      </w:ins>
      <w:r w:rsidRPr="0094751D">
        <w:rPr>
          <w:sz w:val="21"/>
          <w:szCs w:val="21"/>
        </w:rPr>
        <w:t xml:space="preserve"> thiab Twilford (2009) </w:t>
      </w:r>
      <w:del w:id="3798" w:author="Khamsaolee Xainhiaxang" w:date="2021-07-06T22:20:00Z">
        <w:r w:rsidRPr="0094751D" w:rsidDel="00797EA1">
          <w:rPr>
            <w:sz w:val="21"/>
            <w:szCs w:val="21"/>
          </w:rPr>
          <w:delText>txhawb nqa</w:delText>
        </w:r>
      </w:del>
      <w:ins w:id="3799" w:author="Khamsaolee Xainhiaxang" w:date="2021-07-06T22:20:00Z">
        <w:r w:rsidR="00797EA1">
          <w:rPr>
            <w:sz w:val="21"/>
            <w:szCs w:val="21"/>
          </w:rPr>
          <w:t xml:space="preserve">kuj pom raws li tau hais txog </w:t>
        </w:r>
      </w:ins>
      <w:del w:id="3800" w:author="Khamsaolee Xainhiaxang" w:date="2021-07-06T22:21:00Z">
        <w:r w:rsidRPr="0094751D" w:rsidDel="00797EA1">
          <w:rPr>
            <w:sz w:val="21"/>
            <w:szCs w:val="21"/>
          </w:rPr>
          <w:delText xml:space="preserve"> ntxiv rau cov lus aws hauv </w:delText>
        </w:r>
      </w:del>
      <w:r w:rsidRPr="0094751D">
        <w:rPr>
          <w:sz w:val="21"/>
          <w:szCs w:val="21"/>
        </w:rPr>
        <w:t xml:space="preserve">kev txhim kho </w:t>
      </w:r>
      <w:ins w:id="3801" w:author="Khamsaolee Xainhiaxang" w:date="2021-07-06T22:21:00Z">
        <w:r w:rsidR="00797EA1">
          <w:rPr>
            <w:sz w:val="21"/>
            <w:szCs w:val="21"/>
          </w:rPr>
          <w:t xml:space="preserve">kev kawm tiav ntawm cov </w:t>
        </w:r>
      </w:ins>
      <w:r w:rsidRPr="0094751D">
        <w:rPr>
          <w:sz w:val="21"/>
          <w:szCs w:val="21"/>
        </w:rPr>
        <w:t xml:space="preserve">tub ntxhais kawm </w:t>
      </w:r>
      <w:del w:id="3802" w:author="Khamsaolee Xainhiaxang" w:date="2021-07-06T22:21:00Z">
        <w:r w:rsidRPr="0094751D" w:rsidDel="00797EA1">
          <w:rPr>
            <w:sz w:val="21"/>
            <w:szCs w:val="21"/>
          </w:rPr>
          <w:delText xml:space="preserve">kev ua tiav </w:delText>
        </w:r>
      </w:del>
      <w:r w:rsidRPr="0094751D">
        <w:rPr>
          <w:sz w:val="21"/>
          <w:szCs w:val="21"/>
        </w:rPr>
        <w:t xml:space="preserve">thiab tsev kawm ntawv </w:t>
      </w:r>
      <w:del w:id="3803" w:author="Khamsaolee Xainhiaxang" w:date="2021-07-06T22:22:00Z">
        <w:r w:rsidRPr="0094751D" w:rsidDel="00797EA1">
          <w:rPr>
            <w:sz w:val="21"/>
            <w:szCs w:val="21"/>
          </w:rPr>
          <w:delText>lub tsev nyob rau lub sij</w:delText>
        </w:r>
        <w:r w:rsidR="0094751D" w:rsidRPr="0094751D" w:rsidDel="00797EA1">
          <w:rPr>
            <w:sz w:val="21"/>
            <w:szCs w:val="21"/>
          </w:rPr>
          <w:delText xml:space="preserve"> </w:delText>
        </w:r>
        <w:r w:rsidRPr="0094751D" w:rsidDel="00797EA1">
          <w:rPr>
            <w:sz w:val="21"/>
            <w:szCs w:val="21"/>
          </w:rPr>
          <w:delText xml:space="preserve">hawm tsis </w:delText>
        </w:r>
      </w:del>
      <w:r w:rsidRPr="0094751D">
        <w:rPr>
          <w:sz w:val="21"/>
          <w:szCs w:val="21"/>
        </w:rPr>
        <w:t xml:space="preserve">muaj nyiaj </w:t>
      </w:r>
      <w:ins w:id="3804" w:author="Khamsaolee Xainhiaxang" w:date="2021-07-06T22:22:00Z">
        <w:r w:rsidR="00797EA1">
          <w:rPr>
            <w:sz w:val="21"/>
            <w:szCs w:val="21"/>
          </w:rPr>
          <w:t xml:space="preserve">tsis </w:t>
        </w:r>
      </w:ins>
      <w:r w:rsidRPr="0094751D">
        <w:rPr>
          <w:sz w:val="21"/>
          <w:szCs w:val="21"/>
        </w:rPr>
        <w:t xml:space="preserve">txaus. </w:t>
      </w:r>
      <w:del w:id="3805" w:author="Khamsaolee Xainhiaxang" w:date="2021-07-06T22:22:00Z">
        <w:r w:rsidRPr="0094751D" w:rsidDel="00797EA1">
          <w:rPr>
            <w:sz w:val="21"/>
            <w:szCs w:val="21"/>
          </w:rPr>
          <w:delText>Nyiaj Ntsuab</w:delText>
        </w:r>
      </w:del>
      <w:ins w:id="3806" w:author="Khamsaolee Xainhiaxang" w:date="2021-07-06T22:22:00Z">
        <w:r w:rsidR="00797EA1">
          <w:rPr>
            <w:sz w:val="21"/>
            <w:szCs w:val="21"/>
          </w:rPr>
          <w:t>Cash</w:t>
        </w:r>
      </w:ins>
      <w:r w:rsidRPr="0094751D">
        <w:rPr>
          <w:sz w:val="21"/>
          <w:szCs w:val="21"/>
        </w:rPr>
        <w:t xml:space="preserve"> thiab Twilford </w:t>
      </w:r>
      <w:ins w:id="3807" w:author="Khamsaolee Xainhiaxang" w:date="2021-07-06T22:22:00Z">
        <w:r w:rsidR="00797EA1">
          <w:rPr>
            <w:sz w:val="21"/>
            <w:szCs w:val="21"/>
          </w:rPr>
          <w:t>tau xau lus haum nkawv phau ntawv tshawb fawb</w:t>
        </w:r>
      </w:ins>
      <w:ins w:id="3808" w:author="Khamsaolee Xainhiaxang" w:date="2021-07-06T22:23:00Z">
        <w:r w:rsidR="00797EA1">
          <w:rPr>
            <w:sz w:val="21"/>
            <w:szCs w:val="21"/>
          </w:rPr>
          <w:t xml:space="preserve"> tias </w:t>
        </w:r>
      </w:ins>
      <w:del w:id="3809" w:author="Khamsaolee Xainhiaxang" w:date="2021-07-06T22:24:00Z">
        <w:r w:rsidRPr="0094751D" w:rsidDel="00797EA1">
          <w:rPr>
            <w:sz w:val="21"/>
            <w:szCs w:val="21"/>
          </w:rPr>
          <w:delText xml:space="preserve">qhia lawv qhov </w:delText>
        </w:r>
      </w:del>
      <w:ins w:id="3810" w:author="Khamsaolee Xainhiaxang" w:date="2021-07-06T22:24:00Z">
        <w:r w:rsidR="00797EA1">
          <w:rPr>
            <w:sz w:val="21"/>
            <w:szCs w:val="21"/>
          </w:rPr>
          <w:t>cov tsev kawm ntawv zoo yuav ua rau cov tub ntxhais kawm ntawv tau zoo</w:t>
        </w:r>
      </w:ins>
      <w:del w:id="3811" w:author="Khamsaolee Xainhiaxang" w:date="2021-07-06T22:25:00Z">
        <w:r w:rsidRPr="0094751D" w:rsidDel="00797EA1">
          <w:rPr>
            <w:sz w:val="21"/>
            <w:szCs w:val="21"/>
          </w:rPr>
          <w:delText xml:space="preserve">kev kawm los ntawm kev tshaj tawm tias cov kev </w:delText>
        </w:r>
        <w:r w:rsidR="0094751D" w:rsidRPr="0094751D" w:rsidDel="00797EA1">
          <w:rPr>
            <w:sz w:val="21"/>
            <w:szCs w:val="21"/>
          </w:rPr>
          <w:delText xml:space="preserve">uas </w:delText>
        </w:r>
        <w:r w:rsidRPr="0094751D" w:rsidDel="00797EA1">
          <w:rPr>
            <w:sz w:val="21"/>
            <w:szCs w:val="21"/>
          </w:rPr>
          <w:delText>cuam tshuam ntawm lub tsev kawm ntawv qhov xwm txheej tau cuam tshuam ncaj qha rau cov tub ntxhais kawm qhov txiaj ntsig</w:delText>
        </w:r>
      </w:del>
      <w:r w:rsidRPr="0094751D">
        <w:rPr>
          <w:sz w:val="21"/>
          <w:szCs w:val="21"/>
        </w:rPr>
        <w:t>.</w:t>
      </w:r>
    </w:p>
    <w:p w14:paraId="7DFAA145" w14:textId="77777777" w:rsidR="00E43EF1" w:rsidRDefault="00E43EF1">
      <w:pPr>
        <w:pStyle w:val="BodyText"/>
      </w:pPr>
    </w:p>
    <w:p w14:paraId="1309C24A" w14:textId="4D5FB35A" w:rsidR="00E43EF1" w:rsidRPr="00D22C14" w:rsidDel="0013133B" w:rsidRDefault="000E40D2">
      <w:pPr>
        <w:pStyle w:val="BodyText"/>
        <w:ind w:left="366" w:right="1019"/>
        <w:rPr>
          <w:del w:id="3812" w:author="Khamsaolee Xainhiaxang" w:date="2021-07-06T22:37:00Z"/>
          <w:sz w:val="21"/>
          <w:szCs w:val="21"/>
        </w:rPr>
      </w:pPr>
      <w:r w:rsidRPr="00D22C14">
        <w:rPr>
          <w:sz w:val="21"/>
          <w:szCs w:val="21"/>
        </w:rPr>
        <w:t xml:space="preserve">Vandiver (2011) </w:t>
      </w:r>
      <w:ins w:id="3813" w:author="Khamsaolee Xainhiaxang" w:date="2021-07-06T22:25:00Z">
        <w:r w:rsidR="00797EA1">
          <w:rPr>
            <w:sz w:val="21"/>
            <w:szCs w:val="21"/>
          </w:rPr>
          <w:t xml:space="preserve">kuj pom zoo raws li ntawv thiab, </w:t>
        </w:r>
      </w:ins>
      <w:ins w:id="3814" w:author="Khamsaolee Xainhiaxang" w:date="2021-07-06T22:26:00Z">
        <w:r w:rsidR="00797EA1">
          <w:rPr>
            <w:sz w:val="21"/>
            <w:szCs w:val="21"/>
          </w:rPr>
          <w:t>Kev muaj feem xyuam ntawm lub tsev kawm rau tub ntxhais hluas cov kev kawm</w:t>
        </w:r>
      </w:ins>
      <w:del w:id="3815" w:author="Khamsaolee Xainhiaxang" w:date="2021-07-06T22:26:00Z">
        <w:r w:rsidRPr="00D22C14" w:rsidDel="00797EA1">
          <w:rPr>
            <w:sz w:val="21"/>
            <w:szCs w:val="21"/>
          </w:rPr>
          <w:delText>txhawb nqa ntxiv txog qhov kev thov no</w:delText>
        </w:r>
      </w:del>
      <w:del w:id="3816" w:author="Khamsaolee Xainhiaxang" w:date="2021-07-06T22:28:00Z">
        <w:r w:rsidRPr="00D22C14" w:rsidDel="00797EA1">
          <w:rPr>
            <w:sz w:val="21"/>
            <w:szCs w:val="21"/>
          </w:rPr>
          <w:delText>, Qhov cuam tshuam ntawm cov tsev kawm ntawv ntawm ib puag ncig kev kawm</w:delText>
        </w:r>
      </w:del>
      <w:r w:rsidRPr="00D22C14">
        <w:rPr>
          <w:sz w:val="21"/>
          <w:szCs w:val="21"/>
        </w:rPr>
        <w:t xml:space="preserve">. Vandiver xaus lus tias </w:t>
      </w:r>
      <w:del w:id="3817" w:author="Khamsaolee Xainhiaxang" w:date="2021-07-06T22:28:00Z">
        <w:r w:rsidRPr="00D22C14" w:rsidDel="0013133B">
          <w:rPr>
            <w:sz w:val="21"/>
            <w:szCs w:val="21"/>
          </w:rPr>
          <w:delText>qhov ua tau</w:delText>
        </w:r>
      </w:del>
      <w:ins w:id="3818" w:author="Khamsaolee Xainhiaxang" w:date="2021-07-06T22:28:00Z">
        <w:r w:rsidR="0013133B">
          <w:rPr>
            <w:sz w:val="21"/>
            <w:szCs w:val="21"/>
          </w:rPr>
          <w:t>cov tsev kawm uas</w:t>
        </w:r>
      </w:ins>
      <w:r w:rsidRPr="00D22C14">
        <w:rPr>
          <w:sz w:val="21"/>
          <w:szCs w:val="21"/>
        </w:rPr>
        <w:t xml:space="preserve"> zoo thiab </w:t>
      </w:r>
      <w:ins w:id="3819" w:author="Khamsaolee Xainhiaxang" w:date="2021-07-06T22:29:00Z">
        <w:r w:rsidR="0013133B">
          <w:rPr>
            <w:sz w:val="21"/>
            <w:szCs w:val="21"/>
          </w:rPr>
          <w:t>txaus rau tub ntxhais kawm yuav ua rau lawv kawm tau zoo mus tag li</w:t>
        </w:r>
      </w:ins>
      <w:ins w:id="3820" w:author="Khamsaolee Xainhiaxang" w:date="2021-07-06T22:30:00Z">
        <w:r w:rsidR="0013133B">
          <w:rPr>
            <w:sz w:val="21"/>
            <w:szCs w:val="21"/>
          </w:rPr>
          <w:t xml:space="preserve"> xws li cov tub ntxhais uas kawm lej tau zoo</w:t>
        </w:r>
      </w:ins>
      <w:ins w:id="3821" w:author="Khamsaolee Xainhiaxang" w:date="2021-07-06T22:35:00Z">
        <w:r w:rsidR="0013133B">
          <w:rPr>
            <w:sz w:val="21"/>
            <w:szCs w:val="21"/>
          </w:rPr>
          <w:t xml:space="preserve"> (Paased)</w:t>
        </w:r>
      </w:ins>
      <w:ins w:id="3822" w:author="Khamsaolee Xainhiaxang" w:date="2021-07-06T22:32:00Z">
        <w:r w:rsidR="0013133B">
          <w:rPr>
            <w:sz w:val="21"/>
            <w:szCs w:val="21"/>
          </w:rPr>
          <w:t>, kawm txog tib neeg</w:t>
        </w:r>
      </w:ins>
      <w:ins w:id="3823" w:author="Khamsaolee Xainhiaxang" w:date="2021-07-06T22:36:00Z">
        <w:r w:rsidR="0013133B">
          <w:rPr>
            <w:sz w:val="21"/>
            <w:szCs w:val="21"/>
          </w:rPr>
          <w:t xml:space="preserve"> lub neej</w:t>
        </w:r>
      </w:ins>
      <w:ins w:id="3824" w:author="Khamsaolee Xainhiaxang" w:date="2021-07-06T22:32:00Z">
        <w:r w:rsidR="0013133B">
          <w:rPr>
            <w:sz w:val="21"/>
            <w:szCs w:val="21"/>
          </w:rPr>
          <w:t>, lus as kiv</w:t>
        </w:r>
      </w:ins>
      <w:ins w:id="3825" w:author="Khamsaolee Xainhiaxang" w:date="2021-07-06T22:36:00Z">
        <w:r w:rsidR="0013133B">
          <w:rPr>
            <w:sz w:val="21"/>
            <w:szCs w:val="21"/>
          </w:rPr>
          <w:t>,</w:t>
        </w:r>
      </w:ins>
      <w:ins w:id="3826" w:author="Khamsaolee Xainhiaxang" w:date="2021-07-06T22:33:00Z">
        <w:r w:rsidR="0013133B">
          <w:rPr>
            <w:sz w:val="21"/>
            <w:szCs w:val="21"/>
          </w:rPr>
          <w:t xml:space="preserve"> tiam sis nws tsis tshua zoo rau</w:t>
        </w:r>
      </w:ins>
      <w:ins w:id="3827" w:author="Khamsaolee Xainhiaxang" w:date="2021-07-06T22:34:00Z">
        <w:r w:rsidR="0013133B">
          <w:rPr>
            <w:sz w:val="21"/>
            <w:szCs w:val="21"/>
          </w:rPr>
          <w:t xml:space="preserve"> kev xa  kev paub ntawm tus xib fwb rau cov tub ntxhais kawm.</w:t>
        </w:r>
      </w:ins>
      <w:del w:id="3828" w:author="Khamsaolee Xainhiaxang" w:date="2021-07-06T22:30:00Z">
        <w:r w:rsidRPr="00D22C14" w:rsidDel="0013133B">
          <w:rPr>
            <w:sz w:val="21"/>
            <w:szCs w:val="21"/>
          </w:rPr>
          <w:delText>kev kawm tau zoo ntawm cov chaw kawm muaj feem rau kev txheeb suav</w:delText>
        </w:r>
        <w:r w:rsidR="00D22C14" w:rsidRPr="00D22C14" w:rsidDel="0013133B">
          <w:rPr>
            <w:sz w:val="21"/>
            <w:szCs w:val="21"/>
          </w:rPr>
          <w:delText xml:space="preserve"> qhov feem pua ​​nce siab</w:delText>
        </w:r>
      </w:del>
    </w:p>
    <w:p w14:paraId="786F4BD9" w14:textId="77777777" w:rsidR="00E43EF1" w:rsidRDefault="00E43EF1">
      <w:pPr>
        <w:pStyle w:val="BodyText"/>
        <w:ind w:left="366" w:right="1019"/>
        <w:sectPr w:rsidR="00E43EF1">
          <w:pgSz w:w="15840" w:h="12240" w:orient="landscape"/>
          <w:pgMar w:top="700" w:right="120" w:bottom="540" w:left="120" w:header="0" w:footer="284" w:gutter="0"/>
          <w:cols w:space="720"/>
        </w:sectPr>
        <w:pPrChange w:id="3829" w:author="Khamsaolee Xainhiaxang" w:date="2021-07-06T22:37:00Z">
          <w:pPr/>
        </w:pPrChange>
      </w:pPr>
    </w:p>
    <w:p w14:paraId="60BDC229" w14:textId="25323098" w:rsidR="00E43EF1" w:rsidRPr="00AF2230" w:rsidRDefault="00B672F4">
      <w:pPr>
        <w:pStyle w:val="BodyText"/>
        <w:spacing w:before="72"/>
        <w:ind w:right="1499"/>
        <w:rPr>
          <w:sz w:val="22"/>
          <w:szCs w:val="22"/>
        </w:rPr>
        <w:pPrChange w:id="3830" w:author="Khamsaolee Xainhiaxang" w:date="2021-07-06T22:37:00Z">
          <w:pPr>
            <w:pStyle w:val="BodyText"/>
            <w:spacing w:before="72"/>
            <w:ind w:left="366" w:right="1499"/>
          </w:pPr>
        </w:pPrChange>
      </w:pPr>
      <w:r>
        <w:rPr>
          <w:noProof/>
          <w:lang w:bidi="th-TH"/>
        </w:rPr>
        <w:lastRenderedPageBreak/>
        <mc:AlternateContent>
          <mc:Choice Requires="wps">
            <w:drawing>
              <wp:anchor distT="0" distB="0" distL="114300" distR="114300" simplePos="0" relativeHeight="239782912" behindDoc="1" locked="0" layoutInCell="1" allowOverlap="1" wp14:anchorId="1328C732" wp14:editId="56CA2D21">
                <wp:simplePos x="0" y="0"/>
                <wp:positionH relativeFrom="page">
                  <wp:posOffset>-6350</wp:posOffset>
                </wp:positionH>
                <wp:positionV relativeFrom="page">
                  <wp:posOffset>869315</wp:posOffset>
                </wp:positionV>
                <wp:extent cx="9601200" cy="6896735"/>
                <wp:effectExtent l="0" t="0" r="0" b="0"/>
                <wp:wrapNone/>
                <wp:docPr id="400" name="AutoShape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01200" cy="6896735"/>
                        </a:xfrm>
                        <a:custGeom>
                          <a:avLst/>
                          <a:gdLst>
                            <a:gd name="T0" fmla="+- 0 370 -10"/>
                            <a:gd name="T1" fmla="*/ T0 w 15120"/>
                            <a:gd name="T2" fmla="+- 0 656 1369"/>
                            <a:gd name="T3" fmla="*/ 656 h 10861"/>
                            <a:gd name="T4" fmla="+- 0 370 -10"/>
                            <a:gd name="T5" fmla="*/ T4 w 15120"/>
                            <a:gd name="T6" fmla="+- 0 11497 1369"/>
                            <a:gd name="T7" fmla="*/ 11497 h 10861"/>
                            <a:gd name="T8" fmla="+- 0 15470 -10"/>
                            <a:gd name="T9" fmla="*/ T8 w 15120"/>
                            <a:gd name="T10" fmla="+- 0 656 1369"/>
                            <a:gd name="T11" fmla="*/ 656 h 10861"/>
                            <a:gd name="T12" fmla="+- 0 15470 -10"/>
                            <a:gd name="T13" fmla="*/ T12 w 15120"/>
                            <a:gd name="T14" fmla="+- 0 11497 1369"/>
                            <a:gd name="T15" fmla="*/ 11497 h 10861"/>
                            <a:gd name="T16" fmla="+- 0 360 -10"/>
                            <a:gd name="T17" fmla="*/ T16 w 15120"/>
                            <a:gd name="T18" fmla="+- 0 646 1369"/>
                            <a:gd name="T19" fmla="*/ 646 h 10861"/>
                            <a:gd name="T20" fmla="+- 0 15480 -10"/>
                            <a:gd name="T21" fmla="*/ T20 w 15120"/>
                            <a:gd name="T22" fmla="+- 0 646 1369"/>
                            <a:gd name="T23" fmla="*/ 646 h 10861"/>
                            <a:gd name="T24" fmla="+- 0 360 -10"/>
                            <a:gd name="T25" fmla="*/ T24 w 15120"/>
                            <a:gd name="T26" fmla="+- 0 11507 1369"/>
                            <a:gd name="T27" fmla="*/ 11507 h 10861"/>
                            <a:gd name="T28" fmla="+- 0 15480 -10"/>
                            <a:gd name="T29" fmla="*/ T28 w 15120"/>
                            <a:gd name="T30" fmla="+- 0 11507 1369"/>
                            <a:gd name="T31" fmla="*/ 11507 h 1086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120" h="10861">
                              <a:moveTo>
                                <a:pt x="380" y="-713"/>
                              </a:moveTo>
                              <a:lnTo>
                                <a:pt x="380" y="10128"/>
                              </a:lnTo>
                              <a:moveTo>
                                <a:pt x="15480" y="-713"/>
                              </a:moveTo>
                              <a:lnTo>
                                <a:pt x="15480" y="10128"/>
                              </a:lnTo>
                              <a:moveTo>
                                <a:pt x="370" y="-723"/>
                              </a:moveTo>
                              <a:lnTo>
                                <a:pt x="15490" y="-723"/>
                              </a:lnTo>
                              <a:moveTo>
                                <a:pt x="370" y="10138"/>
                              </a:moveTo>
                              <a:lnTo>
                                <a:pt x="15490" y="10138"/>
                              </a:lnTo>
                            </a:path>
                          </a:pathLst>
                        </a:custGeom>
                        <a:noFill/>
                        <a:ln w="12700">
                          <a:solidFill>
                            <a:srgbClr val="8496B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F9F35D" id="AutoShape 357" o:spid="_x0000_s1026" style="position:absolute;margin-left:-.5pt;margin-top:68.45pt;width:756pt;height:543.05pt;z-index:-26353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20,1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" path="m380,-713r,10841m15480,-713r,10841m370,-723r15120,m370,10138r15120,e" filled="f" strokecolor="#8496b0" strokeweight="1pt">
                <v:path arrowok="t" o:connecttype="custom" o:connectlocs="241300,416560;241300,7300595;9829800,416560;9829800,7300595;234950,410210;9836150,410210;234950,7306945;9836150,7306945" o:connectangles="0,0,0,0,0,0,0,0"/>
                <w10:wrap anchorx="page" anchory="page"/>
              </v:shape>
            </w:pict>
          </mc:Fallback>
        </mc:AlternateContent>
      </w:r>
      <w:del w:id="3831" w:author="Khamsaolee Xainhiaxang" w:date="2021-07-06T22:37:00Z">
        <w:r w:rsidR="000E40D2" w:rsidDel="0013133B">
          <w:delText>h</w:delText>
        </w:r>
        <w:r w:rsidR="000E40D2" w:rsidRPr="00AF2230" w:rsidDel="0013133B">
          <w:rPr>
            <w:sz w:val="22"/>
            <w:szCs w:val="22"/>
          </w:rPr>
          <w:delText>auv feem pua ​​ntawm cov tub ntxhais kawm xeem dhau kev ua lej, kawm txog neeg lub neej thiab paub lus Askiv ntawm ntu kev xeem ntawv hauv lub xeev thiab qhov cov kws qhia ntawv hloov pauv tau tsawg dua.</w:delText>
        </w:r>
      </w:del>
    </w:p>
    <w:p w14:paraId="6ACE8252" w14:textId="77777777" w:rsidR="00E43EF1" w:rsidRDefault="00E43EF1">
      <w:pPr>
        <w:pStyle w:val="BodyText"/>
        <w:spacing w:before="11"/>
        <w:rPr>
          <w:sz w:val="23"/>
        </w:rPr>
      </w:pPr>
    </w:p>
    <w:p w14:paraId="27F10732" w14:textId="39DF9148" w:rsidR="00E43EF1" w:rsidRPr="00EB6E3A" w:rsidRDefault="000E40D2" w:rsidP="008C0869">
      <w:pPr>
        <w:pStyle w:val="BodyText"/>
        <w:ind w:left="366" w:right="365"/>
        <w:jc w:val="both"/>
        <w:rPr>
          <w:sz w:val="22"/>
          <w:szCs w:val="22"/>
        </w:rPr>
      </w:pPr>
      <w:r w:rsidRPr="00EB6E3A">
        <w:rPr>
          <w:sz w:val="22"/>
          <w:szCs w:val="22"/>
        </w:rPr>
        <w:t>Cov kev tshawb fawb txuas mus ntxiv no qhia ntxiv txog qhov ua tau zoo ntawm cov kev pab</w:t>
      </w:r>
      <w:del w:id="3832" w:author="Khamsaolee Xainhiaxang" w:date="2021-07-06T22:38:00Z">
        <w:r w:rsidRPr="00EB6E3A" w:rsidDel="0096755A">
          <w:rPr>
            <w:sz w:val="22"/>
            <w:szCs w:val="22"/>
          </w:rPr>
          <w:delText>cuam</w:delText>
        </w:r>
      </w:del>
      <w:r w:rsidRPr="00EB6E3A">
        <w:rPr>
          <w:sz w:val="22"/>
          <w:szCs w:val="22"/>
        </w:rPr>
        <w:t xml:space="preserve"> no hauv Lub Hom Phiaj 5 rau peb cov tub ntxhais kawm tsis </w:t>
      </w:r>
      <w:del w:id="3833" w:author="Khamsaolee Xainhiaxang" w:date="2021-07-06T22:39:00Z">
        <w:r w:rsidRPr="00EB6E3A" w:rsidDel="0096755A">
          <w:rPr>
            <w:sz w:val="22"/>
            <w:szCs w:val="22"/>
          </w:rPr>
          <w:delText xml:space="preserve">meej </w:delText>
        </w:r>
      </w:del>
      <w:ins w:id="3834" w:author="Khamsaolee Xainhiaxang" w:date="2021-07-06T22:39:00Z">
        <w:r w:rsidR="0096755A">
          <w:rPr>
            <w:sz w:val="22"/>
            <w:szCs w:val="22"/>
          </w:rPr>
          <w:t>raug suav</w:t>
        </w:r>
        <w:r w:rsidR="0096755A" w:rsidRPr="00EB6E3A">
          <w:rPr>
            <w:sz w:val="22"/>
            <w:szCs w:val="22"/>
          </w:rPr>
          <w:t xml:space="preserve"> </w:t>
        </w:r>
      </w:ins>
      <w:r w:rsidRPr="00EB6E3A">
        <w:rPr>
          <w:sz w:val="22"/>
          <w:szCs w:val="22"/>
        </w:rPr>
        <w:t>thiab ua kom pom tseeb tias cov kev pab</w:t>
      </w:r>
      <w:r w:rsidR="00AA25BF" w:rsidRPr="00EB6E3A">
        <w:rPr>
          <w:sz w:val="22"/>
          <w:szCs w:val="22"/>
        </w:rPr>
        <w:t xml:space="preserve"> </w:t>
      </w:r>
      <w:del w:id="3835" w:author="Khamsaolee Xainhiaxang" w:date="2021-07-06T22:39:00Z">
        <w:r w:rsidRPr="00EB6E3A" w:rsidDel="0096755A">
          <w:rPr>
            <w:sz w:val="22"/>
            <w:szCs w:val="22"/>
          </w:rPr>
          <w:delText xml:space="preserve">cuam </w:delText>
        </w:r>
      </w:del>
      <w:r w:rsidRPr="00EB6E3A">
        <w:rPr>
          <w:sz w:val="22"/>
          <w:szCs w:val="22"/>
        </w:rPr>
        <w:t xml:space="preserve">no ncaj qha </w:t>
      </w:r>
      <w:ins w:id="3836" w:author="Khamsaolee Xainhiaxang" w:date="2021-07-06T22:39:00Z">
        <w:r w:rsidR="0096755A">
          <w:rPr>
            <w:sz w:val="22"/>
            <w:szCs w:val="22"/>
          </w:rPr>
          <w:t xml:space="preserve">mus </w:t>
        </w:r>
      </w:ins>
      <w:r w:rsidRPr="00EB6E3A">
        <w:rPr>
          <w:sz w:val="22"/>
          <w:szCs w:val="22"/>
        </w:rPr>
        <w:t>rau peb cov tub-ntxhais kawm ntawv tsis raug</w:t>
      </w:r>
      <w:ins w:id="3837" w:author="Khamsaolee Xainhiaxang" w:date="2021-07-06T22:40:00Z">
        <w:r w:rsidR="0096755A">
          <w:rPr>
            <w:sz w:val="22"/>
            <w:szCs w:val="22"/>
          </w:rPr>
          <w:t xml:space="preserve"> xam</w:t>
        </w:r>
      </w:ins>
      <w:del w:id="3838" w:author="Khamsaolee Xainhiaxang" w:date="2021-07-06T22:40:00Z">
        <w:r w:rsidRPr="00EB6E3A" w:rsidDel="0096755A">
          <w:rPr>
            <w:sz w:val="22"/>
            <w:szCs w:val="22"/>
          </w:rPr>
          <w:delText xml:space="preserve"> raws li qhov xwm txheej ntaw</w:delText>
        </w:r>
        <w:r w:rsidR="00AA25BF" w:rsidRPr="00EB6E3A" w:rsidDel="0096755A">
          <w:rPr>
            <w:sz w:val="22"/>
            <w:szCs w:val="22"/>
          </w:rPr>
          <w:delText>v</w:delText>
        </w:r>
      </w:del>
      <w:r w:rsidRPr="00EB6E3A">
        <w:rPr>
          <w:sz w:val="22"/>
          <w:szCs w:val="22"/>
        </w:rPr>
        <w:t>. Thaum tsis muaj cov kev pab</w:t>
      </w:r>
      <w:del w:id="3839" w:author="Khamsaolee Xainhiaxang" w:date="2021-07-06T22:41:00Z">
        <w:r w:rsidRPr="00EB6E3A" w:rsidDel="0096755A">
          <w:rPr>
            <w:sz w:val="22"/>
            <w:szCs w:val="22"/>
          </w:rPr>
          <w:delText>cuam</w:delText>
        </w:r>
      </w:del>
      <w:r w:rsidRPr="00EB6E3A">
        <w:rPr>
          <w:sz w:val="22"/>
          <w:szCs w:val="22"/>
        </w:rPr>
        <w:t xml:space="preserve"> no</w:t>
      </w:r>
      <w:ins w:id="3840" w:author="Khamsaolee Xainhiaxang" w:date="2021-07-06T22:41:00Z">
        <w:r w:rsidR="0096755A">
          <w:rPr>
            <w:sz w:val="22"/>
            <w:szCs w:val="22"/>
          </w:rPr>
          <w:t xml:space="preserve"> lawm</w:t>
        </w:r>
      </w:ins>
      <w:r w:rsidRPr="00EB6E3A">
        <w:rPr>
          <w:sz w:val="22"/>
          <w:szCs w:val="22"/>
        </w:rPr>
        <w:t xml:space="preserve">, peb cov tub </w:t>
      </w:r>
      <w:del w:id="3841" w:author="Khamsaolee Xainhiaxang" w:date="2021-07-06T22:41:00Z">
        <w:r w:rsidRPr="00EB6E3A" w:rsidDel="0096755A">
          <w:rPr>
            <w:sz w:val="22"/>
            <w:szCs w:val="22"/>
          </w:rPr>
          <w:delText xml:space="preserve">/ </w:delText>
        </w:r>
      </w:del>
      <w:r w:rsidRPr="00EB6E3A">
        <w:rPr>
          <w:sz w:val="22"/>
          <w:szCs w:val="22"/>
        </w:rPr>
        <w:t>ntxhais kawm tsis raug</w:t>
      </w:r>
      <w:del w:id="3842" w:author="Khamsaolee Xainhiaxang" w:date="2021-07-06T22:41:00Z">
        <w:r w:rsidRPr="00EB6E3A" w:rsidDel="0096755A">
          <w:rPr>
            <w:sz w:val="22"/>
            <w:szCs w:val="22"/>
          </w:rPr>
          <w:delText xml:space="preserve"> kaw</w:delText>
        </w:r>
      </w:del>
      <w:ins w:id="3843" w:author="Khamsaolee Xainhiaxang" w:date="2021-07-06T22:41:00Z">
        <w:r w:rsidR="0096755A">
          <w:rPr>
            <w:sz w:val="22"/>
            <w:szCs w:val="22"/>
          </w:rPr>
          <w:t>xam</w:t>
        </w:r>
      </w:ins>
      <w:r w:rsidRPr="00EB6E3A">
        <w:rPr>
          <w:sz w:val="22"/>
          <w:szCs w:val="22"/>
        </w:rPr>
        <w:t xml:space="preserve"> yuav tsis muaj txoj hauv kev </w:t>
      </w:r>
      <w:ins w:id="3844" w:author="Khamsaolee Xainhiaxang" w:date="2021-07-06T22:41:00Z">
        <w:r w:rsidR="0096755A">
          <w:rPr>
            <w:sz w:val="22"/>
            <w:szCs w:val="22"/>
          </w:rPr>
          <w:t xml:space="preserve">yuav taun txais kev </w:t>
        </w:r>
      </w:ins>
      <w:r w:rsidRPr="00EB6E3A">
        <w:rPr>
          <w:sz w:val="22"/>
          <w:szCs w:val="22"/>
        </w:rPr>
        <w:t xml:space="preserve">kawm zoo ib yam li lawv cov phooj ywg mus kawm cov tsev kawm ntawv </w:t>
      </w:r>
      <w:del w:id="3845" w:author="Khamsaolee Xainhiaxang" w:date="2021-07-06T22:42:00Z">
        <w:r w:rsidRPr="00EB6E3A" w:rsidDel="0096755A">
          <w:rPr>
            <w:sz w:val="22"/>
            <w:szCs w:val="22"/>
          </w:rPr>
          <w:delText xml:space="preserve">hauv cov zej zog </w:delText>
        </w:r>
      </w:del>
      <w:r w:rsidRPr="00EB6E3A">
        <w:rPr>
          <w:sz w:val="22"/>
          <w:szCs w:val="22"/>
        </w:rPr>
        <w:t xml:space="preserve">nplua nuj thoob plaws hauv thaj tsam Sacramento. Hauv kev tshawb nrhiav xyoo 2015 (1) ntawm kev siv nyiaj K-12 </w:t>
      </w:r>
      <w:ins w:id="3846" w:author="Khamsaolee Xainhiaxang" w:date="2021-07-06T22:44:00Z">
        <w:r w:rsidR="0096755A">
          <w:rPr>
            <w:sz w:val="22"/>
            <w:szCs w:val="22"/>
          </w:rPr>
          <w:t xml:space="preserve">tsoom fwv </w:t>
        </w:r>
      </w:ins>
      <w:r w:rsidRPr="00EB6E3A">
        <w:rPr>
          <w:sz w:val="22"/>
          <w:szCs w:val="22"/>
        </w:rPr>
        <w:t>cov tsev kawm ntawv</w:t>
      </w:r>
      <w:del w:id="3847" w:author="Khamsaolee Xainhiaxang" w:date="2021-07-06T22:44:00Z">
        <w:r w:rsidRPr="00EB6E3A" w:rsidDel="0096755A">
          <w:rPr>
            <w:sz w:val="22"/>
            <w:szCs w:val="22"/>
          </w:rPr>
          <w:delText xml:space="preserve"> pej xeem </w:delText>
        </w:r>
      </w:del>
      <w:r w:rsidRPr="00EB6E3A">
        <w:rPr>
          <w:sz w:val="22"/>
          <w:szCs w:val="22"/>
        </w:rPr>
        <w:t>hauv California, cov kws tshawb fawb los ntawm UC Berkeley, Chaw</w:t>
      </w:r>
      <w:del w:id="3848" w:author="Khamsaolee Xainhiaxang" w:date="2021-07-06T22:45:00Z">
        <w:r w:rsidRPr="00EB6E3A" w:rsidDel="0096755A">
          <w:rPr>
            <w:sz w:val="22"/>
            <w:szCs w:val="22"/>
          </w:rPr>
          <w:delText xml:space="preserve"> rau</w:delText>
        </w:r>
      </w:del>
      <w:ins w:id="3849" w:author="Khamsaolee Xainhiaxang" w:date="2021-07-06T22:45:00Z">
        <w:r w:rsidR="0096755A">
          <w:rPr>
            <w:sz w:val="22"/>
            <w:szCs w:val="22"/>
          </w:rPr>
          <w:t>loj ntawm</w:t>
        </w:r>
      </w:ins>
      <w:r w:rsidRPr="00EB6E3A">
        <w:rPr>
          <w:sz w:val="22"/>
          <w:szCs w:val="22"/>
        </w:rPr>
        <w:t xml:space="preserve"> Lub Nroog thiab Cov Tsev Kawm</w:t>
      </w:r>
      <w:del w:id="3850" w:author="Khamsaolee Xainhiaxang" w:date="2021-07-06T22:45:00Z">
        <w:r w:rsidRPr="00EB6E3A" w:rsidDel="0096755A">
          <w:rPr>
            <w:sz w:val="22"/>
            <w:szCs w:val="22"/>
          </w:rPr>
          <w:delText xml:space="preserve"> Ntawv</w:delText>
        </w:r>
      </w:del>
      <w:r w:rsidRPr="00EB6E3A">
        <w:rPr>
          <w:sz w:val="22"/>
          <w:szCs w:val="22"/>
        </w:rPr>
        <w:t xml:space="preserve">, pom </w:t>
      </w:r>
      <w:ins w:id="3851" w:author="Khamsaolee Xainhiaxang" w:date="2021-07-06T22:45:00Z">
        <w:r w:rsidR="0096755A">
          <w:rPr>
            <w:sz w:val="22"/>
            <w:szCs w:val="22"/>
          </w:rPr>
          <w:t xml:space="preserve">tau </w:t>
        </w:r>
      </w:ins>
      <w:r w:rsidRPr="00EB6E3A">
        <w:rPr>
          <w:sz w:val="22"/>
          <w:szCs w:val="22"/>
        </w:rPr>
        <w:t>tias "cov chaw tsis zoo</w:t>
      </w:r>
      <w:r w:rsidR="00AA25BF" w:rsidRPr="00EB6E3A">
        <w:rPr>
          <w:sz w:val="22"/>
          <w:szCs w:val="22"/>
        </w:rPr>
        <w:t xml:space="preserve"> </w:t>
      </w:r>
      <w:r w:rsidRPr="00EB6E3A">
        <w:rPr>
          <w:sz w:val="22"/>
          <w:szCs w:val="22"/>
        </w:rPr>
        <w:t xml:space="preserve">muaj </w:t>
      </w:r>
      <w:del w:id="3852" w:author="Khamsaolee Xainhiaxang" w:date="2021-07-06T22:46:00Z">
        <w:r w:rsidRPr="00EB6E3A" w:rsidDel="0096755A">
          <w:rPr>
            <w:sz w:val="22"/>
            <w:szCs w:val="22"/>
          </w:rPr>
          <w:delText>kev cuam tshuam</w:delText>
        </w:r>
      </w:del>
      <w:ins w:id="3853" w:author="Khamsaolee Xainhiaxang" w:date="2021-07-06T22:46:00Z">
        <w:r w:rsidR="0096755A">
          <w:rPr>
            <w:sz w:val="22"/>
            <w:szCs w:val="22"/>
          </w:rPr>
          <w:t>feem xyuas</w:t>
        </w:r>
      </w:ins>
      <w:r w:rsidRPr="00EB6E3A">
        <w:rPr>
          <w:sz w:val="22"/>
          <w:szCs w:val="22"/>
        </w:rPr>
        <w:t xml:space="preserve"> </w:t>
      </w:r>
      <w:del w:id="3854" w:author="Khamsaolee Xainhiaxang" w:date="2021-07-06T22:46:00Z">
        <w:r w:rsidRPr="00EB6E3A" w:rsidDel="0096755A">
          <w:rPr>
            <w:sz w:val="22"/>
            <w:szCs w:val="22"/>
          </w:rPr>
          <w:delText xml:space="preserve">zoo </w:delText>
        </w:r>
      </w:del>
      <w:ins w:id="3855" w:author="Khamsaolee Xainhiaxang" w:date="2021-07-06T22:46:00Z">
        <w:r w:rsidR="0096755A">
          <w:rPr>
            <w:sz w:val="22"/>
            <w:szCs w:val="22"/>
          </w:rPr>
          <w:t>ua</w:t>
        </w:r>
        <w:r w:rsidR="0096755A" w:rsidRPr="00EB6E3A">
          <w:rPr>
            <w:sz w:val="22"/>
            <w:szCs w:val="22"/>
          </w:rPr>
          <w:t xml:space="preserve"> </w:t>
        </w:r>
      </w:ins>
      <w:r w:rsidRPr="00EB6E3A">
        <w:rPr>
          <w:sz w:val="22"/>
          <w:szCs w:val="22"/>
        </w:rPr>
        <w:t xml:space="preserve">rau cov tub ntxhais kawm </w:t>
      </w:r>
      <w:del w:id="3856" w:author="Khamsaolee Xainhiaxang" w:date="2021-07-06T22:49:00Z">
        <w:r w:rsidRPr="00EB6E3A" w:rsidDel="001771A2">
          <w:rPr>
            <w:sz w:val="22"/>
            <w:szCs w:val="22"/>
          </w:rPr>
          <w:delText xml:space="preserve">thiab cov kws qhia ntawv </w:delText>
        </w:r>
      </w:del>
      <w:r w:rsidRPr="00EB6E3A">
        <w:rPr>
          <w:sz w:val="22"/>
          <w:szCs w:val="22"/>
        </w:rPr>
        <w:t xml:space="preserve">hauv cov zej zog </w:t>
      </w:r>
      <w:del w:id="3857" w:author="Khamsaolee Xainhiaxang" w:date="2021-07-06T22:49:00Z">
        <w:r w:rsidRPr="00EB6E3A" w:rsidDel="001771A2">
          <w:rPr>
            <w:sz w:val="22"/>
            <w:szCs w:val="22"/>
          </w:rPr>
          <w:delText>muaj nyiaj tsawg</w:delText>
        </w:r>
      </w:del>
      <w:ins w:id="3858" w:author="Khamsaolee Xainhiaxang" w:date="2021-07-06T22:49:00Z">
        <w:r w:rsidR="001771A2">
          <w:rPr>
            <w:sz w:val="22"/>
            <w:szCs w:val="22"/>
          </w:rPr>
          <w:t>uas txom nyem</w:t>
        </w:r>
      </w:ins>
      <w:r w:rsidRPr="00EB6E3A">
        <w:rPr>
          <w:sz w:val="22"/>
          <w:szCs w:val="22"/>
        </w:rPr>
        <w:t xml:space="preserve"> thiab ua rau muaj feem tsis ncaj ncees rau txoj kev kawm </w:t>
      </w:r>
      <w:del w:id="3859" w:author="Khamsaolee Xainhiaxang" w:date="2021-07-06T22:50:00Z">
        <w:r w:rsidRPr="00EB6E3A" w:rsidDel="001771A2">
          <w:rPr>
            <w:sz w:val="22"/>
            <w:szCs w:val="22"/>
          </w:rPr>
          <w:delText xml:space="preserve">txuj ci tseem ceeb </w:delText>
        </w:r>
      </w:del>
      <w:r w:rsidRPr="00EB6E3A">
        <w:rPr>
          <w:sz w:val="22"/>
          <w:szCs w:val="22"/>
        </w:rPr>
        <w:t xml:space="preserve">uas yog qhov tseem ceeb hauv LCFF. " </w:t>
      </w:r>
      <w:r w:rsidR="0027404F" w:rsidRPr="00EB6E3A">
        <w:rPr>
          <w:sz w:val="22"/>
          <w:szCs w:val="22"/>
        </w:rPr>
        <w:t xml:space="preserve">Txoj kev tshawb </w:t>
      </w:r>
      <w:del w:id="3860" w:author="Khamsaolee Xainhiaxang" w:date="2021-07-06T22:51:00Z">
        <w:r w:rsidR="0027404F" w:rsidRPr="00EB6E3A" w:rsidDel="001771A2">
          <w:rPr>
            <w:sz w:val="22"/>
            <w:szCs w:val="22"/>
          </w:rPr>
          <w:delText xml:space="preserve">pom </w:delText>
        </w:r>
      </w:del>
      <w:ins w:id="3861" w:author="Khamsaolee Xainhiaxang" w:date="2021-07-06T22:51:00Z">
        <w:r w:rsidR="001771A2">
          <w:rPr>
            <w:sz w:val="22"/>
            <w:szCs w:val="22"/>
          </w:rPr>
          <w:t>tau</w:t>
        </w:r>
        <w:r w:rsidR="001771A2" w:rsidRPr="00EB6E3A">
          <w:rPr>
            <w:sz w:val="22"/>
            <w:szCs w:val="22"/>
          </w:rPr>
          <w:t xml:space="preserve"> </w:t>
        </w:r>
      </w:ins>
      <w:r w:rsidR="0027404F" w:rsidRPr="00EB6E3A">
        <w:rPr>
          <w:sz w:val="22"/>
          <w:szCs w:val="22"/>
        </w:rPr>
        <w:t xml:space="preserve">pom tias "cov tub ntxhais kawm </w:t>
      </w:r>
      <w:del w:id="3862" w:author="Khamsaolee Xainhiaxang" w:date="2021-07-06T22:51:00Z">
        <w:r w:rsidR="0027404F" w:rsidRPr="00EB6E3A" w:rsidDel="001771A2">
          <w:rPr>
            <w:sz w:val="22"/>
            <w:szCs w:val="22"/>
          </w:rPr>
          <w:delText>tau nyiaj tsawg</w:delText>
        </w:r>
      </w:del>
      <w:ins w:id="3863" w:author="Khamsaolee Xainhiaxang" w:date="2021-07-06T22:51:00Z">
        <w:r w:rsidR="001771A2">
          <w:rPr>
            <w:sz w:val="22"/>
            <w:szCs w:val="22"/>
          </w:rPr>
          <w:t>txom nyem</w:t>
        </w:r>
      </w:ins>
      <w:r w:rsidR="0027404F" w:rsidRPr="00EB6E3A">
        <w:rPr>
          <w:sz w:val="22"/>
          <w:szCs w:val="22"/>
        </w:rPr>
        <w:t xml:space="preserve"> thiab </w:t>
      </w:r>
      <w:del w:id="3864" w:author="Khamsaolee Xainhiaxang" w:date="2021-07-06T22:51:00Z">
        <w:r w:rsidR="0027404F" w:rsidRPr="00EB6E3A" w:rsidDel="001771A2">
          <w:rPr>
            <w:sz w:val="22"/>
            <w:szCs w:val="22"/>
          </w:rPr>
          <w:delText xml:space="preserve">tsawg </w:delText>
        </w:r>
      </w:del>
      <w:ins w:id="3865" w:author="Khamsaolee Xainhiaxang" w:date="2021-07-06T22:51:00Z">
        <w:r w:rsidR="001771A2">
          <w:rPr>
            <w:sz w:val="22"/>
            <w:szCs w:val="22"/>
          </w:rPr>
          <w:t>p</w:t>
        </w:r>
        <w:r w:rsidR="001771A2" w:rsidRPr="00EB6E3A">
          <w:rPr>
            <w:sz w:val="22"/>
            <w:szCs w:val="22"/>
          </w:rPr>
          <w:t xml:space="preserve">awg </w:t>
        </w:r>
        <w:r w:rsidR="001771A2">
          <w:rPr>
            <w:sz w:val="22"/>
            <w:szCs w:val="22"/>
          </w:rPr>
          <w:t xml:space="preserve"> neeg tsawg </w:t>
        </w:r>
      </w:ins>
      <w:r w:rsidR="0027404F" w:rsidRPr="00EB6E3A">
        <w:rPr>
          <w:sz w:val="22"/>
          <w:szCs w:val="22"/>
        </w:rPr>
        <w:t xml:space="preserve">yuav muaj peev xwm mus kawm cov tsev kawm ntawv uas </w:t>
      </w:r>
      <w:del w:id="3866" w:author="Khamsaolee Xainhiaxang" w:date="2021-07-06T22:52:00Z">
        <w:r w:rsidR="0027404F" w:rsidRPr="00EB6E3A" w:rsidDel="001771A2">
          <w:rPr>
            <w:sz w:val="22"/>
            <w:szCs w:val="22"/>
          </w:rPr>
          <w:delText xml:space="preserve">lub cev </w:delText>
        </w:r>
      </w:del>
      <w:r w:rsidR="0027404F" w:rsidRPr="00EB6E3A">
        <w:rPr>
          <w:sz w:val="22"/>
          <w:szCs w:val="22"/>
        </w:rPr>
        <w:t>tsis zoo." Cov laj thawj yog "tsis</w:t>
      </w:r>
      <w:del w:id="3867" w:author="Khamsaolee Xainhiaxang" w:date="2021-07-06T22:54:00Z">
        <w:r w:rsidR="0027404F" w:rsidRPr="00EB6E3A" w:rsidDel="001771A2">
          <w:rPr>
            <w:sz w:val="22"/>
            <w:szCs w:val="22"/>
          </w:rPr>
          <w:delText xml:space="preserve"> tau</w:delText>
        </w:r>
      </w:del>
      <w:r w:rsidR="0027404F" w:rsidRPr="00EB6E3A">
        <w:rPr>
          <w:sz w:val="22"/>
          <w:szCs w:val="22"/>
        </w:rPr>
        <w:t xml:space="preserve"> muaj </w:t>
      </w:r>
      <w:ins w:id="3868" w:author="Khamsaolee Xainhiaxang" w:date="2021-07-06T22:54:00Z">
        <w:r w:rsidR="001771A2">
          <w:rPr>
            <w:sz w:val="22"/>
            <w:szCs w:val="22"/>
          </w:rPr>
          <w:t>hom phiaj txog kev yuav tuaj ua tsev kawm ntawv nyob thoob plaws lub nroog</w:t>
        </w:r>
      </w:ins>
      <w:ins w:id="3869" w:author="Khamsaolee Xainhiaxang" w:date="2021-07-06T22:55:00Z">
        <w:r w:rsidR="001771A2">
          <w:rPr>
            <w:sz w:val="22"/>
            <w:szCs w:val="22"/>
          </w:rPr>
          <w:t xml:space="preserve"> suav</w:t>
        </w:r>
      </w:ins>
      <w:del w:id="3870" w:author="Khamsaolee Xainhiaxang" w:date="2021-07-06T22:55:00Z">
        <w:r w:rsidR="0027404F" w:rsidRPr="00EB6E3A" w:rsidDel="001771A2">
          <w:rPr>
            <w:sz w:val="22"/>
            <w:szCs w:val="22"/>
          </w:rPr>
          <w:delText>kev ntsuas tsev kawm ntawv lub xeev daim ntawv cog lus</w:delText>
        </w:r>
      </w:del>
      <w:r w:rsidR="0027404F" w:rsidRPr="00EB6E3A">
        <w:rPr>
          <w:sz w:val="22"/>
          <w:szCs w:val="22"/>
        </w:rPr>
        <w:t xml:space="preserve"> txij li xyoo 2006 uas tau </w:t>
      </w:r>
      <w:ins w:id="3871" w:author="Khamsaolee Xainhiaxang" w:date="2021-07-06T22:56:00Z">
        <w:r w:rsidR="001771A2">
          <w:rPr>
            <w:sz w:val="22"/>
            <w:szCs w:val="22"/>
          </w:rPr>
          <w:t xml:space="preserve">muaj kev siv </w:t>
        </w:r>
      </w:ins>
      <w:del w:id="3872" w:author="Khamsaolee Xainhiaxang" w:date="2021-07-06T22:56:00Z">
        <w:r w:rsidR="0027404F" w:rsidRPr="00EB6E3A" w:rsidDel="001771A2">
          <w:rPr>
            <w:sz w:val="22"/>
            <w:szCs w:val="22"/>
          </w:rPr>
          <w:delText xml:space="preserve">nce kev cia siab rau </w:delText>
        </w:r>
      </w:del>
      <w:r w:rsidR="0027404F" w:rsidRPr="00EB6E3A">
        <w:rPr>
          <w:sz w:val="22"/>
          <w:szCs w:val="22"/>
        </w:rPr>
        <w:t xml:space="preserve">pob nyiaj hauv zej zog, </w:t>
      </w:r>
      <w:ins w:id="3873" w:author="Khamsaolee Xainhiaxang" w:date="2021-07-06T22:56:00Z">
        <w:r w:rsidR="001771A2">
          <w:rPr>
            <w:sz w:val="22"/>
            <w:szCs w:val="22"/>
          </w:rPr>
          <w:t xml:space="preserve">yeej tham tsis txog kev </w:t>
        </w:r>
      </w:ins>
      <w:r w:rsidR="0027404F" w:rsidRPr="00EB6E3A">
        <w:rPr>
          <w:sz w:val="22"/>
          <w:szCs w:val="22"/>
        </w:rPr>
        <w:t xml:space="preserve">tsis </w:t>
      </w:r>
      <w:del w:id="3874" w:author="Khamsaolee Xainhiaxang" w:date="2021-07-06T22:57:00Z">
        <w:r w:rsidR="0027404F" w:rsidRPr="00EB6E3A" w:rsidDel="001771A2">
          <w:rPr>
            <w:sz w:val="22"/>
            <w:szCs w:val="22"/>
          </w:rPr>
          <w:delText>hais txog qhov tsis sib xws</w:delText>
        </w:r>
      </w:del>
      <w:ins w:id="3875" w:author="Khamsaolee Xainhiaxang" w:date="2021-07-06T22:57:00Z">
        <w:r w:rsidR="001771A2">
          <w:rPr>
            <w:sz w:val="22"/>
            <w:szCs w:val="22"/>
          </w:rPr>
          <w:t>muaj vaj huam</w:t>
        </w:r>
      </w:ins>
      <w:r w:rsidR="0027404F" w:rsidRPr="00EB6E3A">
        <w:rPr>
          <w:sz w:val="22"/>
          <w:szCs w:val="22"/>
        </w:rPr>
        <w:t xml:space="preserve"> hauv zej zog </w:t>
      </w:r>
      <w:del w:id="3876" w:author="Khamsaolee Xainhiaxang" w:date="2021-07-06T22:57:00Z">
        <w:r w:rsidR="0027404F" w:rsidRPr="00EB6E3A" w:rsidDel="001771A2">
          <w:rPr>
            <w:sz w:val="22"/>
            <w:szCs w:val="22"/>
          </w:rPr>
          <w:delText>muaj peev xwm them tus</w:delText>
        </w:r>
      </w:del>
      <w:ins w:id="3877" w:author="Khamsaolee Xainhiaxang" w:date="2021-07-06T22:57:00Z">
        <w:r w:rsidR="001771A2">
          <w:rPr>
            <w:sz w:val="22"/>
            <w:szCs w:val="22"/>
          </w:rPr>
          <w:t>yog yuav muab sib piv ntawm kev xa</w:t>
        </w:r>
      </w:ins>
      <w:ins w:id="3878" w:author="Khamsaolee Xainhiaxang" w:date="2021-07-06T22:58:00Z">
        <w:r w:rsidR="001771A2">
          <w:rPr>
            <w:sz w:val="22"/>
            <w:szCs w:val="22"/>
          </w:rPr>
          <w:t>v tau thuab kev siv nyaij</w:t>
        </w:r>
      </w:ins>
      <w:r w:rsidR="0027404F" w:rsidRPr="00EB6E3A">
        <w:rPr>
          <w:sz w:val="22"/>
          <w:szCs w:val="22"/>
        </w:rPr>
        <w:t xml:space="preserve"> </w:t>
      </w:r>
      <w:del w:id="3879" w:author="Khamsaolee Xainhiaxang" w:date="2021-07-06T22:58:00Z">
        <w:r w:rsidR="0027404F" w:rsidRPr="00EB6E3A" w:rsidDel="001771A2">
          <w:rPr>
            <w:sz w:val="22"/>
            <w:szCs w:val="22"/>
          </w:rPr>
          <w:delText>nqi raws li cov kev xav tau hauv ib cheeb tsam." Cov kev tshawb pom tau nthuav qhia txog kev sib raug zoo ntawm zej zog cov khoom ntiag tug thiab cov kev siv nyiaj ntawm cov peev txhee</w:delText>
        </w:r>
      </w:del>
      <w:del w:id="3880" w:author="Khamsaolee Xainhiaxang" w:date="2021-07-06T22:59:00Z">
        <w:r w:rsidR="0027404F" w:rsidRPr="00EB6E3A" w:rsidDel="00247C4F">
          <w:rPr>
            <w:sz w:val="22"/>
            <w:szCs w:val="22"/>
          </w:rPr>
          <w:delText>j</w:delText>
        </w:r>
      </w:del>
      <w:r w:rsidR="0027404F" w:rsidRPr="00EB6E3A">
        <w:rPr>
          <w:sz w:val="22"/>
          <w:szCs w:val="22"/>
        </w:rPr>
        <w:t xml:space="preserve">. </w:t>
      </w:r>
      <w:ins w:id="3881" w:author="Khamsaolee Xainhiaxang" w:date="2021-07-06T22:59:00Z">
        <w:r w:rsidR="00247C4F">
          <w:rPr>
            <w:sz w:val="22"/>
            <w:szCs w:val="22"/>
          </w:rPr>
          <w:t>Kev tshawb pom no</w:t>
        </w:r>
      </w:ins>
      <w:ins w:id="3882" w:author="Khamsaolee Xainhiaxang" w:date="2021-07-06T23:00:00Z">
        <w:r w:rsidR="00247C4F">
          <w:rPr>
            <w:sz w:val="22"/>
            <w:szCs w:val="22"/>
          </w:rPr>
          <w:t xml:space="preserve"> tau hais txog qhov kev siv nyiaj thiab</w:t>
        </w:r>
      </w:ins>
      <w:ins w:id="3883" w:author="Khamsaolee Xainhiaxang" w:date="2021-07-06T23:01:00Z">
        <w:r w:rsidR="00247C4F">
          <w:rPr>
            <w:sz w:val="22"/>
            <w:szCs w:val="22"/>
          </w:rPr>
          <w:t xml:space="preserve"> lawv cov peev</w:t>
        </w:r>
      </w:ins>
      <w:ins w:id="3884" w:author="Khamsaolee Xainhiaxang" w:date="2021-07-06T23:00:00Z">
        <w:r w:rsidR="00247C4F">
          <w:rPr>
            <w:sz w:val="22"/>
            <w:szCs w:val="22"/>
          </w:rPr>
          <w:t xml:space="preserve"> </w:t>
        </w:r>
      </w:ins>
      <w:r w:rsidR="0027404F" w:rsidRPr="00EB6E3A">
        <w:rPr>
          <w:sz w:val="22"/>
          <w:szCs w:val="22"/>
        </w:rPr>
        <w:t>"</w:t>
      </w:r>
      <w:del w:id="3885" w:author="Khamsaolee Xainhiaxang" w:date="2021-07-03T11:58:00Z">
        <w:r w:rsidR="0027404F" w:rsidRPr="00EB6E3A" w:rsidDel="007E76FF">
          <w:rPr>
            <w:sz w:val="22"/>
            <w:szCs w:val="22"/>
          </w:rPr>
          <w:delText>Hauv Paus Tsev Kawm Ntawv</w:delText>
        </w:r>
      </w:del>
      <w:ins w:id="3886" w:author="Khamsaolee Xainhiaxang" w:date="2021-07-03T11:58:00Z">
        <w:r w:rsidR="007E76FF">
          <w:rPr>
            <w:sz w:val="22"/>
            <w:szCs w:val="22"/>
          </w:rPr>
          <w:t>Haum Nroog</w:t>
        </w:r>
      </w:ins>
      <w:r w:rsidR="0027404F" w:rsidRPr="00EB6E3A">
        <w:rPr>
          <w:sz w:val="22"/>
          <w:szCs w:val="22"/>
        </w:rPr>
        <w:t xml:space="preserve"> nrog cov nqi se </w:t>
      </w:r>
      <w:del w:id="3887" w:author="Khamsaolee Xainhiaxang" w:date="2021-07-06T23:02:00Z">
        <w:r w:rsidR="0027404F" w:rsidRPr="00EB6E3A" w:rsidDel="00247C4F">
          <w:rPr>
            <w:sz w:val="22"/>
            <w:szCs w:val="22"/>
          </w:rPr>
          <w:delText xml:space="preserve">muaj txiaj ntsig ntau </w:delText>
        </w:r>
      </w:del>
      <w:r w:rsidR="0027404F" w:rsidRPr="00EB6E3A">
        <w:rPr>
          <w:sz w:val="22"/>
          <w:szCs w:val="22"/>
        </w:rPr>
        <w:t>ra</w:t>
      </w:r>
      <w:ins w:id="3888" w:author="Khamsaolee Xainhiaxang" w:date="2021-07-06T23:02:00Z">
        <w:r w:rsidR="00247C4F">
          <w:rPr>
            <w:sz w:val="22"/>
            <w:szCs w:val="22"/>
          </w:rPr>
          <w:t xml:space="preserve">ws li </w:t>
        </w:r>
      </w:ins>
      <w:del w:id="3889" w:author="Khamsaolee Xainhiaxang" w:date="2021-07-06T23:02:00Z">
        <w:r w:rsidR="0027404F" w:rsidRPr="00EB6E3A" w:rsidDel="00247C4F">
          <w:rPr>
            <w:sz w:val="22"/>
            <w:szCs w:val="22"/>
          </w:rPr>
          <w:delText>u</w:delText>
        </w:r>
      </w:del>
      <w:r w:rsidR="0027404F" w:rsidRPr="00EB6E3A">
        <w:rPr>
          <w:sz w:val="22"/>
          <w:szCs w:val="22"/>
        </w:rPr>
        <w:t xml:space="preserve"> cov tub ntxhais kawm </w:t>
      </w:r>
      <w:ins w:id="3890" w:author="Khamsaolee Xainhiaxang" w:date="2021-07-06T23:02:00Z">
        <w:r w:rsidR="00247C4F">
          <w:rPr>
            <w:sz w:val="22"/>
            <w:szCs w:val="22"/>
          </w:rPr>
          <w:t xml:space="preserve">uas </w:t>
        </w:r>
      </w:ins>
      <w:r w:rsidR="0027404F" w:rsidRPr="00EB6E3A">
        <w:rPr>
          <w:sz w:val="22"/>
          <w:szCs w:val="22"/>
        </w:rPr>
        <w:t>muaj</w:t>
      </w:r>
      <w:ins w:id="3891" w:author="Khamsaolee Xainhiaxang" w:date="2021-07-06T23:02:00Z">
        <w:r w:rsidR="00247C4F">
          <w:rPr>
            <w:sz w:val="22"/>
            <w:szCs w:val="22"/>
          </w:rPr>
          <w:t xml:space="preserve"> nyob rau haum tsev kawm ntawv</w:t>
        </w:r>
      </w:ins>
      <w:r w:rsidR="0027404F" w:rsidRPr="00EB6E3A">
        <w:rPr>
          <w:sz w:val="22"/>
          <w:szCs w:val="22"/>
        </w:rPr>
        <w:t xml:space="preserve">, </w:t>
      </w:r>
      <w:del w:id="3892" w:author="Khamsaolee Xainhiaxang" w:date="2021-07-06T23:03:00Z">
        <w:r w:rsidR="0027404F" w:rsidRPr="00EB6E3A" w:rsidDel="00247C4F">
          <w:rPr>
            <w:sz w:val="22"/>
            <w:szCs w:val="22"/>
          </w:rPr>
          <w:delText>nyob rau nruab nrab</w:delText>
        </w:r>
      </w:del>
      <w:ins w:id="3893" w:author="Khamsaolee Xainhiaxang" w:date="2021-07-06T23:03:00Z">
        <w:r w:rsidR="00247C4F">
          <w:rPr>
            <w:sz w:val="22"/>
            <w:szCs w:val="22"/>
          </w:rPr>
          <w:t xml:space="preserve">txhawm rau </w:t>
        </w:r>
      </w:ins>
      <w:del w:id="3894" w:author="Khamsaolee Xainhiaxang" w:date="2021-07-06T23:03:00Z">
        <w:r w:rsidR="0027404F" w:rsidRPr="00EB6E3A" w:rsidDel="00247C4F">
          <w:rPr>
            <w:sz w:val="22"/>
            <w:szCs w:val="22"/>
          </w:rPr>
          <w:delText xml:space="preserve">, </w:delText>
        </w:r>
      </w:del>
      <w:r w:rsidR="0027404F" w:rsidRPr="00EB6E3A">
        <w:rPr>
          <w:sz w:val="22"/>
          <w:szCs w:val="22"/>
        </w:rPr>
        <w:t xml:space="preserve">nrhiav pob peev </w:t>
      </w:r>
      <w:del w:id="3895" w:author="Khamsaolee Xainhiaxang" w:date="2021-07-06T23:03:00Z">
        <w:r w:rsidR="0027404F" w:rsidRPr="00EB6E3A" w:rsidDel="00247C4F">
          <w:rPr>
            <w:sz w:val="22"/>
            <w:szCs w:val="22"/>
          </w:rPr>
          <w:delText xml:space="preserve">ntau dua </w:delText>
        </w:r>
      </w:del>
      <w:r w:rsidR="0027404F" w:rsidRPr="00EB6E3A">
        <w:rPr>
          <w:sz w:val="22"/>
          <w:szCs w:val="22"/>
        </w:rPr>
        <w:t xml:space="preserve">los them rau cov kev xav tau chaw ntau dua cov cheeb tsam uas tsis tau them se </w:t>
      </w:r>
      <w:del w:id="3896" w:author="Khamsaolee Xainhiaxang" w:date="2021-07-06T23:05:00Z">
        <w:r w:rsidR="0027404F" w:rsidRPr="00EB6E3A" w:rsidDel="00247C4F">
          <w:rPr>
            <w:sz w:val="22"/>
            <w:szCs w:val="22"/>
          </w:rPr>
          <w:delText xml:space="preserve">tsim nuj nqi rau </w:delText>
        </w:r>
      </w:del>
      <w:ins w:id="3897" w:author="Khamsaolee Xainhiaxang" w:date="2021-07-06T23:05:00Z">
        <w:r w:rsidR="00247C4F">
          <w:rPr>
            <w:sz w:val="22"/>
            <w:szCs w:val="22"/>
          </w:rPr>
          <w:t xml:space="preserve">ntawm </w:t>
        </w:r>
      </w:ins>
      <w:r w:rsidR="0027404F" w:rsidRPr="00EB6E3A">
        <w:rPr>
          <w:sz w:val="22"/>
          <w:szCs w:val="22"/>
        </w:rPr>
        <w:t xml:space="preserve">cov tub ntxhais kawm." Qhov kev tshawb nrhiav tseem pom ntxiv, "Kev saib xyuas thiab </w:t>
      </w:r>
      <w:del w:id="3898" w:author="Khamsaolee Xainhiaxang" w:date="2021-07-06T23:06:00Z">
        <w:r w:rsidR="0027404F" w:rsidRPr="00EB6E3A" w:rsidDel="00247C4F">
          <w:rPr>
            <w:sz w:val="22"/>
            <w:szCs w:val="22"/>
          </w:rPr>
          <w:delText>saib xyuas</w:delText>
        </w:r>
      </w:del>
      <w:ins w:id="3899" w:author="Khamsaolee Xainhiaxang" w:date="2021-07-06T23:06:00Z">
        <w:r w:rsidR="00247C4F">
          <w:rPr>
            <w:sz w:val="22"/>
            <w:szCs w:val="22"/>
          </w:rPr>
          <w:t>txhim kho</w:t>
        </w:r>
      </w:ins>
      <w:r w:rsidR="0027404F" w:rsidRPr="00EB6E3A">
        <w:rPr>
          <w:sz w:val="22"/>
          <w:szCs w:val="22"/>
        </w:rPr>
        <w:t xml:space="preserve"> cov chaw kawm yog </w:t>
      </w:r>
      <w:del w:id="3900" w:author="Khamsaolee Xainhiaxang" w:date="2021-07-06T23:07:00Z">
        <w:r w:rsidR="0027404F" w:rsidRPr="00EB6E3A" w:rsidDel="00247C4F">
          <w:rPr>
            <w:sz w:val="22"/>
            <w:szCs w:val="22"/>
          </w:rPr>
          <w:delText xml:space="preserve">cov </w:delText>
        </w:r>
      </w:del>
      <w:ins w:id="3901" w:author="Khamsaolee Xainhiaxang" w:date="2021-07-06T23:07:00Z">
        <w:r w:rsidR="00247C4F">
          <w:rPr>
            <w:sz w:val="22"/>
            <w:szCs w:val="22"/>
          </w:rPr>
          <w:t>ib qho uas yuav siv</w:t>
        </w:r>
        <w:r w:rsidR="00247C4F" w:rsidRPr="00EB6E3A">
          <w:rPr>
            <w:sz w:val="22"/>
            <w:szCs w:val="22"/>
          </w:rPr>
          <w:t xml:space="preserve"> </w:t>
        </w:r>
      </w:ins>
      <w:r w:rsidR="0027404F" w:rsidRPr="00EB6E3A">
        <w:rPr>
          <w:sz w:val="22"/>
          <w:szCs w:val="22"/>
        </w:rPr>
        <w:t xml:space="preserve">peev </w:t>
      </w:r>
      <w:del w:id="3902" w:author="Khamsaolee Xainhiaxang" w:date="2021-07-06T23:07:00Z">
        <w:r w:rsidR="0027404F" w:rsidRPr="00EB6E3A" w:rsidDel="00247C4F">
          <w:rPr>
            <w:sz w:val="22"/>
            <w:szCs w:val="22"/>
          </w:rPr>
          <w:delText>txheej siab dua</w:delText>
        </w:r>
      </w:del>
      <w:ins w:id="3903" w:author="Khamsaolee Xainhiaxang" w:date="2021-07-06T23:07:00Z">
        <w:r w:rsidR="00247C4F">
          <w:rPr>
            <w:sz w:val="22"/>
            <w:szCs w:val="22"/>
          </w:rPr>
          <w:t>heev</w:t>
        </w:r>
      </w:ins>
      <w:r w:rsidR="0027404F" w:rsidRPr="00EB6E3A">
        <w:rPr>
          <w:sz w:val="22"/>
          <w:szCs w:val="22"/>
        </w:rPr>
        <w:t xml:space="preserve"> hauv cov tsev kawm </w:t>
      </w:r>
      <w:del w:id="3904" w:author="Khamsaolee Xainhiaxang" w:date="2021-07-06T23:10:00Z">
        <w:r w:rsidR="0027404F" w:rsidRPr="00EB6E3A" w:rsidDel="00D846B6">
          <w:rPr>
            <w:sz w:val="22"/>
            <w:szCs w:val="22"/>
          </w:rPr>
          <w:delText>hauv nroog pabcuam</w:delText>
        </w:r>
      </w:del>
      <w:ins w:id="3905" w:author="Khamsaolee Xainhiaxang" w:date="2021-07-06T23:10:00Z">
        <w:r w:rsidR="00D846B6">
          <w:rPr>
            <w:sz w:val="22"/>
            <w:szCs w:val="22"/>
          </w:rPr>
          <w:t>uas muaj kev pab</w:t>
        </w:r>
      </w:ins>
      <w:r w:rsidR="0027404F" w:rsidRPr="00EB6E3A">
        <w:rPr>
          <w:sz w:val="22"/>
          <w:szCs w:val="22"/>
        </w:rPr>
        <w:t xml:space="preserve"> rau cov tub ntxhais kawm </w:t>
      </w:r>
      <w:del w:id="3906" w:author="Khamsaolee Xainhiaxang" w:date="2021-07-06T23:10:00Z">
        <w:r w:rsidR="0027404F" w:rsidRPr="00EB6E3A" w:rsidDel="00D846B6">
          <w:rPr>
            <w:sz w:val="22"/>
            <w:szCs w:val="22"/>
          </w:rPr>
          <w:delText>tau nyiaj tsawg</w:delText>
        </w:r>
      </w:del>
      <w:ins w:id="3907" w:author="Khamsaolee Xainhiaxang" w:date="2021-07-06T23:10:00Z">
        <w:r w:rsidR="00D846B6">
          <w:rPr>
            <w:sz w:val="22"/>
            <w:szCs w:val="22"/>
          </w:rPr>
          <w:t>txom nyem</w:t>
        </w:r>
      </w:ins>
      <w:r w:rsidR="0027404F" w:rsidRPr="00EB6E3A">
        <w:rPr>
          <w:sz w:val="22"/>
          <w:szCs w:val="22"/>
        </w:rPr>
        <w:t xml:space="preserve">. Ntau lub </w:t>
      </w:r>
      <w:del w:id="3908" w:author="Khamsaolee Xainhiaxang" w:date="2021-07-03T11:58:00Z">
        <w:r w:rsidR="0027404F" w:rsidRPr="00EB6E3A" w:rsidDel="007E76FF">
          <w:rPr>
            <w:sz w:val="22"/>
            <w:szCs w:val="22"/>
          </w:rPr>
          <w:delText>hauv paus tsev kawm ntawv</w:delText>
        </w:r>
      </w:del>
      <w:ins w:id="3909" w:author="Khamsaolee Xainhiaxang" w:date="2021-07-03T11:58:00Z">
        <w:r w:rsidR="007E76FF">
          <w:rPr>
            <w:sz w:val="22"/>
            <w:szCs w:val="22"/>
          </w:rPr>
          <w:t>Nroog</w:t>
        </w:r>
      </w:ins>
      <w:r w:rsidR="0027404F" w:rsidRPr="00EB6E3A">
        <w:rPr>
          <w:sz w:val="22"/>
          <w:szCs w:val="22"/>
        </w:rPr>
        <w:t xml:space="preserve"> </w:t>
      </w:r>
      <w:del w:id="3910" w:author="Khamsaolee Xainhiaxang" w:date="2021-07-06T23:12:00Z">
        <w:r w:rsidR="0027404F" w:rsidRPr="00EB6E3A" w:rsidDel="00D846B6">
          <w:rPr>
            <w:sz w:val="22"/>
            <w:szCs w:val="22"/>
          </w:rPr>
          <w:delText xml:space="preserve">no </w:delText>
        </w:r>
      </w:del>
      <w:r w:rsidR="0027404F" w:rsidRPr="00EB6E3A">
        <w:rPr>
          <w:sz w:val="22"/>
          <w:szCs w:val="22"/>
        </w:rPr>
        <w:t xml:space="preserve">tau </w:t>
      </w:r>
      <w:del w:id="3911" w:author="Khamsaolee Xainhiaxang" w:date="2021-07-06T23:13:00Z">
        <w:r w:rsidR="0027404F" w:rsidRPr="00EB6E3A" w:rsidDel="00D846B6">
          <w:rPr>
            <w:sz w:val="22"/>
            <w:szCs w:val="22"/>
          </w:rPr>
          <w:delText>faib ntau yam los ntawm</w:delText>
        </w:r>
      </w:del>
      <w:ins w:id="3912" w:author="Khamsaolee Xainhiaxang" w:date="2021-07-06T23:13:00Z">
        <w:r w:rsidR="00D846B6">
          <w:rPr>
            <w:sz w:val="22"/>
            <w:szCs w:val="22"/>
          </w:rPr>
          <w:t xml:space="preserve">muab lawv lwm pob peev </w:t>
        </w:r>
      </w:ins>
      <w:del w:id="3913" w:author="Khamsaolee Xainhiaxang" w:date="2021-07-06T23:13:00Z">
        <w:r w:rsidR="0027404F" w:rsidRPr="00EB6E3A" w:rsidDel="00D846B6">
          <w:rPr>
            <w:sz w:val="22"/>
            <w:szCs w:val="22"/>
          </w:rPr>
          <w:delText xml:space="preserve"> lawv cov peev nyiaj tau </w:delText>
        </w:r>
      </w:del>
      <w:r w:rsidR="0027404F" w:rsidRPr="00EB6E3A">
        <w:rPr>
          <w:sz w:val="22"/>
          <w:szCs w:val="22"/>
        </w:rPr>
        <w:t xml:space="preserve">los them rau M&amp;O </w:t>
      </w:r>
      <w:ins w:id="3914" w:author="Khamsaolee Xainhiaxang" w:date="2021-07-06T23:14:00Z">
        <w:r w:rsidR="00D846B6">
          <w:rPr>
            <w:sz w:val="22"/>
            <w:szCs w:val="22"/>
          </w:rPr>
          <w:t xml:space="preserve">ntau </w:t>
        </w:r>
      </w:ins>
      <w:r w:rsidR="0027404F" w:rsidRPr="00EB6E3A">
        <w:rPr>
          <w:sz w:val="22"/>
          <w:szCs w:val="22"/>
        </w:rPr>
        <w:t xml:space="preserve">dua </w:t>
      </w:r>
      <w:del w:id="3915" w:author="Khamsaolee Xainhiaxang" w:date="2021-07-06T23:14:00Z">
        <w:r w:rsidR="0027404F" w:rsidRPr="00EB6E3A" w:rsidDel="00D846B6">
          <w:rPr>
            <w:sz w:val="22"/>
            <w:szCs w:val="22"/>
          </w:rPr>
          <w:delText xml:space="preserve">li cov </w:delText>
        </w:r>
      </w:del>
      <w:r w:rsidR="0027404F" w:rsidRPr="00EB6E3A">
        <w:rPr>
          <w:sz w:val="22"/>
          <w:szCs w:val="22"/>
        </w:rPr>
        <w:t xml:space="preserve">cheeb tsam </w:t>
      </w:r>
      <w:ins w:id="3916" w:author="Khamsaolee Xainhiaxang" w:date="2021-07-06T23:15:00Z">
        <w:r w:rsidR="00D846B6">
          <w:rPr>
            <w:sz w:val="22"/>
            <w:szCs w:val="22"/>
          </w:rPr>
          <w:t xml:space="preserve">uas </w:t>
        </w:r>
      </w:ins>
      <w:r w:rsidR="0027404F" w:rsidRPr="00EB6E3A">
        <w:rPr>
          <w:sz w:val="22"/>
          <w:szCs w:val="22"/>
        </w:rPr>
        <w:t>mua</w:t>
      </w:r>
      <w:ins w:id="3917" w:author="Khamsaolee Xainhiaxang" w:date="2021-07-06T23:15:00Z">
        <w:r w:rsidR="00D846B6">
          <w:rPr>
            <w:sz w:val="22"/>
            <w:szCs w:val="22"/>
          </w:rPr>
          <w:t>j</w:t>
        </w:r>
      </w:ins>
      <w:del w:id="3918" w:author="Khamsaolee Xainhiaxang" w:date="2021-07-06T23:15:00Z">
        <w:r w:rsidR="0027404F" w:rsidRPr="00EB6E3A" w:rsidDel="00D846B6">
          <w:rPr>
            <w:sz w:val="22"/>
            <w:szCs w:val="22"/>
          </w:rPr>
          <w:delText>b</w:delText>
        </w:r>
      </w:del>
      <w:r w:rsidR="0027404F" w:rsidRPr="00EB6E3A">
        <w:rPr>
          <w:sz w:val="22"/>
          <w:szCs w:val="22"/>
        </w:rPr>
        <w:t xml:space="preserve"> cov tub ntxhais kawm </w:t>
      </w:r>
      <w:del w:id="3919" w:author="Khamsaolee Xainhiaxang" w:date="2021-07-06T23:15:00Z">
        <w:r w:rsidR="0027404F" w:rsidRPr="00EB6E3A" w:rsidDel="00D846B6">
          <w:rPr>
            <w:sz w:val="22"/>
            <w:szCs w:val="22"/>
          </w:rPr>
          <w:delText xml:space="preserve">tau </w:delText>
        </w:r>
      </w:del>
      <w:ins w:id="3920" w:author="Khamsaolee Xainhiaxang" w:date="2021-07-06T23:15:00Z">
        <w:r w:rsidR="00D846B6">
          <w:rPr>
            <w:sz w:val="22"/>
            <w:szCs w:val="22"/>
          </w:rPr>
          <w:t>muaj</w:t>
        </w:r>
        <w:r w:rsidR="00D846B6" w:rsidRPr="00EB6E3A">
          <w:rPr>
            <w:sz w:val="22"/>
            <w:szCs w:val="22"/>
          </w:rPr>
          <w:t xml:space="preserve"> </w:t>
        </w:r>
      </w:ins>
      <w:r w:rsidR="0027404F" w:rsidRPr="00EB6E3A">
        <w:rPr>
          <w:sz w:val="22"/>
          <w:szCs w:val="22"/>
        </w:rPr>
        <w:t xml:space="preserve">nyiaj ntau dua. </w:t>
      </w:r>
      <w:ins w:id="3921" w:author="Khamsaolee Xainhiaxang" w:date="2021-07-06T23:20:00Z">
        <w:r w:rsidR="000B1A0E">
          <w:rPr>
            <w:sz w:val="22"/>
            <w:szCs w:val="22"/>
          </w:rPr>
          <w:t xml:space="preserve">Kev ua </w:t>
        </w:r>
      </w:ins>
      <w:del w:id="3922" w:author="Khamsaolee Xainhiaxang" w:date="2021-07-06T23:20:00Z">
        <w:r w:rsidR="0027404F" w:rsidRPr="00EB6E3A" w:rsidDel="000B1A0E">
          <w:rPr>
            <w:sz w:val="22"/>
            <w:szCs w:val="22"/>
          </w:rPr>
          <w:delText xml:space="preserve">Cov </w:delText>
        </w:r>
      </w:del>
      <w:r w:rsidR="0027404F" w:rsidRPr="00EB6E3A">
        <w:rPr>
          <w:sz w:val="22"/>
          <w:szCs w:val="22"/>
        </w:rPr>
        <w:t xml:space="preserve">tsev kawm ntawv thiab lawv cov </w:t>
      </w:r>
      <w:del w:id="3923" w:author="Khamsaolee Xainhiaxang" w:date="2021-07-06T23:20:00Z">
        <w:r w:rsidR="0027404F" w:rsidRPr="00EB6E3A" w:rsidDel="000B1A0E">
          <w:rPr>
            <w:sz w:val="22"/>
            <w:szCs w:val="22"/>
          </w:rPr>
          <w:delText xml:space="preserve">haujlwm </w:delText>
        </w:r>
      </w:del>
      <w:r w:rsidR="0027404F" w:rsidRPr="00EB6E3A">
        <w:rPr>
          <w:sz w:val="22"/>
          <w:szCs w:val="22"/>
        </w:rPr>
        <w:t xml:space="preserve">yuav raug nqi ntau dua nyob hauv cov nroog txom nyem dua, </w:t>
      </w:r>
      <w:ins w:id="3924" w:author="Khamsaolee Xainhiaxang" w:date="2021-07-06T23:21:00Z">
        <w:r w:rsidR="000B1A0E">
          <w:rPr>
            <w:sz w:val="22"/>
            <w:szCs w:val="22"/>
          </w:rPr>
          <w:t>ua rau lawv</w:t>
        </w:r>
      </w:ins>
      <w:del w:id="3925" w:author="Khamsaolee Xainhiaxang" w:date="2021-07-06T23:21:00Z">
        <w:r w:rsidR="0027404F" w:rsidRPr="00EB6E3A" w:rsidDel="000B1A0E">
          <w:rPr>
            <w:sz w:val="22"/>
            <w:szCs w:val="22"/>
          </w:rPr>
          <w:delText>tseg</w:delText>
        </w:r>
      </w:del>
      <w:r w:rsidR="0027404F" w:rsidRPr="00EB6E3A">
        <w:rPr>
          <w:sz w:val="22"/>
          <w:szCs w:val="22"/>
        </w:rPr>
        <w:t xml:space="preserve"> qhov nyiaj </w:t>
      </w:r>
      <w:ins w:id="3926" w:author="Khamsaolee Xainhiaxang" w:date="2021-07-06T23:21:00Z">
        <w:r w:rsidR="000B1A0E">
          <w:rPr>
            <w:sz w:val="22"/>
            <w:szCs w:val="22"/>
          </w:rPr>
          <w:t xml:space="preserve">txhawm rau kev kawm </w:t>
        </w:r>
      </w:ins>
      <w:r w:rsidR="0027404F" w:rsidRPr="00EB6E3A">
        <w:rPr>
          <w:sz w:val="22"/>
          <w:szCs w:val="22"/>
        </w:rPr>
        <w:t>tsawg</w:t>
      </w:r>
      <w:del w:id="3927" w:author="Khamsaolee Xainhiaxang" w:date="2021-07-06T23:21:00Z">
        <w:r w:rsidR="0027404F" w:rsidRPr="00EB6E3A" w:rsidDel="000B1A0E">
          <w:rPr>
            <w:sz w:val="22"/>
            <w:szCs w:val="22"/>
          </w:rPr>
          <w:delText xml:space="preserve"> dua rau kev kawm</w:delText>
        </w:r>
      </w:del>
      <w:r w:rsidR="0027404F" w:rsidRPr="00EB6E3A">
        <w:rPr>
          <w:sz w:val="22"/>
          <w:szCs w:val="22"/>
        </w:rPr>
        <w:t xml:space="preserve">. " Cov </w:t>
      </w:r>
      <w:del w:id="3928" w:author="Khamsaolee Xainhiaxang" w:date="2021-07-06T23:22:00Z">
        <w:r w:rsidR="0027404F" w:rsidRPr="00EB6E3A" w:rsidDel="000B1A0E">
          <w:rPr>
            <w:sz w:val="22"/>
            <w:szCs w:val="22"/>
          </w:rPr>
          <w:delText>cheeb tsam tsev kawm ntawv</w:delText>
        </w:r>
      </w:del>
      <w:ins w:id="3929" w:author="Khamsaolee Xainhiaxang" w:date="2021-07-06T23:22:00Z">
        <w:r w:rsidR="000B1A0E">
          <w:rPr>
            <w:sz w:val="22"/>
            <w:szCs w:val="22"/>
          </w:rPr>
          <w:t>nroog</w:t>
        </w:r>
      </w:ins>
      <w:r w:rsidR="0027404F" w:rsidRPr="00EB6E3A">
        <w:rPr>
          <w:sz w:val="22"/>
          <w:szCs w:val="22"/>
        </w:rPr>
        <w:t xml:space="preserve"> uas muaj </w:t>
      </w:r>
      <w:del w:id="3930" w:author="Khamsaolee Xainhiaxang" w:date="2021-07-06T23:23:00Z">
        <w:r w:rsidR="0027404F" w:rsidRPr="00EB6E3A" w:rsidDel="000B1A0E">
          <w:rPr>
            <w:sz w:val="22"/>
            <w:szCs w:val="22"/>
          </w:rPr>
          <w:delText xml:space="preserve">feem pua ​​ntau dua ntawm </w:delText>
        </w:r>
      </w:del>
      <w:r w:rsidR="0027404F" w:rsidRPr="00EB6E3A">
        <w:rPr>
          <w:sz w:val="22"/>
          <w:szCs w:val="22"/>
        </w:rPr>
        <w:t xml:space="preserve">cov tub ntxhais kawm </w:t>
      </w:r>
      <w:ins w:id="3931" w:author="Khamsaolee Xainhiaxang" w:date="2021-07-06T23:23:00Z">
        <w:r w:rsidR="000B1A0E">
          <w:rPr>
            <w:sz w:val="22"/>
            <w:szCs w:val="22"/>
          </w:rPr>
          <w:t xml:space="preserve">txom nyem coob </w:t>
        </w:r>
      </w:ins>
      <w:del w:id="3932" w:author="Khamsaolee Xainhiaxang" w:date="2021-07-06T23:23:00Z">
        <w:r w:rsidR="0027404F" w:rsidRPr="00EB6E3A" w:rsidDel="000B1A0E">
          <w:rPr>
            <w:sz w:val="22"/>
            <w:szCs w:val="22"/>
          </w:rPr>
          <w:delText>tau nyiaj tsawg tau siv tsawg dua</w:delText>
        </w:r>
      </w:del>
      <w:ins w:id="3933" w:author="Khamsaolee Xainhiaxang" w:date="2021-07-06T23:23:00Z">
        <w:r w:rsidR="000B1A0E">
          <w:rPr>
            <w:sz w:val="22"/>
            <w:szCs w:val="22"/>
          </w:rPr>
          <w:t>yuav ua</w:t>
        </w:r>
      </w:ins>
      <w:r w:rsidR="0027404F" w:rsidRPr="00EB6E3A">
        <w:rPr>
          <w:sz w:val="22"/>
          <w:szCs w:val="22"/>
        </w:rPr>
        <w:t xml:space="preserve"> </w:t>
      </w:r>
      <w:ins w:id="3934" w:author="Khamsaolee Xainhiaxang" w:date="2021-07-06T23:23:00Z">
        <w:r w:rsidR="000B1A0E">
          <w:rPr>
            <w:sz w:val="22"/>
            <w:szCs w:val="22"/>
          </w:rPr>
          <w:t xml:space="preserve">rau </w:t>
        </w:r>
      </w:ins>
      <w:r w:rsidR="0027404F" w:rsidRPr="00EB6E3A">
        <w:rPr>
          <w:sz w:val="22"/>
          <w:szCs w:val="22"/>
        </w:rPr>
        <w:t xml:space="preserve">cov peev nyiaj tau </w:t>
      </w:r>
      <w:del w:id="3935" w:author="Khamsaolee Xainhiaxang" w:date="2021-07-06T23:24:00Z">
        <w:r w:rsidR="0027404F" w:rsidRPr="00EB6E3A" w:rsidDel="000B1A0E">
          <w:rPr>
            <w:sz w:val="22"/>
            <w:szCs w:val="22"/>
          </w:rPr>
          <w:delText xml:space="preserve">rau </w:delText>
        </w:r>
      </w:del>
      <w:ins w:id="3936" w:author="Khamsaolee Xainhiaxang" w:date="2021-07-06T23:24:00Z">
        <w:r w:rsidR="000B1A0E">
          <w:rPr>
            <w:sz w:val="22"/>
            <w:szCs w:val="22"/>
          </w:rPr>
          <w:t xml:space="preserve">los ntawm cov </w:t>
        </w:r>
      </w:ins>
      <w:del w:id="3937" w:author="Khamsaolee Xainhiaxang" w:date="2021-07-06T23:24:00Z">
        <w:r w:rsidR="0027404F" w:rsidRPr="00EB6E3A" w:rsidDel="000B1A0E">
          <w:rPr>
            <w:sz w:val="22"/>
            <w:szCs w:val="22"/>
          </w:rPr>
          <w:delText xml:space="preserve">ib tus </w:delText>
        </w:r>
      </w:del>
      <w:r w:rsidR="0027404F" w:rsidRPr="00EB6E3A">
        <w:rPr>
          <w:sz w:val="22"/>
          <w:szCs w:val="22"/>
        </w:rPr>
        <w:t xml:space="preserve">tub ntxhais </w:t>
      </w:r>
      <w:del w:id="3938" w:author="Khamsaolee Xainhiaxang" w:date="2021-07-06T23:24:00Z">
        <w:r w:rsidR="0027404F" w:rsidRPr="00EB6E3A" w:rsidDel="000B1A0E">
          <w:rPr>
            <w:sz w:val="22"/>
            <w:szCs w:val="22"/>
          </w:rPr>
          <w:delText xml:space="preserve">kawm </w:delText>
        </w:r>
      </w:del>
      <w:ins w:id="3939" w:author="Khamsaolee Xainhiaxang" w:date="2021-07-06T23:24:00Z">
        <w:r w:rsidR="000B1A0E">
          <w:rPr>
            <w:sz w:val="22"/>
            <w:szCs w:val="22"/>
          </w:rPr>
          <w:t>tsawg</w:t>
        </w:r>
        <w:r w:rsidR="000B1A0E" w:rsidRPr="00EB6E3A">
          <w:rPr>
            <w:sz w:val="22"/>
            <w:szCs w:val="22"/>
          </w:rPr>
          <w:t xml:space="preserve"> </w:t>
        </w:r>
      </w:ins>
      <w:r w:rsidR="0027404F" w:rsidRPr="00EB6E3A">
        <w:rPr>
          <w:sz w:val="22"/>
          <w:szCs w:val="22"/>
        </w:rPr>
        <w:t xml:space="preserve">thiab </w:t>
      </w:r>
      <w:ins w:id="3940" w:author="Khamsaolee Xainhiaxang" w:date="2021-07-06T23:25:00Z">
        <w:r w:rsidR="000B1A0E">
          <w:rPr>
            <w:sz w:val="22"/>
            <w:szCs w:val="22"/>
          </w:rPr>
          <w:t>muaj kev siv rau</w:t>
        </w:r>
      </w:ins>
      <w:del w:id="3941" w:author="Khamsaolee Xainhiaxang" w:date="2021-07-06T23:25:00Z">
        <w:r w:rsidR="0027404F" w:rsidRPr="00EB6E3A" w:rsidDel="000B1A0E">
          <w:rPr>
            <w:sz w:val="22"/>
            <w:szCs w:val="22"/>
          </w:rPr>
          <w:delText>ntau dua ntawm</w:delText>
        </w:r>
      </w:del>
      <w:r w:rsidR="0027404F" w:rsidRPr="00EB6E3A">
        <w:rPr>
          <w:sz w:val="22"/>
          <w:szCs w:val="22"/>
        </w:rPr>
        <w:t xml:space="preserve"> M&amp;O </w:t>
      </w:r>
      <w:ins w:id="3942" w:author="Khamsaolee Xainhiaxang" w:date="2021-07-06T23:25:00Z">
        <w:r w:rsidR="000B1A0E">
          <w:rPr>
            <w:sz w:val="22"/>
            <w:szCs w:val="22"/>
          </w:rPr>
          <w:t>ntau dua cov tsev kawm uas muaj cov neeg muaj nyiaj kawm</w:t>
        </w:r>
      </w:ins>
      <w:del w:id="3943" w:author="Khamsaolee Xainhiaxang" w:date="2021-07-06T23:25:00Z">
        <w:r w:rsidR="0027404F" w:rsidRPr="00EB6E3A" w:rsidDel="000B1A0E">
          <w:rPr>
            <w:sz w:val="22"/>
            <w:szCs w:val="22"/>
          </w:rPr>
          <w:delText>rau ib tus menyuam kawm ntawv tshaj li cov cheeb tsam muab cov tub ntxhais kawm tau nyiaj ntau dua</w:delText>
        </w:r>
      </w:del>
      <w:r w:rsidR="0027404F" w:rsidRPr="00EB6E3A">
        <w:rPr>
          <w:sz w:val="22"/>
          <w:szCs w:val="22"/>
        </w:rPr>
        <w:t xml:space="preserve">. </w:t>
      </w:r>
      <w:ins w:id="3944" w:author="Khamsaolee Xainhiaxang" w:date="2021-07-06T23:26:00Z">
        <w:r w:rsidR="000B1A0E">
          <w:rPr>
            <w:sz w:val="22"/>
            <w:szCs w:val="22"/>
          </w:rPr>
          <w:t xml:space="preserve">Kev muaj tsev kawm  ntawv </w:t>
        </w:r>
      </w:ins>
      <w:del w:id="3945" w:author="Khamsaolee Xainhiaxang" w:date="2021-07-06T23:27:00Z">
        <w:r w:rsidR="0027404F" w:rsidRPr="00EB6E3A" w:rsidDel="000B1A0E">
          <w:rPr>
            <w:sz w:val="22"/>
            <w:szCs w:val="22"/>
          </w:rPr>
          <w:delText xml:space="preserve">Lub voj voog ntawm cov peev txheej </w:delText>
        </w:r>
      </w:del>
      <w:r w:rsidR="0027404F" w:rsidRPr="00EB6E3A">
        <w:rPr>
          <w:sz w:val="22"/>
          <w:szCs w:val="22"/>
        </w:rPr>
        <w:t xml:space="preserve">tsis txaus </w:t>
      </w:r>
      <w:ins w:id="3946" w:author="Khamsaolee Xainhiaxang" w:date="2021-07-06T23:27:00Z">
        <w:r w:rsidR="000B1A0E">
          <w:rPr>
            <w:sz w:val="22"/>
            <w:szCs w:val="22"/>
          </w:rPr>
          <w:t xml:space="preserve">no, thaum ntev mus lawm yuav tau siv </w:t>
        </w:r>
      </w:ins>
      <w:del w:id="3947" w:author="Khamsaolee Xainhiaxang" w:date="2021-07-06T23:28:00Z">
        <w:r w:rsidR="0027404F" w:rsidRPr="00EB6E3A" w:rsidDel="000B1A0E">
          <w:rPr>
            <w:sz w:val="22"/>
            <w:szCs w:val="22"/>
          </w:rPr>
          <w:delText>hauv cov tsev laus ua rau lub tsev kho mob raug</w:delText>
        </w:r>
      </w:del>
      <w:ins w:id="3948" w:author="Khamsaolee Xainhiaxang" w:date="2021-07-06T23:28:00Z">
        <w:r w:rsidR="000B1A0E">
          <w:rPr>
            <w:sz w:val="22"/>
            <w:szCs w:val="22"/>
          </w:rPr>
          <w:t>tus</w:t>
        </w:r>
      </w:ins>
      <w:r w:rsidR="0027404F" w:rsidRPr="00EB6E3A">
        <w:rPr>
          <w:sz w:val="22"/>
          <w:szCs w:val="22"/>
        </w:rPr>
        <w:t xml:space="preserve"> nqi </w:t>
      </w:r>
      <w:del w:id="3949" w:author="Khamsaolee Xainhiaxang" w:date="2021-07-06T23:29:00Z">
        <w:r w:rsidR="0027404F" w:rsidRPr="00EB6E3A" w:rsidDel="000B1A0E">
          <w:rPr>
            <w:sz w:val="22"/>
            <w:szCs w:val="22"/>
          </w:rPr>
          <w:delText xml:space="preserve">kim </w:delText>
        </w:r>
      </w:del>
      <w:ins w:id="3950" w:author="Khamsaolee Xainhiaxang" w:date="2021-07-06T23:28:00Z">
        <w:r w:rsidR="000B1A0E">
          <w:rPr>
            <w:sz w:val="22"/>
            <w:szCs w:val="22"/>
          </w:rPr>
          <w:t>los txhim kho</w:t>
        </w:r>
      </w:ins>
      <w:del w:id="3951" w:author="Khamsaolee Xainhiaxang" w:date="2021-07-06T23:28:00Z">
        <w:r w:rsidR="0027404F" w:rsidRPr="00EB6E3A" w:rsidDel="000B1A0E">
          <w:rPr>
            <w:sz w:val="22"/>
            <w:szCs w:val="22"/>
          </w:rPr>
          <w:delText>dua thiab them nyiaj ntau dua</w:delText>
        </w:r>
      </w:del>
      <w:r w:rsidR="0027404F" w:rsidRPr="00EB6E3A">
        <w:rPr>
          <w:sz w:val="22"/>
          <w:szCs w:val="22"/>
        </w:rPr>
        <w:t xml:space="preserve"> nrog M &amp; O </w:t>
      </w:r>
      <w:del w:id="3952" w:author="Khamsaolee Xainhiaxang" w:date="2021-07-06T23:29:00Z">
        <w:r w:rsidR="0027404F" w:rsidRPr="00EB6E3A" w:rsidDel="000B1A0E">
          <w:rPr>
            <w:sz w:val="22"/>
            <w:szCs w:val="22"/>
          </w:rPr>
          <w:delText xml:space="preserve">siv </w:delText>
        </w:r>
      </w:del>
      <w:r w:rsidR="0027404F" w:rsidRPr="00EB6E3A">
        <w:rPr>
          <w:sz w:val="22"/>
          <w:szCs w:val="22"/>
        </w:rPr>
        <w:t xml:space="preserve">ntau dua </w:t>
      </w:r>
      <w:del w:id="3953" w:author="Khamsaolee Xainhiaxang" w:date="2021-07-06T23:29:00Z">
        <w:r w:rsidR="0027404F" w:rsidRPr="00EB6E3A" w:rsidDel="000B1A0E">
          <w:rPr>
            <w:sz w:val="22"/>
            <w:szCs w:val="22"/>
          </w:rPr>
          <w:delText xml:space="preserve">ntawm </w:delText>
        </w:r>
      </w:del>
      <w:r w:rsidR="0027404F" w:rsidRPr="00EB6E3A">
        <w:rPr>
          <w:sz w:val="22"/>
          <w:szCs w:val="22"/>
        </w:rPr>
        <w:t xml:space="preserve">pob nyiaj </w:t>
      </w:r>
      <w:ins w:id="3954" w:author="Khamsaolee Xainhiaxang" w:date="2021-07-06T23:30:00Z">
        <w:r w:rsidR="000B1A0E">
          <w:rPr>
            <w:sz w:val="22"/>
            <w:szCs w:val="22"/>
          </w:rPr>
          <w:t xml:space="preserve">uas yuav coj los </w:t>
        </w:r>
      </w:ins>
      <w:r w:rsidR="0027404F" w:rsidRPr="00EB6E3A">
        <w:rPr>
          <w:sz w:val="22"/>
          <w:szCs w:val="22"/>
        </w:rPr>
        <w:t xml:space="preserve">siv ua haujlwm, </w:t>
      </w:r>
      <w:ins w:id="3955" w:author="Khamsaolee Xainhiaxang" w:date="2021-07-06T23:30:00Z">
        <w:r w:rsidR="000B1A0E">
          <w:rPr>
            <w:sz w:val="22"/>
            <w:szCs w:val="22"/>
          </w:rPr>
          <w:t xml:space="preserve">yuav ua rau tshuav </w:t>
        </w:r>
      </w:ins>
      <w:del w:id="3956" w:author="Khamsaolee Xainhiaxang" w:date="2021-07-06T23:30:00Z">
        <w:r w:rsidR="0027404F" w:rsidRPr="00EB6E3A" w:rsidDel="007555A5">
          <w:rPr>
            <w:sz w:val="22"/>
            <w:szCs w:val="22"/>
          </w:rPr>
          <w:delText xml:space="preserve">tseg </w:delText>
        </w:r>
      </w:del>
      <w:r w:rsidR="0027404F" w:rsidRPr="00EB6E3A">
        <w:rPr>
          <w:sz w:val="22"/>
          <w:szCs w:val="22"/>
        </w:rPr>
        <w:t xml:space="preserve">cov nyiaj </w:t>
      </w:r>
      <w:del w:id="3957" w:author="Khamsaolee Xainhiaxang" w:date="2021-07-06T23:30:00Z">
        <w:r w:rsidR="0027404F" w:rsidRPr="00EB6E3A" w:rsidDel="007555A5">
          <w:rPr>
            <w:sz w:val="22"/>
            <w:szCs w:val="22"/>
          </w:rPr>
          <w:delText>tsawg dua rau cov</w:delText>
        </w:r>
      </w:del>
      <w:ins w:id="3958" w:author="Khamsaolee Xainhiaxang" w:date="2021-07-06T23:30:00Z">
        <w:r w:rsidR="007555A5">
          <w:rPr>
            <w:sz w:val="22"/>
            <w:szCs w:val="22"/>
          </w:rPr>
          <w:t>txhawm rau</w:t>
        </w:r>
      </w:ins>
      <w:r w:rsidR="0027404F" w:rsidRPr="00EB6E3A">
        <w:rPr>
          <w:sz w:val="22"/>
          <w:szCs w:val="22"/>
        </w:rPr>
        <w:t xml:space="preserve"> kev kawm</w:t>
      </w:r>
      <w:ins w:id="3959" w:author="Khamsaolee Xainhiaxang" w:date="2021-07-06T23:30:00Z">
        <w:r w:rsidR="007555A5">
          <w:rPr>
            <w:sz w:val="22"/>
            <w:szCs w:val="22"/>
          </w:rPr>
          <w:t xml:space="preserve"> tsawg lawm</w:t>
        </w:r>
      </w:ins>
      <w:r w:rsidR="0027404F" w:rsidRPr="00EB6E3A">
        <w:rPr>
          <w:sz w:val="22"/>
          <w:szCs w:val="22"/>
        </w:rPr>
        <w:t xml:space="preserve">. Cov tub ntxhais kawm </w:t>
      </w:r>
      <w:del w:id="3960" w:author="Khamsaolee Xainhiaxang" w:date="2021-07-06T23:32:00Z">
        <w:r w:rsidR="0027404F" w:rsidRPr="00EB6E3A" w:rsidDel="007555A5">
          <w:rPr>
            <w:sz w:val="22"/>
            <w:szCs w:val="22"/>
          </w:rPr>
          <w:delText>khwv tau nyiaj tsawg</w:delText>
        </w:r>
      </w:del>
      <w:ins w:id="3961" w:author="Khamsaolee Xainhiaxang" w:date="2021-07-06T23:32:00Z">
        <w:r w:rsidR="007555A5">
          <w:rPr>
            <w:sz w:val="22"/>
            <w:szCs w:val="22"/>
          </w:rPr>
          <w:t>u</w:t>
        </w:r>
      </w:ins>
      <w:ins w:id="3962" w:author="Khamsaolee Xainhiaxang" w:date="2021-07-08T21:44:00Z">
        <w:r w:rsidR="00DE6083">
          <w:rPr>
            <w:sz w:val="22"/>
            <w:szCs w:val="22"/>
          </w:rPr>
          <w:t>a</w:t>
        </w:r>
      </w:ins>
      <w:ins w:id="3963" w:author="Khamsaolee Xainhiaxang" w:date="2021-07-06T23:32:00Z">
        <w:r w:rsidR="007555A5">
          <w:rPr>
            <w:sz w:val="22"/>
            <w:szCs w:val="22"/>
          </w:rPr>
          <w:t>s txom nyem</w:t>
        </w:r>
      </w:ins>
      <w:r w:rsidR="0027404F" w:rsidRPr="00EB6E3A">
        <w:rPr>
          <w:sz w:val="22"/>
          <w:szCs w:val="22"/>
        </w:rPr>
        <w:t xml:space="preserve"> thiab </w:t>
      </w:r>
      <w:ins w:id="3964" w:author="Khamsaolee Xainhiaxang" w:date="2021-07-06T23:32:00Z">
        <w:r w:rsidR="007555A5">
          <w:rPr>
            <w:sz w:val="22"/>
            <w:szCs w:val="22"/>
          </w:rPr>
          <w:t xml:space="preserve">pab pawg </w:t>
        </w:r>
      </w:ins>
      <w:r w:rsidR="0027404F" w:rsidRPr="00EB6E3A">
        <w:rPr>
          <w:sz w:val="22"/>
          <w:szCs w:val="22"/>
        </w:rPr>
        <w:t xml:space="preserve">neeg tsawg feem ntau tau mus kawm cov tsev kawm ntawv </w:t>
      </w:r>
      <w:del w:id="3965" w:author="Khamsaolee Xainhiaxang" w:date="2021-07-06T23:32:00Z">
        <w:r w:rsidR="0027404F" w:rsidRPr="00EB6E3A" w:rsidDel="007555A5">
          <w:rPr>
            <w:sz w:val="22"/>
            <w:szCs w:val="22"/>
          </w:rPr>
          <w:delText>uas lub cev</w:delText>
        </w:r>
      </w:del>
      <w:ins w:id="3966" w:author="Khamsaolee Xainhiaxang" w:date="2021-07-06T23:32:00Z">
        <w:r w:rsidR="007555A5">
          <w:rPr>
            <w:sz w:val="22"/>
            <w:szCs w:val="22"/>
          </w:rPr>
          <w:t>ntawm lub tsev kawm</w:t>
        </w:r>
      </w:ins>
      <w:r w:rsidR="0027404F" w:rsidRPr="00EB6E3A">
        <w:rPr>
          <w:sz w:val="22"/>
          <w:szCs w:val="22"/>
        </w:rPr>
        <w:t xml:space="preserve"> tsis zoo</w:t>
      </w:r>
      <w:ins w:id="3967" w:author="Khamsaolee Xainhiaxang" w:date="2021-07-06T23:32:00Z">
        <w:r w:rsidR="007555A5">
          <w:rPr>
            <w:sz w:val="22"/>
            <w:szCs w:val="22"/>
          </w:rPr>
          <w:t xml:space="preserve"> los yeej tau</w:t>
        </w:r>
      </w:ins>
      <w:r w:rsidR="0027404F" w:rsidRPr="00EB6E3A">
        <w:rPr>
          <w:sz w:val="22"/>
          <w:szCs w:val="22"/>
        </w:rPr>
        <w:t xml:space="preserve">, uas ua rau </w:t>
      </w:r>
      <w:ins w:id="3968" w:author="Khamsaolee Xainhiaxang" w:date="2021-07-06T23:33:00Z">
        <w:r w:rsidR="007555A5">
          <w:rPr>
            <w:sz w:val="22"/>
            <w:szCs w:val="22"/>
          </w:rPr>
          <w:t xml:space="preserve">tsis </w:t>
        </w:r>
      </w:ins>
      <w:r w:rsidR="0027404F" w:rsidRPr="00EB6E3A">
        <w:rPr>
          <w:sz w:val="22"/>
          <w:szCs w:val="22"/>
        </w:rPr>
        <w:t xml:space="preserve">muaj </w:t>
      </w:r>
      <w:del w:id="3969" w:author="Khamsaolee Xainhiaxang" w:date="2021-07-06T23:33:00Z">
        <w:r w:rsidR="0027404F" w:rsidRPr="00EB6E3A" w:rsidDel="007555A5">
          <w:rPr>
            <w:sz w:val="22"/>
            <w:szCs w:val="22"/>
          </w:rPr>
          <w:delText>kev kawm tsis sib xws</w:delText>
        </w:r>
      </w:del>
      <w:ins w:id="3970" w:author="Khamsaolee Xainhiaxang" w:date="2021-07-06T23:33:00Z">
        <w:r w:rsidR="007555A5">
          <w:rPr>
            <w:sz w:val="22"/>
            <w:szCs w:val="22"/>
          </w:rPr>
          <w:t>vaj huam sib luag</w:t>
        </w:r>
      </w:ins>
      <w:r w:rsidRPr="00EB6E3A">
        <w:rPr>
          <w:sz w:val="22"/>
          <w:szCs w:val="22"/>
        </w:rPr>
        <w:t>.</w:t>
      </w:r>
    </w:p>
    <w:p w14:paraId="64ADDF7B" w14:textId="77777777" w:rsidR="00E43EF1" w:rsidRDefault="00E43EF1">
      <w:pPr>
        <w:pStyle w:val="BodyText"/>
      </w:pPr>
    </w:p>
    <w:p w14:paraId="7D63551C" w14:textId="70CE5E2E" w:rsidR="00E43EF1" w:rsidRPr="00723545" w:rsidRDefault="003D2F8B" w:rsidP="00723545">
      <w:pPr>
        <w:pStyle w:val="BodyText"/>
        <w:ind w:left="366" w:right="486"/>
        <w:jc w:val="both"/>
        <w:rPr>
          <w:sz w:val="22"/>
          <w:szCs w:val="22"/>
        </w:rPr>
      </w:pPr>
      <w:ins w:id="3971" w:author="Khamsaolee Xainhiaxang" w:date="2021-07-07T08:05:00Z">
        <w:r>
          <w:rPr>
            <w:sz w:val="22"/>
            <w:szCs w:val="22"/>
          </w:rPr>
          <w:t>Kev tshawb fawb ntawm</w:t>
        </w:r>
      </w:ins>
      <w:del w:id="3972" w:author="Khamsaolee Xainhiaxang" w:date="2021-07-07T08:05:00Z">
        <w:r w:rsidR="00FE5DDE" w:rsidRPr="00723545" w:rsidDel="003D2F8B">
          <w:rPr>
            <w:sz w:val="22"/>
            <w:szCs w:val="22"/>
          </w:rPr>
          <w:delText>Hauv</w:delText>
        </w:r>
      </w:del>
      <w:r w:rsidR="00FE5DDE" w:rsidRPr="00723545">
        <w:rPr>
          <w:sz w:val="22"/>
          <w:szCs w:val="22"/>
        </w:rPr>
        <w:t xml:space="preserve"> xyoo 2004 </w:t>
      </w:r>
      <w:del w:id="3973" w:author="Khamsaolee Xainhiaxang" w:date="2021-07-07T08:05:00Z">
        <w:r w:rsidR="00FE5DDE" w:rsidRPr="00723545" w:rsidDel="003D2F8B">
          <w:rPr>
            <w:sz w:val="22"/>
            <w:szCs w:val="22"/>
          </w:rPr>
          <w:delText xml:space="preserve">kev kawm </w:delText>
        </w:r>
      </w:del>
      <w:r w:rsidR="00FE5DDE" w:rsidRPr="00723545">
        <w:rPr>
          <w:sz w:val="22"/>
          <w:szCs w:val="22"/>
        </w:rPr>
        <w:t xml:space="preserve">(2) txog kev </w:t>
      </w:r>
      <w:del w:id="3974" w:author="Khamsaolee Xainhiaxang" w:date="2021-07-07T08:05:00Z">
        <w:r w:rsidR="00FE5DDE" w:rsidRPr="00723545" w:rsidDel="003D2F8B">
          <w:rPr>
            <w:sz w:val="22"/>
            <w:szCs w:val="22"/>
          </w:rPr>
          <w:delText>cuam tshuam</w:delText>
        </w:r>
      </w:del>
      <w:ins w:id="3975" w:author="Khamsaolee Xainhiaxang" w:date="2021-07-07T08:05:00Z">
        <w:r>
          <w:rPr>
            <w:sz w:val="22"/>
            <w:szCs w:val="22"/>
          </w:rPr>
          <w:t>muaj feem xyuam</w:t>
        </w:r>
      </w:ins>
      <w:r w:rsidR="00FE5DDE" w:rsidRPr="00723545">
        <w:rPr>
          <w:sz w:val="22"/>
          <w:szCs w:val="22"/>
        </w:rPr>
        <w:t xml:space="preserve"> ntawm </w:t>
      </w:r>
      <w:ins w:id="3976" w:author="Khamsaolee Xainhiaxang" w:date="2021-07-07T21:05:00Z">
        <w:r w:rsidR="00691B5A">
          <w:rPr>
            <w:sz w:val="22"/>
            <w:szCs w:val="22"/>
          </w:rPr>
          <w:t xml:space="preserve">cov tsev kawm ntawv rau </w:t>
        </w:r>
      </w:ins>
      <w:del w:id="3977" w:author="Khamsaolee Xainhiaxang" w:date="2021-07-07T08:06:00Z">
        <w:r w:rsidR="00FE5DDE" w:rsidRPr="00723545" w:rsidDel="003D2F8B">
          <w:rPr>
            <w:sz w:val="22"/>
            <w:szCs w:val="22"/>
          </w:rPr>
          <w:delText>tsev kawm ntawv kev saib xyuas</w:delText>
        </w:r>
      </w:del>
      <w:ins w:id="3978" w:author="Khamsaolee Xainhiaxang" w:date="2021-07-07T21:05:00Z">
        <w:r w:rsidR="00691B5A">
          <w:rPr>
            <w:sz w:val="22"/>
            <w:szCs w:val="22"/>
          </w:rPr>
          <w:t>kev</w:t>
        </w:r>
        <w:r w:rsidR="005D7838">
          <w:rPr>
            <w:sz w:val="22"/>
            <w:szCs w:val="22"/>
          </w:rPr>
          <w:t xml:space="preserve"> </w:t>
        </w:r>
      </w:ins>
      <w:ins w:id="3979" w:author="Khamsaolee Xainhiaxang" w:date="2021-07-07T08:06:00Z">
        <w:r>
          <w:rPr>
            <w:sz w:val="22"/>
            <w:szCs w:val="22"/>
          </w:rPr>
          <w:t>tswj</w:t>
        </w:r>
      </w:ins>
      <w:r w:rsidR="00FE5DDE" w:rsidRPr="00723545">
        <w:rPr>
          <w:sz w:val="22"/>
          <w:szCs w:val="22"/>
        </w:rPr>
        <w:t xml:space="preserve"> cov xibfwb hauv nroog cov nroog, nws tau pom tias cov tsev kawm ntawv uas </w:t>
      </w:r>
      <w:del w:id="3980" w:author="Khamsaolee Xainhiaxang" w:date="2021-07-07T21:06:00Z">
        <w:r w:rsidR="00FE5DDE" w:rsidRPr="00723545" w:rsidDel="005D7838">
          <w:rPr>
            <w:sz w:val="22"/>
            <w:szCs w:val="22"/>
          </w:rPr>
          <w:delText xml:space="preserve">lub cev </w:delText>
        </w:r>
      </w:del>
      <w:r w:rsidR="00FE5DDE" w:rsidRPr="00723545">
        <w:rPr>
          <w:sz w:val="22"/>
          <w:szCs w:val="22"/>
        </w:rPr>
        <w:t xml:space="preserve">tsis zoo muaj feem </w:t>
      </w:r>
      <w:del w:id="3981" w:author="Khamsaolee Xainhiaxang" w:date="2021-07-07T21:06:00Z">
        <w:r w:rsidR="00FE5DDE" w:rsidRPr="00723545" w:rsidDel="005D7838">
          <w:rPr>
            <w:sz w:val="22"/>
            <w:szCs w:val="22"/>
          </w:rPr>
          <w:delText>cuam tshuam</w:delText>
        </w:r>
      </w:del>
      <w:ins w:id="3982" w:author="Khamsaolee Xainhiaxang" w:date="2021-07-07T21:06:00Z">
        <w:r w:rsidR="005D7838">
          <w:rPr>
            <w:sz w:val="22"/>
            <w:szCs w:val="22"/>
          </w:rPr>
          <w:t>ua rau</w:t>
        </w:r>
      </w:ins>
      <w:r w:rsidR="00FE5DDE" w:rsidRPr="00723545">
        <w:rPr>
          <w:sz w:val="22"/>
          <w:szCs w:val="22"/>
        </w:rPr>
        <w:t xml:space="preserve"> </w:t>
      </w:r>
      <w:del w:id="3983" w:author="Khamsaolee Xainhiaxang" w:date="2021-07-07T21:06:00Z">
        <w:r w:rsidR="00FE5DDE" w:rsidRPr="00723545" w:rsidDel="005D7838">
          <w:rPr>
            <w:sz w:val="22"/>
            <w:szCs w:val="22"/>
          </w:rPr>
          <w:delText xml:space="preserve">nrog </w:delText>
        </w:r>
      </w:del>
      <w:r w:rsidR="00FE5DDE" w:rsidRPr="00723545">
        <w:rPr>
          <w:sz w:val="22"/>
          <w:szCs w:val="22"/>
        </w:rPr>
        <w:t xml:space="preserve">cov xibfwb tsis </w:t>
      </w:r>
      <w:del w:id="3984" w:author="Khamsaolee Xainhiaxang" w:date="2021-07-07T21:06:00Z">
        <w:r w:rsidR="00FE5DDE" w:rsidRPr="00723545" w:rsidDel="005D7838">
          <w:rPr>
            <w:sz w:val="22"/>
            <w:szCs w:val="22"/>
          </w:rPr>
          <w:delText>tuaj kawm ntawv</w:delText>
        </w:r>
      </w:del>
      <w:ins w:id="3985" w:author="Khamsaolee Xainhiaxang" w:date="2021-07-07T21:06:00Z">
        <w:r w:rsidR="005D7838">
          <w:rPr>
            <w:sz w:val="22"/>
            <w:szCs w:val="22"/>
          </w:rPr>
          <w:t>tsis tuaj qhia ntawv</w:t>
        </w:r>
      </w:ins>
      <w:r w:rsidR="00FE5DDE" w:rsidRPr="00723545">
        <w:rPr>
          <w:sz w:val="22"/>
          <w:szCs w:val="22"/>
        </w:rPr>
        <w:t xml:space="preserve">, txo cov xibfwb kev </w:t>
      </w:r>
      <w:del w:id="3986" w:author="Khamsaolee Xainhiaxang" w:date="2021-07-07T21:07:00Z">
        <w:r w:rsidR="00FE5DDE" w:rsidRPr="00723545" w:rsidDel="007524EA">
          <w:rPr>
            <w:sz w:val="22"/>
            <w:szCs w:val="22"/>
          </w:rPr>
          <w:delText>ua haujlwm</w:delText>
        </w:r>
      </w:del>
      <w:ins w:id="3987" w:author="Khamsaolee Xainhiaxang" w:date="2021-07-07T21:07:00Z">
        <w:r w:rsidR="007524EA">
          <w:rPr>
            <w:sz w:val="22"/>
            <w:szCs w:val="22"/>
          </w:rPr>
          <w:t>qhia tau zoo</w:t>
        </w:r>
      </w:ins>
      <w:r w:rsidR="00FE5DDE" w:rsidRPr="00723545">
        <w:rPr>
          <w:sz w:val="22"/>
          <w:szCs w:val="22"/>
        </w:rPr>
        <w:t xml:space="preserve">, thiab txo </w:t>
      </w:r>
      <w:ins w:id="3988" w:author="Khamsaolee Xainhiaxang" w:date="2021-07-07T21:07:00Z">
        <w:r w:rsidR="007524EA">
          <w:rPr>
            <w:sz w:val="22"/>
            <w:szCs w:val="22"/>
          </w:rPr>
          <w:t xml:space="preserve">kev tshwj </w:t>
        </w:r>
      </w:ins>
      <w:r w:rsidR="00FE5DDE" w:rsidRPr="00723545">
        <w:rPr>
          <w:sz w:val="22"/>
          <w:szCs w:val="22"/>
        </w:rPr>
        <w:t xml:space="preserve">cov xibfwb </w:t>
      </w:r>
      <w:del w:id="3989" w:author="Khamsaolee Xainhiaxang" w:date="2021-07-07T21:07:00Z">
        <w:r w:rsidR="00FE5DDE" w:rsidRPr="00723545" w:rsidDel="007524EA">
          <w:rPr>
            <w:sz w:val="22"/>
            <w:szCs w:val="22"/>
          </w:rPr>
          <w:delText xml:space="preserve">tuav </w:delText>
        </w:r>
      </w:del>
      <w:r w:rsidR="00FE5DDE" w:rsidRPr="00723545">
        <w:rPr>
          <w:sz w:val="22"/>
          <w:szCs w:val="22"/>
        </w:rPr>
        <w:t xml:space="preserve">cia. </w:t>
      </w:r>
      <w:del w:id="3990" w:author="Khamsaolee Xainhiaxang" w:date="2021-07-07T21:08:00Z">
        <w:r w:rsidR="00FE5DDE" w:rsidRPr="00723545" w:rsidDel="008269A9">
          <w:rPr>
            <w:sz w:val="22"/>
            <w:szCs w:val="22"/>
          </w:rPr>
          <w:delText>Txawm tias</w:delText>
        </w:r>
      </w:del>
      <w:ins w:id="3991" w:author="Khamsaolee Xainhiaxang" w:date="2021-07-07T21:08:00Z">
        <w:r w:rsidR="008269A9">
          <w:rPr>
            <w:sz w:val="22"/>
            <w:szCs w:val="22"/>
          </w:rPr>
          <w:t>Yog li ntawv</w:t>
        </w:r>
      </w:ins>
      <w:r w:rsidR="00FE5DDE" w:rsidRPr="00723545">
        <w:rPr>
          <w:sz w:val="22"/>
          <w:szCs w:val="22"/>
        </w:rPr>
        <w:t xml:space="preserve"> txhua tus tub ntxhais kawm hauv TRUSD yuav tau txais kev </w:t>
      </w:r>
      <w:ins w:id="3992" w:author="Khamsaolee Xainhiaxang" w:date="2021-07-07T21:09:00Z">
        <w:r w:rsidR="008269A9">
          <w:rPr>
            <w:sz w:val="22"/>
            <w:szCs w:val="22"/>
          </w:rPr>
          <w:t xml:space="preserve">tsev kawm uas </w:t>
        </w:r>
      </w:ins>
      <w:r w:rsidR="00FE5DDE" w:rsidRPr="00723545">
        <w:rPr>
          <w:sz w:val="22"/>
          <w:szCs w:val="22"/>
        </w:rPr>
        <w:t xml:space="preserve">huv, chaw </w:t>
      </w:r>
      <w:ins w:id="3993" w:author="Khamsaolee Xainhiaxang" w:date="2021-07-07T21:09:00Z">
        <w:r w:rsidR="008269A9">
          <w:rPr>
            <w:sz w:val="22"/>
            <w:szCs w:val="22"/>
          </w:rPr>
          <w:t xml:space="preserve">kawm muaj kev </w:t>
        </w:r>
      </w:ins>
      <w:r w:rsidR="00FE5DDE" w:rsidRPr="00723545">
        <w:rPr>
          <w:sz w:val="22"/>
          <w:szCs w:val="22"/>
        </w:rPr>
        <w:t xml:space="preserve">nyab xeeb, </w:t>
      </w:r>
      <w:ins w:id="3994" w:author="Khamsaolee Xainhiaxang" w:date="2021-07-07T21:09:00Z">
        <w:r w:rsidR="008269A9">
          <w:rPr>
            <w:sz w:val="22"/>
            <w:szCs w:val="22"/>
          </w:rPr>
          <w:t xml:space="preserve">uas yog </w:t>
        </w:r>
      </w:ins>
      <w:r w:rsidR="00FE5DDE" w:rsidRPr="00723545">
        <w:rPr>
          <w:sz w:val="22"/>
          <w:szCs w:val="22"/>
        </w:rPr>
        <w:t xml:space="preserve">yam tseem ceeb </w:t>
      </w:r>
      <w:ins w:id="3995" w:author="Khamsaolee Xainhiaxang" w:date="2021-07-07T21:09:00Z">
        <w:r w:rsidR="005160B3">
          <w:rPr>
            <w:sz w:val="22"/>
            <w:szCs w:val="22"/>
          </w:rPr>
          <w:t xml:space="preserve">yuav ua </w:t>
        </w:r>
      </w:ins>
      <w:del w:id="3996" w:author="Khamsaolee Xainhiaxang" w:date="2021-07-07T21:10:00Z">
        <w:r w:rsidR="00FE5DDE" w:rsidRPr="00723545" w:rsidDel="005160B3">
          <w:rPr>
            <w:sz w:val="22"/>
            <w:szCs w:val="22"/>
          </w:rPr>
          <w:delText>hauv txoj kev kawm no yog qhov kev cuam tshuam loj heev</w:delText>
        </w:r>
      </w:del>
      <w:r w:rsidR="00FE5DDE" w:rsidRPr="00723545">
        <w:rPr>
          <w:sz w:val="22"/>
          <w:szCs w:val="22"/>
        </w:rPr>
        <w:t xml:space="preserve"> rau peb cov tub ntxhais kawm </w:t>
      </w:r>
      <w:del w:id="3997" w:author="Khamsaolee Xainhiaxang" w:date="2021-07-07T21:10:00Z">
        <w:r w:rsidR="00FE5DDE" w:rsidRPr="00723545" w:rsidDel="005160B3">
          <w:rPr>
            <w:sz w:val="22"/>
            <w:szCs w:val="22"/>
          </w:rPr>
          <w:delText xml:space="preserve">tsis muaj kev vam meej </w:delText>
        </w:r>
      </w:del>
      <w:r w:rsidR="00FE5DDE" w:rsidRPr="00723545">
        <w:rPr>
          <w:sz w:val="22"/>
          <w:szCs w:val="22"/>
        </w:rPr>
        <w:t xml:space="preserve">uas </w:t>
      </w:r>
      <w:ins w:id="3998" w:author="Khamsaolee Xainhiaxang" w:date="2021-07-07T21:10:00Z">
        <w:r w:rsidR="005160B3">
          <w:rPr>
            <w:sz w:val="22"/>
            <w:szCs w:val="22"/>
          </w:rPr>
          <w:t xml:space="preserve">tsis raug suav muaj </w:t>
        </w:r>
      </w:ins>
      <w:r w:rsidR="00FE5DDE" w:rsidRPr="00723545">
        <w:rPr>
          <w:sz w:val="22"/>
          <w:szCs w:val="22"/>
        </w:rPr>
        <w:t xml:space="preserve">kev kawm tiav yog nyob ntawm kev qhia zoo thiab kev sib raug zoo nrog lawv cov xibfwb. Txhawm rau kom peb cov tub ntxhais kawm </w:t>
      </w:r>
      <w:ins w:id="3999" w:author="Khamsaolee Xainhiaxang" w:date="2021-07-07T21:11:00Z">
        <w:r w:rsidR="00CF17F9">
          <w:rPr>
            <w:sz w:val="22"/>
            <w:szCs w:val="22"/>
          </w:rPr>
          <w:t xml:space="preserve">uas </w:t>
        </w:r>
      </w:ins>
      <w:r w:rsidR="00FE5DDE" w:rsidRPr="00723545">
        <w:rPr>
          <w:sz w:val="22"/>
          <w:szCs w:val="22"/>
        </w:rPr>
        <w:t xml:space="preserve">tsis </w:t>
      </w:r>
      <w:del w:id="4000" w:author="Khamsaolee Xainhiaxang" w:date="2021-07-07T21:11:00Z">
        <w:r w:rsidR="00FE5DDE" w:rsidRPr="00723545" w:rsidDel="00CF17F9">
          <w:rPr>
            <w:sz w:val="22"/>
            <w:szCs w:val="22"/>
          </w:rPr>
          <w:delText xml:space="preserve">muaj </w:delText>
        </w:r>
      </w:del>
      <w:ins w:id="4001" w:author="Khamsaolee Xainhiaxang" w:date="2021-07-07T21:11:00Z">
        <w:r w:rsidR="00CF17F9">
          <w:rPr>
            <w:sz w:val="22"/>
            <w:szCs w:val="22"/>
          </w:rPr>
          <w:t xml:space="preserve">raug </w:t>
        </w:r>
      </w:ins>
      <w:ins w:id="4002" w:author="Khamsaolee Xainhiaxang" w:date="2021-07-07T21:12:00Z">
        <w:r w:rsidR="00CF17F9">
          <w:rPr>
            <w:sz w:val="22"/>
            <w:szCs w:val="22"/>
          </w:rPr>
          <w:t>suav</w:t>
        </w:r>
      </w:ins>
      <w:ins w:id="4003" w:author="Khamsaolee Xainhiaxang" w:date="2021-07-07T21:11:00Z">
        <w:r w:rsidR="00CF17F9" w:rsidRPr="00723545">
          <w:rPr>
            <w:sz w:val="22"/>
            <w:szCs w:val="22"/>
          </w:rPr>
          <w:t xml:space="preserve"> </w:t>
        </w:r>
      </w:ins>
      <w:del w:id="4004" w:author="Khamsaolee Xainhiaxang" w:date="2021-07-07T21:11:00Z">
        <w:r w:rsidR="00FE5DDE" w:rsidRPr="00723545" w:rsidDel="00CF17F9">
          <w:rPr>
            <w:sz w:val="22"/>
            <w:szCs w:val="22"/>
          </w:rPr>
          <w:delText xml:space="preserve">kev tiv thaiv </w:delText>
        </w:r>
      </w:del>
      <w:del w:id="4005" w:author="Khamsaolee Xainhiaxang" w:date="2021-07-07T21:12:00Z">
        <w:r w:rsidR="00FE5DDE" w:rsidRPr="00723545" w:rsidDel="00CF17F9">
          <w:rPr>
            <w:sz w:val="22"/>
            <w:szCs w:val="22"/>
          </w:rPr>
          <w:delText>zoo</w:delText>
        </w:r>
      </w:del>
      <w:r w:rsidR="00FE5DDE" w:rsidRPr="00723545">
        <w:rPr>
          <w:sz w:val="22"/>
          <w:szCs w:val="22"/>
        </w:rPr>
        <w:t xml:space="preserve"> tuaj yeem tau txais kev nyab xeeb, </w:t>
      </w:r>
      <w:del w:id="4006" w:author="Khamsaolee Xainhiaxang" w:date="2021-07-07T21:12:00Z">
        <w:r w:rsidR="00FE5DDE" w:rsidRPr="00723545" w:rsidDel="00CF17F9">
          <w:rPr>
            <w:sz w:val="22"/>
            <w:szCs w:val="22"/>
          </w:rPr>
          <w:delText xml:space="preserve">kev </w:delText>
        </w:r>
      </w:del>
      <w:ins w:id="4007" w:author="Khamsaolee Xainhiaxang" w:date="2021-07-07T21:12:00Z">
        <w:r w:rsidR="00CF17F9">
          <w:rPr>
            <w:sz w:val="22"/>
            <w:szCs w:val="22"/>
          </w:rPr>
          <w:t>tsev</w:t>
        </w:r>
        <w:r w:rsidR="00CF17F9" w:rsidRPr="00723545">
          <w:rPr>
            <w:sz w:val="22"/>
            <w:szCs w:val="22"/>
          </w:rPr>
          <w:t xml:space="preserve"> </w:t>
        </w:r>
      </w:ins>
      <w:r w:rsidR="00FE5DDE" w:rsidRPr="00723545">
        <w:rPr>
          <w:sz w:val="22"/>
          <w:szCs w:val="22"/>
        </w:rPr>
        <w:t xml:space="preserve">kawm nyab xeeb </w:t>
      </w:r>
      <w:del w:id="4008" w:author="Khamsaolee Xainhiaxang" w:date="2021-07-07T21:12:00Z">
        <w:r w:rsidR="00FE5DDE" w:rsidRPr="00723545" w:rsidDel="00A44A9A">
          <w:rPr>
            <w:sz w:val="22"/>
            <w:szCs w:val="22"/>
          </w:rPr>
          <w:delText xml:space="preserve">thiab ib puag ncig chaw kawm sib luag </w:delText>
        </w:r>
      </w:del>
      <w:r w:rsidR="00FE5DDE" w:rsidRPr="00723545">
        <w:rPr>
          <w:sz w:val="22"/>
          <w:szCs w:val="22"/>
        </w:rPr>
        <w:t xml:space="preserve">nrog </w:t>
      </w:r>
      <w:ins w:id="4009" w:author="Khamsaolee Xainhiaxang" w:date="2021-07-07T21:13:00Z">
        <w:r w:rsidR="00A44A9A">
          <w:rPr>
            <w:sz w:val="22"/>
            <w:szCs w:val="22"/>
          </w:rPr>
          <w:t xml:space="preserve">rau </w:t>
        </w:r>
      </w:ins>
      <w:r w:rsidR="00FE5DDE" w:rsidRPr="00723545">
        <w:rPr>
          <w:sz w:val="22"/>
          <w:szCs w:val="22"/>
        </w:rPr>
        <w:t xml:space="preserve">cov xib fwb </w:t>
      </w:r>
      <w:del w:id="4010" w:author="Khamsaolee Xainhiaxang" w:date="2021-07-07T21:13:00Z">
        <w:r w:rsidR="00FE5DDE" w:rsidRPr="00723545" w:rsidDel="00A44A9A">
          <w:rPr>
            <w:sz w:val="22"/>
            <w:szCs w:val="22"/>
          </w:rPr>
          <w:delText>muaj txiaj ntsig zoo thiab tuav tseg</w:delText>
        </w:r>
      </w:del>
      <w:ins w:id="4011" w:author="Khamsaolee Xainhiaxang" w:date="2021-07-07T21:13:00Z">
        <w:r w:rsidR="00A44A9A">
          <w:rPr>
            <w:sz w:val="22"/>
            <w:szCs w:val="22"/>
          </w:rPr>
          <w:t>qhia ntawv keej</w:t>
        </w:r>
        <w:r w:rsidR="007D53AE">
          <w:rPr>
            <w:sz w:val="22"/>
            <w:szCs w:val="22"/>
          </w:rPr>
          <w:t xml:space="preserve"> thiab tswj tau cov xib fwb nyob</w:t>
        </w:r>
      </w:ins>
      <w:r w:rsidR="00FE5DDE" w:rsidRPr="00723545">
        <w:rPr>
          <w:sz w:val="22"/>
          <w:szCs w:val="22"/>
        </w:rPr>
        <w:t xml:space="preserve">, TRUSD tab tom nqis peev rau kev kho kom </w:t>
      </w:r>
      <w:ins w:id="4012" w:author="Khamsaolee Xainhiaxang" w:date="2021-07-07T21:17:00Z">
        <w:r w:rsidR="000F7381">
          <w:rPr>
            <w:sz w:val="22"/>
            <w:szCs w:val="22"/>
          </w:rPr>
          <w:t xml:space="preserve">cov tsev kawm qub kom zoo </w:t>
        </w:r>
      </w:ins>
      <w:r w:rsidR="00FE5DDE" w:rsidRPr="00723545">
        <w:rPr>
          <w:sz w:val="22"/>
          <w:szCs w:val="22"/>
        </w:rPr>
        <w:t>t</w:t>
      </w:r>
      <w:ins w:id="4013" w:author="Khamsaolee Xainhiaxang" w:date="2021-07-07T21:17:00Z">
        <w:r w:rsidR="000F7381">
          <w:rPr>
            <w:sz w:val="22"/>
            <w:szCs w:val="22"/>
          </w:rPr>
          <w:t>x</w:t>
        </w:r>
      </w:ins>
      <w:del w:id="4014" w:author="Khamsaolee Xainhiaxang" w:date="2021-07-07T21:17:00Z">
        <w:r w:rsidR="00FE5DDE" w:rsidRPr="00723545" w:rsidDel="000F7381">
          <w:rPr>
            <w:sz w:val="22"/>
            <w:szCs w:val="22"/>
          </w:rPr>
          <w:delText>s</w:delText>
        </w:r>
      </w:del>
      <w:r w:rsidR="00FE5DDE" w:rsidRPr="00723545">
        <w:rPr>
          <w:sz w:val="22"/>
          <w:szCs w:val="22"/>
        </w:rPr>
        <w:t>h</w:t>
      </w:r>
      <w:del w:id="4015" w:author="Khamsaolee Xainhiaxang" w:date="2021-07-07T21:17:00Z">
        <w:r w:rsidR="00FE5DDE" w:rsidRPr="00723545" w:rsidDel="000F7381">
          <w:rPr>
            <w:sz w:val="22"/>
            <w:szCs w:val="22"/>
          </w:rPr>
          <w:delText>i</w:delText>
        </w:r>
      </w:del>
      <w:r w:rsidR="00FE5DDE" w:rsidRPr="00723545">
        <w:rPr>
          <w:sz w:val="22"/>
          <w:szCs w:val="22"/>
        </w:rPr>
        <w:t>a</w:t>
      </w:r>
      <w:ins w:id="4016" w:author="Khamsaolee Xainhiaxang" w:date="2021-07-07T21:17:00Z">
        <w:r w:rsidR="000F7381">
          <w:rPr>
            <w:sz w:val="22"/>
            <w:szCs w:val="22"/>
          </w:rPr>
          <w:t>wm</w:t>
        </w:r>
      </w:ins>
      <w:del w:id="4017" w:author="Khamsaolee Xainhiaxang" w:date="2021-07-07T21:17:00Z">
        <w:r w:rsidR="00FE5DDE" w:rsidRPr="00723545" w:rsidDel="000F7381">
          <w:rPr>
            <w:sz w:val="22"/>
            <w:szCs w:val="22"/>
          </w:rPr>
          <w:delText>b</w:delText>
        </w:r>
      </w:del>
      <w:ins w:id="4018" w:author="Khamsaolee Xainhiaxang" w:date="2021-07-07T21:17:00Z">
        <w:r w:rsidR="000F7381">
          <w:rPr>
            <w:sz w:val="22"/>
            <w:szCs w:val="22"/>
          </w:rPr>
          <w:t xml:space="preserve"> rau kom lawv tawm tau</w:t>
        </w:r>
      </w:ins>
      <w:r w:rsidR="00FE5DDE" w:rsidRPr="00723545">
        <w:rPr>
          <w:sz w:val="22"/>
          <w:szCs w:val="22"/>
        </w:rPr>
        <w:t xml:space="preserve"> ntawm </w:t>
      </w:r>
      <w:ins w:id="4019" w:author="Khamsaolee Xainhiaxang" w:date="2021-07-07T21:18:00Z">
        <w:r w:rsidR="00AB7DC5">
          <w:rPr>
            <w:sz w:val="22"/>
            <w:szCs w:val="22"/>
          </w:rPr>
          <w:t xml:space="preserve">txoj kev </w:t>
        </w:r>
      </w:ins>
      <w:del w:id="4020" w:author="Khamsaolee Xainhiaxang" w:date="2021-07-07T21:18:00Z">
        <w:r w:rsidR="00FE5DDE" w:rsidRPr="00723545" w:rsidDel="00AB7DC5">
          <w:rPr>
            <w:sz w:val="22"/>
            <w:szCs w:val="22"/>
          </w:rPr>
          <w:delText xml:space="preserve">lawv cov chaw </w:delText>
        </w:r>
      </w:del>
      <w:r w:rsidR="00FE5DDE" w:rsidRPr="00723545">
        <w:rPr>
          <w:sz w:val="22"/>
          <w:szCs w:val="22"/>
        </w:rPr>
        <w:t xml:space="preserve">uas tsis </w:t>
      </w:r>
      <w:ins w:id="4021" w:author="Khamsaolee Xainhiaxang" w:date="2021-07-07T21:18:00Z">
        <w:r w:rsidR="00AB7DC5">
          <w:rPr>
            <w:sz w:val="22"/>
            <w:szCs w:val="22"/>
          </w:rPr>
          <w:t>muaj nyiaj txaus los tx</w:t>
        </w:r>
      </w:ins>
      <w:ins w:id="4022" w:author="Khamsaolee Xainhiaxang" w:date="2021-07-07T21:19:00Z">
        <w:r w:rsidR="00663313">
          <w:rPr>
            <w:sz w:val="22"/>
            <w:szCs w:val="22"/>
          </w:rPr>
          <w:t>h</w:t>
        </w:r>
      </w:ins>
      <w:ins w:id="4023" w:author="Khamsaolee Xainhiaxang" w:date="2021-07-07T21:18:00Z">
        <w:r w:rsidR="00AB7DC5">
          <w:rPr>
            <w:sz w:val="22"/>
            <w:szCs w:val="22"/>
          </w:rPr>
          <w:t xml:space="preserve">im </w:t>
        </w:r>
      </w:ins>
      <w:del w:id="4024" w:author="Khamsaolee Xainhiaxang" w:date="2021-07-07T21:19:00Z">
        <w:r w:rsidR="00FE5DDE" w:rsidRPr="00723545" w:rsidDel="00663313">
          <w:rPr>
            <w:sz w:val="22"/>
            <w:szCs w:val="22"/>
          </w:rPr>
          <w:delText xml:space="preserve">zoo </w:delText>
        </w:r>
      </w:del>
      <w:ins w:id="4025" w:author="Khamsaolee Xainhiaxang" w:date="2021-07-07T21:19:00Z">
        <w:r w:rsidR="00663313">
          <w:rPr>
            <w:sz w:val="22"/>
            <w:szCs w:val="22"/>
          </w:rPr>
          <w:t xml:space="preserve">cov tsev </w:t>
        </w:r>
      </w:ins>
      <w:r w:rsidR="00FE5DDE" w:rsidRPr="00723545">
        <w:rPr>
          <w:sz w:val="22"/>
          <w:szCs w:val="22"/>
        </w:rPr>
        <w:t>k</w:t>
      </w:r>
      <w:ins w:id="4026" w:author="Khamsaolee Xainhiaxang" w:date="2021-07-07T21:19:00Z">
        <w:r w:rsidR="00663313">
          <w:rPr>
            <w:sz w:val="22"/>
            <w:szCs w:val="22"/>
          </w:rPr>
          <w:t>aw</w:t>
        </w:r>
      </w:ins>
      <w:del w:id="4027" w:author="Khamsaolee Xainhiaxang" w:date="2021-07-07T21:19:00Z">
        <w:r w:rsidR="00FE5DDE" w:rsidRPr="00723545" w:rsidDel="00663313">
          <w:rPr>
            <w:sz w:val="22"/>
            <w:szCs w:val="22"/>
          </w:rPr>
          <w:delText>o</w:delText>
        </w:r>
      </w:del>
      <w:r w:rsidR="00FE5DDE" w:rsidRPr="00723545">
        <w:rPr>
          <w:sz w:val="22"/>
          <w:szCs w:val="22"/>
        </w:rPr>
        <w:t xml:space="preserve">m </w:t>
      </w:r>
      <w:ins w:id="4028" w:author="Khamsaolee Xainhiaxang" w:date="2021-07-07T21:19:00Z">
        <w:r w:rsidR="00663313">
          <w:rPr>
            <w:sz w:val="22"/>
            <w:szCs w:val="22"/>
          </w:rPr>
          <w:t>n</w:t>
        </w:r>
      </w:ins>
      <w:r w:rsidR="00FE5DDE" w:rsidRPr="00723545">
        <w:rPr>
          <w:sz w:val="22"/>
          <w:szCs w:val="22"/>
        </w:rPr>
        <w:t>taw</w:t>
      </w:r>
      <w:ins w:id="4029" w:author="Khamsaolee Xainhiaxang" w:date="2021-07-07T21:19:00Z">
        <w:r w:rsidR="00663313">
          <w:rPr>
            <w:sz w:val="22"/>
            <w:szCs w:val="22"/>
          </w:rPr>
          <w:t>v</w:t>
        </w:r>
      </w:ins>
      <w:del w:id="4030" w:author="Khamsaolee Xainhiaxang" w:date="2021-07-07T21:19:00Z">
        <w:r w:rsidR="00FE5DDE" w:rsidRPr="00723545" w:rsidDel="00663313">
          <w:rPr>
            <w:sz w:val="22"/>
            <w:szCs w:val="22"/>
          </w:rPr>
          <w:delText>m</w:delText>
        </w:r>
      </w:del>
      <w:r w:rsidR="00FE5DDE" w:rsidRPr="00723545">
        <w:rPr>
          <w:sz w:val="22"/>
          <w:szCs w:val="22"/>
        </w:rPr>
        <w:t xml:space="preserve"> </w:t>
      </w:r>
      <w:del w:id="4031" w:author="Khamsaolee Xainhiaxang" w:date="2021-07-07T21:19:00Z">
        <w:r w:rsidR="00FE5DDE" w:rsidRPr="00723545" w:rsidDel="00663313">
          <w:rPr>
            <w:sz w:val="22"/>
            <w:szCs w:val="22"/>
          </w:rPr>
          <w:delText>ntawm lub voj voog kev khwv nyiaj tsis txaus hauv cov tuam tsev</w:delText>
        </w:r>
      </w:del>
    </w:p>
    <w:p w14:paraId="66C514CC" w14:textId="77777777" w:rsidR="00E43EF1" w:rsidRDefault="00E43EF1">
      <w:pPr>
        <w:pStyle w:val="BodyText"/>
      </w:pPr>
    </w:p>
    <w:p w14:paraId="31BBB93E" w14:textId="53E669FC" w:rsidR="00E43EF1" w:rsidRPr="007E140D" w:rsidRDefault="00487620" w:rsidP="007E140D">
      <w:pPr>
        <w:pStyle w:val="BodyText"/>
        <w:ind w:left="366" w:right="440"/>
        <w:jc w:val="both"/>
        <w:rPr>
          <w:sz w:val="22"/>
          <w:szCs w:val="22"/>
        </w:rPr>
      </w:pPr>
      <w:r w:rsidRPr="007E140D">
        <w:rPr>
          <w:sz w:val="22"/>
          <w:szCs w:val="22"/>
        </w:rPr>
        <w:t>Tsis tas li ntawv, Cheryan, S., Ziegler, S. A., Plau</w:t>
      </w:r>
      <w:r w:rsidR="000C4033">
        <w:rPr>
          <w:sz w:val="22"/>
          <w:szCs w:val="22"/>
        </w:rPr>
        <w:t>b</w:t>
      </w:r>
      <w:r w:rsidRPr="007E140D">
        <w:rPr>
          <w:sz w:val="22"/>
          <w:szCs w:val="22"/>
        </w:rPr>
        <w:t xml:space="preserve">, V. C., &amp; Meltzoff, A. N. (2014) tau ua qhov kev tshawb fawb uas pom tias "Kev txhim kho </w:t>
      </w:r>
      <w:ins w:id="4032" w:author="Khamsaolee Xainhiaxang" w:date="2021-07-07T21:21:00Z">
        <w:r w:rsidR="002A58EB">
          <w:rPr>
            <w:sz w:val="22"/>
            <w:szCs w:val="22"/>
          </w:rPr>
          <w:t xml:space="preserve">kev kawmm tiav ntawm </w:t>
        </w:r>
      </w:ins>
      <w:r w:rsidRPr="007E140D">
        <w:rPr>
          <w:sz w:val="22"/>
          <w:szCs w:val="22"/>
        </w:rPr>
        <w:t xml:space="preserve">tub ntxhais kawm </w:t>
      </w:r>
      <w:del w:id="4033" w:author="Khamsaolee Xainhiaxang" w:date="2021-07-07T21:22:00Z">
        <w:r w:rsidRPr="007E140D" w:rsidDel="002A58EB">
          <w:rPr>
            <w:sz w:val="22"/>
            <w:szCs w:val="22"/>
          </w:rPr>
          <w:delText xml:space="preserve">kev ua tiav </w:delText>
        </w:r>
      </w:del>
      <w:r w:rsidRPr="007E140D">
        <w:rPr>
          <w:sz w:val="22"/>
          <w:szCs w:val="22"/>
        </w:rPr>
        <w:t>yog qhov</w:t>
      </w:r>
      <w:ins w:id="4034" w:author="Khamsaolee Xainhiaxang" w:date="2021-07-07T21:22:00Z">
        <w:r w:rsidR="002A58EB" w:rsidRPr="007E140D">
          <w:rPr>
            <w:sz w:val="22"/>
            <w:szCs w:val="22"/>
          </w:rPr>
          <w:t xml:space="preserve"> kev sib tw</w:t>
        </w:r>
      </w:ins>
      <w:r w:rsidRPr="007E140D">
        <w:rPr>
          <w:sz w:val="22"/>
          <w:szCs w:val="22"/>
        </w:rPr>
        <w:t xml:space="preserve"> </w:t>
      </w:r>
      <w:ins w:id="4035" w:author="Khamsaolee Xainhiaxang" w:date="2021-07-07T21:22:00Z">
        <w:r w:rsidR="002A58EB">
          <w:rPr>
            <w:sz w:val="22"/>
            <w:szCs w:val="22"/>
          </w:rPr>
          <w:t xml:space="preserve">uas </w:t>
        </w:r>
      </w:ins>
      <w:r w:rsidRPr="007E140D">
        <w:rPr>
          <w:sz w:val="22"/>
          <w:szCs w:val="22"/>
        </w:rPr>
        <w:t>tseem ceeb rau peb lub teb chaws</w:t>
      </w:r>
      <w:del w:id="4036" w:author="Khamsaolee Xainhiaxang" w:date="2021-07-07T21:22:00Z">
        <w:r w:rsidRPr="007E140D" w:rsidDel="002A58EB">
          <w:rPr>
            <w:sz w:val="22"/>
            <w:szCs w:val="22"/>
          </w:rPr>
          <w:delText xml:space="preserve"> cov kev sib tw</w:delText>
        </w:r>
      </w:del>
      <w:r w:rsidRPr="007E140D">
        <w:rPr>
          <w:sz w:val="22"/>
          <w:szCs w:val="22"/>
        </w:rPr>
        <w:t xml:space="preserve">. Kev tshawb fawb </w:t>
      </w:r>
      <w:del w:id="4037" w:author="Khamsaolee Xainhiaxang" w:date="2021-07-07T21:23:00Z">
        <w:r w:rsidRPr="007E140D" w:rsidDel="00593552">
          <w:rPr>
            <w:sz w:val="22"/>
            <w:szCs w:val="22"/>
          </w:rPr>
          <w:delText xml:space="preserve">tshawb fawb </w:delText>
        </w:r>
      </w:del>
      <w:r w:rsidRPr="007E140D">
        <w:rPr>
          <w:sz w:val="22"/>
          <w:szCs w:val="22"/>
        </w:rPr>
        <w:t xml:space="preserve">qhia hais tias qhov chaw </w:t>
      </w:r>
      <w:ins w:id="4038" w:author="Khamsaolee Xainhiaxang" w:date="2021-07-07T21:23:00Z">
        <w:r w:rsidR="00593552">
          <w:rPr>
            <w:sz w:val="22"/>
            <w:szCs w:val="22"/>
          </w:rPr>
          <w:t xml:space="preserve">kawm muaj feem xyuam </w:t>
        </w:r>
      </w:ins>
      <w:del w:id="4039" w:author="Khamsaolee Xainhiaxang" w:date="2021-07-07T21:23:00Z">
        <w:r w:rsidRPr="007E140D" w:rsidDel="00593552">
          <w:rPr>
            <w:sz w:val="22"/>
            <w:szCs w:val="22"/>
          </w:rPr>
          <w:delText xml:space="preserve">hauv lub chav yuav ua </w:delText>
        </w:r>
      </w:del>
      <w:r w:rsidRPr="007E140D">
        <w:rPr>
          <w:sz w:val="22"/>
          <w:szCs w:val="22"/>
        </w:rPr>
        <w:t xml:space="preserve">li cas </w:t>
      </w:r>
      <w:del w:id="4040" w:author="Khamsaolee Xainhiaxang" w:date="2021-07-07T21:23:00Z">
        <w:r w:rsidRPr="007E140D" w:rsidDel="00593552">
          <w:rPr>
            <w:sz w:val="22"/>
            <w:szCs w:val="22"/>
          </w:rPr>
          <w:delText xml:space="preserve">cuam tshuam </w:delText>
        </w:r>
      </w:del>
      <w:r w:rsidRPr="007E140D">
        <w:rPr>
          <w:sz w:val="22"/>
          <w:szCs w:val="22"/>
        </w:rPr>
        <w:t xml:space="preserve">rau </w:t>
      </w:r>
      <w:ins w:id="4041" w:author="Khamsaolee Xainhiaxang" w:date="2021-07-07T21:23:00Z">
        <w:r w:rsidR="00593552">
          <w:rPr>
            <w:sz w:val="22"/>
            <w:szCs w:val="22"/>
          </w:rPr>
          <w:t xml:space="preserve">kev kawm tiav ntawm </w:t>
        </w:r>
      </w:ins>
      <w:r w:rsidRPr="007E140D">
        <w:rPr>
          <w:sz w:val="22"/>
          <w:szCs w:val="22"/>
        </w:rPr>
        <w:t>cov tub ntxhais kawm</w:t>
      </w:r>
      <w:del w:id="4042" w:author="Khamsaolee Xainhiaxang" w:date="2021-07-07T21:24:00Z">
        <w:r w:rsidRPr="007E140D" w:rsidDel="00593552">
          <w:rPr>
            <w:sz w:val="22"/>
            <w:szCs w:val="22"/>
          </w:rPr>
          <w:delText xml:space="preserve"> kev ua tiav</w:delText>
        </w:r>
      </w:del>
      <w:r w:rsidRPr="007E140D">
        <w:rPr>
          <w:sz w:val="22"/>
          <w:szCs w:val="22"/>
        </w:rPr>
        <w:t xml:space="preserve">. Ob qhov kev tshawb pom </w:t>
      </w:r>
      <w:del w:id="4043" w:author="Khamsaolee Xainhiaxang" w:date="2021-07-07T21:24:00Z">
        <w:r w:rsidRPr="007E140D" w:rsidDel="0064589C">
          <w:rPr>
            <w:sz w:val="22"/>
            <w:szCs w:val="22"/>
          </w:rPr>
          <w:delText>yog qhov</w:delText>
        </w:r>
      </w:del>
      <w:ins w:id="4044" w:author="Khamsaolee Xainhiaxang" w:date="2021-07-07T21:24:00Z">
        <w:r w:rsidR="0064589C">
          <w:rPr>
            <w:sz w:val="22"/>
            <w:szCs w:val="22"/>
          </w:rPr>
          <w:t>uas</w:t>
        </w:r>
      </w:ins>
      <w:r w:rsidRPr="007E140D">
        <w:rPr>
          <w:sz w:val="22"/>
          <w:szCs w:val="22"/>
        </w:rPr>
        <w:t xml:space="preserve"> tseem ceeb</w:t>
      </w:r>
      <w:ins w:id="4045" w:author="Khamsaolee Xainhiaxang" w:date="2021-07-07T21:24:00Z">
        <w:r w:rsidR="0064589C">
          <w:rPr>
            <w:sz w:val="22"/>
            <w:szCs w:val="22"/>
          </w:rPr>
          <w:t xml:space="preserve"> yog</w:t>
        </w:r>
      </w:ins>
      <w:r w:rsidRPr="007E140D">
        <w:rPr>
          <w:sz w:val="22"/>
          <w:szCs w:val="22"/>
        </w:rPr>
        <w:t xml:space="preserve">: Qhov thib ib, lub tsev kawm ntawv </w:t>
      </w:r>
      <w:ins w:id="4046" w:author="Khamsaolee Xainhiaxang" w:date="2021-07-07T21:24:00Z">
        <w:r w:rsidR="0064589C">
          <w:rPr>
            <w:sz w:val="22"/>
            <w:szCs w:val="22"/>
          </w:rPr>
          <w:t xml:space="preserve">yog </w:t>
        </w:r>
      </w:ins>
      <w:ins w:id="4047" w:author="Khamsaolee Xainhiaxang" w:date="2021-07-07T21:25:00Z">
        <w:r w:rsidR="00404BF3">
          <w:rPr>
            <w:sz w:val="22"/>
            <w:szCs w:val="22"/>
          </w:rPr>
          <w:t xml:space="preserve">lub hauv paus pib ntawm </w:t>
        </w:r>
      </w:ins>
      <w:del w:id="4048" w:author="Khamsaolee Xainhiaxang" w:date="2021-07-07T21:25:00Z">
        <w:r w:rsidRPr="007E140D" w:rsidDel="00404BF3">
          <w:rPr>
            <w:sz w:val="22"/>
            <w:szCs w:val="22"/>
          </w:rPr>
          <w:delText xml:space="preserve">cov qauv qhia tau zoo rau </w:delText>
        </w:r>
      </w:del>
      <w:r w:rsidRPr="007E140D">
        <w:rPr>
          <w:sz w:val="22"/>
          <w:szCs w:val="22"/>
        </w:rPr>
        <w:t>txoj kev kawm</w:t>
      </w:r>
      <w:ins w:id="4049" w:author="Khamsaolee Xainhiaxang" w:date="2021-07-07T21:25:00Z">
        <w:r w:rsidR="00404BF3">
          <w:rPr>
            <w:sz w:val="22"/>
            <w:szCs w:val="22"/>
          </w:rPr>
          <w:t xml:space="preserve"> tiav</w:t>
        </w:r>
      </w:ins>
      <w:r w:rsidRPr="007E140D">
        <w:rPr>
          <w:sz w:val="22"/>
          <w:szCs w:val="22"/>
        </w:rPr>
        <w:t xml:space="preserve">. </w:t>
      </w:r>
      <w:ins w:id="4050" w:author="Khamsaolee Xainhiaxang" w:date="2021-07-07T21:26:00Z">
        <w:r w:rsidR="004955D0">
          <w:rPr>
            <w:sz w:val="22"/>
            <w:szCs w:val="22"/>
          </w:rPr>
          <w:t>Cov t</w:t>
        </w:r>
      </w:ins>
      <w:del w:id="4051" w:author="Khamsaolee Xainhiaxang" w:date="2021-07-07T21:26:00Z">
        <w:r w:rsidRPr="007E140D" w:rsidDel="004955D0">
          <w:rPr>
            <w:sz w:val="22"/>
            <w:szCs w:val="22"/>
          </w:rPr>
          <w:delText>T</w:delText>
        </w:r>
      </w:del>
      <w:r w:rsidRPr="007E140D">
        <w:rPr>
          <w:sz w:val="22"/>
          <w:szCs w:val="22"/>
        </w:rPr>
        <w:t>eeb pom kev zoo tsis txaus, suab nrov</w:t>
      </w:r>
      <w:ins w:id="4052" w:author="Khamsaolee Xainhiaxang" w:date="2021-07-07T21:26:00Z">
        <w:r w:rsidR="004955D0">
          <w:rPr>
            <w:sz w:val="22"/>
            <w:szCs w:val="22"/>
          </w:rPr>
          <w:t xml:space="preserve"> dhau</w:t>
        </w:r>
      </w:ins>
      <w:r w:rsidRPr="007E140D">
        <w:rPr>
          <w:sz w:val="22"/>
          <w:szCs w:val="22"/>
        </w:rPr>
        <w:t xml:space="preserve">, huab cua </w:t>
      </w:r>
      <w:ins w:id="4053" w:author="Khamsaolee Xainhiaxang" w:date="2021-07-07T21:27:00Z">
        <w:r w:rsidR="000F7045">
          <w:rPr>
            <w:sz w:val="22"/>
            <w:szCs w:val="22"/>
          </w:rPr>
          <w:t xml:space="preserve">uas </w:t>
        </w:r>
      </w:ins>
      <w:ins w:id="4054" w:author="Khamsaolee Xainhiaxang" w:date="2021-07-07T21:28:00Z">
        <w:r w:rsidR="004B7ABD">
          <w:rPr>
            <w:sz w:val="22"/>
            <w:szCs w:val="22"/>
          </w:rPr>
          <w:t>sov</w:t>
        </w:r>
      </w:ins>
      <w:ins w:id="4055" w:author="Khamsaolee Xainhiaxang" w:date="2021-07-07T21:27:00Z">
        <w:r w:rsidR="000F7045">
          <w:rPr>
            <w:sz w:val="22"/>
            <w:szCs w:val="22"/>
          </w:rPr>
          <w:t xml:space="preserve"> </w:t>
        </w:r>
      </w:ins>
      <w:r w:rsidRPr="007E140D">
        <w:rPr>
          <w:sz w:val="22"/>
          <w:szCs w:val="22"/>
        </w:rPr>
        <w:t>tsis t</w:t>
      </w:r>
      <w:ins w:id="4056" w:author="Khamsaolee Xainhiaxang" w:date="2021-07-07T21:28:00Z">
        <w:r w:rsidR="000F7045">
          <w:rPr>
            <w:sz w:val="22"/>
            <w:szCs w:val="22"/>
          </w:rPr>
          <w:t>xau</w:t>
        </w:r>
      </w:ins>
      <w:r w:rsidRPr="007E140D">
        <w:rPr>
          <w:sz w:val="22"/>
          <w:szCs w:val="22"/>
        </w:rPr>
        <w:t>s</w:t>
      </w:r>
      <w:del w:id="4057" w:author="Khamsaolee Xainhiaxang" w:date="2021-07-07T21:28:00Z">
        <w:r w:rsidRPr="007E140D" w:rsidDel="000F7045">
          <w:rPr>
            <w:sz w:val="22"/>
            <w:szCs w:val="22"/>
          </w:rPr>
          <w:delText xml:space="preserve">hua </w:delText>
        </w:r>
        <w:r w:rsidRPr="007E140D" w:rsidDel="004B7ABD">
          <w:rPr>
            <w:sz w:val="22"/>
            <w:szCs w:val="22"/>
          </w:rPr>
          <w:delText xml:space="preserve">zoo thiab ua kom cov cua sov </w:delText>
        </w:r>
      </w:del>
      <w:r w:rsidRPr="007E140D">
        <w:rPr>
          <w:sz w:val="22"/>
          <w:szCs w:val="22"/>
        </w:rPr>
        <w:t xml:space="preserve">hauv chav kawm </w:t>
      </w:r>
      <w:del w:id="4058" w:author="Khamsaolee Xainhiaxang" w:date="2021-07-07T21:28:00Z">
        <w:r w:rsidRPr="007E140D" w:rsidDel="004B7ABD">
          <w:rPr>
            <w:sz w:val="22"/>
            <w:szCs w:val="22"/>
          </w:rPr>
          <w:delText>tsis c</w:delText>
        </w:r>
      </w:del>
      <w:r w:rsidRPr="007E140D">
        <w:rPr>
          <w:sz w:val="22"/>
          <w:szCs w:val="22"/>
        </w:rPr>
        <w:t>ua</w:t>
      </w:r>
      <w:del w:id="4059" w:author="Khamsaolee Xainhiaxang" w:date="2021-07-07T21:28:00Z">
        <w:r w:rsidRPr="007E140D" w:rsidDel="004B7ABD">
          <w:rPr>
            <w:sz w:val="22"/>
            <w:szCs w:val="22"/>
          </w:rPr>
          <w:delText>m</w:delText>
        </w:r>
      </w:del>
      <w:r w:rsidRPr="007E140D">
        <w:rPr>
          <w:sz w:val="22"/>
          <w:szCs w:val="22"/>
        </w:rPr>
        <w:t xml:space="preserve"> </w:t>
      </w:r>
      <w:del w:id="4060" w:author="Khamsaolee Xainhiaxang" w:date="2021-07-07T21:29:00Z">
        <w:r w:rsidRPr="007E140D" w:rsidDel="004B7ABD">
          <w:rPr>
            <w:sz w:val="22"/>
            <w:szCs w:val="22"/>
          </w:rPr>
          <w:delText>tshuam txog</w:delText>
        </w:r>
      </w:del>
      <w:ins w:id="4061" w:author="Khamsaolee Xainhiaxang" w:date="2021-07-07T21:29:00Z">
        <w:r w:rsidR="004B7ABD">
          <w:rPr>
            <w:sz w:val="22"/>
            <w:szCs w:val="22"/>
          </w:rPr>
          <w:t>rau</w:t>
        </w:r>
      </w:ins>
      <w:r w:rsidRPr="007E140D">
        <w:rPr>
          <w:sz w:val="22"/>
          <w:szCs w:val="22"/>
        </w:rPr>
        <w:t xml:space="preserve"> cov tub ntxhais kawm </w:t>
      </w:r>
      <w:del w:id="4062" w:author="Khamsaolee Xainhiaxang" w:date="2021-07-07T21:29:00Z">
        <w:r w:rsidRPr="007E140D" w:rsidDel="004B7ABD">
          <w:rPr>
            <w:sz w:val="22"/>
            <w:szCs w:val="22"/>
          </w:rPr>
          <w:delText>ua tiav</w:delText>
        </w:r>
      </w:del>
      <w:ins w:id="4063" w:author="Khamsaolee Xainhiaxang" w:date="2021-07-07T21:29:00Z">
        <w:r w:rsidR="004B7ABD">
          <w:rPr>
            <w:sz w:val="22"/>
            <w:szCs w:val="22"/>
          </w:rPr>
          <w:t>tau tsis zoo</w:t>
        </w:r>
      </w:ins>
      <w:r w:rsidRPr="007E140D">
        <w:rPr>
          <w:sz w:val="22"/>
          <w:szCs w:val="22"/>
        </w:rPr>
        <w:t xml:space="preserve">. Ntau tshaj ib nrab ntawm Tebchaws Meskas cov tsev kawm muaj tsis muaj cov vaj tsev nyob tsis </w:t>
      </w:r>
      <w:del w:id="4064" w:author="Khamsaolee Xainhiaxang" w:date="2021-07-07T21:30:00Z">
        <w:r w:rsidRPr="007E140D" w:rsidDel="005E016F">
          <w:rPr>
            <w:sz w:val="22"/>
            <w:szCs w:val="22"/>
          </w:rPr>
          <w:delText>zoo</w:delText>
        </w:r>
      </w:del>
      <w:ins w:id="4065" w:author="Khamsaolee Xainhiaxang" w:date="2021-07-07T21:30:00Z">
        <w:r w:rsidR="005E016F">
          <w:rPr>
            <w:sz w:val="22"/>
            <w:szCs w:val="22"/>
          </w:rPr>
          <w:t>txaus</w:t>
        </w:r>
      </w:ins>
      <w:r w:rsidRPr="007E140D">
        <w:rPr>
          <w:sz w:val="22"/>
          <w:szCs w:val="22"/>
        </w:rPr>
        <w:t>, thiab cov tub ntxhais kawm xim</w:t>
      </w:r>
      <w:ins w:id="4066" w:author="Khamsaolee Xainhiaxang" w:date="2021-07-07T21:31:00Z">
        <w:r w:rsidR="005E016F">
          <w:rPr>
            <w:sz w:val="22"/>
            <w:szCs w:val="22"/>
          </w:rPr>
          <w:t xml:space="preserve"> (dub)</w:t>
        </w:r>
      </w:ins>
      <w:r w:rsidRPr="007E140D">
        <w:rPr>
          <w:sz w:val="22"/>
          <w:szCs w:val="22"/>
        </w:rPr>
        <w:t xml:space="preserve"> thiab cov tub ntxhais kawm</w:t>
      </w:r>
      <w:ins w:id="4067" w:author="Khamsaolee Xainhiaxang" w:date="2021-07-07T21:31:00Z">
        <w:r w:rsidR="005E016F">
          <w:rPr>
            <w:sz w:val="22"/>
            <w:szCs w:val="22"/>
          </w:rPr>
          <w:t xml:space="preserve"> uas</w:t>
        </w:r>
      </w:ins>
      <w:r w:rsidRPr="007E140D">
        <w:rPr>
          <w:sz w:val="22"/>
          <w:szCs w:val="22"/>
        </w:rPr>
        <w:t xml:space="preserve"> </w:t>
      </w:r>
      <w:del w:id="4068" w:author="Khamsaolee Xainhiaxang" w:date="2021-07-07T21:31:00Z">
        <w:r w:rsidRPr="007E140D" w:rsidDel="005E016F">
          <w:rPr>
            <w:sz w:val="22"/>
            <w:szCs w:val="22"/>
          </w:rPr>
          <w:delText>tau nyiaj tsawg</w:delText>
        </w:r>
      </w:del>
      <w:ins w:id="4069" w:author="Khamsaolee Xainhiaxang" w:date="2021-07-07T21:31:00Z">
        <w:r w:rsidR="005E016F">
          <w:rPr>
            <w:sz w:val="22"/>
            <w:szCs w:val="22"/>
          </w:rPr>
          <w:t>txom nyem</w:t>
        </w:r>
      </w:ins>
      <w:r w:rsidRPr="007E140D">
        <w:rPr>
          <w:sz w:val="22"/>
          <w:szCs w:val="22"/>
        </w:rPr>
        <w:t xml:space="preserve"> feem ntau yuav mus kawm cov tsev kawm ntawv uas tsis muaj vaj tsev zoo</w:t>
      </w:r>
      <w:r w:rsidR="002013B3" w:rsidRPr="007E140D">
        <w:rPr>
          <w:sz w:val="22"/>
          <w:szCs w:val="22"/>
        </w:rPr>
        <w:t>.</w:t>
      </w:r>
    </w:p>
    <w:p w14:paraId="09BE3EEB" w14:textId="77777777" w:rsidR="00E43EF1" w:rsidRDefault="00E43EF1">
      <w:pPr>
        <w:sectPr w:rsidR="00E43EF1">
          <w:pgSz w:w="15840" w:h="12240" w:orient="landscape"/>
          <w:pgMar w:top="700" w:right="120" w:bottom="560" w:left="120" w:header="0" w:footer="284" w:gutter="0"/>
          <w:cols w:space="720"/>
        </w:sectPr>
      </w:pPr>
    </w:p>
    <w:p w14:paraId="6280641B" w14:textId="34E7984A" w:rsidR="00E43EF1" w:rsidRDefault="00B672F4">
      <w:pPr>
        <w:pStyle w:val="BodyText"/>
        <w:ind w:left="240"/>
        <w:rPr>
          <w:sz w:val="20"/>
        </w:rPr>
      </w:pPr>
      <w:r>
        <w:rPr>
          <w:noProof/>
          <w:sz w:val="20"/>
          <w:lang w:bidi="th-TH"/>
        </w:rPr>
        <w:lastRenderedPageBreak/>
        <mc:AlternateContent>
          <mc:Choice Requires="wps">
            <w:drawing>
              <wp:inline distT="0" distB="0" distL="0" distR="0" wp14:anchorId="0ED31B36" wp14:editId="4C38AA3C">
                <wp:extent cx="9588500" cy="1334770"/>
                <wp:effectExtent l="9525" t="6350" r="12700" b="11430"/>
                <wp:docPr id="399" name="Text Box 6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0" cy="1334770"/>
                        </a:xfrm>
                        <a:prstGeom prst="rect">
                          <a:avLst/>
                        </a:prstGeom>
                        <a:noFill/>
                        <a:ln w="12700">
                          <a:solidFill>
                            <a:srgbClr val="8496B0"/>
                          </a:solidFill>
                          <a:miter lim="800000"/>
                          <a:headEnd/>
                          <a:tailEnd/>
                        </a:ln>
                        <a:extLst>
                          <a:ext uri="{909E8E84-426E-40DD-AFC4-6F175D3DCCD1}">
                            <a14:hiddenFill xmlns:a14="http://schemas.microsoft.com/office/drawing/2010/main">
                              <a:solidFill>
                                <a:srgbClr val="FFFFFF"/>
                              </a:solidFill>
                            </a14:hiddenFill>
                          </a:ext>
                        </a:extLst>
                      </wps:spPr>
                      <wps:txbx>
                        <w:txbxContent>
                          <w:p w14:paraId="3D6F4973" w14:textId="5F735733" w:rsidR="00AD19E5" w:rsidRPr="00E65B26" w:rsidRDefault="00AD19E5">
                            <w:pPr>
                              <w:pStyle w:val="BodyText"/>
                              <w:spacing w:before="116"/>
                              <w:ind w:left="106" w:right="400"/>
                              <w:rPr>
                                <w:sz w:val="21"/>
                                <w:szCs w:val="21"/>
                              </w:rPr>
                            </w:pPr>
                            <w:r w:rsidRPr="00E65B26">
                              <w:rPr>
                                <w:sz w:val="21"/>
                                <w:szCs w:val="21"/>
                              </w:rPr>
                              <w:t xml:space="preserve">1 (2015) </w:t>
                            </w:r>
                            <w:del w:id="4070" w:author="Khamsaolee Xainhiaxang" w:date="2021-07-07T21:32:00Z">
                              <w:r w:rsidRPr="00E65B26" w:rsidDel="004F18EB">
                                <w:rPr>
                                  <w:sz w:val="21"/>
                                  <w:szCs w:val="21"/>
                                </w:rPr>
                                <w:delText xml:space="preserve">Nws </w:delText>
                              </w:r>
                            </w:del>
                            <w:r w:rsidRPr="00E65B26">
                              <w:rPr>
                                <w:sz w:val="21"/>
                                <w:szCs w:val="21"/>
                              </w:rPr>
                              <w:t>Mus Ib Leeg</w:t>
                            </w:r>
                            <w:ins w:id="4071" w:author="Khamsaolee Xainhiaxang" w:date="2021-07-07T21:32:00Z">
                              <w:r>
                                <w:rPr>
                                  <w:sz w:val="21"/>
                                  <w:szCs w:val="21"/>
                                </w:rPr>
                                <w:t xml:space="preserve"> (Going it Alone)</w:t>
                              </w:r>
                            </w:ins>
                            <w:r w:rsidRPr="00E65B26">
                              <w:rPr>
                                <w:sz w:val="21"/>
                                <w:szCs w:val="21"/>
                              </w:rPr>
                              <w:t xml:space="preserve">: </w:t>
                            </w:r>
                            <w:del w:id="4072" w:author="Khamsaolee Xainhiaxang" w:date="2021-07-07T21:32:00Z">
                              <w:r w:rsidRPr="00E65B26" w:rsidDel="004F18EB">
                                <w:rPr>
                                  <w:sz w:val="21"/>
                                  <w:szCs w:val="21"/>
                                </w:rPr>
                                <w:delText xml:space="preserve">Tuam </w:delText>
                              </w:r>
                            </w:del>
                            <w:r w:rsidRPr="00E65B26">
                              <w:rPr>
                                <w:sz w:val="21"/>
                                <w:szCs w:val="21"/>
                              </w:rPr>
                              <w:t xml:space="preserve">Tsev Kawm Ntawv California </w:t>
                            </w:r>
                            <w:ins w:id="4073" w:author="Khamsaolee Xainhiaxang" w:date="2021-07-07T21:33:00Z">
                              <w:r>
                                <w:rPr>
                                  <w:sz w:val="21"/>
                                  <w:szCs w:val="21"/>
                                </w:rPr>
                                <w:t xml:space="preserve">qib </w:t>
                              </w:r>
                            </w:ins>
                            <w:r w:rsidRPr="00E65B26">
                              <w:rPr>
                                <w:sz w:val="21"/>
                                <w:szCs w:val="21"/>
                              </w:rPr>
                              <w:t xml:space="preserve">K-12 </w:t>
                            </w:r>
                            <w:ins w:id="4074" w:author="Khamsaolee Xainhiaxang" w:date="2021-07-07T21:34:00Z">
                              <w:r>
                                <w:rPr>
                                  <w:sz w:val="21"/>
                                  <w:szCs w:val="21"/>
                                </w:rPr>
                                <w:t xml:space="preserve">puas tuab yeem muab kev pab txhim kho tsev kawm </w:t>
                              </w:r>
                            </w:ins>
                            <w:ins w:id="4075" w:author="Khamsaolee Xainhiaxang" w:date="2021-07-07T21:35:00Z">
                              <w:r>
                                <w:rPr>
                                  <w:sz w:val="21"/>
                                  <w:szCs w:val="21"/>
                                </w:rPr>
                                <w:t>kom txaus li qhov xav tau thiab sib npaug zos?</w:t>
                              </w:r>
                            </w:ins>
                            <w:del w:id="4076" w:author="Khamsaolee Xainhiaxang" w:date="2021-07-07T21:36:00Z">
                              <w:r w:rsidRPr="00E65B26" w:rsidDel="003E1D3D">
                                <w:rPr>
                                  <w:sz w:val="21"/>
                                  <w:szCs w:val="21"/>
                                </w:rPr>
                                <w:delText xml:space="preserve">Cheeb Tsam Tsev Kawm Ntawv Puas Tsim Nyog thiab Kev Muaj Hauv Sib Luag Ntawm </w:delText>
                              </w:r>
                            </w:del>
                            <w:del w:id="4077" w:author="Khamsaolee Xainhiaxang" w:date="2021-07-03T11:59:00Z">
                              <w:r w:rsidRPr="00E65B26" w:rsidDel="007E76FF">
                                <w:rPr>
                                  <w:sz w:val="21"/>
                                  <w:szCs w:val="21"/>
                                </w:rPr>
                                <w:delText>Hauv Paus Tsev Kawm Ntawv</w:delText>
                              </w:r>
                            </w:del>
                            <w:del w:id="4078" w:author="Khamsaolee Xainhiaxang" w:date="2021-07-07T21:36:00Z">
                              <w:r w:rsidRPr="00E65B26" w:rsidDel="003E1D3D">
                                <w:rPr>
                                  <w:sz w:val="21"/>
                                  <w:szCs w:val="21"/>
                                </w:rPr>
                                <w:delText xml:space="preserve"> Tej Tsev Kawm Ntawv?</w:delText>
                              </w:r>
                            </w:del>
                            <w:r w:rsidRPr="00E65B26">
                              <w:rPr>
                                <w:sz w:val="21"/>
                                <w:szCs w:val="21"/>
                              </w:rPr>
                              <w:t xml:space="preserve"> (UC Berkeley, Rau Lub Nroog &amp; Cov Tsev Kawm Ntawv)</w:t>
                            </w:r>
                          </w:p>
                          <w:p w14:paraId="71619B5D" w14:textId="77777777" w:rsidR="00AD19E5" w:rsidRPr="00E65B26" w:rsidRDefault="00AD19E5">
                            <w:pPr>
                              <w:pStyle w:val="BodyText"/>
                              <w:rPr>
                                <w:sz w:val="21"/>
                                <w:szCs w:val="21"/>
                              </w:rPr>
                            </w:pPr>
                          </w:p>
                          <w:p w14:paraId="48922FC7" w14:textId="57980BFA" w:rsidR="00AD19E5" w:rsidRPr="00E65B26" w:rsidRDefault="00AD19E5">
                            <w:pPr>
                              <w:pStyle w:val="BodyText"/>
                              <w:ind w:left="106"/>
                              <w:rPr>
                                <w:sz w:val="21"/>
                                <w:szCs w:val="21"/>
                              </w:rPr>
                            </w:pPr>
                            <w:r w:rsidRPr="00E65B26">
                              <w:rPr>
                                <w:sz w:val="21"/>
                                <w:szCs w:val="21"/>
                              </w:rPr>
                              <w:t xml:space="preserve">2 (2004) </w:t>
                            </w:r>
                            <w:ins w:id="4079" w:author="Khamsaolee Xainhiaxang" w:date="2021-07-07T21:37:00Z">
                              <w:r>
                                <w:rPr>
                                  <w:sz w:val="21"/>
                                  <w:szCs w:val="21"/>
                                </w:rPr>
                                <w:t xml:space="preserve">Feem Xyuam ntawm cov tsev kawm rau kev </w:t>
                              </w:r>
                            </w:ins>
                            <w:del w:id="4080" w:author="Khamsaolee Xainhiaxang" w:date="2021-07-07T21:38:00Z">
                              <w:r w:rsidRPr="00E65B26" w:rsidDel="00DC0825">
                                <w:rPr>
                                  <w:sz w:val="21"/>
                                  <w:szCs w:val="21"/>
                                </w:rPr>
                                <w:delText xml:space="preserve">Qhov cuam tshuam ntawm tsev kawm ntawv qhov chaw zoo rau </w:delText>
                              </w:r>
                            </w:del>
                            <w:r w:rsidRPr="00E65B26">
                              <w:rPr>
                                <w:sz w:val="21"/>
                                <w:szCs w:val="21"/>
                              </w:rPr>
                              <w:t xml:space="preserve">kev tuav tseg tus kws qhia ntawv </w:t>
                            </w:r>
                            <w:del w:id="4081" w:author="Khamsaolee Xainhiaxang" w:date="2021-07-07T21:38:00Z">
                              <w:r w:rsidRPr="00E65B26" w:rsidDel="00DC0825">
                                <w:rPr>
                                  <w:sz w:val="21"/>
                                  <w:szCs w:val="21"/>
                                </w:rPr>
                                <w:delText xml:space="preserve">hauv Cheeb Tsam Tsev Kawm </w:delText>
                              </w:r>
                            </w:del>
                            <w:del w:id="4082" w:author="Khamsaolee Xainhiaxang" w:date="2021-07-07T21:39:00Z">
                              <w:r w:rsidRPr="00E65B26" w:rsidDel="00DC0825">
                                <w:rPr>
                                  <w:sz w:val="21"/>
                                  <w:szCs w:val="21"/>
                                </w:rPr>
                                <w:delText>Ntawv</w:delText>
                              </w:r>
                            </w:del>
                            <w:r w:rsidRPr="00E65B26">
                              <w:rPr>
                                <w:sz w:val="21"/>
                                <w:szCs w:val="21"/>
                              </w:rPr>
                              <w:t xml:space="preserve"> Hauv Nroog: Washington</w:t>
                            </w:r>
                          </w:p>
                          <w:p w14:paraId="2B3FBBD6" w14:textId="77777777" w:rsidR="00AD19E5" w:rsidRPr="00E65B26" w:rsidRDefault="00AD19E5">
                            <w:pPr>
                              <w:pStyle w:val="BodyText"/>
                              <w:spacing w:before="11"/>
                              <w:rPr>
                                <w:sz w:val="21"/>
                                <w:szCs w:val="21"/>
                              </w:rPr>
                            </w:pPr>
                          </w:p>
                          <w:p w14:paraId="4715D2B7" w14:textId="3956F127" w:rsidR="00AD19E5" w:rsidRPr="00E65B26" w:rsidRDefault="00AD19E5">
                            <w:pPr>
                              <w:pStyle w:val="BodyText"/>
                              <w:ind w:left="106" w:right="921"/>
                              <w:rPr>
                                <w:sz w:val="21"/>
                                <w:szCs w:val="21"/>
                              </w:rPr>
                            </w:pPr>
                            <w:r w:rsidRPr="00E65B26">
                              <w:rPr>
                                <w:sz w:val="21"/>
                                <w:szCs w:val="21"/>
                              </w:rPr>
                              <w:t xml:space="preserve">3 (2014) </w:t>
                            </w:r>
                            <w:ins w:id="4083" w:author="Khamsaolee Xainhiaxang" w:date="2021-07-07T21:39:00Z">
                              <w:r>
                                <w:rPr>
                                  <w:sz w:val="21"/>
                                  <w:szCs w:val="21"/>
                                </w:rPr>
                                <w:t xml:space="preserve">Kev tawm qauv </w:t>
                              </w:r>
                            </w:ins>
                            <w:del w:id="4084" w:author="Khamsaolee Xainhiaxang" w:date="2021-07-07T21:40:00Z">
                              <w:r w:rsidRPr="00E65B26" w:rsidDel="00D675F7">
                                <w:rPr>
                                  <w:sz w:val="21"/>
                                  <w:szCs w:val="21"/>
                                </w:rPr>
                                <w:delText xml:space="preserve">Tsim </w:delText>
                              </w:r>
                            </w:del>
                            <w:r w:rsidRPr="00E65B26">
                              <w:rPr>
                                <w:sz w:val="21"/>
                                <w:szCs w:val="21"/>
                              </w:rPr>
                              <w:t xml:space="preserve">cov chav kawm </w:t>
                            </w:r>
                            <w:del w:id="4085" w:author="Khamsaolee Xainhiaxang" w:date="2021-07-07T21:40:00Z">
                              <w:r w:rsidRPr="00E65B26" w:rsidDel="00D675F7">
                                <w:rPr>
                                  <w:sz w:val="21"/>
                                  <w:szCs w:val="21"/>
                                </w:rPr>
                                <w:delText xml:space="preserve">tsim kho </w:delText>
                              </w:r>
                            </w:del>
                            <w:r w:rsidRPr="00E65B26">
                              <w:rPr>
                                <w:sz w:val="21"/>
                                <w:szCs w:val="21"/>
                              </w:rPr>
                              <w:t xml:space="preserve">kom cov tub ntxhais kawm </w:t>
                            </w:r>
                            <w:del w:id="4086" w:author="Khamsaolee Xainhiaxang" w:date="2021-07-07T21:40:00Z">
                              <w:r w:rsidRPr="00E65B26" w:rsidDel="00D675F7">
                                <w:rPr>
                                  <w:sz w:val="21"/>
                                  <w:szCs w:val="21"/>
                                </w:rPr>
                                <w:delText>ua tiav</w:delText>
                              </w:r>
                            </w:del>
                            <w:ins w:id="4087" w:author="Khamsaolee Xainhiaxang" w:date="2021-07-07T21:40:00Z">
                              <w:r>
                                <w:rPr>
                                  <w:sz w:val="21"/>
                                  <w:szCs w:val="21"/>
                                </w:rPr>
                                <w:t>tau zoo</w:t>
                              </w:r>
                            </w:ins>
                            <w:r w:rsidRPr="00E65B26">
                              <w:rPr>
                                <w:sz w:val="21"/>
                                <w:szCs w:val="21"/>
                              </w:rPr>
                              <w:t xml:space="preserve">. Cov </w:t>
                            </w:r>
                            <w:ins w:id="4088" w:author="Khamsaolee Xainhiaxang" w:date="2021-07-07T21:41:00Z">
                              <w:r>
                                <w:rPr>
                                  <w:sz w:val="21"/>
                                  <w:szCs w:val="21"/>
                                </w:rPr>
                                <w:t xml:space="preserve">Qauv no muab </w:t>
                              </w:r>
                            </w:ins>
                            <w:del w:id="4089" w:author="Khamsaolee Xainhiaxang" w:date="2021-07-07T21:42:00Z">
                              <w:r w:rsidRPr="00E65B26" w:rsidDel="00302D10">
                                <w:rPr>
                                  <w:sz w:val="21"/>
                                  <w:szCs w:val="21"/>
                                </w:rPr>
                                <w:delText xml:space="preserve">Cai Pom Txog </w:delText>
                              </w:r>
                            </w:del>
                            <w:r w:rsidRPr="00E65B26">
                              <w:rPr>
                                <w:sz w:val="21"/>
                                <w:szCs w:val="21"/>
                              </w:rPr>
                              <w:t>Los Ntawm Kev Coj Tus Cwj Pwm thiab Kev</w:t>
                            </w:r>
                            <w:ins w:id="4090" w:author="Khamsaolee Xainhiaxang" w:date="2021-07-07T21:44:00Z">
                              <w:r>
                                <w:rPr>
                                  <w:sz w:val="21"/>
                                  <w:szCs w:val="21"/>
                                </w:rPr>
                                <w:t xml:space="preserve"> </w:t>
                              </w:r>
                            </w:ins>
                            <w:del w:id="4091" w:author="Khamsaolee Xainhiaxang" w:date="2021-07-07T21:44:00Z">
                              <w:r w:rsidRPr="00E65B26" w:rsidDel="005C6DE9">
                                <w:rPr>
                                  <w:sz w:val="21"/>
                                  <w:szCs w:val="21"/>
                                </w:rPr>
                                <w:delText xml:space="preserve"> </w:delText>
                              </w:r>
                            </w:del>
                            <w:r w:rsidRPr="00E65B26">
                              <w:rPr>
                                <w:sz w:val="21"/>
                                <w:szCs w:val="21"/>
                              </w:rPr>
                              <w:t xml:space="preserve">Tshawb Fawb, 1 (1), 4–12. </w:t>
                            </w:r>
                            <w:del w:id="4092" w:author="Khamsaolee Xainhiaxang" w:date="2021-07-07T21:44:00Z">
                              <w:r w:rsidRPr="00E65B26" w:rsidDel="005C6DE9">
                                <w:rPr>
                                  <w:sz w:val="21"/>
                                  <w:szCs w:val="21"/>
                                </w:rPr>
                                <w:delText xml:space="preserve">Ruam </w:delText>
                              </w:r>
                            </w:del>
                            <w:ins w:id="4093" w:author="Khamsaolee Xainhiaxang" w:date="2021-07-07T21:44:00Z">
                              <w:r>
                                <w:rPr>
                                  <w:sz w:val="21"/>
                                  <w:szCs w:val="21"/>
                                </w:rPr>
                                <w:t>Muab</w:t>
                              </w:r>
                              <w:r w:rsidRPr="00E65B26">
                                <w:rPr>
                                  <w:sz w:val="21"/>
                                  <w:szCs w:val="21"/>
                                </w:rPr>
                                <w:t xml:space="preserve"> </w:t>
                              </w:r>
                            </w:ins>
                            <w:r w:rsidRPr="00E65B26">
                              <w:rPr>
                                <w:sz w:val="21"/>
                                <w:szCs w:val="21"/>
                              </w:rPr>
                              <w:t>los ntawm</w:t>
                            </w:r>
                            <w:hyperlink r:id="rId55">
                              <w:r w:rsidRPr="00E65B26">
                                <w:rPr>
                                  <w:color w:val="0000FF"/>
                                  <w:sz w:val="21"/>
                                  <w:szCs w:val="21"/>
                                  <w:u w:val="single" w:color="0000FF"/>
                                </w:rPr>
                                <w:t>https://journals.sagepub.com/doi/pdf/10.1177/2372732214548677</w:t>
                              </w:r>
                            </w:hyperlink>
                          </w:p>
                        </w:txbxContent>
                      </wps:txbx>
                      <wps:bodyPr rot="0" vert="horz" wrap="square" lIns="0" tIns="0" rIns="0" bIns="0" anchor="t" anchorCtr="0" upright="1">
                        <a:noAutofit/>
                      </wps:bodyPr>
                    </wps:wsp>
                  </a:graphicData>
                </a:graphic>
              </wp:inline>
            </w:drawing>
          </mc:Choice>
          <mc:Fallback>
            <w:pict>
              <v:shape w14:anchorId="0ED31B36" id="Text Box 617" o:spid="_x0000_s1093" type="#_x0000_t202" style="width:755pt;height:10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" filled="f" strokecolor="#8496b0" strokeweight="1pt">
                <v:textbox inset="0,0,0,0">
                  <w:txbxContent>
                    <w:p w14:paraId="3D6F4973" w14:textId="5F735733" w:rsidR="00AD19E5" w:rsidRPr="00E65B26" w:rsidRDefault="00AD19E5">
                      <w:pPr>
                        <w:pStyle w:val="BodyText"/>
                        <w:spacing w:before="116"/>
                        <w:ind w:left="106" w:right="400"/>
                        <w:rPr>
                          <w:sz w:val="21"/>
                          <w:szCs w:val="21"/>
                        </w:rPr>
                      </w:pPr>
                      <w:r w:rsidRPr="00E65B26">
                        <w:rPr>
                          <w:sz w:val="21"/>
                          <w:szCs w:val="21"/>
                        </w:rPr>
                        <w:t xml:space="preserve">1 (2015) </w:t>
                      </w:r>
                      <w:del w:id="4094" w:author="Khamsaolee Xainhiaxang" w:date="2021-07-07T21:32:00Z">
                        <w:r w:rsidRPr="00E65B26" w:rsidDel="004F18EB">
                          <w:rPr>
                            <w:sz w:val="21"/>
                            <w:szCs w:val="21"/>
                          </w:rPr>
                          <w:delText xml:space="preserve">Nws </w:delText>
                        </w:r>
                      </w:del>
                      <w:r w:rsidRPr="00E65B26">
                        <w:rPr>
                          <w:sz w:val="21"/>
                          <w:szCs w:val="21"/>
                        </w:rPr>
                        <w:t>Mus Ib Leeg</w:t>
                      </w:r>
                      <w:ins w:id="4095" w:author="Khamsaolee Xainhiaxang" w:date="2021-07-07T21:32:00Z">
                        <w:r>
                          <w:rPr>
                            <w:sz w:val="21"/>
                            <w:szCs w:val="21"/>
                          </w:rPr>
                          <w:t xml:space="preserve"> (Going it Alone)</w:t>
                        </w:r>
                      </w:ins>
                      <w:r w:rsidRPr="00E65B26">
                        <w:rPr>
                          <w:sz w:val="21"/>
                          <w:szCs w:val="21"/>
                        </w:rPr>
                        <w:t xml:space="preserve">: </w:t>
                      </w:r>
                      <w:del w:id="4096" w:author="Khamsaolee Xainhiaxang" w:date="2021-07-07T21:32:00Z">
                        <w:r w:rsidRPr="00E65B26" w:rsidDel="004F18EB">
                          <w:rPr>
                            <w:sz w:val="21"/>
                            <w:szCs w:val="21"/>
                          </w:rPr>
                          <w:delText xml:space="preserve">Tuam </w:delText>
                        </w:r>
                      </w:del>
                      <w:r w:rsidRPr="00E65B26">
                        <w:rPr>
                          <w:sz w:val="21"/>
                          <w:szCs w:val="21"/>
                        </w:rPr>
                        <w:t xml:space="preserve">Tsev Kawm Ntawv California </w:t>
                      </w:r>
                      <w:ins w:id="4097" w:author="Khamsaolee Xainhiaxang" w:date="2021-07-07T21:33:00Z">
                        <w:r>
                          <w:rPr>
                            <w:sz w:val="21"/>
                            <w:szCs w:val="21"/>
                          </w:rPr>
                          <w:t xml:space="preserve">qib </w:t>
                        </w:r>
                      </w:ins>
                      <w:r w:rsidRPr="00E65B26">
                        <w:rPr>
                          <w:sz w:val="21"/>
                          <w:szCs w:val="21"/>
                        </w:rPr>
                        <w:t xml:space="preserve">K-12 </w:t>
                      </w:r>
                      <w:ins w:id="4098" w:author="Khamsaolee Xainhiaxang" w:date="2021-07-07T21:34:00Z">
                        <w:r>
                          <w:rPr>
                            <w:sz w:val="21"/>
                            <w:szCs w:val="21"/>
                          </w:rPr>
                          <w:t xml:space="preserve">puas tuab yeem muab kev pab txhim kho tsev kawm </w:t>
                        </w:r>
                      </w:ins>
                      <w:ins w:id="4099" w:author="Khamsaolee Xainhiaxang" w:date="2021-07-07T21:35:00Z">
                        <w:r>
                          <w:rPr>
                            <w:sz w:val="21"/>
                            <w:szCs w:val="21"/>
                          </w:rPr>
                          <w:t>kom txaus li qhov xav tau thiab sib npaug zos?</w:t>
                        </w:r>
                      </w:ins>
                      <w:del w:id="4100" w:author="Khamsaolee Xainhiaxang" w:date="2021-07-07T21:36:00Z">
                        <w:r w:rsidRPr="00E65B26" w:rsidDel="003E1D3D">
                          <w:rPr>
                            <w:sz w:val="21"/>
                            <w:szCs w:val="21"/>
                          </w:rPr>
                          <w:delText xml:space="preserve">Cheeb Tsam Tsev Kawm Ntawv Puas Tsim Nyog thiab Kev Muaj Hauv Sib Luag Ntawm </w:delText>
                        </w:r>
                      </w:del>
                      <w:del w:id="4101" w:author="Khamsaolee Xainhiaxang" w:date="2021-07-03T11:59:00Z">
                        <w:r w:rsidRPr="00E65B26" w:rsidDel="007E76FF">
                          <w:rPr>
                            <w:sz w:val="21"/>
                            <w:szCs w:val="21"/>
                          </w:rPr>
                          <w:delText>Hauv Paus Tsev Kawm Ntawv</w:delText>
                        </w:r>
                      </w:del>
                      <w:del w:id="4102" w:author="Khamsaolee Xainhiaxang" w:date="2021-07-07T21:36:00Z">
                        <w:r w:rsidRPr="00E65B26" w:rsidDel="003E1D3D">
                          <w:rPr>
                            <w:sz w:val="21"/>
                            <w:szCs w:val="21"/>
                          </w:rPr>
                          <w:delText xml:space="preserve"> Tej Tsev Kawm Ntawv?</w:delText>
                        </w:r>
                      </w:del>
                      <w:r w:rsidRPr="00E65B26">
                        <w:rPr>
                          <w:sz w:val="21"/>
                          <w:szCs w:val="21"/>
                        </w:rPr>
                        <w:t xml:space="preserve"> (UC Berkeley, Rau Lub Nroog &amp; Cov Tsev Kawm Ntawv)</w:t>
                      </w:r>
                    </w:p>
                    <w:p w14:paraId="71619B5D" w14:textId="77777777" w:rsidR="00AD19E5" w:rsidRPr="00E65B26" w:rsidRDefault="00AD19E5">
                      <w:pPr>
                        <w:pStyle w:val="BodyText"/>
                        <w:rPr>
                          <w:sz w:val="21"/>
                          <w:szCs w:val="21"/>
                        </w:rPr>
                      </w:pPr>
                    </w:p>
                    <w:p w14:paraId="48922FC7" w14:textId="57980BFA" w:rsidR="00AD19E5" w:rsidRPr="00E65B26" w:rsidRDefault="00AD19E5">
                      <w:pPr>
                        <w:pStyle w:val="BodyText"/>
                        <w:ind w:left="106"/>
                        <w:rPr>
                          <w:sz w:val="21"/>
                          <w:szCs w:val="21"/>
                        </w:rPr>
                      </w:pPr>
                      <w:r w:rsidRPr="00E65B26">
                        <w:rPr>
                          <w:sz w:val="21"/>
                          <w:szCs w:val="21"/>
                        </w:rPr>
                        <w:t xml:space="preserve">2 (2004) </w:t>
                      </w:r>
                      <w:ins w:id="4103" w:author="Khamsaolee Xainhiaxang" w:date="2021-07-07T21:37:00Z">
                        <w:r>
                          <w:rPr>
                            <w:sz w:val="21"/>
                            <w:szCs w:val="21"/>
                          </w:rPr>
                          <w:t xml:space="preserve">Feem Xyuam ntawm cov tsev kawm rau kev </w:t>
                        </w:r>
                      </w:ins>
                      <w:del w:id="4104" w:author="Khamsaolee Xainhiaxang" w:date="2021-07-07T21:38:00Z">
                        <w:r w:rsidRPr="00E65B26" w:rsidDel="00DC0825">
                          <w:rPr>
                            <w:sz w:val="21"/>
                            <w:szCs w:val="21"/>
                          </w:rPr>
                          <w:delText xml:space="preserve">Qhov cuam tshuam ntawm tsev kawm ntawv qhov chaw zoo rau </w:delText>
                        </w:r>
                      </w:del>
                      <w:r w:rsidRPr="00E65B26">
                        <w:rPr>
                          <w:sz w:val="21"/>
                          <w:szCs w:val="21"/>
                        </w:rPr>
                        <w:t xml:space="preserve">kev tuav tseg tus kws qhia ntawv </w:t>
                      </w:r>
                      <w:del w:id="4105" w:author="Khamsaolee Xainhiaxang" w:date="2021-07-07T21:38:00Z">
                        <w:r w:rsidRPr="00E65B26" w:rsidDel="00DC0825">
                          <w:rPr>
                            <w:sz w:val="21"/>
                            <w:szCs w:val="21"/>
                          </w:rPr>
                          <w:delText xml:space="preserve">hauv Cheeb Tsam Tsev Kawm </w:delText>
                        </w:r>
                      </w:del>
                      <w:del w:id="4106" w:author="Khamsaolee Xainhiaxang" w:date="2021-07-07T21:39:00Z">
                        <w:r w:rsidRPr="00E65B26" w:rsidDel="00DC0825">
                          <w:rPr>
                            <w:sz w:val="21"/>
                            <w:szCs w:val="21"/>
                          </w:rPr>
                          <w:delText>Ntawv</w:delText>
                        </w:r>
                      </w:del>
                      <w:r w:rsidRPr="00E65B26">
                        <w:rPr>
                          <w:sz w:val="21"/>
                          <w:szCs w:val="21"/>
                        </w:rPr>
                        <w:t xml:space="preserve"> Hauv Nroog: Washington</w:t>
                      </w:r>
                    </w:p>
                    <w:p w14:paraId="2B3FBBD6" w14:textId="77777777" w:rsidR="00AD19E5" w:rsidRPr="00E65B26" w:rsidRDefault="00AD19E5">
                      <w:pPr>
                        <w:pStyle w:val="BodyText"/>
                        <w:spacing w:before="11"/>
                        <w:rPr>
                          <w:sz w:val="21"/>
                          <w:szCs w:val="21"/>
                        </w:rPr>
                      </w:pPr>
                    </w:p>
                    <w:p w14:paraId="4715D2B7" w14:textId="3956F127" w:rsidR="00AD19E5" w:rsidRPr="00E65B26" w:rsidRDefault="00AD19E5">
                      <w:pPr>
                        <w:pStyle w:val="BodyText"/>
                        <w:ind w:left="106" w:right="921"/>
                        <w:rPr>
                          <w:sz w:val="21"/>
                          <w:szCs w:val="21"/>
                        </w:rPr>
                      </w:pPr>
                      <w:r w:rsidRPr="00E65B26">
                        <w:rPr>
                          <w:sz w:val="21"/>
                          <w:szCs w:val="21"/>
                        </w:rPr>
                        <w:t xml:space="preserve">3 (2014) </w:t>
                      </w:r>
                      <w:ins w:id="4107" w:author="Khamsaolee Xainhiaxang" w:date="2021-07-07T21:39:00Z">
                        <w:r>
                          <w:rPr>
                            <w:sz w:val="21"/>
                            <w:szCs w:val="21"/>
                          </w:rPr>
                          <w:t xml:space="preserve">Kev tawm qauv </w:t>
                        </w:r>
                      </w:ins>
                      <w:del w:id="4108" w:author="Khamsaolee Xainhiaxang" w:date="2021-07-07T21:40:00Z">
                        <w:r w:rsidRPr="00E65B26" w:rsidDel="00D675F7">
                          <w:rPr>
                            <w:sz w:val="21"/>
                            <w:szCs w:val="21"/>
                          </w:rPr>
                          <w:delText xml:space="preserve">Tsim </w:delText>
                        </w:r>
                      </w:del>
                      <w:r w:rsidRPr="00E65B26">
                        <w:rPr>
                          <w:sz w:val="21"/>
                          <w:szCs w:val="21"/>
                        </w:rPr>
                        <w:t xml:space="preserve">cov chav kawm </w:t>
                      </w:r>
                      <w:del w:id="4109" w:author="Khamsaolee Xainhiaxang" w:date="2021-07-07T21:40:00Z">
                        <w:r w:rsidRPr="00E65B26" w:rsidDel="00D675F7">
                          <w:rPr>
                            <w:sz w:val="21"/>
                            <w:szCs w:val="21"/>
                          </w:rPr>
                          <w:delText xml:space="preserve">tsim kho </w:delText>
                        </w:r>
                      </w:del>
                      <w:r w:rsidRPr="00E65B26">
                        <w:rPr>
                          <w:sz w:val="21"/>
                          <w:szCs w:val="21"/>
                        </w:rPr>
                        <w:t xml:space="preserve">kom cov tub ntxhais kawm </w:t>
                      </w:r>
                      <w:del w:id="4110" w:author="Khamsaolee Xainhiaxang" w:date="2021-07-07T21:40:00Z">
                        <w:r w:rsidRPr="00E65B26" w:rsidDel="00D675F7">
                          <w:rPr>
                            <w:sz w:val="21"/>
                            <w:szCs w:val="21"/>
                          </w:rPr>
                          <w:delText>ua tiav</w:delText>
                        </w:r>
                      </w:del>
                      <w:ins w:id="4111" w:author="Khamsaolee Xainhiaxang" w:date="2021-07-07T21:40:00Z">
                        <w:r>
                          <w:rPr>
                            <w:sz w:val="21"/>
                            <w:szCs w:val="21"/>
                          </w:rPr>
                          <w:t>tau zoo</w:t>
                        </w:r>
                      </w:ins>
                      <w:r w:rsidRPr="00E65B26">
                        <w:rPr>
                          <w:sz w:val="21"/>
                          <w:szCs w:val="21"/>
                        </w:rPr>
                        <w:t xml:space="preserve">. Cov </w:t>
                      </w:r>
                      <w:ins w:id="4112" w:author="Khamsaolee Xainhiaxang" w:date="2021-07-07T21:41:00Z">
                        <w:r>
                          <w:rPr>
                            <w:sz w:val="21"/>
                            <w:szCs w:val="21"/>
                          </w:rPr>
                          <w:t xml:space="preserve">Qauv no muab </w:t>
                        </w:r>
                      </w:ins>
                      <w:del w:id="4113" w:author="Khamsaolee Xainhiaxang" w:date="2021-07-07T21:42:00Z">
                        <w:r w:rsidRPr="00E65B26" w:rsidDel="00302D10">
                          <w:rPr>
                            <w:sz w:val="21"/>
                            <w:szCs w:val="21"/>
                          </w:rPr>
                          <w:delText xml:space="preserve">Cai Pom Txog </w:delText>
                        </w:r>
                      </w:del>
                      <w:r w:rsidRPr="00E65B26">
                        <w:rPr>
                          <w:sz w:val="21"/>
                          <w:szCs w:val="21"/>
                        </w:rPr>
                        <w:t>Los Ntawm Kev Coj Tus Cwj Pwm thiab Kev</w:t>
                      </w:r>
                      <w:ins w:id="4114" w:author="Khamsaolee Xainhiaxang" w:date="2021-07-07T21:44:00Z">
                        <w:r>
                          <w:rPr>
                            <w:sz w:val="21"/>
                            <w:szCs w:val="21"/>
                          </w:rPr>
                          <w:t xml:space="preserve"> </w:t>
                        </w:r>
                      </w:ins>
                      <w:del w:id="4115" w:author="Khamsaolee Xainhiaxang" w:date="2021-07-07T21:44:00Z">
                        <w:r w:rsidRPr="00E65B26" w:rsidDel="005C6DE9">
                          <w:rPr>
                            <w:sz w:val="21"/>
                            <w:szCs w:val="21"/>
                          </w:rPr>
                          <w:delText xml:space="preserve"> </w:delText>
                        </w:r>
                      </w:del>
                      <w:r w:rsidRPr="00E65B26">
                        <w:rPr>
                          <w:sz w:val="21"/>
                          <w:szCs w:val="21"/>
                        </w:rPr>
                        <w:t xml:space="preserve">Tshawb Fawb, 1 (1), 4–12. </w:t>
                      </w:r>
                      <w:del w:id="4116" w:author="Khamsaolee Xainhiaxang" w:date="2021-07-07T21:44:00Z">
                        <w:r w:rsidRPr="00E65B26" w:rsidDel="005C6DE9">
                          <w:rPr>
                            <w:sz w:val="21"/>
                            <w:szCs w:val="21"/>
                          </w:rPr>
                          <w:delText xml:space="preserve">Ruam </w:delText>
                        </w:r>
                      </w:del>
                      <w:ins w:id="4117" w:author="Khamsaolee Xainhiaxang" w:date="2021-07-07T21:44:00Z">
                        <w:r>
                          <w:rPr>
                            <w:sz w:val="21"/>
                            <w:szCs w:val="21"/>
                          </w:rPr>
                          <w:t>Muab</w:t>
                        </w:r>
                        <w:r w:rsidRPr="00E65B26">
                          <w:rPr>
                            <w:sz w:val="21"/>
                            <w:szCs w:val="21"/>
                          </w:rPr>
                          <w:t xml:space="preserve"> </w:t>
                        </w:r>
                      </w:ins>
                      <w:r w:rsidRPr="00E65B26">
                        <w:rPr>
                          <w:sz w:val="21"/>
                          <w:szCs w:val="21"/>
                        </w:rPr>
                        <w:t>los ntawm</w:t>
                      </w:r>
                      <w:hyperlink r:id="rId56">
                        <w:r w:rsidRPr="00E65B26">
                          <w:rPr>
                            <w:color w:val="0000FF"/>
                            <w:sz w:val="21"/>
                            <w:szCs w:val="21"/>
                            <w:u w:val="single" w:color="0000FF"/>
                          </w:rPr>
                          <w:t>https://journals.sagepub.com/doi/pdf/10.1177/2372732214548677</w:t>
                        </w:r>
                      </w:hyperlink>
                    </w:p>
                  </w:txbxContent>
                </v:textbox>
                <w10:anchorlock/>
              </v:shape>
            </w:pict>
          </mc:Fallback>
        </mc:AlternateContent>
      </w:r>
    </w:p>
    <w:p w14:paraId="728D5C7D" w14:textId="0B1B7335" w:rsidR="00E43EF1" w:rsidRDefault="00B672F4">
      <w:pPr>
        <w:pStyle w:val="BodyText"/>
        <w:spacing w:before="6"/>
        <w:rPr>
          <w:sz w:val="19"/>
        </w:rPr>
      </w:pPr>
      <w:r>
        <w:rPr>
          <w:noProof/>
          <w:lang w:bidi="th-TH"/>
        </w:rPr>
        <mc:AlternateContent>
          <mc:Choice Requires="wps">
            <w:drawing>
              <wp:anchor distT="0" distB="0" distL="0" distR="0" simplePos="0" relativeHeight="251735040" behindDoc="1" locked="0" layoutInCell="1" allowOverlap="1" wp14:anchorId="53C7A40F" wp14:editId="37928595">
                <wp:simplePos x="0" y="0"/>
                <wp:positionH relativeFrom="page">
                  <wp:posOffset>210185</wp:posOffset>
                </wp:positionH>
                <wp:positionV relativeFrom="paragraph">
                  <wp:posOffset>158115</wp:posOffset>
                </wp:positionV>
                <wp:extent cx="9638030" cy="350520"/>
                <wp:effectExtent l="0" t="0" r="0" b="0"/>
                <wp:wrapTopAndBottom/>
                <wp:docPr id="398"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8030" cy="35052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A6BE59" w14:textId="21A8565B" w:rsidR="00AD19E5" w:rsidRPr="005E34D7" w:rsidRDefault="00AD19E5">
                            <w:pPr>
                              <w:pStyle w:val="BodyText"/>
                              <w:ind w:left="29" w:right="214"/>
                              <w:rPr>
                                <w:sz w:val="22"/>
                                <w:szCs w:val="22"/>
                              </w:rPr>
                            </w:pPr>
                            <w:r w:rsidRPr="005E34D7">
                              <w:rPr>
                                <w:sz w:val="22"/>
                                <w:szCs w:val="22"/>
                              </w:rPr>
                              <w:t>Cov lus piav qhia txog cov kev pab</w:t>
                            </w:r>
                            <w:r>
                              <w:rPr>
                                <w:sz w:val="22"/>
                                <w:szCs w:val="22"/>
                              </w:rPr>
                              <w:t xml:space="preserve"> </w:t>
                            </w:r>
                            <w:r w:rsidRPr="005E34D7">
                              <w:rPr>
                                <w:sz w:val="22"/>
                                <w:szCs w:val="22"/>
                              </w:rPr>
                              <w:t xml:space="preserve">cuam rau cov hluas </w:t>
                            </w:r>
                            <w:ins w:id="4118" w:author="Khamsaolee Xainhiaxang" w:date="2021-07-07T21:45:00Z">
                              <w:r>
                                <w:rPr>
                                  <w:sz w:val="22"/>
                                  <w:szCs w:val="22"/>
                                </w:rPr>
                                <w:t xml:space="preserve">uas raug </w:t>
                              </w:r>
                            </w:ins>
                            <w:r w:rsidRPr="005E34D7">
                              <w:rPr>
                                <w:sz w:val="22"/>
                                <w:szCs w:val="22"/>
                              </w:rPr>
                              <w:t xml:space="preserve">coj los tu, cov neeg kawm Askiv, thiab cov tub ntxhais kawm </w:t>
                            </w:r>
                            <w:del w:id="4119" w:author="Khamsaolee Xainhiaxang" w:date="2021-07-07T21:45:00Z">
                              <w:r w:rsidRPr="005E34D7" w:rsidDel="00374545">
                                <w:rPr>
                                  <w:sz w:val="22"/>
                                  <w:szCs w:val="22"/>
                                </w:rPr>
                                <w:delText>tau nyiaj tsawg</w:delText>
                              </w:r>
                            </w:del>
                            <w:ins w:id="4120" w:author="Khamsaolee Xainhiaxang" w:date="2021-07-07T21:45:00Z">
                              <w:r>
                                <w:rPr>
                                  <w:sz w:val="22"/>
                                  <w:szCs w:val="22"/>
                                </w:rPr>
                                <w:t>txom nyem</w:t>
                              </w:r>
                            </w:ins>
                            <w:r w:rsidRPr="005E34D7">
                              <w:rPr>
                                <w:sz w:val="22"/>
                                <w:szCs w:val="22"/>
                              </w:rPr>
                              <w:t xml:space="preserve"> tau </w:t>
                            </w:r>
                            <w:ins w:id="4121" w:author="Khamsaolee Xainhiaxang" w:date="2021-07-07T21:45:00Z">
                              <w:r>
                                <w:rPr>
                                  <w:sz w:val="22"/>
                                  <w:szCs w:val="22"/>
                                </w:rPr>
                                <w:t xml:space="preserve">txais kev </w:t>
                              </w:r>
                            </w:ins>
                            <w:del w:id="4122" w:author="Khamsaolee Xainhiaxang" w:date="2021-07-07T21:46:00Z">
                              <w:r w:rsidRPr="005E34D7" w:rsidDel="00AF336D">
                                <w:rPr>
                                  <w:sz w:val="22"/>
                                  <w:szCs w:val="22"/>
                                </w:rPr>
                                <w:delText>nce los</w:delText>
                              </w:r>
                              <w:r w:rsidDel="00AF336D">
                                <w:rPr>
                                  <w:sz w:val="22"/>
                                  <w:szCs w:val="22"/>
                                </w:rPr>
                                <w:delText xml:space="preserve"> </w:delText>
                              </w:r>
                              <w:r w:rsidRPr="005E34D7" w:rsidDel="00AF336D">
                                <w:rPr>
                                  <w:sz w:val="22"/>
                                  <w:szCs w:val="22"/>
                                </w:rPr>
                                <w:delText xml:space="preserve">sis </w:delText>
                              </w:r>
                            </w:del>
                            <w:r w:rsidRPr="005E34D7">
                              <w:rPr>
                                <w:sz w:val="22"/>
                                <w:szCs w:val="22"/>
                              </w:rPr>
                              <w:t xml:space="preserve">txhim kho raws </w:t>
                            </w:r>
                            <w:ins w:id="4123" w:author="Khamsaolee Xainhiaxang" w:date="2021-07-07T21:46:00Z">
                              <w:r>
                                <w:rPr>
                                  <w:sz w:val="22"/>
                                  <w:szCs w:val="22"/>
                                </w:rPr>
                                <w:t xml:space="preserve">li </w:t>
                              </w:r>
                            </w:ins>
                            <w:r w:rsidRPr="005E34D7">
                              <w:rPr>
                                <w:sz w:val="22"/>
                                <w:szCs w:val="22"/>
                              </w:rPr>
                              <w:t>feem pua</w:t>
                            </w:r>
                            <w:ins w:id="4124" w:author="Khamsaolee Xainhiaxang" w:date="2021-07-07T21:46:00Z">
                              <w:r>
                                <w:rPr>
                                  <w:sz w:val="22"/>
                                  <w:szCs w:val="22"/>
                                </w:rPr>
                                <w:t xml:space="preserve"> cov kev xav tau</w:t>
                              </w:r>
                            </w:ins>
                            <w:r w:rsidRPr="005E34D7">
                              <w:rPr>
                                <w:sz w:val="22"/>
                                <w:szCs w:val="2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7A40F" id="Text Box 355" o:spid="_x0000_s1094" type="#_x0000_t202" style="position:absolute;margin-left:16.55pt;margin-top:12.45pt;width:758.9pt;height:27.6pt;z-index:-251581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" fillcolor="#dbe5f1" stroked="f">
                <v:textbox inset="0,0,0,0">
                  <w:txbxContent>
                    <w:p w14:paraId="0BA6BE59" w14:textId="21A8565B" w:rsidR="00AD19E5" w:rsidRPr="005E34D7" w:rsidRDefault="00AD19E5">
                      <w:pPr>
                        <w:pStyle w:val="BodyText"/>
                        <w:ind w:left="29" w:right="214"/>
                        <w:rPr>
                          <w:sz w:val="22"/>
                          <w:szCs w:val="22"/>
                        </w:rPr>
                      </w:pPr>
                      <w:r w:rsidRPr="005E34D7">
                        <w:rPr>
                          <w:sz w:val="22"/>
                          <w:szCs w:val="22"/>
                        </w:rPr>
                        <w:t>Cov lus piav qhia txog cov kev pab</w:t>
                      </w:r>
                      <w:r>
                        <w:rPr>
                          <w:sz w:val="22"/>
                          <w:szCs w:val="22"/>
                        </w:rPr>
                        <w:t xml:space="preserve"> </w:t>
                      </w:r>
                      <w:r w:rsidRPr="005E34D7">
                        <w:rPr>
                          <w:sz w:val="22"/>
                          <w:szCs w:val="22"/>
                        </w:rPr>
                        <w:t xml:space="preserve">cuam rau cov hluas </w:t>
                      </w:r>
                      <w:ins w:id="4125" w:author="Khamsaolee Xainhiaxang" w:date="2021-07-07T21:45:00Z">
                        <w:r>
                          <w:rPr>
                            <w:sz w:val="22"/>
                            <w:szCs w:val="22"/>
                          </w:rPr>
                          <w:t xml:space="preserve">uas raug </w:t>
                        </w:r>
                      </w:ins>
                      <w:r w:rsidRPr="005E34D7">
                        <w:rPr>
                          <w:sz w:val="22"/>
                          <w:szCs w:val="22"/>
                        </w:rPr>
                        <w:t xml:space="preserve">coj los tu, cov neeg kawm Askiv, thiab cov tub ntxhais kawm </w:t>
                      </w:r>
                      <w:del w:id="4126" w:author="Khamsaolee Xainhiaxang" w:date="2021-07-07T21:45:00Z">
                        <w:r w:rsidRPr="005E34D7" w:rsidDel="00374545">
                          <w:rPr>
                            <w:sz w:val="22"/>
                            <w:szCs w:val="22"/>
                          </w:rPr>
                          <w:delText>tau nyiaj tsawg</w:delText>
                        </w:r>
                      </w:del>
                      <w:ins w:id="4127" w:author="Khamsaolee Xainhiaxang" w:date="2021-07-07T21:45:00Z">
                        <w:r>
                          <w:rPr>
                            <w:sz w:val="22"/>
                            <w:szCs w:val="22"/>
                          </w:rPr>
                          <w:t>txom nyem</w:t>
                        </w:r>
                      </w:ins>
                      <w:r w:rsidRPr="005E34D7">
                        <w:rPr>
                          <w:sz w:val="22"/>
                          <w:szCs w:val="22"/>
                        </w:rPr>
                        <w:t xml:space="preserve"> tau </w:t>
                      </w:r>
                      <w:ins w:id="4128" w:author="Khamsaolee Xainhiaxang" w:date="2021-07-07T21:45:00Z">
                        <w:r>
                          <w:rPr>
                            <w:sz w:val="22"/>
                            <w:szCs w:val="22"/>
                          </w:rPr>
                          <w:t xml:space="preserve">txais kev </w:t>
                        </w:r>
                      </w:ins>
                      <w:del w:id="4129" w:author="Khamsaolee Xainhiaxang" w:date="2021-07-07T21:46:00Z">
                        <w:r w:rsidRPr="005E34D7" w:rsidDel="00AF336D">
                          <w:rPr>
                            <w:sz w:val="22"/>
                            <w:szCs w:val="22"/>
                          </w:rPr>
                          <w:delText>nce los</w:delText>
                        </w:r>
                        <w:r w:rsidDel="00AF336D">
                          <w:rPr>
                            <w:sz w:val="22"/>
                            <w:szCs w:val="22"/>
                          </w:rPr>
                          <w:delText xml:space="preserve"> </w:delText>
                        </w:r>
                        <w:r w:rsidRPr="005E34D7" w:rsidDel="00AF336D">
                          <w:rPr>
                            <w:sz w:val="22"/>
                            <w:szCs w:val="22"/>
                          </w:rPr>
                          <w:delText xml:space="preserve">sis </w:delText>
                        </w:r>
                      </w:del>
                      <w:r w:rsidRPr="005E34D7">
                        <w:rPr>
                          <w:sz w:val="22"/>
                          <w:szCs w:val="22"/>
                        </w:rPr>
                        <w:t xml:space="preserve">txhim kho raws </w:t>
                      </w:r>
                      <w:ins w:id="4130" w:author="Khamsaolee Xainhiaxang" w:date="2021-07-07T21:46:00Z">
                        <w:r>
                          <w:rPr>
                            <w:sz w:val="22"/>
                            <w:szCs w:val="22"/>
                          </w:rPr>
                          <w:t xml:space="preserve">li </w:t>
                        </w:r>
                      </w:ins>
                      <w:r w:rsidRPr="005E34D7">
                        <w:rPr>
                          <w:sz w:val="22"/>
                          <w:szCs w:val="22"/>
                        </w:rPr>
                        <w:t>feem pua</w:t>
                      </w:r>
                      <w:ins w:id="4131" w:author="Khamsaolee Xainhiaxang" w:date="2021-07-07T21:46:00Z">
                        <w:r>
                          <w:rPr>
                            <w:sz w:val="22"/>
                            <w:szCs w:val="22"/>
                          </w:rPr>
                          <w:t xml:space="preserve"> cov kev xav tau</w:t>
                        </w:r>
                      </w:ins>
                      <w:r w:rsidRPr="005E34D7">
                        <w:rPr>
                          <w:sz w:val="22"/>
                          <w:szCs w:val="22"/>
                        </w:rPr>
                        <w:t>.</w:t>
                      </w:r>
                    </w:p>
                  </w:txbxContent>
                </v:textbox>
                <w10:wrap type="topAndBottom" anchorx="page"/>
              </v:shape>
            </w:pict>
          </mc:Fallback>
        </mc:AlternateContent>
      </w:r>
    </w:p>
    <w:p w14:paraId="34220AD7" w14:textId="77777777" w:rsidR="00E43EF1" w:rsidRDefault="00E43EF1">
      <w:pPr>
        <w:pStyle w:val="BodyText"/>
        <w:spacing w:before="5"/>
        <w:rPr>
          <w:sz w:val="7"/>
        </w:rPr>
      </w:pPr>
    </w:p>
    <w:p w14:paraId="316B9A00" w14:textId="7BD799CF" w:rsidR="00E43EF1" w:rsidRPr="007D7E82" w:rsidRDefault="00B672F4" w:rsidP="007D7E82">
      <w:pPr>
        <w:pStyle w:val="BodyText"/>
        <w:spacing w:before="92"/>
        <w:ind w:left="308" w:right="437"/>
        <w:jc w:val="both"/>
        <w:rPr>
          <w:sz w:val="22"/>
          <w:szCs w:val="22"/>
        </w:rPr>
      </w:pPr>
      <w:r>
        <w:rPr>
          <w:noProof/>
          <w:lang w:bidi="th-TH"/>
        </w:rPr>
        <mc:AlternateContent>
          <mc:Choice Requires="wps">
            <w:drawing>
              <wp:anchor distT="0" distB="0" distL="114300" distR="114300" simplePos="0" relativeHeight="251736064" behindDoc="0" locked="0" layoutInCell="1" allowOverlap="1" wp14:anchorId="2CEDAB31" wp14:editId="50DE77EB">
                <wp:simplePos x="0" y="0"/>
                <wp:positionH relativeFrom="page">
                  <wp:posOffset>-98947</wp:posOffset>
                </wp:positionH>
                <wp:positionV relativeFrom="paragraph">
                  <wp:posOffset>2589112</wp:posOffset>
                </wp:positionV>
                <wp:extent cx="9601200" cy="2853690"/>
                <wp:effectExtent l="0" t="0" r="0" b="0"/>
                <wp:wrapNone/>
                <wp:docPr id="397" name="AutoShape 3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01200" cy="2853690"/>
                        </a:xfrm>
                        <a:custGeom>
                          <a:avLst/>
                          <a:gdLst>
                            <a:gd name="T0" fmla="+- 0 370 -10"/>
                            <a:gd name="T1" fmla="*/ T0 w 15120"/>
                            <a:gd name="T2" fmla="+- 0 34 4050"/>
                            <a:gd name="T3" fmla="*/ 34 h 4494"/>
                            <a:gd name="T4" fmla="+- 0 370 -10"/>
                            <a:gd name="T5" fmla="*/ T4 w 15120"/>
                            <a:gd name="T6" fmla="+- 0 4508 4050"/>
                            <a:gd name="T7" fmla="*/ 4508 h 4494"/>
                            <a:gd name="T8" fmla="+- 0 15470 -10"/>
                            <a:gd name="T9" fmla="*/ T8 w 15120"/>
                            <a:gd name="T10" fmla="+- 0 34 4050"/>
                            <a:gd name="T11" fmla="*/ 34 h 4494"/>
                            <a:gd name="T12" fmla="+- 0 15470 -10"/>
                            <a:gd name="T13" fmla="*/ T12 w 15120"/>
                            <a:gd name="T14" fmla="+- 0 4508 4050"/>
                            <a:gd name="T15" fmla="*/ 4508 h 4494"/>
                            <a:gd name="T16" fmla="+- 0 360 -10"/>
                            <a:gd name="T17" fmla="*/ T16 w 15120"/>
                            <a:gd name="T18" fmla="+- 0 24 4050"/>
                            <a:gd name="T19" fmla="*/ 24 h 4494"/>
                            <a:gd name="T20" fmla="+- 0 15480 -10"/>
                            <a:gd name="T21" fmla="*/ T20 w 15120"/>
                            <a:gd name="T22" fmla="+- 0 24 4050"/>
                            <a:gd name="T23" fmla="*/ 24 h 4494"/>
                            <a:gd name="T24" fmla="+- 0 360 -10"/>
                            <a:gd name="T25" fmla="*/ T24 w 15120"/>
                            <a:gd name="T26" fmla="+- 0 4518 4050"/>
                            <a:gd name="T27" fmla="*/ 4518 h 4494"/>
                            <a:gd name="T28" fmla="+- 0 15480 -10"/>
                            <a:gd name="T29" fmla="*/ T28 w 15120"/>
                            <a:gd name="T30" fmla="+- 0 4518 4050"/>
                            <a:gd name="T31" fmla="*/ 4518 h 449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120" h="4494">
                              <a:moveTo>
                                <a:pt x="380" y="-4016"/>
                              </a:moveTo>
                              <a:lnTo>
                                <a:pt x="380" y="458"/>
                              </a:lnTo>
                              <a:moveTo>
                                <a:pt x="15480" y="-4016"/>
                              </a:moveTo>
                              <a:lnTo>
                                <a:pt x="15480" y="458"/>
                              </a:lnTo>
                              <a:moveTo>
                                <a:pt x="370" y="-4026"/>
                              </a:moveTo>
                              <a:lnTo>
                                <a:pt x="15490" y="-4026"/>
                              </a:lnTo>
                              <a:moveTo>
                                <a:pt x="370" y="468"/>
                              </a:moveTo>
                              <a:lnTo>
                                <a:pt x="15490" y="468"/>
                              </a:lnTo>
                            </a:path>
                          </a:pathLst>
                        </a:custGeom>
                        <a:noFill/>
                        <a:ln w="12700">
                          <a:solidFill>
                            <a:srgbClr val="8496B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85592D" id="AutoShape 354" o:spid="_x0000_s1026" style="position:absolute;margin-left:-7.8pt;margin-top:203.85pt;width:756pt;height:224.7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120,4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" path="m380,-4016r,4474m15480,-4016r,4474m370,-4026r15120,m370,468r15120,e" filled="f" strokecolor="#8496b0" strokeweight="1pt">
                <v:path arrowok="t" o:connecttype="custom" o:connectlocs="241300,21590;241300,2862580;9829800,21590;9829800,2862580;234950,15240;9836150,15240;234950,2868930;9836150,2868930" o:connectangles="0,0,0,0,0,0,0,0"/>
                <w10:wrap anchorx="page"/>
              </v:shape>
            </w:pict>
          </mc:Fallback>
        </mc:AlternateContent>
      </w:r>
      <w:del w:id="4132" w:author="Khamsaolee Xainhiaxang" w:date="2021-07-07T21:47:00Z">
        <w:r w:rsidR="000E40D2" w:rsidDel="001B34C1">
          <w:delText>K</w:delText>
        </w:r>
        <w:r w:rsidR="000E40D2" w:rsidRPr="007D7E82" w:rsidDel="001B34C1">
          <w:rPr>
            <w:sz w:val="22"/>
            <w:szCs w:val="22"/>
          </w:rPr>
          <w:delText>ev saib xyuas raws li</w:delText>
        </w:r>
      </w:del>
      <w:ins w:id="4133" w:author="Khamsaolee Xainhiaxang" w:date="2021-07-07T21:47:00Z">
        <w:r w:rsidR="001B34C1">
          <w:rPr>
            <w:noProof/>
            <w:lang w:bidi="th-TH"/>
          </w:rPr>
          <w:t>C</w:t>
        </w:r>
      </w:ins>
      <w:del w:id="4134" w:author="Khamsaolee Xainhiaxang" w:date="2021-07-07T21:47:00Z">
        <w:r w:rsidR="000E40D2" w:rsidRPr="007D7E82" w:rsidDel="001B34C1">
          <w:rPr>
            <w:sz w:val="22"/>
            <w:szCs w:val="22"/>
          </w:rPr>
          <w:delText xml:space="preserve"> c</w:delText>
        </w:r>
      </w:del>
      <w:r w:rsidR="000E40D2" w:rsidRPr="007D7E82">
        <w:rPr>
          <w:sz w:val="22"/>
          <w:szCs w:val="22"/>
        </w:rPr>
        <w:t>ov ntaub ntawv</w:t>
      </w:r>
      <w:ins w:id="4135" w:author="Khamsaolee Xainhiaxang" w:date="2021-07-07T21:47:00Z">
        <w:r w:rsidR="001B34C1">
          <w:rPr>
            <w:sz w:val="22"/>
            <w:szCs w:val="22"/>
          </w:rPr>
          <w:t xml:space="preserve"> yav tag los ntawm</w:t>
        </w:r>
      </w:ins>
      <w:del w:id="4136" w:author="Khamsaolee Xainhiaxang" w:date="2021-07-07T21:47:00Z">
        <w:r w:rsidR="000E40D2" w:rsidRPr="007D7E82" w:rsidDel="001B34C1">
          <w:rPr>
            <w:sz w:val="22"/>
            <w:szCs w:val="22"/>
          </w:rPr>
          <w:delText>,</w:delText>
        </w:r>
      </w:del>
      <w:del w:id="4137" w:author="Khamsaolee Xainhiaxang" w:date="2021-07-07T21:48:00Z">
        <w:r w:rsidR="000E40D2" w:rsidRPr="007D7E82" w:rsidDel="001B34C1">
          <w:rPr>
            <w:sz w:val="22"/>
            <w:szCs w:val="22"/>
          </w:rPr>
          <w:delText xml:space="preserve"> tus</w:delText>
        </w:r>
      </w:del>
      <w:ins w:id="4138" w:author="Khamsaolee Xainhiaxang" w:date="2021-07-07T21:48:00Z">
        <w:r w:rsidR="001B34C1">
          <w:rPr>
            <w:sz w:val="22"/>
            <w:szCs w:val="22"/>
          </w:rPr>
          <w:t>cov</w:t>
        </w:r>
      </w:ins>
      <w:r w:rsidR="000E40D2" w:rsidRPr="007D7E82">
        <w:rPr>
          <w:sz w:val="22"/>
          <w:szCs w:val="22"/>
        </w:rPr>
        <w:t xml:space="preserve"> neeg muaj feem xyuam, thiab txiav txim siab </w:t>
      </w:r>
      <w:ins w:id="4139" w:author="Khamsaolee Xainhiaxang" w:date="2021-07-07T21:49:00Z">
        <w:r w:rsidR="00CE0AB9">
          <w:rPr>
            <w:sz w:val="22"/>
            <w:szCs w:val="22"/>
          </w:rPr>
          <w:t xml:space="preserve">raws </w:t>
        </w:r>
      </w:ins>
      <w:r w:rsidR="000E40D2" w:rsidRPr="007D7E82">
        <w:rPr>
          <w:sz w:val="22"/>
          <w:szCs w:val="22"/>
        </w:rPr>
        <w:t xml:space="preserve">hom phiaj yog qhov tseem ceeb ntawm LCFF txhawm rau txhim kho kev </w:t>
      </w:r>
      <w:del w:id="4140" w:author="Khamsaolee Xainhiaxang" w:date="2021-07-07T21:49:00Z">
        <w:r w:rsidR="000E40D2" w:rsidRPr="007D7E82" w:rsidDel="00CE0AB9">
          <w:rPr>
            <w:sz w:val="22"/>
            <w:szCs w:val="22"/>
          </w:rPr>
          <w:delText>ua tiav</w:delText>
        </w:r>
      </w:del>
      <w:ins w:id="4141" w:author="Khamsaolee Xainhiaxang" w:date="2021-07-07T21:49:00Z">
        <w:r w:rsidR="00CE0AB9">
          <w:rPr>
            <w:sz w:val="22"/>
            <w:szCs w:val="22"/>
          </w:rPr>
          <w:t>kawm</w:t>
        </w:r>
      </w:ins>
      <w:r w:rsidR="000E40D2" w:rsidRPr="007D7E82">
        <w:rPr>
          <w:sz w:val="22"/>
          <w:szCs w:val="22"/>
        </w:rPr>
        <w:t xml:space="preserve"> rau cov tub ntxhais kawm uas xav tau kev pab ntau tshaj. Nws pom tseeb tias cov piv txwv saum toj no tau qhia, tias muaj ze li ntawm 9 ntawm 10 tus tub ntxhais kawm ua</w:t>
      </w:r>
      <w:ins w:id="4142" w:author="Khamsaolee Xainhiaxang" w:date="2021-07-07T21:52:00Z">
        <w:r w:rsidR="00816EB3">
          <w:rPr>
            <w:sz w:val="22"/>
            <w:szCs w:val="22"/>
          </w:rPr>
          <w:t>s yog</w:t>
        </w:r>
      </w:ins>
      <w:del w:id="4143" w:author="Khamsaolee Xainhiaxang" w:date="2021-07-07T21:52:00Z">
        <w:r w:rsidR="000E40D2" w:rsidRPr="007D7E82" w:rsidDel="00816EB3">
          <w:rPr>
            <w:sz w:val="22"/>
            <w:szCs w:val="22"/>
          </w:rPr>
          <w:delText xml:space="preserve"> tau raws li </w:delText>
        </w:r>
      </w:del>
      <w:del w:id="4144" w:author="Khamsaolee Xainhiaxang" w:date="2021-07-07T21:51:00Z">
        <w:r w:rsidR="000E40D2" w:rsidRPr="007D7E82" w:rsidDel="00816EB3">
          <w:rPr>
            <w:sz w:val="22"/>
            <w:szCs w:val="22"/>
          </w:rPr>
          <w:delText>cov lus txhais ntawm</w:delText>
        </w:r>
      </w:del>
      <w:r w:rsidR="000E40D2" w:rsidRPr="007D7E82">
        <w:rPr>
          <w:sz w:val="22"/>
          <w:szCs w:val="22"/>
        </w:rPr>
        <w:t xml:space="preserve"> cov tub ntxhais kawm tsis </w:t>
      </w:r>
      <w:del w:id="4145" w:author="Khamsaolee Xainhiaxang" w:date="2021-07-07T21:52:00Z">
        <w:r w:rsidR="000E40D2" w:rsidRPr="007D7E82" w:rsidDel="00816EB3">
          <w:rPr>
            <w:sz w:val="22"/>
            <w:szCs w:val="22"/>
          </w:rPr>
          <w:delText>meej</w:delText>
        </w:r>
      </w:del>
      <w:ins w:id="4146" w:author="Khamsaolee Xainhiaxang" w:date="2021-07-07T21:52:00Z">
        <w:r w:rsidR="00816EB3">
          <w:rPr>
            <w:sz w:val="22"/>
            <w:szCs w:val="22"/>
          </w:rPr>
          <w:t>raug xam</w:t>
        </w:r>
      </w:ins>
      <w:r w:rsidR="000E40D2" w:rsidRPr="007D7E82">
        <w:rPr>
          <w:sz w:val="22"/>
          <w:szCs w:val="22"/>
        </w:rPr>
        <w:t xml:space="preserve">, kev siv nyiaj </w:t>
      </w:r>
      <w:ins w:id="4147" w:author="Khamsaolee Xainhiaxang" w:date="2021-07-07T21:52:00Z">
        <w:r w:rsidR="00E02563">
          <w:rPr>
            <w:sz w:val="22"/>
            <w:szCs w:val="22"/>
          </w:rPr>
          <w:t xml:space="preserve">uas muaj txiaj ntsig </w:t>
        </w:r>
      </w:ins>
      <w:r w:rsidR="000E40D2" w:rsidRPr="007D7E82">
        <w:rPr>
          <w:sz w:val="22"/>
          <w:szCs w:val="22"/>
        </w:rPr>
        <w:t xml:space="preserve">ntau tshaj plaws hauv Twin Rivers Unified yog los muab kev nce thiab txhim kho cov kev coj ua thiab cov kev pab </w:t>
      </w:r>
      <w:del w:id="4148" w:author="Khamsaolee Xainhiaxang" w:date="2021-07-07T21:53:00Z">
        <w:r w:rsidR="000E40D2" w:rsidRPr="007D7E82" w:rsidDel="00E02563">
          <w:rPr>
            <w:sz w:val="22"/>
            <w:szCs w:val="22"/>
          </w:rPr>
          <w:delText xml:space="preserve">cuam </w:delText>
        </w:r>
      </w:del>
      <w:r w:rsidR="000E40D2" w:rsidRPr="007D7E82">
        <w:rPr>
          <w:sz w:val="22"/>
          <w:szCs w:val="22"/>
        </w:rPr>
        <w:t>thoob plaws tsev kawm ntawv thiab hauv nroog.</w:t>
      </w:r>
      <w:del w:id="4149" w:author="Khamsaolee Xainhiaxang" w:date="2021-07-07T21:53:00Z">
        <w:r w:rsidR="000E40D2" w:rsidRPr="007D7E82" w:rsidDel="00E50932">
          <w:rPr>
            <w:sz w:val="22"/>
            <w:szCs w:val="22"/>
          </w:rPr>
          <w:delText xml:space="preserve"> - dav</w:delText>
        </w:r>
      </w:del>
      <w:r w:rsidR="000E40D2" w:rsidRPr="007D7E82">
        <w:rPr>
          <w:sz w:val="22"/>
          <w:szCs w:val="22"/>
        </w:rPr>
        <w:t xml:space="preserve">. </w:t>
      </w:r>
      <w:ins w:id="4150" w:author="Khamsaolee Xainhiaxang" w:date="2021-07-07T21:55:00Z">
        <w:r w:rsidR="006E732E">
          <w:rPr>
            <w:sz w:val="22"/>
            <w:szCs w:val="22"/>
          </w:rPr>
          <w:t xml:space="preserve">Tau txais kev faib li </w:t>
        </w:r>
      </w:ins>
      <w:r w:rsidR="000E40D2" w:rsidRPr="007D7E82">
        <w:rPr>
          <w:sz w:val="22"/>
          <w:szCs w:val="22"/>
        </w:rPr>
        <w:t xml:space="preserve">$ 69,958,036 </w:t>
      </w:r>
      <w:del w:id="4151" w:author="Khamsaolee Xainhiaxang" w:date="2021-07-07T21:55:00Z">
        <w:r w:rsidR="000E40D2" w:rsidRPr="007D7E82" w:rsidDel="006E732E">
          <w:rPr>
            <w:sz w:val="22"/>
            <w:szCs w:val="22"/>
          </w:rPr>
          <w:delText xml:space="preserve">tau faib tawm </w:delText>
        </w:r>
      </w:del>
      <w:r w:rsidR="000E40D2" w:rsidRPr="007D7E82">
        <w:rPr>
          <w:sz w:val="22"/>
          <w:szCs w:val="22"/>
        </w:rPr>
        <w:t xml:space="preserve">los </w:t>
      </w:r>
      <w:ins w:id="4152" w:author="Khamsaolee Xainhiaxang" w:date="2021-07-07T21:55:00Z">
        <w:r w:rsidR="006E732E">
          <w:rPr>
            <w:sz w:val="22"/>
            <w:szCs w:val="22"/>
          </w:rPr>
          <w:t xml:space="preserve">txhawm rau kom muaj </w:t>
        </w:r>
      </w:ins>
      <w:del w:id="4153" w:author="Khamsaolee Xainhiaxang" w:date="2021-07-07T21:55:00Z">
        <w:r w:rsidR="000E40D2" w:rsidRPr="007D7E82" w:rsidDel="006E732E">
          <w:rPr>
            <w:sz w:val="22"/>
            <w:szCs w:val="22"/>
          </w:rPr>
          <w:delText xml:space="preserve">nce </w:delText>
        </w:r>
      </w:del>
      <w:r w:rsidR="000E40D2" w:rsidRPr="007D7E82">
        <w:rPr>
          <w:sz w:val="22"/>
          <w:szCs w:val="22"/>
        </w:rPr>
        <w:t>kev pab</w:t>
      </w:r>
      <w:del w:id="4154" w:author="Khamsaolee Xainhiaxang" w:date="2021-07-07T21:55:00Z">
        <w:r w:rsidR="000E40D2" w:rsidRPr="007D7E82" w:rsidDel="006E732E">
          <w:rPr>
            <w:sz w:val="22"/>
            <w:szCs w:val="22"/>
          </w:rPr>
          <w:delText>cuam</w:delText>
        </w:r>
      </w:del>
      <w:r w:rsidR="000E40D2" w:rsidRPr="007D7E82">
        <w:rPr>
          <w:sz w:val="22"/>
          <w:szCs w:val="22"/>
        </w:rPr>
        <w:t xml:space="preserve"> thiab </w:t>
      </w:r>
      <w:del w:id="4155" w:author="Khamsaolee Xainhiaxang" w:date="2021-07-07T21:56:00Z">
        <w:r w:rsidR="000E40D2" w:rsidRPr="007D7E82" w:rsidDel="0064173F">
          <w:rPr>
            <w:sz w:val="22"/>
            <w:szCs w:val="22"/>
          </w:rPr>
          <w:delText xml:space="preserve">kev pabcuam </w:delText>
        </w:r>
      </w:del>
      <w:r w:rsidR="000E40D2" w:rsidRPr="007D7E82">
        <w:rPr>
          <w:sz w:val="22"/>
          <w:szCs w:val="22"/>
        </w:rPr>
        <w:t xml:space="preserve">rau cov hluas </w:t>
      </w:r>
      <w:ins w:id="4156" w:author="Khamsaolee Xainhiaxang" w:date="2021-07-07T21:56:00Z">
        <w:r w:rsidR="0064173F">
          <w:rPr>
            <w:sz w:val="22"/>
            <w:szCs w:val="22"/>
          </w:rPr>
          <w:t xml:space="preserve">uas raug </w:t>
        </w:r>
      </w:ins>
      <w:r w:rsidR="000E40D2" w:rsidRPr="007D7E82">
        <w:rPr>
          <w:sz w:val="22"/>
          <w:szCs w:val="22"/>
        </w:rPr>
        <w:t xml:space="preserve">coj los tu, cov neeg kawm Askiv, thiab cov tub ntxhais kawm </w:t>
      </w:r>
      <w:del w:id="4157" w:author="Khamsaolee Xainhiaxang" w:date="2021-07-07T21:56:00Z">
        <w:r w:rsidR="000E40D2" w:rsidRPr="007D7E82" w:rsidDel="0064173F">
          <w:rPr>
            <w:sz w:val="22"/>
            <w:szCs w:val="22"/>
          </w:rPr>
          <w:delText>tau nyiaj tsawg</w:delText>
        </w:r>
      </w:del>
      <w:ins w:id="4158" w:author="Khamsaolee Xainhiaxang" w:date="2021-07-07T21:56:00Z">
        <w:r w:rsidR="0064173F">
          <w:rPr>
            <w:sz w:val="22"/>
            <w:szCs w:val="22"/>
          </w:rPr>
          <w:t>txom nyem</w:t>
        </w:r>
      </w:ins>
      <w:r w:rsidR="000E40D2" w:rsidRPr="007D7E82">
        <w:rPr>
          <w:sz w:val="22"/>
          <w:szCs w:val="22"/>
        </w:rPr>
        <w:t>.</w:t>
      </w:r>
      <w:r w:rsidR="00F12D41" w:rsidRPr="007D7E82">
        <w:rPr>
          <w:sz w:val="22"/>
          <w:szCs w:val="22"/>
        </w:rPr>
        <w:t xml:space="preserve"> </w:t>
      </w:r>
      <w:del w:id="4159" w:author="Khamsaolee Xainhiaxang" w:date="2021-07-07T21:57:00Z">
        <w:r w:rsidR="000E40D2" w:rsidRPr="007D7E82" w:rsidDel="006E3085">
          <w:rPr>
            <w:sz w:val="22"/>
            <w:szCs w:val="22"/>
          </w:rPr>
          <w:delText>Qhov no</w:delText>
        </w:r>
      </w:del>
      <w:ins w:id="4160" w:author="Khamsaolee Xainhiaxang" w:date="2021-07-07T21:57:00Z">
        <w:r w:rsidR="006E3085">
          <w:rPr>
            <w:sz w:val="22"/>
            <w:szCs w:val="22"/>
          </w:rPr>
          <w:t>Uas</w:t>
        </w:r>
      </w:ins>
      <w:r w:rsidR="000E40D2" w:rsidRPr="007D7E82">
        <w:rPr>
          <w:sz w:val="22"/>
          <w:szCs w:val="22"/>
        </w:rPr>
        <w:t xml:space="preserve"> yog </w:t>
      </w:r>
      <w:ins w:id="4161" w:author="Khamsaolee Xainhiaxang" w:date="2021-07-07T21:57:00Z">
        <w:r w:rsidR="006E3085">
          <w:rPr>
            <w:sz w:val="22"/>
            <w:szCs w:val="22"/>
          </w:rPr>
          <w:t xml:space="preserve">siab dua cov kev pab ntxiv li </w:t>
        </w:r>
      </w:ins>
      <w:r w:rsidR="000E40D2" w:rsidRPr="007D7E82">
        <w:rPr>
          <w:sz w:val="22"/>
          <w:szCs w:val="22"/>
        </w:rPr>
        <w:t>2.63%</w:t>
      </w:r>
      <w:del w:id="4162" w:author="Khamsaolee Xainhiaxang" w:date="2021-07-07T21:57:00Z">
        <w:r w:rsidR="000E40D2" w:rsidRPr="007D7E82" w:rsidDel="006E3085">
          <w:rPr>
            <w:sz w:val="22"/>
            <w:szCs w:val="22"/>
          </w:rPr>
          <w:delText xml:space="preserve"> saum toj cov nyiaj yuav tsum ntxiv</w:delText>
        </w:r>
      </w:del>
      <w:r w:rsidR="000E40D2" w:rsidRPr="007D7E82">
        <w:rPr>
          <w:sz w:val="22"/>
          <w:szCs w:val="22"/>
        </w:rPr>
        <w:t xml:space="preserve">. Cov kev pab txhawb nqa rau cov tub ntxhais kawm tau nce nyob rau hauv </w:t>
      </w:r>
      <w:del w:id="4163" w:author="Khamsaolee Xainhiaxang" w:date="2021-07-07T21:58:00Z">
        <w:r w:rsidR="000E40D2" w:rsidRPr="007D7E82" w:rsidDel="00FF4ED5">
          <w:rPr>
            <w:sz w:val="22"/>
            <w:szCs w:val="22"/>
          </w:rPr>
          <w:delText xml:space="preserve">cheeb tsam ntawm </w:delText>
        </w:r>
      </w:del>
      <w:r w:rsidR="000E40D2" w:rsidRPr="007D7E82">
        <w:rPr>
          <w:sz w:val="22"/>
          <w:szCs w:val="22"/>
        </w:rPr>
        <w:t xml:space="preserve">ELA thiab Kev </w:t>
      </w:r>
      <w:del w:id="4164" w:author="Khamsaolee Xainhiaxang" w:date="2021-07-07T21:58:00Z">
        <w:r w:rsidR="000E40D2" w:rsidRPr="007D7E82" w:rsidDel="00FF4ED5">
          <w:rPr>
            <w:sz w:val="22"/>
            <w:szCs w:val="22"/>
          </w:rPr>
          <w:delText xml:space="preserve">Ua </w:delText>
        </w:r>
      </w:del>
      <w:ins w:id="4165" w:author="Khamsaolee Xainhiaxang" w:date="2021-07-07T21:58:00Z">
        <w:r w:rsidR="00FF4ED5">
          <w:rPr>
            <w:sz w:val="22"/>
            <w:szCs w:val="22"/>
          </w:rPr>
          <w:t>kawm</w:t>
        </w:r>
        <w:r w:rsidR="00FF4ED5" w:rsidRPr="007D7E82">
          <w:rPr>
            <w:sz w:val="22"/>
            <w:szCs w:val="22"/>
          </w:rPr>
          <w:t xml:space="preserve"> </w:t>
        </w:r>
      </w:ins>
      <w:r w:rsidR="000E40D2" w:rsidRPr="007D7E82">
        <w:rPr>
          <w:sz w:val="22"/>
          <w:szCs w:val="22"/>
        </w:rPr>
        <w:t>Lej, kev sib raug zoo</w:t>
      </w:r>
      <w:del w:id="4166" w:author="Khamsaolee Xainhiaxang" w:date="2021-07-07T21:58:00Z">
        <w:r w:rsidR="000E40D2" w:rsidRPr="007D7E82" w:rsidDel="00FF4ED5">
          <w:rPr>
            <w:sz w:val="22"/>
            <w:szCs w:val="22"/>
          </w:rPr>
          <w:delText xml:space="preserve"> hauv zej zog</w:delText>
        </w:r>
      </w:del>
      <w:r w:rsidR="000E40D2" w:rsidRPr="007D7E82">
        <w:rPr>
          <w:sz w:val="22"/>
          <w:szCs w:val="22"/>
        </w:rPr>
        <w:t>, kev qhia neeg ua haujlwm kom muaj kev txhawb nqa, nce kev koom nrog tub ntxhais kawm, nce niam txiv kev koom tes thiab muaj kev txhawb nqa</w:t>
      </w:r>
      <w:ins w:id="4167" w:author="Khamsaolee Xainhiaxang" w:date="2021-07-07T22:00:00Z">
        <w:r w:rsidR="00B634A1">
          <w:rPr>
            <w:sz w:val="22"/>
            <w:szCs w:val="22"/>
          </w:rPr>
          <w:t xml:space="preserve"> ntawm cov niam txiv</w:t>
        </w:r>
      </w:ins>
      <w:r w:rsidR="000E40D2" w:rsidRPr="007D7E82">
        <w:rPr>
          <w:sz w:val="22"/>
          <w:szCs w:val="22"/>
        </w:rPr>
        <w:t xml:space="preserve">, kev npaj </w:t>
      </w:r>
      <w:ins w:id="4168" w:author="Khamsaolee Xainhiaxang" w:date="2021-07-07T22:00:00Z">
        <w:r w:rsidR="00B634A1">
          <w:rPr>
            <w:sz w:val="22"/>
            <w:szCs w:val="22"/>
          </w:rPr>
          <w:t xml:space="preserve">txhij </w:t>
        </w:r>
      </w:ins>
      <w:r w:rsidR="000E40D2" w:rsidRPr="007D7E82">
        <w:rPr>
          <w:sz w:val="22"/>
          <w:szCs w:val="22"/>
        </w:rPr>
        <w:t xml:space="preserve">mus kawm qib siab thiab </w:t>
      </w:r>
      <w:del w:id="4169" w:author="Khamsaolee Xainhiaxang" w:date="2021-07-07T22:01:00Z">
        <w:r w:rsidR="000E40D2" w:rsidRPr="007D7E82" w:rsidDel="00054145">
          <w:rPr>
            <w:sz w:val="22"/>
            <w:szCs w:val="22"/>
          </w:rPr>
          <w:delText xml:space="preserve">kev </w:delText>
        </w:r>
      </w:del>
      <w:r w:rsidR="000E40D2" w:rsidRPr="007D7E82">
        <w:rPr>
          <w:sz w:val="22"/>
          <w:szCs w:val="22"/>
        </w:rPr>
        <w:t>ua hauj</w:t>
      </w:r>
      <w:r w:rsidR="008548CB">
        <w:rPr>
          <w:sz w:val="22"/>
          <w:szCs w:val="22"/>
        </w:rPr>
        <w:t xml:space="preserve"> </w:t>
      </w:r>
      <w:r w:rsidR="000E40D2" w:rsidRPr="007D7E82">
        <w:rPr>
          <w:sz w:val="22"/>
          <w:szCs w:val="22"/>
        </w:rPr>
        <w:t xml:space="preserve">lwm, thiab </w:t>
      </w:r>
      <w:ins w:id="4170" w:author="Khamsaolee Xainhiaxang" w:date="2021-07-07T22:01:00Z">
        <w:r w:rsidR="00054145">
          <w:rPr>
            <w:sz w:val="22"/>
            <w:szCs w:val="22"/>
          </w:rPr>
          <w:t xml:space="preserve">kev sib rau zoo rau lub </w:t>
        </w:r>
      </w:ins>
      <w:r w:rsidR="000E40D2" w:rsidRPr="007D7E82">
        <w:rPr>
          <w:sz w:val="22"/>
          <w:szCs w:val="22"/>
        </w:rPr>
        <w:t>tsev kawm</w:t>
      </w:r>
      <w:del w:id="4171" w:author="Khamsaolee Xainhiaxang" w:date="2021-07-07T22:01:00Z">
        <w:r w:rsidR="000E40D2" w:rsidRPr="007D7E82" w:rsidDel="00054145">
          <w:rPr>
            <w:sz w:val="22"/>
            <w:szCs w:val="22"/>
          </w:rPr>
          <w:delText xml:space="preserve"> kev sib raug zoo kev ua</w:delText>
        </w:r>
      </w:del>
      <w:r w:rsidR="000E40D2" w:rsidRPr="007D7E82">
        <w:rPr>
          <w:sz w:val="22"/>
          <w:szCs w:val="22"/>
        </w:rPr>
        <w:t xml:space="preserve">. </w:t>
      </w:r>
      <w:del w:id="4172" w:author="Khamsaolee Xainhiaxang" w:date="2021-07-07T22:02:00Z">
        <w:r w:rsidR="000E40D2" w:rsidRPr="007D7E82" w:rsidDel="00B45A90">
          <w:rPr>
            <w:sz w:val="22"/>
            <w:szCs w:val="22"/>
          </w:rPr>
          <w:delText>Ntxiv rau</w:delText>
        </w:r>
      </w:del>
      <w:ins w:id="4173" w:author="Khamsaolee Xainhiaxang" w:date="2021-07-07T22:02:00Z">
        <w:r w:rsidR="00B45A90">
          <w:rPr>
            <w:sz w:val="22"/>
            <w:szCs w:val="22"/>
          </w:rPr>
          <w:t>Tsis tag li ntawv</w:t>
        </w:r>
      </w:ins>
      <w:r w:rsidR="000E40D2" w:rsidRPr="007D7E82">
        <w:rPr>
          <w:sz w:val="22"/>
          <w:szCs w:val="22"/>
        </w:rPr>
        <w:t xml:space="preserve">, TRUSD pom txog qhov </w:t>
      </w:r>
      <w:ins w:id="4174" w:author="Khamsaolee Xainhiaxang" w:date="2021-07-07T22:02:00Z">
        <w:r w:rsidR="00B45A90">
          <w:rPr>
            <w:sz w:val="22"/>
            <w:szCs w:val="22"/>
          </w:rPr>
          <w:t xml:space="preserve">tseem ceeb thiab </w:t>
        </w:r>
      </w:ins>
      <w:r w:rsidR="000E40D2" w:rsidRPr="007D7E82">
        <w:rPr>
          <w:sz w:val="22"/>
          <w:szCs w:val="22"/>
        </w:rPr>
        <w:t xml:space="preserve">yuav tsum tau ua </w:t>
      </w:r>
      <w:del w:id="4175" w:author="Khamsaolee Xainhiaxang" w:date="2021-07-07T22:03:00Z">
        <w:r w:rsidR="000E40D2" w:rsidRPr="007D7E82" w:rsidDel="00B45A90">
          <w:rPr>
            <w:sz w:val="22"/>
            <w:szCs w:val="22"/>
          </w:rPr>
          <w:delText>thiab kev npa</w:delText>
        </w:r>
      </w:del>
      <w:r w:rsidR="000E40D2" w:rsidRPr="007D7E82">
        <w:rPr>
          <w:sz w:val="22"/>
          <w:szCs w:val="22"/>
        </w:rPr>
        <w:t>j los txhawb txhua tus tub ntxhais kawm, tshwj xeeb yog peb cov tub ntxhais kawm t</w:t>
      </w:r>
      <w:del w:id="4176" w:author="Khamsaolee Xainhiaxang" w:date="2021-07-07T22:03:00Z">
        <w:r w:rsidR="000E40D2" w:rsidRPr="007D7E82" w:rsidDel="00A834AF">
          <w:rPr>
            <w:sz w:val="22"/>
            <w:szCs w:val="22"/>
          </w:rPr>
          <w:delText>hiab cov tub ntxhais kawm</w:delText>
        </w:r>
      </w:del>
      <w:r w:rsidR="000E40D2" w:rsidRPr="007D7E82">
        <w:rPr>
          <w:sz w:val="22"/>
          <w:szCs w:val="22"/>
        </w:rPr>
        <w:t xml:space="preserve"> uas tsis </w:t>
      </w:r>
      <w:ins w:id="4177" w:author="Khamsaolee Xainhiaxang" w:date="2021-07-07T22:03:00Z">
        <w:r w:rsidR="00A834AF">
          <w:rPr>
            <w:sz w:val="22"/>
            <w:szCs w:val="22"/>
          </w:rPr>
          <w:t xml:space="preserve">raug </w:t>
        </w:r>
      </w:ins>
      <w:r w:rsidR="000E40D2" w:rsidRPr="007D7E82">
        <w:rPr>
          <w:sz w:val="22"/>
          <w:szCs w:val="22"/>
        </w:rPr>
        <w:t>xa</w:t>
      </w:r>
      <w:ins w:id="4178" w:author="Khamsaolee Xainhiaxang" w:date="2021-07-07T22:03:00Z">
        <w:r w:rsidR="00A834AF">
          <w:rPr>
            <w:sz w:val="22"/>
            <w:szCs w:val="22"/>
          </w:rPr>
          <w:t>m</w:t>
        </w:r>
      </w:ins>
      <w:del w:id="4179" w:author="Khamsaolee Xainhiaxang" w:date="2021-07-07T22:03:00Z">
        <w:r w:rsidR="000E40D2" w:rsidRPr="007D7E82" w:rsidDel="00A834AF">
          <w:rPr>
            <w:sz w:val="22"/>
            <w:szCs w:val="22"/>
          </w:rPr>
          <w:delText>v</w:delText>
        </w:r>
      </w:del>
      <w:r w:rsidR="000E40D2" w:rsidRPr="007D7E82">
        <w:rPr>
          <w:sz w:val="22"/>
          <w:szCs w:val="22"/>
        </w:rPr>
        <w:t xml:space="preserve"> </w:t>
      </w:r>
      <w:ins w:id="4180" w:author="Khamsaolee Xainhiaxang" w:date="2021-07-07T22:04:00Z">
        <w:r w:rsidR="008338D3">
          <w:rPr>
            <w:sz w:val="22"/>
            <w:szCs w:val="22"/>
          </w:rPr>
          <w:t xml:space="preserve">thiab cov tub ntxhais uas xa </w:t>
        </w:r>
      </w:ins>
      <w:r w:rsidR="000E40D2" w:rsidRPr="007D7E82">
        <w:rPr>
          <w:sz w:val="22"/>
          <w:szCs w:val="22"/>
        </w:rPr>
        <w:t xml:space="preserve">tau kev pab tshwj xeeb thaum peb rov los qhia tim ntsej tim muag. </w:t>
      </w:r>
      <w:del w:id="4181" w:author="Khamsaolee Xainhiaxang" w:date="2021-07-07T22:06:00Z">
        <w:r w:rsidR="000E40D2" w:rsidRPr="007D7E82" w:rsidDel="00E110F5">
          <w:rPr>
            <w:sz w:val="22"/>
            <w:szCs w:val="22"/>
          </w:rPr>
          <w:delText xml:space="preserve">Ib qho kev txhawb </w:delText>
        </w:r>
      </w:del>
      <w:ins w:id="4182" w:author="Khamsaolee Xainhiaxang" w:date="2021-07-07T22:06:00Z">
        <w:r w:rsidR="00E110F5">
          <w:rPr>
            <w:sz w:val="22"/>
            <w:szCs w:val="22"/>
          </w:rPr>
          <w:t>N</w:t>
        </w:r>
      </w:ins>
      <w:del w:id="4183" w:author="Khamsaolee Xainhiaxang" w:date="2021-07-07T22:06:00Z">
        <w:r w:rsidR="000E40D2" w:rsidRPr="007D7E82" w:rsidDel="00E110F5">
          <w:rPr>
            <w:sz w:val="22"/>
            <w:szCs w:val="22"/>
          </w:rPr>
          <w:delText>n</w:delText>
        </w:r>
      </w:del>
      <w:r w:rsidR="000E40D2" w:rsidRPr="007D7E82">
        <w:rPr>
          <w:sz w:val="22"/>
          <w:szCs w:val="22"/>
        </w:rPr>
        <w:t xml:space="preserve">txiv </w:t>
      </w:r>
      <w:ins w:id="4184" w:author="Khamsaolee Xainhiaxang" w:date="2021-07-07T22:06:00Z">
        <w:r w:rsidR="00E110F5">
          <w:rPr>
            <w:sz w:val="22"/>
            <w:szCs w:val="22"/>
          </w:rPr>
          <w:t xml:space="preserve">kevv txhawb nqa </w:t>
        </w:r>
      </w:ins>
      <w:r w:rsidR="000E40D2" w:rsidRPr="007D7E82">
        <w:rPr>
          <w:sz w:val="22"/>
          <w:szCs w:val="22"/>
        </w:rPr>
        <w:t xml:space="preserve">hauv kev tawm tswv yim thiab kev txhawb nqa </w:t>
      </w:r>
      <w:del w:id="4185" w:author="Khamsaolee Xainhiaxang" w:date="2021-07-07T22:07:00Z">
        <w:r w:rsidR="000E40D2" w:rsidRPr="007D7E82" w:rsidDel="002B3FBF">
          <w:rPr>
            <w:sz w:val="22"/>
            <w:szCs w:val="22"/>
          </w:rPr>
          <w:delText>hauv zej zog</w:delText>
        </w:r>
      </w:del>
      <w:ins w:id="4186" w:author="Khamsaolee Xainhiaxang" w:date="2021-07-07T22:07:00Z">
        <w:r w:rsidR="002B3FBF">
          <w:rPr>
            <w:sz w:val="22"/>
            <w:szCs w:val="22"/>
          </w:rPr>
          <w:t>kev sib raug zoo</w:t>
        </w:r>
      </w:ins>
      <w:r w:rsidR="000E40D2" w:rsidRPr="007D7E82">
        <w:rPr>
          <w:sz w:val="22"/>
          <w:szCs w:val="22"/>
        </w:rPr>
        <w:t xml:space="preserve"> thiab </w:t>
      </w:r>
      <w:del w:id="4187" w:author="Khamsaolee Xainhiaxang" w:date="2021-07-07T22:07:00Z">
        <w:r w:rsidR="000E40D2" w:rsidRPr="007D7E82" w:rsidDel="002B3FBF">
          <w:rPr>
            <w:sz w:val="22"/>
            <w:szCs w:val="22"/>
          </w:rPr>
          <w:delText>kev ua si</w:delText>
        </w:r>
      </w:del>
      <w:ins w:id="4188" w:author="Khamsaolee Xainhiaxang" w:date="2021-07-07T22:07:00Z">
        <w:r w:rsidR="002B3FBF">
          <w:rPr>
            <w:sz w:val="22"/>
            <w:szCs w:val="22"/>
          </w:rPr>
          <w:t>lwm yam uas</w:t>
        </w:r>
      </w:ins>
      <w:r w:rsidR="000E40D2" w:rsidRPr="007D7E82">
        <w:rPr>
          <w:sz w:val="22"/>
          <w:szCs w:val="22"/>
        </w:rPr>
        <w:t xml:space="preserve"> yuav muab lub </w:t>
      </w:r>
      <w:ins w:id="4189" w:author="Khamsaolee Xainhiaxang" w:date="2021-07-07T22:07:00Z">
        <w:r w:rsidR="002B3FBF">
          <w:rPr>
            <w:sz w:val="22"/>
            <w:szCs w:val="22"/>
          </w:rPr>
          <w:t xml:space="preserve">tsam thawj </w:t>
        </w:r>
      </w:ins>
      <w:del w:id="4190" w:author="Khamsaolee Xainhiaxang" w:date="2021-07-07T22:07:00Z">
        <w:r w:rsidR="000E40D2" w:rsidRPr="007D7E82" w:rsidDel="002B3FBF">
          <w:rPr>
            <w:sz w:val="22"/>
            <w:szCs w:val="22"/>
          </w:rPr>
          <w:delText>sijhawm</w:delText>
        </w:r>
      </w:del>
      <w:r w:rsidR="000E40D2" w:rsidRPr="007D7E82">
        <w:rPr>
          <w:sz w:val="22"/>
          <w:szCs w:val="22"/>
        </w:rPr>
        <w:t xml:space="preserve"> rau txhua tus tub ntxhais kawm rov </w:t>
      </w:r>
      <w:ins w:id="4191" w:author="Khamsaolee Xainhiaxang" w:date="2021-07-07T22:08:00Z">
        <w:r w:rsidR="00135A6C">
          <w:rPr>
            <w:sz w:val="22"/>
            <w:szCs w:val="22"/>
          </w:rPr>
          <w:t xml:space="preserve">qab tuaj </w:t>
        </w:r>
      </w:ins>
      <w:r w:rsidR="000E40D2" w:rsidRPr="007D7E82">
        <w:rPr>
          <w:sz w:val="22"/>
          <w:szCs w:val="22"/>
        </w:rPr>
        <w:t xml:space="preserve">kawm hauv tsev kawm ntawv thiab daws kev </w:t>
      </w:r>
      <w:del w:id="4192" w:author="Khamsaolee Xainhiaxang" w:date="2021-07-06T20:57:00Z">
        <w:r w:rsidR="000E40D2" w:rsidRPr="007D7E82" w:rsidDel="00A74629">
          <w:rPr>
            <w:sz w:val="22"/>
            <w:szCs w:val="22"/>
          </w:rPr>
          <w:delText>mob hlwb</w:delText>
        </w:r>
      </w:del>
      <w:ins w:id="4193" w:author="Khamsaolee Xainhiaxang" w:date="2021-07-06T20:57:00Z">
        <w:r w:rsidR="00A74629">
          <w:rPr>
            <w:sz w:val="22"/>
            <w:szCs w:val="22"/>
          </w:rPr>
          <w:t>xav</w:t>
        </w:r>
      </w:ins>
      <w:r w:rsidR="000E40D2" w:rsidRPr="007D7E82">
        <w:rPr>
          <w:sz w:val="22"/>
          <w:szCs w:val="22"/>
        </w:rPr>
        <w:t xml:space="preserve"> uas feem ntau </w:t>
      </w:r>
      <w:ins w:id="4194" w:author="Khamsaolee Xainhiaxang" w:date="2021-07-07T22:09:00Z">
        <w:r w:rsidR="008749F8">
          <w:rPr>
            <w:sz w:val="22"/>
            <w:szCs w:val="22"/>
          </w:rPr>
          <w:t xml:space="preserve">ib txwm </w:t>
        </w:r>
      </w:ins>
      <w:r w:rsidR="000E40D2" w:rsidRPr="007D7E82">
        <w:rPr>
          <w:sz w:val="22"/>
          <w:szCs w:val="22"/>
        </w:rPr>
        <w:t xml:space="preserve">tsis muaj rau peb </w:t>
      </w:r>
      <w:ins w:id="4195" w:author="Khamsaolee Xainhiaxang" w:date="2021-07-07T22:10:00Z">
        <w:r w:rsidR="00660ED6">
          <w:rPr>
            <w:sz w:val="22"/>
            <w:szCs w:val="22"/>
          </w:rPr>
          <w:t xml:space="preserve">tub ntxhais kawm uas </w:t>
        </w:r>
      </w:ins>
      <w:del w:id="4196" w:author="Khamsaolee Xainhiaxang" w:date="2021-07-07T22:10:00Z">
        <w:r w:rsidR="000E40D2" w:rsidRPr="007D7E82" w:rsidDel="00660ED6">
          <w:rPr>
            <w:sz w:val="22"/>
            <w:szCs w:val="22"/>
          </w:rPr>
          <w:delText xml:space="preserve">kev </w:delText>
        </w:r>
      </w:del>
      <w:r w:rsidR="000E40D2" w:rsidRPr="007D7E82">
        <w:rPr>
          <w:sz w:val="22"/>
          <w:szCs w:val="22"/>
        </w:rPr>
        <w:t xml:space="preserve">txom nyem </w:t>
      </w:r>
      <w:del w:id="4197" w:author="Khamsaolee Xainhiaxang" w:date="2021-07-07T22:10:00Z">
        <w:r w:rsidR="000E40D2" w:rsidRPr="007D7E82" w:rsidDel="00660ED6">
          <w:rPr>
            <w:sz w:val="22"/>
            <w:szCs w:val="22"/>
          </w:rPr>
          <w:delText xml:space="preserve">kev noj qab </w:delText>
        </w:r>
      </w:del>
      <w:del w:id="4198" w:author="Khamsaolee Xainhiaxang" w:date="2021-07-07T22:11:00Z">
        <w:r w:rsidR="000E40D2" w:rsidRPr="007D7E82" w:rsidDel="00660ED6">
          <w:rPr>
            <w:sz w:val="22"/>
            <w:szCs w:val="22"/>
          </w:rPr>
          <w:delText>haus huv thiab cov hluas txhawb</w:delText>
        </w:r>
      </w:del>
      <w:r w:rsidR="000E40D2" w:rsidRPr="007D7E82">
        <w:rPr>
          <w:sz w:val="22"/>
          <w:szCs w:val="22"/>
        </w:rPr>
        <w:t xml:space="preserve">. Cov kev txhawb ntxiv los daws cov kev kawm tsis tiav los ntawm kev muaj mob kis thoob plaws txhua tus tub ntxhais kawm. </w:t>
      </w:r>
      <w:ins w:id="4199" w:author="Khamsaolee Xainhiaxang" w:date="2021-07-07T22:12:00Z">
        <w:r w:rsidR="007F3931">
          <w:rPr>
            <w:sz w:val="22"/>
            <w:szCs w:val="22"/>
          </w:rPr>
          <w:t xml:space="preserve">Cov kev pab txhawb nqa los </w:t>
        </w:r>
        <w:r w:rsidR="002A4C92">
          <w:rPr>
            <w:sz w:val="22"/>
            <w:szCs w:val="22"/>
          </w:rPr>
          <w:t xml:space="preserve">rau cov tub ntxhais uas kawm tsis tiav los ntawm kev muaj kab mob. </w:t>
        </w:r>
      </w:ins>
      <w:r w:rsidR="000E40D2" w:rsidRPr="007D7E82">
        <w:rPr>
          <w:sz w:val="22"/>
          <w:szCs w:val="22"/>
        </w:rPr>
        <w:t xml:space="preserve">Cov tub ntxhais kawm tsis </w:t>
      </w:r>
      <w:del w:id="4200" w:author="Khamsaolee Xainhiaxang" w:date="2021-07-07T22:13:00Z">
        <w:r w:rsidR="000E40D2" w:rsidRPr="007D7E82" w:rsidDel="002A4C92">
          <w:rPr>
            <w:sz w:val="22"/>
            <w:szCs w:val="22"/>
          </w:rPr>
          <w:delText>txaus siab</w:delText>
        </w:r>
      </w:del>
      <w:ins w:id="4201" w:author="Khamsaolee Xainhiaxang" w:date="2021-07-07T22:13:00Z">
        <w:r w:rsidR="002A4C92">
          <w:rPr>
            <w:sz w:val="22"/>
            <w:szCs w:val="22"/>
          </w:rPr>
          <w:t>raug suav</w:t>
        </w:r>
      </w:ins>
      <w:r w:rsidR="000E40D2" w:rsidRPr="007D7E82">
        <w:rPr>
          <w:sz w:val="22"/>
          <w:szCs w:val="22"/>
        </w:rPr>
        <w:t xml:space="preserve"> thiab cov tub ntxhais kawm uas xav tau kev pab tshwj xeeb </w:t>
      </w:r>
      <w:del w:id="4202" w:author="Khamsaolee Xainhiaxang" w:date="2021-07-07T22:14:00Z">
        <w:r w:rsidR="000E40D2" w:rsidRPr="007D7E82" w:rsidDel="00EF52B3">
          <w:rPr>
            <w:sz w:val="22"/>
            <w:szCs w:val="22"/>
          </w:rPr>
          <w:delText>raug saib xyuas nrog</w:delText>
        </w:r>
      </w:del>
      <w:ins w:id="4203" w:author="Khamsaolee Xainhiaxang" w:date="2021-07-07T22:14:00Z">
        <w:r w:rsidR="00EF52B3">
          <w:rPr>
            <w:sz w:val="22"/>
            <w:szCs w:val="22"/>
          </w:rPr>
          <w:t>tau txais</w:t>
        </w:r>
      </w:ins>
      <w:r w:rsidR="000E40D2" w:rsidRPr="007D7E82">
        <w:rPr>
          <w:sz w:val="22"/>
          <w:szCs w:val="22"/>
        </w:rPr>
        <w:t xml:space="preserve"> kev txhawb nqa kev kawm</w:t>
      </w:r>
      <w:ins w:id="4204" w:author="Khamsaolee Xainhiaxang" w:date="2021-07-07T22:14:00Z">
        <w:r w:rsidR="00EF52B3">
          <w:rPr>
            <w:sz w:val="22"/>
            <w:szCs w:val="22"/>
          </w:rPr>
          <w:t xml:space="preserve"> raws li hoj phiaj</w:t>
        </w:r>
      </w:ins>
      <w:r w:rsidR="000E40D2" w:rsidRPr="007D7E82">
        <w:rPr>
          <w:sz w:val="22"/>
          <w:szCs w:val="22"/>
        </w:rPr>
        <w:t xml:space="preserve">, kev txhawb nqa kev sib raug zoo, </w:t>
      </w:r>
      <w:del w:id="4205" w:author="Khamsaolee Xainhiaxang" w:date="2021-07-07T22:15:00Z">
        <w:r w:rsidR="000E40D2" w:rsidRPr="007D7E82" w:rsidDel="00971019">
          <w:rPr>
            <w:sz w:val="22"/>
            <w:szCs w:val="22"/>
          </w:rPr>
          <w:delText xml:space="preserve">kev txhawb nqa </w:delText>
        </w:r>
      </w:del>
      <w:r w:rsidR="000E40D2" w:rsidRPr="007D7E82">
        <w:rPr>
          <w:sz w:val="22"/>
          <w:szCs w:val="22"/>
        </w:rPr>
        <w:t xml:space="preserve">kev noj qab haus huv, </w:t>
      </w:r>
      <w:del w:id="4206" w:author="Khamsaolee Xainhiaxang" w:date="2021-07-07T22:15:00Z">
        <w:r w:rsidR="000E40D2" w:rsidRPr="007D7E82" w:rsidDel="00971019">
          <w:rPr>
            <w:sz w:val="22"/>
            <w:szCs w:val="22"/>
          </w:rPr>
          <w:delText xml:space="preserve">kev </w:delText>
        </w:r>
      </w:del>
      <w:r w:rsidR="000E40D2" w:rsidRPr="007D7E82">
        <w:rPr>
          <w:sz w:val="22"/>
          <w:szCs w:val="22"/>
        </w:rPr>
        <w:t xml:space="preserve">txhawb nqa </w:t>
      </w:r>
      <w:ins w:id="4207" w:author="Khamsaolee Xainhiaxang" w:date="2021-07-07T22:16:00Z">
        <w:r w:rsidR="00971019">
          <w:rPr>
            <w:sz w:val="22"/>
            <w:szCs w:val="22"/>
          </w:rPr>
          <w:t xml:space="preserve">cov </w:t>
        </w:r>
      </w:ins>
      <w:r w:rsidR="000E40D2" w:rsidRPr="007D7E82">
        <w:rPr>
          <w:sz w:val="22"/>
          <w:szCs w:val="22"/>
        </w:rPr>
        <w:t xml:space="preserve">tsis muaj tsev nyob uas pom tseeb hauv kev nthuav dav </w:t>
      </w:r>
      <w:ins w:id="4208" w:author="Khamsaolee Xainhiaxang" w:date="2021-07-07T22:16:00Z">
        <w:r w:rsidR="0057773D">
          <w:rPr>
            <w:sz w:val="22"/>
            <w:szCs w:val="22"/>
          </w:rPr>
          <w:t xml:space="preserve">kev pab rau </w:t>
        </w:r>
      </w:ins>
      <w:del w:id="4209" w:author="Khamsaolee Xainhiaxang" w:date="2021-07-07T22:16:00Z">
        <w:r w:rsidR="000E40D2" w:rsidRPr="007D7E82" w:rsidDel="0057773D">
          <w:rPr>
            <w:sz w:val="22"/>
            <w:szCs w:val="22"/>
          </w:rPr>
          <w:delText xml:space="preserve">ntawm </w:delText>
        </w:r>
      </w:del>
      <w:r w:rsidR="000E40D2" w:rsidRPr="007D7E82">
        <w:rPr>
          <w:sz w:val="22"/>
          <w:szCs w:val="22"/>
        </w:rPr>
        <w:t>peb cov tub ntxhais kawm</w:t>
      </w:r>
      <w:del w:id="4210" w:author="Khamsaolee Xainhiaxang" w:date="2021-07-07T22:16:00Z">
        <w:r w:rsidR="000E40D2" w:rsidRPr="007D7E82" w:rsidDel="0057773D">
          <w:rPr>
            <w:sz w:val="22"/>
            <w:szCs w:val="22"/>
          </w:rPr>
          <w:delText xml:space="preserve"> kev pab</w:delText>
        </w:r>
        <w:r w:rsidR="00F12D41" w:rsidRPr="007D7E82" w:rsidDel="0057773D">
          <w:rPr>
            <w:sz w:val="22"/>
            <w:szCs w:val="22"/>
          </w:rPr>
          <w:delText xml:space="preserve"> </w:delText>
        </w:r>
        <w:r w:rsidR="000E40D2" w:rsidRPr="007D7E82" w:rsidDel="0057773D">
          <w:rPr>
            <w:sz w:val="22"/>
            <w:szCs w:val="22"/>
          </w:rPr>
          <w:delText>cuam</w:delText>
        </w:r>
      </w:del>
      <w:r w:rsidR="000E40D2" w:rsidRPr="007D7E82">
        <w:rPr>
          <w:sz w:val="22"/>
          <w:szCs w:val="22"/>
        </w:rPr>
        <w:t>, Kev Kawm Ntawv Tshwj Xeeb, thiab lub tsev hauj</w:t>
      </w:r>
      <w:r w:rsidR="00F12D41" w:rsidRPr="007D7E82">
        <w:rPr>
          <w:sz w:val="22"/>
          <w:szCs w:val="22"/>
        </w:rPr>
        <w:t xml:space="preserve"> </w:t>
      </w:r>
      <w:r w:rsidR="000E40D2" w:rsidRPr="007D7E82">
        <w:rPr>
          <w:sz w:val="22"/>
          <w:szCs w:val="22"/>
        </w:rPr>
        <w:t xml:space="preserve">lwm tshiab tau mob siab rau kev ncaj ncees </w:t>
      </w:r>
      <w:del w:id="4211" w:author="Khamsaolee Xainhiaxang" w:date="2021-07-07T22:17:00Z">
        <w:r w:rsidR="000E40D2" w:rsidRPr="007D7E82" w:rsidDel="00DF51F0">
          <w:rPr>
            <w:sz w:val="22"/>
            <w:szCs w:val="22"/>
          </w:rPr>
          <w:delText>hauv peb cov txheej txheem</w:delText>
        </w:r>
      </w:del>
      <w:r w:rsidR="000E40D2" w:rsidRPr="007D7E82">
        <w:rPr>
          <w:sz w:val="22"/>
          <w:szCs w:val="22"/>
        </w:rPr>
        <w:t>.</w:t>
      </w:r>
    </w:p>
    <w:p w14:paraId="07FFC5B3" w14:textId="77777777" w:rsidR="00E43EF1" w:rsidRDefault="00E43EF1">
      <w:pPr>
        <w:sectPr w:rsidR="00E43EF1">
          <w:pgSz w:w="15840" w:h="12240" w:orient="landscape"/>
          <w:pgMar w:top="640" w:right="120" w:bottom="560" w:left="120" w:header="0" w:footer="284" w:gutter="0"/>
          <w:cols w:space="720"/>
        </w:sectPr>
      </w:pPr>
    </w:p>
    <w:p w14:paraId="7A501361" w14:textId="37B8A6A4" w:rsidR="00E43EF1" w:rsidRPr="00F81520" w:rsidRDefault="00B672F4">
      <w:pPr>
        <w:spacing w:before="72"/>
        <w:ind w:left="240"/>
        <w:rPr>
          <w:b/>
        </w:rPr>
      </w:pPr>
      <w:r>
        <w:rPr>
          <w:noProof/>
          <w:lang w:bidi="th-TH"/>
        </w:rPr>
        <w:lastRenderedPageBreak/>
        <mc:AlternateContent>
          <mc:Choice Requires="wps">
            <w:drawing>
              <wp:anchor distT="0" distB="0" distL="114300" distR="114300" simplePos="0" relativeHeight="239787008" behindDoc="1" locked="0" layoutInCell="1" allowOverlap="1" wp14:anchorId="34CD452D" wp14:editId="7DB8DB0E">
                <wp:simplePos x="0" y="0"/>
                <wp:positionH relativeFrom="page">
                  <wp:posOffset>1465580</wp:posOffset>
                </wp:positionH>
                <wp:positionV relativeFrom="page">
                  <wp:posOffset>2690495</wp:posOffset>
                </wp:positionV>
                <wp:extent cx="84455" cy="0"/>
                <wp:effectExtent l="0" t="0" r="0" b="0"/>
                <wp:wrapNone/>
                <wp:docPr id="396"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E2B8E" id="Line 353" o:spid="_x0000_s1026" style="position:absolute;z-index:-26352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11.85pt" to="122.05pt,2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788032" behindDoc="1" locked="0" layoutInCell="1" allowOverlap="1" wp14:anchorId="41E3A909" wp14:editId="369A5DD2">
                <wp:simplePos x="0" y="0"/>
                <wp:positionH relativeFrom="page">
                  <wp:posOffset>1465580</wp:posOffset>
                </wp:positionH>
                <wp:positionV relativeFrom="page">
                  <wp:posOffset>2873375</wp:posOffset>
                </wp:positionV>
                <wp:extent cx="84455" cy="0"/>
                <wp:effectExtent l="0" t="0" r="0" b="0"/>
                <wp:wrapNone/>
                <wp:docPr id="395"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8DF679" id="Line 352" o:spid="_x0000_s1026" style="position:absolute;z-index:-26352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26.25pt" to="122.05pt,2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789056" behindDoc="1" locked="0" layoutInCell="1" allowOverlap="1" wp14:anchorId="55D8A85E" wp14:editId="4D73004E">
                <wp:simplePos x="0" y="0"/>
                <wp:positionH relativeFrom="page">
                  <wp:posOffset>1465580</wp:posOffset>
                </wp:positionH>
                <wp:positionV relativeFrom="page">
                  <wp:posOffset>3056255</wp:posOffset>
                </wp:positionV>
                <wp:extent cx="84455" cy="0"/>
                <wp:effectExtent l="0" t="0" r="0" b="0"/>
                <wp:wrapNone/>
                <wp:docPr id="394"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BF0AA7" id="Line 351" o:spid="_x0000_s1026" style="position:absolute;z-index:-26352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40.65pt" to="122.05pt,2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790080" behindDoc="1" locked="0" layoutInCell="1" allowOverlap="1" wp14:anchorId="73BFFFC7" wp14:editId="5E2ADE93">
                <wp:simplePos x="0" y="0"/>
                <wp:positionH relativeFrom="page">
                  <wp:posOffset>1465580</wp:posOffset>
                </wp:positionH>
                <wp:positionV relativeFrom="page">
                  <wp:posOffset>3282315</wp:posOffset>
                </wp:positionV>
                <wp:extent cx="84455" cy="0"/>
                <wp:effectExtent l="0" t="0" r="0" b="0"/>
                <wp:wrapNone/>
                <wp:docPr id="393" name="Lin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A22FAA" id="Line 350" o:spid="_x0000_s1026" style="position:absolute;z-index:-26352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58.45pt" to="122.05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791104" behindDoc="1" locked="0" layoutInCell="1" allowOverlap="1" wp14:anchorId="27C46922" wp14:editId="489317D8">
                <wp:simplePos x="0" y="0"/>
                <wp:positionH relativeFrom="page">
                  <wp:posOffset>1465580</wp:posOffset>
                </wp:positionH>
                <wp:positionV relativeFrom="page">
                  <wp:posOffset>3465195</wp:posOffset>
                </wp:positionV>
                <wp:extent cx="84455" cy="0"/>
                <wp:effectExtent l="0" t="0" r="0" b="0"/>
                <wp:wrapNone/>
                <wp:docPr id="392"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D2B45" id="Line 349" o:spid="_x0000_s1026" style="position:absolute;z-index:-26352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72.85pt" to="122.05pt,27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792128" behindDoc="1" locked="0" layoutInCell="1" allowOverlap="1" wp14:anchorId="3502104C" wp14:editId="08D2BB99">
                <wp:simplePos x="0" y="0"/>
                <wp:positionH relativeFrom="page">
                  <wp:posOffset>1465580</wp:posOffset>
                </wp:positionH>
                <wp:positionV relativeFrom="page">
                  <wp:posOffset>3648075</wp:posOffset>
                </wp:positionV>
                <wp:extent cx="84455" cy="0"/>
                <wp:effectExtent l="0" t="0" r="0" b="0"/>
                <wp:wrapNone/>
                <wp:docPr id="391"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BF3966" id="Line 348" o:spid="_x0000_s1026" style="position:absolute;z-index:-26352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87.25pt" to="122.05pt,2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793152" behindDoc="1" locked="0" layoutInCell="1" allowOverlap="1" wp14:anchorId="2B38105F" wp14:editId="1DF918A7">
                <wp:simplePos x="0" y="0"/>
                <wp:positionH relativeFrom="page">
                  <wp:posOffset>1465580</wp:posOffset>
                </wp:positionH>
                <wp:positionV relativeFrom="page">
                  <wp:posOffset>3874135</wp:posOffset>
                </wp:positionV>
                <wp:extent cx="84455" cy="0"/>
                <wp:effectExtent l="0" t="0" r="0" b="0"/>
                <wp:wrapNone/>
                <wp:docPr id="390"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FBEBF" id="Line 347" o:spid="_x0000_s1026" style="position:absolute;z-index:-26352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305.05pt" to="122.05pt,3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794176" behindDoc="1" locked="0" layoutInCell="1" allowOverlap="1" wp14:anchorId="20D8E168" wp14:editId="033FCB2B">
                <wp:simplePos x="0" y="0"/>
                <wp:positionH relativeFrom="page">
                  <wp:posOffset>1465580</wp:posOffset>
                </wp:positionH>
                <wp:positionV relativeFrom="page">
                  <wp:posOffset>4057015</wp:posOffset>
                </wp:positionV>
                <wp:extent cx="84455" cy="0"/>
                <wp:effectExtent l="0" t="0" r="0" b="0"/>
                <wp:wrapNone/>
                <wp:docPr id="389"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69FA0" id="Line 346" o:spid="_x0000_s1026" style="position:absolute;z-index:-26352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319.45pt" to="122.05pt,3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795200" behindDoc="1" locked="0" layoutInCell="1" allowOverlap="1" wp14:anchorId="3B4C24E7" wp14:editId="09E9E63E">
                <wp:simplePos x="0" y="0"/>
                <wp:positionH relativeFrom="page">
                  <wp:posOffset>1465580</wp:posOffset>
                </wp:positionH>
                <wp:positionV relativeFrom="page">
                  <wp:posOffset>4239895</wp:posOffset>
                </wp:positionV>
                <wp:extent cx="84455" cy="0"/>
                <wp:effectExtent l="0" t="0" r="0" b="0"/>
                <wp:wrapNone/>
                <wp:docPr id="388"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3778DE" id="Line 345" o:spid="_x0000_s1026" style="position:absolute;z-index:-26352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333.85pt" to="122.05pt,3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796224" behindDoc="1" locked="0" layoutInCell="1" allowOverlap="1" wp14:anchorId="73308EC0" wp14:editId="5AB621B3">
                <wp:simplePos x="0" y="0"/>
                <wp:positionH relativeFrom="page">
                  <wp:posOffset>1465580</wp:posOffset>
                </wp:positionH>
                <wp:positionV relativeFrom="page">
                  <wp:posOffset>4465955</wp:posOffset>
                </wp:positionV>
                <wp:extent cx="84455" cy="0"/>
                <wp:effectExtent l="0" t="0" r="0" b="0"/>
                <wp:wrapNone/>
                <wp:docPr id="387"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EEC54" id="Line 344" o:spid="_x0000_s1026" style="position:absolute;z-index:-26352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351.65pt" to="122.05pt,3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797248" behindDoc="1" locked="0" layoutInCell="1" allowOverlap="1" wp14:anchorId="28E15DFA" wp14:editId="6D7A9C8C">
                <wp:simplePos x="0" y="0"/>
                <wp:positionH relativeFrom="page">
                  <wp:posOffset>1465580</wp:posOffset>
                </wp:positionH>
                <wp:positionV relativeFrom="page">
                  <wp:posOffset>4648835</wp:posOffset>
                </wp:positionV>
                <wp:extent cx="84455" cy="0"/>
                <wp:effectExtent l="0" t="0" r="0" b="0"/>
                <wp:wrapNone/>
                <wp:docPr id="386"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1F3361" id="Line 343" o:spid="_x0000_s1026" style="position:absolute;z-index:-26351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366.05pt" to="122.05pt,3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798272" behindDoc="1" locked="0" layoutInCell="1" allowOverlap="1" wp14:anchorId="68DF0DF8" wp14:editId="2B409A13">
                <wp:simplePos x="0" y="0"/>
                <wp:positionH relativeFrom="page">
                  <wp:posOffset>1465580</wp:posOffset>
                </wp:positionH>
                <wp:positionV relativeFrom="page">
                  <wp:posOffset>4831715</wp:posOffset>
                </wp:positionV>
                <wp:extent cx="84455" cy="0"/>
                <wp:effectExtent l="0" t="0" r="0" b="0"/>
                <wp:wrapNone/>
                <wp:docPr id="385"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2FE984" id="Line 342" o:spid="_x0000_s1026" style="position:absolute;z-index:-26351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380.45pt" to="122.05pt,3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799296" behindDoc="1" locked="0" layoutInCell="1" allowOverlap="1" wp14:anchorId="5027CE3E" wp14:editId="396CD575">
                <wp:simplePos x="0" y="0"/>
                <wp:positionH relativeFrom="page">
                  <wp:posOffset>1465580</wp:posOffset>
                </wp:positionH>
                <wp:positionV relativeFrom="page">
                  <wp:posOffset>5057775</wp:posOffset>
                </wp:positionV>
                <wp:extent cx="84455" cy="0"/>
                <wp:effectExtent l="0" t="0" r="0" b="0"/>
                <wp:wrapNone/>
                <wp:docPr id="384"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0A6054" id="Line 341" o:spid="_x0000_s1026" style="position:absolute;z-index:-26351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398.25pt" to="122.05pt,3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00320" behindDoc="1" locked="0" layoutInCell="1" allowOverlap="1" wp14:anchorId="221FF0A0" wp14:editId="32448992">
                <wp:simplePos x="0" y="0"/>
                <wp:positionH relativeFrom="page">
                  <wp:posOffset>1465580</wp:posOffset>
                </wp:positionH>
                <wp:positionV relativeFrom="page">
                  <wp:posOffset>5240655</wp:posOffset>
                </wp:positionV>
                <wp:extent cx="84455" cy="0"/>
                <wp:effectExtent l="0" t="0" r="0" b="0"/>
                <wp:wrapNone/>
                <wp:docPr id="383"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F741A" id="Line 340" o:spid="_x0000_s1026" style="position:absolute;z-index:-26351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412.65pt" to="122.05pt,4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01344" behindDoc="1" locked="0" layoutInCell="1" allowOverlap="1" wp14:anchorId="3E5EE445" wp14:editId="07430371">
                <wp:simplePos x="0" y="0"/>
                <wp:positionH relativeFrom="page">
                  <wp:posOffset>1465580</wp:posOffset>
                </wp:positionH>
                <wp:positionV relativeFrom="page">
                  <wp:posOffset>5423535</wp:posOffset>
                </wp:positionV>
                <wp:extent cx="84455" cy="0"/>
                <wp:effectExtent l="0" t="0" r="0" b="0"/>
                <wp:wrapNone/>
                <wp:docPr id="382"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F59BF0" id="Line 339" o:spid="_x0000_s1026" style="position:absolute;z-index:-26351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427.05pt" to="122.05pt,4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02368" behindDoc="1" locked="0" layoutInCell="1" allowOverlap="1" wp14:anchorId="5968031B" wp14:editId="37A02984">
                <wp:simplePos x="0" y="0"/>
                <wp:positionH relativeFrom="page">
                  <wp:posOffset>1465580</wp:posOffset>
                </wp:positionH>
                <wp:positionV relativeFrom="page">
                  <wp:posOffset>5649595</wp:posOffset>
                </wp:positionV>
                <wp:extent cx="84455" cy="0"/>
                <wp:effectExtent l="0" t="0" r="0" b="0"/>
                <wp:wrapNone/>
                <wp:docPr id="381"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6E3EB" id="Line 338" o:spid="_x0000_s1026" style="position:absolute;z-index:-26351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444.85pt" to="122.05pt,4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03392" behindDoc="1" locked="0" layoutInCell="1" allowOverlap="1" wp14:anchorId="064C0D10" wp14:editId="3A07858D">
                <wp:simplePos x="0" y="0"/>
                <wp:positionH relativeFrom="page">
                  <wp:posOffset>1465580</wp:posOffset>
                </wp:positionH>
                <wp:positionV relativeFrom="page">
                  <wp:posOffset>5832475</wp:posOffset>
                </wp:positionV>
                <wp:extent cx="84455" cy="0"/>
                <wp:effectExtent l="0" t="0" r="0" b="0"/>
                <wp:wrapNone/>
                <wp:docPr id="380"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FC261C" id="Line 337" o:spid="_x0000_s1026" style="position:absolute;z-index:-26351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459.25pt" to="122.05pt,45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04416" behindDoc="1" locked="0" layoutInCell="1" allowOverlap="1" wp14:anchorId="2E9DC1A8" wp14:editId="6DD1666B">
                <wp:simplePos x="0" y="0"/>
                <wp:positionH relativeFrom="page">
                  <wp:posOffset>1465580</wp:posOffset>
                </wp:positionH>
                <wp:positionV relativeFrom="page">
                  <wp:posOffset>6015355</wp:posOffset>
                </wp:positionV>
                <wp:extent cx="84455" cy="0"/>
                <wp:effectExtent l="0" t="0" r="0" b="0"/>
                <wp:wrapNone/>
                <wp:docPr id="379"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C307CE" id="Line 336" o:spid="_x0000_s1026" style="position:absolute;z-index:-26351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473.65pt" to="122.05pt,4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05440" behindDoc="1" locked="0" layoutInCell="1" allowOverlap="1" wp14:anchorId="751B0F43" wp14:editId="530FEE60">
                <wp:simplePos x="0" y="0"/>
                <wp:positionH relativeFrom="page">
                  <wp:posOffset>1465580</wp:posOffset>
                </wp:positionH>
                <wp:positionV relativeFrom="page">
                  <wp:posOffset>6241415</wp:posOffset>
                </wp:positionV>
                <wp:extent cx="84455" cy="0"/>
                <wp:effectExtent l="0" t="0" r="0" b="0"/>
                <wp:wrapNone/>
                <wp:docPr id="378"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B47C61" id="Line 335" o:spid="_x0000_s1026" style="position:absolute;z-index:-26351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491.45pt" to="122.05pt,4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06464" behindDoc="1" locked="0" layoutInCell="1" allowOverlap="1" wp14:anchorId="2A257740" wp14:editId="56EBF34E">
                <wp:simplePos x="0" y="0"/>
                <wp:positionH relativeFrom="page">
                  <wp:posOffset>1465580</wp:posOffset>
                </wp:positionH>
                <wp:positionV relativeFrom="page">
                  <wp:posOffset>6424295</wp:posOffset>
                </wp:positionV>
                <wp:extent cx="84455" cy="0"/>
                <wp:effectExtent l="0" t="0" r="0" b="0"/>
                <wp:wrapNone/>
                <wp:docPr id="377"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E7E49" id="Line 334" o:spid="_x0000_s1026" style="position:absolute;z-index:-26351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505.85pt" to="122.05pt,5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07488" behindDoc="1" locked="0" layoutInCell="1" allowOverlap="1" wp14:anchorId="7A5C9A1A" wp14:editId="20B40C32">
                <wp:simplePos x="0" y="0"/>
                <wp:positionH relativeFrom="page">
                  <wp:posOffset>1465580</wp:posOffset>
                </wp:positionH>
                <wp:positionV relativeFrom="page">
                  <wp:posOffset>6607175</wp:posOffset>
                </wp:positionV>
                <wp:extent cx="84455" cy="0"/>
                <wp:effectExtent l="0" t="0" r="0" b="0"/>
                <wp:wrapNone/>
                <wp:docPr id="376"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1DAB6B" id="Line 333" o:spid="_x0000_s1026" style="position:absolute;z-index:-26350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520.25pt" to="122.05pt,5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08512" behindDoc="1" locked="0" layoutInCell="1" allowOverlap="1" wp14:anchorId="4D90DF11" wp14:editId="09390803">
                <wp:simplePos x="0" y="0"/>
                <wp:positionH relativeFrom="page">
                  <wp:posOffset>1465580</wp:posOffset>
                </wp:positionH>
                <wp:positionV relativeFrom="page">
                  <wp:posOffset>6833235</wp:posOffset>
                </wp:positionV>
                <wp:extent cx="84455" cy="0"/>
                <wp:effectExtent l="0" t="0" r="0" b="0"/>
                <wp:wrapNone/>
                <wp:docPr id="375" name="Lin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CF7F32" id="Line 332" o:spid="_x0000_s1026" style="position:absolute;z-index:-26350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538.05pt" to="122.05pt,5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09536" behindDoc="1" locked="0" layoutInCell="1" allowOverlap="1" wp14:anchorId="49CA6053" wp14:editId="393B0BC5">
                <wp:simplePos x="0" y="0"/>
                <wp:positionH relativeFrom="page">
                  <wp:posOffset>1465580</wp:posOffset>
                </wp:positionH>
                <wp:positionV relativeFrom="page">
                  <wp:posOffset>7059295</wp:posOffset>
                </wp:positionV>
                <wp:extent cx="84455" cy="0"/>
                <wp:effectExtent l="0" t="0" r="0" b="0"/>
                <wp:wrapNone/>
                <wp:docPr id="374"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F429B" id="Line 331" o:spid="_x0000_s1026" style="position:absolute;z-index:-26350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555.85pt" to="122.05pt,5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" strokecolor="#bdd7ee" strokeweight=".5pt">
                <w10:wrap anchorx="page" anchory="page"/>
              </v:line>
            </w:pict>
          </mc:Fallback>
        </mc:AlternateContent>
      </w:r>
      <w:bookmarkStart w:id="4212" w:name="Total_Expenditures_Table"/>
      <w:bookmarkEnd w:id="4212"/>
      <w:r w:rsidR="006B639F" w:rsidRPr="00F81520">
        <w:rPr>
          <w:b/>
        </w:rPr>
        <w:t xml:space="preserve">Cov Txheej Txheem Kev </w:t>
      </w:r>
      <w:r w:rsidR="000E40D2" w:rsidRPr="00F81520">
        <w:rPr>
          <w:b/>
        </w:rPr>
        <w:t>Siv Nyiaj</w:t>
      </w:r>
      <w:r w:rsidR="00E87846" w:rsidRPr="00F81520">
        <w:rPr>
          <w:b/>
        </w:rPr>
        <w:t xml:space="preserve"> Tag Nrho </w:t>
      </w:r>
    </w:p>
    <w:p w14:paraId="6D0468A5" w14:textId="77777777" w:rsidR="00E43EF1" w:rsidRDefault="00E43EF1">
      <w:pPr>
        <w:pStyle w:val="BodyText"/>
        <w:spacing w:before="9" w:after="1"/>
        <w:rPr>
          <w:b/>
        </w:rPr>
      </w:pPr>
    </w:p>
    <w:tbl>
      <w:tblPr>
        <w:tblW w:w="0" w:type="auto"/>
        <w:tblCellSpacing w:w="4" w:type="dxa"/>
        <w:tblInd w:w="2708" w:type="dxa"/>
        <w:tblLayout w:type="fixed"/>
        <w:tblCellMar>
          <w:left w:w="0" w:type="dxa"/>
          <w:right w:w="0" w:type="dxa"/>
        </w:tblCellMar>
        <w:tblLook w:val="01E0" w:firstRow="1" w:lastRow="1" w:firstColumn="1" w:lastColumn="1" w:noHBand="0" w:noVBand="0"/>
      </w:tblPr>
      <w:tblGrid>
        <w:gridCol w:w="2340"/>
        <w:gridCol w:w="2610"/>
        <w:gridCol w:w="2160"/>
        <w:gridCol w:w="2970"/>
        <w:gridCol w:w="2622"/>
      </w:tblGrid>
      <w:tr w:rsidR="00C00928" w14:paraId="355E55CA" w14:textId="77777777" w:rsidTr="00C00928">
        <w:trPr>
          <w:trHeight w:val="407"/>
          <w:tblCellSpacing w:w="4" w:type="dxa"/>
        </w:trPr>
        <w:tc>
          <w:tcPr>
            <w:tcW w:w="2328" w:type="dxa"/>
            <w:tcBorders>
              <w:top w:val="nil"/>
              <w:left w:val="nil"/>
            </w:tcBorders>
            <w:shd w:val="clear" w:color="auto" w:fill="1F4E79"/>
          </w:tcPr>
          <w:p w14:paraId="5D2F7E3F" w14:textId="77777777" w:rsidR="00E43EF1" w:rsidRPr="00314AF4" w:rsidRDefault="000E40D2">
            <w:pPr>
              <w:pStyle w:val="TableParagraph"/>
              <w:spacing w:before="123"/>
              <w:ind w:left="451" w:right="451"/>
              <w:jc w:val="center"/>
              <w:rPr>
                <w:b/>
                <w:sz w:val="18"/>
                <w:szCs w:val="18"/>
              </w:rPr>
            </w:pPr>
            <w:r w:rsidRPr="00314AF4">
              <w:rPr>
                <w:b/>
                <w:color w:val="FFFFFF"/>
                <w:sz w:val="18"/>
                <w:szCs w:val="18"/>
              </w:rPr>
              <w:t>LCFF Pob Nyiaj</w:t>
            </w:r>
          </w:p>
        </w:tc>
        <w:tc>
          <w:tcPr>
            <w:tcW w:w="2602" w:type="dxa"/>
            <w:tcBorders>
              <w:top w:val="nil"/>
            </w:tcBorders>
            <w:shd w:val="clear" w:color="auto" w:fill="1F4E79"/>
          </w:tcPr>
          <w:p w14:paraId="020B1DEB" w14:textId="6696FBCE" w:rsidR="00E43EF1" w:rsidRPr="00314AF4" w:rsidRDefault="000E40D2">
            <w:pPr>
              <w:pStyle w:val="TableParagraph"/>
              <w:spacing w:before="123"/>
              <w:ind w:left="337" w:right="337"/>
              <w:jc w:val="center"/>
              <w:rPr>
                <w:b/>
                <w:sz w:val="16"/>
                <w:szCs w:val="16"/>
              </w:rPr>
            </w:pPr>
            <w:r w:rsidRPr="00314AF4">
              <w:rPr>
                <w:b/>
                <w:color w:val="FFFFFF"/>
                <w:sz w:val="16"/>
                <w:szCs w:val="16"/>
              </w:rPr>
              <w:t xml:space="preserve">Lwm Lub Xeev </w:t>
            </w:r>
            <w:r w:rsidR="006551A0" w:rsidRPr="00314AF4">
              <w:rPr>
                <w:b/>
                <w:color w:val="FFFFFF"/>
                <w:sz w:val="16"/>
                <w:szCs w:val="16"/>
              </w:rPr>
              <w:t xml:space="preserve">Pob </w:t>
            </w:r>
            <w:r w:rsidRPr="00314AF4">
              <w:rPr>
                <w:b/>
                <w:color w:val="FFFFFF"/>
                <w:sz w:val="16"/>
                <w:szCs w:val="16"/>
              </w:rPr>
              <w:t>Ny</w:t>
            </w:r>
            <w:r w:rsidR="00314AF4">
              <w:rPr>
                <w:b/>
                <w:color w:val="FFFFFF"/>
                <w:sz w:val="16"/>
                <w:szCs w:val="16"/>
              </w:rPr>
              <w:t>iaj</w:t>
            </w:r>
          </w:p>
        </w:tc>
        <w:tc>
          <w:tcPr>
            <w:tcW w:w="2152" w:type="dxa"/>
            <w:tcBorders>
              <w:top w:val="nil"/>
            </w:tcBorders>
            <w:shd w:val="clear" w:color="auto" w:fill="1F4E79"/>
          </w:tcPr>
          <w:p w14:paraId="7F876A7A" w14:textId="62816C8A" w:rsidR="00E43EF1" w:rsidRPr="00314AF4" w:rsidRDefault="00752066">
            <w:pPr>
              <w:pStyle w:val="TableParagraph"/>
              <w:spacing w:before="123"/>
              <w:ind w:left="629"/>
              <w:rPr>
                <w:b/>
                <w:sz w:val="18"/>
                <w:szCs w:val="18"/>
              </w:rPr>
            </w:pPr>
            <w:r w:rsidRPr="00314AF4">
              <w:rPr>
                <w:b/>
                <w:color w:val="FFFFFF"/>
                <w:sz w:val="18"/>
                <w:szCs w:val="18"/>
              </w:rPr>
              <w:t xml:space="preserve">Zej Zog </w:t>
            </w:r>
            <w:r w:rsidR="000E40D2" w:rsidRPr="00314AF4">
              <w:rPr>
                <w:b/>
                <w:color w:val="FFFFFF"/>
                <w:sz w:val="18"/>
                <w:szCs w:val="18"/>
              </w:rPr>
              <w:t>Cov Nyiaj</w:t>
            </w:r>
          </w:p>
        </w:tc>
        <w:tc>
          <w:tcPr>
            <w:tcW w:w="2962" w:type="dxa"/>
            <w:tcBorders>
              <w:top w:val="nil"/>
            </w:tcBorders>
            <w:shd w:val="clear" w:color="auto" w:fill="1F4E79"/>
          </w:tcPr>
          <w:p w14:paraId="090CCDAD" w14:textId="17C1D51F" w:rsidR="00E43EF1" w:rsidRPr="00C00928" w:rsidRDefault="000E40D2">
            <w:pPr>
              <w:pStyle w:val="TableParagraph"/>
              <w:spacing w:before="123"/>
              <w:ind w:left="508" w:right="508"/>
              <w:jc w:val="center"/>
              <w:rPr>
                <w:b/>
                <w:sz w:val="18"/>
                <w:szCs w:val="18"/>
              </w:rPr>
            </w:pPr>
            <w:r w:rsidRPr="00C00928">
              <w:rPr>
                <w:b/>
                <w:color w:val="FFFFFF"/>
                <w:sz w:val="18"/>
                <w:szCs w:val="18"/>
              </w:rPr>
              <w:t>T</w:t>
            </w:r>
            <w:r w:rsidR="00B75C62" w:rsidRPr="00C00928">
              <w:rPr>
                <w:b/>
                <w:color w:val="FFFFFF"/>
                <w:sz w:val="18"/>
                <w:szCs w:val="18"/>
              </w:rPr>
              <w:t>so</w:t>
            </w:r>
            <w:r w:rsidR="001142F8">
              <w:rPr>
                <w:b/>
                <w:color w:val="FFFFFF"/>
                <w:sz w:val="18"/>
                <w:szCs w:val="18"/>
              </w:rPr>
              <w:t>o</w:t>
            </w:r>
            <w:r w:rsidRPr="00C00928">
              <w:rPr>
                <w:b/>
                <w:color w:val="FFFFFF"/>
                <w:sz w:val="18"/>
                <w:szCs w:val="18"/>
              </w:rPr>
              <w:t xml:space="preserve">m </w:t>
            </w:r>
            <w:r w:rsidR="00B75C62" w:rsidRPr="00C00928">
              <w:rPr>
                <w:b/>
                <w:color w:val="FFFFFF"/>
                <w:sz w:val="18"/>
                <w:szCs w:val="18"/>
              </w:rPr>
              <w:t>F</w:t>
            </w:r>
            <w:r w:rsidRPr="00C00928">
              <w:rPr>
                <w:b/>
                <w:color w:val="FFFFFF"/>
                <w:sz w:val="18"/>
                <w:szCs w:val="18"/>
              </w:rPr>
              <w:t xml:space="preserve">wv </w:t>
            </w:r>
            <w:r w:rsidR="00B75C62" w:rsidRPr="00C00928">
              <w:rPr>
                <w:b/>
                <w:color w:val="FFFFFF"/>
                <w:sz w:val="18"/>
                <w:szCs w:val="18"/>
              </w:rPr>
              <w:t xml:space="preserve">Pob </w:t>
            </w:r>
            <w:r w:rsidRPr="00C00928">
              <w:rPr>
                <w:b/>
                <w:color w:val="FFFFFF"/>
                <w:sz w:val="18"/>
                <w:szCs w:val="18"/>
              </w:rPr>
              <w:t>Nyiaj</w:t>
            </w:r>
          </w:p>
        </w:tc>
        <w:tc>
          <w:tcPr>
            <w:tcW w:w="2610" w:type="dxa"/>
            <w:tcBorders>
              <w:top w:val="nil"/>
              <w:right w:val="nil"/>
            </w:tcBorders>
            <w:shd w:val="clear" w:color="auto" w:fill="1F4E79"/>
          </w:tcPr>
          <w:p w14:paraId="4B3B19EC" w14:textId="470764E2" w:rsidR="00E43EF1" w:rsidRPr="00C00928" w:rsidRDefault="000E40D2">
            <w:pPr>
              <w:pStyle w:val="TableParagraph"/>
              <w:spacing w:before="123"/>
              <w:ind w:left="450" w:right="450"/>
              <w:jc w:val="center"/>
              <w:rPr>
                <w:b/>
                <w:sz w:val="18"/>
                <w:szCs w:val="18"/>
              </w:rPr>
            </w:pPr>
            <w:r w:rsidRPr="00C00928">
              <w:rPr>
                <w:b/>
                <w:color w:val="FFFFFF"/>
                <w:sz w:val="18"/>
                <w:szCs w:val="18"/>
              </w:rPr>
              <w:t xml:space="preserve">Tag Nrho </w:t>
            </w:r>
            <w:r w:rsidR="001142F8">
              <w:rPr>
                <w:b/>
                <w:color w:val="FFFFFF"/>
                <w:sz w:val="18"/>
                <w:szCs w:val="18"/>
              </w:rPr>
              <w:t>Pob</w:t>
            </w:r>
            <w:r w:rsidRPr="00C00928">
              <w:rPr>
                <w:b/>
                <w:color w:val="FFFFFF"/>
                <w:sz w:val="18"/>
                <w:szCs w:val="18"/>
              </w:rPr>
              <w:t xml:space="preserve"> Nyiaj</w:t>
            </w:r>
          </w:p>
        </w:tc>
      </w:tr>
      <w:tr w:rsidR="00C00928" w14:paraId="0F9745AD" w14:textId="77777777" w:rsidTr="00C00928">
        <w:trPr>
          <w:trHeight w:val="407"/>
          <w:tblCellSpacing w:w="4" w:type="dxa"/>
        </w:trPr>
        <w:tc>
          <w:tcPr>
            <w:tcW w:w="2328" w:type="dxa"/>
            <w:tcBorders>
              <w:left w:val="nil"/>
              <w:bottom w:val="nil"/>
            </w:tcBorders>
            <w:shd w:val="clear" w:color="auto" w:fill="BDD7EE"/>
          </w:tcPr>
          <w:p w14:paraId="7F0E052A" w14:textId="77777777" w:rsidR="00E43EF1" w:rsidRPr="00314AF4" w:rsidRDefault="000E40D2">
            <w:pPr>
              <w:pStyle w:val="TableParagraph"/>
              <w:spacing w:before="58"/>
              <w:ind w:left="451" w:right="451"/>
              <w:jc w:val="center"/>
              <w:rPr>
                <w:sz w:val="18"/>
                <w:szCs w:val="18"/>
              </w:rPr>
            </w:pPr>
            <w:r w:rsidRPr="00314AF4">
              <w:rPr>
                <w:sz w:val="18"/>
                <w:szCs w:val="18"/>
              </w:rPr>
              <w:t>$ 268,368,346.00</w:t>
            </w:r>
          </w:p>
        </w:tc>
        <w:tc>
          <w:tcPr>
            <w:tcW w:w="2602" w:type="dxa"/>
            <w:tcBorders>
              <w:bottom w:val="nil"/>
            </w:tcBorders>
            <w:shd w:val="clear" w:color="auto" w:fill="BDD7EE"/>
          </w:tcPr>
          <w:p w14:paraId="57E913D8" w14:textId="77777777" w:rsidR="00E43EF1" w:rsidRPr="00314AF4" w:rsidRDefault="000E40D2">
            <w:pPr>
              <w:pStyle w:val="TableParagraph"/>
              <w:spacing w:before="58"/>
              <w:ind w:left="337" w:right="337"/>
              <w:jc w:val="center"/>
              <w:rPr>
                <w:sz w:val="18"/>
                <w:szCs w:val="18"/>
              </w:rPr>
            </w:pPr>
            <w:r w:rsidRPr="00314AF4">
              <w:rPr>
                <w:sz w:val="18"/>
                <w:szCs w:val="18"/>
              </w:rPr>
              <w:t>$ 26,930,557.00</w:t>
            </w:r>
          </w:p>
        </w:tc>
        <w:tc>
          <w:tcPr>
            <w:tcW w:w="2152" w:type="dxa"/>
            <w:tcBorders>
              <w:bottom w:val="nil"/>
            </w:tcBorders>
            <w:shd w:val="clear" w:color="auto" w:fill="BDD7EE"/>
          </w:tcPr>
          <w:p w14:paraId="23AB1B6A" w14:textId="77777777" w:rsidR="00E43EF1" w:rsidRPr="00314AF4" w:rsidRDefault="00E43EF1">
            <w:pPr>
              <w:pStyle w:val="TableParagraph"/>
              <w:rPr>
                <w:rFonts w:ascii="Times New Roman"/>
                <w:sz w:val="18"/>
                <w:szCs w:val="18"/>
              </w:rPr>
            </w:pPr>
          </w:p>
        </w:tc>
        <w:tc>
          <w:tcPr>
            <w:tcW w:w="2962" w:type="dxa"/>
            <w:tcBorders>
              <w:bottom w:val="nil"/>
            </w:tcBorders>
            <w:shd w:val="clear" w:color="auto" w:fill="BDD7EE"/>
          </w:tcPr>
          <w:p w14:paraId="76477218" w14:textId="77777777" w:rsidR="00E43EF1" w:rsidRPr="00314AF4" w:rsidRDefault="000E40D2">
            <w:pPr>
              <w:pStyle w:val="TableParagraph"/>
              <w:spacing w:before="58"/>
              <w:ind w:left="508" w:right="508"/>
              <w:jc w:val="center"/>
              <w:rPr>
                <w:sz w:val="18"/>
                <w:szCs w:val="18"/>
              </w:rPr>
            </w:pPr>
            <w:r w:rsidRPr="00314AF4">
              <w:rPr>
                <w:sz w:val="18"/>
                <w:szCs w:val="18"/>
              </w:rPr>
              <w:t>$ 13,583,442.00</w:t>
            </w:r>
          </w:p>
        </w:tc>
        <w:tc>
          <w:tcPr>
            <w:tcW w:w="2610" w:type="dxa"/>
            <w:tcBorders>
              <w:bottom w:val="nil"/>
              <w:right w:val="nil"/>
            </w:tcBorders>
            <w:shd w:val="clear" w:color="auto" w:fill="BDD7EE"/>
          </w:tcPr>
          <w:p w14:paraId="2DF0F297" w14:textId="77777777" w:rsidR="00E43EF1" w:rsidRPr="00314AF4" w:rsidRDefault="000E40D2">
            <w:pPr>
              <w:pStyle w:val="TableParagraph"/>
              <w:spacing w:before="58"/>
              <w:ind w:left="450" w:right="450"/>
              <w:jc w:val="center"/>
              <w:rPr>
                <w:sz w:val="18"/>
                <w:szCs w:val="18"/>
              </w:rPr>
            </w:pPr>
            <w:r w:rsidRPr="00314AF4">
              <w:rPr>
                <w:sz w:val="18"/>
                <w:szCs w:val="18"/>
              </w:rPr>
              <w:t>$ 308,882,345.00</w:t>
            </w:r>
          </w:p>
        </w:tc>
      </w:tr>
    </w:tbl>
    <w:p w14:paraId="3958C7E1" w14:textId="77777777" w:rsidR="00E43EF1" w:rsidRDefault="00E43EF1">
      <w:pPr>
        <w:pStyle w:val="BodyText"/>
        <w:spacing w:before="8"/>
        <w:rPr>
          <w:b/>
          <w:sz w:val="21"/>
        </w:rPr>
      </w:pPr>
    </w:p>
    <w:tbl>
      <w:tblPr>
        <w:tblW w:w="0" w:type="auto"/>
        <w:tblCellSpacing w:w="5" w:type="dxa"/>
        <w:tblInd w:w="6310" w:type="dxa"/>
        <w:tblLayout w:type="fixed"/>
        <w:tblCellMar>
          <w:left w:w="0" w:type="dxa"/>
          <w:right w:w="0" w:type="dxa"/>
        </w:tblCellMar>
        <w:tblLook w:val="01E0" w:firstRow="1" w:lastRow="1" w:firstColumn="1" w:lastColumn="1" w:noHBand="0" w:noVBand="0"/>
      </w:tblPr>
      <w:tblGrid>
        <w:gridCol w:w="1260"/>
        <w:gridCol w:w="3780"/>
        <w:gridCol w:w="4052"/>
      </w:tblGrid>
      <w:tr w:rsidR="00E43EF1" w14:paraId="0812B29B" w14:textId="77777777" w:rsidTr="009C3175">
        <w:trPr>
          <w:trHeight w:val="407"/>
          <w:tblCellSpacing w:w="5" w:type="dxa"/>
        </w:trPr>
        <w:tc>
          <w:tcPr>
            <w:tcW w:w="1245" w:type="dxa"/>
            <w:tcBorders>
              <w:bottom w:val="nil"/>
              <w:right w:val="nil"/>
            </w:tcBorders>
            <w:shd w:val="clear" w:color="auto" w:fill="1F4E79"/>
          </w:tcPr>
          <w:p w14:paraId="1DF8C7E6" w14:textId="77777777" w:rsidR="00E43EF1" w:rsidRPr="009C3175" w:rsidRDefault="000E40D2">
            <w:pPr>
              <w:pStyle w:val="TableParagraph"/>
              <w:spacing w:before="123"/>
              <w:ind w:left="319"/>
              <w:rPr>
                <w:b/>
                <w:sz w:val="18"/>
                <w:szCs w:val="18"/>
              </w:rPr>
            </w:pPr>
            <w:r w:rsidRPr="009C3175">
              <w:rPr>
                <w:b/>
                <w:color w:val="FFFFFF"/>
                <w:sz w:val="18"/>
                <w:szCs w:val="18"/>
              </w:rPr>
              <w:t>Tag Nrho:</w:t>
            </w:r>
          </w:p>
        </w:tc>
        <w:tc>
          <w:tcPr>
            <w:tcW w:w="3770" w:type="dxa"/>
            <w:tcBorders>
              <w:left w:val="nil"/>
              <w:bottom w:val="nil"/>
            </w:tcBorders>
            <w:shd w:val="clear" w:color="auto" w:fill="1F4E79"/>
          </w:tcPr>
          <w:p w14:paraId="6C198F21" w14:textId="6FE91F0A" w:rsidR="00E43EF1" w:rsidRPr="009C3175" w:rsidRDefault="006004DD" w:rsidP="00572865">
            <w:pPr>
              <w:pStyle w:val="TableParagraph"/>
              <w:spacing w:before="123"/>
              <w:ind w:left="641" w:right="639"/>
              <w:jc w:val="center"/>
              <w:rPr>
                <w:b/>
                <w:sz w:val="18"/>
                <w:szCs w:val="18"/>
              </w:rPr>
            </w:pPr>
            <w:del w:id="4213" w:author="Khamsaolee Xainhiaxang" w:date="2021-07-07T22:19:00Z">
              <w:r w:rsidRPr="009C3175" w:rsidDel="002871E0">
                <w:rPr>
                  <w:b/>
                  <w:color w:val="FFFFFF"/>
                  <w:sz w:val="18"/>
                  <w:szCs w:val="18"/>
                </w:rPr>
                <w:delText xml:space="preserve">Tag Nrho </w:delText>
              </w:r>
              <w:r w:rsidR="00C34C7D" w:rsidRPr="009C3175" w:rsidDel="002871E0">
                <w:rPr>
                  <w:b/>
                  <w:color w:val="FFFFFF"/>
                  <w:sz w:val="18"/>
                  <w:szCs w:val="18"/>
                </w:rPr>
                <w:delText xml:space="preserve">Ntawm </w:delText>
              </w:r>
              <w:r w:rsidRPr="009C3175" w:rsidDel="002871E0">
                <w:rPr>
                  <w:b/>
                  <w:color w:val="FFFFFF"/>
                  <w:sz w:val="18"/>
                  <w:szCs w:val="18"/>
                </w:rPr>
                <w:delText>Tus Kheej</w:delText>
              </w:r>
            </w:del>
            <w:ins w:id="4214" w:author="Khamsaolee Xainhiaxang" w:date="2021-07-07T22:19:00Z">
              <w:r w:rsidR="002871E0">
                <w:rPr>
                  <w:b/>
                  <w:color w:val="FFFFFF"/>
                  <w:sz w:val="18"/>
                  <w:szCs w:val="18"/>
                </w:rPr>
                <w:t xml:space="preserve"> Siv Rau Neeg ua hau</w:t>
              </w:r>
              <w:r w:rsidR="007A087C">
                <w:rPr>
                  <w:b/>
                  <w:color w:val="FFFFFF"/>
                  <w:sz w:val="18"/>
                  <w:szCs w:val="18"/>
                </w:rPr>
                <w:t>j Lwm</w:t>
              </w:r>
            </w:ins>
          </w:p>
        </w:tc>
        <w:tc>
          <w:tcPr>
            <w:tcW w:w="4037" w:type="dxa"/>
            <w:tcBorders>
              <w:bottom w:val="nil"/>
            </w:tcBorders>
            <w:shd w:val="clear" w:color="auto" w:fill="1F4E79"/>
          </w:tcPr>
          <w:p w14:paraId="2B94D741" w14:textId="49E07960" w:rsidR="00E43EF1" w:rsidRPr="009C3175" w:rsidRDefault="007A087C">
            <w:pPr>
              <w:pStyle w:val="TableParagraph"/>
              <w:spacing w:before="123"/>
              <w:ind w:left="417" w:right="417"/>
              <w:jc w:val="center"/>
              <w:rPr>
                <w:b/>
                <w:sz w:val="18"/>
                <w:szCs w:val="18"/>
              </w:rPr>
            </w:pPr>
            <w:ins w:id="4215" w:author="Khamsaolee Xainhiaxang" w:date="2021-07-07T22:20:00Z">
              <w:r>
                <w:rPr>
                  <w:b/>
                  <w:color w:val="FFFFFF"/>
                  <w:sz w:val="18"/>
                  <w:szCs w:val="18"/>
                </w:rPr>
                <w:t>Tsis Siv Rau Neeg ua hauj Lwm</w:t>
              </w:r>
            </w:ins>
            <w:del w:id="4216" w:author="Khamsaolee Xainhiaxang" w:date="2021-07-07T22:20:00Z">
              <w:r w:rsidR="00833078" w:rsidRPr="009C3175" w:rsidDel="007A087C">
                <w:rPr>
                  <w:b/>
                  <w:color w:val="FFFFFF"/>
                  <w:sz w:val="18"/>
                  <w:szCs w:val="18"/>
                </w:rPr>
                <w:delText>Tag Nrho Tsis Yog Ntawm Tus Kheej</w:delText>
              </w:r>
            </w:del>
          </w:p>
        </w:tc>
      </w:tr>
      <w:tr w:rsidR="00E43EF1" w14:paraId="33265A24" w14:textId="77777777" w:rsidTr="009C3175">
        <w:trPr>
          <w:trHeight w:val="407"/>
          <w:tblCellSpacing w:w="5" w:type="dxa"/>
        </w:trPr>
        <w:tc>
          <w:tcPr>
            <w:tcW w:w="1245" w:type="dxa"/>
            <w:tcBorders>
              <w:top w:val="nil"/>
              <w:right w:val="nil"/>
            </w:tcBorders>
            <w:shd w:val="clear" w:color="auto" w:fill="BDD7EE"/>
          </w:tcPr>
          <w:p w14:paraId="505A9D8E" w14:textId="77777777" w:rsidR="00E43EF1" w:rsidRPr="009C3175" w:rsidRDefault="000E40D2">
            <w:pPr>
              <w:pStyle w:val="TableParagraph"/>
              <w:spacing w:before="58"/>
              <w:ind w:left="53"/>
              <w:rPr>
                <w:sz w:val="18"/>
                <w:szCs w:val="18"/>
              </w:rPr>
            </w:pPr>
            <w:r w:rsidRPr="009C3175">
              <w:rPr>
                <w:sz w:val="18"/>
                <w:szCs w:val="18"/>
              </w:rPr>
              <w:t>Tag Nrho:</w:t>
            </w:r>
          </w:p>
        </w:tc>
        <w:tc>
          <w:tcPr>
            <w:tcW w:w="3770" w:type="dxa"/>
            <w:tcBorders>
              <w:top w:val="nil"/>
              <w:left w:val="nil"/>
            </w:tcBorders>
            <w:shd w:val="clear" w:color="auto" w:fill="BDD7EE"/>
          </w:tcPr>
          <w:p w14:paraId="3F5B21BC" w14:textId="77777777" w:rsidR="00E43EF1" w:rsidRPr="009C3175" w:rsidRDefault="000E40D2">
            <w:pPr>
              <w:pStyle w:val="TableParagraph"/>
              <w:spacing w:before="58"/>
              <w:ind w:left="641" w:right="639"/>
              <w:jc w:val="center"/>
              <w:rPr>
                <w:sz w:val="18"/>
                <w:szCs w:val="18"/>
              </w:rPr>
            </w:pPr>
            <w:r w:rsidRPr="009C3175">
              <w:rPr>
                <w:sz w:val="18"/>
                <w:szCs w:val="18"/>
              </w:rPr>
              <w:t>$ 240,842,254.00</w:t>
            </w:r>
          </w:p>
        </w:tc>
        <w:tc>
          <w:tcPr>
            <w:tcW w:w="4037" w:type="dxa"/>
            <w:tcBorders>
              <w:top w:val="nil"/>
            </w:tcBorders>
            <w:shd w:val="clear" w:color="auto" w:fill="BDD7EE"/>
          </w:tcPr>
          <w:p w14:paraId="2629F846" w14:textId="77777777" w:rsidR="00E43EF1" w:rsidRPr="009C3175" w:rsidRDefault="000E40D2">
            <w:pPr>
              <w:pStyle w:val="TableParagraph"/>
              <w:spacing w:before="58"/>
              <w:ind w:left="417" w:right="417"/>
              <w:jc w:val="center"/>
              <w:rPr>
                <w:sz w:val="18"/>
                <w:szCs w:val="18"/>
              </w:rPr>
            </w:pPr>
            <w:r w:rsidRPr="009C3175">
              <w:rPr>
                <w:sz w:val="18"/>
                <w:szCs w:val="18"/>
              </w:rPr>
              <w:t>$ 68,040,091.00</w:t>
            </w:r>
          </w:p>
        </w:tc>
      </w:tr>
    </w:tbl>
    <w:p w14:paraId="615CE035" w14:textId="77777777" w:rsidR="00E43EF1" w:rsidRDefault="00E43EF1">
      <w:pPr>
        <w:pStyle w:val="BodyText"/>
        <w:spacing w:before="8"/>
        <w:rPr>
          <w:b/>
          <w:sz w:val="21"/>
        </w:rPr>
      </w:pPr>
    </w:p>
    <w:tbl>
      <w:tblPr>
        <w:tblW w:w="0" w:type="auto"/>
        <w:tblInd w:w="257" w:type="dxa"/>
        <w:tblLayout w:type="fixed"/>
        <w:tblCellMar>
          <w:left w:w="0" w:type="dxa"/>
          <w:right w:w="0" w:type="dxa"/>
        </w:tblCellMar>
        <w:tblLook w:val="01E0" w:firstRow="1" w:lastRow="1" w:firstColumn="1" w:lastColumn="1" w:noHBand="0" w:noVBand="0"/>
      </w:tblPr>
      <w:tblGrid>
        <w:gridCol w:w="800"/>
        <w:gridCol w:w="1080"/>
        <w:gridCol w:w="2183"/>
        <w:gridCol w:w="3240"/>
        <w:gridCol w:w="1710"/>
        <w:gridCol w:w="1620"/>
        <w:gridCol w:w="1350"/>
        <w:gridCol w:w="1503"/>
        <w:gridCol w:w="1614"/>
      </w:tblGrid>
      <w:tr w:rsidR="00E43EF1" w14:paraId="673EA3DA" w14:textId="77777777" w:rsidTr="00745E56">
        <w:trPr>
          <w:trHeight w:val="297"/>
        </w:trPr>
        <w:tc>
          <w:tcPr>
            <w:tcW w:w="800" w:type="dxa"/>
            <w:tcBorders>
              <w:right w:val="single" w:sz="4" w:space="0" w:color="FFFFFF"/>
            </w:tcBorders>
            <w:shd w:val="clear" w:color="auto" w:fill="1F4E79"/>
          </w:tcPr>
          <w:p w14:paraId="431235E2" w14:textId="4B185072" w:rsidR="00E43EF1" w:rsidRPr="00342303" w:rsidRDefault="000E40D2">
            <w:pPr>
              <w:pStyle w:val="TableParagraph"/>
              <w:spacing w:before="58" w:line="220" w:lineRule="exact"/>
              <w:ind w:left="155" w:right="155"/>
              <w:jc w:val="center"/>
              <w:rPr>
                <w:b/>
                <w:sz w:val="16"/>
                <w:szCs w:val="16"/>
              </w:rPr>
            </w:pPr>
            <w:del w:id="4217" w:author="Khamsaolee Xainhiaxang" w:date="2021-07-07T22:20:00Z">
              <w:r w:rsidRPr="00342303" w:rsidDel="007A087C">
                <w:rPr>
                  <w:b/>
                  <w:color w:val="FFFFFF"/>
                  <w:sz w:val="16"/>
                  <w:szCs w:val="16"/>
                </w:rPr>
                <w:delText xml:space="preserve">Lub </w:delText>
              </w:r>
            </w:del>
            <w:r w:rsidRPr="00342303">
              <w:rPr>
                <w:b/>
                <w:color w:val="FFFFFF"/>
                <w:sz w:val="16"/>
                <w:szCs w:val="16"/>
              </w:rPr>
              <w:t>Hom Phiaj</w:t>
            </w:r>
          </w:p>
        </w:tc>
        <w:tc>
          <w:tcPr>
            <w:tcW w:w="1080" w:type="dxa"/>
            <w:tcBorders>
              <w:left w:val="single" w:sz="4" w:space="0" w:color="FFFFFF"/>
              <w:right w:val="single" w:sz="4" w:space="0" w:color="FFFFFF"/>
            </w:tcBorders>
            <w:shd w:val="clear" w:color="auto" w:fill="1F4E79"/>
          </w:tcPr>
          <w:p w14:paraId="2CA9F6C5" w14:textId="1F10F269" w:rsidR="00E43EF1" w:rsidRPr="00342303" w:rsidRDefault="00A1409E">
            <w:pPr>
              <w:pStyle w:val="TableParagraph"/>
              <w:spacing w:before="58" w:line="220" w:lineRule="exact"/>
              <w:ind w:left="120" w:right="120"/>
              <w:jc w:val="center"/>
              <w:rPr>
                <w:b/>
                <w:sz w:val="16"/>
                <w:szCs w:val="16"/>
              </w:rPr>
            </w:pPr>
            <w:r w:rsidRPr="00342303">
              <w:rPr>
                <w:b/>
                <w:color w:val="FFFFFF"/>
                <w:sz w:val="16"/>
                <w:szCs w:val="16"/>
              </w:rPr>
              <w:t>Kev Ua</w:t>
            </w:r>
            <w:r w:rsidR="000E40D2" w:rsidRPr="00342303">
              <w:rPr>
                <w:b/>
                <w:color w:val="FFFFFF"/>
                <w:sz w:val="16"/>
                <w:szCs w:val="16"/>
              </w:rPr>
              <w:t xml:space="preserve"> #</w:t>
            </w:r>
          </w:p>
        </w:tc>
        <w:tc>
          <w:tcPr>
            <w:tcW w:w="2183" w:type="dxa"/>
            <w:tcBorders>
              <w:left w:val="single" w:sz="4" w:space="0" w:color="FFFFFF"/>
              <w:right w:val="single" w:sz="4" w:space="0" w:color="FFFFFF"/>
            </w:tcBorders>
            <w:shd w:val="clear" w:color="auto" w:fill="1F4E79"/>
          </w:tcPr>
          <w:p w14:paraId="0F6CAAFA" w14:textId="0B37C766" w:rsidR="00E43EF1" w:rsidRPr="00342303" w:rsidRDefault="000E40D2" w:rsidP="00572865">
            <w:pPr>
              <w:pStyle w:val="TableParagraph"/>
              <w:spacing w:before="58" w:line="220" w:lineRule="exact"/>
              <w:ind w:left="117"/>
              <w:rPr>
                <w:b/>
                <w:sz w:val="16"/>
                <w:szCs w:val="16"/>
              </w:rPr>
            </w:pPr>
            <w:r w:rsidRPr="00342303">
              <w:rPr>
                <w:b/>
                <w:color w:val="FFFFFF"/>
                <w:sz w:val="16"/>
                <w:szCs w:val="16"/>
              </w:rPr>
              <w:t>P</w:t>
            </w:r>
            <w:r w:rsidR="00A1409E" w:rsidRPr="00342303">
              <w:rPr>
                <w:b/>
                <w:color w:val="FFFFFF"/>
                <w:sz w:val="16"/>
                <w:szCs w:val="16"/>
              </w:rPr>
              <w:t>ab Pawg Tub Ntxhais Kawm</w:t>
            </w:r>
            <w:r w:rsidR="00D45CE1">
              <w:rPr>
                <w:b/>
                <w:color w:val="FFFFFF"/>
                <w:sz w:val="16"/>
                <w:szCs w:val="16"/>
              </w:rPr>
              <w:t xml:space="preserve"> </w:t>
            </w:r>
            <w:del w:id="4218" w:author="Khamsaolee Xainhiaxang" w:date="2021-07-07T22:20:00Z">
              <w:r w:rsidR="00D45CE1" w:rsidDel="007A087C">
                <w:rPr>
                  <w:b/>
                  <w:color w:val="FFFFFF"/>
                  <w:sz w:val="16"/>
                  <w:szCs w:val="16"/>
                </w:rPr>
                <w:delText>(cov)</w:delText>
              </w:r>
            </w:del>
          </w:p>
        </w:tc>
        <w:tc>
          <w:tcPr>
            <w:tcW w:w="3240" w:type="dxa"/>
            <w:tcBorders>
              <w:left w:val="single" w:sz="4" w:space="0" w:color="FFFFFF"/>
              <w:right w:val="single" w:sz="4" w:space="0" w:color="FFFFFF"/>
            </w:tcBorders>
            <w:shd w:val="clear" w:color="auto" w:fill="1F4E79"/>
          </w:tcPr>
          <w:p w14:paraId="56E7F044" w14:textId="100C2756" w:rsidR="00E43EF1" w:rsidRPr="00342303" w:rsidRDefault="00A1409E">
            <w:pPr>
              <w:pStyle w:val="TableParagraph"/>
              <w:spacing w:before="58" w:line="220" w:lineRule="exact"/>
              <w:ind w:left="991" w:right="1389"/>
              <w:jc w:val="center"/>
              <w:rPr>
                <w:b/>
                <w:sz w:val="16"/>
                <w:szCs w:val="16"/>
              </w:rPr>
              <w:pPrChange w:id="4219" w:author="Khamsaolee Xainhiaxang" w:date="2021-07-07T22:20:00Z">
                <w:pPr>
                  <w:pStyle w:val="TableParagraph"/>
                  <w:spacing w:before="58" w:line="220" w:lineRule="exact"/>
                  <w:ind w:left="1389" w:right="1389"/>
                  <w:jc w:val="center"/>
                </w:pPr>
              </w:pPrChange>
            </w:pPr>
            <w:r w:rsidRPr="00342303">
              <w:rPr>
                <w:b/>
                <w:color w:val="FFFFFF"/>
                <w:sz w:val="16"/>
                <w:szCs w:val="16"/>
              </w:rPr>
              <w:t>Ntsia</w:t>
            </w:r>
            <w:del w:id="4220" w:author="Khamsaolee Xainhiaxang" w:date="2021-07-07T22:20:00Z">
              <w:r w:rsidR="00342303" w:rsidDel="007A087C">
                <w:rPr>
                  <w:b/>
                  <w:color w:val="FFFFFF"/>
                  <w:sz w:val="16"/>
                  <w:szCs w:val="16"/>
                </w:rPr>
                <w:delText>b</w:delText>
              </w:r>
            </w:del>
            <w:ins w:id="4221" w:author="Khamsaolee Xainhiaxang" w:date="2021-07-07T22:20:00Z">
              <w:r w:rsidR="007A087C">
                <w:rPr>
                  <w:b/>
                  <w:color w:val="FFFFFF"/>
                  <w:sz w:val="16"/>
                  <w:szCs w:val="16"/>
                </w:rPr>
                <w:t>b</w:t>
              </w:r>
            </w:ins>
            <w:r w:rsidR="00342303">
              <w:rPr>
                <w:b/>
                <w:color w:val="FFFFFF"/>
                <w:sz w:val="16"/>
                <w:szCs w:val="16"/>
              </w:rPr>
              <w:t xml:space="preserve"> lus</w:t>
            </w:r>
          </w:p>
        </w:tc>
        <w:tc>
          <w:tcPr>
            <w:tcW w:w="1710" w:type="dxa"/>
            <w:tcBorders>
              <w:left w:val="single" w:sz="4" w:space="0" w:color="FFFFFF"/>
              <w:right w:val="single" w:sz="4" w:space="0" w:color="FFFFFF"/>
            </w:tcBorders>
            <w:shd w:val="clear" w:color="auto" w:fill="1F4E79"/>
          </w:tcPr>
          <w:p w14:paraId="1AF94A6E" w14:textId="77777777" w:rsidR="00E43EF1" w:rsidRPr="00342303" w:rsidRDefault="000E40D2">
            <w:pPr>
              <w:pStyle w:val="TableParagraph"/>
              <w:spacing w:before="58" w:line="220" w:lineRule="exact"/>
              <w:ind w:left="44" w:right="44"/>
              <w:jc w:val="center"/>
              <w:rPr>
                <w:b/>
                <w:sz w:val="16"/>
                <w:szCs w:val="16"/>
              </w:rPr>
            </w:pPr>
            <w:r w:rsidRPr="00342303">
              <w:rPr>
                <w:b/>
                <w:color w:val="FFFFFF"/>
                <w:sz w:val="16"/>
                <w:szCs w:val="16"/>
              </w:rPr>
              <w:t>LCFF Pob Nyiaj</w:t>
            </w:r>
          </w:p>
        </w:tc>
        <w:tc>
          <w:tcPr>
            <w:tcW w:w="1620" w:type="dxa"/>
            <w:tcBorders>
              <w:left w:val="single" w:sz="4" w:space="0" w:color="FFFFFF"/>
              <w:right w:val="single" w:sz="4" w:space="0" w:color="FFFFFF"/>
            </w:tcBorders>
            <w:shd w:val="clear" w:color="auto" w:fill="1F4E79"/>
          </w:tcPr>
          <w:p w14:paraId="68A91CC0" w14:textId="0D4A2173" w:rsidR="00E43EF1" w:rsidRPr="00342303" w:rsidRDefault="000E40D2">
            <w:pPr>
              <w:pStyle w:val="TableParagraph"/>
              <w:spacing w:before="58" w:line="220" w:lineRule="exact"/>
              <w:ind w:left="53" w:right="53"/>
              <w:jc w:val="center"/>
              <w:rPr>
                <w:b/>
                <w:sz w:val="16"/>
                <w:szCs w:val="16"/>
              </w:rPr>
            </w:pPr>
            <w:r w:rsidRPr="00342303">
              <w:rPr>
                <w:b/>
                <w:color w:val="FFFFFF"/>
                <w:sz w:val="16"/>
                <w:szCs w:val="16"/>
              </w:rPr>
              <w:t xml:space="preserve">Lwm Lub Xeev </w:t>
            </w:r>
            <w:r w:rsidR="001142F8" w:rsidRPr="00342303">
              <w:rPr>
                <w:b/>
                <w:color w:val="FFFFFF"/>
                <w:sz w:val="16"/>
                <w:szCs w:val="16"/>
              </w:rPr>
              <w:t>Pob Nyiaj</w:t>
            </w:r>
          </w:p>
        </w:tc>
        <w:tc>
          <w:tcPr>
            <w:tcW w:w="1350" w:type="dxa"/>
            <w:tcBorders>
              <w:left w:val="single" w:sz="4" w:space="0" w:color="FFFFFF"/>
              <w:right w:val="single" w:sz="4" w:space="0" w:color="FFFFFF"/>
            </w:tcBorders>
            <w:shd w:val="clear" w:color="auto" w:fill="1F4E79"/>
          </w:tcPr>
          <w:p w14:paraId="3AC0D3D5" w14:textId="2FE5E137" w:rsidR="00E43EF1" w:rsidRPr="00342303" w:rsidRDefault="001142F8" w:rsidP="00745E56">
            <w:pPr>
              <w:pStyle w:val="TableParagraph"/>
              <w:spacing w:before="58" w:line="220" w:lineRule="exact"/>
              <w:ind w:left="124"/>
              <w:jc w:val="center"/>
              <w:rPr>
                <w:b/>
                <w:sz w:val="16"/>
                <w:szCs w:val="16"/>
              </w:rPr>
            </w:pPr>
            <w:r w:rsidRPr="00342303">
              <w:rPr>
                <w:b/>
                <w:color w:val="FFFFFF"/>
                <w:sz w:val="16"/>
                <w:szCs w:val="16"/>
              </w:rPr>
              <w:t>Zej Zog Pob Nyiaj</w:t>
            </w:r>
          </w:p>
        </w:tc>
        <w:tc>
          <w:tcPr>
            <w:tcW w:w="1503" w:type="dxa"/>
            <w:tcBorders>
              <w:left w:val="single" w:sz="4" w:space="0" w:color="FFFFFF"/>
              <w:right w:val="single" w:sz="4" w:space="0" w:color="FFFFFF"/>
            </w:tcBorders>
            <w:shd w:val="clear" w:color="auto" w:fill="1F4E79"/>
          </w:tcPr>
          <w:p w14:paraId="128B634E" w14:textId="6B843705" w:rsidR="00E43EF1" w:rsidRPr="00342303" w:rsidRDefault="000E40D2">
            <w:pPr>
              <w:pStyle w:val="TableParagraph"/>
              <w:spacing w:before="58" w:line="220" w:lineRule="exact"/>
              <w:ind w:left="33" w:right="33"/>
              <w:jc w:val="center"/>
              <w:rPr>
                <w:b/>
                <w:sz w:val="16"/>
                <w:szCs w:val="16"/>
              </w:rPr>
            </w:pPr>
            <w:r w:rsidRPr="00342303">
              <w:rPr>
                <w:b/>
                <w:color w:val="FFFFFF"/>
                <w:sz w:val="16"/>
                <w:szCs w:val="16"/>
              </w:rPr>
              <w:t>Ts</w:t>
            </w:r>
            <w:r w:rsidR="001142F8" w:rsidRPr="00342303">
              <w:rPr>
                <w:b/>
                <w:color w:val="FFFFFF"/>
                <w:sz w:val="16"/>
                <w:szCs w:val="16"/>
              </w:rPr>
              <w:t>oom Fwwv Pob Nyiaj</w:t>
            </w:r>
          </w:p>
        </w:tc>
        <w:tc>
          <w:tcPr>
            <w:tcW w:w="1614" w:type="dxa"/>
            <w:tcBorders>
              <w:left w:val="single" w:sz="4" w:space="0" w:color="FFFFFF"/>
            </w:tcBorders>
            <w:shd w:val="clear" w:color="auto" w:fill="1F4E79"/>
          </w:tcPr>
          <w:p w14:paraId="086D6169" w14:textId="5BACA758" w:rsidR="00E43EF1" w:rsidRPr="00342303" w:rsidRDefault="000E40D2" w:rsidP="00745E56">
            <w:pPr>
              <w:pStyle w:val="TableParagraph"/>
              <w:spacing w:before="58" w:line="220" w:lineRule="exact"/>
              <w:ind w:left="237"/>
              <w:jc w:val="center"/>
              <w:rPr>
                <w:b/>
                <w:sz w:val="16"/>
                <w:szCs w:val="16"/>
              </w:rPr>
            </w:pPr>
            <w:r w:rsidRPr="00342303">
              <w:rPr>
                <w:b/>
                <w:color w:val="FFFFFF"/>
                <w:sz w:val="16"/>
                <w:szCs w:val="16"/>
              </w:rPr>
              <w:t xml:space="preserve">Tag Nrho </w:t>
            </w:r>
            <w:r w:rsidR="001142F8" w:rsidRPr="00342303">
              <w:rPr>
                <w:b/>
                <w:color w:val="FFFFFF"/>
                <w:sz w:val="16"/>
                <w:szCs w:val="16"/>
              </w:rPr>
              <w:t>Pob Nyiaj</w:t>
            </w:r>
          </w:p>
        </w:tc>
      </w:tr>
      <w:tr w:rsidR="00E43EF1" w14:paraId="70235755" w14:textId="77777777" w:rsidTr="00745E56">
        <w:trPr>
          <w:trHeight w:val="932"/>
        </w:trPr>
        <w:tc>
          <w:tcPr>
            <w:tcW w:w="800" w:type="dxa"/>
            <w:tcBorders>
              <w:right w:val="single" w:sz="4" w:space="0" w:color="FFFFFF"/>
            </w:tcBorders>
            <w:shd w:val="clear" w:color="auto" w:fill="BDD7EE"/>
          </w:tcPr>
          <w:p w14:paraId="6920D090" w14:textId="77777777" w:rsidR="00E43EF1" w:rsidRPr="00E20431" w:rsidRDefault="000E40D2">
            <w:pPr>
              <w:pStyle w:val="TableParagraph"/>
              <w:spacing w:before="58"/>
              <w:jc w:val="center"/>
              <w:rPr>
                <w:b/>
                <w:sz w:val="16"/>
                <w:szCs w:val="16"/>
              </w:rPr>
            </w:pPr>
            <w:r w:rsidRPr="00E20431">
              <w:rPr>
                <w:b/>
                <w:sz w:val="16"/>
                <w:szCs w:val="16"/>
              </w:rPr>
              <w:t>1</w:t>
            </w:r>
          </w:p>
        </w:tc>
        <w:tc>
          <w:tcPr>
            <w:tcW w:w="1080" w:type="dxa"/>
            <w:tcBorders>
              <w:left w:val="single" w:sz="4" w:space="0" w:color="FFFFFF"/>
              <w:right w:val="single" w:sz="4" w:space="0" w:color="FFFFFF"/>
            </w:tcBorders>
            <w:shd w:val="clear" w:color="auto" w:fill="BDD7EE"/>
          </w:tcPr>
          <w:p w14:paraId="2AEE1382" w14:textId="77777777" w:rsidR="00E43EF1" w:rsidRPr="00E20431" w:rsidRDefault="000E40D2">
            <w:pPr>
              <w:pStyle w:val="TableParagraph"/>
              <w:spacing w:before="58"/>
              <w:jc w:val="center"/>
              <w:rPr>
                <w:b/>
                <w:sz w:val="16"/>
                <w:szCs w:val="16"/>
              </w:rPr>
            </w:pPr>
            <w:r w:rsidRPr="00E20431">
              <w:rPr>
                <w:b/>
                <w:sz w:val="16"/>
                <w:szCs w:val="16"/>
              </w:rPr>
              <w:t>1</w:t>
            </w:r>
          </w:p>
        </w:tc>
        <w:tc>
          <w:tcPr>
            <w:tcW w:w="2183" w:type="dxa"/>
            <w:tcBorders>
              <w:left w:val="single" w:sz="4" w:space="0" w:color="FFFFFF"/>
              <w:right w:val="single" w:sz="4" w:space="0" w:color="FFFFFF"/>
            </w:tcBorders>
            <w:shd w:val="clear" w:color="auto" w:fill="BDD7EE"/>
          </w:tcPr>
          <w:p w14:paraId="22E65127" w14:textId="77777777" w:rsidR="003E6AB3" w:rsidRDefault="000E40D2">
            <w:pPr>
              <w:pStyle w:val="TableParagraph"/>
              <w:spacing w:before="8" w:line="280" w:lineRule="atLeast"/>
              <w:ind w:left="117" w:right="174"/>
              <w:rPr>
                <w:ins w:id="4222" w:author="Khamsaolee Xainhiaxang" w:date="2021-07-07T22:21:00Z"/>
                <w:sz w:val="16"/>
                <w:szCs w:val="16"/>
              </w:rPr>
              <w:pPrChange w:id="4223" w:author="Khamsaolee Xainhiaxang" w:date="2021-07-07T22:21:00Z">
                <w:pPr>
                  <w:pStyle w:val="TableParagraph"/>
                  <w:spacing w:before="8" w:line="280" w:lineRule="atLeast"/>
                  <w:ind w:left="194" w:right="174"/>
                </w:pPr>
              </w:pPrChange>
            </w:pPr>
            <w:r w:rsidRPr="00E20431">
              <w:rPr>
                <w:sz w:val="16"/>
                <w:szCs w:val="16"/>
              </w:rPr>
              <w:t xml:space="preserve">Cov Kawm Lus Askiv </w:t>
            </w:r>
          </w:p>
          <w:p w14:paraId="0A6F2AFC" w14:textId="536D57B1" w:rsidR="00E43EF1" w:rsidRPr="00E20431" w:rsidRDefault="00745E56">
            <w:pPr>
              <w:pStyle w:val="TableParagraph"/>
              <w:spacing w:before="8" w:line="280" w:lineRule="atLeast"/>
              <w:ind w:left="117" w:right="174"/>
              <w:rPr>
                <w:sz w:val="16"/>
                <w:szCs w:val="16"/>
              </w:rPr>
              <w:pPrChange w:id="4224" w:author="Khamsaolee Xainhiaxang" w:date="2021-07-07T22:21:00Z">
                <w:pPr>
                  <w:pStyle w:val="TableParagraph"/>
                  <w:spacing w:before="8" w:line="280" w:lineRule="atLeast"/>
                  <w:ind w:left="194" w:right="174"/>
                </w:pPr>
              </w:pPrChange>
            </w:pPr>
            <w:r w:rsidRPr="00E20431">
              <w:rPr>
                <w:sz w:val="16"/>
                <w:szCs w:val="16"/>
              </w:rPr>
              <w:t>Cov Hlua Uas Coj Los Tu</w:t>
            </w:r>
            <w:r w:rsidR="000E40D2" w:rsidRPr="00E20431">
              <w:rPr>
                <w:sz w:val="16"/>
                <w:szCs w:val="16"/>
              </w:rPr>
              <w:t xml:space="preserve"> Cov </w:t>
            </w:r>
            <w:del w:id="4225" w:author="Khamsaolee Xainhiaxang" w:date="2021-07-08T21:45:00Z">
              <w:r w:rsidRPr="00E20431" w:rsidDel="00DE6083">
                <w:rPr>
                  <w:sz w:val="16"/>
                  <w:szCs w:val="16"/>
                </w:rPr>
                <w:delText xml:space="preserve">Tau </w:delText>
              </w:r>
              <w:r w:rsidR="000E40D2" w:rsidRPr="00E20431" w:rsidDel="00DE6083">
                <w:rPr>
                  <w:sz w:val="16"/>
                  <w:szCs w:val="16"/>
                </w:rPr>
                <w:delText>Nyiaj Tsawg</w:delText>
              </w:r>
            </w:del>
            <w:ins w:id="4226" w:author="Khamsaolee Xainhiaxang" w:date="2021-07-08T21:45:00Z">
              <w:r w:rsidR="00DE6083">
                <w:rPr>
                  <w:sz w:val="16"/>
                  <w:szCs w:val="16"/>
                </w:rPr>
                <w:t>Neeg Txom Nyem</w:t>
              </w:r>
            </w:ins>
          </w:p>
        </w:tc>
        <w:tc>
          <w:tcPr>
            <w:tcW w:w="3240" w:type="dxa"/>
            <w:tcBorders>
              <w:left w:val="single" w:sz="4" w:space="0" w:color="FFFFFF"/>
              <w:right w:val="single" w:sz="4" w:space="0" w:color="FFFFFF"/>
            </w:tcBorders>
            <w:shd w:val="clear" w:color="auto" w:fill="BDD7EE"/>
          </w:tcPr>
          <w:p w14:paraId="5A873EC8" w14:textId="77777777" w:rsidR="00E43EF1" w:rsidRDefault="000E40D2">
            <w:pPr>
              <w:pStyle w:val="TableParagraph"/>
              <w:spacing w:before="58"/>
              <w:ind w:left="53"/>
              <w:rPr>
                <w:ins w:id="4227" w:author="Khamsaolee Xainhiaxang" w:date="2021-07-07T22:22:00Z"/>
                <w:sz w:val="16"/>
                <w:szCs w:val="16"/>
              </w:rPr>
            </w:pPr>
            <w:r w:rsidRPr="00E20431">
              <w:rPr>
                <w:sz w:val="16"/>
                <w:szCs w:val="16"/>
              </w:rPr>
              <w:t>Kev Tsim Kh</w:t>
            </w:r>
            <w:r w:rsidR="00745E56" w:rsidRPr="00E20431">
              <w:rPr>
                <w:sz w:val="16"/>
                <w:szCs w:val="16"/>
              </w:rPr>
              <w:t>o Kom Tshaj Lij</w:t>
            </w:r>
          </w:p>
          <w:p w14:paraId="65D0C755" w14:textId="63E1D3A6" w:rsidR="003E6AB3" w:rsidRPr="00E20431" w:rsidRDefault="003E6AB3">
            <w:pPr>
              <w:pStyle w:val="TableParagraph"/>
              <w:spacing w:before="58"/>
              <w:ind w:left="53"/>
              <w:rPr>
                <w:sz w:val="16"/>
                <w:szCs w:val="16"/>
              </w:rPr>
            </w:pPr>
            <w:ins w:id="4228" w:author="Khamsaolee Xainhiaxang" w:date="2021-07-07T22:22:00Z">
              <w:r>
                <w:rPr>
                  <w:sz w:val="16"/>
                  <w:szCs w:val="16"/>
                </w:rPr>
                <w:t>(Professional Development)</w:t>
              </w:r>
            </w:ins>
          </w:p>
        </w:tc>
        <w:tc>
          <w:tcPr>
            <w:tcW w:w="1710" w:type="dxa"/>
            <w:tcBorders>
              <w:left w:val="single" w:sz="4" w:space="0" w:color="FFFFFF"/>
              <w:right w:val="single" w:sz="4" w:space="0" w:color="FFFFFF"/>
            </w:tcBorders>
            <w:shd w:val="clear" w:color="auto" w:fill="BDD7EE"/>
          </w:tcPr>
          <w:p w14:paraId="157BF427" w14:textId="77777777" w:rsidR="00E43EF1" w:rsidRPr="00E20431" w:rsidRDefault="000E40D2">
            <w:pPr>
              <w:pStyle w:val="TableParagraph"/>
              <w:spacing w:before="58"/>
              <w:ind w:left="44" w:right="44"/>
              <w:jc w:val="center"/>
              <w:rPr>
                <w:sz w:val="16"/>
                <w:szCs w:val="16"/>
              </w:rPr>
            </w:pPr>
            <w:r w:rsidRPr="00E20431">
              <w:rPr>
                <w:sz w:val="16"/>
                <w:szCs w:val="16"/>
              </w:rPr>
              <w:t>$ 538,141.00</w:t>
            </w:r>
          </w:p>
        </w:tc>
        <w:tc>
          <w:tcPr>
            <w:tcW w:w="1620" w:type="dxa"/>
            <w:tcBorders>
              <w:left w:val="single" w:sz="4" w:space="0" w:color="FFFFFF"/>
              <w:right w:val="single" w:sz="4" w:space="0" w:color="FFFFFF"/>
            </w:tcBorders>
            <w:shd w:val="clear" w:color="auto" w:fill="BDD7EE"/>
          </w:tcPr>
          <w:p w14:paraId="4F5241B3" w14:textId="77777777" w:rsidR="00E43EF1" w:rsidRPr="00E20431" w:rsidRDefault="00E43EF1">
            <w:pPr>
              <w:pStyle w:val="TableParagraph"/>
              <w:rPr>
                <w:rFonts w:ascii="Times New Roman"/>
                <w:sz w:val="16"/>
                <w:szCs w:val="16"/>
              </w:rPr>
            </w:pPr>
          </w:p>
        </w:tc>
        <w:tc>
          <w:tcPr>
            <w:tcW w:w="1350" w:type="dxa"/>
            <w:tcBorders>
              <w:left w:val="single" w:sz="4" w:space="0" w:color="FFFFFF"/>
              <w:right w:val="single" w:sz="4" w:space="0" w:color="FFFFFF"/>
            </w:tcBorders>
            <w:shd w:val="clear" w:color="auto" w:fill="BDD7EE"/>
          </w:tcPr>
          <w:p w14:paraId="21AF5F73" w14:textId="77777777" w:rsidR="00E43EF1" w:rsidRPr="00E20431"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BDD7EE"/>
          </w:tcPr>
          <w:p w14:paraId="5FED7613" w14:textId="77777777" w:rsidR="00E43EF1" w:rsidRPr="00E20431" w:rsidRDefault="00E43EF1">
            <w:pPr>
              <w:pStyle w:val="TableParagraph"/>
              <w:rPr>
                <w:rFonts w:ascii="Times New Roman"/>
                <w:sz w:val="16"/>
                <w:szCs w:val="16"/>
              </w:rPr>
            </w:pPr>
          </w:p>
        </w:tc>
        <w:tc>
          <w:tcPr>
            <w:tcW w:w="1614" w:type="dxa"/>
            <w:tcBorders>
              <w:left w:val="single" w:sz="4" w:space="0" w:color="FFFFFF"/>
            </w:tcBorders>
            <w:shd w:val="clear" w:color="auto" w:fill="BDD7EE"/>
          </w:tcPr>
          <w:p w14:paraId="33D792B1" w14:textId="77777777" w:rsidR="00E43EF1" w:rsidRPr="00E20431" w:rsidRDefault="000E40D2">
            <w:pPr>
              <w:pStyle w:val="TableParagraph"/>
              <w:spacing w:before="58"/>
              <w:ind w:left="248"/>
              <w:rPr>
                <w:sz w:val="16"/>
                <w:szCs w:val="16"/>
              </w:rPr>
            </w:pPr>
            <w:r w:rsidRPr="00E20431">
              <w:rPr>
                <w:sz w:val="16"/>
                <w:szCs w:val="16"/>
              </w:rPr>
              <w:t>$ 538,141.00</w:t>
            </w:r>
          </w:p>
        </w:tc>
      </w:tr>
      <w:tr w:rsidR="00E43EF1" w14:paraId="669AFC90" w14:textId="77777777" w:rsidTr="00745E56">
        <w:trPr>
          <w:trHeight w:val="931"/>
        </w:trPr>
        <w:tc>
          <w:tcPr>
            <w:tcW w:w="800" w:type="dxa"/>
            <w:tcBorders>
              <w:right w:val="single" w:sz="4" w:space="0" w:color="FFFFFF"/>
            </w:tcBorders>
            <w:shd w:val="clear" w:color="auto" w:fill="DDEBF6"/>
          </w:tcPr>
          <w:p w14:paraId="16DA3937" w14:textId="77777777" w:rsidR="00E43EF1" w:rsidRPr="00E20431" w:rsidRDefault="000E40D2">
            <w:pPr>
              <w:pStyle w:val="TableParagraph"/>
              <w:spacing w:before="58"/>
              <w:jc w:val="center"/>
              <w:rPr>
                <w:b/>
                <w:sz w:val="16"/>
                <w:szCs w:val="16"/>
              </w:rPr>
            </w:pPr>
            <w:r w:rsidRPr="00E20431">
              <w:rPr>
                <w:b/>
                <w:sz w:val="16"/>
                <w:szCs w:val="16"/>
              </w:rPr>
              <w:t>1</w:t>
            </w:r>
          </w:p>
        </w:tc>
        <w:tc>
          <w:tcPr>
            <w:tcW w:w="1080" w:type="dxa"/>
            <w:tcBorders>
              <w:left w:val="single" w:sz="4" w:space="0" w:color="FFFFFF"/>
              <w:right w:val="single" w:sz="4" w:space="0" w:color="FFFFFF"/>
            </w:tcBorders>
            <w:shd w:val="clear" w:color="auto" w:fill="DDEBF6"/>
          </w:tcPr>
          <w:p w14:paraId="4CD1A4A8" w14:textId="77777777" w:rsidR="00E43EF1" w:rsidRPr="00E20431" w:rsidRDefault="000E40D2">
            <w:pPr>
              <w:pStyle w:val="TableParagraph"/>
              <w:spacing w:before="58"/>
              <w:jc w:val="center"/>
              <w:rPr>
                <w:b/>
                <w:sz w:val="16"/>
                <w:szCs w:val="16"/>
              </w:rPr>
            </w:pPr>
            <w:r w:rsidRPr="00E20431">
              <w:rPr>
                <w:b/>
                <w:sz w:val="16"/>
                <w:szCs w:val="16"/>
              </w:rPr>
              <w:t>2</w:t>
            </w:r>
          </w:p>
        </w:tc>
        <w:tc>
          <w:tcPr>
            <w:tcW w:w="2183" w:type="dxa"/>
            <w:tcBorders>
              <w:left w:val="single" w:sz="4" w:space="0" w:color="FFFFFF"/>
              <w:right w:val="single" w:sz="4" w:space="0" w:color="FFFFFF"/>
            </w:tcBorders>
            <w:shd w:val="clear" w:color="auto" w:fill="DDEBF6"/>
          </w:tcPr>
          <w:p w14:paraId="48F54A8B" w14:textId="77777777" w:rsidR="003E6AB3" w:rsidRDefault="00767101">
            <w:pPr>
              <w:pStyle w:val="TableParagraph"/>
              <w:spacing w:before="8" w:line="280" w:lineRule="atLeast"/>
              <w:ind w:left="117" w:right="174"/>
              <w:rPr>
                <w:ins w:id="4229" w:author="Khamsaolee Xainhiaxang" w:date="2021-07-07T22:21:00Z"/>
                <w:sz w:val="16"/>
                <w:szCs w:val="16"/>
              </w:rPr>
              <w:pPrChange w:id="4230" w:author="Khamsaolee Xainhiaxang" w:date="2021-07-07T22:21:00Z">
                <w:pPr>
                  <w:pStyle w:val="TableParagraph"/>
                  <w:spacing w:before="8" w:line="280" w:lineRule="atLeast"/>
                  <w:ind w:left="194" w:right="174"/>
                </w:pPr>
              </w:pPrChange>
            </w:pPr>
            <w:r w:rsidRPr="00E20431">
              <w:rPr>
                <w:sz w:val="16"/>
                <w:szCs w:val="16"/>
              </w:rPr>
              <w:t xml:space="preserve">Cov Kawm Lus Askiv </w:t>
            </w:r>
          </w:p>
          <w:p w14:paraId="21A6AB48" w14:textId="4C444531" w:rsidR="00E43EF1" w:rsidRPr="00E20431" w:rsidRDefault="00767101">
            <w:pPr>
              <w:pStyle w:val="TableParagraph"/>
              <w:spacing w:before="8" w:line="280" w:lineRule="atLeast"/>
              <w:ind w:left="117" w:right="174"/>
              <w:rPr>
                <w:sz w:val="16"/>
                <w:szCs w:val="16"/>
              </w:rPr>
              <w:pPrChange w:id="4231" w:author="Khamsaolee Xainhiaxang" w:date="2021-07-07T22:21:00Z">
                <w:pPr>
                  <w:pStyle w:val="TableParagraph"/>
                  <w:spacing w:before="8" w:line="280" w:lineRule="atLeast"/>
                  <w:ind w:left="194" w:right="174"/>
                </w:pPr>
              </w:pPrChange>
            </w:pPr>
            <w:r w:rsidRPr="00E20431">
              <w:rPr>
                <w:sz w:val="16"/>
                <w:szCs w:val="16"/>
              </w:rPr>
              <w:t xml:space="preserve">Cov Hlua Uas Coj Los Tu Cov </w:t>
            </w:r>
            <w:del w:id="4232" w:author="Khamsaolee Xainhiaxang" w:date="2021-07-08T21:45:00Z">
              <w:r w:rsidRPr="00E20431" w:rsidDel="00DE6083">
                <w:rPr>
                  <w:sz w:val="16"/>
                  <w:szCs w:val="16"/>
                </w:rPr>
                <w:delText>Tau Nyiaj Tsawg</w:delText>
              </w:r>
            </w:del>
            <w:ins w:id="4233" w:author="Khamsaolee Xainhiaxang" w:date="2021-07-08T21:45:00Z">
              <w:r w:rsidR="00DE6083">
                <w:rPr>
                  <w:sz w:val="16"/>
                  <w:szCs w:val="16"/>
                </w:rPr>
                <w:t>Neeg Txom Nyem</w:t>
              </w:r>
            </w:ins>
          </w:p>
        </w:tc>
        <w:tc>
          <w:tcPr>
            <w:tcW w:w="3240" w:type="dxa"/>
            <w:tcBorders>
              <w:left w:val="single" w:sz="4" w:space="0" w:color="FFFFFF"/>
              <w:right w:val="single" w:sz="4" w:space="0" w:color="FFFFFF"/>
            </w:tcBorders>
            <w:shd w:val="clear" w:color="auto" w:fill="DDEBF6"/>
          </w:tcPr>
          <w:p w14:paraId="65A317EC" w14:textId="77777777" w:rsidR="006A628D" w:rsidRDefault="00C4368D" w:rsidP="00572865">
            <w:pPr>
              <w:pStyle w:val="TableParagraph"/>
              <w:spacing w:before="58"/>
              <w:ind w:left="53" w:right="199"/>
              <w:rPr>
                <w:ins w:id="4234" w:author="Khamsaolee Xainhiaxang" w:date="2021-07-07T22:24:00Z"/>
                <w:sz w:val="16"/>
                <w:szCs w:val="16"/>
              </w:rPr>
            </w:pPr>
            <w:ins w:id="4235" w:author="Khamsaolee Xainhiaxang" w:date="2021-07-07T22:22:00Z">
              <w:r>
                <w:rPr>
                  <w:sz w:val="16"/>
                  <w:szCs w:val="16"/>
                </w:rPr>
                <w:t>Kev</w:t>
              </w:r>
            </w:ins>
            <w:ins w:id="4236" w:author="Khamsaolee Xainhiaxang" w:date="2021-07-07T22:23:00Z">
              <w:r>
                <w:rPr>
                  <w:sz w:val="16"/>
                  <w:szCs w:val="16"/>
                </w:rPr>
                <w:t xml:space="preserve"> Npaj</w:t>
              </w:r>
            </w:ins>
            <w:ins w:id="4237" w:author="Khamsaolee Xainhiaxang" w:date="2021-07-07T22:22:00Z">
              <w:r>
                <w:rPr>
                  <w:sz w:val="16"/>
                  <w:szCs w:val="16"/>
                </w:rPr>
                <w:t xml:space="preserve"> Qhia Ntawv </w:t>
              </w:r>
            </w:ins>
            <w:del w:id="4238" w:author="Khamsaolee Xainhiaxang" w:date="2021-07-07T22:23:00Z">
              <w:r w:rsidR="000E40D2" w:rsidRPr="00E20431" w:rsidDel="00C4368D">
                <w:rPr>
                  <w:sz w:val="16"/>
                  <w:szCs w:val="16"/>
                </w:rPr>
                <w:delText xml:space="preserve">Tswv Yim </w:delText>
              </w:r>
              <w:r w:rsidR="00276674" w:rsidRPr="00E20431" w:rsidDel="00C4368D">
                <w:rPr>
                  <w:sz w:val="16"/>
                  <w:szCs w:val="16"/>
                </w:rPr>
                <w:delText xml:space="preserve">Uas </w:delText>
              </w:r>
              <w:r w:rsidR="000E40D2" w:rsidRPr="00E20431" w:rsidDel="00C4368D">
                <w:rPr>
                  <w:sz w:val="16"/>
                  <w:szCs w:val="16"/>
                </w:rPr>
                <w:delText xml:space="preserve">Npaj </w:delText>
              </w:r>
            </w:del>
            <w:r w:rsidR="000E40D2" w:rsidRPr="00E20431">
              <w:rPr>
                <w:sz w:val="16"/>
                <w:szCs w:val="16"/>
              </w:rPr>
              <w:t xml:space="preserve">Rau </w:t>
            </w:r>
            <w:ins w:id="4239" w:author="Khamsaolee Xainhiaxang" w:date="2021-07-07T22:23:00Z">
              <w:r>
                <w:rPr>
                  <w:sz w:val="16"/>
                  <w:szCs w:val="16"/>
                </w:rPr>
                <w:t xml:space="preserve">Cov </w:t>
              </w:r>
            </w:ins>
            <w:r w:rsidR="000E40D2" w:rsidRPr="00E20431">
              <w:rPr>
                <w:sz w:val="16"/>
                <w:szCs w:val="16"/>
              </w:rPr>
              <w:t>Me</w:t>
            </w:r>
            <w:r w:rsidR="00276674" w:rsidRPr="00E20431">
              <w:rPr>
                <w:sz w:val="16"/>
                <w:szCs w:val="16"/>
              </w:rPr>
              <w:t xml:space="preserve"> </w:t>
            </w:r>
            <w:r w:rsidR="000E40D2" w:rsidRPr="00E20431">
              <w:rPr>
                <w:sz w:val="16"/>
                <w:szCs w:val="16"/>
              </w:rPr>
              <w:t xml:space="preserve">nyuam Yaus Me </w:t>
            </w:r>
          </w:p>
          <w:p w14:paraId="1205B25D" w14:textId="121FB658" w:rsidR="00E43EF1" w:rsidRPr="00E20431" w:rsidRDefault="000E40D2" w:rsidP="003F5F9C">
            <w:pPr>
              <w:pStyle w:val="TableParagraph"/>
              <w:spacing w:before="58"/>
              <w:ind w:left="53" w:right="199"/>
              <w:rPr>
                <w:sz w:val="16"/>
                <w:szCs w:val="16"/>
              </w:rPr>
            </w:pPr>
            <w:r w:rsidRPr="00E20431">
              <w:rPr>
                <w:sz w:val="16"/>
                <w:szCs w:val="16"/>
              </w:rPr>
              <w:t>(</w:t>
            </w:r>
            <w:ins w:id="4240" w:author="Khamsaolee Xainhiaxang" w:date="2021-07-07T22:23:00Z">
              <w:r w:rsidR="00C4368D">
                <w:rPr>
                  <w:sz w:val="16"/>
                  <w:szCs w:val="16"/>
                </w:rPr>
                <w:t>Early Childhood Education</w:t>
              </w:r>
              <w:r w:rsidR="006A628D">
                <w:rPr>
                  <w:sz w:val="16"/>
                  <w:szCs w:val="16"/>
                </w:rPr>
                <w:t xml:space="preserve"> </w:t>
              </w:r>
            </w:ins>
            <w:r w:rsidRPr="00E20431">
              <w:rPr>
                <w:sz w:val="16"/>
                <w:szCs w:val="16"/>
              </w:rPr>
              <w:t>ECE)</w:t>
            </w:r>
          </w:p>
        </w:tc>
        <w:tc>
          <w:tcPr>
            <w:tcW w:w="1710" w:type="dxa"/>
            <w:tcBorders>
              <w:left w:val="single" w:sz="4" w:space="0" w:color="FFFFFF"/>
              <w:right w:val="single" w:sz="4" w:space="0" w:color="FFFFFF"/>
            </w:tcBorders>
            <w:shd w:val="clear" w:color="auto" w:fill="DDEBF6"/>
          </w:tcPr>
          <w:p w14:paraId="7F985F04" w14:textId="77777777" w:rsidR="00E43EF1" w:rsidRPr="00E20431" w:rsidRDefault="000E40D2">
            <w:pPr>
              <w:pStyle w:val="TableParagraph"/>
              <w:spacing w:before="58"/>
              <w:ind w:left="44" w:right="44"/>
              <w:jc w:val="center"/>
              <w:rPr>
                <w:sz w:val="16"/>
                <w:szCs w:val="16"/>
              </w:rPr>
            </w:pPr>
            <w:r w:rsidRPr="00E20431">
              <w:rPr>
                <w:sz w:val="16"/>
                <w:szCs w:val="16"/>
              </w:rPr>
              <w:t>$ 170,893.00</w:t>
            </w:r>
          </w:p>
        </w:tc>
        <w:tc>
          <w:tcPr>
            <w:tcW w:w="1620" w:type="dxa"/>
            <w:tcBorders>
              <w:left w:val="single" w:sz="4" w:space="0" w:color="FFFFFF"/>
              <w:right w:val="single" w:sz="4" w:space="0" w:color="FFFFFF"/>
            </w:tcBorders>
            <w:shd w:val="clear" w:color="auto" w:fill="DDEBF6"/>
          </w:tcPr>
          <w:p w14:paraId="1382165D" w14:textId="77777777" w:rsidR="00E43EF1" w:rsidRPr="00E20431" w:rsidRDefault="00E43EF1">
            <w:pPr>
              <w:pStyle w:val="TableParagraph"/>
              <w:rPr>
                <w:rFonts w:ascii="Times New Roman"/>
                <w:sz w:val="16"/>
                <w:szCs w:val="16"/>
              </w:rPr>
            </w:pPr>
          </w:p>
        </w:tc>
        <w:tc>
          <w:tcPr>
            <w:tcW w:w="1350" w:type="dxa"/>
            <w:tcBorders>
              <w:left w:val="single" w:sz="4" w:space="0" w:color="FFFFFF"/>
              <w:right w:val="single" w:sz="4" w:space="0" w:color="FFFFFF"/>
            </w:tcBorders>
            <w:shd w:val="clear" w:color="auto" w:fill="DDEBF6"/>
          </w:tcPr>
          <w:p w14:paraId="00A0B5A5" w14:textId="77777777" w:rsidR="00E43EF1" w:rsidRPr="00E20431"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DDEBF6"/>
          </w:tcPr>
          <w:p w14:paraId="306535D6" w14:textId="77777777" w:rsidR="00E43EF1" w:rsidRPr="00E20431" w:rsidRDefault="00E43EF1">
            <w:pPr>
              <w:pStyle w:val="TableParagraph"/>
              <w:rPr>
                <w:rFonts w:ascii="Times New Roman"/>
                <w:sz w:val="16"/>
                <w:szCs w:val="16"/>
              </w:rPr>
            </w:pPr>
          </w:p>
        </w:tc>
        <w:tc>
          <w:tcPr>
            <w:tcW w:w="1614" w:type="dxa"/>
            <w:tcBorders>
              <w:left w:val="single" w:sz="4" w:space="0" w:color="FFFFFF"/>
            </w:tcBorders>
            <w:shd w:val="clear" w:color="auto" w:fill="DDEBF6"/>
          </w:tcPr>
          <w:p w14:paraId="35CF23BE" w14:textId="77777777" w:rsidR="00E43EF1" w:rsidRPr="00E20431" w:rsidRDefault="000E40D2">
            <w:pPr>
              <w:pStyle w:val="TableParagraph"/>
              <w:spacing w:before="58"/>
              <w:ind w:left="248"/>
              <w:rPr>
                <w:sz w:val="16"/>
                <w:szCs w:val="16"/>
              </w:rPr>
            </w:pPr>
            <w:r w:rsidRPr="00E20431">
              <w:rPr>
                <w:sz w:val="16"/>
                <w:szCs w:val="16"/>
              </w:rPr>
              <w:t>$ 170,893.00</w:t>
            </w:r>
          </w:p>
        </w:tc>
      </w:tr>
      <w:tr w:rsidR="00E43EF1" w14:paraId="72C700A7" w14:textId="77777777" w:rsidTr="00745E56">
        <w:trPr>
          <w:trHeight w:val="932"/>
        </w:trPr>
        <w:tc>
          <w:tcPr>
            <w:tcW w:w="800" w:type="dxa"/>
            <w:tcBorders>
              <w:right w:val="single" w:sz="4" w:space="0" w:color="FFFFFF"/>
            </w:tcBorders>
            <w:shd w:val="clear" w:color="auto" w:fill="BDD7EE"/>
          </w:tcPr>
          <w:p w14:paraId="62D7FBE0" w14:textId="77777777" w:rsidR="00E43EF1" w:rsidRPr="00E20431" w:rsidRDefault="000E40D2">
            <w:pPr>
              <w:pStyle w:val="TableParagraph"/>
              <w:spacing w:before="58"/>
              <w:jc w:val="center"/>
              <w:rPr>
                <w:b/>
                <w:sz w:val="16"/>
                <w:szCs w:val="16"/>
              </w:rPr>
            </w:pPr>
            <w:r w:rsidRPr="00E20431">
              <w:rPr>
                <w:b/>
                <w:sz w:val="16"/>
                <w:szCs w:val="16"/>
              </w:rPr>
              <w:t>1</w:t>
            </w:r>
          </w:p>
        </w:tc>
        <w:tc>
          <w:tcPr>
            <w:tcW w:w="1080" w:type="dxa"/>
            <w:tcBorders>
              <w:left w:val="single" w:sz="4" w:space="0" w:color="FFFFFF"/>
              <w:right w:val="single" w:sz="4" w:space="0" w:color="FFFFFF"/>
            </w:tcBorders>
            <w:shd w:val="clear" w:color="auto" w:fill="BDD7EE"/>
          </w:tcPr>
          <w:p w14:paraId="12E698DE" w14:textId="77777777" w:rsidR="00E43EF1" w:rsidRPr="00E20431" w:rsidRDefault="000E40D2">
            <w:pPr>
              <w:pStyle w:val="TableParagraph"/>
              <w:spacing w:before="58"/>
              <w:jc w:val="center"/>
              <w:rPr>
                <w:b/>
                <w:sz w:val="16"/>
                <w:szCs w:val="16"/>
              </w:rPr>
            </w:pPr>
            <w:r w:rsidRPr="00E20431">
              <w:rPr>
                <w:b/>
                <w:sz w:val="16"/>
                <w:szCs w:val="16"/>
              </w:rPr>
              <w:t>3</w:t>
            </w:r>
          </w:p>
        </w:tc>
        <w:tc>
          <w:tcPr>
            <w:tcW w:w="2183" w:type="dxa"/>
            <w:tcBorders>
              <w:left w:val="single" w:sz="4" w:space="0" w:color="FFFFFF"/>
              <w:right w:val="single" w:sz="4" w:space="0" w:color="FFFFFF"/>
            </w:tcBorders>
            <w:shd w:val="clear" w:color="auto" w:fill="BDD7EE"/>
          </w:tcPr>
          <w:p w14:paraId="6E41E07B" w14:textId="77777777" w:rsidR="003E6AB3" w:rsidRDefault="00767101">
            <w:pPr>
              <w:pStyle w:val="TableParagraph"/>
              <w:spacing w:before="8" w:line="280" w:lineRule="atLeast"/>
              <w:ind w:left="117" w:right="174"/>
              <w:rPr>
                <w:ins w:id="4241" w:author="Khamsaolee Xainhiaxang" w:date="2021-07-07T22:21:00Z"/>
                <w:sz w:val="16"/>
                <w:szCs w:val="16"/>
              </w:rPr>
              <w:pPrChange w:id="4242" w:author="Khamsaolee Xainhiaxang" w:date="2021-07-07T22:21:00Z">
                <w:pPr>
                  <w:pStyle w:val="TableParagraph"/>
                  <w:spacing w:before="8" w:line="280" w:lineRule="atLeast"/>
                  <w:ind w:left="194" w:right="174"/>
                </w:pPr>
              </w:pPrChange>
            </w:pPr>
            <w:r w:rsidRPr="00E20431">
              <w:rPr>
                <w:sz w:val="16"/>
                <w:szCs w:val="16"/>
              </w:rPr>
              <w:t xml:space="preserve">Cov Kawm Lus Askiv </w:t>
            </w:r>
          </w:p>
          <w:p w14:paraId="338343FB" w14:textId="1E3B0A8A" w:rsidR="00E43EF1" w:rsidRPr="00E20431" w:rsidRDefault="00767101">
            <w:pPr>
              <w:pStyle w:val="TableParagraph"/>
              <w:spacing w:before="8" w:line="280" w:lineRule="atLeast"/>
              <w:ind w:left="117" w:right="174"/>
              <w:rPr>
                <w:sz w:val="16"/>
                <w:szCs w:val="16"/>
              </w:rPr>
              <w:pPrChange w:id="4243" w:author="Khamsaolee Xainhiaxang" w:date="2021-07-07T22:21:00Z">
                <w:pPr>
                  <w:pStyle w:val="TableParagraph"/>
                  <w:spacing w:before="8" w:line="280" w:lineRule="atLeast"/>
                  <w:ind w:left="194" w:right="174"/>
                </w:pPr>
              </w:pPrChange>
            </w:pPr>
            <w:r w:rsidRPr="00E20431">
              <w:rPr>
                <w:sz w:val="16"/>
                <w:szCs w:val="16"/>
              </w:rPr>
              <w:t xml:space="preserve">Cov Hlua Uas Coj Los Tu Cov </w:t>
            </w:r>
            <w:del w:id="4244" w:author="Khamsaolee Xainhiaxang" w:date="2021-07-08T21:45:00Z">
              <w:r w:rsidRPr="00E20431" w:rsidDel="00DE6083">
                <w:rPr>
                  <w:sz w:val="16"/>
                  <w:szCs w:val="16"/>
                </w:rPr>
                <w:delText>Tau Nyiaj Tsawg</w:delText>
              </w:r>
            </w:del>
            <w:ins w:id="4245" w:author="Khamsaolee Xainhiaxang" w:date="2021-07-08T21:45:00Z">
              <w:r w:rsidR="00DE6083">
                <w:rPr>
                  <w:sz w:val="16"/>
                  <w:szCs w:val="16"/>
                </w:rPr>
                <w:t>Neeg Txom Nyem</w:t>
              </w:r>
            </w:ins>
          </w:p>
        </w:tc>
        <w:tc>
          <w:tcPr>
            <w:tcW w:w="3240" w:type="dxa"/>
            <w:tcBorders>
              <w:left w:val="single" w:sz="4" w:space="0" w:color="FFFFFF"/>
              <w:right w:val="single" w:sz="4" w:space="0" w:color="FFFFFF"/>
            </w:tcBorders>
            <w:shd w:val="clear" w:color="auto" w:fill="BDD7EE"/>
          </w:tcPr>
          <w:p w14:paraId="63F6905B" w14:textId="77777777" w:rsidR="00E43EF1" w:rsidRDefault="000E40D2" w:rsidP="00572865">
            <w:pPr>
              <w:pStyle w:val="TableParagraph"/>
              <w:spacing w:before="58"/>
              <w:ind w:left="53"/>
              <w:rPr>
                <w:ins w:id="4246" w:author="Khamsaolee Xainhiaxang" w:date="2021-07-07T22:25:00Z"/>
                <w:sz w:val="16"/>
                <w:szCs w:val="16"/>
              </w:rPr>
            </w:pPr>
            <w:del w:id="4247" w:author="Khamsaolee Xainhiaxang" w:date="2021-07-07T22:24:00Z">
              <w:r w:rsidRPr="00E20431" w:rsidDel="006A628D">
                <w:rPr>
                  <w:sz w:val="16"/>
                  <w:szCs w:val="16"/>
                </w:rPr>
                <w:delText xml:space="preserve">Cov </w:delText>
              </w:r>
            </w:del>
            <w:r w:rsidRPr="00E20431">
              <w:rPr>
                <w:sz w:val="16"/>
                <w:szCs w:val="16"/>
              </w:rPr>
              <w:t xml:space="preserve">Khoos Kas </w:t>
            </w:r>
            <w:del w:id="4248" w:author="Khamsaolee Xainhiaxang" w:date="2021-07-07T22:24:00Z">
              <w:r w:rsidRPr="00E20431" w:rsidDel="006A628D">
                <w:rPr>
                  <w:sz w:val="16"/>
                  <w:szCs w:val="16"/>
                </w:rPr>
                <w:delText>Puv-</w:delText>
              </w:r>
              <w:r w:rsidR="00F73BB1" w:rsidRPr="00E20431" w:rsidDel="006A628D">
                <w:rPr>
                  <w:sz w:val="16"/>
                  <w:szCs w:val="16"/>
                </w:rPr>
                <w:delText>Txhua</w:delText>
              </w:r>
            </w:del>
            <w:ins w:id="4249" w:author="Khamsaolee Xainhiaxang" w:date="2021-07-07T22:24:00Z">
              <w:r w:rsidR="006A628D">
                <w:rPr>
                  <w:sz w:val="16"/>
                  <w:szCs w:val="16"/>
                </w:rPr>
                <w:t>Kawm tag</w:t>
              </w:r>
            </w:ins>
            <w:r w:rsidRPr="00E20431">
              <w:rPr>
                <w:sz w:val="16"/>
                <w:szCs w:val="16"/>
              </w:rPr>
              <w:t xml:space="preserve"> Hnub</w:t>
            </w:r>
            <w:ins w:id="4250" w:author="Khamsaolee Xainhiaxang" w:date="2021-07-07T22:24:00Z">
              <w:r w:rsidR="006A628D">
                <w:rPr>
                  <w:sz w:val="16"/>
                  <w:szCs w:val="16"/>
                </w:rPr>
                <w:t xml:space="preserve"> Rau </w:t>
              </w:r>
              <w:r w:rsidR="00DF65D8">
                <w:rPr>
                  <w:sz w:val="16"/>
                  <w:szCs w:val="16"/>
                </w:rPr>
                <w:t xml:space="preserve">Nyuam </w:t>
              </w:r>
            </w:ins>
            <w:ins w:id="4251" w:author="Khamsaolee Xainhiaxang" w:date="2021-07-07T22:25:00Z">
              <w:r w:rsidR="00DF65D8">
                <w:rPr>
                  <w:sz w:val="16"/>
                  <w:szCs w:val="16"/>
                </w:rPr>
                <w:t>Yau</w:t>
              </w:r>
            </w:ins>
          </w:p>
          <w:p w14:paraId="4DD3CB06" w14:textId="71734A31" w:rsidR="00DF65D8" w:rsidRPr="00E20431" w:rsidRDefault="00DF65D8" w:rsidP="003F5F9C">
            <w:pPr>
              <w:pStyle w:val="TableParagraph"/>
              <w:spacing w:before="58"/>
              <w:ind w:left="53"/>
              <w:rPr>
                <w:sz w:val="16"/>
                <w:szCs w:val="16"/>
              </w:rPr>
            </w:pPr>
            <w:ins w:id="4252" w:author="Khamsaolee Xainhiaxang" w:date="2021-07-07T22:25:00Z">
              <w:r>
                <w:rPr>
                  <w:sz w:val="16"/>
                  <w:szCs w:val="16"/>
                </w:rPr>
                <w:t>(</w:t>
              </w:r>
              <w:r w:rsidRPr="00DF65D8">
                <w:rPr>
                  <w:sz w:val="16"/>
                  <w:szCs w:val="16"/>
                </w:rPr>
                <w:t>Full- Day Kindergarten Program</w:t>
              </w:r>
              <w:r>
                <w:rPr>
                  <w:sz w:val="16"/>
                  <w:szCs w:val="16"/>
                </w:rPr>
                <w:t>)</w:t>
              </w:r>
            </w:ins>
          </w:p>
        </w:tc>
        <w:tc>
          <w:tcPr>
            <w:tcW w:w="1710" w:type="dxa"/>
            <w:tcBorders>
              <w:left w:val="single" w:sz="4" w:space="0" w:color="FFFFFF"/>
              <w:right w:val="single" w:sz="4" w:space="0" w:color="FFFFFF"/>
            </w:tcBorders>
            <w:shd w:val="clear" w:color="auto" w:fill="BDD7EE"/>
          </w:tcPr>
          <w:p w14:paraId="51209306" w14:textId="77777777" w:rsidR="00E43EF1" w:rsidRPr="00E20431" w:rsidRDefault="000E40D2">
            <w:pPr>
              <w:pStyle w:val="TableParagraph"/>
              <w:spacing w:before="58"/>
              <w:ind w:left="44" w:right="44"/>
              <w:jc w:val="center"/>
              <w:rPr>
                <w:sz w:val="16"/>
                <w:szCs w:val="16"/>
              </w:rPr>
            </w:pPr>
            <w:r w:rsidRPr="00E20431">
              <w:rPr>
                <w:sz w:val="16"/>
                <w:szCs w:val="16"/>
              </w:rPr>
              <w:t>$ 4,451,138.00</w:t>
            </w:r>
          </w:p>
        </w:tc>
        <w:tc>
          <w:tcPr>
            <w:tcW w:w="1620" w:type="dxa"/>
            <w:tcBorders>
              <w:left w:val="single" w:sz="4" w:space="0" w:color="FFFFFF"/>
              <w:right w:val="single" w:sz="4" w:space="0" w:color="FFFFFF"/>
            </w:tcBorders>
            <w:shd w:val="clear" w:color="auto" w:fill="BDD7EE"/>
          </w:tcPr>
          <w:p w14:paraId="69B531F5" w14:textId="77777777" w:rsidR="00E43EF1" w:rsidRPr="00E20431" w:rsidRDefault="00E43EF1">
            <w:pPr>
              <w:pStyle w:val="TableParagraph"/>
              <w:rPr>
                <w:rFonts w:ascii="Times New Roman"/>
                <w:sz w:val="16"/>
                <w:szCs w:val="16"/>
              </w:rPr>
            </w:pPr>
          </w:p>
        </w:tc>
        <w:tc>
          <w:tcPr>
            <w:tcW w:w="1350" w:type="dxa"/>
            <w:tcBorders>
              <w:left w:val="single" w:sz="4" w:space="0" w:color="FFFFFF"/>
              <w:right w:val="single" w:sz="4" w:space="0" w:color="FFFFFF"/>
            </w:tcBorders>
            <w:shd w:val="clear" w:color="auto" w:fill="BDD7EE"/>
          </w:tcPr>
          <w:p w14:paraId="674A699B" w14:textId="77777777" w:rsidR="00E43EF1" w:rsidRPr="00E20431"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BDD7EE"/>
          </w:tcPr>
          <w:p w14:paraId="2CC244D7" w14:textId="77777777" w:rsidR="00E43EF1" w:rsidRPr="00E20431" w:rsidRDefault="00E43EF1">
            <w:pPr>
              <w:pStyle w:val="TableParagraph"/>
              <w:rPr>
                <w:rFonts w:ascii="Times New Roman"/>
                <w:sz w:val="16"/>
                <w:szCs w:val="16"/>
              </w:rPr>
            </w:pPr>
          </w:p>
        </w:tc>
        <w:tc>
          <w:tcPr>
            <w:tcW w:w="1614" w:type="dxa"/>
            <w:tcBorders>
              <w:left w:val="single" w:sz="4" w:space="0" w:color="FFFFFF"/>
            </w:tcBorders>
            <w:shd w:val="clear" w:color="auto" w:fill="BDD7EE"/>
          </w:tcPr>
          <w:p w14:paraId="33D7A44E" w14:textId="77777777" w:rsidR="00E43EF1" w:rsidRPr="00E20431" w:rsidRDefault="000E40D2">
            <w:pPr>
              <w:pStyle w:val="TableParagraph"/>
              <w:spacing w:before="58"/>
              <w:ind w:left="164"/>
              <w:rPr>
                <w:sz w:val="16"/>
                <w:szCs w:val="16"/>
              </w:rPr>
            </w:pPr>
            <w:r w:rsidRPr="00E20431">
              <w:rPr>
                <w:sz w:val="16"/>
                <w:szCs w:val="16"/>
              </w:rPr>
              <w:t>$ 4,451,138.00</w:t>
            </w:r>
          </w:p>
        </w:tc>
      </w:tr>
      <w:tr w:rsidR="00E43EF1" w14:paraId="32A745BF" w14:textId="77777777" w:rsidTr="00745E56">
        <w:trPr>
          <w:trHeight w:val="931"/>
        </w:trPr>
        <w:tc>
          <w:tcPr>
            <w:tcW w:w="800" w:type="dxa"/>
            <w:tcBorders>
              <w:right w:val="single" w:sz="4" w:space="0" w:color="FFFFFF"/>
            </w:tcBorders>
            <w:shd w:val="clear" w:color="auto" w:fill="DDEBF6"/>
          </w:tcPr>
          <w:p w14:paraId="5770E8F9" w14:textId="77777777" w:rsidR="00E43EF1" w:rsidRPr="00E20431" w:rsidRDefault="000E40D2">
            <w:pPr>
              <w:pStyle w:val="TableParagraph"/>
              <w:spacing w:before="58"/>
              <w:jc w:val="center"/>
              <w:rPr>
                <w:b/>
                <w:sz w:val="16"/>
                <w:szCs w:val="16"/>
              </w:rPr>
            </w:pPr>
            <w:r w:rsidRPr="00E20431">
              <w:rPr>
                <w:b/>
                <w:sz w:val="16"/>
                <w:szCs w:val="16"/>
              </w:rPr>
              <w:t>1</w:t>
            </w:r>
          </w:p>
        </w:tc>
        <w:tc>
          <w:tcPr>
            <w:tcW w:w="1080" w:type="dxa"/>
            <w:tcBorders>
              <w:left w:val="single" w:sz="4" w:space="0" w:color="FFFFFF"/>
              <w:right w:val="single" w:sz="4" w:space="0" w:color="FFFFFF"/>
            </w:tcBorders>
            <w:shd w:val="clear" w:color="auto" w:fill="DDEBF6"/>
          </w:tcPr>
          <w:p w14:paraId="21A67E49" w14:textId="77777777" w:rsidR="00E43EF1" w:rsidRPr="00E20431" w:rsidRDefault="000E40D2">
            <w:pPr>
              <w:pStyle w:val="TableParagraph"/>
              <w:spacing w:before="58"/>
              <w:jc w:val="center"/>
              <w:rPr>
                <w:b/>
                <w:sz w:val="16"/>
                <w:szCs w:val="16"/>
              </w:rPr>
            </w:pPr>
            <w:r w:rsidRPr="00E20431">
              <w:rPr>
                <w:b/>
                <w:sz w:val="16"/>
                <w:szCs w:val="16"/>
              </w:rPr>
              <w:t>4</w:t>
            </w:r>
          </w:p>
        </w:tc>
        <w:tc>
          <w:tcPr>
            <w:tcW w:w="2183" w:type="dxa"/>
            <w:tcBorders>
              <w:left w:val="single" w:sz="4" w:space="0" w:color="FFFFFF"/>
              <w:right w:val="single" w:sz="4" w:space="0" w:color="FFFFFF"/>
            </w:tcBorders>
            <w:shd w:val="clear" w:color="auto" w:fill="DDEBF6"/>
          </w:tcPr>
          <w:p w14:paraId="4B331EEC" w14:textId="77777777" w:rsidR="003E6AB3" w:rsidRDefault="00767101">
            <w:pPr>
              <w:pStyle w:val="TableParagraph"/>
              <w:spacing w:line="290" w:lineRule="atLeast"/>
              <w:ind w:left="117" w:right="174"/>
              <w:rPr>
                <w:ins w:id="4253" w:author="Khamsaolee Xainhiaxang" w:date="2021-07-07T22:21:00Z"/>
                <w:sz w:val="16"/>
                <w:szCs w:val="16"/>
              </w:rPr>
              <w:pPrChange w:id="4254" w:author="Khamsaolee Xainhiaxang" w:date="2021-07-07T22:21:00Z">
                <w:pPr>
                  <w:pStyle w:val="TableParagraph"/>
                  <w:spacing w:line="290" w:lineRule="atLeast"/>
                  <w:ind w:left="194" w:right="174"/>
                </w:pPr>
              </w:pPrChange>
            </w:pPr>
            <w:r w:rsidRPr="00E20431">
              <w:rPr>
                <w:sz w:val="16"/>
                <w:szCs w:val="16"/>
              </w:rPr>
              <w:t xml:space="preserve">Cov Kawm Lus Askiv </w:t>
            </w:r>
          </w:p>
          <w:p w14:paraId="0B478A98" w14:textId="13FC7D84" w:rsidR="00E43EF1" w:rsidRPr="00E20431" w:rsidRDefault="00767101">
            <w:pPr>
              <w:pStyle w:val="TableParagraph"/>
              <w:spacing w:line="290" w:lineRule="atLeast"/>
              <w:ind w:left="117" w:right="174"/>
              <w:rPr>
                <w:sz w:val="16"/>
                <w:szCs w:val="16"/>
              </w:rPr>
              <w:pPrChange w:id="4255" w:author="Khamsaolee Xainhiaxang" w:date="2021-07-07T22:21:00Z">
                <w:pPr>
                  <w:pStyle w:val="TableParagraph"/>
                  <w:spacing w:line="290" w:lineRule="atLeast"/>
                  <w:ind w:left="194" w:right="174"/>
                </w:pPr>
              </w:pPrChange>
            </w:pPr>
            <w:r w:rsidRPr="00E20431">
              <w:rPr>
                <w:sz w:val="16"/>
                <w:szCs w:val="16"/>
              </w:rPr>
              <w:t xml:space="preserve">Cov Hlua Uas Coj Los Tu Cov </w:t>
            </w:r>
            <w:del w:id="4256" w:author="Khamsaolee Xainhiaxang" w:date="2021-07-08T21:45:00Z">
              <w:r w:rsidRPr="00E20431" w:rsidDel="00DE6083">
                <w:rPr>
                  <w:sz w:val="16"/>
                  <w:szCs w:val="16"/>
                </w:rPr>
                <w:delText>Tau Nyiaj Tsawg</w:delText>
              </w:r>
            </w:del>
            <w:ins w:id="4257" w:author="Khamsaolee Xainhiaxang" w:date="2021-07-08T21:45:00Z">
              <w:r w:rsidR="00DE6083">
                <w:rPr>
                  <w:sz w:val="16"/>
                  <w:szCs w:val="16"/>
                </w:rPr>
                <w:t>Neeg Txom Nyem</w:t>
              </w:r>
            </w:ins>
          </w:p>
        </w:tc>
        <w:tc>
          <w:tcPr>
            <w:tcW w:w="3240" w:type="dxa"/>
            <w:tcBorders>
              <w:left w:val="single" w:sz="4" w:space="0" w:color="FFFFFF"/>
              <w:right w:val="single" w:sz="4" w:space="0" w:color="FFFFFF"/>
            </w:tcBorders>
            <w:shd w:val="clear" w:color="auto" w:fill="DDEBF6"/>
          </w:tcPr>
          <w:p w14:paraId="5B506026" w14:textId="0872C9A8" w:rsidR="00E43EF1" w:rsidRDefault="000E40D2">
            <w:pPr>
              <w:pStyle w:val="TableParagraph"/>
              <w:spacing w:before="58"/>
              <w:ind w:left="53"/>
              <w:rPr>
                <w:ins w:id="4258" w:author="Khamsaolee Xainhiaxang" w:date="2021-07-07T22:25:00Z"/>
                <w:sz w:val="16"/>
                <w:szCs w:val="16"/>
              </w:rPr>
            </w:pPr>
            <w:del w:id="4259" w:author="Khamsaolee Xainhiaxang" w:date="2021-07-07T22:26:00Z">
              <w:r w:rsidRPr="00E20431" w:rsidDel="00C36888">
                <w:rPr>
                  <w:sz w:val="16"/>
                  <w:szCs w:val="16"/>
                </w:rPr>
                <w:delText>Lub Sij Hawm Luv</w:delText>
              </w:r>
              <w:r w:rsidR="00F73BB1" w:rsidRPr="00E20431" w:rsidDel="00C36888">
                <w:rPr>
                  <w:sz w:val="16"/>
                  <w:szCs w:val="16"/>
                </w:rPr>
                <w:delText xml:space="preserve"> Ntawm </w:delText>
              </w:r>
            </w:del>
            <w:r w:rsidRPr="00E20431">
              <w:rPr>
                <w:sz w:val="16"/>
                <w:szCs w:val="16"/>
              </w:rPr>
              <w:t xml:space="preserve">Kev Kawm </w:t>
            </w:r>
            <w:ins w:id="4260" w:author="Khamsaolee Xainhiaxang" w:date="2021-07-07T22:26:00Z">
              <w:r w:rsidR="00C36888">
                <w:rPr>
                  <w:sz w:val="16"/>
                  <w:szCs w:val="16"/>
                </w:rPr>
                <w:t xml:space="preserve">Ncua Luv Ntawm </w:t>
              </w:r>
            </w:ins>
            <w:r w:rsidRPr="00E20431">
              <w:rPr>
                <w:sz w:val="16"/>
                <w:szCs w:val="16"/>
              </w:rPr>
              <w:t>Tus Kheej</w:t>
            </w:r>
          </w:p>
          <w:p w14:paraId="529C950D" w14:textId="7CC83ABC" w:rsidR="00DF65D8" w:rsidRPr="00E20431" w:rsidRDefault="00DF65D8">
            <w:pPr>
              <w:pStyle w:val="TableParagraph"/>
              <w:spacing w:before="58"/>
              <w:ind w:left="53"/>
              <w:rPr>
                <w:sz w:val="16"/>
                <w:szCs w:val="16"/>
              </w:rPr>
            </w:pPr>
            <w:ins w:id="4261" w:author="Khamsaolee Xainhiaxang" w:date="2021-07-07T22:25:00Z">
              <w:r>
                <w:rPr>
                  <w:sz w:val="16"/>
                  <w:szCs w:val="16"/>
                </w:rPr>
                <w:t>(</w:t>
              </w:r>
              <w:r w:rsidRPr="00DF65D8">
                <w:rPr>
                  <w:sz w:val="16"/>
                  <w:szCs w:val="16"/>
                </w:rPr>
                <w:t>Short Term Independent Study</w:t>
              </w:r>
              <w:r>
                <w:rPr>
                  <w:sz w:val="16"/>
                  <w:szCs w:val="16"/>
                </w:rPr>
                <w:t>)</w:t>
              </w:r>
            </w:ins>
          </w:p>
        </w:tc>
        <w:tc>
          <w:tcPr>
            <w:tcW w:w="1710" w:type="dxa"/>
            <w:tcBorders>
              <w:left w:val="single" w:sz="4" w:space="0" w:color="FFFFFF"/>
              <w:right w:val="single" w:sz="4" w:space="0" w:color="FFFFFF"/>
            </w:tcBorders>
            <w:shd w:val="clear" w:color="auto" w:fill="DDEBF6"/>
          </w:tcPr>
          <w:p w14:paraId="5C0EF787" w14:textId="77777777" w:rsidR="00E43EF1" w:rsidRPr="00E20431" w:rsidRDefault="000E40D2">
            <w:pPr>
              <w:pStyle w:val="TableParagraph"/>
              <w:spacing w:before="58"/>
              <w:ind w:left="44" w:right="44"/>
              <w:jc w:val="center"/>
              <w:rPr>
                <w:sz w:val="16"/>
                <w:szCs w:val="16"/>
              </w:rPr>
            </w:pPr>
            <w:r w:rsidRPr="00E20431">
              <w:rPr>
                <w:sz w:val="16"/>
                <w:szCs w:val="16"/>
              </w:rPr>
              <w:t>$ 90,000.00</w:t>
            </w:r>
          </w:p>
        </w:tc>
        <w:tc>
          <w:tcPr>
            <w:tcW w:w="1620" w:type="dxa"/>
            <w:tcBorders>
              <w:left w:val="single" w:sz="4" w:space="0" w:color="FFFFFF"/>
              <w:right w:val="single" w:sz="4" w:space="0" w:color="FFFFFF"/>
            </w:tcBorders>
            <w:shd w:val="clear" w:color="auto" w:fill="DDEBF6"/>
          </w:tcPr>
          <w:p w14:paraId="453ACDC9" w14:textId="77777777" w:rsidR="00E43EF1" w:rsidRPr="00E20431" w:rsidRDefault="00E43EF1">
            <w:pPr>
              <w:pStyle w:val="TableParagraph"/>
              <w:rPr>
                <w:rFonts w:ascii="Times New Roman"/>
                <w:sz w:val="16"/>
                <w:szCs w:val="16"/>
              </w:rPr>
            </w:pPr>
          </w:p>
        </w:tc>
        <w:tc>
          <w:tcPr>
            <w:tcW w:w="1350" w:type="dxa"/>
            <w:tcBorders>
              <w:left w:val="single" w:sz="4" w:space="0" w:color="FFFFFF"/>
              <w:right w:val="single" w:sz="4" w:space="0" w:color="FFFFFF"/>
            </w:tcBorders>
            <w:shd w:val="clear" w:color="auto" w:fill="DDEBF6"/>
          </w:tcPr>
          <w:p w14:paraId="7BF56664" w14:textId="77777777" w:rsidR="00E43EF1" w:rsidRPr="00E20431"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DDEBF6"/>
          </w:tcPr>
          <w:p w14:paraId="10660A62" w14:textId="77777777" w:rsidR="00E43EF1" w:rsidRPr="00E20431" w:rsidRDefault="00E43EF1">
            <w:pPr>
              <w:pStyle w:val="TableParagraph"/>
              <w:rPr>
                <w:rFonts w:ascii="Times New Roman"/>
                <w:sz w:val="16"/>
                <w:szCs w:val="16"/>
              </w:rPr>
            </w:pPr>
          </w:p>
        </w:tc>
        <w:tc>
          <w:tcPr>
            <w:tcW w:w="1614" w:type="dxa"/>
            <w:tcBorders>
              <w:left w:val="single" w:sz="4" w:space="0" w:color="FFFFFF"/>
            </w:tcBorders>
            <w:shd w:val="clear" w:color="auto" w:fill="DDEBF6"/>
          </w:tcPr>
          <w:p w14:paraId="35A9156A" w14:textId="77777777" w:rsidR="00E43EF1" w:rsidRPr="00E20431" w:rsidRDefault="000E40D2">
            <w:pPr>
              <w:pStyle w:val="TableParagraph"/>
              <w:spacing w:before="58"/>
              <w:ind w:left="303"/>
              <w:rPr>
                <w:sz w:val="16"/>
                <w:szCs w:val="16"/>
              </w:rPr>
            </w:pPr>
            <w:r w:rsidRPr="00E20431">
              <w:rPr>
                <w:sz w:val="16"/>
                <w:szCs w:val="16"/>
              </w:rPr>
              <w:t>$ 90,000.00</w:t>
            </w:r>
          </w:p>
        </w:tc>
      </w:tr>
      <w:tr w:rsidR="00E43EF1" w14:paraId="508D8A68" w14:textId="77777777" w:rsidTr="00745E56">
        <w:trPr>
          <w:trHeight w:val="932"/>
        </w:trPr>
        <w:tc>
          <w:tcPr>
            <w:tcW w:w="800" w:type="dxa"/>
            <w:tcBorders>
              <w:right w:val="single" w:sz="4" w:space="0" w:color="FFFFFF"/>
            </w:tcBorders>
            <w:shd w:val="clear" w:color="auto" w:fill="BDD7EE"/>
          </w:tcPr>
          <w:p w14:paraId="562B79BE" w14:textId="77777777" w:rsidR="00E43EF1" w:rsidRPr="00E20431" w:rsidRDefault="000E40D2">
            <w:pPr>
              <w:pStyle w:val="TableParagraph"/>
              <w:spacing w:before="58"/>
              <w:jc w:val="center"/>
              <w:rPr>
                <w:b/>
                <w:sz w:val="16"/>
                <w:szCs w:val="16"/>
              </w:rPr>
            </w:pPr>
            <w:r w:rsidRPr="00E20431">
              <w:rPr>
                <w:b/>
                <w:sz w:val="16"/>
                <w:szCs w:val="16"/>
              </w:rPr>
              <w:t>1</w:t>
            </w:r>
          </w:p>
        </w:tc>
        <w:tc>
          <w:tcPr>
            <w:tcW w:w="1080" w:type="dxa"/>
            <w:tcBorders>
              <w:left w:val="single" w:sz="4" w:space="0" w:color="FFFFFF"/>
              <w:right w:val="single" w:sz="4" w:space="0" w:color="FFFFFF"/>
            </w:tcBorders>
            <w:shd w:val="clear" w:color="auto" w:fill="BDD7EE"/>
          </w:tcPr>
          <w:p w14:paraId="5CEA4131" w14:textId="77777777" w:rsidR="00E43EF1" w:rsidRPr="00E20431" w:rsidRDefault="000E40D2">
            <w:pPr>
              <w:pStyle w:val="TableParagraph"/>
              <w:spacing w:before="58"/>
              <w:jc w:val="center"/>
              <w:rPr>
                <w:b/>
                <w:sz w:val="16"/>
                <w:szCs w:val="16"/>
              </w:rPr>
            </w:pPr>
            <w:r w:rsidRPr="00E20431">
              <w:rPr>
                <w:b/>
                <w:sz w:val="16"/>
                <w:szCs w:val="16"/>
              </w:rPr>
              <w:t>5</w:t>
            </w:r>
          </w:p>
        </w:tc>
        <w:tc>
          <w:tcPr>
            <w:tcW w:w="2183" w:type="dxa"/>
            <w:tcBorders>
              <w:left w:val="single" w:sz="4" w:space="0" w:color="FFFFFF"/>
              <w:right w:val="single" w:sz="4" w:space="0" w:color="FFFFFF"/>
            </w:tcBorders>
            <w:shd w:val="clear" w:color="auto" w:fill="BDD7EE"/>
          </w:tcPr>
          <w:p w14:paraId="4F5DF453" w14:textId="77777777" w:rsidR="003E6AB3" w:rsidRDefault="00767101">
            <w:pPr>
              <w:pStyle w:val="TableParagraph"/>
              <w:spacing w:before="8" w:line="280" w:lineRule="atLeast"/>
              <w:ind w:left="117" w:right="174"/>
              <w:rPr>
                <w:ins w:id="4262" w:author="Khamsaolee Xainhiaxang" w:date="2021-07-07T22:21:00Z"/>
                <w:sz w:val="16"/>
                <w:szCs w:val="16"/>
              </w:rPr>
              <w:pPrChange w:id="4263" w:author="Khamsaolee Xainhiaxang" w:date="2021-07-07T22:21:00Z">
                <w:pPr>
                  <w:pStyle w:val="TableParagraph"/>
                  <w:spacing w:before="8" w:line="280" w:lineRule="atLeast"/>
                  <w:ind w:left="194" w:right="174"/>
                </w:pPr>
              </w:pPrChange>
            </w:pPr>
            <w:r w:rsidRPr="00E20431">
              <w:rPr>
                <w:sz w:val="16"/>
                <w:szCs w:val="16"/>
              </w:rPr>
              <w:t xml:space="preserve">Cov Kawm Lus Askiv </w:t>
            </w:r>
          </w:p>
          <w:p w14:paraId="21D3E678" w14:textId="094A8149" w:rsidR="00E43EF1" w:rsidRPr="00E20431" w:rsidRDefault="00767101">
            <w:pPr>
              <w:pStyle w:val="TableParagraph"/>
              <w:spacing w:before="8" w:line="280" w:lineRule="atLeast"/>
              <w:ind w:left="117" w:right="174"/>
              <w:rPr>
                <w:sz w:val="16"/>
                <w:szCs w:val="16"/>
              </w:rPr>
              <w:pPrChange w:id="4264" w:author="Khamsaolee Xainhiaxang" w:date="2021-07-07T22:21:00Z">
                <w:pPr>
                  <w:pStyle w:val="TableParagraph"/>
                  <w:spacing w:before="8" w:line="280" w:lineRule="atLeast"/>
                  <w:ind w:left="194" w:right="174"/>
                </w:pPr>
              </w:pPrChange>
            </w:pPr>
            <w:r w:rsidRPr="00E20431">
              <w:rPr>
                <w:sz w:val="16"/>
                <w:szCs w:val="16"/>
              </w:rPr>
              <w:t xml:space="preserve">Cov Hlua Uas Coj Los Tu Cov </w:t>
            </w:r>
            <w:del w:id="4265" w:author="Khamsaolee Xainhiaxang" w:date="2021-07-08T21:45:00Z">
              <w:r w:rsidRPr="00E20431" w:rsidDel="00DE6083">
                <w:rPr>
                  <w:sz w:val="16"/>
                  <w:szCs w:val="16"/>
                </w:rPr>
                <w:delText>Tau Nyiaj Tsawg</w:delText>
              </w:r>
            </w:del>
            <w:ins w:id="4266" w:author="Khamsaolee Xainhiaxang" w:date="2021-07-08T21:45:00Z">
              <w:r w:rsidR="00DE6083">
                <w:rPr>
                  <w:sz w:val="16"/>
                  <w:szCs w:val="16"/>
                </w:rPr>
                <w:t>Neeg Txom Nyem</w:t>
              </w:r>
            </w:ins>
          </w:p>
        </w:tc>
        <w:tc>
          <w:tcPr>
            <w:tcW w:w="3240" w:type="dxa"/>
            <w:tcBorders>
              <w:left w:val="single" w:sz="4" w:space="0" w:color="FFFFFF"/>
              <w:right w:val="single" w:sz="4" w:space="0" w:color="FFFFFF"/>
            </w:tcBorders>
            <w:shd w:val="clear" w:color="auto" w:fill="BDD7EE"/>
          </w:tcPr>
          <w:p w14:paraId="727AB5D9" w14:textId="368A4147" w:rsidR="00E43EF1" w:rsidRDefault="00A12942">
            <w:pPr>
              <w:pStyle w:val="TableParagraph"/>
              <w:spacing w:before="58"/>
              <w:ind w:left="53"/>
              <w:rPr>
                <w:ins w:id="4267" w:author="Khamsaolee Xainhiaxang" w:date="2021-07-07T22:26:00Z"/>
                <w:sz w:val="16"/>
                <w:szCs w:val="16"/>
              </w:rPr>
            </w:pPr>
            <w:del w:id="4268" w:author="Khamsaolee Xainhiaxang" w:date="2021-07-07T22:27:00Z">
              <w:r w:rsidRPr="00E20431" w:rsidDel="00A00D71">
                <w:rPr>
                  <w:sz w:val="16"/>
                  <w:szCs w:val="16"/>
                </w:rPr>
                <w:delText>Muaj Qhov</w:delText>
              </w:r>
            </w:del>
            <w:ins w:id="4269" w:author="Khamsaolee Xainhiaxang" w:date="2021-07-07T22:27:00Z">
              <w:r w:rsidR="00A00D71">
                <w:rPr>
                  <w:sz w:val="16"/>
                  <w:szCs w:val="16"/>
                </w:rPr>
                <w:t>Kev</w:t>
              </w:r>
            </w:ins>
            <w:r w:rsidRPr="00E20431">
              <w:rPr>
                <w:sz w:val="16"/>
                <w:szCs w:val="16"/>
              </w:rPr>
              <w:t xml:space="preserve"> Pom Mus Deb</w:t>
            </w:r>
          </w:p>
          <w:p w14:paraId="593D5220" w14:textId="55A8150B" w:rsidR="00C36888" w:rsidRPr="00E20431" w:rsidRDefault="00C36888">
            <w:pPr>
              <w:pStyle w:val="TableParagraph"/>
              <w:spacing w:before="58"/>
              <w:ind w:left="53"/>
              <w:rPr>
                <w:sz w:val="16"/>
                <w:szCs w:val="16"/>
              </w:rPr>
            </w:pPr>
            <w:ins w:id="4270" w:author="Khamsaolee Xainhiaxang" w:date="2021-07-07T22:26:00Z">
              <w:r>
                <w:rPr>
                  <w:sz w:val="16"/>
                  <w:szCs w:val="16"/>
                </w:rPr>
                <w:t>(</w:t>
              </w:r>
              <w:r w:rsidRPr="00C36888">
                <w:rPr>
                  <w:sz w:val="16"/>
                  <w:szCs w:val="16"/>
                </w:rPr>
                <w:t>Illuminate</w:t>
              </w:r>
              <w:r>
                <w:rPr>
                  <w:sz w:val="16"/>
                  <w:szCs w:val="16"/>
                </w:rPr>
                <w:t>)</w:t>
              </w:r>
            </w:ins>
          </w:p>
        </w:tc>
        <w:tc>
          <w:tcPr>
            <w:tcW w:w="1710" w:type="dxa"/>
            <w:tcBorders>
              <w:left w:val="single" w:sz="4" w:space="0" w:color="FFFFFF"/>
              <w:right w:val="single" w:sz="4" w:space="0" w:color="FFFFFF"/>
            </w:tcBorders>
            <w:shd w:val="clear" w:color="auto" w:fill="BDD7EE"/>
          </w:tcPr>
          <w:p w14:paraId="208468DF" w14:textId="77777777" w:rsidR="00E43EF1" w:rsidRPr="00E20431" w:rsidRDefault="000E40D2">
            <w:pPr>
              <w:pStyle w:val="TableParagraph"/>
              <w:spacing w:before="58"/>
              <w:ind w:left="44" w:right="44"/>
              <w:jc w:val="center"/>
              <w:rPr>
                <w:sz w:val="16"/>
                <w:szCs w:val="16"/>
              </w:rPr>
            </w:pPr>
            <w:r w:rsidRPr="00E20431">
              <w:rPr>
                <w:sz w:val="16"/>
                <w:szCs w:val="16"/>
              </w:rPr>
              <w:t>$ 169,107.00</w:t>
            </w:r>
          </w:p>
        </w:tc>
        <w:tc>
          <w:tcPr>
            <w:tcW w:w="1620" w:type="dxa"/>
            <w:tcBorders>
              <w:left w:val="single" w:sz="4" w:space="0" w:color="FFFFFF"/>
              <w:right w:val="single" w:sz="4" w:space="0" w:color="FFFFFF"/>
            </w:tcBorders>
            <w:shd w:val="clear" w:color="auto" w:fill="BDD7EE"/>
          </w:tcPr>
          <w:p w14:paraId="12B80549" w14:textId="77777777" w:rsidR="00E43EF1" w:rsidRPr="00E20431" w:rsidRDefault="00E43EF1">
            <w:pPr>
              <w:pStyle w:val="TableParagraph"/>
              <w:rPr>
                <w:rFonts w:ascii="Times New Roman"/>
                <w:sz w:val="16"/>
                <w:szCs w:val="16"/>
              </w:rPr>
            </w:pPr>
          </w:p>
        </w:tc>
        <w:tc>
          <w:tcPr>
            <w:tcW w:w="1350" w:type="dxa"/>
            <w:tcBorders>
              <w:left w:val="single" w:sz="4" w:space="0" w:color="FFFFFF"/>
              <w:right w:val="single" w:sz="4" w:space="0" w:color="FFFFFF"/>
            </w:tcBorders>
            <w:shd w:val="clear" w:color="auto" w:fill="BDD7EE"/>
          </w:tcPr>
          <w:p w14:paraId="38AF85EE" w14:textId="77777777" w:rsidR="00E43EF1" w:rsidRPr="00E20431"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BDD7EE"/>
          </w:tcPr>
          <w:p w14:paraId="40B1CF15" w14:textId="77777777" w:rsidR="00E43EF1" w:rsidRPr="00E20431" w:rsidRDefault="00E43EF1">
            <w:pPr>
              <w:pStyle w:val="TableParagraph"/>
              <w:rPr>
                <w:rFonts w:ascii="Times New Roman"/>
                <w:sz w:val="16"/>
                <w:szCs w:val="16"/>
              </w:rPr>
            </w:pPr>
          </w:p>
        </w:tc>
        <w:tc>
          <w:tcPr>
            <w:tcW w:w="1614" w:type="dxa"/>
            <w:tcBorders>
              <w:left w:val="single" w:sz="4" w:space="0" w:color="FFFFFF"/>
            </w:tcBorders>
            <w:shd w:val="clear" w:color="auto" w:fill="BDD7EE"/>
          </w:tcPr>
          <w:p w14:paraId="00622762" w14:textId="77777777" w:rsidR="00E43EF1" w:rsidRPr="00E20431" w:rsidRDefault="000E40D2">
            <w:pPr>
              <w:pStyle w:val="TableParagraph"/>
              <w:spacing w:before="58"/>
              <w:ind w:left="248"/>
              <w:rPr>
                <w:sz w:val="16"/>
                <w:szCs w:val="16"/>
              </w:rPr>
            </w:pPr>
            <w:r w:rsidRPr="00E20431">
              <w:rPr>
                <w:sz w:val="16"/>
                <w:szCs w:val="16"/>
              </w:rPr>
              <w:t>$ 169,107.00</w:t>
            </w:r>
          </w:p>
        </w:tc>
      </w:tr>
      <w:tr w:rsidR="00E43EF1" w14:paraId="48B53A1A" w14:textId="77777777" w:rsidTr="00745E56">
        <w:trPr>
          <w:trHeight w:val="931"/>
        </w:trPr>
        <w:tc>
          <w:tcPr>
            <w:tcW w:w="800" w:type="dxa"/>
            <w:tcBorders>
              <w:right w:val="single" w:sz="4" w:space="0" w:color="FFFFFF"/>
            </w:tcBorders>
            <w:shd w:val="clear" w:color="auto" w:fill="DDEBF6"/>
          </w:tcPr>
          <w:p w14:paraId="61038D46" w14:textId="77777777" w:rsidR="00E43EF1" w:rsidRPr="00E20431" w:rsidRDefault="000E40D2">
            <w:pPr>
              <w:pStyle w:val="TableParagraph"/>
              <w:spacing w:before="58"/>
              <w:jc w:val="center"/>
              <w:rPr>
                <w:b/>
                <w:sz w:val="16"/>
                <w:szCs w:val="16"/>
              </w:rPr>
            </w:pPr>
            <w:r w:rsidRPr="00E20431">
              <w:rPr>
                <w:b/>
                <w:sz w:val="16"/>
                <w:szCs w:val="16"/>
              </w:rPr>
              <w:t>1</w:t>
            </w:r>
          </w:p>
        </w:tc>
        <w:tc>
          <w:tcPr>
            <w:tcW w:w="1080" w:type="dxa"/>
            <w:tcBorders>
              <w:left w:val="single" w:sz="4" w:space="0" w:color="FFFFFF"/>
              <w:right w:val="single" w:sz="4" w:space="0" w:color="FFFFFF"/>
            </w:tcBorders>
            <w:shd w:val="clear" w:color="auto" w:fill="DDEBF6"/>
          </w:tcPr>
          <w:p w14:paraId="604FA852" w14:textId="77777777" w:rsidR="00E43EF1" w:rsidRPr="00E20431" w:rsidRDefault="000E40D2">
            <w:pPr>
              <w:pStyle w:val="TableParagraph"/>
              <w:spacing w:before="58"/>
              <w:jc w:val="center"/>
              <w:rPr>
                <w:b/>
                <w:sz w:val="16"/>
                <w:szCs w:val="16"/>
              </w:rPr>
            </w:pPr>
            <w:r w:rsidRPr="00E20431">
              <w:rPr>
                <w:b/>
                <w:sz w:val="16"/>
                <w:szCs w:val="16"/>
              </w:rPr>
              <w:t>6</w:t>
            </w:r>
          </w:p>
        </w:tc>
        <w:tc>
          <w:tcPr>
            <w:tcW w:w="2183" w:type="dxa"/>
            <w:tcBorders>
              <w:left w:val="single" w:sz="4" w:space="0" w:color="FFFFFF"/>
              <w:right w:val="single" w:sz="4" w:space="0" w:color="FFFFFF"/>
            </w:tcBorders>
            <w:shd w:val="clear" w:color="auto" w:fill="DDEBF6"/>
          </w:tcPr>
          <w:p w14:paraId="1738AC91" w14:textId="77777777" w:rsidR="003E6AB3" w:rsidRDefault="00767101">
            <w:pPr>
              <w:pStyle w:val="TableParagraph"/>
              <w:spacing w:before="8" w:line="280" w:lineRule="atLeast"/>
              <w:ind w:left="117" w:right="174"/>
              <w:rPr>
                <w:ins w:id="4271" w:author="Khamsaolee Xainhiaxang" w:date="2021-07-07T22:21:00Z"/>
                <w:sz w:val="16"/>
                <w:szCs w:val="16"/>
              </w:rPr>
              <w:pPrChange w:id="4272" w:author="Khamsaolee Xainhiaxang" w:date="2021-07-07T22:21:00Z">
                <w:pPr>
                  <w:pStyle w:val="TableParagraph"/>
                  <w:spacing w:before="8" w:line="280" w:lineRule="atLeast"/>
                  <w:ind w:left="194" w:right="174"/>
                </w:pPr>
              </w:pPrChange>
            </w:pPr>
            <w:r w:rsidRPr="00E20431">
              <w:rPr>
                <w:sz w:val="16"/>
                <w:szCs w:val="16"/>
              </w:rPr>
              <w:t xml:space="preserve">Cov Kawm Lus Askiv </w:t>
            </w:r>
          </w:p>
          <w:p w14:paraId="6AF92F39" w14:textId="5F0AAB5A" w:rsidR="00E43EF1" w:rsidRPr="00E20431" w:rsidRDefault="00767101">
            <w:pPr>
              <w:pStyle w:val="TableParagraph"/>
              <w:spacing w:before="8" w:line="280" w:lineRule="atLeast"/>
              <w:ind w:left="117" w:right="174"/>
              <w:rPr>
                <w:sz w:val="16"/>
                <w:szCs w:val="16"/>
              </w:rPr>
              <w:pPrChange w:id="4273" w:author="Khamsaolee Xainhiaxang" w:date="2021-07-07T22:21:00Z">
                <w:pPr>
                  <w:pStyle w:val="TableParagraph"/>
                  <w:spacing w:before="8" w:line="280" w:lineRule="atLeast"/>
                  <w:ind w:left="194" w:right="174"/>
                </w:pPr>
              </w:pPrChange>
            </w:pPr>
            <w:r w:rsidRPr="00E20431">
              <w:rPr>
                <w:sz w:val="16"/>
                <w:szCs w:val="16"/>
              </w:rPr>
              <w:t xml:space="preserve">Cov Hlua Uas Coj Los Tu Cov </w:t>
            </w:r>
            <w:del w:id="4274" w:author="Khamsaolee Xainhiaxang" w:date="2021-07-08T21:45:00Z">
              <w:r w:rsidRPr="00E20431" w:rsidDel="00DE6083">
                <w:rPr>
                  <w:sz w:val="16"/>
                  <w:szCs w:val="16"/>
                </w:rPr>
                <w:delText>Tau Nyiaj Tsawg</w:delText>
              </w:r>
            </w:del>
            <w:ins w:id="4275" w:author="Khamsaolee Xainhiaxang" w:date="2021-07-08T21:45:00Z">
              <w:r w:rsidR="00DE6083">
                <w:rPr>
                  <w:sz w:val="16"/>
                  <w:szCs w:val="16"/>
                </w:rPr>
                <w:t>Neeg Txom Nyem</w:t>
              </w:r>
            </w:ins>
          </w:p>
        </w:tc>
        <w:tc>
          <w:tcPr>
            <w:tcW w:w="3240" w:type="dxa"/>
            <w:tcBorders>
              <w:left w:val="single" w:sz="4" w:space="0" w:color="FFFFFF"/>
              <w:right w:val="single" w:sz="4" w:space="0" w:color="FFFFFF"/>
            </w:tcBorders>
            <w:shd w:val="clear" w:color="auto" w:fill="DDEBF6"/>
          </w:tcPr>
          <w:p w14:paraId="40777D75" w14:textId="77777777" w:rsidR="00E43EF1" w:rsidRDefault="000E40D2" w:rsidP="00572865">
            <w:pPr>
              <w:pStyle w:val="TableParagraph"/>
              <w:spacing w:before="58"/>
              <w:ind w:left="53"/>
              <w:rPr>
                <w:ins w:id="4276" w:author="Khamsaolee Xainhiaxang" w:date="2021-07-07T22:27:00Z"/>
                <w:sz w:val="16"/>
                <w:szCs w:val="16"/>
              </w:rPr>
            </w:pPr>
            <w:r w:rsidRPr="00E20431">
              <w:rPr>
                <w:sz w:val="16"/>
                <w:szCs w:val="16"/>
              </w:rPr>
              <w:t xml:space="preserve">Kev txo </w:t>
            </w:r>
            <w:del w:id="4277" w:author="Khamsaolee Xainhiaxang" w:date="2021-07-07T22:27:00Z">
              <w:r w:rsidRPr="00E20431" w:rsidDel="00A00D71">
                <w:rPr>
                  <w:sz w:val="16"/>
                  <w:szCs w:val="16"/>
                </w:rPr>
                <w:delText>tus lej</w:delText>
              </w:r>
            </w:del>
            <w:ins w:id="4278" w:author="Khamsaolee Xainhiaxang" w:date="2021-07-07T22:27:00Z">
              <w:r w:rsidR="00A00D71">
                <w:rPr>
                  <w:sz w:val="16"/>
                  <w:szCs w:val="16"/>
                </w:rPr>
                <w:t>neeg kawm</w:t>
              </w:r>
            </w:ins>
            <w:r w:rsidRPr="00E20431">
              <w:rPr>
                <w:sz w:val="16"/>
                <w:szCs w:val="16"/>
              </w:rPr>
              <w:t xml:space="preserve"> hauv chav kawm</w:t>
            </w:r>
          </w:p>
          <w:p w14:paraId="74958AF3" w14:textId="36518297" w:rsidR="00A00D71" w:rsidRPr="00E20431" w:rsidRDefault="00A00D71" w:rsidP="003F5F9C">
            <w:pPr>
              <w:pStyle w:val="TableParagraph"/>
              <w:spacing w:before="58"/>
              <w:ind w:left="53"/>
              <w:rPr>
                <w:sz w:val="16"/>
                <w:szCs w:val="16"/>
              </w:rPr>
            </w:pPr>
            <w:ins w:id="4279" w:author="Khamsaolee Xainhiaxang" w:date="2021-07-07T22:27:00Z">
              <w:r>
                <w:rPr>
                  <w:sz w:val="16"/>
                  <w:szCs w:val="16"/>
                </w:rPr>
                <w:t>(</w:t>
              </w:r>
              <w:r w:rsidRPr="00A00D71">
                <w:rPr>
                  <w:sz w:val="16"/>
                  <w:szCs w:val="16"/>
                </w:rPr>
                <w:t>Class Size Reduction</w:t>
              </w:r>
              <w:r>
                <w:rPr>
                  <w:sz w:val="16"/>
                  <w:szCs w:val="16"/>
                </w:rPr>
                <w:t>)</w:t>
              </w:r>
            </w:ins>
          </w:p>
        </w:tc>
        <w:tc>
          <w:tcPr>
            <w:tcW w:w="1710" w:type="dxa"/>
            <w:tcBorders>
              <w:left w:val="single" w:sz="4" w:space="0" w:color="FFFFFF"/>
              <w:right w:val="single" w:sz="4" w:space="0" w:color="FFFFFF"/>
            </w:tcBorders>
            <w:shd w:val="clear" w:color="auto" w:fill="DDEBF6"/>
          </w:tcPr>
          <w:p w14:paraId="28008630" w14:textId="77777777" w:rsidR="00E43EF1" w:rsidRPr="00E20431" w:rsidRDefault="000E40D2">
            <w:pPr>
              <w:pStyle w:val="TableParagraph"/>
              <w:spacing w:before="58"/>
              <w:ind w:left="44" w:right="44"/>
              <w:jc w:val="center"/>
              <w:rPr>
                <w:sz w:val="16"/>
                <w:szCs w:val="16"/>
              </w:rPr>
            </w:pPr>
            <w:r w:rsidRPr="00E20431">
              <w:rPr>
                <w:sz w:val="16"/>
                <w:szCs w:val="16"/>
              </w:rPr>
              <w:t>$ 14,058,220.00</w:t>
            </w:r>
          </w:p>
        </w:tc>
        <w:tc>
          <w:tcPr>
            <w:tcW w:w="1620" w:type="dxa"/>
            <w:tcBorders>
              <w:left w:val="single" w:sz="4" w:space="0" w:color="FFFFFF"/>
              <w:right w:val="single" w:sz="4" w:space="0" w:color="FFFFFF"/>
            </w:tcBorders>
            <w:shd w:val="clear" w:color="auto" w:fill="DDEBF6"/>
          </w:tcPr>
          <w:p w14:paraId="3728A74B" w14:textId="77777777" w:rsidR="00E43EF1" w:rsidRPr="00E20431" w:rsidRDefault="00E43EF1">
            <w:pPr>
              <w:pStyle w:val="TableParagraph"/>
              <w:rPr>
                <w:rFonts w:ascii="Times New Roman"/>
                <w:sz w:val="16"/>
                <w:szCs w:val="16"/>
              </w:rPr>
            </w:pPr>
          </w:p>
        </w:tc>
        <w:tc>
          <w:tcPr>
            <w:tcW w:w="1350" w:type="dxa"/>
            <w:tcBorders>
              <w:left w:val="single" w:sz="4" w:space="0" w:color="FFFFFF"/>
              <w:right w:val="single" w:sz="4" w:space="0" w:color="FFFFFF"/>
            </w:tcBorders>
            <w:shd w:val="clear" w:color="auto" w:fill="DDEBF6"/>
          </w:tcPr>
          <w:p w14:paraId="2DA6C981" w14:textId="77777777" w:rsidR="00E43EF1" w:rsidRPr="00E20431"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DDEBF6"/>
          </w:tcPr>
          <w:p w14:paraId="728D2ADC" w14:textId="77777777" w:rsidR="00E43EF1" w:rsidRPr="00E20431" w:rsidRDefault="00E43EF1">
            <w:pPr>
              <w:pStyle w:val="TableParagraph"/>
              <w:rPr>
                <w:rFonts w:ascii="Times New Roman"/>
                <w:sz w:val="16"/>
                <w:szCs w:val="16"/>
              </w:rPr>
            </w:pPr>
          </w:p>
        </w:tc>
        <w:tc>
          <w:tcPr>
            <w:tcW w:w="1614" w:type="dxa"/>
            <w:tcBorders>
              <w:left w:val="single" w:sz="4" w:space="0" w:color="FFFFFF"/>
            </w:tcBorders>
            <w:shd w:val="clear" w:color="auto" w:fill="DDEBF6"/>
          </w:tcPr>
          <w:p w14:paraId="2CB22153" w14:textId="77777777" w:rsidR="00E43EF1" w:rsidRPr="00E20431" w:rsidRDefault="000E40D2">
            <w:pPr>
              <w:pStyle w:val="TableParagraph"/>
              <w:spacing w:before="58"/>
              <w:ind w:left="109"/>
              <w:rPr>
                <w:sz w:val="16"/>
                <w:szCs w:val="16"/>
              </w:rPr>
            </w:pPr>
            <w:r w:rsidRPr="00E20431">
              <w:rPr>
                <w:sz w:val="16"/>
                <w:szCs w:val="16"/>
              </w:rPr>
              <w:t>$ 14,058,220.00</w:t>
            </w:r>
          </w:p>
        </w:tc>
      </w:tr>
      <w:tr w:rsidR="00E43EF1" w14:paraId="6EC062F5" w14:textId="77777777" w:rsidTr="00745E56">
        <w:trPr>
          <w:trHeight w:val="932"/>
        </w:trPr>
        <w:tc>
          <w:tcPr>
            <w:tcW w:w="800" w:type="dxa"/>
            <w:tcBorders>
              <w:right w:val="single" w:sz="4" w:space="0" w:color="FFFFFF"/>
            </w:tcBorders>
            <w:shd w:val="clear" w:color="auto" w:fill="BDD7EE"/>
          </w:tcPr>
          <w:p w14:paraId="6B82E630" w14:textId="77777777" w:rsidR="00E43EF1" w:rsidRPr="00D93D0E" w:rsidRDefault="000E40D2">
            <w:pPr>
              <w:pStyle w:val="TableParagraph"/>
              <w:spacing w:before="58"/>
              <w:jc w:val="center"/>
              <w:rPr>
                <w:b/>
                <w:sz w:val="16"/>
                <w:szCs w:val="16"/>
              </w:rPr>
            </w:pPr>
            <w:r w:rsidRPr="00D93D0E">
              <w:rPr>
                <w:b/>
                <w:sz w:val="16"/>
                <w:szCs w:val="16"/>
              </w:rPr>
              <w:t>1</w:t>
            </w:r>
          </w:p>
        </w:tc>
        <w:tc>
          <w:tcPr>
            <w:tcW w:w="1080" w:type="dxa"/>
            <w:tcBorders>
              <w:left w:val="single" w:sz="4" w:space="0" w:color="FFFFFF"/>
              <w:right w:val="single" w:sz="4" w:space="0" w:color="FFFFFF"/>
            </w:tcBorders>
            <w:shd w:val="clear" w:color="auto" w:fill="BDD7EE"/>
          </w:tcPr>
          <w:p w14:paraId="17C5AB1D" w14:textId="666C4539" w:rsidR="00E43EF1" w:rsidRPr="00D93D0E" w:rsidRDefault="000E40D2">
            <w:pPr>
              <w:pStyle w:val="TableParagraph"/>
              <w:spacing w:before="58"/>
              <w:jc w:val="center"/>
              <w:rPr>
                <w:b/>
                <w:sz w:val="16"/>
                <w:szCs w:val="16"/>
              </w:rPr>
            </w:pPr>
            <w:r w:rsidRPr="00D93D0E">
              <w:rPr>
                <w:b/>
                <w:sz w:val="16"/>
                <w:szCs w:val="16"/>
              </w:rPr>
              <w:t>7</w:t>
            </w:r>
          </w:p>
        </w:tc>
        <w:tc>
          <w:tcPr>
            <w:tcW w:w="2183" w:type="dxa"/>
            <w:tcBorders>
              <w:left w:val="single" w:sz="4" w:space="0" w:color="FFFFFF"/>
              <w:right w:val="single" w:sz="4" w:space="0" w:color="FFFFFF"/>
            </w:tcBorders>
            <w:shd w:val="clear" w:color="auto" w:fill="BDD7EE"/>
          </w:tcPr>
          <w:p w14:paraId="50943A80" w14:textId="77777777" w:rsidR="003E6AB3" w:rsidRDefault="00E55A24">
            <w:pPr>
              <w:pStyle w:val="TableParagraph"/>
              <w:spacing w:before="8" w:line="280" w:lineRule="atLeast"/>
              <w:ind w:left="117" w:right="174"/>
              <w:rPr>
                <w:ins w:id="4280" w:author="Khamsaolee Xainhiaxang" w:date="2021-07-07T22:21:00Z"/>
                <w:sz w:val="16"/>
                <w:szCs w:val="16"/>
              </w:rPr>
              <w:pPrChange w:id="4281" w:author="Khamsaolee Xainhiaxang" w:date="2021-07-07T22:21:00Z">
                <w:pPr>
                  <w:pStyle w:val="TableParagraph"/>
                  <w:spacing w:before="8" w:line="280" w:lineRule="atLeast"/>
                  <w:ind w:left="194" w:right="174"/>
                </w:pPr>
              </w:pPrChange>
            </w:pPr>
            <w:r w:rsidRPr="00D93D0E">
              <w:rPr>
                <w:sz w:val="16"/>
                <w:szCs w:val="16"/>
              </w:rPr>
              <w:t xml:space="preserve">Cov Kawm Lus Askiv </w:t>
            </w:r>
          </w:p>
          <w:p w14:paraId="15422BC3" w14:textId="38568473" w:rsidR="00E43EF1" w:rsidRPr="00D93D0E" w:rsidRDefault="00E55A24">
            <w:pPr>
              <w:pStyle w:val="TableParagraph"/>
              <w:spacing w:before="8" w:line="280" w:lineRule="atLeast"/>
              <w:ind w:left="117" w:right="174"/>
              <w:rPr>
                <w:sz w:val="16"/>
                <w:szCs w:val="16"/>
              </w:rPr>
              <w:pPrChange w:id="4282" w:author="Khamsaolee Xainhiaxang" w:date="2021-07-07T22:21:00Z">
                <w:pPr>
                  <w:pStyle w:val="TableParagraph"/>
                  <w:spacing w:before="8" w:line="280" w:lineRule="atLeast"/>
                  <w:ind w:left="194" w:right="174"/>
                </w:pPr>
              </w:pPrChange>
            </w:pPr>
            <w:r w:rsidRPr="00D93D0E">
              <w:rPr>
                <w:sz w:val="16"/>
                <w:szCs w:val="16"/>
              </w:rPr>
              <w:t xml:space="preserve">Cov Hlua Uas Coj Los Tu Cov </w:t>
            </w:r>
            <w:del w:id="4283" w:author="Khamsaolee Xainhiaxang" w:date="2021-07-08T21:45:00Z">
              <w:r w:rsidRPr="00D93D0E" w:rsidDel="00DE6083">
                <w:rPr>
                  <w:sz w:val="16"/>
                  <w:szCs w:val="16"/>
                </w:rPr>
                <w:delText>Tau Nyiaj Tsawg</w:delText>
              </w:r>
            </w:del>
            <w:ins w:id="4284" w:author="Khamsaolee Xainhiaxang" w:date="2021-07-08T21:45:00Z">
              <w:r w:rsidR="00DE6083">
                <w:rPr>
                  <w:sz w:val="16"/>
                  <w:szCs w:val="16"/>
                </w:rPr>
                <w:t>Neeg Txom Nyem</w:t>
              </w:r>
            </w:ins>
          </w:p>
        </w:tc>
        <w:tc>
          <w:tcPr>
            <w:tcW w:w="3240" w:type="dxa"/>
            <w:tcBorders>
              <w:left w:val="single" w:sz="4" w:space="0" w:color="FFFFFF"/>
              <w:right w:val="single" w:sz="4" w:space="0" w:color="FFFFFF"/>
            </w:tcBorders>
            <w:shd w:val="clear" w:color="auto" w:fill="BDD7EE"/>
          </w:tcPr>
          <w:p w14:paraId="2695A278" w14:textId="0A7391BE" w:rsidR="00E43EF1" w:rsidRPr="00D93D0E" w:rsidRDefault="000E40D2">
            <w:pPr>
              <w:pStyle w:val="TableParagraph"/>
              <w:spacing w:before="58"/>
              <w:ind w:left="53" w:right="622"/>
              <w:rPr>
                <w:sz w:val="16"/>
                <w:szCs w:val="16"/>
              </w:rPr>
            </w:pPr>
            <w:del w:id="4285" w:author="Khamsaolee Xainhiaxang" w:date="2021-07-07T22:27:00Z">
              <w:r w:rsidRPr="00D93D0E" w:rsidDel="00A00D71">
                <w:rPr>
                  <w:sz w:val="16"/>
                  <w:szCs w:val="16"/>
                </w:rPr>
                <w:delText xml:space="preserve">SS </w:delText>
              </w:r>
            </w:del>
            <w:r w:rsidRPr="00D93D0E">
              <w:rPr>
                <w:sz w:val="16"/>
                <w:szCs w:val="16"/>
              </w:rPr>
              <w:t>Txhawb Kev Kawm</w:t>
            </w:r>
            <w:ins w:id="4286" w:author="Khamsaolee Xainhiaxang" w:date="2021-07-07T22:27:00Z">
              <w:r w:rsidR="00A00D71">
                <w:rPr>
                  <w:sz w:val="16"/>
                  <w:szCs w:val="16"/>
                </w:rPr>
                <w:t xml:space="preserve"> </w:t>
              </w:r>
              <w:r w:rsidR="00A00D71" w:rsidRPr="00D93D0E">
                <w:rPr>
                  <w:sz w:val="16"/>
                  <w:szCs w:val="16"/>
                </w:rPr>
                <w:t>SS</w:t>
              </w:r>
            </w:ins>
            <w:r w:rsidRPr="00D93D0E">
              <w:rPr>
                <w:sz w:val="16"/>
                <w:szCs w:val="16"/>
              </w:rPr>
              <w:t xml:space="preserve">, </w:t>
            </w:r>
            <w:r w:rsidR="00153A6E" w:rsidRPr="00D93D0E">
              <w:rPr>
                <w:sz w:val="16"/>
                <w:szCs w:val="16"/>
              </w:rPr>
              <w:t>Qhia</w:t>
            </w:r>
            <w:r w:rsidRPr="00D93D0E">
              <w:rPr>
                <w:sz w:val="16"/>
                <w:szCs w:val="16"/>
              </w:rPr>
              <w:t xml:space="preserve"> Kev Kawm Tom Qab Lawb Ntawv thiab </w:t>
            </w:r>
            <w:r w:rsidR="00887B8D" w:rsidRPr="00D93D0E">
              <w:rPr>
                <w:sz w:val="16"/>
                <w:szCs w:val="16"/>
              </w:rPr>
              <w:t xml:space="preserve">AG </w:t>
            </w:r>
            <w:r w:rsidRPr="00D93D0E">
              <w:rPr>
                <w:sz w:val="16"/>
                <w:szCs w:val="16"/>
              </w:rPr>
              <w:t>Chav Kawm</w:t>
            </w:r>
            <w:del w:id="4287" w:author="Khamsaolee Xainhiaxang" w:date="2021-07-07T22:28:00Z">
              <w:r w:rsidRPr="00D93D0E" w:rsidDel="00923BC0">
                <w:rPr>
                  <w:sz w:val="16"/>
                  <w:szCs w:val="16"/>
                </w:rPr>
                <w:delText xml:space="preserve"> </w:delText>
              </w:r>
            </w:del>
          </w:p>
        </w:tc>
        <w:tc>
          <w:tcPr>
            <w:tcW w:w="1710" w:type="dxa"/>
            <w:tcBorders>
              <w:left w:val="single" w:sz="4" w:space="0" w:color="FFFFFF"/>
              <w:right w:val="single" w:sz="4" w:space="0" w:color="FFFFFF"/>
            </w:tcBorders>
            <w:shd w:val="clear" w:color="auto" w:fill="BDD7EE"/>
          </w:tcPr>
          <w:p w14:paraId="5586AC23" w14:textId="77777777" w:rsidR="00E43EF1" w:rsidRPr="00D93D0E" w:rsidRDefault="000E40D2">
            <w:pPr>
              <w:pStyle w:val="TableParagraph"/>
              <w:spacing w:before="58"/>
              <w:ind w:left="44" w:right="44"/>
              <w:jc w:val="center"/>
              <w:rPr>
                <w:sz w:val="16"/>
                <w:szCs w:val="16"/>
              </w:rPr>
            </w:pPr>
            <w:r w:rsidRPr="00D93D0E">
              <w:rPr>
                <w:sz w:val="16"/>
                <w:szCs w:val="16"/>
              </w:rPr>
              <w:t>$ 240,589.00</w:t>
            </w:r>
          </w:p>
        </w:tc>
        <w:tc>
          <w:tcPr>
            <w:tcW w:w="1620" w:type="dxa"/>
            <w:tcBorders>
              <w:left w:val="single" w:sz="4" w:space="0" w:color="FFFFFF"/>
              <w:right w:val="single" w:sz="4" w:space="0" w:color="FFFFFF"/>
            </w:tcBorders>
            <w:shd w:val="clear" w:color="auto" w:fill="BDD7EE"/>
          </w:tcPr>
          <w:p w14:paraId="2A868CB0" w14:textId="77777777" w:rsidR="00E43EF1" w:rsidRPr="00D93D0E" w:rsidRDefault="000E40D2">
            <w:pPr>
              <w:pStyle w:val="TableParagraph"/>
              <w:spacing w:before="58"/>
              <w:ind w:left="53" w:right="53"/>
              <w:jc w:val="center"/>
              <w:rPr>
                <w:sz w:val="16"/>
                <w:szCs w:val="16"/>
              </w:rPr>
            </w:pPr>
            <w:r w:rsidRPr="00D93D0E">
              <w:rPr>
                <w:sz w:val="16"/>
                <w:szCs w:val="16"/>
              </w:rPr>
              <w:t>$ 1,907,024.00</w:t>
            </w:r>
          </w:p>
        </w:tc>
        <w:tc>
          <w:tcPr>
            <w:tcW w:w="1350" w:type="dxa"/>
            <w:tcBorders>
              <w:left w:val="single" w:sz="4" w:space="0" w:color="FFFFFF"/>
              <w:right w:val="single" w:sz="4" w:space="0" w:color="FFFFFF"/>
            </w:tcBorders>
            <w:shd w:val="clear" w:color="auto" w:fill="BDD7EE"/>
          </w:tcPr>
          <w:p w14:paraId="06D00AD7" w14:textId="77777777" w:rsidR="00E43EF1" w:rsidRPr="00D93D0E"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BDD7EE"/>
          </w:tcPr>
          <w:p w14:paraId="763C97D8" w14:textId="77777777" w:rsidR="00E43EF1" w:rsidRPr="00D93D0E" w:rsidRDefault="000E40D2">
            <w:pPr>
              <w:pStyle w:val="TableParagraph"/>
              <w:spacing w:before="58"/>
              <w:ind w:left="33" w:right="33"/>
              <w:jc w:val="center"/>
              <w:rPr>
                <w:sz w:val="16"/>
                <w:szCs w:val="16"/>
              </w:rPr>
            </w:pPr>
            <w:r w:rsidRPr="00D93D0E">
              <w:rPr>
                <w:sz w:val="16"/>
                <w:szCs w:val="16"/>
              </w:rPr>
              <w:t>$ 145,679.00</w:t>
            </w:r>
          </w:p>
        </w:tc>
        <w:tc>
          <w:tcPr>
            <w:tcW w:w="1614" w:type="dxa"/>
            <w:tcBorders>
              <w:left w:val="single" w:sz="4" w:space="0" w:color="FFFFFF"/>
            </w:tcBorders>
            <w:shd w:val="clear" w:color="auto" w:fill="BDD7EE"/>
          </w:tcPr>
          <w:p w14:paraId="0D9A2D16" w14:textId="77777777" w:rsidR="00E43EF1" w:rsidRPr="00D93D0E" w:rsidRDefault="000E40D2">
            <w:pPr>
              <w:pStyle w:val="TableParagraph"/>
              <w:spacing w:before="58"/>
              <w:ind w:left="164"/>
              <w:rPr>
                <w:sz w:val="16"/>
                <w:szCs w:val="16"/>
              </w:rPr>
            </w:pPr>
            <w:r w:rsidRPr="00D93D0E">
              <w:rPr>
                <w:sz w:val="16"/>
                <w:szCs w:val="16"/>
              </w:rPr>
              <w:t>$ 2,293,292.00</w:t>
            </w:r>
          </w:p>
        </w:tc>
      </w:tr>
      <w:tr w:rsidR="00E43EF1" w14:paraId="50FB238F" w14:textId="77777777" w:rsidTr="00745E56">
        <w:trPr>
          <w:trHeight w:val="355"/>
        </w:trPr>
        <w:tc>
          <w:tcPr>
            <w:tcW w:w="800" w:type="dxa"/>
            <w:tcBorders>
              <w:right w:val="single" w:sz="4" w:space="0" w:color="FFFFFF"/>
            </w:tcBorders>
            <w:shd w:val="clear" w:color="auto" w:fill="DDEBF6"/>
          </w:tcPr>
          <w:p w14:paraId="65A13328" w14:textId="77777777" w:rsidR="00E43EF1" w:rsidRPr="00D93D0E" w:rsidRDefault="000E40D2">
            <w:pPr>
              <w:pStyle w:val="TableParagraph"/>
              <w:spacing w:before="58"/>
              <w:jc w:val="center"/>
              <w:rPr>
                <w:b/>
                <w:sz w:val="16"/>
                <w:szCs w:val="16"/>
              </w:rPr>
            </w:pPr>
            <w:r w:rsidRPr="00D93D0E">
              <w:rPr>
                <w:b/>
                <w:sz w:val="16"/>
                <w:szCs w:val="16"/>
              </w:rPr>
              <w:t>1</w:t>
            </w:r>
          </w:p>
        </w:tc>
        <w:tc>
          <w:tcPr>
            <w:tcW w:w="1080" w:type="dxa"/>
            <w:tcBorders>
              <w:left w:val="single" w:sz="4" w:space="0" w:color="FFFFFF"/>
              <w:right w:val="single" w:sz="4" w:space="0" w:color="FFFFFF"/>
            </w:tcBorders>
            <w:shd w:val="clear" w:color="auto" w:fill="DDEBF6"/>
          </w:tcPr>
          <w:p w14:paraId="743483EF" w14:textId="77777777" w:rsidR="00E43EF1" w:rsidRPr="00D93D0E" w:rsidRDefault="000E40D2">
            <w:pPr>
              <w:pStyle w:val="TableParagraph"/>
              <w:spacing w:before="58"/>
              <w:jc w:val="center"/>
              <w:rPr>
                <w:b/>
                <w:sz w:val="16"/>
                <w:szCs w:val="16"/>
              </w:rPr>
            </w:pPr>
            <w:r w:rsidRPr="00D93D0E">
              <w:rPr>
                <w:b/>
                <w:sz w:val="16"/>
                <w:szCs w:val="16"/>
              </w:rPr>
              <w:t>8</w:t>
            </w:r>
          </w:p>
        </w:tc>
        <w:tc>
          <w:tcPr>
            <w:tcW w:w="2183" w:type="dxa"/>
            <w:tcBorders>
              <w:left w:val="single" w:sz="4" w:space="0" w:color="FFFFFF"/>
              <w:right w:val="single" w:sz="4" w:space="0" w:color="FFFFFF"/>
            </w:tcBorders>
            <w:shd w:val="clear" w:color="auto" w:fill="DDEBF6"/>
          </w:tcPr>
          <w:p w14:paraId="1DB65213" w14:textId="004702C5" w:rsidR="00E43EF1" w:rsidRPr="00D93D0E" w:rsidRDefault="000E40D2">
            <w:pPr>
              <w:pStyle w:val="TableParagraph"/>
              <w:spacing w:before="58"/>
              <w:ind w:left="117"/>
              <w:rPr>
                <w:sz w:val="16"/>
                <w:szCs w:val="16"/>
              </w:rPr>
              <w:pPrChange w:id="4288" w:author="Khamsaolee Xainhiaxang" w:date="2021-07-07T22:21:00Z">
                <w:pPr>
                  <w:pStyle w:val="TableParagraph"/>
                  <w:spacing w:before="58"/>
                  <w:ind w:left="194"/>
                </w:pPr>
              </w:pPrChange>
            </w:pPr>
            <w:r w:rsidRPr="00D93D0E">
              <w:rPr>
                <w:sz w:val="16"/>
                <w:szCs w:val="16"/>
              </w:rPr>
              <w:t>Cov Hluas</w:t>
            </w:r>
            <w:r w:rsidR="008A0AE0" w:rsidRPr="00D93D0E">
              <w:rPr>
                <w:sz w:val="16"/>
                <w:szCs w:val="16"/>
              </w:rPr>
              <w:t xml:space="preserve"> Uas Coj Los Tu</w:t>
            </w:r>
          </w:p>
        </w:tc>
        <w:tc>
          <w:tcPr>
            <w:tcW w:w="3240" w:type="dxa"/>
            <w:tcBorders>
              <w:left w:val="single" w:sz="4" w:space="0" w:color="FFFFFF"/>
              <w:right w:val="single" w:sz="4" w:space="0" w:color="FFFFFF"/>
            </w:tcBorders>
            <w:shd w:val="clear" w:color="auto" w:fill="DDEBF6"/>
          </w:tcPr>
          <w:p w14:paraId="76776C41" w14:textId="2F569AB5" w:rsidR="00E43EF1" w:rsidRPr="00D93D0E" w:rsidRDefault="00D93D0E" w:rsidP="00572865">
            <w:pPr>
              <w:pStyle w:val="TableParagraph"/>
              <w:spacing w:before="58"/>
              <w:ind w:left="53"/>
              <w:rPr>
                <w:sz w:val="16"/>
                <w:szCs w:val="16"/>
              </w:rPr>
            </w:pPr>
            <w:r w:rsidRPr="00D93D0E">
              <w:rPr>
                <w:sz w:val="16"/>
                <w:szCs w:val="16"/>
              </w:rPr>
              <w:t xml:space="preserve">Txhawb Nqa Cov Hluas </w:t>
            </w:r>
            <w:del w:id="4289" w:author="Khamsaolee Xainhiaxang" w:date="2021-07-07T22:28:00Z">
              <w:r w:rsidRPr="00D93D0E" w:rsidDel="00923BC0">
                <w:rPr>
                  <w:sz w:val="16"/>
                  <w:szCs w:val="16"/>
                </w:rPr>
                <w:delText xml:space="preserve">Uas </w:delText>
              </w:r>
            </w:del>
            <w:ins w:id="4290" w:author="Khamsaolee Xainhiaxang" w:date="2021-07-07T22:28:00Z">
              <w:r w:rsidR="00923BC0">
                <w:rPr>
                  <w:sz w:val="16"/>
                  <w:szCs w:val="16"/>
                </w:rPr>
                <w:t xml:space="preserve">Raug </w:t>
              </w:r>
            </w:ins>
            <w:r w:rsidRPr="00D93D0E">
              <w:rPr>
                <w:sz w:val="16"/>
                <w:szCs w:val="16"/>
              </w:rPr>
              <w:t>Coj Los Tu</w:t>
            </w:r>
          </w:p>
        </w:tc>
        <w:tc>
          <w:tcPr>
            <w:tcW w:w="1710" w:type="dxa"/>
            <w:tcBorders>
              <w:left w:val="single" w:sz="4" w:space="0" w:color="FFFFFF"/>
              <w:right w:val="single" w:sz="4" w:space="0" w:color="FFFFFF"/>
            </w:tcBorders>
            <w:shd w:val="clear" w:color="auto" w:fill="DDEBF6"/>
          </w:tcPr>
          <w:p w14:paraId="5E80F325" w14:textId="77777777" w:rsidR="00E43EF1" w:rsidRPr="00D93D0E" w:rsidRDefault="000E40D2">
            <w:pPr>
              <w:pStyle w:val="TableParagraph"/>
              <w:spacing w:before="58"/>
              <w:ind w:left="44" w:right="44"/>
              <w:jc w:val="center"/>
              <w:rPr>
                <w:sz w:val="16"/>
                <w:szCs w:val="16"/>
              </w:rPr>
            </w:pPr>
            <w:r w:rsidRPr="00D93D0E">
              <w:rPr>
                <w:sz w:val="16"/>
                <w:szCs w:val="16"/>
              </w:rPr>
              <w:t>$ 141,258.00</w:t>
            </w:r>
          </w:p>
        </w:tc>
        <w:tc>
          <w:tcPr>
            <w:tcW w:w="1620" w:type="dxa"/>
            <w:tcBorders>
              <w:left w:val="single" w:sz="4" w:space="0" w:color="FFFFFF"/>
              <w:right w:val="single" w:sz="4" w:space="0" w:color="FFFFFF"/>
            </w:tcBorders>
            <w:shd w:val="clear" w:color="auto" w:fill="DDEBF6"/>
          </w:tcPr>
          <w:p w14:paraId="13FCC443" w14:textId="77777777" w:rsidR="00E43EF1" w:rsidRPr="00D93D0E" w:rsidRDefault="00E43EF1">
            <w:pPr>
              <w:pStyle w:val="TableParagraph"/>
              <w:rPr>
                <w:rFonts w:ascii="Times New Roman"/>
                <w:sz w:val="16"/>
                <w:szCs w:val="16"/>
              </w:rPr>
            </w:pPr>
          </w:p>
        </w:tc>
        <w:tc>
          <w:tcPr>
            <w:tcW w:w="1350" w:type="dxa"/>
            <w:tcBorders>
              <w:left w:val="single" w:sz="4" w:space="0" w:color="FFFFFF"/>
              <w:right w:val="single" w:sz="4" w:space="0" w:color="FFFFFF"/>
            </w:tcBorders>
            <w:shd w:val="clear" w:color="auto" w:fill="DDEBF6"/>
          </w:tcPr>
          <w:p w14:paraId="6301EE71" w14:textId="77777777" w:rsidR="00E43EF1" w:rsidRPr="00D93D0E"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DDEBF6"/>
          </w:tcPr>
          <w:p w14:paraId="5C25566A" w14:textId="77777777" w:rsidR="00E43EF1" w:rsidRPr="00D93D0E" w:rsidRDefault="000E40D2">
            <w:pPr>
              <w:pStyle w:val="TableParagraph"/>
              <w:spacing w:before="58"/>
              <w:ind w:left="33" w:right="33"/>
              <w:jc w:val="center"/>
              <w:rPr>
                <w:sz w:val="16"/>
                <w:szCs w:val="16"/>
              </w:rPr>
            </w:pPr>
            <w:r w:rsidRPr="00D93D0E">
              <w:rPr>
                <w:sz w:val="16"/>
                <w:szCs w:val="16"/>
              </w:rPr>
              <w:t>$ 111,953.00</w:t>
            </w:r>
          </w:p>
        </w:tc>
        <w:tc>
          <w:tcPr>
            <w:tcW w:w="1614" w:type="dxa"/>
            <w:tcBorders>
              <w:left w:val="single" w:sz="4" w:space="0" w:color="FFFFFF"/>
            </w:tcBorders>
            <w:shd w:val="clear" w:color="auto" w:fill="DDEBF6"/>
          </w:tcPr>
          <w:p w14:paraId="1F7119E5" w14:textId="77777777" w:rsidR="00E43EF1" w:rsidRPr="00D93D0E" w:rsidRDefault="000E40D2">
            <w:pPr>
              <w:pStyle w:val="TableParagraph"/>
              <w:spacing w:before="58"/>
              <w:ind w:left="248"/>
              <w:rPr>
                <w:sz w:val="16"/>
                <w:szCs w:val="16"/>
              </w:rPr>
            </w:pPr>
            <w:r w:rsidRPr="00D93D0E">
              <w:rPr>
                <w:sz w:val="16"/>
                <w:szCs w:val="16"/>
              </w:rPr>
              <w:t>$ 253,211.00</w:t>
            </w:r>
          </w:p>
        </w:tc>
      </w:tr>
      <w:tr w:rsidR="00E43EF1" w14:paraId="6CFEEB2B" w14:textId="77777777" w:rsidTr="00745E56">
        <w:trPr>
          <w:trHeight w:val="345"/>
        </w:trPr>
        <w:tc>
          <w:tcPr>
            <w:tcW w:w="800" w:type="dxa"/>
            <w:tcBorders>
              <w:right w:val="single" w:sz="4" w:space="0" w:color="FFFFFF"/>
            </w:tcBorders>
            <w:shd w:val="clear" w:color="auto" w:fill="BDD7EE"/>
          </w:tcPr>
          <w:p w14:paraId="4D8FF5B9" w14:textId="77777777" w:rsidR="00E43EF1" w:rsidRPr="00D93D0E" w:rsidRDefault="000E40D2">
            <w:pPr>
              <w:pStyle w:val="TableParagraph"/>
              <w:spacing w:before="58"/>
              <w:jc w:val="center"/>
              <w:rPr>
                <w:b/>
                <w:sz w:val="16"/>
                <w:szCs w:val="16"/>
              </w:rPr>
            </w:pPr>
            <w:r w:rsidRPr="00D93D0E">
              <w:rPr>
                <w:b/>
                <w:sz w:val="16"/>
                <w:szCs w:val="16"/>
              </w:rPr>
              <w:t>1</w:t>
            </w:r>
          </w:p>
        </w:tc>
        <w:tc>
          <w:tcPr>
            <w:tcW w:w="1080" w:type="dxa"/>
            <w:tcBorders>
              <w:left w:val="single" w:sz="4" w:space="0" w:color="FFFFFF"/>
              <w:right w:val="single" w:sz="4" w:space="0" w:color="FFFFFF"/>
            </w:tcBorders>
            <w:shd w:val="clear" w:color="auto" w:fill="BDD7EE"/>
          </w:tcPr>
          <w:p w14:paraId="26D28CB4" w14:textId="0F9965B8" w:rsidR="00E43EF1" w:rsidRPr="00D93D0E" w:rsidRDefault="000E40D2">
            <w:pPr>
              <w:pStyle w:val="TableParagraph"/>
              <w:spacing w:before="58"/>
              <w:jc w:val="center"/>
              <w:rPr>
                <w:b/>
                <w:sz w:val="16"/>
                <w:szCs w:val="16"/>
              </w:rPr>
            </w:pPr>
            <w:r w:rsidRPr="00D93D0E">
              <w:rPr>
                <w:b/>
                <w:sz w:val="16"/>
                <w:szCs w:val="16"/>
              </w:rPr>
              <w:t>9</w:t>
            </w:r>
          </w:p>
        </w:tc>
        <w:tc>
          <w:tcPr>
            <w:tcW w:w="2183" w:type="dxa"/>
            <w:tcBorders>
              <w:left w:val="single" w:sz="4" w:space="0" w:color="FFFFFF"/>
              <w:right w:val="single" w:sz="4" w:space="0" w:color="FFFFFF"/>
            </w:tcBorders>
            <w:shd w:val="clear" w:color="auto" w:fill="BDD7EE"/>
          </w:tcPr>
          <w:p w14:paraId="766CAEB4" w14:textId="7E649BCE" w:rsidR="00E43EF1" w:rsidRPr="00D93D0E" w:rsidRDefault="0057355D">
            <w:pPr>
              <w:pStyle w:val="TableParagraph"/>
              <w:spacing w:before="58"/>
              <w:ind w:left="117"/>
              <w:rPr>
                <w:sz w:val="16"/>
                <w:szCs w:val="16"/>
              </w:rPr>
              <w:pPrChange w:id="4291" w:author="Khamsaolee Xainhiaxang" w:date="2021-07-07T22:21:00Z">
                <w:pPr>
                  <w:pStyle w:val="TableParagraph"/>
                  <w:spacing w:before="58"/>
                  <w:ind w:left="194"/>
                </w:pPr>
              </w:pPrChange>
            </w:pPr>
            <w:r w:rsidRPr="00D93D0E">
              <w:rPr>
                <w:sz w:val="16"/>
                <w:szCs w:val="16"/>
              </w:rPr>
              <w:t>Cov Kawm</w:t>
            </w:r>
            <w:r w:rsidR="000E40D2" w:rsidRPr="00D93D0E">
              <w:rPr>
                <w:sz w:val="16"/>
                <w:szCs w:val="16"/>
              </w:rPr>
              <w:t xml:space="preserve"> Lus Askiv</w:t>
            </w:r>
          </w:p>
        </w:tc>
        <w:tc>
          <w:tcPr>
            <w:tcW w:w="3240" w:type="dxa"/>
            <w:tcBorders>
              <w:left w:val="single" w:sz="4" w:space="0" w:color="FFFFFF"/>
              <w:right w:val="single" w:sz="4" w:space="0" w:color="FFFFFF"/>
            </w:tcBorders>
            <w:shd w:val="clear" w:color="auto" w:fill="BDD7EE"/>
          </w:tcPr>
          <w:p w14:paraId="42771D03" w14:textId="77777777" w:rsidR="00E43EF1" w:rsidRPr="00D93D0E" w:rsidRDefault="000E40D2">
            <w:pPr>
              <w:pStyle w:val="TableParagraph"/>
              <w:spacing w:before="58"/>
              <w:ind w:left="53"/>
              <w:rPr>
                <w:sz w:val="16"/>
                <w:szCs w:val="16"/>
              </w:rPr>
            </w:pPr>
            <w:r w:rsidRPr="00D93D0E">
              <w:rPr>
                <w:sz w:val="16"/>
                <w:szCs w:val="16"/>
              </w:rPr>
              <w:t>LTEL &amp; EL Cov Kev Kawm</w:t>
            </w:r>
          </w:p>
        </w:tc>
        <w:tc>
          <w:tcPr>
            <w:tcW w:w="1710" w:type="dxa"/>
            <w:tcBorders>
              <w:left w:val="single" w:sz="4" w:space="0" w:color="FFFFFF"/>
              <w:right w:val="single" w:sz="4" w:space="0" w:color="FFFFFF"/>
            </w:tcBorders>
            <w:shd w:val="clear" w:color="auto" w:fill="BDD7EE"/>
          </w:tcPr>
          <w:p w14:paraId="6EA0CC09" w14:textId="77777777" w:rsidR="00E43EF1" w:rsidRPr="00D93D0E" w:rsidRDefault="000E40D2">
            <w:pPr>
              <w:pStyle w:val="TableParagraph"/>
              <w:spacing w:before="58"/>
              <w:ind w:left="44" w:right="44"/>
              <w:jc w:val="center"/>
              <w:rPr>
                <w:sz w:val="16"/>
                <w:szCs w:val="16"/>
              </w:rPr>
            </w:pPr>
            <w:r w:rsidRPr="00D93D0E">
              <w:rPr>
                <w:sz w:val="16"/>
                <w:szCs w:val="16"/>
              </w:rPr>
              <w:t>$ 231,867.00</w:t>
            </w:r>
          </w:p>
        </w:tc>
        <w:tc>
          <w:tcPr>
            <w:tcW w:w="1620" w:type="dxa"/>
            <w:tcBorders>
              <w:left w:val="single" w:sz="4" w:space="0" w:color="FFFFFF"/>
              <w:right w:val="single" w:sz="4" w:space="0" w:color="FFFFFF"/>
            </w:tcBorders>
            <w:shd w:val="clear" w:color="auto" w:fill="BDD7EE"/>
          </w:tcPr>
          <w:p w14:paraId="29C06E35" w14:textId="77777777" w:rsidR="00E43EF1" w:rsidRPr="00D93D0E" w:rsidRDefault="00E43EF1">
            <w:pPr>
              <w:pStyle w:val="TableParagraph"/>
              <w:rPr>
                <w:rFonts w:ascii="Times New Roman"/>
                <w:sz w:val="16"/>
                <w:szCs w:val="16"/>
              </w:rPr>
            </w:pPr>
          </w:p>
        </w:tc>
        <w:tc>
          <w:tcPr>
            <w:tcW w:w="1350" w:type="dxa"/>
            <w:tcBorders>
              <w:left w:val="single" w:sz="4" w:space="0" w:color="FFFFFF"/>
              <w:right w:val="single" w:sz="4" w:space="0" w:color="FFFFFF"/>
            </w:tcBorders>
            <w:shd w:val="clear" w:color="auto" w:fill="BDD7EE"/>
          </w:tcPr>
          <w:p w14:paraId="5650A153" w14:textId="77777777" w:rsidR="00E43EF1" w:rsidRPr="00D93D0E"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BDD7EE"/>
          </w:tcPr>
          <w:p w14:paraId="6E49BE39" w14:textId="77777777" w:rsidR="00E43EF1" w:rsidRPr="00D93D0E" w:rsidRDefault="00E43EF1">
            <w:pPr>
              <w:pStyle w:val="TableParagraph"/>
              <w:rPr>
                <w:rFonts w:ascii="Times New Roman"/>
                <w:sz w:val="16"/>
                <w:szCs w:val="16"/>
              </w:rPr>
            </w:pPr>
          </w:p>
        </w:tc>
        <w:tc>
          <w:tcPr>
            <w:tcW w:w="1614" w:type="dxa"/>
            <w:tcBorders>
              <w:left w:val="single" w:sz="4" w:space="0" w:color="FFFFFF"/>
            </w:tcBorders>
            <w:shd w:val="clear" w:color="auto" w:fill="BDD7EE"/>
          </w:tcPr>
          <w:p w14:paraId="1E137F14" w14:textId="77777777" w:rsidR="00E43EF1" w:rsidRPr="00D93D0E" w:rsidRDefault="000E40D2">
            <w:pPr>
              <w:pStyle w:val="TableParagraph"/>
              <w:spacing w:before="58"/>
              <w:ind w:left="248"/>
              <w:rPr>
                <w:sz w:val="16"/>
                <w:szCs w:val="16"/>
              </w:rPr>
            </w:pPr>
            <w:r w:rsidRPr="00D93D0E">
              <w:rPr>
                <w:sz w:val="16"/>
                <w:szCs w:val="16"/>
              </w:rPr>
              <w:t>$ 231,867.00</w:t>
            </w:r>
          </w:p>
        </w:tc>
      </w:tr>
    </w:tbl>
    <w:p w14:paraId="0A90C6B6" w14:textId="77777777" w:rsidR="00E43EF1" w:rsidRDefault="00E43EF1">
      <w:pPr>
        <w:rPr>
          <w:sz w:val="20"/>
        </w:rPr>
        <w:sectPr w:rsidR="00E43EF1">
          <w:pgSz w:w="15840" w:h="12240" w:orient="landscape"/>
          <w:pgMar w:top="840" w:right="120" w:bottom="560" w:left="120" w:header="0" w:footer="284" w:gutter="0"/>
          <w:cols w:space="720"/>
        </w:sectPr>
      </w:pPr>
    </w:p>
    <w:tbl>
      <w:tblPr>
        <w:tblW w:w="0" w:type="auto"/>
        <w:tblInd w:w="257" w:type="dxa"/>
        <w:tblLayout w:type="fixed"/>
        <w:tblCellMar>
          <w:left w:w="0" w:type="dxa"/>
          <w:right w:w="0" w:type="dxa"/>
        </w:tblCellMar>
        <w:tblLook w:val="01E0" w:firstRow="1" w:lastRow="1" w:firstColumn="1" w:lastColumn="1" w:noHBand="0" w:noVBand="0"/>
      </w:tblPr>
      <w:tblGrid>
        <w:gridCol w:w="800"/>
        <w:gridCol w:w="1080"/>
        <w:gridCol w:w="2183"/>
        <w:gridCol w:w="3240"/>
        <w:gridCol w:w="1710"/>
        <w:gridCol w:w="1620"/>
        <w:gridCol w:w="1350"/>
        <w:gridCol w:w="1503"/>
        <w:gridCol w:w="1614"/>
      </w:tblGrid>
      <w:tr w:rsidR="00CF520F" w14:paraId="75612A35" w14:textId="77777777" w:rsidTr="006516B5">
        <w:trPr>
          <w:trHeight w:val="297"/>
        </w:trPr>
        <w:tc>
          <w:tcPr>
            <w:tcW w:w="800" w:type="dxa"/>
            <w:tcBorders>
              <w:right w:val="single" w:sz="4" w:space="0" w:color="FFFFFF"/>
            </w:tcBorders>
            <w:shd w:val="clear" w:color="auto" w:fill="1F4E79"/>
          </w:tcPr>
          <w:p w14:paraId="6F23F1C8" w14:textId="120CABE7" w:rsidR="00CF520F" w:rsidRDefault="00CF520F" w:rsidP="00CF520F">
            <w:pPr>
              <w:pStyle w:val="TableParagraph"/>
              <w:spacing w:before="58" w:line="220" w:lineRule="exact"/>
              <w:ind w:left="155" w:right="155"/>
              <w:jc w:val="center"/>
              <w:rPr>
                <w:b/>
                <w:sz w:val="20"/>
              </w:rPr>
            </w:pPr>
            <w:r w:rsidRPr="00342303">
              <w:rPr>
                <w:b/>
                <w:color w:val="FFFFFF"/>
                <w:sz w:val="16"/>
                <w:szCs w:val="16"/>
              </w:rPr>
              <w:lastRenderedPageBreak/>
              <w:t>Lub Hom Phiaj</w:t>
            </w:r>
          </w:p>
        </w:tc>
        <w:tc>
          <w:tcPr>
            <w:tcW w:w="1080" w:type="dxa"/>
            <w:tcBorders>
              <w:left w:val="single" w:sz="4" w:space="0" w:color="FFFFFF"/>
              <w:right w:val="single" w:sz="4" w:space="0" w:color="FFFFFF"/>
            </w:tcBorders>
            <w:shd w:val="clear" w:color="auto" w:fill="1F4E79"/>
          </w:tcPr>
          <w:p w14:paraId="50FF724D" w14:textId="1DAE96EA" w:rsidR="00CF520F" w:rsidRDefault="00CF520F" w:rsidP="00CF520F">
            <w:pPr>
              <w:pStyle w:val="TableParagraph"/>
              <w:spacing w:before="58" w:line="220" w:lineRule="exact"/>
              <w:ind w:left="120" w:right="120"/>
              <w:jc w:val="center"/>
              <w:rPr>
                <w:b/>
                <w:sz w:val="20"/>
              </w:rPr>
            </w:pPr>
            <w:r w:rsidRPr="00342303">
              <w:rPr>
                <w:b/>
                <w:color w:val="FFFFFF"/>
                <w:sz w:val="16"/>
                <w:szCs w:val="16"/>
              </w:rPr>
              <w:t>Kev Ua #</w:t>
            </w:r>
          </w:p>
        </w:tc>
        <w:tc>
          <w:tcPr>
            <w:tcW w:w="2183" w:type="dxa"/>
            <w:tcBorders>
              <w:left w:val="single" w:sz="4" w:space="0" w:color="FFFFFF"/>
              <w:right w:val="single" w:sz="4" w:space="0" w:color="FFFFFF"/>
            </w:tcBorders>
            <w:shd w:val="clear" w:color="auto" w:fill="1F4E79"/>
          </w:tcPr>
          <w:p w14:paraId="72D0DC7F" w14:textId="3414EAA9" w:rsidR="00CF520F" w:rsidRDefault="00CF520F" w:rsidP="00CF520F">
            <w:pPr>
              <w:pStyle w:val="TableParagraph"/>
              <w:spacing w:before="58" w:line="220" w:lineRule="exact"/>
              <w:ind w:left="117"/>
              <w:rPr>
                <w:b/>
                <w:sz w:val="20"/>
              </w:rPr>
            </w:pPr>
            <w:r w:rsidRPr="00342303">
              <w:rPr>
                <w:b/>
                <w:color w:val="FFFFFF"/>
                <w:sz w:val="16"/>
                <w:szCs w:val="16"/>
              </w:rPr>
              <w:t>Pab Pawg Tub Ntxhais Kawm</w:t>
            </w:r>
            <w:r>
              <w:rPr>
                <w:b/>
                <w:color w:val="FFFFFF"/>
                <w:sz w:val="16"/>
                <w:szCs w:val="16"/>
              </w:rPr>
              <w:t xml:space="preserve"> (cov)</w:t>
            </w:r>
          </w:p>
        </w:tc>
        <w:tc>
          <w:tcPr>
            <w:tcW w:w="3240" w:type="dxa"/>
            <w:tcBorders>
              <w:left w:val="single" w:sz="4" w:space="0" w:color="FFFFFF"/>
              <w:right w:val="single" w:sz="4" w:space="0" w:color="FFFFFF"/>
            </w:tcBorders>
            <w:shd w:val="clear" w:color="auto" w:fill="1F4E79"/>
          </w:tcPr>
          <w:p w14:paraId="51A7DCE3" w14:textId="0E4E5CC8" w:rsidR="00CF520F" w:rsidRDefault="00CF520F" w:rsidP="00CF520F">
            <w:pPr>
              <w:pStyle w:val="TableParagraph"/>
              <w:spacing w:before="58" w:line="220" w:lineRule="exact"/>
              <w:ind w:left="1389" w:right="1389"/>
              <w:jc w:val="center"/>
              <w:rPr>
                <w:b/>
                <w:sz w:val="20"/>
              </w:rPr>
            </w:pPr>
            <w:r w:rsidRPr="00342303">
              <w:rPr>
                <w:b/>
                <w:color w:val="FFFFFF"/>
                <w:sz w:val="16"/>
                <w:szCs w:val="16"/>
              </w:rPr>
              <w:t>Ntsia</w:t>
            </w:r>
            <w:r>
              <w:rPr>
                <w:b/>
                <w:color w:val="FFFFFF"/>
                <w:sz w:val="16"/>
                <w:szCs w:val="16"/>
              </w:rPr>
              <w:t>b lus</w:t>
            </w:r>
          </w:p>
        </w:tc>
        <w:tc>
          <w:tcPr>
            <w:tcW w:w="1710" w:type="dxa"/>
            <w:tcBorders>
              <w:left w:val="single" w:sz="4" w:space="0" w:color="FFFFFF"/>
              <w:right w:val="single" w:sz="4" w:space="0" w:color="FFFFFF"/>
            </w:tcBorders>
            <w:shd w:val="clear" w:color="auto" w:fill="1F4E79"/>
          </w:tcPr>
          <w:p w14:paraId="2FD1C7E8" w14:textId="0A0DD0B3" w:rsidR="00CF520F" w:rsidRDefault="00CF520F" w:rsidP="00CF520F">
            <w:pPr>
              <w:pStyle w:val="TableParagraph"/>
              <w:spacing w:before="58" w:line="220" w:lineRule="exact"/>
              <w:ind w:left="44" w:right="44"/>
              <w:jc w:val="center"/>
              <w:rPr>
                <w:b/>
                <w:sz w:val="20"/>
              </w:rPr>
            </w:pPr>
            <w:r w:rsidRPr="00342303">
              <w:rPr>
                <w:b/>
                <w:color w:val="FFFFFF"/>
                <w:sz w:val="16"/>
                <w:szCs w:val="16"/>
              </w:rPr>
              <w:t>LCFF Pob Nyiaj</w:t>
            </w:r>
          </w:p>
        </w:tc>
        <w:tc>
          <w:tcPr>
            <w:tcW w:w="1620" w:type="dxa"/>
            <w:tcBorders>
              <w:left w:val="single" w:sz="4" w:space="0" w:color="FFFFFF"/>
              <w:right w:val="single" w:sz="4" w:space="0" w:color="FFFFFF"/>
            </w:tcBorders>
            <w:shd w:val="clear" w:color="auto" w:fill="1F4E79"/>
          </w:tcPr>
          <w:p w14:paraId="1DEEE826" w14:textId="1B723F70" w:rsidR="00CF520F" w:rsidRDefault="00CF520F" w:rsidP="00CF520F">
            <w:pPr>
              <w:pStyle w:val="TableParagraph"/>
              <w:spacing w:before="58" w:line="220" w:lineRule="exact"/>
              <w:ind w:left="53" w:right="53"/>
              <w:jc w:val="center"/>
              <w:rPr>
                <w:b/>
                <w:sz w:val="20"/>
              </w:rPr>
            </w:pPr>
            <w:r w:rsidRPr="00342303">
              <w:rPr>
                <w:b/>
                <w:color w:val="FFFFFF"/>
                <w:sz w:val="16"/>
                <w:szCs w:val="16"/>
              </w:rPr>
              <w:t>Lwm Lub Xeev Pob Nyiaj</w:t>
            </w:r>
          </w:p>
        </w:tc>
        <w:tc>
          <w:tcPr>
            <w:tcW w:w="1350" w:type="dxa"/>
            <w:tcBorders>
              <w:left w:val="single" w:sz="4" w:space="0" w:color="FFFFFF"/>
              <w:right w:val="single" w:sz="4" w:space="0" w:color="FFFFFF"/>
            </w:tcBorders>
            <w:shd w:val="clear" w:color="auto" w:fill="1F4E79"/>
          </w:tcPr>
          <w:p w14:paraId="714CBD9D" w14:textId="3D5049F2" w:rsidR="00CF520F" w:rsidRDefault="00CF520F" w:rsidP="006516B5">
            <w:pPr>
              <w:pStyle w:val="TableParagraph"/>
              <w:spacing w:before="58" w:line="220" w:lineRule="exact"/>
              <w:ind w:left="124"/>
              <w:jc w:val="center"/>
              <w:rPr>
                <w:b/>
                <w:sz w:val="20"/>
              </w:rPr>
            </w:pPr>
            <w:r w:rsidRPr="00342303">
              <w:rPr>
                <w:b/>
                <w:color w:val="FFFFFF"/>
                <w:sz w:val="16"/>
                <w:szCs w:val="16"/>
              </w:rPr>
              <w:t>Zej Zog Pob Nyiaj</w:t>
            </w:r>
          </w:p>
        </w:tc>
        <w:tc>
          <w:tcPr>
            <w:tcW w:w="1503" w:type="dxa"/>
            <w:tcBorders>
              <w:left w:val="single" w:sz="4" w:space="0" w:color="FFFFFF"/>
              <w:right w:val="single" w:sz="4" w:space="0" w:color="FFFFFF"/>
            </w:tcBorders>
            <w:shd w:val="clear" w:color="auto" w:fill="1F4E79"/>
          </w:tcPr>
          <w:p w14:paraId="281318A3" w14:textId="25AB29E5" w:rsidR="00CF520F" w:rsidRDefault="00CF520F" w:rsidP="00CF520F">
            <w:pPr>
              <w:pStyle w:val="TableParagraph"/>
              <w:spacing w:before="58" w:line="220" w:lineRule="exact"/>
              <w:ind w:left="33" w:right="33"/>
              <w:jc w:val="center"/>
              <w:rPr>
                <w:b/>
                <w:sz w:val="20"/>
              </w:rPr>
            </w:pPr>
            <w:r w:rsidRPr="00342303">
              <w:rPr>
                <w:b/>
                <w:color w:val="FFFFFF"/>
                <w:sz w:val="16"/>
                <w:szCs w:val="16"/>
              </w:rPr>
              <w:t>Tsoom Fwwv Pob Nyiaj</w:t>
            </w:r>
          </w:p>
        </w:tc>
        <w:tc>
          <w:tcPr>
            <w:tcW w:w="1614" w:type="dxa"/>
            <w:tcBorders>
              <w:left w:val="single" w:sz="4" w:space="0" w:color="FFFFFF"/>
            </w:tcBorders>
            <w:shd w:val="clear" w:color="auto" w:fill="1F4E79"/>
          </w:tcPr>
          <w:p w14:paraId="7FA4EE91" w14:textId="7DA354FB" w:rsidR="00CF520F" w:rsidRDefault="00CF520F" w:rsidP="00CF520F">
            <w:pPr>
              <w:pStyle w:val="TableParagraph"/>
              <w:spacing w:before="58" w:line="220" w:lineRule="exact"/>
              <w:ind w:left="33" w:right="33"/>
              <w:jc w:val="center"/>
              <w:rPr>
                <w:b/>
                <w:sz w:val="20"/>
              </w:rPr>
            </w:pPr>
            <w:r w:rsidRPr="00342303">
              <w:rPr>
                <w:b/>
                <w:color w:val="FFFFFF"/>
                <w:sz w:val="16"/>
                <w:szCs w:val="16"/>
              </w:rPr>
              <w:t>Tag Nrho Pob Nyiaj</w:t>
            </w:r>
          </w:p>
        </w:tc>
      </w:tr>
      <w:tr w:rsidR="00E43EF1" w14:paraId="5EB87752" w14:textId="77777777" w:rsidTr="006516B5">
        <w:trPr>
          <w:trHeight w:val="931"/>
        </w:trPr>
        <w:tc>
          <w:tcPr>
            <w:tcW w:w="800" w:type="dxa"/>
            <w:tcBorders>
              <w:right w:val="single" w:sz="4" w:space="0" w:color="FFFFFF"/>
            </w:tcBorders>
            <w:shd w:val="clear" w:color="auto" w:fill="DDEBF6"/>
          </w:tcPr>
          <w:p w14:paraId="2B9D2512" w14:textId="77777777" w:rsidR="00E43EF1" w:rsidRPr="00D53DBE" w:rsidRDefault="000E40D2">
            <w:pPr>
              <w:pStyle w:val="TableParagraph"/>
              <w:spacing w:before="58"/>
              <w:jc w:val="center"/>
              <w:rPr>
                <w:b/>
                <w:sz w:val="16"/>
                <w:szCs w:val="16"/>
              </w:rPr>
            </w:pPr>
            <w:r w:rsidRPr="00D53DBE">
              <w:rPr>
                <w:b/>
                <w:sz w:val="16"/>
                <w:szCs w:val="16"/>
              </w:rPr>
              <w:t>1</w:t>
            </w:r>
          </w:p>
        </w:tc>
        <w:tc>
          <w:tcPr>
            <w:tcW w:w="1080" w:type="dxa"/>
            <w:tcBorders>
              <w:left w:val="single" w:sz="4" w:space="0" w:color="FFFFFF"/>
              <w:right w:val="single" w:sz="4" w:space="0" w:color="FFFFFF"/>
            </w:tcBorders>
            <w:shd w:val="clear" w:color="auto" w:fill="DDEBF6"/>
          </w:tcPr>
          <w:p w14:paraId="46A3FA15" w14:textId="77777777" w:rsidR="00E43EF1" w:rsidRPr="00D53DBE" w:rsidRDefault="000E40D2">
            <w:pPr>
              <w:pStyle w:val="TableParagraph"/>
              <w:spacing w:before="58"/>
              <w:ind w:left="120" w:right="120"/>
              <w:jc w:val="center"/>
              <w:rPr>
                <w:b/>
                <w:sz w:val="16"/>
                <w:szCs w:val="16"/>
              </w:rPr>
            </w:pPr>
            <w:r w:rsidRPr="00D53DBE">
              <w:rPr>
                <w:b/>
                <w:sz w:val="16"/>
                <w:szCs w:val="16"/>
              </w:rPr>
              <w:t>10</w:t>
            </w:r>
          </w:p>
        </w:tc>
        <w:tc>
          <w:tcPr>
            <w:tcW w:w="2183" w:type="dxa"/>
            <w:tcBorders>
              <w:left w:val="single" w:sz="4" w:space="0" w:color="FFFFFF"/>
              <w:right w:val="single" w:sz="4" w:space="0" w:color="FFFFFF"/>
            </w:tcBorders>
            <w:shd w:val="clear" w:color="auto" w:fill="DDEBF6"/>
          </w:tcPr>
          <w:p w14:paraId="4046E49F" w14:textId="77777777" w:rsidR="00FF4EC7" w:rsidRDefault="00CF29F3">
            <w:pPr>
              <w:pStyle w:val="TableParagraph"/>
              <w:spacing w:before="8" w:line="280" w:lineRule="atLeast"/>
              <w:ind w:left="117" w:right="174"/>
              <w:rPr>
                <w:ins w:id="4292" w:author="Khamsaolee Xainhiaxang" w:date="2021-07-07T22:30:00Z"/>
                <w:sz w:val="16"/>
                <w:szCs w:val="16"/>
              </w:rPr>
              <w:pPrChange w:id="4293" w:author="Khamsaolee Xainhiaxang" w:date="2021-07-07T22:30:00Z">
                <w:pPr>
                  <w:pStyle w:val="TableParagraph"/>
                  <w:spacing w:before="8" w:line="280" w:lineRule="atLeast"/>
                  <w:ind w:left="194" w:right="174"/>
                </w:pPr>
              </w:pPrChange>
            </w:pPr>
            <w:r w:rsidRPr="00D53DBE">
              <w:rPr>
                <w:sz w:val="16"/>
                <w:szCs w:val="16"/>
              </w:rPr>
              <w:t xml:space="preserve">Cov Kawm Lus Askiv </w:t>
            </w:r>
          </w:p>
          <w:p w14:paraId="1BBDC99A" w14:textId="55A3D213" w:rsidR="00E43EF1" w:rsidRPr="00D53DBE" w:rsidRDefault="00CF29F3">
            <w:pPr>
              <w:pStyle w:val="TableParagraph"/>
              <w:spacing w:before="8" w:line="280" w:lineRule="atLeast"/>
              <w:ind w:left="117" w:right="174"/>
              <w:rPr>
                <w:sz w:val="16"/>
                <w:szCs w:val="16"/>
              </w:rPr>
              <w:pPrChange w:id="4294" w:author="Khamsaolee Xainhiaxang" w:date="2021-07-07T22:30:00Z">
                <w:pPr>
                  <w:pStyle w:val="TableParagraph"/>
                  <w:spacing w:before="8" w:line="280" w:lineRule="atLeast"/>
                  <w:ind w:left="194" w:right="174"/>
                </w:pPr>
              </w:pPrChange>
            </w:pPr>
            <w:r w:rsidRPr="00D53DBE">
              <w:rPr>
                <w:sz w:val="16"/>
                <w:szCs w:val="16"/>
              </w:rPr>
              <w:t xml:space="preserve">Cov Hlua Uas Coj Los Tu Cov </w:t>
            </w:r>
            <w:del w:id="4295" w:author="Khamsaolee Xainhiaxang" w:date="2021-07-08T21:45:00Z">
              <w:r w:rsidRPr="00D53DBE" w:rsidDel="00DE6083">
                <w:rPr>
                  <w:sz w:val="16"/>
                  <w:szCs w:val="16"/>
                </w:rPr>
                <w:delText>Tau Nyiaj Tsawg</w:delText>
              </w:r>
            </w:del>
            <w:ins w:id="4296" w:author="Khamsaolee Xainhiaxang" w:date="2021-07-08T21:45:00Z">
              <w:r w:rsidR="00DE6083">
                <w:rPr>
                  <w:sz w:val="16"/>
                  <w:szCs w:val="16"/>
                </w:rPr>
                <w:t>Neeg Txom Nyem</w:t>
              </w:r>
            </w:ins>
          </w:p>
        </w:tc>
        <w:tc>
          <w:tcPr>
            <w:tcW w:w="3240" w:type="dxa"/>
            <w:tcBorders>
              <w:left w:val="single" w:sz="4" w:space="0" w:color="FFFFFF"/>
              <w:right w:val="single" w:sz="4" w:space="0" w:color="FFFFFF"/>
            </w:tcBorders>
            <w:shd w:val="clear" w:color="auto" w:fill="DDEBF6"/>
          </w:tcPr>
          <w:p w14:paraId="3860A354" w14:textId="77777777" w:rsidR="00E43EF1" w:rsidRDefault="000E40D2" w:rsidP="00572865">
            <w:pPr>
              <w:pStyle w:val="TableParagraph"/>
              <w:spacing w:before="58"/>
              <w:ind w:left="53"/>
              <w:rPr>
                <w:ins w:id="4297" w:author="Khamsaolee Xainhiaxang" w:date="2021-07-07T22:38:00Z"/>
                <w:sz w:val="16"/>
                <w:szCs w:val="16"/>
              </w:rPr>
            </w:pPr>
            <w:r w:rsidRPr="00D53DBE">
              <w:rPr>
                <w:sz w:val="16"/>
                <w:szCs w:val="16"/>
              </w:rPr>
              <w:t xml:space="preserve">Cov </w:t>
            </w:r>
            <w:ins w:id="4298" w:author="Khamsaolee Xainhiaxang" w:date="2021-07-07T22:38:00Z">
              <w:r w:rsidR="00730E2A">
                <w:rPr>
                  <w:sz w:val="16"/>
                  <w:szCs w:val="16"/>
                </w:rPr>
                <w:t xml:space="preserve">Ntaub Ntawv </w:t>
              </w:r>
            </w:ins>
            <w:r w:rsidRPr="00D53DBE">
              <w:rPr>
                <w:sz w:val="16"/>
                <w:szCs w:val="16"/>
              </w:rPr>
              <w:t xml:space="preserve">lus qhia </w:t>
            </w:r>
            <w:del w:id="4299" w:author="Khamsaolee Xainhiaxang" w:date="2021-07-07T22:38:00Z">
              <w:r w:rsidR="009F4200" w:rsidRPr="00D53DBE" w:rsidDel="00730E2A">
                <w:rPr>
                  <w:sz w:val="16"/>
                  <w:szCs w:val="16"/>
                </w:rPr>
                <w:delText>ntawm rooj sib tham</w:delText>
              </w:r>
              <w:r w:rsidRPr="00D53DBE" w:rsidDel="00730E2A">
                <w:rPr>
                  <w:sz w:val="16"/>
                  <w:szCs w:val="16"/>
                </w:rPr>
                <w:delText xml:space="preserve"> </w:delText>
              </w:r>
            </w:del>
            <w:r w:rsidRPr="00D53DBE">
              <w:rPr>
                <w:sz w:val="16"/>
                <w:szCs w:val="16"/>
              </w:rPr>
              <w:t xml:space="preserve">thiab </w:t>
            </w:r>
            <w:r w:rsidR="009F4200" w:rsidRPr="00D53DBE">
              <w:rPr>
                <w:sz w:val="16"/>
                <w:szCs w:val="16"/>
              </w:rPr>
              <w:t xml:space="preserve">hnub </w:t>
            </w:r>
            <w:r w:rsidRPr="00D53DBE">
              <w:rPr>
                <w:sz w:val="16"/>
                <w:szCs w:val="16"/>
              </w:rPr>
              <w:t>PD</w:t>
            </w:r>
          </w:p>
          <w:p w14:paraId="5AEBE7D8" w14:textId="3FD59892" w:rsidR="00730E2A" w:rsidRPr="00D53DBE" w:rsidRDefault="00730E2A" w:rsidP="003F5F9C">
            <w:pPr>
              <w:pStyle w:val="TableParagraph"/>
              <w:spacing w:before="58"/>
              <w:ind w:left="53"/>
              <w:rPr>
                <w:sz w:val="16"/>
                <w:szCs w:val="16"/>
              </w:rPr>
            </w:pPr>
            <w:ins w:id="4300" w:author="Khamsaolee Xainhiaxang" w:date="2021-07-07T22:38:00Z">
              <w:r>
                <w:rPr>
                  <w:sz w:val="16"/>
                  <w:szCs w:val="16"/>
                </w:rPr>
                <w:t>(</w:t>
              </w:r>
              <w:r w:rsidRPr="00730E2A">
                <w:rPr>
                  <w:sz w:val="16"/>
                  <w:szCs w:val="16"/>
                </w:rPr>
                <w:t>Instructional Minutes and PD days</w:t>
              </w:r>
              <w:r>
                <w:rPr>
                  <w:sz w:val="16"/>
                  <w:szCs w:val="16"/>
                </w:rPr>
                <w:t>)</w:t>
              </w:r>
            </w:ins>
          </w:p>
        </w:tc>
        <w:tc>
          <w:tcPr>
            <w:tcW w:w="1710" w:type="dxa"/>
            <w:tcBorders>
              <w:left w:val="single" w:sz="4" w:space="0" w:color="FFFFFF"/>
              <w:right w:val="single" w:sz="4" w:space="0" w:color="FFFFFF"/>
            </w:tcBorders>
            <w:shd w:val="clear" w:color="auto" w:fill="DDEBF6"/>
          </w:tcPr>
          <w:p w14:paraId="272A2D93" w14:textId="77777777" w:rsidR="00E43EF1" w:rsidRPr="00D53DBE" w:rsidRDefault="000E40D2">
            <w:pPr>
              <w:pStyle w:val="TableParagraph"/>
              <w:spacing w:before="58"/>
              <w:ind w:left="44" w:right="44"/>
              <w:jc w:val="center"/>
              <w:rPr>
                <w:sz w:val="16"/>
                <w:szCs w:val="16"/>
              </w:rPr>
            </w:pPr>
            <w:r w:rsidRPr="00D53DBE">
              <w:rPr>
                <w:sz w:val="16"/>
                <w:szCs w:val="16"/>
              </w:rPr>
              <w:t>$ 9,735,470.00</w:t>
            </w:r>
          </w:p>
        </w:tc>
        <w:tc>
          <w:tcPr>
            <w:tcW w:w="1620" w:type="dxa"/>
            <w:tcBorders>
              <w:left w:val="single" w:sz="4" w:space="0" w:color="FFFFFF"/>
              <w:right w:val="single" w:sz="4" w:space="0" w:color="FFFFFF"/>
            </w:tcBorders>
            <w:shd w:val="clear" w:color="auto" w:fill="DDEBF6"/>
          </w:tcPr>
          <w:p w14:paraId="18232DA8" w14:textId="77777777" w:rsidR="00E43EF1" w:rsidRPr="00D53DBE" w:rsidRDefault="00E43EF1">
            <w:pPr>
              <w:pStyle w:val="TableParagraph"/>
              <w:rPr>
                <w:rFonts w:ascii="Times New Roman"/>
                <w:sz w:val="16"/>
                <w:szCs w:val="16"/>
              </w:rPr>
            </w:pPr>
          </w:p>
        </w:tc>
        <w:tc>
          <w:tcPr>
            <w:tcW w:w="1350" w:type="dxa"/>
            <w:tcBorders>
              <w:left w:val="single" w:sz="4" w:space="0" w:color="FFFFFF"/>
              <w:right w:val="single" w:sz="4" w:space="0" w:color="FFFFFF"/>
            </w:tcBorders>
            <w:shd w:val="clear" w:color="auto" w:fill="DDEBF6"/>
          </w:tcPr>
          <w:p w14:paraId="189B43ED" w14:textId="77777777" w:rsidR="00E43EF1" w:rsidRPr="00D53DBE"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DDEBF6"/>
          </w:tcPr>
          <w:p w14:paraId="17898FED" w14:textId="77777777" w:rsidR="00E43EF1" w:rsidRPr="00D53DBE" w:rsidRDefault="00E43EF1">
            <w:pPr>
              <w:pStyle w:val="TableParagraph"/>
              <w:rPr>
                <w:rFonts w:ascii="Times New Roman"/>
                <w:sz w:val="16"/>
                <w:szCs w:val="16"/>
              </w:rPr>
            </w:pPr>
          </w:p>
        </w:tc>
        <w:tc>
          <w:tcPr>
            <w:tcW w:w="1614" w:type="dxa"/>
            <w:tcBorders>
              <w:left w:val="single" w:sz="4" w:space="0" w:color="FFFFFF"/>
            </w:tcBorders>
            <w:shd w:val="clear" w:color="auto" w:fill="DDEBF6"/>
          </w:tcPr>
          <w:p w14:paraId="13632CC0" w14:textId="77777777" w:rsidR="00E43EF1" w:rsidRPr="00D53DBE" w:rsidRDefault="000E40D2">
            <w:pPr>
              <w:pStyle w:val="TableParagraph"/>
              <w:spacing w:before="58"/>
              <w:ind w:left="33" w:right="33"/>
              <w:jc w:val="center"/>
              <w:rPr>
                <w:sz w:val="16"/>
                <w:szCs w:val="16"/>
              </w:rPr>
            </w:pPr>
            <w:r w:rsidRPr="00D53DBE">
              <w:rPr>
                <w:sz w:val="16"/>
                <w:szCs w:val="16"/>
              </w:rPr>
              <w:t>$ 9,735,470.00</w:t>
            </w:r>
          </w:p>
        </w:tc>
      </w:tr>
      <w:tr w:rsidR="00E43EF1" w14:paraId="70056CB4" w14:textId="77777777" w:rsidTr="006516B5">
        <w:trPr>
          <w:trHeight w:val="356"/>
        </w:trPr>
        <w:tc>
          <w:tcPr>
            <w:tcW w:w="800" w:type="dxa"/>
            <w:tcBorders>
              <w:right w:val="single" w:sz="4" w:space="0" w:color="FFFFFF"/>
            </w:tcBorders>
            <w:shd w:val="clear" w:color="auto" w:fill="BDD7EE"/>
          </w:tcPr>
          <w:p w14:paraId="65C6801E" w14:textId="77777777" w:rsidR="00E43EF1" w:rsidRPr="00D53DBE" w:rsidRDefault="000E40D2">
            <w:pPr>
              <w:pStyle w:val="TableParagraph"/>
              <w:spacing w:before="58"/>
              <w:jc w:val="center"/>
              <w:rPr>
                <w:b/>
                <w:sz w:val="16"/>
                <w:szCs w:val="16"/>
              </w:rPr>
            </w:pPr>
            <w:r w:rsidRPr="00D53DBE">
              <w:rPr>
                <w:b/>
                <w:sz w:val="16"/>
                <w:szCs w:val="16"/>
              </w:rPr>
              <w:t>1</w:t>
            </w:r>
          </w:p>
        </w:tc>
        <w:tc>
          <w:tcPr>
            <w:tcW w:w="1080" w:type="dxa"/>
            <w:tcBorders>
              <w:left w:val="single" w:sz="4" w:space="0" w:color="FFFFFF"/>
              <w:right w:val="single" w:sz="4" w:space="0" w:color="FFFFFF"/>
            </w:tcBorders>
            <w:shd w:val="clear" w:color="auto" w:fill="BDD7EE"/>
          </w:tcPr>
          <w:p w14:paraId="0B2DFE5B" w14:textId="77139B92" w:rsidR="00E43EF1" w:rsidRPr="00D53DBE" w:rsidRDefault="000E40D2">
            <w:pPr>
              <w:pStyle w:val="TableParagraph"/>
              <w:spacing w:before="58"/>
              <w:ind w:left="120" w:right="120"/>
              <w:jc w:val="center"/>
              <w:rPr>
                <w:b/>
                <w:sz w:val="16"/>
                <w:szCs w:val="16"/>
              </w:rPr>
            </w:pPr>
            <w:r w:rsidRPr="00D53DBE">
              <w:rPr>
                <w:b/>
                <w:sz w:val="16"/>
                <w:szCs w:val="16"/>
              </w:rPr>
              <w:t>11</w:t>
            </w:r>
          </w:p>
        </w:tc>
        <w:tc>
          <w:tcPr>
            <w:tcW w:w="2183" w:type="dxa"/>
            <w:tcBorders>
              <w:left w:val="single" w:sz="4" w:space="0" w:color="FFFFFF"/>
              <w:right w:val="single" w:sz="4" w:space="0" w:color="FFFFFF"/>
            </w:tcBorders>
            <w:shd w:val="clear" w:color="auto" w:fill="BDD7EE"/>
          </w:tcPr>
          <w:p w14:paraId="7E839B68" w14:textId="77777777" w:rsidR="00E43EF1" w:rsidRPr="00D53DBE" w:rsidRDefault="000E40D2">
            <w:pPr>
              <w:pStyle w:val="TableParagraph"/>
              <w:spacing w:before="58"/>
              <w:ind w:left="117"/>
              <w:rPr>
                <w:sz w:val="16"/>
                <w:szCs w:val="16"/>
              </w:rPr>
              <w:pPrChange w:id="4301" w:author="Khamsaolee Xainhiaxang" w:date="2021-07-07T22:30:00Z">
                <w:pPr>
                  <w:pStyle w:val="TableParagraph"/>
                  <w:spacing w:before="58"/>
                  <w:ind w:left="194"/>
                </w:pPr>
              </w:pPrChange>
            </w:pPr>
            <w:r w:rsidRPr="00D53DBE">
              <w:rPr>
                <w:sz w:val="16"/>
                <w:szCs w:val="16"/>
              </w:rPr>
              <w:t>Txhua</w:t>
            </w:r>
          </w:p>
        </w:tc>
        <w:tc>
          <w:tcPr>
            <w:tcW w:w="3240" w:type="dxa"/>
            <w:tcBorders>
              <w:left w:val="single" w:sz="4" w:space="0" w:color="FFFFFF"/>
              <w:right w:val="single" w:sz="4" w:space="0" w:color="FFFFFF"/>
            </w:tcBorders>
            <w:shd w:val="clear" w:color="auto" w:fill="BDD7EE"/>
          </w:tcPr>
          <w:p w14:paraId="19EDE762" w14:textId="7E8BBCD4" w:rsidR="00E43EF1" w:rsidRPr="00D53DBE" w:rsidRDefault="000E40D2" w:rsidP="00572865">
            <w:pPr>
              <w:pStyle w:val="TableParagraph"/>
              <w:spacing w:before="58"/>
              <w:ind w:left="53"/>
              <w:rPr>
                <w:sz w:val="16"/>
                <w:szCs w:val="16"/>
              </w:rPr>
            </w:pPr>
            <w:r w:rsidRPr="00D53DBE">
              <w:rPr>
                <w:sz w:val="16"/>
                <w:szCs w:val="16"/>
              </w:rPr>
              <w:t xml:space="preserve">Cov </w:t>
            </w:r>
            <w:ins w:id="4302" w:author="Khamsaolee Xainhiaxang" w:date="2021-07-07T22:38:00Z">
              <w:r w:rsidR="00730E2A" w:rsidRPr="00D53DBE">
                <w:rPr>
                  <w:sz w:val="16"/>
                  <w:szCs w:val="16"/>
                </w:rPr>
                <w:t xml:space="preserve">Cuab Yeej </w:t>
              </w:r>
            </w:ins>
            <w:r w:rsidR="00D218D4" w:rsidRPr="00D53DBE">
              <w:rPr>
                <w:sz w:val="16"/>
                <w:szCs w:val="16"/>
              </w:rPr>
              <w:t>Lus</w:t>
            </w:r>
            <w:r w:rsidRPr="00D53DBE">
              <w:rPr>
                <w:sz w:val="16"/>
                <w:szCs w:val="16"/>
              </w:rPr>
              <w:t xml:space="preserve"> Qhia</w:t>
            </w:r>
            <w:del w:id="4303" w:author="Khamsaolee Xainhiaxang" w:date="2021-07-07T22:38:00Z">
              <w:r w:rsidRPr="00D53DBE" w:rsidDel="00730E2A">
                <w:rPr>
                  <w:sz w:val="16"/>
                  <w:szCs w:val="16"/>
                </w:rPr>
                <w:delText xml:space="preserve"> </w:delText>
              </w:r>
              <w:r w:rsidR="00D218D4" w:rsidRPr="00D53DBE" w:rsidDel="00730E2A">
                <w:rPr>
                  <w:sz w:val="16"/>
                  <w:szCs w:val="16"/>
                </w:rPr>
                <w:delText>Cov</w:delText>
              </w:r>
            </w:del>
            <w:r w:rsidR="00D218D4" w:rsidRPr="00D53DBE">
              <w:rPr>
                <w:sz w:val="16"/>
                <w:szCs w:val="16"/>
              </w:rPr>
              <w:t xml:space="preserve"> </w:t>
            </w:r>
            <w:del w:id="4304" w:author="Khamsaolee Xainhiaxang" w:date="2021-07-07T22:38:00Z">
              <w:r w:rsidR="00D218D4" w:rsidRPr="00D53DBE" w:rsidDel="00730E2A">
                <w:rPr>
                  <w:sz w:val="16"/>
                  <w:szCs w:val="16"/>
                </w:rPr>
                <w:delText>Cuab Yeej</w:delText>
              </w:r>
            </w:del>
          </w:p>
        </w:tc>
        <w:tc>
          <w:tcPr>
            <w:tcW w:w="1710" w:type="dxa"/>
            <w:tcBorders>
              <w:left w:val="single" w:sz="4" w:space="0" w:color="FFFFFF"/>
              <w:right w:val="single" w:sz="4" w:space="0" w:color="FFFFFF"/>
            </w:tcBorders>
            <w:shd w:val="clear" w:color="auto" w:fill="BDD7EE"/>
          </w:tcPr>
          <w:p w14:paraId="56D26527" w14:textId="77777777" w:rsidR="00E43EF1" w:rsidRPr="00D53DBE" w:rsidRDefault="00E43EF1">
            <w:pPr>
              <w:pStyle w:val="TableParagraph"/>
              <w:rPr>
                <w:rFonts w:ascii="Times New Roman"/>
                <w:sz w:val="16"/>
                <w:szCs w:val="16"/>
              </w:rPr>
            </w:pPr>
          </w:p>
        </w:tc>
        <w:tc>
          <w:tcPr>
            <w:tcW w:w="1620" w:type="dxa"/>
            <w:tcBorders>
              <w:left w:val="single" w:sz="4" w:space="0" w:color="FFFFFF"/>
              <w:right w:val="single" w:sz="4" w:space="0" w:color="FFFFFF"/>
            </w:tcBorders>
            <w:shd w:val="clear" w:color="auto" w:fill="BDD7EE"/>
          </w:tcPr>
          <w:p w14:paraId="607F7F1A" w14:textId="77777777" w:rsidR="00E43EF1" w:rsidRPr="00D53DBE" w:rsidRDefault="000E40D2">
            <w:pPr>
              <w:pStyle w:val="TableParagraph"/>
              <w:spacing w:before="58"/>
              <w:ind w:left="53" w:right="53"/>
              <w:jc w:val="center"/>
              <w:rPr>
                <w:sz w:val="16"/>
                <w:szCs w:val="16"/>
              </w:rPr>
            </w:pPr>
            <w:r w:rsidRPr="00D53DBE">
              <w:rPr>
                <w:sz w:val="16"/>
                <w:szCs w:val="16"/>
              </w:rPr>
              <w:t>$ 1,990,945.00</w:t>
            </w:r>
          </w:p>
        </w:tc>
        <w:tc>
          <w:tcPr>
            <w:tcW w:w="1350" w:type="dxa"/>
            <w:tcBorders>
              <w:left w:val="single" w:sz="4" w:space="0" w:color="FFFFFF"/>
              <w:right w:val="single" w:sz="4" w:space="0" w:color="FFFFFF"/>
            </w:tcBorders>
            <w:shd w:val="clear" w:color="auto" w:fill="BDD7EE"/>
          </w:tcPr>
          <w:p w14:paraId="163C04E7" w14:textId="77777777" w:rsidR="00E43EF1" w:rsidRPr="00D53DBE"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BDD7EE"/>
          </w:tcPr>
          <w:p w14:paraId="1794E072" w14:textId="77777777" w:rsidR="00E43EF1" w:rsidRPr="00D53DBE" w:rsidRDefault="00E43EF1">
            <w:pPr>
              <w:pStyle w:val="TableParagraph"/>
              <w:rPr>
                <w:rFonts w:ascii="Times New Roman"/>
                <w:sz w:val="16"/>
                <w:szCs w:val="16"/>
              </w:rPr>
            </w:pPr>
          </w:p>
        </w:tc>
        <w:tc>
          <w:tcPr>
            <w:tcW w:w="1614" w:type="dxa"/>
            <w:tcBorders>
              <w:left w:val="single" w:sz="4" w:space="0" w:color="FFFFFF"/>
            </w:tcBorders>
            <w:shd w:val="clear" w:color="auto" w:fill="BDD7EE"/>
          </w:tcPr>
          <w:p w14:paraId="457336AD" w14:textId="77777777" w:rsidR="00E43EF1" w:rsidRPr="00D53DBE" w:rsidRDefault="000E40D2">
            <w:pPr>
              <w:pStyle w:val="TableParagraph"/>
              <w:spacing w:before="58"/>
              <w:ind w:left="33" w:right="33"/>
              <w:jc w:val="center"/>
              <w:rPr>
                <w:sz w:val="16"/>
                <w:szCs w:val="16"/>
              </w:rPr>
            </w:pPr>
            <w:r w:rsidRPr="00D53DBE">
              <w:rPr>
                <w:sz w:val="16"/>
                <w:szCs w:val="16"/>
              </w:rPr>
              <w:t>$ 1,990,945.00</w:t>
            </w:r>
          </w:p>
        </w:tc>
      </w:tr>
      <w:tr w:rsidR="00E43EF1" w14:paraId="040C10B0" w14:textId="77777777" w:rsidTr="006516B5">
        <w:trPr>
          <w:trHeight w:val="931"/>
        </w:trPr>
        <w:tc>
          <w:tcPr>
            <w:tcW w:w="800" w:type="dxa"/>
            <w:tcBorders>
              <w:right w:val="single" w:sz="4" w:space="0" w:color="FFFFFF"/>
            </w:tcBorders>
            <w:shd w:val="clear" w:color="auto" w:fill="DDEBF6"/>
          </w:tcPr>
          <w:p w14:paraId="1B2817C6" w14:textId="77777777" w:rsidR="00E43EF1" w:rsidRPr="00D53DBE" w:rsidRDefault="000E40D2">
            <w:pPr>
              <w:pStyle w:val="TableParagraph"/>
              <w:spacing w:before="58"/>
              <w:jc w:val="center"/>
              <w:rPr>
                <w:b/>
                <w:sz w:val="16"/>
                <w:szCs w:val="16"/>
              </w:rPr>
            </w:pPr>
            <w:r w:rsidRPr="00D53DBE">
              <w:rPr>
                <w:b/>
                <w:sz w:val="16"/>
                <w:szCs w:val="16"/>
              </w:rPr>
              <w:t>1</w:t>
            </w:r>
          </w:p>
        </w:tc>
        <w:tc>
          <w:tcPr>
            <w:tcW w:w="1080" w:type="dxa"/>
            <w:tcBorders>
              <w:left w:val="single" w:sz="4" w:space="0" w:color="FFFFFF"/>
              <w:right w:val="single" w:sz="4" w:space="0" w:color="FFFFFF"/>
            </w:tcBorders>
            <w:shd w:val="clear" w:color="auto" w:fill="DDEBF6"/>
          </w:tcPr>
          <w:p w14:paraId="6C24CD6F" w14:textId="32138328" w:rsidR="00E43EF1" w:rsidRPr="00D53DBE" w:rsidRDefault="000E40D2">
            <w:pPr>
              <w:pStyle w:val="TableParagraph"/>
              <w:spacing w:before="58"/>
              <w:ind w:left="120" w:right="120"/>
              <w:jc w:val="center"/>
              <w:rPr>
                <w:b/>
                <w:sz w:val="16"/>
                <w:szCs w:val="16"/>
              </w:rPr>
            </w:pPr>
            <w:r w:rsidRPr="00D53DBE">
              <w:rPr>
                <w:b/>
                <w:sz w:val="16"/>
                <w:szCs w:val="16"/>
              </w:rPr>
              <w:t>12</w:t>
            </w:r>
          </w:p>
        </w:tc>
        <w:tc>
          <w:tcPr>
            <w:tcW w:w="2183" w:type="dxa"/>
            <w:tcBorders>
              <w:left w:val="single" w:sz="4" w:space="0" w:color="FFFFFF"/>
              <w:right w:val="single" w:sz="4" w:space="0" w:color="FFFFFF"/>
            </w:tcBorders>
            <w:shd w:val="clear" w:color="auto" w:fill="DDEBF6"/>
          </w:tcPr>
          <w:p w14:paraId="15A10E08" w14:textId="77777777" w:rsidR="00FF4EC7" w:rsidRDefault="00BB1B51">
            <w:pPr>
              <w:pStyle w:val="TableParagraph"/>
              <w:spacing w:before="8" w:line="280" w:lineRule="atLeast"/>
              <w:ind w:left="117" w:right="174"/>
              <w:rPr>
                <w:ins w:id="4305" w:author="Khamsaolee Xainhiaxang" w:date="2021-07-07T22:30:00Z"/>
                <w:sz w:val="16"/>
                <w:szCs w:val="16"/>
              </w:rPr>
              <w:pPrChange w:id="4306" w:author="Khamsaolee Xainhiaxang" w:date="2021-07-07T22:30:00Z">
                <w:pPr>
                  <w:pStyle w:val="TableParagraph"/>
                  <w:spacing w:before="8" w:line="280" w:lineRule="atLeast"/>
                  <w:ind w:left="194" w:right="174"/>
                </w:pPr>
              </w:pPrChange>
            </w:pPr>
            <w:r w:rsidRPr="00D53DBE">
              <w:rPr>
                <w:sz w:val="16"/>
                <w:szCs w:val="16"/>
              </w:rPr>
              <w:t xml:space="preserve">Cov Kawm Lus Askiv </w:t>
            </w:r>
          </w:p>
          <w:p w14:paraId="5AEA189A" w14:textId="27F6A658" w:rsidR="00E43EF1" w:rsidRPr="00D53DBE" w:rsidRDefault="00BB1B51">
            <w:pPr>
              <w:pStyle w:val="TableParagraph"/>
              <w:spacing w:before="8" w:line="280" w:lineRule="atLeast"/>
              <w:ind w:left="117" w:right="174"/>
              <w:rPr>
                <w:sz w:val="16"/>
                <w:szCs w:val="16"/>
              </w:rPr>
              <w:pPrChange w:id="4307" w:author="Khamsaolee Xainhiaxang" w:date="2021-07-07T22:30:00Z">
                <w:pPr>
                  <w:pStyle w:val="TableParagraph"/>
                  <w:spacing w:before="8" w:line="280" w:lineRule="atLeast"/>
                  <w:ind w:left="194" w:right="174"/>
                </w:pPr>
              </w:pPrChange>
            </w:pPr>
            <w:r w:rsidRPr="00D53DBE">
              <w:rPr>
                <w:sz w:val="16"/>
                <w:szCs w:val="16"/>
              </w:rPr>
              <w:t xml:space="preserve">Cov Hlua Uas Coj Los Tu Cov </w:t>
            </w:r>
            <w:del w:id="4308" w:author="Khamsaolee Xainhiaxang" w:date="2021-07-08T21:45:00Z">
              <w:r w:rsidRPr="00D53DBE" w:rsidDel="00DE6083">
                <w:rPr>
                  <w:sz w:val="16"/>
                  <w:szCs w:val="16"/>
                </w:rPr>
                <w:delText>Tau Nyiaj Tsawg</w:delText>
              </w:r>
            </w:del>
            <w:ins w:id="4309" w:author="Khamsaolee Xainhiaxang" w:date="2021-07-08T21:45:00Z">
              <w:r w:rsidR="00DE6083">
                <w:rPr>
                  <w:sz w:val="16"/>
                  <w:szCs w:val="16"/>
                </w:rPr>
                <w:t>Neeg Txom Nyem</w:t>
              </w:r>
            </w:ins>
          </w:p>
        </w:tc>
        <w:tc>
          <w:tcPr>
            <w:tcW w:w="3240" w:type="dxa"/>
            <w:tcBorders>
              <w:left w:val="single" w:sz="4" w:space="0" w:color="FFFFFF"/>
              <w:right w:val="single" w:sz="4" w:space="0" w:color="FFFFFF"/>
            </w:tcBorders>
            <w:shd w:val="clear" w:color="auto" w:fill="DDEBF6"/>
          </w:tcPr>
          <w:p w14:paraId="761C558D" w14:textId="77777777" w:rsidR="00E43EF1" w:rsidRDefault="000E40D2" w:rsidP="00572865">
            <w:pPr>
              <w:pStyle w:val="TableParagraph"/>
              <w:spacing w:before="58"/>
              <w:ind w:left="53" w:right="488"/>
              <w:rPr>
                <w:ins w:id="4310" w:author="Khamsaolee Xainhiaxang" w:date="2021-07-07T22:39:00Z"/>
                <w:sz w:val="16"/>
                <w:szCs w:val="16"/>
              </w:rPr>
            </w:pPr>
            <w:r w:rsidRPr="00D53DBE">
              <w:rPr>
                <w:sz w:val="16"/>
                <w:szCs w:val="16"/>
              </w:rPr>
              <w:t xml:space="preserve">Cov </w:t>
            </w:r>
            <w:del w:id="4311" w:author="Khamsaolee Xainhiaxang" w:date="2021-07-07T22:39:00Z">
              <w:r w:rsidRPr="00D53DBE" w:rsidDel="00CD7C50">
                <w:rPr>
                  <w:sz w:val="16"/>
                  <w:szCs w:val="16"/>
                </w:rPr>
                <w:delText>Kws Qhia Ntawv</w:delText>
              </w:r>
            </w:del>
            <w:ins w:id="4312" w:author="Khamsaolee Xainhiaxang" w:date="2021-07-07T22:39:00Z">
              <w:r w:rsidR="00CD7C50">
                <w:rPr>
                  <w:sz w:val="16"/>
                  <w:szCs w:val="16"/>
                </w:rPr>
                <w:t>Xib Fwb</w:t>
              </w:r>
            </w:ins>
            <w:r w:rsidRPr="00D53DBE">
              <w:rPr>
                <w:sz w:val="16"/>
                <w:szCs w:val="16"/>
              </w:rPr>
              <w:t xml:space="preserve"> Tshwj Xeeb </w:t>
            </w:r>
            <w:del w:id="4313" w:author="Khamsaolee Xainhiaxang" w:date="2021-07-07T22:39:00Z">
              <w:r w:rsidRPr="00D53DBE" w:rsidDel="00CD7C50">
                <w:rPr>
                  <w:sz w:val="16"/>
                  <w:szCs w:val="16"/>
                </w:rPr>
                <w:delText xml:space="preserve">ntawm </w:delText>
              </w:r>
            </w:del>
            <w:ins w:id="4314" w:author="Khamsaolee Xainhiaxang" w:date="2021-07-07T22:39:00Z">
              <w:r w:rsidR="00CD7C50">
                <w:rPr>
                  <w:sz w:val="16"/>
                  <w:szCs w:val="16"/>
                </w:rPr>
                <w:t>Rau</w:t>
              </w:r>
              <w:r w:rsidR="00CD7C50" w:rsidRPr="00D53DBE">
                <w:rPr>
                  <w:sz w:val="16"/>
                  <w:szCs w:val="16"/>
                </w:rPr>
                <w:t xml:space="preserve"> </w:t>
              </w:r>
            </w:ins>
            <w:r w:rsidRPr="00D53DBE">
              <w:rPr>
                <w:sz w:val="16"/>
                <w:szCs w:val="16"/>
              </w:rPr>
              <w:t>Kev Kawm Tshwj Xeeb (TOSAs)</w:t>
            </w:r>
          </w:p>
          <w:p w14:paraId="2345377B" w14:textId="7D83CC5B" w:rsidR="00CD7C50" w:rsidRPr="00CD7C50" w:rsidRDefault="00CD7C50" w:rsidP="00CD7C50">
            <w:pPr>
              <w:pStyle w:val="TableParagraph"/>
              <w:spacing w:before="58"/>
              <w:ind w:left="53" w:right="488"/>
              <w:rPr>
                <w:ins w:id="4315" w:author="Khamsaolee Xainhiaxang" w:date="2021-07-07T22:39:00Z"/>
                <w:sz w:val="16"/>
                <w:szCs w:val="16"/>
              </w:rPr>
            </w:pPr>
            <w:ins w:id="4316" w:author="Khamsaolee Xainhiaxang" w:date="2021-07-07T22:39:00Z">
              <w:r>
                <w:rPr>
                  <w:sz w:val="16"/>
                  <w:szCs w:val="16"/>
                </w:rPr>
                <w:t>(</w:t>
              </w:r>
            </w:ins>
            <w:ins w:id="4317" w:author="Khamsaolee Xainhiaxang" w:date="2021-07-07T22:40:00Z">
              <w:r w:rsidR="000144E3">
                <w:rPr>
                  <w:sz w:val="16"/>
                  <w:szCs w:val="16"/>
                </w:rPr>
                <w:t>S</w:t>
              </w:r>
            </w:ins>
            <w:ins w:id="4318" w:author="Khamsaolee Xainhiaxang" w:date="2021-07-07T22:39:00Z">
              <w:r w:rsidRPr="00CD7C50">
                <w:rPr>
                  <w:sz w:val="16"/>
                  <w:szCs w:val="16"/>
                </w:rPr>
                <w:t>pecial Education Teacher on</w:t>
              </w:r>
            </w:ins>
          </w:p>
          <w:p w14:paraId="61BEC0C2" w14:textId="71F2FEC0" w:rsidR="00CD7C50" w:rsidRPr="00D53DBE" w:rsidRDefault="00CD7C50" w:rsidP="00572865">
            <w:pPr>
              <w:pStyle w:val="TableParagraph"/>
              <w:spacing w:before="58"/>
              <w:ind w:left="53" w:right="488"/>
              <w:rPr>
                <w:sz w:val="16"/>
                <w:szCs w:val="16"/>
              </w:rPr>
            </w:pPr>
            <w:ins w:id="4319" w:author="Khamsaolee Xainhiaxang" w:date="2021-07-07T22:39:00Z">
              <w:r w:rsidRPr="00CD7C50">
                <w:rPr>
                  <w:sz w:val="16"/>
                  <w:szCs w:val="16"/>
                </w:rPr>
                <w:t>Special Assignment</w:t>
              </w:r>
              <w:r>
                <w:rPr>
                  <w:sz w:val="16"/>
                  <w:szCs w:val="16"/>
                </w:rPr>
                <w:t>)</w:t>
              </w:r>
            </w:ins>
          </w:p>
        </w:tc>
        <w:tc>
          <w:tcPr>
            <w:tcW w:w="1710" w:type="dxa"/>
            <w:tcBorders>
              <w:left w:val="single" w:sz="4" w:space="0" w:color="FFFFFF"/>
              <w:right w:val="single" w:sz="4" w:space="0" w:color="FFFFFF"/>
            </w:tcBorders>
            <w:shd w:val="clear" w:color="auto" w:fill="DDEBF6"/>
          </w:tcPr>
          <w:p w14:paraId="6DF5B322" w14:textId="77777777" w:rsidR="00E43EF1" w:rsidRPr="00D53DBE" w:rsidRDefault="000E40D2">
            <w:pPr>
              <w:pStyle w:val="TableParagraph"/>
              <w:spacing w:before="58"/>
              <w:ind w:left="44" w:right="44"/>
              <w:jc w:val="center"/>
              <w:rPr>
                <w:sz w:val="16"/>
                <w:szCs w:val="16"/>
              </w:rPr>
            </w:pPr>
            <w:r w:rsidRPr="00D53DBE">
              <w:rPr>
                <w:sz w:val="16"/>
                <w:szCs w:val="16"/>
              </w:rPr>
              <w:t>$ 407,147.00</w:t>
            </w:r>
          </w:p>
        </w:tc>
        <w:tc>
          <w:tcPr>
            <w:tcW w:w="1620" w:type="dxa"/>
            <w:tcBorders>
              <w:left w:val="single" w:sz="4" w:space="0" w:color="FFFFFF"/>
              <w:right w:val="single" w:sz="4" w:space="0" w:color="FFFFFF"/>
            </w:tcBorders>
            <w:shd w:val="clear" w:color="auto" w:fill="DDEBF6"/>
          </w:tcPr>
          <w:p w14:paraId="05E60555" w14:textId="77777777" w:rsidR="00E43EF1" w:rsidRPr="00D53DBE" w:rsidRDefault="00E43EF1">
            <w:pPr>
              <w:pStyle w:val="TableParagraph"/>
              <w:rPr>
                <w:rFonts w:ascii="Times New Roman"/>
                <w:sz w:val="16"/>
                <w:szCs w:val="16"/>
              </w:rPr>
            </w:pPr>
          </w:p>
        </w:tc>
        <w:tc>
          <w:tcPr>
            <w:tcW w:w="1350" w:type="dxa"/>
            <w:tcBorders>
              <w:left w:val="single" w:sz="4" w:space="0" w:color="FFFFFF"/>
              <w:right w:val="single" w:sz="4" w:space="0" w:color="FFFFFF"/>
            </w:tcBorders>
            <w:shd w:val="clear" w:color="auto" w:fill="DDEBF6"/>
          </w:tcPr>
          <w:p w14:paraId="64674998" w14:textId="77777777" w:rsidR="00E43EF1" w:rsidRPr="00D53DBE"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DDEBF6"/>
          </w:tcPr>
          <w:p w14:paraId="697F4381" w14:textId="77777777" w:rsidR="00E43EF1" w:rsidRPr="00D53DBE" w:rsidRDefault="00E43EF1">
            <w:pPr>
              <w:pStyle w:val="TableParagraph"/>
              <w:rPr>
                <w:rFonts w:ascii="Times New Roman"/>
                <w:sz w:val="16"/>
                <w:szCs w:val="16"/>
              </w:rPr>
            </w:pPr>
          </w:p>
        </w:tc>
        <w:tc>
          <w:tcPr>
            <w:tcW w:w="1614" w:type="dxa"/>
            <w:tcBorders>
              <w:left w:val="single" w:sz="4" w:space="0" w:color="FFFFFF"/>
            </w:tcBorders>
            <w:shd w:val="clear" w:color="auto" w:fill="DDEBF6"/>
          </w:tcPr>
          <w:p w14:paraId="524D8C4C" w14:textId="77777777" w:rsidR="00E43EF1" w:rsidRPr="00D53DBE" w:rsidRDefault="000E40D2">
            <w:pPr>
              <w:pStyle w:val="TableParagraph"/>
              <w:spacing w:before="58"/>
              <w:ind w:left="33" w:right="33"/>
              <w:jc w:val="center"/>
              <w:rPr>
                <w:sz w:val="16"/>
                <w:szCs w:val="16"/>
              </w:rPr>
            </w:pPr>
            <w:r w:rsidRPr="00D53DBE">
              <w:rPr>
                <w:sz w:val="16"/>
                <w:szCs w:val="16"/>
              </w:rPr>
              <w:t>$ 407,147.00</w:t>
            </w:r>
          </w:p>
        </w:tc>
      </w:tr>
      <w:tr w:rsidR="00E43EF1" w14:paraId="72A585F3" w14:textId="77777777" w:rsidTr="006516B5">
        <w:trPr>
          <w:trHeight w:val="527"/>
        </w:trPr>
        <w:tc>
          <w:tcPr>
            <w:tcW w:w="800" w:type="dxa"/>
            <w:tcBorders>
              <w:right w:val="single" w:sz="4" w:space="0" w:color="FFFFFF"/>
            </w:tcBorders>
            <w:shd w:val="clear" w:color="auto" w:fill="BDD7EE"/>
          </w:tcPr>
          <w:p w14:paraId="5DE8D194" w14:textId="77777777" w:rsidR="00E43EF1" w:rsidRPr="00D53DBE" w:rsidRDefault="000E40D2">
            <w:pPr>
              <w:pStyle w:val="TableParagraph"/>
              <w:spacing w:before="58"/>
              <w:jc w:val="center"/>
              <w:rPr>
                <w:b/>
                <w:sz w:val="16"/>
                <w:szCs w:val="16"/>
              </w:rPr>
            </w:pPr>
            <w:r w:rsidRPr="00D53DBE">
              <w:rPr>
                <w:b/>
                <w:sz w:val="16"/>
                <w:szCs w:val="16"/>
              </w:rPr>
              <w:t>1</w:t>
            </w:r>
          </w:p>
        </w:tc>
        <w:tc>
          <w:tcPr>
            <w:tcW w:w="1080" w:type="dxa"/>
            <w:tcBorders>
              <w:left w:val="single" w:sz="4" w:space="0" w:color="FFFFFF"/>
              <w:right w:val="single" w:sz="4" w:space="0" w:color="FFFFFF"/>
            </w:tcBorders>
            <w:shd w:val="clear" w:color="auto" w:fill="BDD7EE"/>
          </w:tcPr>
          <w:p w14:paraId="47BD09F6" w14:textId="677B4F6C" w:rsidR="00E43EF1" w:rsidRPr="00D53DBE" w:rsidRDefault="000E40D2">
            <w:pPr>
              <w:pStyle w:val="TableParagraph"/>
              <w:spacing w:before="58"/>
              <w:ind w:left="120" w:right="120"/>
              <w:jc w:val="center"/>
              <w:rPr>
                <w:b/>
                <w:sz w:val="16"/>
                <w:szCs w:val="16"/>
              </w:rPr>
            </w:pPr>
            <w:r w:rsidRPr="00D53DBE">
              <w:rPr>
                <w:b/>
                <w:sz w:val="16"/>
                <w:szCs w:val="16"/>
              </w:rPr>
              <w:t>13</w:t>
            </w:r>
          </w:p>
        </w:tc>
        <w:tc>
          <w:tcPr>
            <w:tcW w:w="2183" w:type="dxa"/>
            <w:tcBorders>
              <w:left w:val="single" w:sz="4" w:space="0" w:color="FFFFFF"/>
              <w:right w:val="single" w:sz="4" w:space="0" w:color="FFFFFF"/>
            </w:tcBorders>
            <w:shd w:val="clear" w:color="auto" w:fill="BDD7EE"/>
          </w:tcPr>
          <w:p w14:paraId="3A33EB20" w14:textId="1453F3EA" w:rsidR="00E43EF1" w:rsidRPr="00D53DBE" w:rsidRDefault="00BB1B51">
            <w:pPr>
              <w:pStyle w:val="TableParagraph"/>
              <w:spacing w:before="58"/>
              <w:ind w:left="117"/>
              <w:rPr>
                <w:sz w:val="16"/>
                <w:szCs w:val="16"/>
              </w:rPr>
              <w:pPrChange w:id="4320" w:author="Khamsaolee Xainhiaxang" w:date="2021-07-07T22:30:00Z">
                <w:pPr>
                  <w:pStyle w:val="TableParagraph"/>
                  <w:spacing w:before="58"/>
                  <w:ind w:left="194"/>
                </w:pPr>
              </w:pPrChange>
            </w:pPr>
            <w:r w:rsidRPr="00D53DBE">
              <w:rPr>
                <w:sz w:val="16"/>
                <w:szCs w:val="16"/>
              </w:rPr>
              <w:t xml:space="preserve">Cov </w:t>
            </w:r>
            <w:r w:rsidR="000E40D2" w:rsidRPr="00D53DBE">
              <w:rPr>
                <w:sz w:val="16"/>
                <w:szCs w:val="16"/>
              </w:rPr>
              <w:t>Kawm Lus Askiv</w:t>
            </w:r>
          </w:p>
        </w:tc>
        <w:tc>
          <w:tcPr>
            <w:tcW w:w="3240" w:type="dxa"/>
            <w:tcBorders>
              <w:left w:val="single" w:sz="4" w:space="0" w:color="FFFFFF"/>
              <w:right w:val="single" w:sz="4" w:space="0" w:color="FFFFFF"/>
            </w:tcBorders>
            <w:shd w:val="clear" w:color="auto" w:fill="BDD7EE"/>
          </w:tcPr>
          <w:p w14:paraId="74CFEC69" w14:textId="77777777" w:rsidR="00E43EF1" w:rsidRPr="00D53DBE" w:rsidRDefault="000E40D2">
            <w:pPr>
              <w:pStyle w:val="TableParagraph"/>
              <w:spacing w:before="58" w:line="230" w:lineRule="atLeast"/>
              <w:ind w:left="53" w:right="655"/>
              <w:rPr>
                <w:sz w:val="16"/>
                <w:szCs w:val="16"/>
              </w:rPr>
            </w:pPr>
            <w:r w:rsidRPr="00D53DBE">
              <w:rPr>
                <w:sz w:val="16"/>
                <w:szCs w:val="16"/>
              </w:rPr>
              <w:t>Kev Kawm Ntxiv thiab Muaj kev pab qhia sib txawv rau EL</w:t>
            </w:r>
          </w:p>
        </w:tc>
        <w:tc>
          <w:tcPr>
            <w:tcW w:w="1710" w:type="dxa"/>
            <w:tcBorders>
              <w:left w:val="single" w:sz="4" w:space="0" w:color="FFFFFF"/>
              <w:right w:val="single" w:sz="4" w:space="0" w:color="FFFFFF"/>
            </w:tcBorders>
            <w:shd w:val="clear" w:color="auto" w:fill="BDD7EE"/>
          </w:tcPr>
          <w:p w14:paraId="67AD646A" w14:textId="77777777" w:rsidR="00E43EF1" w:rsidRPr="00D53DBE" w:rsidRDefault="00E43EF1">
            <w:pPr>
              <w:pStyle w:val="TableParagraph"/>
              <w:rPr>
                <w:rFonts w:ascii="Times New Roman"/>
                <w:sz w:val="16"/>
                <w:szCs w:val="16"/>
              </w:rPr>
            </w:pPr>
          </w:p>
        </w:tc>
        <w:tc>
          <w:tcPr>
            <w:tcW w:w="1620" w:type="dxa"/>
            <w:tcBorders>
              <w:left w:val="single" w:sz="4" w:space="0" w:color="FFFFFF"/>
              <w:right w:val="single" w:sz="4" w:space="0" w:color="FFFFFF"/>
            </w:tcBorders>
            <w:shd w:val="clear" w:color="auto" w:fill="BDD7EE"/>
          </w:tcPr>
          <w:p w14:paraId="01F2227C" w14:textId="77777777" w:rsidR="00E43EF1" w:rsidRPr="00D53DBE" w:rsidRDefault="00E43EF1">
            <w:pPr>
              <w:pStyle w:val="TableParagraph"/>
              <w:rPr>
                <w:rFonts w:ascii="Times New Roman"/>
                <w:sz w:val="16"/>
                <w:szCs w:val="16"/>
              </w:rPr>
            </w:pPr>
          </w:p>
        </w:tc>
        <w:tc>
          <w:tcPr>
            <w:tcW w:w="1350" w:type="dxa"/>
            <w:tcBorders>
              <w:left w:val="single" w:sz="4" w:space="0" w:color="FFFFFF"/>
              <w:right w:val="single" w:sz="4" w:space="0" w:color="FFFFFF"/>
            </w:tcBorders>
            <w:shd w:val="clear" w:color="auto" w:fill="BDD7EE"/>
          </w:tcPr>
          <w:p w14:paraId="412198B5" w14:textId="77777777" w:rsidR="00E43EF1" w:rsidRPr="00D53DBE"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BDD7EE"/>
          </w:tcPr>
          <w:p w14:paraId="40EC314C" w14:textId="77777777" w:rsidR="00E43EF1" w:rsidRPr="00D53DBE" w:rsidRDefault="00E43EF1">
            <w:pPr>
              <w:pStyle w:val="TableParagraph"/>
              <w:rPr>
                <w:rFonts w:ascii="Times New Roman"/>
                <w:sz w:val="16"/>
                <w:szCs w:val="16"/>
              </w:rPr>
            </w:pPr>
          </w:p>
        </w:tc>
        <w:tc>
          <w:tcPr>
            <w:tcW w:w="1614" w:type="dxa"/>
            <w:tcBorders>
              <w:left w:val="single" w:sz="4" w:space="0" w:color="FFFFFF"/>
            </w:tcBorders>
            <w:shd w:val="clear" w:color="auto" w:fill="BDD7EE"/>
          </w:tcPr>
          <w:p w14:paraId="402BFD69" w14:textId="77777777" w:rsidR="00E43EF1" w:rsidRPr="00D53DBE" w:rsidRDefault="000E40D2">
            <w:pPr>
              <w:pStyle w:val="TableParagraph"/>
              <w:spacing w:before="58"/>
              <w:ind w:left="33" w:right="33"/>
              <w:jc w:val="center"/>
              <w:rPr>
                <w:sz w:val="16"/>
                <w:szCs w:val="16"/>
              </w:rPr>
            </w:pPr>
            <w:r w:rsidRPr="00D53DBE">
              <w:rPr>
                <w:sz w:val="16"/>
                <w:szCs w:val="16"/>
              </w:rPr>
              <w:t>$ 0.00</w:t>
            </w:r>
          </w:p>
        </w:tc>
      </w:tr>
      <w:tr w:rsidR="00E43EF1" w14:paraId="59B1CF90" w14:textId="77777777" w:rsidTr="006516B5">
        <w:trPr>
          <w:trHeight w:val="932"/>
        </w:trPr>
        <w:tc>
          <w:tcPr>
            <w:tcW w:w="800" w:type="dxa"/>
            <w:tcBorders>
              <w:right w:val="single" w:sz="4" w:space="0" w:color="FFFFFF"/>
            </w:tcBorders>
            <w:shd w:val="clear" w:color="auto" w:fill="DDEBF6"/>
          </w:tcPr>
          <w:p w14:paraId="5310AF31" w14:textId="77777777" w:rsidR="00E43EF1" w:rsidRPr="00D53DBE" w:rsidRDefault="000E40D2">
            <w:pPr>
              <w:pStyle w:val="TableParagraph"/>
              <w:spacing w:before="58"/>
              <w:jc w:val="center"/>
              <w:rPr>
                <w:b/>
                <w:sz w:val="16"/>
                <w:szCs w:val="16"/>
              </w:rPr>
            </w:pPr>
            <w:r w:rsidRPr="00D53DBE">
              <w:rPr>
                <w:b/>
                <w:sz w:val="16"/>
                <w:szCs w:val="16"/>
              </w:rPr>
              <w:t>1</w:t>
            </w:r>
          </w:p>
        </w:tc>
        <w:tc>
          <w:tcPr>
            <w:tcW w:w="1080" w:type="dxa"/>
            <w:tcBorders>
              <w:left w:val="single" w:sz="4" w:space="0" w:color="FFFFFF"/>
              <w:right w:val="single" w:sz="4" w:space="0" w:color="FFFFFF"/>
            </w:tcBorders>
            <w:shd w:val="clear" w:color="auto" w:fill="DDEBF6"/>
          </w:tcPr>
          <w:p w14:paraId="421DC4A4" w14:textId="000FDFD1" w:rsidR="00E43EF1" w:rsidRPr="00D53DBE" w:rsidRDefault="000E40D2">
            <w:pPr>
              <w:pStyle w:val="TableParagraph"/>
              <w:spacing w:before="58"/>
              <w:ind w:left="120" w:right="120"/>
              <w:jc w:val="center"/>
              <w:rPr>
                <w:b/>
                <w:sz w:val="16"/>
                <w:szCs w:val="16"/>
              </w:rPr>
            </w:pPr>
            <w:r w:rsidRPr="00D53DBE">
              <w:rPr>
                <w:b/>
                <w:sz w:val="16"/>
                <w:szCs w:val="16"/>
              </w:rPr>
              <w:t xml:space="preserve">14 </w:t>
            </w:r>
          </w:p>
        </w:tc>
        <w:tc>
          <w:tcPr>
            <w:tcW w:w="2183" w:type="dxa"/>
            <w:tcBorders>
              <w:left w:val="single" w:sz="4" w:space="0" w:color="FFFFFF"/>
              <w:right w:val="single" w:sz="4" w:space="0" w:color="FFFFFF"/>
            </w:tcBorders>
            <w:shd w:val="clear" w:color="auto" w:fill="DDEBF6"/>
          </w:tcPr>
          <w:p w14:paraId="4231538E" w14:textId="77777777" w:rsidR="00FF4EC7" w:rsidRDefault="00A779C4">
            <w:pPr>
              <w:pStyle w:val="TableParagraph"/>
              <w:spacing w:before="8" w:line="280" w:lineRule="atLeast"/>
              <w:ind w:left="117" w:right="174"/>
              <w:rPr>
                <w:ins w:id="4321" w:author="Khamsaolee Xainhiaxang" w:date="2021-07-07T22:30:00Z"/>
                <w:sz w:val="16"/>
                <w:szCs w:val="16"/>
              </w:rPr>
              <w:pPrChange w:id="4322" w:author="Khamsaolee Xainhiaxang" w:date="2021-07-07T22:30:00Z">
                <w:pPr>
                  <w:pStyle w:val="TableParagraph"/>
                  <w:spacing w:before="8" w:line="280" w:lineRule="atLeast"/>
                  <w:ind w:left="194" w:right="174"/>
                </w:pPr>
              </w:pPrChange>
            </w:pPr>
            <w:r w:rsidRPr="00D53DBE">
              <w:rPr>
                <w:sz w:val="16"/>
                <w:szCs w:val="16"/>
              </w:rPr>
              <w:t xml:space="preserve">Cov Kawm Lus Askiv </w:t>
            </w:r>
          </w:p>
          <w:p w14:paraId="0B0D9941" w14:textId="7F9C64A4" w:rsidR="00E43EF1" w:rsidRPr="00D53DBE" w:rsidRDefault="00A779C4">
            <w:pPr>
              <w:pStyle w:val="TableParagraph"/>
              <w:spacing w:before="8" w:line="280" w:lineRule="atLeast"/>
              <w:ind w:left="117" w:right="174"/>
              <w:rPr>
                <w:sz w:val="16"/>
                <w:szCs w:val="16"/>
              </w:rPr>
              <w:pPrChange w:id="4323" w:author="Khamsaolee Xainhiaxang" w:date="2021-07-07T22:30:00Z">
                <w:pPr>
                  <w:pStyle w:val="TableParagraph"/>
                  <w:spacing w:before="8" w:line="280" w:lineRule="atLeast"/>
                  <w:ind w:left="194" w:right="174"/>
                </w:pPr>
              </w:pPrChange>
            </w:pPr>
            <w:r w:rsidRPr="00D53DBE">
              <w:rPr>
                <w:sz w:val="16"/>
                <w:szCs w:val="16"/>
              </w:rPr>
              <w:t xml:space="preserve">Cov Hlua Uas Coj Los Tu Cov </w:t>
            </w:r>
            <w:del w:id="4324" w:author="Khamsaolee Xainhiaxang" w:date="2021-07-08T21:45:00Z">
              <w:r w:rsidRPr="00D53DBE" w:rsidDel="00DE6083">
                <w:rPr>
                  <w:sz w:val="16"/>
                  <w:szCs w:val="16"/>
                </w:rPr>
                <w:delText>Tau Nyiaj Tsawg</w:delText>
              </w:r>
            </w:del>
            <w:ins w:id="4325" w:author="Khamsaolee Xainhiaxang" w:date="2021-07-08T21:45:00Z">
              <w:r w:rsidR="00DE6083">
                <w:rPr>
                  <w:sz w:val="16"/>
                  <w:szCs w:val="16"/>
                </w:rPr>
                <w:t>Neeg Txom Nyem</w:t>
              </w:r>
            </w:ins>
          </w:p>
        </w:tc>
        <w:tc>
          <w:tcPr>
            <w:tcW w:w="3240" w:type="dxa"/>
            <w:tcBorders>
              <w:left w:val="single" w:sz="4" w:space="0" w:color="FFFFFF"/>
              <w:right w:val="single" w:sz="4" w:space="0" w:color="FFFFFF"/>
            </w:tcBorders>
            <w:shd w:val="clear" w:color="auto" w:fill="DDEBF6"/>
          </w:tcPr>
          <w:p w14:paraId="4083BD0E" w14:textId="77777777" w:rsidR="00ED2347" w:rsidRDefault="00B50765" w:rsidP="00572865">
            <w:pPr>
              <w:pStyle w:val="TableParagraph"/>
              <w:spacing w:before="58"/>
              <w:ind w:left="53" w:right="400"/>
              <w:rPr>
                <w:ins w:id="4326" w:author="Khamsaolee Xainhiaxang" w:date="2021-07-07T22:41:00Z"/>
                <w:sz w:val="16"/>
                <w:szCs w:val="16"/>
              </w:rPr>
            </w:pPr>
            <w:r w:rsidRPr="00D53DBE">
              <w:rPr>
                <w:sz w:val="16"/>
                <w:szCs w:val="16"/>
              </w:rPr>
              <w:t xml:space="preserve">Cov </w:t>
            </w:r>
            <w:del w:id="4327" w:author="Khamsaolee Xainhiaxang" w:date="2021-07-07T22:41:00Z">
              <w:r w:rsidRPr="00D53DBE" w:rsidDel="000144E3">
                <w:rPr>
                  <w:sz w:val="16"/>
                  <w:szCs w:val="16"/>
                </w:rPr>
                <w:delText xml:space="preserve">Khoom Siv </w:delText>
              </w:r>
            </w:del>
            <w:r w:rsidRPr="00D53DBE">
              <w:rPr>
                <w:sz w:val="16"/>
                <w:szCs w:val="16"/>
              </w:rPr>
              <w:t xml:space="preserve">Txhawb Nqa Ntau </w:t>
            </w:r>
            <w:del w:id="4328" w:author="Khamsaolee Xainhiaxang" w:date="2021-07-07T22:41:00Z">
              <w:r w:rsidRPr="00D53DBE" w:rsidDel="00ED2347">
                <w:rPr>
                  <w:sz w:val="16"/>
                  <w:szCs w:val="16"/>
                </w:rPr>
                <w:delText xml:space="preserve">Hom </w:delText>
              </w:r>
            </w:del>
            <w:ins w:id="4329" w:author="Khamsaolee Xainhiaxang" w:date="2021-07-07T22:41:00Z">
              <w:r w:rsidR="00ED2347">
                <w:rPr>
                  <w:sz w:val="16"/>
                  <w:szCs w:val="16"/>
                </w:rPr>
                <w:t>Tshooj</w:t>
              </w:r>
            </w:ins>
          </w:p>
          <w:p w14:paraId="23BD05A4" w14:textId="26B673C3" w:rsidR="00E43EF1" w:rsidRPr="00D53DBE" w:rsidRDefault="00ED2347" w:rsidP="003F5F9C">
            <w:pPr>
              <w:pStyle w:val="TableParagraph"/>
              <w:spacing w:before="58"/>
              <w:ind w:left="53" w:right="400"/>
              <w:rPr>
                <w:sz w:val="16"/>
                <w:szCs w:val="16"/>
              </w:rPr>
            </w:pPr>
            <w:ins w:id="4330" w:author="Khamsaolee Xainhiaxang" w:date="2021-07-07T22:41:00Z">
              <w:r w:rsidRPr="00D53DBE">
                <w:rPr>
                  <w:sz w:val="16"/>
                  <w:szCs w:val="16"/>
                </w:rPr>
                <w:t xml:space="preserve"> </w:t>
              </w:r>
            </w:ins>
            <w:r w:rsidR="00B50765" w:rsidRPr="00D53DBE">
              <w:rPr>
                <w:sz w:val="16"/>
                <w:szCs w:val="16"/>
              </w:rPr>
              <w:t>(</w:t>
            </w:r>
            <w:r w:rsidR="000E40D2" w:rsidRPr="00D53DBE">
              <w:rPr>
                <w:sz w:val="16"/>
                <w:szCs w:val="16"/>
              </w:rPr>
              <w:t>Multi-Tiered System of Support MTSS)</w:t>
            </w:r>
          </w:p>
        </w:tc>
        <w:tc>
          <w:tcPr>
            <w:tcW w:w="1710" w:type="dxa"/>
            <w:tcBorders>
              <w:left w:val="single" w:sz="4" w:space="0" w:color="FFFFFF"/>
              <w:right w:val="single" w:sz="4" w:space="0" w:color="FFFFFF"/>
            </w:tcBorders>
            <w:shd w:val="clear" w:color="auto" w:fill="DDEBF6"/>
          </w:tcPr>
          <w:p w14:paraId="258E32CE" w14:textId="77777777" w:rsidR="00E43EF1" w:rsidRPr="00D53DBE" w:rsidRDefault="000E40D2">
            <w:pPr>
              <w:pStyle w:val="TableParagraph"/>
              <w:spacing w:before="58"/>
              <w:ind w:left="44" w:right="44"/>
              <w:jc w:val="center"/>
              <w:rPr>
                <w:sz w:val="16"/>
                <w:szCs w:val="16"/>
              </w:rPr>
            </w:pPr>
            <w:r w:rsidRPr="00D53DBE">
              <w:rPr>
                <w:sz w:val="16"/>
                <w:szCs w:val="16"/>
              </w:rPr>
              <w:t>$ 143,658.00</w:t>
            </w:r>
          </w:p>
        </w:tc>
        <w:tc>
          <w:tcPr>
            <w:tcW w:w="1620" w:type="dxa"/>
            <w:tcBorders>
              <w:left w:val="single" w:sz="4" w:space="0" w:color="FFFFFF"/>
              <w:right w:val="single" w:sz="4" w:space="0" w:color="FFFFFF"/>
            </w:tcBorders>
            <w:shd w:val="clear" w:color="auto" w:fill="DDEBF6"/>
          </w:tcPr>
          <w:p w14:paraId="5B3FD496" w14:textId="77777777" w:rsidR="00E43EF1" w:rsidRPr="00D53DBE" w:rsidRDefault="00E43EF1">
            <w:pPr>
              <w:pStyle w:val="TableParagraph"/>
              <w:rPr>
                <w:rFonts w:ascii="Times New Roman"/>
                <w:sz w:val="16"/>
                <w:szCs w:val="16"/>
              </w:rPr>
            </w:pPr>
          </w:p>
        </w:tc>
        <w:tc>
          <w:tcPr>
            <w:tcW w:w="1350" w:type="dxa"/>
            <w:tcBorders>
              <w:left w:val="single" w:sz="4" w:space="0" w:color="FFFFFF"/>
              <w:right w:val="single" w:sz="4" w:space="0" w:color="FFFFFF"/>
            </w:tcBorders>
            <w:shd w:val="clear" w:color="auto" w:fill="DDEBF6"/>
          </w:tcPr>
          <w:p w14:paraId="3ACB70D5" w14:textId="77777777" w:rsidR="00E43EF1" w:rsidRPr="00D53DBE"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DDEBF6"/>
          </w:tcPr>
          <w:p w14:paraId="29B47C43" w14:textId="77777777" w:rsidR="00E43EF1" w:rsidRPr="00D53DBE" w:rsidRDefault="000E40D2">
            <w:pPr>
              <w:pStyle w:val="TableParagraph"/>
              <w:spacing w:before="58"/>
              <w:ind w:left="33" w:right="33"/>
              <w:jc w:val="center"/>
              <w:rPr>
                <w:sz w:val="16"/>
                <w:szCs w:val="16"/>
              </w:rPr>
            </w:pPr>
            <w:r w:rsidRPr="00D53DBE">
              <w:rPr>
                <w:sz w:val="16"/>
                <w:szCs w:val="16"/>
              </w:rPr>
              <w:t>$ 1,775,890.00</w:t>
            </w:r>
          </w:p>
        </w:tc>
        <w:tc>
          <w:tcPr>
            <w:tcW w:w="1614" w:type="dxa"/>
            <w:tcBorders>
              <w:left w:val="single" w:sz="4" w:space="0" w:color="FFFFFF"/>
            </w:tcBorders>
            <w:shd w:val="clear" w:color="auto" w:fill="DDEBF6"/>
          </w:tcPr>
          <w:p w14:paraId="0C0FEADD" w14:textId="77777777" w:rsidR="00E43EF1" w:rsidRPr="00D53DBE" w:rsidRDefault="000E40D2">
            <w:pPr>
              <w:pStyle w:val="TableParagraph"/>
              <w:spacing w:before="58"/>
              <w:ind w:left="33" w:right="33"/>
              <w:jc w:val="center"/>
              <w:rPr>
                <w:sz w:val="16"/>
                <w:szCs w:val="16"/>
              </w:rPr>
            </w:pPr>
            <w:r w:rsidRPr="00D53DBE">
              <w:rPr>
                <w:sz w:val="16"/>
                <w:szCs w:val="16"/>
              </w:rPr>
              <w:t>$ 1,919,548.00</w:t>
            </w:r>
          </w:p>
        </w:tc>
      </w:tr>
      <w:tr w:rsidR="00E43EF1" w14:paraId="48880961" w14:textId="77777777" w:rsidTr="006516B5">
        <w:trPr>
          <w:trHeight w:val="932"/>
        </w:trPr>
        <w:tc>
          <w:tcPr>
            <w:tcW w:w="800" w:type="dxa"/>
            <w:tcBorders>
              <w:right w:val="single" w:sz="4" w:space="0" w:color="FFFFFF"/>
            </w:tcBorders>
            <w:shd w:val="clear" w:color="auto" w:fill="BDD7EE"/>
          </w:tcPr>
          <w:p w14:paraId="1574B8C2" w14:textId="77777777" w:rsidR="00E43EF1" w:rsidRPr="00D53DBE" w:rsidRDefault="000E40D2">
            <w:pPr>
              <w:pStyle w:val="TableParagraph"/>
              <w:spacing w:before="58"/>
              <w:jc w:val="center"/>
              <w:rPr>
                <w:b/>
                <w:sz w:val="16"/>
                <w:szCs w:val="16"/>
              </w:rPr>
            </w:pPr>
            <w:r w:rsidRPr="00D53DBE">
              <w:rPr>
                <w:b/>
                <w:sz w:val="16"/>
                <w:szCs w:val="16"/>
              </w:rPr>
              <w:t>1</w:t>
            </w:r>
          </w:p>
        </w:tc>
        <w:tc>
          <w:tcPr>
            <w:tcW w:w="1080" w:type="dxa"/>
            <w:tcBorders>
              <w:left w:val="single" w:sz="4" w:space="0" w:color="FFFFFF"/>
              <w:right w:val="single" w:sz="4" w:space="0" w:color="FFFFFF"/>
            </w:tcBorders>
            <w:shd w:val="clear" w:color="auto" w:fill="BDD7EE"/>
          </w:tcPr>
          <w:p w14:paraId="39E09E1A" w14:textId="0308B783" w:rsidR="00E43EF1" w:rsidRPr="00D53DBE" w:rsidRDefault="000E40D2">
            <w:pPr>
              <w:pStyle w:val="TableParagraph"/>
              <w:spacing w:before="58"/>
              <w:ind w:left="120" w:right="120"/>
              <w:jc w:val="center"/>
              <w:rPr>
                <w:b/>
                <w:sz w:val="16"/>
                <w:szCs w:val="16"/>
              </w:rPr>
            </w:pPr>
            <w:r w:rsidRPr="00D53DBE">
              <w:rPr>
                <w:b/>
                <w:sz w:val="16"/>
                <w:szCs w:val="16"/>
              </w:rPr>
              <w:t>15</w:t>
            </w:r>
          </w:p>
        </w:tc>
        <w:tc>
          <w:tcPr>
            <w:tcW w:w="2183" w:type="dxa"/>
            <w:tcBorders>
              <w:left w:val="single" w:sz="4" w:space="0" w:color="FFFFFF"/>
              <w:right w:val="single" w:sz="4" w:space="0" w:color="FFFFFF"/>
            </w:tcBorders>
            <w:shd w:val="clear" w:color="auto" w:fill="BDD7EE"/>
          </w:tcPr>
          <w:p w14:paraId="16D18F74" w14:textId="77777777" w:rsidR="00FF4EC7" w:rsidRDefault="00A779C4">
            <w:pPr>
              <w:pStyle w:val="TableParagraph"/>
              <w:spacing w:before="8" w:line="280" w:lineRule="atLeast"/>
              <w:ind w:left="117" w:right="174"/>
              <w:rPr>
                <w:ins w:id="4331" w:author="Khamsaolee Xainhiaxang" w:date="2021-07-07T22:30:00Z"/>
                <w:sz w:val="16"/>
                <w:szCs w:val="16"/>
              </w:rPr>
              <w:pPrChange w:id="4332" w:author="Khamsaolee Xainhiaxang" w:date="2021-07-07T22:30:00Z">
                <w:pPr>
                  <w:pStyle w:val="TableParagraph"/>
                  <w:spacing w:before="8" w:line="280" w:lineRule="atLeast"/>
                  <w:ind w:left="194" w:right="174"/>
                </w:pPr>
              </w:pPrChange>
            </w:pPr>
            <w:r w:rsidRPr="00D53DBE">
              <w:rPr>
                <w:sz w:val="16"/>
                <w:szCs w:val="16"/>
              </w:rPr>
              <w:t xml:space="preserve">Cov Kawm Lus Askiv </w:t>
            </w:r>
          </w:p>
          <w:p w14:paraId="791E2B0D" w14:textId="698134EF" w:rsidR="00E43EF1" w:rsidRPr="00D53DBE" w:rsidRDefault="00A779C4">
            <w:pPr>
              <w:pStyle w:val="TableParagraph"/>
              <w:spacing w:before="8" w:line="280" w:lineRule="atLeast"/>
              <w:ind w:left="117" w:right="174"/>
              <w:rPr>
                <w:sz w:val="16"/>
                <w:szCs w:val="16"/>
              </w:rPr>
              <w:pPrChange w:id="4333" w:author="Khamsaolee Xainhiaxang" w:date="2021-07-07T22:30:00Z">
                <w:pPr>
                  <w:pStyle w:val="TableParagraph"/>
                  <w:spacing w:before="8" w:line="280" w:lineRule="atLeast"/>
                  <w:ind w:left="194" w:right="174"/>
                </w:pPr>
              </w:pPrChange>
            </w:pPr>
            <w:r w:rsidRPr="00D53DBE">
              <w:rPr>
                <w:sz w:val="16"/>
                <w:szCs w:val="16"/>
              </w:rPr>
              <w:t xml:space="preserve">Cov Hlua Uas Coj Los Tu Cov </w:t>
            </w:r>
            <w:del w:id="4334" w:author="Khamsaolee Xainhiaxang" w:date="2021-07-08T21:45:00Z">
              <w:r w:rsidRPr="00D53DBE" w:rsidDel="00DE6083">
                <w:rPr>
                  <w:sz w:val="16"/>
                  <w:szCs w:val="16"/>
                </w:rPr>
                <w:delText>Tau Nyiaj Tsawg</w:delText>
              </w:r>
            </w:del>
            <w:ins w:id="4335" w:author="Khamsaolee Xainhiaxang" w:date="2021-07-08T21:45:00Z">
              <w:r w:rsidR="00DE6083">
                <w:rPr>
                  <w:sz w:val="16"/>
                  <w:szCs w:val="16"/>
                </w:rPr>
                <w:t>Neeg Txom Nyem</w:t>
              </w:r>
            </w:ins>
          </w:p>
        </w:tc>
        <w:tc>
          <w:tcPr>
            <w:tcW w:w="3240" w:type="dxa"/>
            <w:tcBorders>
              <w:left w:val="single" w:sz="4" w:space="0" w:color="FFFFFF"/>
              <w:right w:val="single" w:sz="4" w:space="0" w:color="FFFFFF"/>
            </w:tcBorders>
            <w:shd w:val="clear" w:color="auto" w:fill="BDD7EE"/>
          </w:tcPr>
          <w:p w14:paraId="6CCC5BC3" w14:textId="77777777" w:rsidR="00E43EF1" w:rsidRDefault="000E40D2" w:rsidP="00572865">
            <w:pPr>
              <w:pStyle w:val="TableParagraph"/>
              <w:spacing w:before="58"/>
              <w:ind w:left="53" w:right="989"/>
              <w:rPr>
                <w:ins w:id="4336" w:author="Khamsaolee Xainhiaxang" w:date="2021-07-07T22:42:00Z"/>
                <w:sz w:val="16"/>
                <w:szCs w:val="16"/>
              </w:rPr>
            </w:pPr>
            <w:r w:rsidRPr="00D53DBE">
              <w:rPr>
                <w:sz w:val="16"/>
                <w:szCs w:val="16"/>
              </w:rPr>
              <w:t>Chaw Ua Hauj</w:t>
            </w:r>
            <w:r w:rsidR="00227540" w:rsidRPr="00D53DBE">
              <w:rPr>
                <w:sz w:val="16"/>
                <w:szCs w:val="16"/>
              </w:rPr>
              <w:t xml:space="preserve"> </w:t>
            </w:r>
            <w:r w:rsidRPr="00D53DBE">
              <w:rPr>
                <w:sz w:val="16"/>
                <w:szCs w:val="16"/>
              </w:rPr>
              <w:t xml:space="preserve">lwm Txhawb </w:t>
            </w:r>
            <w:del w:id="4337" w:author="Khamsaolee Xainhiaxang" w:date="2021-07-07T22:41:00Z">
              <w:r w:rsidR="00227540" w:rsidRPr="00D53DBE" w:rsidDel="00ED2347">
                <w:rPr>
                  <w:sz w:val="16"/>
                  <w:szCs w:val="16"/>
                </w:rPr>
                <w:delText>Nruab Nrab</w:delText>
              </w:r>
            </w:del>
            <w:ins w:id="4338" w:author="Khamsaolee Xainhiaxang" w:date="2021-07-07T22:41:00Z">
              <w:r w:rsidR="00ED2347">
                <w:rPr>
                  <w:sz w:val="16"/>
                  <w:szCs w:val="16"/>
                </w:rPr>
                <w:t>Loj</w:t>
              </w:r>
            </w:ins>
            <w:r w:rsidRPr="00D53DBE">
              <w:rPr>
                <w:sz w:val="16"/>
                <w:szCs w:val="16"/>
              </w:rPr>
              <w:t xml:space="preserve"> &amp; Pab Txhawb Ntxiv</w:t>
            </w:r>
          </w:p>
          <w:p w14:paraId="1566893C" w14:textId="7F1D10A7" w:rsidR="00ED2347" w:rsidRPr="00D53DBE" w:rsidRDefault="00ED2347" w:rsidP="003F5F9C">
            <w:pPr>
              <w:pStyle w:val="TableParagraph"/>
              <w:spacing w:before="58"/>
              <w:ind w:left="53" w:right="989"/>
              <w:rPr>
                <w:sz w:val="16"/>
                <w:szCs w:val="16"/>
              </w:rPr>
            </w:pPr>
            <w:ins w:id="4339" w:author="Khamsaolee Xainhiaxang" w:date="2021-07-07T22:42:00Z">
              <w:r>
                <w:rPr>
                  <w:sz w:val="16"/>
                  <w:szCs w:val="16"/>
                </w:rPr>
                <w:t>(</w:t>
              </w:r>
              <w:r w:rsidRPr="00ED2347">
                <w:rPr>
                  <w:sz w:val="16"/>
                  <w:szCs w:val="16"/>
                </w:rPr>
                <w:t>Central Office Support &amp;</w:t>
              </w:r>
              <w:r w:rsidR="00004C30">
                <w:t xml:space="preserve"> </w:t>
              </w:r>
              <w:r w:rsidR="00004C30" w:rsidRPr="00004C30">
                <w:rPr>
                  <w:sz w:val="16"/>
                  <w:szCs w:val="16"/>
                </w:rPr>
                <w:t>Supplemental Services</w:t>
              </w:r>
              <w:r>
                <w:rPr>
                  <w:sz w:val="16"/>
                  <w:szCs w:val="16"/>
                </w:rPr>
                <w:t>)</w:t>
              </w:r>
            </w:ins>
          </w:p>
        </w:tc>
        <w:tc>
          <w:tcPr>
            <w:tcW w:w="1710" w:type="dxa"/>
            <w:tcBorders>
              <w:left w:val="single" w:sz="4" w:space="0" w:color="FFFFFF"/>
              <w:right w:val="single" w:sz="4" w:space="0" w:color="FFFFFF"/>
            </w:tcBorders>
            <w:shd w:val="clear" w:color="auto" w:fill="BDD7EE"/>
          </w:tcPr>
          <w:p w14:paraId="19AB91D9" w14:textId="77777777" w:rsidR="00E43EF1" w:rsidRPr="00D53DBE" w:rsidRDefault="000E40D2">
            <w:pPr>
              <w:pStyle w:val="TableParagraph"/>
              <w:spacing w:before="58"/>
              <w:ind w:left="44" w:right="44"/>
              <w:jc w:val="center"/>
              <w:rPr>
                <w:sz w:val="16"/>
                <w:szCs w:val="16"/>
              </w:rPr>
            </w:pPr>
            <w:r w:rsidRPr="00D53DBE">
              <w:rPr>
                <w:sz w:val="16"/>
                <w:szCs w:val="16"/>
              </w:rPr>
              <w:t>$ 388,031.00</w:t>
            </w:r>
          </w:p>
        </w:tc>
        <w:tc>
          <w:tcPr>
            <w:tcW w:w="1620" w:type="dxa"/>
            <w:tcBorders>
              <w:left w:val="single" w:sz="4" w:space="0" w:color="FFFFFF"/>
              <w:right w:val="single" w:sz="4" w:space="0" w:color="FFFFFF"/>
            </w:tcBorders>
            <w:shd w:val="clear" w:color="auto" w:fill="BDD7EE"/>
          </w:tcPr>
          <w:p w14:paraId="6606FD82" w14:textId="77777777" w:rsidR="00E43EF1" w:rsidRPr="00D53DBE" w:rsidRDefault="00E43EF1">
            <w:pPr>
              <w:pStyle w:val="TableParagraph"/>
              <w:rPr>
                <w:rFonts w:ascii="Times New Roman"/>
                <w:sz w:val="16"/>
                <w:szCs w:val="16"/>
              </w:rPr>
            </w:pPr>
          </w:p>
        </w:tc>
        <w:tc>
          <w:tcPr>
            <w:tcW w:w="1350" w:type="dxa"/>
            <w:tcBorders>
              <w:left w:val="single" w:sz="4" w:space="0" w:color="FFFFFF"/>
              <w:right w:val="single" w:sz="4" w:space="0" w:color="FFFFFF"/>
            </w:tcBorders>
            <w:shd w:val="clear" w:color="auto" w:fill="BDD7EE"/>
          </w:tcPr>
          <w:p w14:paraId="35384F9A" w14:textId="77777777" w:rsidR="00E43EF1" w:rsidRPr="00D53DBE"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BDD7EE"/>
          </w:tcPr>
          <w:p w14:paraId="4C528596" w14:textId="77777777" w:rsidR="00E43EF1" w:rsidRPr="00D53DBE" w:rsidRDefault="00E43EF1">
            <w:pPr>
              <w:pStyle w:val="TableParagraph"/>
              <w:rPr>
                <w:rFonts w:ascii="Times New Roman"/>
                <w:sz w:val="16"/>
                <w:szCs w:val="16"/>
              </w:rPr>
            </w:pPr>
          </w:p>
        </w:tc>
        <w:tc>
          <w:tcPr>
            <w:tcW w:w="1614" w:type="dxa"/>
            <w:tcBorders>
              <w:left w:val="single" w:sz="4" w:space="0" w:color="FFFFFF"/>
            </w:tcBorders>
            <w:shd w:val="clear" w:color="auto" w:fill="BDD7EE"/>
          </w:tcPr>
          <w:p w14:paraId="14DB9FA4" w14:textId="77777777" w:rsidR="00E43EF1" w:rsidRPr="00D53DBE" w:rsidRDefault="000E40D2">
            <w:pPr>
              <w:pStyle w:val="TableParagraph"/>
              <w:spacing w:before="58"/>
              <w:ind w:left="33" w:right="33"/>
              <w:jc w:val="center"/>
              <w:rPr>
                <w:sz w:val="16"/>
                <w:szCs w:val="16"/>
              </w:rPr>
            </w:pPr>
            <w:r w:rsidRPr="00D53DBE">
              <w:rPr>
                <w:sz w:val="16"/>
                <w:szCs w:val="16"/>
              </w:rPr>
              <w:t>$ 388,031.00</w:t>
            </w:r>
          </w:p>
        </w:tc>
      </w:tr>
      <w:tr w:rsidR="00E43EF1" w14:paraId="5E1D6AE4" w14:textId="77777777" w:rsidTr="006516B5">
        <w:trPr>
          <w:trHeight w:val="355"/>
        </w:trPr>
        <w:tc>
          <w:tcPr>
            <w:tcW w:w="800" w:type="dxa"/>
            <w:tcBorders>
              <w:right w:val="single" w:sz="4" w:space="0" w:color="FFFFFF"/>
            </w:tcBorders>
            <w:shd w:val="clear" w:color="auto" w:fill="DDEBF6"/>
          </w:tcPr>
          <w:p w14:paraId="25DCADEC" w14:textId="77777777" w:rsidR="00E43EF1" w:rsidRPr="00D53DBE" w:rsidRDefault="000E40D2">
            <w:pPr>
              <w:pStyle w:val="TableParagraph"/>
              <w:spacing w:before="58"/>
              <w:jc w:val="center"/>
              <w:rPr>
                <w:b/>
                <w:sz w:val="16"/>
                <w:szCs w:val="16"/>
              </w:rPr>
            </w:pPr>
            <w:r w:rsidRPr="00D53DBE">
              <w:rPr>
                <w:b/>
                <w:sz w:val="16"/>
                <w:szCs w:val="16"/>
              </w:rPr>
              <w:t>1</w:t>
            </w:r>
          </w:p>
        </w:tc>
        <w:tc>
          <w:tcPr>
            <w:tcW w:w="1080" w:type="dxa"/>
            <w:tcBorders>
              <w:left w:val="single" w:sz="4" w:space="0" w:color="FFFFFF"/>
              <w:right w:val="single" w:sz="4" w:space="0" w:color="FFFFFF"/>
            </w:tcBorders>
            <w:shd w:val="clear" w:color="auto" w:fill="DDEBF6"/>
          </w:tcPr>
          <w:p w14:paraId="1E090EDA" w14:textId="77777777" w:rsidR="00E43EF1" w:rsidRPr="00D53DBE" w:rsidRDefault="000E40D2">
            <w:pPr>
              <w:pStyle w:val="TableParagraph"/>
              <w:spacing w:before="58"/>
              <w:ind w:left="120" w:right="120"/>
              <w:jc w:val="center"/>
              <w:rPr>
                <w:b/>
                <w:sz w:val="16"/>
                <w:szCs w:val="16"/>
              </w:rPr>
            </w:pPr>
            <w:r w:rsidRPr="00D53DBE">
              <w:rPr>
                <w:b/>
                <w:sz w:val="16"/>
                <w:szCs w:val="16"/>
              </w:rPr>
              <w:t>16</w:t>
            </w:r>
          </w:p>
        </w:tc>
        <w:tc>
          <w:tcPr>
            <w:tcW w:w="2183" w:type="dxa"/>
            <w:tcBorders>
              <w:left w:val="single" w:sz="4" w:space="0" w:color="FFFFFF"/>
              <w:right w:val="single" w:sz="4" w:space="0" w:color="FFFFFF"/>
            </w:tcBorders>
            <w:shd w:val="clear" w:color="auto" w:fill="DDEBF6"/>
          </w:tcPr>
          <w:p w14:paraId="5C8B8C0C" w14:textId="01CB94D9" w:rsidR="00E43EF1" w:rsidRPr="00D53DBE" w:rsidRDefault="000E40D2">
            <w:pPr>
              <w:pStyle w:val="TableParagraph"/>
              <w:spacing w:before="58"/>
              <w:ind w:left="117"/>
              <w:rPr>
                <w:sz w:val="16"/>
                <w:szCs w:val="16"/>
              </w:rPr>
              <w:pPrChange w:id="4340" w:author="Khamsaolee Xainhiaxang" w:date="2021-07-07T22:30:00Z">
                <w:pPr>
                  <w:pStyle w:val="TableParagraph"/>
                  <w:spacing w:before="58"/>
                  <w:ind w:left="194"/>
                </w:pPr>
              </w:pPrChange>
            </w:pPr>
            <w:r w:rsidRPr="00D53DBE">
              <w:rPr>
                <w:sz w:val="16"/>
                <w:szCs w:val="16"/>
              </w:rPr>
              <w:t>Txhua</w:t>
            </w:r>
            <w:ins w:id="4341" w:author="Khamsaolee Xainhiaxang" w:date="2021-07-07T22:29:00Z">
              <w:r w:rsidR="00FD7CFD">
                <w:rPr>
                  <w:sz w:val="16"/>
                  <w:szCs w:val="16"/>
                </w:rPr>
                <w:t xml:space="preserve"> Leej</w:t>
              </w:r>
            </w:ins>
          </w:p>
        </w:tc>
        <w:tc>
          <w:tcPr>
            <w:tcW w:w="3240" w:type="dxa"/>
            <w:tcBorders>
              <w:left w:val="single" w:sz="4" w:space="0" w:color="FFFFFF"/>
              <w:right w:val="single" w:sz="4" w:space="0" w:color="FFFFFF"/>
            </w:tcBorders>
            <w:shd w:val="clear" w:color="auto" w:fill="DDEBF6"/>
          </w:tcPr>
          <w:p w14:paraId="708893CE" w14:textId="27013D38" w:rsidR="00E43EF1" w:rsidRPr="00D53DBE" w:rsidRDefault="000E40D2">
            <w:pPr>
              <w:pStyle w:val="TableParagraph"/>
              <w:spacing w:before="58"/>
              <w:ind w:left="53"/>
              <w:rPr>
                <w:sz w:val="16"/>
                <w:szCs w:val="16"/>
              </w:rPr>
            </w:pPr>
            <w:del w:id="4342" w:author="Khamsaolee Xainhiaxang" w:date="2021-07-07T22:43:00Z">
              <w:r w:rsidRPr="00D53DBE" w:rsidDel="002A6B58">
                <w:rPr>
                  <w:sz w:val="16"/>
                  <w:szCs w:val="16"/>
                </w:rPr>
                <w:delText xml:space="preserve">Tus </w:delText>
              </w:r>
              <w:r w:rsidR="00227540" w:rsidRPr="00D53DBE" w:rsidDel="002A6B58">
                <w:rPr>
                  <w:sz w:val="16"/>
                  <w:szCs w:val="16"/>
                </w:rPr>
                <w:delText xml:space="preserve">vev </w:delText>
              </w:r>
              <w:r w:rsidRPr="00D53DBE" w:rsidDel="002A6B58">
                <w:rPr>
                  <w:sz w:val="16"/>
                  <w:szCs w:val="16"/>
                </w:rPr>
                <w:delText>xaib Ntawm Qhov Chaw</w:delText>
              </w:r>
            </w:del>
            <w:ins w:id="4343" w:author="Khamsaolee Xainhiaxang" w:date="2021-07-07T22:43:00Z">
              <w:r w:rsidR="002A6B58">
                <w:rPr>
                  <w:sz w:val="16"/>
                  <w:szCs w:val="16"/>
                </w:rPr>
                <w:t xml:space="preserve">Kev Saib Xyuas Chaw </w:t>
              </w:r>
            </w:ins>
            <w:ins w:id="4344" w:author="Khamsaolee Xainhiaxang" w:date="2021-07-07T22:44:00Z">
              <w:r w:rsidR="002A6B58">
                <w:rPr>
                  <w:sz w:val="16"/>
                  <w:szCs w:val="16"/>
                </w:rPr>
                <w:t>(</w:t>
              </w:r>
              <w:r w:rsidR="002A6B58" w:rsidRPr="002A6B58">
                <w:rPr>
                  <w:sz w:val="16"/>
                  <w:szCs w:val="16"/>
                </w:rPr>
                <w:t>Site Base Allocation</w:t>
              </w:r>
              <w:r w:rsidR="002A6B58">
                <w:rPr>
                  <w:sz w:val="16"/>
                  <w:szCs w:val="16"/>
                </w:rPr>
                <w:t>)</w:t>
              </w:r>
            </w:ins>
          </w:p>
        </w:tc>
        <w:tc>
          <w:tcPr>
            <w:tcW w:w="1710" w:type="dxa"/>
            <w:tcBorders>
              <w:left w:val="single" w:sz="4" w:space="0" w:color="FFFFFF"/>
              <w:right w:val="single" w:sz="4" w:space="0" w:color="FFFFFF"/>
            </w:tcBorders>
            <w:shd w:val="clear" w:color="auto" w:fill="DDEBF6"/>
          </w:tcPr>
          <w:p w14:paraId="429B31CF" w14:textId="77777777" w:rsidR="00E43EF1" w:rsidRPr="00D53DBE" w:rsidRDefault="000E40D2">
            <w:pPr>
              <w:pStyle w:val="TableParagraph"/>
              <w:spacing w:before="58"/>
              <w:ind w:left="44" w:right="44"/>
              <w:jc w:val="center"/>
              <w:rPr>
                <w:sz w:val="16"/>
                <w:szCs w:val="16"/>
              </w:rPr>
            </w:pPr>
            <w:r w:rsidRPr="00D53DBE">
              <w:rPr>
                <w:sz w:val="16"/>
                <w:szCs w:val="16"/>
              </w:rPr>
              <w:t>$ 3,205,618.00</w:t>
            </w:r>
          </w:p>
        </w:tc>
        <w:tc>
          <w:tcPr>
            <w:tcW w:w="1620" w:type="dxa"/>
            <w:tcBorders>
              <w:left w:val="single" w:sz="4" w:space="0" w:color="FFFFFF"/>
              <w:right w:val="single" w:sz="4" w:space="0" w:color="FFFFFF"/>
            </w:tcBorders>
            <w:shd w:val="clear" w:color="auto" w:fill="DDEBF6"/>
          </w:tcPr>
          <w:p w14:paraId="56D2A24C" w14:textId="77777777" w:rsidR="00E43EF1" w:rsidRPr="00D53DBE" w:rsidRDefault="00E43EF1">
            <w:pPr>
              <w:pStyle w:val="TableParagraph"/>
              <w:rPr>
                <w:rFonts w:ascii="Times New Roman"/>
                <w:sz w:val="16"/>
                <w:szCs w:val="16"/>
              </w:rPr>
            </w:pPr>
          </w:p>
        </w:tc>
        <w:tc>
          <w:tcPr>
            <w:tcW w:w="1350" w:type="dxa"/>
            <w:tcBorders>
              <w:left w:val="single" w:sz="4" w:space="0" w:color="FFFFFF"/>
              <w:right w:val="single" w:sz="4" w:space="0" w:color="FFFFFF"/>
            </w:tcBorders>
            <w:shd w:val="clear" w:color="auto" w:fill="DDEBF6"/>
          </w:tcPr>
          <w:p w14:paraId="69A91E1D" w14:textId="77777777" w:rsidR="00E43EF1" w:rsidRPr="00D53DBE"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DDEBF6"/>
          </w:tcPr>
          <w:p w14:paraId="17F53CF1" w14:textId="77777777" w:rsidR="00E43EF1" w:rsidRPr="00D53DBE" w:rsidRDefault="00E43EF1">
            <w:pPr>
              <w:pStyle w:val="TableParagraph"/>
              <w:rPr>
                <w:rFonts w:ascii="Times New Roman"/>
                <w:sz w:val="16"/>
                <w:szCs w:val="16"/>
              </w:rPr>
            </w:pPr>
          </w:p>
        </w:tc>
        <w:tc>
          <w:tcPr>
            <w:tcW w:w="1614" w:type="dxa"/>
            <w:tcBorders>
              <w:left w:val="single" w:sz="4" w:space="0" w:color="FFFFFF"/>
            </w:tcBorders>
            <w:shd w:val="clear" w:color="auto" w:fill="DDEBF6"/>
          </w:tcPr>
          <w:p w14:paraId="362FAD70" w14:textId="77777777" w:rsidR="00E43EF1" w:rsidRPr="00D53DBE" w:rsidRDefault="000E40D2">
            <w:pPr>
              <w:pStyle w:val="TableParagraph"/>
              <w:spacing w:before="58"/>
              <w:ind w:left="33" w:right="33"/>
              <w:jc w:val="center"/>
              <w:rPr>
                <w:sz w:val="16"/>
                <w:szCs w:val="16"/>
              </w:rPr>
            </w:pPr>
            <w:r w:rsidRPr="00D53DBE">
              <w:rPr>
                <w:sz w:val="16"/>
                <w:szCs w:val="16"/>
              </w:rPr>
              <w:t>$ 3,205,618.00</w:t>
            </w:r>
          </w:p>
        </w:tc>
      </w:tr>
      <w:tr w:rsidR="00E43EF1" w14:paraId="1CA4051F" w14:textId="77777777" w:rsidTr="006516B5">
        <w:trPr>
          <w:trHeight w:val="931"/>
        </w:trPr>
        <w:tc>
          <w:tcPr>
            <w:tcW w:w="800" w:type="dxa"/>
            <w:tcBorders>
              <w:right w:val="single" w:sz="4" w:space="0" w:color="FFFFFF"/>
            </w:tcBorders>
            <w:shd w:val="clear" w:color="auto" w:fill="BDD7EE"/>
          </w:tcPr>
          <w:p w14:paraId="299A986D" w14:textId="77777777" w:rsidR="00E43EF1" w:rsidRPr="00D53DBE" w:rsidRDefault="000E40D2">
            <w:pPr>
              <w:pStyle w:val="TableParagraph"/>
              <w:spacing w:before="58"/>
              <w:jc w:val="center"/>
              <w:rPr>
                <w:b/>
                <w:sz w:val="16"/>
                <w:szCs w:val="16"/>
              </w:rPr>
            </w:pPr>
            <w:r w:rsidRPr="00D53DBE">
              <w:rPr>
                <w:b/>
                <w:sz w:val="16"/>
                <w:szCs w:val="16"/>
              </w:rPr>
              <w:t>1</w:t>
            </w:r>
          </w:p>
        </w:tc>
        <w:tc>
          <w:tcPr>
            <w:tcW w:w="1080" w:type="dxa"/>
            <w:tcBorders>
              <w:left w:val="single" w:sz="4" w:space="0" w:color="FFFFFF"/>
              <w:right w:val="single" w:sz="4" w:space="0" w:color="FFFFFF"/>
            </w:tcBorders>
            <w:shd w:val="clear" w:color="auto" w:fill="BDD7EE"/>
          </w:tcPr>
          <w:p w14:paraId="2AD66125" w14:textId="77777777" w:rsidR="00E43EF1" w:rsidRPr="00D53DBE" w:rsidRDefault="000E40D2">
            <w:pPr>
              <w:pStyle w:val="TableParagraph"/>
              <w:spacing w:before="58"/>
              <w:ind w:left="120" w:right="120"/>
              <w:jc w:val="center"/>
              <w:rPr>
                <w:b/>
                <w:sz w:val="16"/>
                <w:szCs w:val="16"/>
              </w:rPr>
            </w:pPr>
            <w:r w:rsidRPr="00D53DBE">
              <w:rPr>
                <w:b/>
                <w:sz w:val="16"/>
                <w:szCs w:val="16"/>
              </w:rPr>
              <w:t>17</w:t>
            </w:r>
          </w:p>
        </w:tc>
        <w:tc>
          <w:tcPr>
            <w:tcW w:w="2183" w:type="dxa"/>
            <w:tcBorders>
              <w:left w:val="single" w:sz="4" w:space="0" w:color="FFFFFF"/>
              <w:right w:val="single" w:sz="4" w:space="0" w:color="FFFFFF"/>
            </w:tcBorders>
            <w:shd w:val="clear" w:color="auto" w:fill="BDD7EE"/>
          </w:tcPr>
          <w:p w14:paraId="7E9E4527" w14:textId="77777777" w:rsidR="00FF4EC7" w:rsidRDefault="00A779C4">
            <w:pPr>
              <w:pStyle w:val="TableParagraph"/>
              <w:spacing w:before="8" w:line="280" w:lineRule="atLeast"/>
              <w:ind w:left="117" w:right="174"/>
              <w:rPr>
                <w:ins w:id="4345" w:author="Khamsaolee Xainhiaxang" w:date="2021-07-07T22:30:00Z"/>
                <w:sz w:val="16"/>
                <w:szCs w:val="16"/>
              </w:rPr>
              <w:pPrChange w:id="4346" w:author="Khamsaolee Xainhiaxang" w:date="2021-07-07T22:30:00Z">
                <w:pPr>
                  <w:pStyle w:val="TableParagraph"/>
                  <w:spacing w:before="8" w:line="280" w:lineRule="atLeast"/>
                  <w:ind w:left="194" w:right="174"/>
                </w:pPr>
              </w:pPrChange>
            </w:pPr>
            <w:r w:rsidRPr="00D53DBE">
              <w:rPr>
                <w:sz w:val="16"/>
                <w:szCs w:val="16"/>
              </w:rPr>
              <w:t xml:space="preserve">Cov Kawm Lus Askiv </w:t>
            </w:r>
          </w:p>
          <w:p w14:paraId="7D599038" w14:textId="7C3D3ECA" w:rsidR="00E43EF1" w:rsidRPr="00D53DBE" w:rsidRDefault="00A779C4">
            <w:pPr>
              <w:pStyle w:val="TableParagraph"/>
              <w:spacing w:before="8" w:line="280" w:lineRule="atLeast"/>
              <w:ind w:left="117" w:right="174"/>
              <w:rPr>
                <w:sz w:val="16"/>
                <w:szCs w:val="16"/>
              </w:rPr>
              <w:pPrChange w:id="4347" w:author="Khamsaolee Xainhiaxang" w:date="2021-07-07T22:30:00Z">
                <w:pPr>
                  <w:pStyle w:val="TableParagraph"/>
                  <w:spacing w:before="8" w:line="280" w:lineRule="atLeast"/>
                  <w:ind w:left="194" w:right="174"/>
                </w:pPr>
              </w:pPrChange>
            </w:pPr>
            <w:r w:rsidRPr="00D53DBE">
              <w:rPr>
                <w:sz w:val="16"/>
                <w:szCs w:val="16"/>
              </w:rPr>
              <w:t xml:space="preserve">Cov Hlua Uas Coj Los Tu Cov </w:t>
            </w:r>
            <w:del w:id="4348" w:author="Khamsaolee Xainhiaxang" w:date="2021-07-08T21:45:00Z">
              <w:r w:rsidRPr="00D53DBE" w:rsidDel="00DE6083">
                <w:rPr>
                  <w:sz w:val="16"/>
                  <w:szCs w:val="16"/>
                </w:rPr>
                <w:delText>Tau Nyiaj Tsawg</w:delText>
              </w:r>
            </w:del>
            <w:ins w:id="4349" w:author="Khamsaolee Xainhiaxang" w:date="2021-07-08T21:45:00Z">
              <w:r w:rsidR="00DE6083">
                <w:rPr>
                  <w:sz w:val="16"/>
                  <w:szCs w:val="16"/>
                </w:rPr>
                <w:t>Neeg Txom Nyem</w:t>
              </w:r>
            </w:ins>
          </w:p>
        </w:tc>
        <w:tc>
          <w:tcPr>
            <w:tcW w:w="3240" w:type="dxa"/>
            <w:tcBorders>
              <w:left w:val="single" w:sz="4" w:space="0" w:color="FFFFFF"/>
              <w:right w:val="single" w:sz="4" w:space="0" w:color="FFFFFF"/>
            </w:tcBorders>
            <w:shd w:val="clear" w:color="auto" w:fill="BDD7EE"/>
          </w:tcPr>
          <w:p w14:paraId="70859860" w14:textId="77777777" w:rsidR="00023A0B" w:rsidRPr="00023A0B" w:rsidRDefault="000E40D2" w:rsidP="00023A0B">
            <w:pPr>
              <w:pStyle w:val="TableParagraph"/>
              <w:spacing w:before="58"/>
              <w:ind w:left="53" w:right="633"/>
              <w:rPr>
                <w:ins w:id="4350" w:author="Khamsaolee Xainhiaxang" w:date="2021-07-07T22:45:00Z"/>
                <w:sz w:val="16"/>
                <w:szCs w:val="16"/>
              </w:rPr>
            </w:pPr>
            <w:r w:rsidRPr="00D53DBE">
              <w:rPr>
                <w:sz w:val="16"/>
                <w:szCs w:val="16"/>
              </w:rPr>
              <w:t>Muab Kev Tshab Foob Ntxiv rau Cov Tsev Kawm Ntawv</w:t>
            </w:r>
            <w:ins w:id="4351" w:author="Khamsaolee Xainhiaxang" w:date="2021-07-07T22:45:00Z">
              <w:r w:rsidR="00023A0B">
                <w:rPr>
                  <w:sz w:val="16"/>
                  <w:szCs w:val="16"/>
                </w:rPr>
                <w:t xml:space="preserve"> (</w:t>
              </w:r>
              <w:r w:rsidR="00023A0B" w:rsidRPr="00023A0B">
                <w:rPr>
                  <w:sz w:val="16"/>
                  <w:szCs w:val="16"/>
                </w:rPr>
                <w:t>Supplemental Concentration</w:t>
              </w:r>
            </w:ins>
          </w:p>
          <w:p w14:paraId="6FFEB4FE" w14:textId="0C59C47E" w:rsidR="00E43EF1" w:rsidRPr="00D53DBE" w:rsidRDefault="00023A0B" w:rsidP="00023A0B">
            <w:pPr>
              <w:pStyle w:val="TableParagraph"/>
              <w:spacing w:before="58"/>
              <w:ind w:left="53" w:right="633"/>
              <w:rPr>
                <w:sz w:val="16"/>
                <w:szCs w:val="16"/>
              </w:rPr>
            </w:pPr>
            <w:ins w:id="4352" w:author="Khamsaolee Xainhiaxang" w:date="2021-07-07T22:45:00Z">
              <w:r w:rsidRPr="00023A0B">
                <w:rPr>
                  <w:sz w:val="16"/>
                  <w:szCs w:val="16"/>
                </w:rPr>
                <w:t>Allocated to Schools</w:t>
              </w:r>
              <w:r>
                <w:rPr>
                  <w:sz w:val="16"/>
                  <w:szCs w:val="16"/>
                </w:rPr>
                <w:t>)</w:t>
              </w:r>
            </w:ins>
          </w:p>
        </w:tc>
        <w:tc>
          <w:tcPr>
            <w:tcW w:w="1710" w:type="dxa"/>
            <w:tcBorders>
              <w:left w:val="single" w:sz="4" w:space="0" w:color="FFFFFF"/>
              <w:right w:val="single" w:sz="4" w:space="0" w:color="FFFFFF"/>
            </w:tcBorders>
            <w:shd w:val="clear" w:color="auto" w:fill="BDD7EE"/>
          </w:tcPr>
          <w:p w14:paraId="19726FD5" w14:textId="77777777" w:rsidR="00E43EF1" w:rsidRPr="00D53DBE" w:rsidRDefault="000E40D2">
            <w:pPr>
              <w:pStyle w:val="TableParagraph"/>
              <w:spacing w:before="58"/>
              <w:ind w:left="44" w:right="44"/>
              <w:jc w:val="center"/>
              <w:rPr>
                <w:sz w:val="16"/>
                <w:szCs w:val="16"/>
              </w:rPr>
            </w:pPr>
            <w:r w:rsidRPr="00D53DBE">
              <w:rPr>
                <w:sz w:val="16"/>
                <w:szCs w:val="16"/>
              </w:rPr>
              <w:t>$ 2,241,867.00</w:t>
            </w:r>
          </w:p>
        </w:tc>
        <w:tc>
          <w:tcPr>
            <w:tcW w:w="1620" w:type="dxa"/>
            <w:tcBorders>
              <w:left w:val="single" w:sz="4" w:space="0" w:color="FFFFFF"/>
              <w:right w:val="single" w:sz="4" w:space="0" w:color="FFFFFF"/>
            </w:tcBorders>
            <w:shd w:val="clear" w:color="auto" w:fill="BDD7EE"/>
          </w:tcPr>
          <w:p w14:paraId="56390616" w14:textId="77777777" w:rsidR="00E43EF1" w:rsidRPr="00D53DBE" w:rsidRDefault="00E43EF1">
            <w:pPr>
              <w:pStyle w:val="TableParagraph"/>
              <w:rPr>
                <w:rFonts w:ascii="Times New Roman"/>
                <w:sz w:val="16"/>
                <w:szCs w:val="16"/>
              </w:rPr>
            </w:pPr>
          </w:p>
        </w:tc>
        <w:tc>
          <w:tcPr>
            <w:tcW w:w="1350" w:type="dxa"/>
            <w:tcBorders>
              <w:left w:val="single" w:sz="4" w:space="0" w:color="FFFFFF"/>
              <w:right w:val="single" w:sz="4" w:space="0" w:color="FFFFFF"/>
            </w:tcBorders>
            <w:shd w:val="clear" w:color="auto" w:fill="BDD7EE"/>
          </w:tcPr>
          <w:p w14:paraId="64AB4D4F" w14:textId="77777777" w:rsidR="00E43EF1" w:rsidRPr="00D53DBE"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BDD7EE"/>
          </w:tcPr>
          <w:p w14:paraId="1AC1CF4E" w14:textId="77777777" w:rsidR="00E43EF1" w:rsidRPr="00D53DBE" w:rsidRDefault="00E43EF1">
            <w:pPr>
              <w:pStyle w:val="TableParagraph"/>
              <w:rPr>
                <w:rFonts w:ascii="Times New Roman"/>
                <w:sz w:val="16"/>
                <w:szCs w:val="16"/>
              </w:rPr>
            </w:pPr>
          </w:p>
        </w:tc>
        <w:tc>
          <w:tcPr>
            <w:tcW w:w="1614" w:type="dxa"/>
            <w:tcBorders>
              <w:left w:val="single" w:sz="4" w:space="0" w:color="FFFFFF"/>
            </w:tcBorders>
            <w:shd w:val="clear" w:color="auto" w:fill="BDD7EE"/>
          </w:tcPr>
          <w:p w14:paraId="183AA3A1" w14:textId="77777777" w:rsidR="00E43EF1" w:rsidRPr="00D53DBE" w:rsidRDefault="000E40D2">
            <w:pPr>
              <w:pStyle w:val="TableParagraph"/>
              <w:spacing w:before="58"/>
              <w:ind w:left="33" w:right="33"/>
              <w:jc w:val="center"/>
              <w:rPr>
                <w:sz w:val="16"/>
                <w:szCs w:val="16"/>
              </w:rPr>
            </w:pPr>
            <w:r w:rsidRPr="00D53DBE">
              <w:rPr>
                <w:sz w:val="16"/>
                <w:szCs w:val="16"/>
              </w:rPr>
              <w:t>$ 2,241,867.00</w:t>
            </w:r>
          </w:p>
        </w:tc>
      </w:tr>
      <w:tr w:rsidR="00E43EF1" w14:paraId="4FE475C6" w14:textId="77777777" w:rsidTr="006516B5">
        <w:trPr>
          <w:trHeight w:val="356"/>
        </w:trPr>
        <w:tc>
          <w:tcPr>
            <w:tcW w:w="800" w:type="dxa"/>
            <w:tcBorders>
              <w:right w:val="single" w:sz="4" w:space="0" w:color="FFFFFF"/>
            </w:tcBorders>
            <w:shd w:val="clear" w:color="auto" w:fill="DDEBF6"/>
          </w:tcPr>
          <w:p w14:paraId="5B65417D" w14:textId="77777777" w:rsidR="00E43EF1" w:rsidRPr="00D53DBE" w:rsidRDefault="000E40D2">
            <w:pPr>
              <w:pStyle w:val="TableParagraph"/>
              <w:spacing w:before="58"/>
              <w:jc w:val="center"/>
              <w:rPr>
                <w:b/>
                <w:sz w:val="16"/>
                <w:szCs w:val="16"/>
              </w:rPr>
            </w:pPr>
            <w:r w:rsidRPr="00D53DBE">
              <w:rPr>
                <w:b/>
                <w:sz w:val="16"/>
                <w:szCs w:val="16"/>
              </w:rPr>
              <w:t>1</w:t>
            </w:r>
          </w:p>
        </w:tc>
        <w:tc>
          <w:tcPr>
            <w:tcW w:w="1080" w:type="dxa"/>
            <w:tcBorders>
              <w:left w:val="single" w:sz="4" w:space="0" w:color="FFFFFF"/>
              <w:right w:val="single" w:sz="4" w:space="0" w:color="FFFFFF"/>
            </w:tcBorders>
            <w:shd w:val="clear" w:color="auto" w:fill="DDEBF6"/>
          </w:tcPr>
          <w:p w14:paraId="568E4056" w14:textId="74D2A44C" w:rsidR="00E43EF1" w:rsidRPr="00D53DBE" w:rsidRDefault="000E40D2">
            <w:pPr>
              <w:pStyle w:val="TableParagraph"/>
              <w:spacing w:before="58"/>
              <w:ind w:left="120" w:right="120"/>
              <w:jc w:val="center"/>
              <w:rPr>
                <w:b/>
                <w:sz w:val="16"/>
                <w:szCs w:val="16"/>
              </w:rPr>
            </w:pPr>
            <w:r w:rsidRPr="00D53DBE">
              <w:rPr>
                <w:b/>
                <w:sz w:val="16"/>
                <w:szCs w:val="16"/>
              </w:rPr>
              <w:t>18</w:t>
            </w:r>
          </w:p>
        </w:tc>
        <w:tc>
          <w:tcPr>
            <w:tcW w:w="2183" w:type="dxa"/>
            <w:tcBorders>
              <w:left w:val="single" w:sz="4" w:space="0" w:color="FFFFFF"/>
              <w:right w:val="single" w:sz="4" w:space="0" w:color="FFFFFF"/>
            </w:tcBorders>
            <w:shd w:val="clear" w:color="auto" w:fill="DDEBF6"/>
          </w:tcPr>
          <w:p w14:paraId="2A46FA9C" w14:textId="20FA27DD" w:rsidR="00E43EF1" w:rsidRPr="00D53DBE" w:rsidRDefault="00A779C4">
            <w:pPr>
              <w:pStyle w:val="TableParagraph"/>
              <w:spacing w:before="58"/>
              <w:ind w:left="117"/>
              <w:rPr>
                <w:sz w:val="16"/>
                <w:szCs w:val="16"/>
              </w:rPr>
              <w:pPrChange w:id="4353" w:author="Khamsaolee Xainhiaxang" w:date="2021-07-07T22:30:00Z">
                <w:pPr>
                  <w:pStyle w:val="TableParagraph"/>
                  <w:spacing w:before="58"/>
                  <w:ind w:left="194"/>
                </w:pPr>
              </w:pPrChange>
            </w:pPr>
            <w:r w:rsidRPr="00D53DBE">
              <w:rPr>
                <w:sz w:val="16"/>
                <w:szCs w:val="16"/>
              </w:rPr>
              <w:t xml:space="preserve">Cov </w:t>
            </w:r>
            <w:r w:rsidR="000E40D2" w:rsidRPr="00D53DBE">
              <w:rPr>
                <w:sz w:val="16"/>
                <w:szCs w:val="16"/>
              </w:rPr>
              <w:t>Kawm Lus Askiv</w:t>
            </w:r>
          </w:p>
        </w:tc>
        <w:tc>
          <w:tcPr>
            <w:tcW w:w="3240" w:type="dxa"/>
            <w:tcBorders>
              <w:left w:val="single" w:sz="4" w:space="0" w:color="FFFFFF"/>
              <w:right w:val="single" w:sz="4" w:space="0" w:color="FFFFFF"/>
            </w:tcBorders>
            <w:shd w:val="clear" w:color="auto" w:fill="DDEBF6"/>
          </w:tcPr>
          <w:p w14:paraId="00090493" w14:textId="0335C82E" w:rsidR="00E43EF1" w:rsidRPr="00D53DBE" w:rsidRDefault="008231CC" w:rsidP="00572865">
            <w:pPr>
              <w:pStyle w:val="TableParagraph"/>
              <w:spacing w:before="58"/>
              <w:ind w:left="53"/>
              <w:rPr>
                <w:sz w:val="16"/>
                <w:szCs w:val="16"/>
              </w:rPr>
            </w:pPr>
            <w:r w:rsidRPr="00D53DBE">
              <w:rPr>
                <w:sz w:val="16"/>
                <w:szCs w:val="16"/>
              </w:rPr>
              <w:t>Pab</w:t>
            </w:r>
            <w:del w:id="4354" w:author="Khamsaolee Xainhiaxang" w:date="2021-07-07T22:45:00Z">
              <w:r w:rsidRPr="00D53DBE" w:rsidDel="00023A0B">
                <w:rPr>
                  <w:sz w:val="16"/>
                  <w:szCs w:val="16"/>
                </w:rPr>
                <w:delText xml:space="preserve"> Cuam</w:delText>
              </w:r>
            </w:del>
            <w:r w:rsidRPr="00D53DBE">
              <w:rPr>
                <w:sz w:val="16"/>
                <w:szCs w:val="16"/>
              </w:rPr>
              <w:t xml:space="preserve"> Rau Cov </w:t>
            </w:r>
            <w:r w:rsidR="000E40D2" w:rsidRPr="00D53DBE">
              <w:rPr>
                <w:sz w:val="16"/>
                <w:szCs w:val="16"/>
              </w:rPr>
              <w:t>Kawm Lus Askiv (EL)</w:t>
            </w:r>
          </w:p>
        </w:tc>
        <w:tc>
          <w:tcPr>
            <w:tcW w:w="1710" w:type="dxa"/>
            <w:tcBorders>
              <w:left w:val="single" w:sz="4" w:space="0" w:color="FFFFFF"/>
              <w:right w:val="single" w:sz="4" w:space="0" w:color="FFFFFF"/>
            </w:tcBorders>
            <w:shd w:val="clear" w:color="auto" w:fill="DDEBF6"/>
          </w:tcPr>
          <w:p w14:paraId="75011CF8" w14:textId="77777777" w:rsidR="00E43EF1" w:rsidRPr="00D53DBE" w:rsidRDefault="000E40D2">
            <w:pPr>
              <w:pStyle w:val="TableParagraph"/>
              <w:spacing w:before="58"/>
              <w:ind w:left="44" w:right="44"/>
              <w:jc w:val="center"/>
              <w:rPr>
                <w:sz w:val="16"/>
                <w:szCs w:val="16"/>
              </w:rPr>
            </w:pPr>
            <w:r w:rsidRPr="00D53DBE">
              <w:rPr>
                <w:sz w:val="16"/>
                <w:szCs w:val="16"/>
              </w:rPr>
              <w:t>$ 4,335,070.00</w:t>
            </w:r>
          </w:p>
        </w:tc>
        <w:tc>
          <w:tcPr>
            <w:tcW w:w="1620" w:type="dxa"/>
            <w:tcBorders>
              <w:left w:val="single" w:sz="4" w:space="0" w:color="FFFFFF"/>
              <w:right w:val="single" w:sz="4" w:space="0" w:color="FFFFFF"/>
            </w:tcBorders>
            <w:shd w:val="clear" w:color="auto" w:fill="DDEBF6"/>
          </w:tcPr>
          <w:p w14:paraId="46C13E52" w14:textId="77777777" w:rsidR="00E43EF1" w:rsidRPr="00D53DBE" w:rsidRDefault="00E43EF1">
            <w:pPr>
              <w:pStyle w:val="TableParagraph"/>
              <w:rPr>
                <w:rFonts w:ascii="Times New Roman"/>
                <w:sz w:val="16"/>
                <w:szCs w:val="16"/>
              </w:rPr>
            </w:pPr>
          </w:p>
        </w:tc>
        <w:tc>
          <w:tcPr>
            <w:tcW w:w="1350" w:type="dxa"/>
            <w:tcBorders>
              <w:left w:val="single" w:sz="4" w:space="0" w:color="FFFFFF"/>
              <w:right w:val="single" w:sz="4" w:space="0" w:color="FFFFFF"/>
            </w:tcBorders>
            <w:shd w:val="clear" w:color="auto" w:fill="DDEBF6"/>
          </w:tcPr>
          <w:p w14:paraId="7E80AA60" w14:textId="77777777" w:rsidR="00E43EF1" w:rsidRPr="00D53DBE"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DDEBF6"/>
          </w:tcPr>
          <w:p w14:paraId="291515DE" w14:textId="77777777" w:rsidR="00E43EF1" w:rsidRPr="00D53DBE" w:rsidRDefault="00E43EF1">
            <w:pPr>
              <w:pStyle w:val="TableParagraph"/>
              <w:rPr>
                <w:rFonts w:ascii="Times New Roman"/>
                <w:sz w:val="16"/>
                <w:szCs w:val="16"/>
              </w:rPr>
            </w:pPr>
          </w:p>
        </w:tc>
        <w:tc>
          <w:tcPr>
            <w:tcW w:w="1614" w:type="dxa"/>
            <w:tcBorders>
              <w:left w:val="single" w:sz="4" w:space="0" w:color="FFFFFF"/>
            </w:tcBorders>
            <w:shd w:val="clear" w:color="auto" w:fill="DDEBF6"/>
          </w:tcPr>
          <w:p w14:paraId="28F4BC31" w14:textId="77777777" w:rsidR="00E43EF1" w:rsidRPr="00D53DBE" w:rsidRDefault="000E40D2">
            <w:pPr>
              <w:pStyle w:val="TableParagraph"/>
              <w:spacing w:before="58"/>
              <w:ind w:left="33" w:right="33"/>
              <w:jc w:val="center"/>
              <w:rPr>
                <w:sz w:val="16"/>
                <w:szCs w:val="16"/>
              </w:rPr>
            </w:pPr>
            <w:r w:rsidRPr="00D53DBE">
              <w:rPr>
                <w:sz w:val="16"/>
                <w:szCs w:val="16"/>
              </w:rPr>
              <w:t>$ 4,335,070.00</w:t>
            </w:r>
          </w:p>
        </w:tc>
      </w:tr>
      <w:tr w:rsidR="00E43EF1" w14:paraId="5190BC8D" w14:textId="77777777" w:rsidTr="006516B5">
        <w:trPr>
          <w:trHeight w:val="932"/>
        </w:trPr>
        <w:tc>
          <w:tcPr>
            <w:tcW w:w="800" w:type="dxa"/>
            <w:tcBorders>
              <w:right w:val="single" w:sz="4" w:space="0" w:color="FFFFFF"/>
            </w:tcBorders>
            <w:shd w:val="clear" w:color="auto" w:fill="BDD7EE"/>
          </w:tcPr>
          <w:p w14:paraId="0A86FBD5" w14:textId="77777777" w:rsidR="00E43EF1" w:rsidRPr="00D53DBE" w:rsidRDefault="000E40D2">
            <w:pPr>
              <w:pStyle w:val="TableParagraph"/>
              <w:spacing w:before="58"/>
              <w:jc w:val="center"/>
              <w:rPr>
                <w:b/>
                <w:sz w:val="16"/>
                <w:szCs w:val="16"/>
              </w:rPr>
            </w:pPr>
            <w:r w:rsidRPr="00D53DBE">
              <w:rPr>
                <w:b/>
                <w:sz w:val="16"/>
                <w:szCs w:val="16"/>
              </w:rPr>
              <w:t>1</w:t>
            </w:r>
          </w:p>
        </w:tc>
        <w:tc>
          <w:tcPr>
            <w:tcW w:w="1080" w:type="dxa"/>
            <w:tcBorders>
              <w:left w:val="single" w:sz="4" w:space="0" w:color="FFFFFF"/>
              <w:right w:val="single" w:sz="4" w:space="0" w:color="FFFFFF"/>
            </w:tcBorders>
            <w:shd w:val="clear" w:color="auto" w:fill="BDD7EE"/>
          </w:tcPr>
          <w:p w14:paraId="7777D81E" w14:textId="77777777" w:rsidR="00E43EF1" w:rsidRPr="00D53DBE" w:rsidRDefault="000E40D2">
            <w:pPr>
              <w:pStyle w:val="TableParagraph"/>
              <w:spacing w:before="58"/>
              <w:ind w:left="120" w:right="120"/>
              <w:jc w:val="center"/>
              <w:rPr>
                <w:b/>
                <w:sz w:val="16"/>
                <w:szCs w:val="16"/>
              </w:rPr>
            </w:pPr>
            <w:r w:rsidRPr="00D53DBE">
              <w:rPr>
                <w:b/>
                <w:sz w:val="16"/>
                <w:szCs w:val="16"/>
              </w:rPr>
              <w:t>19</w:t>
            </w:r>
          </w:p>
        </w:tc>
        <w:tc>
          <w:tcPr>
            <w:tcW w:w="2183" w:type="dxa"/>
            <w:tcBorders>
              <w:left w:val="single" w:sz="4" w:space="0" w:color="FFFFFF"/>
              <w:right w:val="single" w:sz="4" w:space="0" w:color="FFFFFF"/>
            </w:tcBorders>
            <w:shd w:val="clear" w:color="auto" w:fill="BDD7EE"/>
          </w:tcPr>
          <w:p w14:paraId="23EB724D" w14:textId="77777777" w:rsidR="00FF4EC7" w:rsidRDefault="003B759F">
            <w:pPr>
              <w:pStyle w:val="TableParagraph"/>
              <w:spacing w:before="8" w:line="280" w:lineRule="atLeast"/>
              <w:ind w:left="117" w:right="174"/>
              <w:rPr>
                <w:ins w:id="4355" w:author="Khamsaolee Xainhiaxang" w:date="2021-07-07T22:30:00Z"/>
                <w:sz w:val="16"/>
                <w:szCs w:val="16"/>
              </w:rPr>
              <w:pPrChange w:id="4356" w:author="Khamsaolee Xainhiaxang" w:date="2021-07-07T22:30:00Z">
                <w:pPr>
                  <w:pStyle w:val="TableParagraph"/>
                  <w:spacing w:before="8" w:line="280" w:lineRule="atLeast"/>
                  <w:ind w:left="194" w:right="174"/>
                </w:pPr>
              </w:pPrChange>
            </w:pPr>
            <w:r w:rsidRPr="00D53DBE">
              <w:rPr>
                <w:sz w:val="16"/>
                <w:szCs w:val="16"/>
              </w:rPr>
              <w:t xml:space="preserve">Cov Kawm Lus Askiv </w:t>
            </w:r>
          </w:p>
          <w:p w14:paraId="4BAAEA83" w14:textId="46F0D056" w:rsidR="00E43EF1" w:rsidRPr="00D53DBE" w:rsidRDefault="003B759F">
            <w:pPr>
              <w:pStyle w:val="TableParagraph"/>
              <w:spacing w:before="8" w:line="280" w:lineRule="atLeast"/>
              <w:ind w:left="117" w:right="174"/>
              <w:rPr>
                <w:sz w:val="16"/>
                <w:szCs w:val="16"/>
              </w:rPr>
              <w:pPrChange w:id="4357" w:author="Khamsaolee Xainhiaxang" w:date="2021-07-07T22:30:00Z">
                <w:pPr>
                  <w:pStyle w:val="TableParagraph"/>
                  <w:spacing w:before="8" w:line="280" w:lineRule="atLeast"/>
                  <w:ind w:left="194" w:right="174"/>
                </w:pPr>
              </w:pPrChange>
            </w:pPr>
            <w:r w:rsidRPr="00D53DBE">
              <w:rPr>
                <w:sz w:val="16"/>
                <w:szCs w:val="16"/>
              </w:rPr>
              <w:t xml:space="preserve">Cov Hlua Uas Coj Los Tu Cov </w:t>
            </w:r>
            <w:del w:id="4358" w:author="Khamsaolee Xainhiaxang" w:date="2021-07-08T21:45:00Z">
              <w:r w:rsidRPr="00D53DBE" w:rsidDel="00DE6083">
                <w:rPr>
                  <w:sz w:val="16"/>
                  <w:szCs w:val="16"/>
                </w:rPr>
                <w:delText>Tau Nyiaj Tsawg</w:delText>
              </w:r>
            </w:del>
            <w:ins w:id="4359" w:author="Khamsaolee Xainhiaxang" w:date="2021-07-08T21:45:00Z">
              <w:r w:rsidR="00DE6083">
                <w:rPr>
                  <w:sz w:val="16"/>
                  <w:szCs w:val="16"/>
                </w:rPr>
                <w:t>Neeg Txom Nyem</w:t>
              </w:r>
            </w:ins>
          </w:p>
        </w:tc>
        <w:tc>
          <w:tcPr>
            <w:tcW w:w="3240" w:type="dxa"/>
            <w:tcBorders>
              <w:left w:val="single" w:sz="4" w:space="0" w:color="FFFFFF"/>
              <w:right w:val="single" w:sz="4" w:space="0" w:color="FFFFFF"/>
            </w:tcBorders>
            <w:shd w:val="clear" w:color="auto" w:fill="BDD7EE"/>
          </w:tcPr>
          <w:p w14:paraId="2B435006" w14:textId="77777777" w:rsidR="0012508F" w:rsidRDefault="000E40D2" w:rsidP="00023A0B">
            <w:pPr>
              <w:pStyle w:val="TableParagraph"/>
              <w:spacing w:before="58"/>
              <w:ind w:left="53" w:right="677"/>
              <w:rPr>
                <w:ins w:id="4360" w:author="Khamsaolee Xainhiaxang" w:date="2021-07-07T22:46:00Z"/>
                <w:sz w:val="16"/>
                <w:szCs w:val="16"/>
              </w:rPr>
            </w:pPr>
            <w:del w:id="4361" w:author="Khamsaolee Xainhiaxang" w:date="2021-07-07T22:45:00Z">
              <w:r w:rsidRPr="00D53DBE" w:rsidDel="00023A0B">
                <w:rPr>
                  <w:sz w:val="16"/>
                  <w:szCs w:val="16"/>
                </w:rPr>
                <w:delText>Ntiaj teb</w:delText>
              </w:r>
              <w:r w:rsidR="007A06BD" w:rsidRPr="00D53DBE" w:rsidDel="00023A0B">
                <w:rPr>
                  <w:sz w:val="16"/>
                  <w:szCs w:val="16"/>
                </w:rPr>
                <w:delText xml:space="preserve"> lis</w:delText>
              </w:r>
              <w:r w:rsidRPr="00D53DBE" w:rsidDel="00023A0B">
                <w:rPr>
                  <w:sz w:val="16"/>
                  <w:szCs w:val="16"/>
                </w:rPr>
                <w:delText xml:space="preserve"> lus thiab cov nais</w:delText>
              </w:r>
              <w:r w:rsidR="007A06BD" w:rsidRPr="00D53DBE" w:rsidDel="00023A0B">
                <w:rPr>
                  <w:sz w:val="16"/>
                  <w:szCs w:val="16"/>
                </w:rPr>
                <w:delText xml:space="preserve"> </w:delText>
              </w:r>
              <w:r w:rsidRPr="00D53DBE" w:rsidDel="00023A0B">
                <w:rPr>
                  <w:sz w:val="16"/>
                  <w:szCs w:val="16"/>
                </w:rPr>
                <w:delText>khu hais lus haiv</w:delText>
              </w:r>
            </w:del>
            <w:ins w:id="4362" w:author="Khamsaolee Xainhiaxang" w:date="2021-07-07T22:45:00Z">
              <w:r w:rsidR="00023A0B">
                <w:rPr>
                  <w:sz w:val="16"/>
                  <w:szCs w:val="16"/>
                </w:rPr>
                <w:t xml:space="preserve">Cov Xibfwb Qhia Lawv </w:t>
              </w:r>
            </w:ins>
            <w:ins w:id="4363" w:author="Khamsaolee Xainhiaxang" w:date="2021-07-07T22:46:00Z">
              <w:r w:rsidR="00023A0B">
                <w:rPr>
                  <w:sz w:val="16"/>
                  <w:szCs w:val="16"/>
                </w:rPr>
                <w:t>Cov Lus</w:t>
              </w:r>
            </w:ins>
            <w:ins w:id="4364" w:author="Khamsaolee Xainhiaxang" w:date="2021-07-07T22:45:00Z">
              <w:r w:rsidR="00023A0B">
                <w:rPr>
                  <w:sz w:val="16"/>
                  <w:szCs w:val="16"/>
                </w:rPr>
                <w:t xml:space="preserve"> Thiab </w:t>
              </w:r>
            </w:ins>
            <w:ins w:id="4365" w:author="Khamsaolee Xainhiaxang" w:date="2021-07-07T22:46:00Z">
              <w:r w:rsidR="00023A0B">
                <w:rPr>
                  <w:sz w:val="16"/>
                  <w:szCs w:val="16"/>
                </w:rPr>
                <w:t xml:space="preserve">Lus Ntiaj Teb </w:t>
              </w:r>
            </w:ins>
          </w:p>
          <w:p w14:paraId="590DAF0B" w14:textId="3E21A1A7" w:rsidR="00023A0B" w:rsidRPr="00023A0B" w:rsidRDefault="00023A0B" w:rsidP="00023A0B">
            <w:pPr>
              <w:pStyle w:val="TableParagraph"/>
              <w:spacing w:before="58"/>
              <w:ind w:left="53" w:right="677"/>
              <w:rPr>
                <w:ins w:id="4366" w:author="Khamsaolee Xainhiaxang" w:date="2021-07-07T22:46:00Z"/>
                <w:sz w:val="16"/>
                <w:szCs w:val="16"/>
              </w:rPr>
            </w:pPr>
            <w:ins w:id="4367" w:author="Khamsaolee Xainhiaxang" w:date="2021-07-07T22:46:00Z">
              <w:r>
                <w:rPr>
                  <w:sz w:val="16"/>
                  <w:szCs w:val="16"/>
                </w:rPr>
                <w:t>(</w:t>
              </w:r>
              <w:r w:rsidRPr="00023A0B">
                <w:rPr>
                  <w:sz w:val="16"/>
                  <w:szCs w:val="16"/>
                </w:rPr>
                <w:t>World Language and Native</w:t>
              </w:r>
            </w:ins>
          </w:p>
          <w:p w14:paraId="76F387EA" w14:textId="2355F93D" w:rsidR="00E43EF1" w:rsidRPr="00D53DBE" w:rsidRDefault="00023A0B" w:rsidP="00023A0B">
            <w:pPr>
              <w:pStyle w:val="TableParagraph"/>
              <w:spacing w:before="58"/>
              <w:ind w:left="53" w:right="677"/>
              <w:rPr>
                <w:sz w:val="16"/>
                <w:szCs w:val="16"/>
              </w:rPr>
            </w:pPr>
            <w:ins w:id="4368" w:author="Khamsaolee Xainhiaxang" w:date="2021-07-07T22:46:00Z">
              <w:r w:rsidRPr="00023A0B">
                <w:rPr>
                  <w:sz w:val="16"/>
                  <w:szCs w:val="16"/>
                </w:rPr>
                <w:t>Speaking Teachers</w:t>
              </w:r>
              <w:r>
                <w:rPr>
                  <w:sz w:val="16"/>
                  <w:szCs w:val="16"/>
                </w:rPr>
                <w:t>)</w:t>
              </w:r>
            </w:ins>
          </w:p>
        </w:tc>
        <w:tc>
          <w:tcPr>
            <w:tcW w:w="1710" w:type="dxa"/>
            <w:tcBorders>
              <w:left w:val="single" w:sz="4" w:space="0" w:color="FFFFFF"/>
              <w:right w:val="single" w:sz="4" w:space="0" w:color="FFFFFF"/>
            </w:tcBorders>
            <w:shd w:val="clear" w:color="auto" w:fill="BDD7EE"/>
          </w:tcPr>
          <w:p w14:paraId="77B22486" w14:textId="77777777" w:rsidR="00E43EF1" w:rsidRPr="00D53DBE" w:rsidRDefault="000E40D2">
            <w:pPr>
              <w:pStyle w:val="TableParagraph"/>
              <w:spacing w:before="58"/>
              <w:ind w:left="44" w:right="44"/>
              <w:jc w:val="center"/>
              <w:rPr>
                <w:sz w:val="16"/>
                <w:szCs w:val="16"/>
              </w:rPr>
            </w:pPr>
            <w:r w:rsidRPr="00D53DBE">
              <w:rPr>
                <w:sz w:val="16"/>
                <w:szCs w:val="16"/>
              </w:rPr>
              <w:t>$ 1,099,953.00</w:t>
            </w:r>
          </w:p>
        </w:tc>
        <w:tc>
          <w:tcPr>
            <w:tcW w:w="1620" w:type="dxa"/>
            <w:tcBorders>
              <w:left w:val="single" w:sz="4" w:space="0" w:color="FFFFFF"/>
              <w:right w:val="single" w:sz="4" w:space="0" w:color="FFFFFF"/>
            </w:tcBorders>
            <w:shd w:val="clear" w:color="auto" w:fill="BDD7EE"/>
          </w:tcPr>
          <w:p w14:paraId="08302716" w14:textId="77777777" w:rsidR="00E43EF1" w:rsidRPr="00D53DBE" w:rsidRDefault="00E43EF1">
            <w:pPr>
              <w:pStyle w:val="TableParagraph"/>
              <w:rPr>
                <w:rFonts w:ascii="Times New Roman"/>
                <w:sz w:val="16"/>
                <w:szCs w:val="16"/>
              </w:rPr>
            </w:pPr>
          </w:p>
        </w:tc>
        <w:tc>
          <w:tcPr>
            <w:tcW w:w="1350" w:type="dxa"/>
            <w:tcBorders>
              <w:left w:val="single" w:sz="4" w:space="0" w:color="FFFFFF"/>
              <w:right w:val="single" w:sz="4" w:space="0" w:color="FFFFFF"/>
            </w:tcBorders>
            <w:shd w:val="clear" w:color="auto" w:fill="BDD7EE"/>
          </w:tcPr>
          <w:p w14:paraId="3A583AF4" w14:textId="77777777" w:rsidR="00E43EF1" w:rsidRPr="00D53DBE"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BDD7EE"/>
          </w:tcPr>
          <w:p w14:paraId="65DA72D0" w14:textId="77777777" w:rsidR="00E43EF1" w:rsidRPr="00D53DBE" w:rsidRDefault="00E43EF1">
            <w:pPr>
              <w:pStyle w:val="TableParagraph"/>
              <w:rPr>
                <w:rFonts w:ascii="Times New Roman"/>
                <w:sz w:val="16"/>
                <w:szCs w:val="16"/>
              </w:rPr>
            </w:pPr>
          </w:p>
        </w:tc>
        <w:tc>
          <w:tcPr>
            <w:tcW w:w="1614" w:type="dxa"/>
            <w:tcBorders>
              <w:left w:val="single" w:sz="4" w:space="0" w:color="FFFFFF"/>
            </w:tcBorders>
            <w:shd w:val="clear" w:color="auto" w:fill="BDD7EE"/>
          </w:tcPr>
          <w:p w14:paraId="08737D0B" w14:textId="77777777" w:rsidR="00E43EF1" w:rsidRPr="00D53DBE" w:rsidRDefault="000E40D2">
            <w:pPr>
              <w:pStyle w:val="TableParagraph"/>
              <w:spacing w:before="58"/>
              <w:ind w:left="33" w:right="33"/>
              <w:jc w:val="center"/>
              <w:rPr>
                <w:sz w:val="16"/>
                <w:szCs w:val="16"/>
              </w:rPr>
            </w:pPr>
            <w:r w:rsidRPr="00D53DBE">
              <w:rPr>
                <w:sz w:val="16"/>
                <w:szCs w:val="16"/>
              </w:rPr>
              <w:t>$ 1,099,953.00</w:t>
            </w:r>
          </w:p>
        </w:tc>
      </w:tr>
      <w:tr w:rsidR="00E43EF1" w14:paraId="179B71FC" w14:textId="77777777" w:rsidTr="006516B5">
        <w:trPr>
          <w:trHeight w:val="517"/>
        </w:trPr>
        <w:tc>
          <w:tcPr>
            <w:tcW w:w="800" w:type="dxa"/>
            <w:tcBorders>
              <w:bottom w:val="single" w:sz="4" w:space="0" w:color="FFFFFF"/>
              <w:right w:val="single" w:sz="4" w:space="0" w:color="FFFFFF"/>
            </w:tcBorders>
            <w:shd w:val="clear" w:color="auto" w:fill="DDEBF6"/>
          </w:tcPr>
          <w:p w14:paraId="389E57D9" w14:textId="77777777" w:rsidR="00E43EF1" w:rsidRPr="00D53DBE" w:rsidRDefault="000E40D2">
            <w:pPr>
              <w:pStyle w:val="TableParagraph"/>
              <w:spacing w:before="58"/>
              <w:jc w:val="center"/>
              <w:rPr>
                <w:b/>
                <w:sz w:val="16"/>
                <w:szCs w:val="16"/>
              </w:rPr>
            </w:pPr>
            <w:r w:rsidRPr="00D53DBE">
              <w:rPr>
                <w:b/>
                <w:sz w:val="16"/>
                <w:szCs w:val="16"/>
              </w:rPr>
              <w:t>1</w:t>
            </w:r>
          </w:p>
        </w:tc>
        <w:tc>
          <w:tcPr>
            <w:tcW w:w="1080" w:type="dxa"/>
            <w:tcBorders>
              <w:left w:val="single" w:sz="4" w:space="0" w:color="FFFFFF"/>
              <w:bottom w:val="single" w:sz="4" w:space="0" w:color="FFFFFF"/>
              <w:right w:val="single" w:sz="4" w:space="0" w:color="FFFFFF"/>
            </w:tcBorders>
            <w:shd w:val="clear" w:color="auto" w:fill="DDEBF6"/>
          </w:tcPr>
          <w:p w14:paraId="2D9CE584" w14:textId="2A57869A" w:rsidR="00E43EF1" w:rsidRPr="00D53DBE" w:rsidRDefault="000E40D2">
            <w:pPr>
              <w:pStyle w:val="TableParagraph"/>
              <w:spacing w:before="58"/>
              <w:ind w:left="120" w:right="120"/>
              <w:jc w:val="center"/>
              <w:rPr>
                <w:b/>
                <w:sz w:val="16"/>
                <w:szCs w:val="16"/>
              </w:rPr>
            </w:pPr>
            <w:r w:rsidRPr="00D53DBE">
              <w:rPr>
                <w:b/>
                <w:sz w:val="16"/>
                <w:szCs w:val="16"/>
              </w:rPr>
              <w:t xml:space="preserve">20 </w:t>
            </w:r>
          </w:p>
        </w:tc>
        <w:tc>
          <w:tcPr>
            <w:tcW w:w="2183" w:type="dxa"/>
            <w:tcBorders>
              <w:left w:val="single" w:sz="4" w:space="0" w:color="FFFFFF"/>
              <w:bottom w:val="single" w:sz="4" w:space="0" w:color="FFFFFF"/>
              <w:right w:val="single" w:sz="4" w:space="0" w:color="FFFFFF"/>
            </w:tcBorders>
            <w:shd w:val="clear" w:color="auto" w:fill="DDEBF6"/>
          </w:tcPr>
          <w:p w14:paraId="771DCFF1" w14:textId="756F9A63" w:rsidR="00E43EF1" w:rsidRPr="00D53DBE" w:rsidRDefault="000E40D2">
            <w:pPr>
              <w:pStyle w:val="TableParagraph"/>
              <w:spacing w:before="58"/>
              <w:ind w:left="117"/>
              <w:rPr>
                <w:sz w:val="16"/>
                <w:szCs w:val="16"/>
              </w:rPr>
              <w:pPrChange w:id="4369" w:author="Khamsaolee Xainhiaxang" w:date="2021-07-07T22:30:00Z">
                <w:pPr>
                  <w:pStyle w:val="TableParagraph"/>
                  <w:spacing w:before="58"/>
                  <w:ind w:left="194"/>
                </w:pPr>
              </w:pPrChange>
            </w:pPr>
            <w:r w:rsidRPr="00D53DBE">
              <w:rPr>
                <w:sz w:val="16"/>
                <w:szCs w:val="16"/>
              </w:rPr>
              <w:t>Txhua</w:t>
            </w:r>
            <w:ins w:id="4370" w:author="Khamsaolee Xainhiaxang" w:date="2021-07-07T22:29:00Z">
              <w:r w:rsidR="00FD7CFD">
                <w:rPr>
                  <w:sz w:val="16"/>
                  <w:szCs w:val="16"/>
                </w:rPr>
                <w:t xml:space="preserve"> Leej</w:t>
              </w:r>
            </w:ins>
          </w:p>
        </w:tc>
        <w:tc>
          <w:tcPr>
            <w:tcW w:w="3240" w:type="dxa"/>
            <w:tcBorders>
              <w:left w:val="single" w:sz="4" w:space="0" w:color="FFFFFF"/>
              <w:bottom w:val="single" w:sz="4" w:space="0" w:color="FFFFFF"/>
              <w:right w:val="single" w:sz="4" w:space="0" w:color="FFFFFF"/>
            </w:tcBorders>
            <w:shd w:val="clear" w:color="auto" w:fill="DDEBF6"/>
          </w:tcPr>
          <w:p w14:paraId="1472CA31" w14:textId="77777777" w:rsidR="00D518A9" w:rsidRDefault="000E40D2" w:rsidP="00572865">
            <w:pPr>
              <w:pStyle w:val="TableParagraph"/>
              <w:spacing w:before="58"/>
              <w:ind w:left="53"/>
              <w:rPr>
                <w:ins w:id="4371" w:author="Khamsaolee Xainhiaxang" w:date="2021-07-07T22:47:00Z"/>
                <w:sz w:val="16"/>
                <w:szCs w:val="16"/>
              </w:rPr>
            </w:pPr>
            <w:r w:rsidRPr="00D53DBE">
              <w:rPr>
                <w:sz w:val="16"/>
                <w:szCs w:val="16"/>
              </w:rPr>
              <w:t>Cov Neeg Ua Hauj</w:t>
            </w:r>
            <w:r w:rsidR="007A06BD" w:rsidRPr="00D53DBE">
              <w:rPr>
                <w:sz w:val="16"/>
                <w:szCs w:val="16"/>
              </w:rPr>
              <w:t xml:space="preserve"> </w:t>
            </w:r>
            <w:ins w:id="4372" w:author="Khamsaolee Xainhiaxang" w:date="2021-07-07T22:46:00Z">
              <w:r w:rsidR="00D518A9">
                <w:rPr>
                  <w:sz w:val="16"/>
                  <w:szCs w:val="16"/>
                </w:rPr>
                <w:t>L</w:t>
              </w:r>
            </w:ins>
            <w:del w:id="4373" w:author="Khamsaolee Xainhiaxang" w:date="2021-07-07T22:46:00Z">
              <w:r w:rsidRPr="00D53DBE" w:rsidDel="00D518A9">
                <w:rPr>
                  <w:sz w:val="16"/>
                  <w:szCs w:val="16"/>
                </w:rPr>
                <w:delText>l</w:delText>
              </w:r>
            </w:del>
            <w:r w:rsidRPr="00D53DBE">
              <w:rPr>
                <w:sz w:val="16"/>
                <w:szCs w:val="16"/>
              </w:rPr>
              <w:t xml:space="preserve">wm </w:t>
            </w:r>
          </w:p>
          <w:p w14:paraId="4DBF4C55" w14:textId="5D3D51AA" w:rsidR="00E43EF1" w:rsidRPr="00D53DBE" w:rsidRDefault="00D518A9" w:rsidP="003F5F9C">
            <w:pPr>
              <w:pStyle w:val="TableParagraph"/>
              <w:spacing w:before="58"/>
              <w:ind w:left="53"/>
              <w:rPr>
                <w:sz w:val="16"/>
                <w:szCs w:val="16"/>
              </w:rPr>
            </w:pPr>
            <w:ins w:id="4374" w:author="Khamsaolee Xainhiaxang" w:date="2021-07-07T22:47:00Z">
              <w:r>
                <w:rPr>
                  <w:sz w:val="16"/>
                  <w:szCs w:val="16"/>
                </w:rPr>
                <w:t>(Base Staffing)</w:t>
              </w:r>
            </w:ins>
            <w:del w:id="4375" w:author="Khamsaolee Xainhiaxang" w:date="2021-07-07T22:47:00Z">
              <w:r w:rsidR="00D53DBE" w:rsidRPr="00D53DBE" w:rsidDel="00D518A9">
                <w:rPr>
                  <w:sz w:val="16"/>
                  <w:szCs w:val="16"/>
                </w:rPr>
                <w:delText>Qib Pib</w:delText>
              </w:r>
            </w:del>
          </w:p>
        </w:tc>
        <w:tc>
          <w:tcPr>
            <w:tcW w:w="1710" w:type="dxa"/>
            <w:tcBorders>
              <w:left w:val="single" w:sz="4" w:space="0" w:color="FFFFFF"/>
              <w:bottom w:val="single" w:sz="4" w:space="0" w:color="FFFFFF"/>
              <w:right w:val="single" w:sz="4" w:space="0" w:color="FFFFFF"/>
            </w:tcBorders>
            <w:shd w:val="clear" w:color="auto" w:fill="DDEBF6"/>
          </w:tcPr>
          <w:p w14:paraId="3EE0356A" w14:textId="77777777" w:rsidR="00E43EF1" w:rsidRPr="00D53DBE" w:rsidRDefault="000E40D2">
            <w:pPr>
              <w:pStyle w:val="TableParagraph"/>
              <w:spacing w:before="58" w:line="230" w:lineRule="atLeast"/>
              <w:ind w:left="704" w:right="45" w:hanging="640"/>
              <w:rPr>
                <w:sz w:val="16"/>
                <w:szCs w:val="16"/>
              </w:rPr>
            </w:pPr>
            <w:r w:rsidRPr="00D53DBE">
              <w:rPr>
                <w:sz w:val="16"/>
                <w:szCs w:val="16"/>
              </w:rPr>
              <w:t>$ 119,489,024.0 0</w:t>
            </w:r>
          </w:p>
        </w:tc>
        <w:tc>
          <w:tcPr>
            <w:tcW w:w="1620" w:type="dxa"/>
            <w:tcBorders>
              <w:left w:val="single" w:sz="4" w:space="0" w:color="FFFFFF"/>
              <w:bottom w:val="single" w:sz="4" w:space="0" w:color="FFFFFF"/>
              <w:right w:val="single" w:sz="4" w:space="0" w:color="FFFFFF"/>
            </w:tcBorders>
            <w:shd w:val="clear" w:color="auto" w:fill="DDEBF6"/>
          </w:tcPr>
          <w:p w14:paraId="3A6E09DC" w14:textId="77777777" w:rsidR="00E43EF1" w:rsidRPr="00D53DBE" w:rsidRDefault="00E43EF1">
            <w:pPr>
              <w:pStyle w:val="TableParagraph"/>
              <w:rPr>
                <w:rFonts w:ascii="Times New Roman"/>
                <w:sz w:val="16"/>
                <w:szCs w:val="16"/>
              </w:rPr>
            </w:pPr>
          </w:p>
        </w:tc>
        <w:tc>
          <w:tcPr>
            <w:tcW w:w="1350" w:type="dxa"/>
            <w:tcBorders>
              <w:left w:val="single" w:sz="4" w:space="0" w:color="FFFFFF"/>
              <w:bottom w:val="single" w:sz="4" w:space="0" w:color="FFFFFF"/>
              <w:right w:val="single" w:sz="4" w:space="0" w:color="FFFFFF"/>
            </w:tcBorders>
            <w:shd w:val="clear" w:color="auto" w:fill="DDEBF6"/>
          </w:tcPr>
          <w:p w14:paraId="2A7D1B68" w14:textId="77777777" w:rsidR="00E43EF1" w:rsidRPr="00D53DBE" w:rsidRDefault="00E43EF1">
            <w:pPr>
              <w:pStyle w:val="TableParagraph"/>
              <w:rPr>
                <w:rFonts w:ascii="Times New Roman"/>
                <w:sz w:val="16"/>
                <w:szCs w:val="16"/>
              </w:rPr>
            </w:pPr>
          </w:p>
        </w:tc>
        <w:tc>
          <w:tcPr>
            <w:tcW w:w="1503" w:type="dxa"/>
            <w:tcBorders>
              <w:left w:val="single" w:sz="4" w:space="0" w:color="FFFFFF"/>
              <w:bottom w:val="single" w:sz="4" w:space="0" w:color="FFFFFF"/>
              <w:right w:val="single" w:sz="4" w:space="0" w:color="FFFFFF"/>
            </w:tcBorders>
            <w:shd w:val="clear" w:color="auto" w:fill="DDEBF6"/>
          </w:tcPr>
          <w:p w14:paraId="1C91407F" w14:textId="77777777" w:rsidR="00E43EF1" w:rsidRPr="00D53DBE" w:rsidRDefault="00E43EF1">
            <w:pPr>
              <w:pStyle w:val="TableParagraph"/>
              <w:rPr>
                <w:rFonts w:ascii="Times New Roman"/>
                <w:sz w:val="16"/>
                <w:szCs w:val="16"/>
              </w:rPr>
            </w:pPr>
          </w:p>
        </w:tc>
        <w:tc>
          <w:tcPr>
            <w:tcW w:w="1614" w:type="dxa"/>
            <w:tcBorders>
              <w:left w:val="single" w:sz="4" w:space="0" w:color="FFFFFF"/>
              <w:bottom w:val="single" w:sz="4" w:space="0" w:color="FFFFFF"/>
            </w:tcBorders>
            <w:shd w:val="clear" w:color="auto" w:fill="DDEBF6"/>
          </w:tcPr>
          <w:p w14:paraId="0B640834" w14:textId="77777777" w:rsidR="00E43EF1" w:rsidRPr="00D53DBE" w:rsidRDefault="000E40D2">
            <w:pPr>
              <w:pStyle w:val="TableParagraph"/>
              <w:spacing w:before="58"/>
              <w:ind w:left="33" w:right="33"/>
              <w:jc w:val="center"/>
              <w:rPr>
                <w:sz w:val="16"/>
                <w:szCs w:val="16"/>
              </w:rPr>
            </w:pPr>
            <w:r w:rsidRPr="00D53DBE">
              <w:rPr>
                <w:sz w:val="16"/>
                <w:szCs w:val="16"/>
              </w:rPr>
              <w:t>$ 119,489,024.00</w:t>
            </w:r>
          </w:p>
        </w:tc>
      </w:tr>
      <w:tr w:rsidR="00E43EF1" w14:paraId="543EEB28" w14:textId="77777777" w:rsidTr="006516B5">
        <w:trPr>
          <w:trHeight w:val="356"/>
        </w:trPr>
        <w:tc>
          <w:tcPr>
            <w:tcW w:w="800" w:type="dxa"/>
            <w:tcBorders>
              <w:top w:val="single" w:sz="4" w:space="0" w:color="FFFFFF"/>
              <w:right w:val="single" w:sz="4" w:space="0" w:color="FFFFFF"/>
            </w:tcBorders>
            <w:shd w:val="clear" w:color="auto" w:fill="BDD7EE"/>
          </w:tcPr>
          <w:p w14:paraId="417081C6" w14:textId="77777777" w:rsidR="00E43EF1" w:rsidRPr="00D53DBE" w:rsidRDefault="000E40D2">
            <w:pPr>
              <w:pStyle w:val="TableParagraph"/>
              <w:spacing w:before="58"/>
              <w:jc w:val="center"/>
              <w:rPr>
                <w:b/>
                <w:sz w:val="16"/>
                <w:szCs w:val="16"/>
              </w:rPr>
            </w:pPr>
            <w:r w:rsidRPr="00D53DBE">
              <w:rPr>
                <w:b/>
                <w:sz w:val="16"/>
                <w:szCs w:val="16"/>
              </w:rPr>
              <w:t>1</w:t>
            </w:r>
          </w:p>
        </w:tc>
        <w:tc>
          <w:tcPr>
            <w:tcW w:w="1080" w:type="dxa"/>
            <w:tcBorders>
              <w:top w:val="single" w:sz="4" w:space="0" w:color="FFFFFF"/>
              <w:left w:val="single" w:sz="4" w:space="0" w:color="FFFFFF"/>
              <w:right w:val="single" w:sz="4" w:space="0" w:color="FFFFFF"/>
            </w:tcBorders>
            <w:shd w:val="clear" w:color="auto" w:fill="BDD7EE"/>
          </w:tcPr>
          <w:p w14:paraId="142F6FBC" w14:textId="77777777" w:rsidR="00E43EF1" w:rsidRPr="00D53DBE" w:rsidRDefault="000E40D2">
            <w:pPr>
              <w:pStyle w:val="TableParagraph"/>
              <w:spacing w:before="58"/>
              <w:ind w:left="120" w:right="120"/>
              <w:jc w:val="center"/>
              <w:rPr>
                <w:b/>
                <w:sz w:val="16"/>
                <w:szCs w:val="16"/>
              </w:rPr>
            </w:pPr>
            <w:r w:rsidRPr="00D53DBE">
              <w:rPr>
                <w:b/>
                <w:sz w:val="16"/>
                <w:szCs w:val="16"/>
              </w:rPr>
              <w:t>21</w:t>
            </w:r>
          </w:p>
        </w:tc>
        <w:tc>
          <w:tcPr>
            <w:tcW w:w="2183" w:type="dxa"/>
            <w:tcBorders>
              <w:top w:val="single" w:sz="4" w:space="0" w:color="FFFFFF"/>
              <w:left w:val="single" w:sz="4" w:space="0" w:color="FFFFFF"/>
              <w:right w:val="single" w:sz="4" w:space="0" w:color="FFFFFF"/>
            </w:tcBorders>
            <w:shd w:val="clear" w:color="auto" w:fill="BDD7EE"/>
          </w:tcPr>
          <w:p w14:paraId="7ADE3ADD" w14:textId="50EC22BA" w:rsidR="00E43EF1" w:rsidRPr="00D53DBE" w:rsidRDefault="000E40D2">
            <w:pPr>
              <w:pStyle w:val="TableParagraph"/>
              <w:spacing w:before="58"/>
              <w:ind w:left="117"/>
              <w:rPr>
                <w:sz w:val="16"/>
                <w:szCs w:val="16"/>
              </w:rPr>
              <w:pPrChange w:id="4376" w:author="Khamsaolee Xainhiaxang" w:date="2021-07-07T22:30:00Z">
                <w:pPr>
                  <w:pStyle w:val="TableParagraph"/>
                  <w:spacing w:before="58"/>
                  <w:ind w:left="194"/>
                </w:pPr>
              </w:pPrChange>
            </w:pPr>
            <w:r w:rsidRPr="00D53DBE">
              <w:rPr>
                <w:sz w:val="16"/>
                <w:szCs w:val="16"/>
              </w:rPr>
              <w:t>Txhua</w:t>
            </w:r>
            <w:ins w:id="4377" w:author="Khamsaolee Xainhiaxang" w:date="2021-07-07T22:30:00Z">
              <w:r w:rsidR="00FD7CFD">
                <w:rPr>
                  <w:sz w:val="16"/>
                  <w:szCs w:val="16"/>
                </w:rPr>
                <w:t xml:space="preserve"> Leej</w:t>
              </w:r>
            </w:ins>
          </w:p>
        </w:tc>
        <w:tc>
          <w:tcPr>
            <w:tcW w:w="3240" w:type="dxa"/>
            <w:tcBorders>
              <w:top w:val="single" w:sz="4" w:space="0" w:color="FFFFFF"/>
              <w:left w:val="single" w:sz="4" w:space="0" w:color="FFFFFF"/>
              <w:right w:val="single" w:sz="4" w:space="0" w:color="FFFFFF"/>
            </w:tcBorders>
            <w:shd w:val="clear" w:color="auto" w:fill="BDD7EE"/>
          </w:tcPr>
          <w:p w14:paraId="3A8519A3" w14:textId="77777777" w:rsidR="00E43EF1" w:rsidRPr="00D53DBE" w:rsidRDefault="000E40D2">
            <w:pPr>
              <w:pStyle w:val="TableParagraph"/>
              <w:spacing w:before="58"/>
              <w:ind w:left="53"/>
              <w:rPr>
                <w:sz w:val="16"/>
                <w:szCs w:val="16"/>
              </w:rPr>
            </w:pPr>
            <w:r w:rsidRPr="00D53DBE">
              <w:rPr>
                <w:sz w:val="16"/>
                <w:szCs w:val="16"/>
              </w:rPr>
              <w:t>Kev Kawm Tshwj Xeeb</w:t>
            </w:r>
          </w:p>
        </w:tc>
        <w:tc>
          <w:tcPr>
            <w:tcW w:w="1710" w:type="dxa"/>
            <w:tcBorders>
              <w:top w:val="single" w:sz="4" w:space="0" w:color="FFFFFF"/>
              <w:left w:val="single" w:sz="4" w:space="0" w:color="FFFFFF"/>
              <w:right w:val="single" w:sz="4" w:space="0" w:color="FFFFFF"/>
            </w:tcBorders>
            <w:shd w:val="clear" w:color="auto" w:fill="BDD7EE"/>
          </w:tcPr>
          <w:p w14:paraId="1F3544AE" w14:textId="77777777" w:rsidR="00E43EF1" w:rsidRPr="00D53DBE" w:rsidRDefault="000E40D2">
            <w:pPr>
              <w:pStyle w:val="TableParagraph"/>
              <w:spacing w:before="58"/>
              <w:ind w:left="44" w:right="44"/>
              <w:jc w:val="center"/>
              <w:rPr>
                <w:sz w:val="16"/>
                <w:szCs w:val="16"/>
              </w:rPr>
            </w:pPr>
            <w:r w:rsidRPr="00D53DBE">
              <w:rPr>
                <w:sz w:val="16"/>
                <w:szCs w:val="16"/>
              </w:rPr>
              <w:t>$ 31,918,048.00</w:t>
            </w:r>
          </w:p>
        </w:tc>
        <w:tc>
          <w:tcPr>
            <w:tcW w:w="1620" w:type="dxa"/>
            <w:tcBorders>
              <w:top w:val="single" w:sz="4" w:space="0" w:color="FFFFFF"/>
              <w:left w:val="single" w:sz="4" w:space="0" w:color="FFFFFF"/>
              <w:right w:val="single" w:sz="4" w:space="0" w:color="FFFFFF"/>
            </w:tcBorders>
            <w:shd w:val="clear" w:color="auto" w:fill="BDD7EE"/>
          </w:tcPr>
          <w:p w14:paraId="59987F1B" w14:textId="77777777" w:rsidR="00E43EF1" w:rsidRPr="00D53DBE" w:rsidRDefault="000E40D2">
            <w:pPr>
              <w:pStyle w:val="TableParagraph"/>
              <w:spacing w:before="58"/>
              <w:ind w:left="53" w:right="53"/>
              <w:jc w:val="center"/>
              <w:rPr>
                <w:sz w:val="16"/>
                <w:szCs w:val="16"/>
              </w:rPr>
            </w:pPr>
            <w:r w:rsidRPr="00D53DBE">
              <w:rPr>
                <w:sz w:val="16"/>
                <w:szCs w:val="16"/>
              </w:rPr>
              <w:t>$ 21,780,385.00</w:t>
            </w:r>
          </w:p>
        </w:tc>
        <w:tc>
          <w:tcPr>
            <w:tcW w:w="1350" w:type="dxa"/>
            <w:tcBorders>
              <w:top w:val="single" w:sz="4" w:space="0" w:color="FFFFFF"/>
              <w:left w:val="single" w:sz="4" w:space="0" w:color="FFFFFF"/>
              <w:right w:val="single" w:sz="4" w:space="0" w:color="FFFFFF"/>
            </w:tcBorders>
            <w:shd w:val="clear" w:color="auto" w:fill="BDD7EE"/>
          </w:tcPr>
          <w:p w14:paraId="4A511BFB" w14:textId="77777777" w:rsidR="00E43EF1" w:rsidRPr="00D53DBE" w:rsidRDefault="00E43EF1">
            <w:pPr>
              <w:pStyle w:val="TableParagraph"/>
              <w:rPr>
                <w:rFonts w:ascii="Times New Roman"/>
                <w:sz w:val="16"/>
                <w:szCs w:val="16"/>
              </w:rPr>
            </w:pPr>
          </w:p>
        </w:tc>
        <w:tc>
          <w:tcPr>
            <w:tcW w:w="1503" w:type="dxa"/>
            <w:tcBorders>
              <w:top w:val="single" w:sz="4" w:space="0" w:color="FFFFFF"/>
              <w:left w:val="single" w:sz="4" w:space="0" w:color="FFFFFF"/>
              <w:right w:val="single" w:sz="4" w:space="0" w:color="FFFFFF"/>
            </w:tcBorders>
            <w:shd w:val="clear" w:color="auto" w:fill="BDD7EE"/>
          </w:tcPr>
          <w:p w14:paraId="24AB389D" w14:textId="77777777" w:rsidR="00E43EF1" w:rsidRPr="00D53DBE" w:rsidRDefault="000E40D2">
            <w:pPr>
              <w:pStyle w:val="TableParagraph"/>
              <w:spacing w:before="58"/>
              <w:ind w:left="33" w:right="33"/>
              <w:jc w:val="center"/>
              <w:rPr>
                <w:sz w:val="16"/>
                <w:szCs w:val="16"/>
              </w:rPr>
            </w:pPr>
            <w:r w:rsidRPr="00D53DBE">
              <w:rPr>
                <w:sz w:val="16"/>
                <w:szCs w:val="16"/>
              </w:rPr>
              <w:t>$ 6,879,782.00</w:t>
            </w:r>
          </w:p>
        </w:tc>
        <w:tc>
          <w:tcPr>
            <w:tcW w:w="1614" w:type="dxa"/>
            <w:tcBorders>
              <w:top w:val="single" w:sz="4" w:space="0" w:color="FFFFFF"/>
              <w:left w:val="single" w:sz="4" w:space="0" w:color="FFFFFF"/>
            </w:tcBorders>
            <w:shd w:val="clear" w:color="auto" w:fill="BDD7EE"/>
          </w:tcPr>
          <w:p w14:paraId="57A79D00" w14:textId="77777777" w:rsidR="00E43EF1" w:rsidRPr="00D53DBE" w:rsidRDefault="000E40D2">
            <w:pPr>
              <w:pStyle w:val="TableParagraph"/>
              <w:spacing w:before="58"/>
              <w:ind w:left="33" w:right="33"/>
              <w:jc w:val="center"/>
              <w:rPr>
                <w:sz w:val="16"/>
                <w:szCs w:val="16"/>
              </w:rPr>
            </w:pPr>
            <w:r w:rsidRPr="00D53DBE">
              <w:rPr>
                <w:sz w:val="16"/>
                <w:szCs w:val="16"/>
              </w:rPr>
              <w:t>$ 60,578,215.00</w:t>
            </w:r>
          </w:p>
        </w:tc>
      </w:tr>
      <w:tr w:rsidR="00E43EF1" w14:paraId="70302FF3" w14:textId="77777777" w:rsidTr="006516B5">
        <w:trPr>
          <w:trHeight w:val="932"/>
        </w:trPr>
        <w:tc>
          <w:tcPr>
            <w:tcW w:w="800" w:type="dxa"/>
            <w:tcBorders>
              <w:right w:val="single" w:sz="4" w:space="0" w:color="FFFFFF"/>
            </w:tcBorders>
            <w:shd w:val="clear" w:color="auto" w:fill="DDEBF6"/>
          </w:tcPr>
          <w:p w14:paraId="0CD0356D" w14:textId="77777777" w:rsidR="00E43EF1" w:rsidRPr="00D53DBE" w:rsidRDefault="000E40D2">
            <w:pPr>
              <w:pStyle w:val="TableParagraph"/>
              <w:spacing w:before="58"/>
              <w:jc w:val="center"/>
              <w:rPr>
                <w:b/>
                <w:sz w:val="16"/>
                <w:szCs w:val="16"/>
              </w:rPr>
            </w:pPr>
            <w:r w:rsidRPr="00D53DBE">
              <w:rPr>
                <w:b/>
                <w:sz w:val="16"/>
                <w:szCs w:val="16"/>
              </w:rPr>
              <w:t>1</w:t>
            </w:r>
          </w:p>
        </w:tc>
        <w:tc>
          <w:tcPr>
            <w:tcW w:w="1080" w:type="dxa"/>
            <w:tcBorders>
              <w:left w:val="single" w:sz="4" w:space="0" w:color="FFFFFF"/>
              <w:right w:val="single" w:sz="4" w:space="0" w:color="FFFFFF"/>
            </w:tcBorders>
            <w:shd w:val="clear" w:color="auto" w:fill="DDEBF6"/>
          </w:tcPr>
          <w:p w14:paraId="2A9E4C8C" w14:textId="77777777" w:rsidR="00E43EF1" w:rsidRPr="00D53DBE" w:rsidRDefault="000E40D2">
            <w:pPr>
              <w:pStyle w:val="TableParagraph"/>
              <w:spacing w:before="58"/>
              <w:ind w:left="120" w:right="120"/>
              <w:jc w:val="center"/>
              <w:rPr>
                <w:b/>
                <w:sz w:val="16"/>
                <w:szCs w:val="16"/>
              </w:rPr>
            </w:pPr>
            <w:r w:rsidRPr="00D53DBE">
              <w:rPr>
                <w:b/>
                <w:sz w:val="16"/>
                <w:szCs w:val="16"/>
              </w:rPr>
              <w:t>22</w:t>
            </w:r>
          </w:p>
        </w:tc>
        <w:tc>
          <w:tcPr>
            <w:tcW w:w="2183" w:type="dxa"/>
            <w:tcBorders>
              <w:left w:val="single" w:sz="4" w:space="0" w:color="FFFFFF"/>
              <w:right w:val="single" w:sz="4" w:space="0" w:color="FFFFFF"/>
            </w:tcBorders>
            <w:shd w:val="clear" w:color="auto" w:fill="DDEBF6"/>
          </w:tcPr>
          <w:p w14:paraId="66805B7E" w14:textId="77777777" w:rsidR="00FF4EC7" w:rsidRDefault="003B759F">
            <w:pPr>
              <w:pStyle w:val="TableParagraph"/>
              <w:spacing w:before="8" w:line="280" w:lineRule="atLeast"/>
              <w:ind w:left="117" w:right="174"/>
              <w:rPr>
                <w:ins w:id="4378" w:author="Khamsaolee Xainhiaxang" w:date="2021-07-07T22:30:00Z"/>
                <w:sz w:val="16"/>
                <w:szCs w:val="16"/>
              </w:rPr>
              <w:pPrChange w:id="4379" w:author="Khamsaolee Xainhiaxang" w:date="2021-07-07T22:30:00Z">
                <w:pPr>
                  <w:pStyle w:val="TableParagraph"/>
                  <w:spacing w:before="8" w:line="280" w:lineRule="atLeast"/>
                  <w:ind w:left="194" w:right="174"/>
                </w:pPr>
              </w:pPrChange>
            </w:pPr>
            <w:r w:rsidRPr="00D53DBE">
              <w:rPr>
                <w:sz w:val="16"/>
                <w:szCs w:val="16"/>
              </w:rPr>
              <w:t xml:space="preserve">Cov Kawm Lus Askiv </w:t>
            </w:r>
          </w:p>
          <w:p w14:paraId="15EB684F" w14:textId="65B82A6C" w:rsidR="00E43EF1" w:rsidRPr="00D53DBE" w:rsidRDefault="003B759F">
            <w:pPr>
              <w:pStyle w:val="TableParagraph"/>
              <w:spacing w:before="8" w:line="280" w:lineRule="atLeast"/>
              <w:ind w:left="117" w:right="174"/>
              <w:rPr>
                <w:sz w:val="16"/>
                <w:szCs w:val="16"/>
              </w:rPr>
              <w:pPrChange w:id="4380" w:author="Khamsaolee Xainhiaxang" w:date="2021-07-07T22:30:00Z">
                <w:pPr>
                  <w:pStyle w:val="TableParagraph"/>
                  <w:spacing w:before="8" w:line="280" w:lineRule="atLeast"/>
                  <w:ind w:left="194" w:right="174"/>
                </w:pPr>
              </w:pPrChange>
            </w:pPr>
            <w:r w:rsidRPr="00D53DBE">
              <w:rPr>
                <w:sz w:val="16"/>
                <w:szCs w:val="16"/>
              </w:rPr>
              <w:t xml:space="preserve">Cov Hlua Uas Coj Los Tu Cov </w:t>
            </w:r>
            <w:del w:id="4381" w:author="Khamsaolee Xainhiaxang" w:date="2021-07-08T21:45:00Z">
              <w:r w:rsidRPr="00D53DBE" w:rsidDel="00DE6083">
                <w:rPr>
                  <w:sz w:val="16"/>
                  <w:szCs w:val="16"/>
                </w:rPr>
                <w:delText>Tau Nyiaj Tsawg</w:delText>
              </w:r>
            </w:del>
            <w:ins w:id="4382" w:author="Khamsaolee Xainhiaxang" w:date="2021-07-08T21:45:00Z">
              <w:r w:rsidR="00DE6083">
                <w:rPr>
                  <w:sz w:val="16"/>
                  <w:szCs w:val="16"/>
                </w:rPr>
                <w:t>Neeg Txom Nyem</w:t>
              </w:r>
            </w:ins>
          </w:p>
        </w:tc>
        <w:tc>
          <w:tcPr>
            <w:tcW w:w="3240" w:type="dxa"/>
            <w:tcBorders>
              <w:left w:val="single" w:sz="4" w:space="0" w:color="FFFFFF"/>
              <w:right w:val="single" w:sz="4" w:space="0" w:color="FFFFFF"/>
            </w:tcBorders>
            <w:shd w:val="clear" w:color="auto" w:fill="DDEBF6"/>
          </w:tcPr>
          <w:p w14:paraId="2621C299" w14:textId="77777777" w:rsidR="00E43EF1" w:rsidRDefault="000E40D2" w:rsidP="00572865">
            <w:pPr>
              <w:pStyle w:val="TableParagraph"/>
              <w:spacing w:before="58"/>
              <w:ind w:left="53" w:right="410"/>
              <w:rPr>
                <w:ins w:id="4383" w:author="Khamsaolee Xainhiaxang" w:date="2021-07-07T22:49:00Z"/>
                <w:sz w:val="16"/>
                <w:szCs w:val="16"/>
              </w:rPr>
            </w:pPr>
            <w:del w:id="4384" w:author="Khamsaolee Xainhiaxang" w:date="2021-07-07T22:48:00Z">
              <w:r w:rsidRPr="00D53DBE" w:rsidDel="008D74E0">
                <w:rPr>
                  <w:sz w:val="16"/>
                  <w:szCs w:val="16"/>
                </w:rPr>
                <w:delText xml:space="preserve">Kev </w:delText>
              </w:r>
            </w:del>
            <w:r w:rsidRPr="00D53DBE">
              <w:rPr>
                <w:sz w:val="16"/>
                <w:szCs w:val="16"/>
              </w:rPr>
              <w:t xml:space="preserve">Pab </w:t>
            </w:r>
            <w:ins w:id="4385" w:author="Khamsaolee Xainhiaxang" w:date="2021-07-07T22:48:00Z">
              <w:r w:rsidR="008D74E0">
                <w:rPr>
                  <w:sz w:val="16"/>
                  <w:szCs w:val="16"/>
                </w:rPr>
                <w:t>Pawg Pab Kev Coj</w:t>
              </w:r>
            </w:ins>
            <w:del w:id="4386" w:author="Khamsaolee Xainhiaxang" w:date="2021-07-07T22:48:00Z">
              <w:r w:rsidRPr="00D53DBE" w:rsidDel="008D74E0">
                <w:rPr>
                  <w:sz w:val="16"/>
                  <w:szCs w:val="16"/>
                </w:rPr>
                <w:delText>Txhawb Kom Muaj Kev Tiv Thaiv</w:delText>
              </w:r>
            </w:del>
            <w:r w:rsidR="00D53DBE" w:rsidRPr="00D53DBE">
              <w:rPr>
                <w:sz w:val="16"/>
                <w:szCs w:val="16"/>
              </w:rPr>
              <w:t xml:space="preserve"> Tus</w:t>
            </w:r>
            <w:r w:rsidRPr="00D53DBE">
              <w:rPr>
                <w:sz w:val="16"/>
                <w:szCs w:val="16"/>
              </w:rPr>
              <w:t xml:space="preserve"> Cwj Pwm</w:t>
            </w:r>
          </w:p>
          <w:p w14:paraId="11FC1491" w14:textId="77777777" w:rsidR="008D74E0" w:rsidRPr="008D74E0" w:rsidRDefault="008D74E0" w:rsidP="008D74E0">
            <w:pPr>
              <w:pStyle w:val="TableParagraph"/>
              <w:spacing w:before="58"/>
              <w:ind w:left="53" w:right="410"/>
              <w:rPr>
                <w:ins w:id="4387" w:author="Khamsaolee Xainhiaxang" w:date="2021-07-07T22:49:00Z"/>
                <w:sz w:val="16"/>
                <w:szCs w:val="16"/>
              </w:rPr>
            </w:pPr>
            <w:ins w:id="4388" w:author="Khamsaolee Xainhiaxang" w:date="2021-07-07T22:49:00Z">
              <w:r>
                <w:rPr>
                  <w:sz w:val="16"/>
                  <w:szCs w:val="16"/>
                </w:rPr>
                <w:t>(</w:t>
              </w:r>
              <w:r w:rsidRPr="008D74E0">
                <w:rPr>
                  <w:sz w:val="16"/>
                  <w:szCs w:val="16"/>
                </w:rPr>
                <w:t>Intensive Intervention Behavior</w:t>
              </w:r>
            </w:ins>
          </w:p>
          <w:p w14:paraId="030D6330" w14:textId="106DBA3A" w:rsidR="008D74E0" w:rsidRPr="00D53DBE" w:rsidRDefault="008D74E0" w:rsidP="00572865">
            <w:pPr>
              <w:pStyle w:val="TableParagraph"/>
              <w:spacing w:before="58"/>
              <w:ind w:left="53" w:right="410"/>
              <w:rPr>
                <w:sz w:val="16"/>
                <w:szCs w:val="16"/>
              </w:rPr>
            </w:pPr>
            <w:ins w:id="4389" w:author="Khamsaolee Xainhiaxang" w:date="2021-07-07T22:49:00Z">
              <w:r w:rsidRPr="008D74E0">
                <w:rPr>
                  <w:sz w:val="16"/>
                  <w:szCs w:val="16"/>
                </w:rPr>
                <w:t>Support Team</w:t>
              </w:r>
              <w:r>
                <w:rPr>
                  <w:sz w:val="16"/>
                  <w:szCs w:val="16"/>
                </w:rPr>
                <w:t>)</w:t>
              </w:r>
            </w:ins>
          </w:p>
        </w:tc>
        <w:tc>
          <w:tcPr>
            <w:tcW w:w="1710" w:type="dxa"/>
            <w:tcBorders>
              <w:left w:val="single" w:sz="4" w:space="0" w:color="FFFFFF"/>
              <w:right w:val="single" w:sz="4" w:space="0" w:color="FFFFFF"/>
            </w:tcBorders>
            <w:shd w:val="clear" w:color="auto" w:fill="DDEBF6"/>
          </w:tcPr>
          <w:p w14:paraId="33A2DCAA" w14:textId="77777777" w:rsidR="00E43EF1" w:rsidRPr="00D53DBE" w:rsidRDefault="000E40D2">
            <w:pPr>
              <w:pStyle w:val="TableParagraph"/>
              <w:spacing w:before="58"/>
              <w:ind w:left="44" w:right="44"/>
              <w:jc w:val="center"/>
              <w:rPr>
                <w:sz w:val="16"/>
                <w:szCs w:val="16"/>
              </w:rPr>
            </w:pPr>
            <w:r w:rsidRPr="00D53DBE">
              <w:rPr>
                <w:sz w:val="16"/>
                <w:szCs w:val="16"/>
              </w:rPr>
              <w:t>$ 707,150.00</w:t>
            </w:r>
          </w:p>
        </w:tc>
        <w:tc>
          <w:tcPr>
            <w:tcW w:w="1620" w:type="dxa"/>
            <w:tcBorders>
              <w:left w:val="single" w:sz="4" w:space="0" w:color="FFFFFF"/>
              <w:right w:val="single" w:sz="4" w:space="0" w:color="FFFFFF"/>
            </w:tcBorders>
            <w:shd w:val="clear" w:color="auto" w:fill="DDEBF6"/>
          </w:tcPr>
          <w:p w14:paraId="09F83064" w14:textId="77777777" w:rsidR="00E43EF1" w:rsidRPr="00D53DBE" w:rsidRDefault="00E43EF1">
            <w:pPr>
              <w:pStyle w:val="TableParagraph"/>
              <w:rPr>
                <w:rFonts w:ascii="Times New Roman"/>
                <w:sz w:val="16"/>
                <w:szCs w:val="16"/>
              </w:rPr>
            </w:pPr>
          </w:p>
        </w:tc>
        <w:tc>
          <w:tcPr>
            <w:tcW w:w="1350" w:type="dxa"/>
            <w:tcBorders>
              <w:left w:val="single" w:sz="4" w:space="0" w:color="FFFFFF"/>
              <w:right w:val="single" w:sz="4" w:space="0" w:color="FFFFFF"/>
            </w:tcBorders>
            <w:shd w:val="clear" w:color="auto" w:fill="DDEBF6"/>
          </w:tcPr>
          <w:p w14:paraId="11653383" w14:textId="77777777" w:rsidR="00E43EF1" w:rsidRPr="00D53DBE"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DDEBF6"/>
          </w:tcPr>
          <w:p w14:paraId="7275F17E" w14:textId="77777777" w:rsidR="00E43EF1" w:rsidRPr="00D53DBE" w:rsidRDefault="00E43EF1">
            <w:pPr>
              <w:pStyle w:val="TableParagraph"/>
              <w:rPr>
                <w:rFonts w:ascii="Times New Roman"/>
                <w:sz w:val="16"/>
                <w:szCs w:val="16"/>
              </w:rPr>
            </w:pPr>
          </w:p>
        </w:tc>
        <w:tc>
          <w:tcPr>
            <w:tcW w:w="1614" w:type="dxa"/>
            <w:tcBorders>
              <w:left w:val="single" w:sz="4" w:space="0" w:color="FFFFFF"/>
            </w:tcBorders>
            <w:shd w:val="clear" w:color="auto" w:fill="DDEBF6"/>
          </w:tcPr>
          <w:p w14:paraId="31BE64DD" w14:textId="77777777" w:rsidR="00E43EF1" w:rsidRPr="00D53DBE" w:rsidRDefault="000E40D2">
            <w:pPr>
              <w:pStyle w:val="TableParagraph"/>
              <w:spacing w:before="58"/>
              <w:ind w:left="33" w:right="33"/>
              <w:jc w:val="center"/>
              <w:rPr>
                <w:sz w:val="16"/>
                <w:szCs w:val="16"/>
              </w:rPr>
            </w:pPr>
            <w:r w:rsidRPr="00D53DBE">
              <w:rPr>
                <w:sz w:val="16"/>
                <w:szCs w:val="16"/>
              </w:rPr>
              <w:t>$ 707,150.00</w:t>
            </w:r>
          </w:p>
        </w:tc>
      </w:tr>
      <w:tr w:rsidR="00E43EF1" w14:paraId="6906D51E" w14:textId="77777777" w:rsidTr="006516B5">
        <w:trPr>
          <w:trHeight w:val="921"/>
        </w:trPr>
        <w:tc>
          <w:tcPr>
            <w:tcW w:w="800" w:type="dxa"/>
            <w:tcBorders>
              <w:right w:val="single" w:sz="4" w:space="0" w:color="FFFFFF"/>
            </w:tcBorders>
            <w:shd w:val="clear" w:color="auto" w:fill="BDD7EE"/>
          </w:tcPr>
          <w:p w14:paraId="03AC69ED" w14:textId="77777777" w:rsidR="00E43EF1" w:rsidRPr="00D53DBE" w:rsidRDefault="000E40D2">
            <w:pPr>
              <w:pStyle w:val="TableParagraph"/>
              <w:spacing w:before="58"/>
              <w:jc w:val="center"/>
              <w:rPr>
                <w:b/>
                <w:sz w:val="16"/>
                <w:szCs w:val="16"/>
              </w:rPr>
            </w:pPr>
            <w:r w:rsidRPr="00D53DBE">
              <w:rPr>
                <w:b/>
                <w:sz w:val="16"/>
                <w:szCs w:val="16"/>
              </w:rPr>
              <w:t>1</w:t>
            </w:r>
          </w:p>
        </w:tc>
        <w:tc>
          <w:tcPr>
            <w:tcW w:w="1080" w:type="dxa"/>
            <w:tcBorders>
              <w:left w:val="single" w:sz="4" w:space="0" w:color="FFFFFF"/>
              <w:right w:val="single" w:sz="4" w:space="0" w:color="FFFFFF"/>
            </w:tcBorders>
            <w:shd w:val="clear" w:color="auto" w:fill="BDD7EE"/>
          </w:tcPr>
          <w:p w14:paraId="08686B43" w14:textId="77777777" w:rsidR="00E43EF1" w:rsidRPr="00D53DBE" w:rsidRDefault="000E40D2">
            <w:pPr>
              <w:pStyle w:val="TableParagraph"/>
              <w:spacing w:before="58"/>
              <w:ind w:left="120" w:right="120"/>
              <w:jc w:val="center"/>
              <w:rPr>
                <w:b/>
                <w:sz w:val="16"/>
                <w:szCs w:val="16"/>
              </w:rPr>
            </w:pPr>
            <w:r w:rsidRPr="00D53DBE">
              <w:rPr>
                <w:b/>
                <w:sz w:val="16"/>
                <w:szCs w:val="16"/>
              </w:rPr>
              <w:t>23</w:t>
            </w:r>
          </w:p>
        </w:tc>
        <w:tc>
          <w:tcPr>
            <w:tcW w:w="2183" w:type="dxa"/>
            <w:tcBorders>
              <w:left w:val="single" w:sz="4" w:space="0" w:color="FFFFFF"/>
              <w:right w:val="single" w:sz="4" w:space="0" w:color="FFFFFF"/>
            </w:tcBorders>
            <w:shd w:val="clear" w:color="auto" w:fill="BDD7EE"/>
          </w:tcPr>
          <w:p w14:paraId="33507278" w14:textId="77777777" w:rsidR="00FF4EC7" w:rsidRDefault="002E5961">
            <w:pPr>
              <w:pStyle w:val="TableParagraph"/>
              <w:spacing w:before="8" w:line="280" w:lineRule="atLeast"/>
              <w:ind w:left="117" w:right="174"/>
              <w:rPr>
                <w:ins w:id="4390" w:author="Khamsaolee Xainhiaxang" w:date="2021-07-07T22:30:00Z"/>
                <w:sz w:val="16"/>
                <w:szCs w:val="16"/>
              </w:rPr>
              <w:pPrChange w:id="4391" w:author="Khamsaolee Xainhiaxang" w:date="2021-07-07T22:30:00Z">
                <w:pPr>
                  <w:pStyle w:val="TableParagraph"/>
                  <w:spacing w:before="8" w:line="280" w:lineRule="atLeast"/>
                  <w:ind w:left="194" w:right="174"/>
                </w:pPr>
              </w:pPrChange>
            </w:pPr>
            <w:r w:rsidRPr="00D53DBE">
              <w:rPr>
                <w:sz w:val="16"/>
                <w:szCs w:val="16"/>
              </w:rPr>
              <w:t xml:space="preserve">Cov Kawm Lus Askiv </w:t>
            </w:r>
          </w:p>
          <w:p w14:paraId="28E7ABBA" w14:textId="4A64DAE6" w:rsidR="00E43EF1" w:rsidRPr="00D53DBE" w:rsidRDefault="002E5961">
            <w:pPr>
              <w:pStyle w:val="TableParagraph"/>
              <w:spacing w:before="8" w:line="280" w:lineRule="atLeast"/>
              <w:ind w:left="117" w:right="174"/>
              <w:rPr>
                <w:sz w:val="16"/>
                <w:szCs w:val="16"/>
              </w:rPr>
              <w:pPrChange w:id="4392" w:author="Khamsaolee Xainhiaxang" w:date="2021-07-07T22:30:00Z">
                <w:pPr>
                  <w:pStyle w:val="TableParagraph"/>
                  <w:spacing w:before="8" w:line="280" w:lineRule="atLeast"/>
                  <w:ind w:left="194" w:right="174"/>
                </w:pPr>
              </w:pPrChange>
            </w:pPr>
            <w:r w:rsidRPr="00D53DBE">
              <w:rPr>
                <w:sz w:val="16"/>
                <w:szCs w:val="16"/>
              </w:rPr>
              <w:t xml:space="preserve">Cov Hlua Uas Coj Los Tu Cov </w:t>
            </w:r>
            <w:del w:id="4393" w:author="Khamsaolee Xainhiaxang" w:date="2021-07-08T21:45:00Z">
              <w:r w:rsidRPr="00D53DBE" w:rsidDel="00DE6083">
                <w:rPr>
                  <w:sz w:val="16"/>
                  <w:szCs w:val="16"/>
                </w:rPr>
                <w:delText>Tau Nyiaj Tsawg</w:delText>
              </w:r>
            </w:del>
            <w:ins w:id="4394" w:author="Khamsaolee Xainhiaxang" w:date="2021-07-08T21:45:00Z">
              <w:r w:rsidR="00DE6083">
                <w:rPr>
                  <w:sz w:val="16"/>
                  <w:szCs w:val="16"/>
                </w:rPr>
                <w:t>Neeg Txom Nyem</w:t>
              </w:r>
            </w:ins>
          </w:p>
        </w:tc>
        <w:tc>
          <w:tcPr>
            <w:tcW w:w="3240" w:type="dxa"/>
            <w:tcBorders>
              <w:left w:val="single" w:sz="4" w:space="0" w:color="FFFFFF"/>
              <w:right w:val="single" w:sz="4" w:space="0" w:color="FFFFFF"/>
            </w:tcBorders>
            <w:shd w:val="clear" w:color="auto" w:fill="BDD7EE"/>
          </w:tcPr>
          <w:p w14:paraId="285CA6DE" w14:textId="77777777" w:rsidR="00E43EF1" w:rsidRDefault="000E40D2">
            <w:pPr>
              <w:pStyle w:val="TableParagraph"/>
              <w:spacing w:before="58"/>
              <w:ind w:left="53"/>
              <w:rPr>
                <w:ins w:id="4395" w:author="Khamsaolee Xainhiaxang" w:date="2021-07-07T22:49:00Z"/>
                <w:sz w:val="16"/>
                <w:szCs w:val="16"/>
              </w:rPr>
            </w:pPr>
            <w:r w:rsidRPr="00D53DBE">
              <w:rPr>
                <w:sz w:val="16"/>
                <w:szCs w:val="16"/>
              </w:rPr>
              <w:t xml:space="preserve">Cov </w:t>
            </w:r>
            <w:ins w:id="4396" w:author="Khamsaolee Xainhiaxang" w:date="2021-07-07T22:49:00Z">
              <w:r w:rsidR="00FD69F7">
                <w:rPr>
                  <w:sz w:val="16"/>
                  <w:szCs w:val="16"/>
                </w:rPr>
                <w:t>S</w:t>
              </w:r>
            </w:ins>
            <w:del w:id="4397" w:author="Khamsaolee Xainhiaxang" w:date="2021-07-07T22:49:00Z">
              <w:r w:rsidRPr="00D53DBE" w:rsidDel="00FD69F7">
                <w:rPr>
                  <w:sz w:val="16"/>
                  <w:szCs w:val="16"/>
                </w:rPr>
                <w:delText>s</w:delText>
              </w:r>
            </w:del>
            <w:r w:rsidRPr="00D53DBE">
              <w:rPr>
                <w:sz w:val="16"/>
                <w:szCs w:val="16"/>
              </w:rPr>
              <w:t xml:space="preserve">aib </w:t>
            </w:r>
            <w:ins w:id="4398" w:author="Khamsaolee Xainhiaxang" w:date="2021-07-07T22:49:00Z">
              <w:r w:rsidR="00FD69F7">
                <w:rPr>
                  <w:sz w:val="16"/>
                  <w:szCs w:val="16"/>
                </w:rPr>
                <w:t>X</w:t>
              </w:r>
            </w:ins>
            <w:del w:id="4399" w:author="Khamsaolee Xainhiaxang" w:date="2021-07-07T22:49:00Z">
              <w:r w:rsidRPr="00D53DBE" w:rsidDel="00FD69F7">
                <w:rPr>
                  <w:sz w:val="16"/>
                  <w:szCs w:val="16"/>
                </w:rPr>
                <w:delText>x</w:delText>
              </w:r>
            </w:del>
            <w:r w:rsidRPr="00D53DBE">
              <w:rPr>
                <w:sz w:val="16"/>
                <w:szCs w:val="16"/>
              </w:rPr>
              <w:t xml:space="preserve">yuas </w:t>
            </w:r>
            <w:ins w:id="4400" w:author="Khamsaolee Xainhiaxang" w:date="2021-07-07T22:49:00Z">
              <w:r w:rsidR="00FD69F7">
                <w:rPr>
                  <w:sz w:val="16"/>
                  <w:szCs w:val="16"/>
                </w:rPr>
                <w:t>K</w:t>
              </w:r>
            </w:ins>
            <w:del w:id="4401" w:author="Khamsaolee Xainhiaxang" w:date="2021-07-07T22:49:00Z">
              <w:r w:rsidRPr="00D53DBE" w:rsidDel="00FD69F7">
                <w:rPr>
                  <w:sz w:val="16"/>
                  <w:szCs w:val="16"/>
                </w:rPr>
                <w:delText>k</w:delText>
              </w:r>
            </w:del>
            <w:r w:rsidRPr="00D53DBE">
              <w:rPr>
                <w:sz w:val="16"/>
                <w:szCs w:val="16"/>
              </w:rPr>
              <w:t xml:space="preserve">ev </w:t>
            </w:r>
            <w:ins w:id="4402" w:author="Khamsaolee Xainhiaxang" w:date="2021-07-07T22:49:00Z">
              <w:r w:rsidR="00FD69F7">
                <w:rPr>
                  <w:sz w:val="16"/>
                  <w:szCs w:val="16"/>
                </w:rPr>
                <w:t>K</w:t>
              </w:r>
            </w:ins>
            <w:del w:id="4403" w:author="Khamsaolee Xainhiaxang" w:date="2021-07-07T22:49:00Z">
              <w:r w:rsidRPr="00D53DBE" w:rsidDel="00FD69F7">
                <w:rPr>
                  <w:sz w:val="16"/>
                  <w:szCs w:val="16"/>
                </w:rPr>
                <w:delText>k</w:delText>
              </w:r>
            </w:del>
            <w:r w:rsidRPr="00D53DBE">
              <w:rPr>
                <w:sz w:val="16"/>
                <w:szCs w:val="16"/>
              </w:rPr>
              <w:t xml:space="preserve">awm </w:t>
            </w:r>
            <w:ins w:id="4404" w:author="Khamsaolee Xainhiaxang" w:date="2021-07-07T22:49:00Z">
              <w:r w:rsidR="00FD69F7">
                <w:rPr>
                  <w:sz w:val="16"/>
                  <w:szCs w:val="16"/>
                </w:rPr>
                <w:t>T</w:t>
              </w:r>
            </w:ins>
            <w:del w:id="4405" w:author="Khamsaolee Xainhiaxang" w:date="2021-07-07T22:49:00Z">
              <w:r w:rsidRPr="00D53DBE" w:rsidDel="00FD69F7">
                <w:rPr>
                  <w:sz w:val="16"/>
                  <w:szCs w:val="16"/>
                </w:rPr>
                <w:delText>t</w:delText>
              </w:r>
            </w:del>
            <w:r w:rsidRPr="00D53DBE">
              <w:rPr>
                <w:sz w:val="16"/>
                <w:szCs w:val="16"/>
              </w:rPr>
              <w:t xml:space="preserve">shwj </w:t>
            </w:r>
            <w:ins w:id="4406" w:author="Khamsaolee Xainhiaxang" w:date="2021-07-07T22:49:00Z">
              <w:r w:rsidR="00FD69F7">
                <w:rPr>
                  <w:sz w:val="16"/>
                  <w:szCs w:val="16"/>
                </w:rPr>
                <w:t>X</w:t>
              </w:r>
            </w:ins>
            <w:del w:id="4407" w:author="Khamsaolee Xainhiaxang" w:date="2021-07-07T22:49:00Z">
              <w:r w:rsidRPr="00D53DBE" w:rsidDel="00FD69F7">
                <w:rPr>
                  <w:sz w:val="16"/>
                  <w:szCs w:val="16"/>
                </w:rPr>
                <w:delText>x</w:delText>
              </w:r>
            </w:del>
            <w:r w:rsidRPr="00D53DBE">
              <w:rPr>
                <w:sz w:val="16"/>
                <w:szCs w:val="16"/>
              </w:rPr>
              <w:t>eeb</w:t>
            </w:r>
          </w:p>
          <w:p w14:paraId="5AB3D5DC" w14:textId="1D09449C" w:rsidR="00FD69F7" w:rsidRPr="00D53DBE" w:rsidRDefault="00FD69F7">
            <w:pPr>
              <w:pStyle w:val="TableParagraph"/>
              <w:spacing w:before="58"/>
              <w:ind w:left="53"/>
              <w:rPr>
                <w:sz w:val="16"/>
                <w:szCs w:val="16"/>
              </w:rPr>
            </w:pPr>
            <w:ins w:id="4408" w:author="Khamsaolee Xainhiaxang" w:date="2021-07-07T22:49:00Z">
              <w:r>
                <w:rPr>
                  <w:sz w:val="16"/>
                  <w:szCs w:val="16"/>
                </w:rPr>
                <w:t>(</w:t>
              </w:r>
              <w:r w:rsidRPr="00FD69F7">
                <w:rPr>
                  <w:sz w:val="16"/>
                  <w:szCs w:val="16"/>
                </w:rPr>
                <w:t>Special Education Coordinators</w:t>
              </w:r>
            </w:ins>
            <w:ins w:id="4409" w:author="Khamsaolee Xainhiaxang" w:date="2021-07-07T22:50:00Z">
              <w:r>
                <w:rPr>
                  <w:sz w:val="16"/>
                  <w:szCs w:val="16"/>
                </w:rPr>
                <w:t>)</w:t>
              </w:r>
            </w:ins>
          </w:p>
        </w:tc>
        <w:tc>
          <w:tcPr>
            <w:tcW w:w="1710" w:type="dxa"/>
            <w:tcBorders>
              <w:left w:val="single" w:sz="4" w:space="0" w:color="FFFFFF"/>
              <w:right w:val="single" w:sz="4" w:space="0" w:color="FFFFFF"/>
            </w:tcBorders>
            <w:shd w:val="clear" w:color="auto" w:fill="BDD7EE"/>
          </w:tcPr>
          <w:p w14:paraId="40204A37" w14:textId="77777777" w:rsidR="00E43EF1" w:rsidRPr="00D53DBE" w:rsidRDefault="000E40D2">
            <w:pPr>
              <w:pStyle w:val="TableParagraph"/>
              <w:spacing w:before="58"/>
              <w:ind w:left="44" w:right="44"/>
              <w:jc w:val="center"/>
              <w:rPr>
                <w:sz w:val="16"/>
                <w:szCs w:val="16"/>
              </w:rPr>
            </w:pPr>
            <w:r w:rsidRPr="00D53DBE">
              <w:rPr>
                <w:sz w:val="16"/>
                <w:szCs w:val="16"/>
              </w:rPr>
              <w:t>$ 98,874.00</w:t>
            </w:r>
          </w:p>
        </w:tc>
        <w:tc>
          <w:tcPr>
            <w:tcW w:w="1620" w:type="dxa"/>
            <w:tcBorders>
              <w:left w:val="single" w:sz="4" w:space="0" w:color="FFFFFF"/>
              <w:right w:val="single" w:sz="4" w:space="0" w:color="FFFFFF"/>
            </w:tcBorders>
            <w:shd w:val="clear" w:color="auto" w:fill="BDD7EE"/>
          </w:tcPr>
          <w:p w14:paraId="31CBEC09" w14:textId="77777777" w:rsidR="00E43EF1" w:rsidRPr="00D53DBE" w:rsidRDefault="00E43EF1">
            <w:pPr>
              <w:pStyle w:val="TableParagraph"/>
              <w:rPr>
                <w:rFonts w:ascii="Times New Roman"/>
                <w:sz w:val="16"/>
                <w:szCs w:val="16"/>
              </w:rPr>
            </w:pPr>
          </w:p>
        </w:tc>
        <w:tc>
          <w:tcPr>
            <w:tcW w:w="1350" w:type="dxa"/>
            <w:tcBorders>
              <w:left w:val="single" w:sz="4" w:space="0" w:color="FFFFFF"/>
              <w:right w:val="single" w:sz="4" w:space="0" w:color="FFFFFF"/>
            </w:tcBorders>
            <w:shd w:val="clear" w:color="auto" w:fill="BDD7EE"/>
          </w:tcPr>
          <w:p w14:paraId="772AD6C1" w14:textId="77777777" w:rsidR="00E43EF1" w:rsidRPr="00D53DBE"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BDD7EE"/>
          </w:tcPr>
          <w:p w14:paraId="417DA0E0" w14:textId="77777777" w:rsidR="00E43EF1" w:rsidRPr="00D53DBE" w:rsidRDefault="00E43EF1">
            <w:pPr>
              <w:pStyle w:val="TableParagraph"/>
              <w:rPr>
                <w:rFonts w:ascii="Times New Roman"/>
                <w:sz w:val="16"/>
                <w:szCs w:val="16"/>
              </w:rPr>
            </w:pPr>
          </w:p>
        </w:tc>
        <w:tc>
          <w:tcPr>
            <w:tcW w:w="1614" w:type="dxa"/>
            <w:tcBorders>
              <w:left w:val="single" w:sz="4" w:space="0" w:color="FFFFFF"/>
            </w:tcBorders>
            <w:shd w:val="clear" w:color="auto" w:fill="BDD7EE"/>
          </w:tcPr>
          <w:p w14:paraId="0B918779" w14:textId="77777777" w:rsidR="00E43EF1" w:rsidRPr="00D53DBE" w:rsidRDefault="000E40D2">
            <w:pPr>
              <w:pStyle w:val="TableParagraph"/>
              <w:spacing w:before="58"/>
              <w:ind w:left="33" w:right="33"/>
              <w:jc w:val="center"/>
              <w:rPr>
                <w:sz w:val="16"/>
                <w:szCs w:val="16"/>
              </w:rPr>
            </w:pPr>
            <w:r w:rsidRPr="00D53DBE">
              <w:rPr>
                <w:sz w:val="16"/>
                <w:szCs w:val="16"/>
              </w:rPr>
              <w:t>$ 98,874.00</w:t>
            </w:r>
          </w:p>
        </w:tc>
      </w:tr>
    </w:tbl>
    <w:p w14:paraId="462AC786" w14:textId="47D5974E" w:rsidR="00E43EF1" w:rsidRDefault="00B672F4">
      <w:pPr>
        <w:rPr>
          <w:sz w:val="2"/>
          <w:szCs w:val="2"/>
        </w:rPr>
      </w:pPr>
      <w:r>
        <w:rPr>
          <w:noProof/>
          <w:lang w:bidi="th-TH"/>
        </w:rPr>
        <mc:AlternateContent>
          <mc:Choice Requires="wps">
            <w:drawing>
              <wp:anchor distT="0" distB="0" distL="114300" distR="114300" simplePos="0" relativeHeight="239810560" behindDoc="1" locked="0" layoutInCell="1" allowOverlap="1" wp14:anchorId="73DE1F20" wp14:editId="00012ADA">
                <wp:simplePos x="0" y="0"/>
                <wp:positionH relativeFrom="page">
                  <wp:posOffset>1465580</wp:posOffset>
                </wp:positionH>
                <wp:positionV relativeFrom="page">
                  <wp:posOffset>772795</wp:posOffset>
                </wp:positionV>
                <wp:extent cx="84455" cy="0"/>
                <wp:effectExtent l="0" t="0" r="0" b="0"/>
                <wp:wrapNone/>
                <wp:docPr id="373" name="Lin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8B0E11" id="Line 330" o:spid="_x0000_s1026" style="position:absolute;z-index:-26350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60.85pt" to="122.05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11584" behindDoc="1" locked="0" layoutInCell="1" allowOverlap="1" wp14:anchorId="2B5CF9B3" wp14:editId="404ECE56">
                <wp:simplePos x="0" y="0"/>
                <wp:positionH relativeFrom="page">
                  <wp:posOffset>1465580</wp:posOffset>
                </wp:positionH>
                <wp:positionV relativeFrom="page">
                  <wp:posOffset>955675</wp:posOffset>
                </wp:positionV>
                <wp:extent cx="84455" cy="0"/>
                <wp:effectExtent l="0" t="0" r="0" b="0"/>
                <wp:wrapNone/>
                <wp:docPr id="372"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DAA527" id="Line 329" o:spid="_x0000_s1026" style="position:absolute;z-index:-26350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75.25pt" to="122.05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12608" behindDoc="1" locked="0" layoutInCell="1" allowOverlap="1" wp14:anchorId="28E4113C" wp14:editId="26D0C1AA">
                <wp:simplePos x="0" y="0"/>
                <wp:positionH relativeFrom="page">
                  <wp:posOffset>1465580</wp:posOffset>
                </wp:positionH>
                <wp:positionV relativeFrom="page">
                  <wp:posOffset>1138555</wp:posOffset>
                </wp:positionV>
                <wp:extent cx="84455" cy="0"/>
                <wp:effectExtent l="0" t="0" r="0" b="0"/>
                <wp:wrapNone/>
                <wp:docPr id="371"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D3E4BD" id="Line 328" o:spid="_x0000_s1026" style="position:absolute;z-index:-26350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89.65pt" to="122.05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13632" behindDoc="1" locked="0" layoutInCell="1" allowOverlap="1" wp14:anchorId="5075F008" wp14:editId="0EF36FAE">
                <wp:simplePos x="0" y="0"/>
                <wp:positionH relativeFrom="page">
                  <wp:posOffset>1465580</wp:posOffset>
                </wp:positionH>
                <wp:positionV relativeFrom="page">
                  <wp:posOffset>1364615</wp:posOffset>
                </wp:positionV>
                <wp:extent cx="84455" cy="0"/>
                <wp:effectExtent l="0" t="0" r="0" b="0"/>
                <wp:wrapNone/>
                <wp:docPr id="370" name="Lin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824ED" id="Line 327" o:spid="_x0000_s1026" style="position:absolute;z-index:-26350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107.45pt" to="122.05pt,1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14656" behindDoc="1" locked="0" layoutInCell="1" allowOverlap="1" wp14:anchorId="57863673" wp14:editId="5044D806">
                <wp:simplePos x="0" y="0"/>
                <wp:positionH relativeFrom="page">
                  <wp:posOffset>1465580</wp:posOffset>
                </wp:positionH>
                <wp:positionV relativeFrom="page">
                  <wp:posOffset>1590675</wp:posOffset>
                </wp:positionV>
                <wp:extent cx="84455" cy="0"/>
                <wp:effectExtent l="0" t="0" r="0" b="0"/>
                <wp:wrapNone/>
                <wp:docPr id="369"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BFBC4" id="Line 326" o:spid="_x0000_s1026" style="position:absolute;z-index:-26350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125.25pt" to="122.05pt,1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15680" behindDoc="1" locked="0" layoutInCell="1" allowOverlap="1" wp14:anchorId="52E3C7EC" wp14:editId="2953E218">
                <wp:simplePos x="0" y="0"/>
                <wp:positionH relativeFrom="page">
                  <wp:posOffset>1465580</wp:posOffset>
                </wp:positionH>
                <wp:positionV relativeFrom="page">
                  <wp:posOffset>1773555</wp:posOffset>
                </wp:positionV>
                <wp:extent cx="84455" cy="0"/>
                <wp:effectExtent l="0" t="0" r="0" b="0"/>
                <wp:wrapNone/>
                <wp:docPr id="368"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BE87B8" id="Line 325" o:spid="_x0000_s1026" style="position:absolute;z-index:-26350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139.65pt" to="122.05pt,1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16704" behindDoc="1" locked="0" layoutInCell="1" allowOverlap="1" wp14:anchorId="07798307" wp14:editId="489B8C45">
                <wp:simplePos x="0" y="0"/>
                <wp:positionH relativeFrom="page">
                  <wp:posOffset>1465580</wp:posOffset>
                </wp:positionH>
                <wp:positionV relativeFrom="page">
                  <wp:posOffset>1956435</wp:posOffset>
                </wp:positionV>
                <wp:extent cx="84455" cy="0"/>
                <wp:effectExtent l="0" t="0" r="0" b="0"/>
                <wp:wrapNone/>
                <wp:docPr id="367"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9269C" id="Line 324" o:spid="_x0000_s1026" style="position:absolute;z-index:-26349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154.05pt" to="122.05pt,1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17728" behindDoc="1" locked="0" layoutInCell="1" allowOverlap="1" wp14:anchorId="5BA4524C" wp14:editId="37AAB9C4">
                <wp:simplePos x="0" y="0"/>
                <wp:positionH relativeFrom="page">
                  <wp:posOffset>1465580</wp:posOffset>
                </wp:positionH>
                <wp:positionV relativeFrom="page">
                  <wp:posOffset>2182495</wp:posOffset>
                </wp:positionV>
                <wp:extent cx="84455" cy="0"/>
                <wp:effectExtent l="0" t="0" r="0" b="0"/>
                <wp:wrapNone/>
                <wp:docPr id="366" name="Lin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67E58" id="Line 323" o:spid="_x0000_s1026" style="position:absolute;z-index:-26349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171.85pt" to="122.05pt,1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18752" behindDoc="1" locked="0" layoutInCell="1" allowOverlap="1" wp14:anchorId="49F614A3" wp14:editId="5A3EBA57">
                <wp:simplePos x="0" y="0"/>
                <wp:positionH relativeFrom="page">
                  <wp:posOffset>1465580</wp:posOffset>
                </wp:positionH>
                <wp:positionV relativeFrom="page">
                  <wp:posOffset>2517775</wp:posOffset>
                </wp:positionV>
                <wp:extent cx="84455" cy="0"/>
                <wp:effectExtent l="0" t="0" r="0" b="0"/>
                <wp:wrapNone/>
                <wp:docPr id="365" name="Lin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50B63" id="Line 322" o:spid="_x0000_s1026" style="position:absolute;z-index:-26349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198.25pt" to="122.05pt,1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19776" behindDoc="1" locked="0" layoutInCell="1" allowOverlap="1" wp14:anchorId="008281B1" wp14:editId="7F02DCE8">
                <wp:simplePos x="0" y="0"/>
                <wp:positionH relativeFrom="page">
                  <wp:posOffset>1465580</wp:posOffset>
                </wp:positionH>
                <wp:positionV relativeFrom="page">
                  <wp:posOffset>2700655</wp:posOffset>
                </wp:positionV>
                <wp:extent cx="84455" cy="0"/>
                <wp:effectExtent l="0" t="0" r="0" b="0"/>
                <wp:wrapNone/>
                <wp:docPr id="364"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C90D19" id="Line 321" o:spid="_x0000_s1026" style="position:absolute;z-index:-26349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12.65pt" to="122.05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20800" behindDoc="1" locked="0" layoutInCell="1" allowOverlap="1" wp14:anchorId="29B619ED" wp14:editId="267E9226">
                <wp:simplePos x="0" y="0"/>
                <wp:positionH relativeFrom="page">
                  <wp:posOffset>1465580</wp:posOffset>
                </wp:positionH>
                <wp:positionV relativeFrom="page">
                  <wp:posOffset>2883535</wp:posOffset>
                </wp:positionV>
                <wp:extent cx="84455" cy="0"/>
                <wp:effectExtent l="0" t="0" r="0" b="0"/>
                <wp:wrapNone/>
                <wp:docPr id="363"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1FB1AD" id="Line 320" o:spid="_x0000_s1026" style="position:absolute;z-index:-26349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27.05pt" to="122.05pt,2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21824" behindDoc="1" locked="0" layoutInCell="1" allowOverlap="1" wp14:anchorId="4A0D5C89" wp14:editId="66830BB6">
                <wp:simplePos x="0" y="0"/>
                <wp:positionH relativeFrom="page">
                  <wp:posOffset>1465580</wp:posOffset>
                </wp:positionH>
                <wp:positionV relativeFrom="page">
                  <wp:posOffset>3109595</wp:posOffset>
                </wp:positionV>
                <wp:extent cx="84455" cy="0"/>
                <wp:effectExtent l="0" t="0" r="0" b="0"/>
                <wp:wrapNone/>
                <wp:docPr id="362"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ECCC31" id="Line 319" o:spid="_x0000_s1026" style="position:absolute;z-index:-26349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44.85pt" to="122.05pt,2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22848" behindDoc="1" locked="0" layoutInCell="1" allowOverlap="1" wp14:anchorId="7DA3C507" wp14:editId="15BABB47">
                <wp:simplePos x="0" y="0"/>
                <wp:positionH relativeFrom="page">
                  <wp:posOffset>1465580</wp:posOffset>
                </wp:positionH>
                <wp:positionV relativeFrom="page">
                  <wp:posOffset>3292475</wp:posOffset>
                </wp:positionV>
                <wp:extent cx="84455" cy="0"/>
                <wp:effectExtent l="0" t="0" r="0" b="0"/>
                <wp:wrapNone/>
                <wp:docPr id="361"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D54A65" id="Line 318" o:spid="_x0000_s1026" style="position:absolute;z-index:-26349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59.25pt" to="122.05pt,25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23872" behindDoc="1" locked="0" layoutInCell="1" allowOverlap="1" wp14:anchorId="0ECA8A31" wp14:editId="5E9B003F">
                <wp:simplePos x="0" y="0"/>
                <wp:positionH relativeFrom="page">
                  <wp:posOffset>1465580</wp:posOffset>
                </wp:positionH>
                <wp:positionV relativeFrom="page">
                  <wp:posOffset>3475355</wp:posOffset>
                </wp:positionV>
                <wp:extent cx="84455" cy="0"/>
                <wp:effectExtent l="0" t="0" r="0" b="0"/>
                <wp:wrapNone/>
                <wp:docPr id="360" name="Lin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F32FA" id="Line 317" o:spid="_x0000_s1026" style="position:absolute;z-index:-26349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73.65pt" to="122.05pt,2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24896" behindDoc="1" locked="0" layoutInCell="1" allowOverlap="1" wp14:anchorId="0B243BF7" wp14:editId="684A8600">
                <wp:simplePos x="0" y="0"/>
                <wp:positionH relativeFrom="page">
                  <wp:posOffset>1465580</wp:posOffset>
                </wp:positionH>
                <wp:positionV relativeFrom="page">
                  <wp:posOffset>3701415</wp:posOffset>
                </wp:positionV>
                <wp:extent cx="84455" cy="0"/>
                <wp:effectExtent l="0" t="0" r="0" b="0"/>
                <wp:wrapNone/>
                <wp:docPr id="359" name="Lin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9DDAF7" id="Line 316" o:spid="_x0000_s1026" style="position:absolute;z-index:-26349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91.45pt" to="122.05pt,2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25920" behindDoc="1" locked="0" layoutInCell="1" allowOverlap="1" wp14:anchorId="081D351F" wp14:editId="66C673D5">
                <wp:simplePos x="0" y="0"/>
                <wp:positionH relativeFrom="page">
                  <wp:posOffset>1465580</wp:posOffset>
                </wp:positionH>
                <wp:positionV relativeFrom="page">
                  <wp:posOffset>3927475</wp:posOffset>
                </wp:positionV>
                <wp:extent cx="84455" cy="0"/>
                <wp:effectExtent l="0" t="0" r="0" b="0"/>
                <wp:wrapNone/>
                <wp:docPr id="358"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245F62" id="Line 315" o:spid="_x0000_s1026" style="position:absolute;z-index:-26349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309.25pt" to="122.05pt,30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26944" behindDoc="1" locked="0" layoutInCell="1" allowOverlap="1" wp14:anchorId="638B9730" wp14:editId="2EA00DD1">
                <wp:simplePos x="0" y="0"/>
                <wp:positionH relativeFrom="page">
                  <wp:posOffset>1465580</wp:posOffset>
                </wp:positionH>
                <wp:positionV relativeFrom="page">
                  <wp:posOffset>4110355</wp:posOffset>
                </wp:positionV>
                <wp:extent cx="84455" cy="0"/>
                <wp:effectExtent l="0" t="0" r="0" b="0"/>
                <wp:wrapNone/>
                <wp:docPr id="357" name="Lin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7B69F" id="Line 314" o:spid="_x0000_s1026" style="position:absolute;z-index:-26348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323.65pt" to="122.05pt,3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27968" behindDoc="1" locked="0" layoutInCell="1" allowOverlap="1" wp14:anchorId="7D33FDBA" wp14:editId="32886C1F">
                <wp:simplePos x="0" y="0"/>
                <wp:positionH relativeFrom="page">
                  <wp:posOffset>1465580</wp:posOffset>
                </wp:positionH>
                <wp:positionV relativeFrom="page">
                  <wp:posOffset>4293235</wp:posOffset>
                </wp:positionV>
                <wp:extent cx="84455" cy="0"/>
                <wp:effectExtent l="0" t="0" r="0" b="0"/>
                <wp:wrapNone/>
                <wp:docPr id="356"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5E3D5" id="Line 313" o:spid="_x0000_s1026" style="position:absolute;z-index:-26348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338.05pt" to="122.05pt,3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28992" behindDoc="1" locked="0" layoutInCell="1" allowOverlap="1" wp14:anchorId="4E99BAFC" wp14:editId="320C0B69">
                <wp:simplePos x="0" y="0"/>
                <wp:positionH relativeFrom="page">
                  <wp:posOffset>1465580</wp:posOffset>
                </wp:positionH>
                <wp:positionV relativeFrom="page">
                  <wp:posOffset>4519295</wp:posOffset>
                </wp:positionV>
                <wp:extent cx="84455" cy="0"/>
                <wp:effectExtent l="0" t="0" r="0" b="0"/>
                <wp:wrapNone/>
                <wp:docPr id="355"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51397" id="Line 312" o:spid="_x0000_s1026" style="position:absolute;z-index:-26348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355.85pt" to="122.05pt,3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30016" behindDoc="1" locked="0" layoutInCell="1" allowOverlap="1" wp14:anchorId="7AA73D78" wp14:editId="57C90D0E">
                <wp:simplePos x="0" y="0"/>
                <wp:positionH relativeFrom="page">
                  <wp:posOffset>1465580</wp:posOffset>
                </wp:positionH>
                <wp:positionV relativeFrom="page">
                  <wp:posOffset>4745355</wp:posOffset>
                </wp:positionV>
                <wp:extent cx="84455" cy="0"/>
                <wp:effectExtent l="0" t="0" r="0" b="0"/>
                <wp:wrapNone/>
                <wp:docPr id="354"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AD02A" id="Line 311" o:spid="_x0000_s1026" style="position:absolute;z-index:-26348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373.65pt" to="122.05pt,3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31040" behindDoc="1" locked="0" layoutInCell="1" allowOverlap="1" wp14:anchorId="7CEE2252" wp14:editId="4862E27B">
                <wp:simplePos x="0" y="0"/>
                <wp:positionH relativeFrom="page">
                  <wp:posOffset>1465580</wp:posOffset>
                </wp:positionH>
                <wp:positionV relativeFrom="page">
                  <wp:posOffset>4928235</wp:posOffset>
                </wp:positionV>
                <wp:extent cx="84455" cy="0"/>
                <wp:effectExtent l="0" t="0" r="0" b="0"/>
                <wp:wrapNone/>
                <wp:docPr id="353"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6CB5BF" id="Line 310" o:spid="_x0000_s1026" style="position:absolute;z-index:-26348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388.05pt" to="122.05pt,3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32064" behindDoc="1" locked="0" layoutInCell="1" allowOverlap="1" wp14:anchorId="56A79C33" wp14:editId="7F4A60D1">
                <wp:simplePos x="0" y="0"/>
                <wp:positionH relativeFrom="page">
                  <wp:posOffset>1465580</wp:posOffset>
                </wp:positionH>
                <wp:positionV relativeFrom="page">
                  <wp:posOffset>5111115</wp:posOffset>
                </wp:positionV>
                <wp:extent cx="84455" cy="0"/>
                <wp:effectExtent l="0" t="0" r="0" b="0"/>
                <wp:wrapNone/>
                <wp:docPr id="352"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843895" id="Line 309" o:spid="_x0000_s1026" style="position:absolute;z-index:-26348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402.45pt" to="122.05pt,40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33088" behindDoc="1" locked="0" layoutInCell="1" allowOverlap="1" wp14:anchorId="77202678" wp14:editId="6E567BE6">
                <wp:simplePos x="0" y="0"/>
                <wp:positionH relativeFrom="page">
                  <wp:posOffset>1465580</wp:posOffset>
                </wp:positionH>
                <wp:positionV relativeFrom="page">
                  <wp:posOffset>5337175</wp:posOffset>
                </wp:positionV>
                <wp:extent cx="84455" cy="0"/>
                <wp:effectExtent l="0" t="0" r="0" b="0"/>
                <wp:wrapNone/>
                <wp:docPr id="351"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C84AB3" id="Line 308" o:spid="_x0000_s1026" style="position:absolute;z-index:-26348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420.25pt" to="122.05pt,4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34112" behindDoc="1" locked="0" layoutInCell="1" allowOverlap="1" wp14:anchorId="2770B08C" wp14:editId="12B7873A">
                <wp:simplePos x="0" y="0"/>
                <wp:positionH relativeFrom="page">
                  <wp:posOffset>1465580</wp:posOffset>
                </wp:positionH>
                <wp:positionV relativeFrom="page">
                  <wp:posOffset>5672455</wp:posOffset>
                </wp:positionV>
                <wp:extent cx="84455" cy="0"/>
                <wp:effectExtent l="0" t="0" r="0" b="0"/>
                <wp:wrapNone/>
                <wp:docPr id="350"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AFF997" id="Line 307" o:spid="_x0000_s1026" style="position:absolute;z-index:-26348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446.65pt" to="122.05pt,4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35136" behindDoc="1" locked="0" layoutInCell="1" allowOverlap="1" wp14:anchorId="2931B484" wp14:editId="01F23CAE">
                <wp:simplePos x="0" y="0"/>
                <wp:positionH relativeFrom="page">
                  <wp:posOffset>1465580</wp:posOffset>
                </wp:positionH>
                <wp:positionV relativeFrom="page">
                  <wp:posOffset>5898515</wp:posOffset>
                </wp:positionV>
                <wp:extent cx="84455" cy="0"/>
                <wp:effectExtent l="0" t="0" r="0" b="0"/>
                <wp:wrapNone/>
                <wp:docPr id="349"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2C289E" id="Line 306" o:spid="_x0000_s1026" style="position:absolute;z-index:-26348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464.45pt" to="122.05pt,4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36160" behindDoc="1" locked="0" layoutInCell="1" allowOverlap="1" wp14:anchorId="72E6F4A1" wp14:editId="63231302">
                <wp:simplePos x="0" y="0"/>
                <wp:positionH relativeFrom="page">
                  <wp:posOffset>1465580</wp:posOffset>
                </wp:positionH>
                <wp:positionV relativeFrom="page">
                  <wp:posOffset>6081395</wp:posOffset>
                </wp:positionV>
                <wp:extent cx="84455" cy="0"/>
                <wp:effectExtent l="0" t="0" r="0" b="0"/>
                <wp:wrapNone/>
                <wp:docPr id="348"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EF2034" id="Line 305" o:spid="_x0000_s1026" style="position:absolute;z-index:-26348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478.85pt" to="122.05pt,4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37184" behindDoc="1" locked="0" layoutInCell="1" allowOverlap="1" wp14:anchorId="2143CC09" wp14:editId="0A99A46F">
                <wp:simplePos x="0" y="0"/>
                <wp:positionH relativeFrom="page">
                  <wp:posOffset>1465580</wp:posOffset>
                </wp:positionH>
                <wp:positionV relativeFrom="page">
                  <wp:posOffset>6264275</wp:posOffset>
                </wp:positionV>
                <wp:extent cx="84455" cy="0"/>
                <wp:effectExtent l="0" t="0" r="0" b="0"/>
                <wp:wrapNone/>
                <wp:docPr id="347"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DA399" id="Line 304" o:spid="_x0000_s1026" style="position:absolute;z-index:-26347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493.25pt" to="122.05pt,4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38208" behindDoc="1" locked="0" layoutInCell="1" allowOverlap="1" wp14:anchorId="40F73F60" wp14:editId="77A40C10">
                <wp:simplePos x="0" y="0"/>
                <wp:positionH relativeFrom="page">
                  <wp:posOffset>1465580</wp:posOffset>
                </wp:positionH>
                <wp:positionV relativeFrom="page">
                  <wp:posOffset>6490335</wp:posOffset>
                </wp:positionV>
                <wp:extent cx="84455" cy="0"/>
                <wp:effectExtent l="0" t="0" r="0" b="0"/>
                <wp:wrapNone/>
                <wp:docPr id="346" name="Lin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73FA39" id="Line 303" o:spid="_x0000_s1026" style="position:absolute;z-index:-26347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511.05pt" to="122.05pt,5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39232" behindDoc="1" locked="0" layoutInCell="1" allowOverlap="1" wp14:anchorId="68471200" wp14:editId="5CE5679C">
                <wp:simplePos x="0" y="0"/>
                <wp:positionH relativeFrom="page">
                  <wp:posOffset>1465580</wp:posOffset>
                </wp:positionH>
                <wp:positionV relativeFrom="page">
                  <wp:posOffset>6673215</wp:posOffset>
                </wp:positionV>
                <wp:extent cx="84455" cy="0"/>
                <wp:effectExtent l="0" t="0" r="0" b="0"/>
                <wp:wrapNone/>
                <wp:docPr id="345"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4B5E8" id="Line 302" o:spid="_x0000_s1026" style="position:absolute;z-index:-26347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525.45pt" to="122.05pt,5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40256" behindDoc="1" locked="0" layoutInCell="1" allowOverlap="1" wp14:anchorId="098A78D3" wp14:editId="2C2D85A4">
                <wp:simplePos x="0" y="0"/>
                <wp:positionH relativeFrom="page">
                  <wp:posOffset>1465580</wp:posOffset>
                </wp:positionH>
                <wp:positionV relativeFrom="page">
                  <wp:posOffset>6856095</wp:posOffset>
                </wp:positionV>
                <wp:extent cx="84455" cy="0"/>
                <wp:effectExtent l="0" t="0" r="0" b="0"/>
                <wp:wrapNone/>
                <wp:docPr id="344"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F480B" id="Line 301" o:spid="_x0000_s1026" style="position:absolute;z-index:-26347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539.85pt" to="122.05pt,5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" strokecolor="#bdd7ee" strokeweight=".5pt">
                <w10:wrap anchorx="page" anchory="page"/>
              </v:line>
            </w:pict>
          </mc:Fallback>
        </mc:AlternateContent>
      </w:r>
    </w:p>
    <w:p w14:paraId="72354189" w14:textId="77777777" w:rsidR="00E43EF1" w:rsidRDefault="00E43EF1">
      <w:pPr>
        <w:rPr>
          <w:sz w:val="2"/>
          <w:szCs w:val="2"/>
        </w:rPr>
        <w:sectPr w:rsidR="00E43EF1">
          <w:pgSz w:w="15840" w:h="12240" w:orient="landscape"/>
          <w:pgMar w:top="640" w:right="120" w:bottom="480" w:left="120" w:header="0" w:footer="284" w:gutter="0"/>
          <w:cols w:space="720"/>
        </w:sectPr>
      </w:pPr>
    </w:p>
    <w:tbl>
      <w:tblPr>
        <w:tblW w:w="0" w:type="auto"/>
        <w:tblInd w:w="257" w:type="dxa"/>
        <w:tblLayout w:type="fixed"/>
        <w:tblCellMar>
          <w:left w:w="0" w:type="dxa"/>
          <w:right w:w="0" w:type="dxa"/>
        </w:tblCellMar>
        <w:tblLook w:val="01E0" w:firstRow="1" w:lastRow="1" w:firstColumn="1" w:lastColumn="1" w:noHBand="0" w:noVBand="0"/>
      </w:tblPr>
      <w:tblGrid>
        <w:gridCol w:w="800"/>
        <w:gridCol w:w="1080"/>
        <w:gridCol w:w="2183"/>
        <w:gridCol w:w="3240"/>
        <w:gridCol w:w="1710"/>
        <w:gridCol w:w="1620"/>
        <w:gridCol w:w="1350"/>
        <w:gridCol w:w="1503"/>
        <w:gridCol w:w="1614"/>
        <w:tblGridChange w:id="4410">
          <w:tblGrid>
            <w:gridCol w:w="800"/>
            <w:gridCol w:w="1080"/>
            <w:gridCol w:w="2183"/>
            <w:gridCol w:w="3240"/>
            <w:gridCol w:w="1710"/>
            <w:gridCol w:w="1620"/>
            <w:gridCol w:w="1350"/>
            <w:gridCol w:w="1503"/>
            <w:gridCol w:w="1614"/>
          </w:tblGrid>
        </w:tblGridChange>
      </w:tblGrid>
      <w:tr w:rsidR="00676B96" w14:paraId="3E6C5880" w14:textId="77777777" w:rsidTr="00676B96">
        <w:trPr>
          <w:trHeight w:val="297"/>
        </w:trPr>
        <w:tc>
          <w:tcPr>
            <w:tcW w:w="800" w:type="dxa"/>
            <w:tcBorders>
              <w:right w:val="single" w:sz="4" w:space="0" w:color="FFFFFF"/>
            </w:tcBorders>
            <w:shd w:val="clear" w:color="auto" w:fill="1F4E79"/>
          </w:tcPr>
          <w:p w14:paraId="00200728" w14:textId="3DC0460D" w:rsidR="00676B96" w:rsidRDefault="00676B96" w:rsidP="00676B96">
            <w:pPr>
              <w:pStyle w:val="TableParagraph"/>
              <w:spacing w:before="58" w:line="220" w:lineRule="exact"/>
              <w:ind w:left="155" w:right="155"/>
              <w:jc w:val="center"/>
              <w:rPr>
                <w:b/>
                <w:sz w:val="20"/>
              </w:rPr>
            </w:pPr>
            <w:r w:rsidRPr="00342303">
              <w:rPr>
                <w:b/>
                <w:color w:val="FFFFFF"/>
                <w:sz w:val="16"/>
                <w:szCs w:val="16"/>
              </w:rPr>
              <w:lastRenderedPageBreak/>
              <w:t>Lub Hom Phiaj</w:t>
            </w:r>
          </w:p>
        </w:tc>
        <w:tc>
          <w:tcPr>
            <w:tcW w:w="1080" w:type="dxa"/>
            <w:tcBorders>
              <w:left w:val="single" w:sz="4" w:space="0" w:color="FFFFFF"/>
              <w:right w:val="single" w:sz="4" w:space="0" w:color="FFFFFF"/>
            </w:tcBorders>
            <w:shd w:val="clear" w:color="auto" w:fill="1F4E79"/>
          </w:tcPr>
          <w:p w14:paraId="67BF29AC" w14:textId="4A75633C" w:rsidR="00676B96" w:rsidRDefault="00676B96" w:rsidP="00676B96">
            <w:pPr>
              <w:pStyle w:val="TableParagraph"/>
              <w:spacing w:before="58" w:line="220" w:lineRule="exact"/>
              <w:ind w:left="120" w:right="120"/>
              <w:jc w:val="center"/>
              <w:rPr>
                <w:b/>
                <w:sz w:val="20"/>
              </w:rPr>
            </w:pPr>
            <w:r w:rsidRPr="00342303">
              <w:rPr>
                <w:b/>
                <w:color w:val="FFFFFF"/>
                <w:sz w:val="16"/>
                <w:szCs w:val="16"/>
              </w:rPr>
              <w:t>Kev Ua #</w:t>
            </w:r>
          </w:p>
        </w:tc>
        <w:tc>
          <w:tcPr>
            <w:tcW w:w="2183" w:type="dxa"/>
            <w:tcBorders>
              <w:left w:val="single" w:sz="4" w:space="0" w:color="FFFFFF"/>
              <w:right w:val="single" w:sz="4" w:space="0" w:color="FFFFFF"/>
            </w:tcBorders>
            <w:shd w:val="clear" w:color="auto" w:fill="1F4E79"/>
          </w:tcPr>
          <w:p w14:paraId="2BAEA8C4" w14:textId="2F2B9EC6" w:rsidR="00676B96" w:rsidRDefault="00676B96" w:rsidP="00676B96">
            <w:pPr>
              <w:pStyle w:val="TableParagraph"/>
              <w:spacing w:before="58" w:line="220" w:lineRule="exact"/>
              <w:ind w:left="117"/>
              <w:rPr>
                <w:b/>
                <w:sz w:val="20"/>
              </w:rPr>
            </w:pPr>
            <w:r w:rsidRPr="00342303">
              <w:rPr>
                <w:b/>
                <w:color w:val="FFFFFF"/>
                <w:sz w:val="16"/>
                <w:szCs w:val="16"/>
              </w:rPr>
              <w:t>Pab Pawg Tub Ntxhais Kawm</w:t>
            </w:r>
            <w:r>
              <w:rPr>
                <w:b/>
                <w:color w:val="FFFFFF"/>
                <w:sz w:val="16"/>
                <w:szCs w:val="16"/>
              </w:rPr>
              <w:t xml:space="preserve"> (cov)</w:t>
            </w:r>
          </w:p>
        </w:tc>
        <w:tc>
          <w:tcPr>
            <w:tcW w:w="3240" w:type="dxa"/>
            <w:tcBorders>
              <w:left w:val="single" w:sz="4" w:space="0" w:color="FFFFFF"/>
              <w:right w:val="single" w:sz="4" w:space="0" w:color="FFFFFF"/>
            </w:tcBorders>
            <w:shd w:val="clear" w:color="auto" w:fill="1F4E79"/>
          </w:tcPr>
          <w:p w14:paraId="668D440A" w14:textId="660F2F74" w:rsidR="00676B96" w:rsidRDefault="00676B96" w:rsidP="00676B96">
            <w:pPr>
              <w:pStyle w:val="TableParagraph"/>
              <w:spacing w:before="58" w:line="220" w:lineRule="exact"/>
              <w:ind w:left="1389" w:right="1389"/>
              <w:jc w:val="center"/>
              <w:rPr>
                <w:b/>
                <w:sz w:val="20"/>
              </w:rPr>
            </w:pPr>
            <w:r w:rsidRPr="00342303">
              <w:rPr>
                <w:b/>
                <w:color w:val="FFFFFF"/>
                <w:sz w:val="16"/>
                <w:szCs w:val="16"/>
              </w:rPr>
              <w:t>Ntsia</w:t>
            </w:r>
            <w:r>
              <w:rPr>
                <w:b/>
                <w:color w:val="FFFFFF"/>
                <w:sz w:val="16"/>
                <w:szCs w:val="16"/>
              </w:rPr>
              <w:t>b lus</w:t>
            </w:r>
          </w:p>
        </w:tc>
        <w:tc>
          <w:tcPr>
            <w:tcW w:w="1710" w:type="dxa"/>
            <w:tcBorders>
              <w:left w:val="single" w:sz="4" w:space="0" w:color="FFFFFF"/>
              <w:right w:val="single" w:sz="4" w:space="0" w:color="FFFFFF"/>
            </w:tcBorders>
            <w:shd w:val="clear" w:color="auto" w:fill="1F4E79"/>
          </w:tcPr>
          <w:p w14:paraId="54780F7E" w14:textId="5FEFA6E8" w:rsidR="00676B96" w:rsidRDefault="00676B96" w:rsidP="00676B96">
            <w:pPr>
              <w:pStyle w:val="TableParagraph"/>
              <w:spacing w:before="58" w:line="220" w:lineRule="exact"/>
              <w:ind w:left="44" w:right="44"/>
              <w:jc w:val="center"/>
              <w:rPr>
                <w:b/>
                <w:sz w:val="20"/>
              </w:rPr>
            </w:pPr>
            <w:r w:rsidRPr="00342303">
              <w:rPr>
                <w:b/>
                <w:color w:val="FFFFFF"/>
                <w:sz w:val="16"/>
                <w:szCs w:val="16"/>
              </w:rPr>
              <w:t>LCFF Pob Nyiaj</w:t>
            </w:r>
          </w:p>
        </w:tc>
        <w:tc>
          <w:tcPr>
            <w:tcW w:w="1620" w:type="dxa"/>
            <w:tcBorders>
              <w:left w:val="single" w:sz="4" w:space="0" w:color="FFFFFF"/>
              <w:right w:val="single" w:sz="4" w:space="0" w:color="FFFFFF"/>
            </w:tcBorders>
            <w:shd w:val="clear" w:color="auto" w:fill="1F4E79"/>
          </w:tcPr>
          <w:p w14:paraId="1CF74924" w14:textId="2A9CCF80" w:rsidR="00676B96" w:rsidRDefault="00676B96" w:rsidP="00676B96">
            <w:pPr>
              <w:pStyle w:val="TableParagraph"/>
              <w:spacing w:before="58" w:line="220" w:lineRule="exact"/>
              <w:ind w:left="53" w:right="53"/>
              <w:jc w:val="center"/>
              <w:rPr>
                <w:b/>
                <w:sz w:val="20"/>
              </w:rPr>
            </w:pPr>
            <w:r w:rsidRPr="00342303">
              <w:rPr>
                <w:b/>
                <w:color w:val="FFFFFF"/>
                <w:sz w:val="16"/>
                <w:szCs w:val="16"/>
              </w:rPr>
              <w:t>Lwm Lub Xeev Pob Nyiaj</w:t>
            </w:r>
          </w:p>
        </w:tc>
        <w:tc>
          <w:tcPr>
            <w:tcW w:w="1350" w:type="dxa"/>
            <w:tcBorders>
              <w:left w:val="single" w:sz="4" w:space="0" w:color="FFFFFF"/>
              <w:right w:val="single" w:sz="4" w:space="0" w:color="FFFFFF"/>
            </w:tcBorders>
            <w:shd w:val="clear" w:color="auto" w:fill="1F4E79"/>
          </w:tcPr>
          <w:p w14:paraId="55BDA0ED" w14:textId="5F4EE7C3" w:rsidR="00676B96" w:rsidRDefault="00676B96" w:rsidP="00676B96">
            <w:pPr>
              <w:pStyle w:val="TableParagraph"/>
              <w:spacing w:before="58" w:line="220" w:lineRule="exact"/>
              <w:ind w:left="124"/>
              <w:jc w:val="center"/>
              <w:rPr>
                <w:b/>
                <w:sz w:val="20"/>
              </w:rPr>
            </w:pPr>
            <w:r w:rsidRPr="00342303">
              <w:rPr>
                <w:b/>
                <w:color w:val="FFFFFF"/>
                <w:sz w:val="16"/>
                <w:szCs w:val="16"/>
              </w:rPr>
              <w:t>Zej Zog Pob Nyiaj</w:t>
            </w:r>
          </w:p>
        </w:tc>
        <w:tc>
          <w:tcPr>
            <w:tcW w:w="1503" w:type="dxa"/>
            <w:tcBorders>
              <w:left w:val="single" w:sz="4" w:space="0" w:color="FFFFFF"/>
              <w:right w:val="single" w:sz="4" w:space="0" w:color="FFFFFF"/>
            </w:tcBorders>
            <w:shd w:val="clear" w:color="auto" w:fill="1F4E79"/>
          </w:tcPr>
          <w:p w14:paraId="66D37C70" w14:textId="295CEE12" w:rsidR="00676B96" w:rsidRDefault="00676B96" w:rsidP="00676B96">
            <w:pPr>
              <w:pStyle w:val="TableParagraph"/>
              <w:spacing w:before="58" w:line="220" w:lineRule="exact"/>
              <w:ind w:left="33" w:right="33"/>
              <w:jc w:val="center"/>
              <w:rPr>
                <w:b/>
                <w:sz w:val="20"/>
              </w:rPr>
            </w:pPr>
            <w:r w:rsidRPr="00342303">
              <w:rPr>
                <w:b/>
                <w:color w:val="FFFFFF"/>
                <w:sz w:val="16"/>
                <w:szCs w:val="16"/>
              </w:rPr>
              <w:t>Tsoom Fwwv Pob Nyiaj</w:t>
            </w:r>
          </w:p>
        </w:tc>
        <w:tc>
          <w:tcPr>
            <w:tcW w:w="1614" w:type="dxa"/>
            <w:tcBorders>
              <w:left w:val="single" w:sz="4" w:space="0" w:color="FFFFFF"/>
            </w:tcBorders>
            <w:shd w:val="clear" w:color="auto" w:fill="1F4E79"/>
          </w:tcPr>
          <w:p w14:paraId="5A59B472" w14:textId="63B231E1" w:rsidR="00676B96" w:rsidRDefault="00676B96" w:rsidP="00676B96">
            <w:pPr>
              <w:pStyle w:val="TableParagraph"/>
              <w:spacing w:before="58" w:line="220" w:lineRule="exact"/>
              <w:ind w:left="33" w:right="33"/>
              <w:jc w:val="center"/>
              <w:rPr>
                <w:b/>
                <w:sz w:val="20"/>
              </w:rPr>
            </w:pPr>
            <w:r w:rsidRPr="00342303">
              <w:rPr>
                <w:b/>
                <w:color w:val="FFFFFF"/>
                <w:sz w:val="16"/>
                <w:szCs w:val="16"/>
              </w:rPr>
              <w:t>Tag Nrho Pob Nyiaj</w:t>
            </w:r>
          </w:p>
        </w:tc>
      </w:tr>
      <w:tr w:rsidR="00E43EF1" w14:paraId="444A2D94" w14:textId="77777777" w:rsidTr="00676B96">
        <w:trPr>
          <w:trHeight w:val="931"/>
        </w:trPr>
        <w:tc>
          <w:tcPr>
            <w:tcW w:w="800" w:type="dxa"/>
            <w:tcBorders>
              <w:right w:val="single" w:sz="4" w:space="0" w:color="FFFFFF"/>
            </w:tcBorders>
            <w:shd w:val="clear" w:color="auto" w:fill="DDEBF6"/>
          </w:tcPr>
          <w:p w14:paraId="5D8BED3B" w14:textId="51B5F76C" w:rsidR="00E43EF1" w:rsidRPr="002D4698" w:rsidRDefault="00721FA5">
            <w:pPr>
              <w:pStyle w:val="TableParagraph"/>
              <w:spacing w:before="58"/>
              <w:jc w:val="center"/>
              <w:rPr>
                <w:b/>
                <w:sz w:val="16"/>
                <w:szCs w:val="16"/>
              </w:rPr>
            </w:pPr>
            <w:ins w:id="4411" w:author="Khamsaolee Xainhiaxang" w:date="2021-07-10T14:08:00Z">
              <w:r>
                <w:rPr>
                  <w:b/>
                  <w:sz w:val="16"/>
                  <w:szCs w:val="16"/>
                </w:rPr>
                <w:t xml:space="preserve"> </w:t>
              </w:r>
            </w:ins>
            <w:r w:rsidR="000E40D2" w:rsidRPr="002D4698">
              <w:rPr>
                <w:b/>
                <w:sz w:val="16"/>
                <w:szCs w:val="16"/>
              </w:rPr>
              <w:t>1</w:t>
            </w:r>
          </w:p>
        </w:tc>
        <w:tc>
          <w:tcPr>
            <w:tcW w:w="1080" w:type="dxa"/>
            <w:tcBorders>
              <w:left w:val="single" w:sz="4" w:space="0" w:color="FFFFFF"/>
              <w:right w:val="single" w:sz="4" w:space="0" w:color="FFFFFF"/>
            </w:tcBorders>
            <w:shd w:val="clear" w:color="auto" w:fill="DDEBF6"/>
          </w:tcPr>
          <w:p w14:paraId="5C18DC41" w14:textId="77777777" w:rsidR="00E43EF1" w:rsidRPr="002D4698" w:rsidRDefault="000E40D2">
            <w:pPr>
              <w:pStyle w:val="TableParagraph"/>
              <w:spacing w:before="58"/>
              <w:ind w:left="120" w:right="120"/>
              <w:jc w:val="center"/>
              <w:rPr>
                <w:b/>
                <w:sz w:val="16"/>
                <w:szCs w:val="16"/>
              </w:rPr>
            </w:pPr>
            <w:r w:rsidRPr="002D4698">
              <w:rPr>
                <w:b/>
                <w:sz w:val="16"/>
                <w:szCs w:val="16"/>
              </w:rPr>
              <w:t>24</w:t>
            </w:r>
          </w:p>
        </w:tc>
        <w:tc>
          <w:tcPr>
            <w:tcW w:w="2183" w:type="dxa"/>
            <w:tcBorders>
              <w:left w:val="single" w:sz="4" w:space="0" w:color="FFFFFF"/>
              <w:right w:val="single" w:sz="4" w:space="0" w:color="FFFFFF"/>
            </w:tcBorders>
            <w:shd w:val="clear" w:color="auto" w:fill="DDEBF6"/>
          </w:tcPr>
          <w:p w14:paraId="35E8D40F" w14:textId="77777777" w:rsidR="00572865" w:rsidRDefault="00E7486F">
            <w:pPr>
              <w:pStyle w:val="TableParagraph"/>
              <w:spacing w:before="8" w:line="280" w:lineRule="atLeast"/>
              <w:ind w:left="117" w:right="174"/>
              <w:rPr>
                <w:ins w:id="4412" w:author="Khamsaolee Xainhiaxang" w:date="2021-07-08T20:16:00Z"/>
                <w:sz w:val="16"/>
                <w:szCs w:val="16"/>
              </w:rPr>
              <w:pPrChange w:id="4413" w:author="Khamsaolee Xainhiaxang" w:date="2021-07-08T20:16:00Z">
                <w:pPr>
                  <w:pStyle w:val="TableParagraph"/>
                  <w:spacing w:before="8" w:line="280" w:lineRule="atLeast"/>
                  <w:ind w:left="194" w:right="174"/>
                </w:pPr>
              </w:pPrChange>
            </w:pPr>
            <w:r w:rsidRPr="002D4698">
              <w:rPr>
                <w:sz w:val="16"/>
                <w:szCs w:val="16"/>
              </w:rPr>
              <w:t xml:space="preserve">Cov Kawm Lus Askiv </w:t>
            </w:r>
          </w:p>
          <w:p w14:paraId="40C69210" w14:textId="6C8B3D5C" w:rsidR="00E43EF1" w:rsidRPr="002D4698" w:rsidRDefault="00E7486F">
            <w:pPr>
              <w:pStyle w:val="TableParagraph"/>
              <w:spacing w:before="8" w:line="280" w:lineRule="atLeast"/>
              <w:ind w:left="117" w:right="174"/>
              <w:rPr>
                <w:sz w:val="16"/>
                <w:szCs w:val="16"/>
              </w:rPr>
              <w:pPrChange w:id="4414" w:author="Khamsaolee Xainhiaxang" w:date="2021-07-08T20:16:00Z">
                <w:pPr>
                  <w:pStyle w:val="TableParagraph"/>
                  <w:spacing w:before="8" w:line="280" w:lineRule="atLeast"/>
                  <w:ind w:left="194" w:right="174"/>
                </w:pPr>
              </w:pPrChange>
            </w:pPr>
            <w:r w:rsidRPr="002D4698">
              <w:rPr>
                <w:sz w:val="16"/>
                <w:szCs w:val="16"/>
              </w:rPr>
              <w:t xml:space="preserve">Cov Hlua Uas Coj Los Tu Cov </w:t>
            </w:r>
            <w:del w:id="4415" w:author="Khamsaolee Xainhiaxang" w:date="2021-07-08T21:45:00Z">
              <w:r w:rsidRPr="002D4698" w:rsidDel="00DE6083">
                <w:rPr>
                  <w:sz w:val="16"/>
                  <w:szCs w:val="16"/>
                </w:rPr>
                <w:delText>Tau Nyiaj Tsawg</w:delText>
              </w:r>
            </w:del>
            <w:ins w:id="4416" w:author="Khamsaolee Xainhiaxang" w:date="2021-07-08T21:45:00Z">
              <w:r w:rsidR="00DE6083">
                <w:rPr>
                  <w:sz w:val="16"/>
                  <w:szCs w:val="16"/>
                </w:rPr>
                <w:t>Neeg Txom Nyem</w:t>
              </w:r>
            </w:ins>
          </w:p>
        </w:tc>
        <w:tc>
          <w:tcPr>
            <w:tcW w:w="3240" w:type="dxa"/>
            <w:tcBorders>
              <w:left w:val="single" w:sz="4" w:space="0" w:color="FFFFFF"/>
              <w:right w:val="single" w:sz="4" w:space="0" w:color="FFFFFF"/>
            </w:tcBorders>
            <w:shd w:val="clear" w:color="auto" w:fill="DDEBF6"/>
          </w:tcPr>
          <w:p w14:paraId="35836AA4" w14:textId="77777777" w:rsidR="00E43EF1" w:rsidRDefault="001C7A2C">
            <w:pPr>
              <w:pStyle w:val="TableParagraph"/>
              <w:spacing w:before="58"/>
              <w:ind w:left="53" w:right="1400"/>
              <w:rPr>
                <w:ins w:id="4417" w:author="Khamsaolee Xainhiaxang" w:date="2021-07-08T20:27:00Z"/>
                <w:sz w:val="16"/>
                <w:szCs w:val="16"/>
              </w:rPr>
            </w:pPr>
            <w:r w:rsidRPr="002D4698">
              <w:rPr>
                <w:sz w:val="16"/>
                <w:szCs w:val="16"/>
              </w:rPr>
              <w:t>Kev Tsim</w:t>
            </w:r>
            <w:r w:rsidR="000E40D2" w:rsidRPr="002D4698">
              <w:rPr>
                <w:sz w:val="16"/>
                <w:szCs w:val="16"/>
              </w:rPr>
              <w:t xml:space="preserve"> Txoj Kev Qhia Lus Askiv ELA</w:t>
            </w:r>
          </w:p>
          <w:p w14:paraId="0552DEEA" w14:textId="77777777" w:rsidR="0059153D" w:rsidRPr="0059153D" w:rsidRDefault="0059153D" w:rsidP="0059153D">
            <w:pPr>
              <w:pStyle w:val="TableParagraph"/>
              <w:spacing w:before="58"/>
              <w:ind w:left="53" w:right="1400"/>
              <w:rPr>
                <w:ins w:id="4418" w:author="Khamsaolee Xainhiaxang" w:date="2021-07-08T20:27:00Z"/>
                <w:sz w:val="16"/>
                <w:szCs w:val="16"/>
              </w:rPr>
            </w:pPr>
            <w:ins w:id="4419" w:author="Khamsaolee Xainhiaxang" w:date="2021-07-08T20:27:00Z">
              <w:r>
                <w:rPr>
                  <w:sz w:val="16"/>
                  <w:szCs w:val="16"/>
                </w:rPr>
                <w:t>(</w:t>
              </w:r>
              <w:r w:rsidRPr="0059153D">
                <w:rPr>
                  <w:sz w:val="16"/>
                  <w:szCs w:val="16"/>
                </w:rPr>
                <w:t>ELA Lesson Design</w:t>
              </w:r>
            </w:ins>
          </w:p>
          <w:p w14:paraId="1CDE5199" w14:textId="123080BD" w:rsidR="0059153D" w:rsidRPr="002D4698" w:rsidRDefault="0059153D" w:rsidP="0059153D">
            <w:pPr>
              <w:pStyle w:val="TableParagraph"/>
              <w:spacing w:before="58"/>
              <w:ind w:left="53" w:right="1400"/>
              <w:rPr>
                <w:sz w:val="16"/>
                <w:szCs w:val="16"/>
              </w:rPr>
            </w:pPr>
            <w:ins w:id="4420" w:author="Khamsaolee Xainhiaxang" w:date="2021-07-08T20:27:00Z">
              <w:r w:rsidRPr="0059153D">
                <w:rPr>
                  <w:sz w:val="16"/>
                  <w:szCs w:val="16"/>
                </w:rPr>
                <w:t>Implementation</w:t>
              </w:r>
              <w:r>
                <w:rPr>
                  <w:sz w:val="16"/>
                  <w:szCs w:val="16"/>
                </w:rPr>
                <w:t>)</w:t>
              </w:r>
            </w:ins>
          </w:p>
        </w:tc>
        <w:tc>
          <w:tcPr>
            <w:tcW w:w="1710" w:type="dxa"/>
            <w:tcBorders>
              <w:left w:val="single" w:sz="4" w:space="0" w:color="FFFFFF"/>
              <w:right w:val="single" w:sz="4" w:space="0" w:color="FFFFFF"/>
            </w:tcBorders>
            <w:shd w:val="clear" w:color="auto" w:fill="DDEBF6"/>
          </w:tcPr>
          <w:p w14:paraId="17ED0FA2" w14:textId="77777777" w:rsidR="00E43EF1" w:rsidRPr="002D4698" w:rsidRDefault="000E40D2">
            <w:pPr>
              <w:pStyle w:val="TableParagraph"/>
              <w:spacing w:before="58"/>
              <w:ind w:left="44" w:right="44"/>
              <w:jc w:val="center"/>
              <w:rPr>
                <w:sz w:val="16"/>
                <w:szCs w:val="16"/>
              </w:rPr>
            </w:pPr>
            <w:r w:rsidRPr="002D4698">
              <w:rPr>
                <w:sz w:val="16"/>
                <w:szCs w:val="16"/>
              </w:rPr>
              <w:t>$ 445,531.00</w:t>
            </w:r>
          </w:p>
        </w:tc>
        <w:tc>
          <w:tcPr>
            <w:tcW w:w="1620" w:type="dxa"/>
            <w:tcBorders>
              <w:left w:val="single" w:sz="4" w:space="0" w:color="FFFFFF"/>
              <w:right w:val="single" w:sz="4" w:space="0" w:color="FFFFFF"/>
            </w:tcBorders>
            <w:shd w:val="clear" w:color="auto" w:fill="DDEBF6"/>
          </w:tcPr>
          <w:p w14:paraId="7C7D8467" w14:textId="77777777" w:rsidR="00E43EF1" w:rsidRPr="002D4698" w:rsidRDefault="00E43EF1">
            <w:pPr>
              <w:pStyle w:val="TableParagraph"/>
              <w:rPr>
                <w:rFonts w:ascii="Times New Roman"/>
                <w:sz w:val="16"/>
                <w:szCs w:val="16"/>
              </w:rPr>
            </w:pPr>
          </w:p>
        </w:tc>
        <w:tc>
          <w:tcPr>
            <w:tcW w:w="1350" w:type="dxa"/>
            <w:tcBorders>
              <w:left w:val="single" w:sz="4" w:space="0" w:color="FFFFFF"/>
              <w:right w:val="single" w:sz="4" w:space="0" w:color="FFFFFF"/>
            </w:tcBorders>
            <w:shd w:val="clear" w:color="auto" w:fill="DDEBF6"/>
          </w:tcPr>
          <w:p w14:paraId="764D595A" w14:textId="77777777" w:rsidR="00E43EF1" w:rsidRPr="002D4698"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DDEBF6"/>
          </w:tcPr>
          <w:p w14:paraId="1069CE4E" w14:textId="77777777" w:rsidR="00E43EF1" w:rsidRPr="002D4698" w:rsidRDefault="000E40D2">
            <w:pPr>
              <w:pStyle w:val="TableParagraph"/>
              <w:spacing w:before="58"/>
              <w:ind w:left="33" w:right="33"/>
              <w:jc w:val="center"/>
              <w:rPr>
                <w:sz w:val="16"/>
                <w:szCs w:val="16"/>
              </w:rPr>
            </w:pPr>
            <w:r w:rsidRPr="002D4698">
              <w:rPr>
                <w:sz w:val="16"/>
                <w:szCs w:val="16"/>
              </w:rPr>
              <w:t>$ 1,035,000.00</w:t>
            </w:r>
          </w:p>
        </w:tc>
        <w:tc>
          <w:tcPr>
            <w:tcW w:w="1614" w:type="dxa"/>
            <w:tcBorders>
              <w:left w:val="single" w:sz="4" w:space="0" w:color="FFFFFF"/>
            </w:tcBorders>
            <w:shd w:val="clear" w:color="auto" w:fill="DDEBF6"/>
          </w:tcPr>
          <w:p w14:paraId="461C3C82" w14:textId="77777777" w:rsidR="00E43EF1" w:rsidRPr="002D4698" w:rsidRDefault="000E40D2">
            <w:pPr>
              <w:pStyle w:val="TableParagraph"/>
              <w:spacing w:before="58"/>
              <w:ind w:left="33" w:right="33"/>
              <w:jc w:val="center"/>
              <w:rPr>
                <w:sz w:val="16"/>
                <w:szCs w:val="16"/>
              </w:rPr>
            </w:pPr>
            <w:r w:rsidRPr="002D4698">
              <w:rPr>
                <w:sz w:val="16"/>
                <w:szCs w:val="16"/>
              </w:rPr>
              <w:t>$ 1,480,531.00</w:t>
            </w:r>
          </w:p>
        </w:tc>
      </w:tr>
      <w:tr w:rsidR="00E43EF1" w14:paraId="18050DD6" w14:textId="77777777" w:rsidTr="00676B96">
        <w:trPr>
          <w:trHeight w:val="931"/>
        </w:trPr>
        <w:tc>
          <w:tcPr>
            <w:tcW w:w="800" w:type="dxa"/>
            <w:tcBorders>
              <w:right w:val="single" w:sz="4" w:space="0" w:color="FFFFFF"/>
            </w:tcBorders>
            <w:shd w:val="clear" w:color="auto" w:fill="BDD7EE"/>
          </w:tcPr>
          <w:p w14:paraId="6CC3653F" w14:textId="77777777" w:rsidR="00E43EF1" w:rsidRPr="002D4698" w:rsidRDefault="000E40D2">
            <w:pPr>
              <w:pStyle w:val="TableParagraph"/>
              <w:spacing w:before="58"/>
              <w:jc w:val="center"/>
              <w:rPr>
                <w:b/>
                <w:sz w:val="16"/>
                <w:szCs w:val="16"/>
              </w:rPr>
            </w:pPr>
            <w:r w:rsidRPr="002D4698">
              <w:rPr>
                <w:b/>
                <w:sz w:val="16"/>
                <w:szCs w:val="16"/>
              </w:rPr>
              <w:t>1</w:t>
            </w:r>
          </w:p>
        </w:tc>
        <w:tc>
          <w:tcPr>
            <w:tcW w:w="1080" w:type="dxa"/>
            <w:tcBorders>
              <w:left w:val="single" w:sz="4" w:space="0" w:color="FFFFFF"/>
              <w:right w:val="single" w:sz="4" w:space="0" w:color="FFFFFF"/>
            </w:tcBorders>
            <w:shd w:val="clear" w:color="auto" w:fill="BDD7EE"/>
          </w:tcPr>
          <w:p w14:paraId="1F1023F7" w14:textId="6B3A53A1" w:rsidR="00E43EF1" w:rsidRPr="002D4698" w:rsidRDefault="000E40D2" w:rsidP="00A939CF">
            <w:pPr>
              <w:pStyle w:val="TableParagraph"/>
              <w:spacing w:before="58"/>
              <w:ind w:left="120" w:right="120"/>
              <w:jc w:val="center"/>
              <w:rPr>
                <w:b/>
                <w:sz w:val="16"/>
                <w:szCs w:val="16"/>
              </w:rPr>
            </w:pPr>
            <w:r w:rsidRPr="002D4698">
              <w:rPr>
                <w:b/>
                <w:sz w:val="16"/>
                <w:szCs w:val="16"/>
              </w:rPr>
              <w:t>25</w:t>
            </w:r>
          </w:p>
        </w:tc>
        <w:tc>
          <w:tcPr>
            <w:tcW w:w="2183" w:type="dxa"/>
            <w:tcBorders>
              <w:left w:val="single" w:sz="4" w:space="0" w:color="FFFFFF"/>
              <w:right w:val="single" w:sz="4" w:space="0" w:color="FFFFFF"/>
            </w:tcBorders>
            <w:shd w:val="clear" w:color="auto" w:fill="BDD7EE"/>
          </w:tcPr>
          <w:p w14:paraId="48431212" w14:textId="77777777" w:rsidR="00572865" w:rsidRDefault="005F0B0E">
            <w:pPr>
              <w:pStyle w:val="TableParagraph"/>
              <w:spacing w:before="8" w:line="280" w:lineRule="atLeast"/>
              <w:ind w:left="117" w:right="174"/>
              <w:rPr>
                <w:ins w:id="4421" w:author="Khamsaolee Xainhiaxang" w:date="2021-07-08T20:16:00Z"/>
                <w:sz w:val="16"/>
                <w:szCs w:val="16"/>
              </w:rPr>
              <w:pPrChange w:id="4422" w:author="Khamsaolee Xainhiaxang" w:date="2021-07-08T20:16:00Z">
                <w:pPr>
                  <w:pStyle w:val="TableParagraph"/>
                  <w:spacing w:before="8" w:line="280" w:lineRule="atLeast"/>
                  <w:ind w:left="194" w:right="174"/>
                </w:pPr>
              </w:pPrChange>
            </w:pPr>
            <w:r w:rsidRPr="002D4698">
              <w:rPr>
                <w:sz w:val="16"/>
                <w:szCs w:val="16"/>
              </w:rPr>
              <w:t xml:space="preserve">Cov Kawm Lus Askiv </w:t>
            </w:r>
          </w:p>
          <w:p w14:paraId="49407ACB" w14:textId="7FAF37D5" w:rsidR="00E43EF1" w:rsidRPr="002D4698" w:rsidRDefault="005F0B0E">
            <w:pPr>
              <w:pStyle w:val="TableParagraph"/>
              <w:spacing w:before="8" w:line="280" w:lineRule="atLeast"/>
              <w:ind w:left="117" w:right="174"/>
              <w:rPr>
                <w:sz w:val="16"/>
                <w:szCs w:val="16"/>
              </w:rPr>
              <w:pPrChange w:id="4423" w:author="Khamsaolee Xainhiaxang" w:date="2021-07-08T20:16:00Z">
                <w:pPr>
                  <w:pStyle w:val="TableParagraph"/>
                  <w:spacing w:before="8" w:line="280" w:lineRule="atLeast"/>
                  <w:ind w:left="194" w:right="174"/>
                </w:pPr>
              </w:pPrChange>
            </w:pPr>
            <w:r w:rsidRPr="002D4698">
              <w:rPr>
                <w:sz w:val="16"/>
                <w:szCs w:val="16"/>
              </w:rPr>
              <w:t xml:space="preserve">Cov Hlua Uas Coj Los Tu Cov </w:t>
            </w:r>
            <w:del w:id="4424" w:author="Khamsaolee Xainhiaxang" w:date="2021-07-08T21:45:00Z">
              <w:r w:rsidRPr="002D4698" w:rsidDel="00DE6083">
                <w:rPr>
                  <w:sz w:val="16"/>
                  <w:szCs w:val="16"/>
                </w:rPr>
                <w:delText>Tau Nyiaj Tsawg</w:delText>
              </w:r>
            </w:del>
            <w:ins w:id="4425" w:author="Khamsaolee Xainhiaxang" w:date="2021-07-08T21:45:00Z">
              <w:r w:rsidR="00DE6083">
                <w:rPr>
                  <w:sz w:val="16"/>
                  <w:szCs w:val="16"/>
                </w:rPr>
                <w:t>Neeg Txom Nyem</w:t>
              </w:r>
            </w:ins>
          </w:p>
        </w:tc>
        <w:tc>
          <w:tcPr>
            <w:tcW w:w="3240" w:type="dxa"/>
            <w:tcBorders>
              <w:left w:val="single" w:sz="4" w:space="0" w:color="FFFFFF"/>
              <w:right w:val="single" w:sz="4" w:space="0" w:color="FFFFFF"/>
            </w:tcBorders>
            <w:shd w:val="clear" w:color="auto" w:fill="BDD7EE"/>
          </w:tcPr>
          <w:p w14:paraId="49B3A333" w14:textId="6B37DAE7" w:rsidR="00E43EF1" w:rsidRPr="002D4698" w:rsidRDefault="008F7249" w:rsidP="008F7249">
            <w:pPr>
              <w:pStyle w:val="TableParagraph"/>
              <w:spacing w:before="58"/>
              <w:ind w:left="53" w:right="455"/>
              <w:rPr>
                <w:sz w:val="16"/>
                <w:szCs w:val="16"/>
              </w:rPr>
            </w:pPr>
            <w:ins w:id="4426" w:author="Khamsaolee Xainhiaxang" w:date="2021-07-08T20:26:00Z">
              <w:r w:rsidRPr="002D4698">
                <w:rPr>
                  <w:sz w:val="16"/>
                  <w:szCs w:val="16"/>
                </w:rPr>
                <w:t xml:space="preserve">Cov Kws Tshwj </w:t>
              </w:r>
              <w:r>
                <w:rPr>
                  <w:sz w:val="16"/>
                  <w:szCs w:val="16"/>
                </w:rPr>
                <w:t>Qhia</w:t>
              </w:r>
              <w:r w:rsidRPr="002D4698">
                <w:rPr>
                  <w:sz w:val="16"/>
                  <w:szCs w:val="16"/>
                </w:rPr>
                <w:t xml:space="preserve"> </w:t>
              </w:r>
            </w:ins>
            <w:del w:id="4427" w:author="Khamsaolee Xainhiaxang" w:date="2021-07-08T20:27:00Z">
              <w:r w:rsidR="000E40D2" w:rsidRPr="002D4698" w:rsidDel="008F7249">
                <w:rPr>
                  <w:sz w:val="16"/>
                  <w:szCs w:val="16"/>
                </w:rPr>
                <w:delText>Kev Pab</w:delText>
              </w:r>
              <w:r w:rsidR="00A37636" w:rsidRPr="002D4698" w:rsidDel="008F7249">
                <w:rPr>
                  <w:sz w:val="16"/>
                  <w:szCs w:val="16"/>
                </w:rPr>
                <w:delText xml:space="preserve"> </w:delText>
              </w:r>
            </w:del>
            <w:del w:id="4428" w:author="Khamsaolee Xainhiaxang" w:date="2021-07-08T20:26:00Z">
              <w:r w:rsidR="000E40D2" w:rsidRPr="002D4698" w:rsidDel="008F7249">
                <w:rPr>
                  <w:sz w:val="16"/>
                  <w:szCs w:val="16"/>
                </w:rPr>
                <w:delText xml:space="preserve">cuam </w:delText>
              </w:r>
            </w:del>
            <w:r w:rsidR="00A37636" w:rsidRPr="002D4698">
              <w:rPr>
                <w:sz w:val="16"/>
                <w:szCs w:val="16"/>
              </w:rPr>
              <w:t xml:space="preserve">Kev </w:t>
            </w:r>
            <w:r w:rsidR="000E40D2" w:rsidRPr="002D4698">
              <w:rPr>
                <w:sz w:val="16"/>
                <w:szCs w:val="16"/>
              </w:rPr>
              <w:t xml:space="preserve">Coj Tus Cwj Pwm (PBIS) </w:t>
            </w:r>
            <w:del w:id="4429" w:author="Khamsaolee Xainhiaxang" w:date="2021-07-08T20:26:00Z">
              <w:r w:rsidR="000E40D2" w:rsidRPr="002D4698" w:rsidDel="008F7249">
                <w:rPr>
                  <w:sz w:val="16"/>
                  <w:szCs w:val="16"/>
                </w:rPr>
                <w:delText>Cov Kws Tshwj Xeeb</w:delText>
              </w:r>
            </w:del>
          </w:p>
        </w:tc>
        <w:tc>
          <w:tcPr>
            <w:tcW w:w="1710" w:type="dxa"/>
            <w:tcBorders>
              <w:left w:val="single" w:sz="4" w:space="0" w:color="FFFFFF"/>
              <w:right w:val="single" w:sz="4" w:space="0" w:color="FFFFFF"/>
            </w:tcBorders>
            <w:shd w:val="clear" w:color="auto" w:fill="BDD7EE"/>
          </w:tcPr>
          <w:p w14:paraId="0B88B31F" w14:textId="77777777" w:rsidR="00E43EF1" w:rsidRPr="002D4698" w:rsidRDefault="000E40D2">
            <w:pPr>
              <w:pStyle w:val="TableParagraph"/>
              <w:spacing w:before="58"/>
              <w:ind w:left="44" w:right="44"/>
              <w:jc w:val="center"/>
              <w:rPr>
                <w:sz w:val="16"/>
                <w:szCs w:val="16"/>
              </w:rPr>
            </w:pPr>
            <w:r w:rsidRPr="002D4698">
              <w:rPr>
                <w:sz w:val="16"/>
                <w:szCs w:val="16"/>
              </w:rPr>
              <w:t>$ 567,701.00</w:t>
            </w:r>
          </w:p>
        </w:tc>
        <w:tc>
          <w:tcPr>
            <w:tcW w:w="1620" w:type="dxa"/>
            <w:tcBorders>
              <w:left w:val="single" w:sz="4" w:space="0" w:color="FFFFFF"/>
              <w:right w:val="single" w:sz="4" w:space="0" w:color="FFFFFF"/>
            </w:tcBorders>
            <w:shd w:val="clear" w:color="auto" w:fill="BDD7EE"/>
          </w:tcPr>
          <w:p w14:paraId="164C6CB4" w14:textId="77777777" w:rsidR="00E43EF1" w:rsidRPr="002D4698" w:rsidRDefault="00E43EF1">
            <w:pPr>
              <w:pStyle w:val="TableParagraph"/>
              <w:rPr>
                <w:rFonts w:ascii="Times New Roman"/>
                <w:sz w:val="16"/>
                <w:szCs w:val="16"/>
              </w:rPr>
            </w:pPr>
          </w:p>
        </w:tc>
        <w:tc>
          <w:tcPr>
            <w:tcW w:w="1350" w:type="dxa"/>
            <w:tcBorders>
              <w:left w:val="single" w:sz="4" w:space="0" w:color="FFFFFF"/>
              <w:right w:val="single" w:sz="4" w:space="0" w:color="FFFFFF"/>
            </w:tcBorders>
            <w:shd w:val="clear" w:color="auto" w:fill="BDD7EE"/>
          </w:tcPr>
          <w:p w14:paraId="0CF2F0F6" w14:textId="77777777" w:rsidR="00E43EF1" w:rsidRPr="002D4698"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BDD7EE"/>
          </w:tcPr>
          <w:p w14:paraId="5F12D05A" w14:textId="77777777" w:rsidR="00E43EF1" w:rsidRPr="002D4698" w:rsidRDefault="00E43EF1">
            <w:pPr>
              <w:pStyle w:val="TableParagraph"/>
              <w:rPr>
                <w:rFonts w:ascii="Times New Roman"/>
                <w:sz w:val="16"/>
                <w:szCs w:val="16"/>
              </w:rPr>
            </w:pPr>
          </w:p>
        </w:tc>
        <w:tc>
          <w:tcPr>
            <w:tcW w:w="1614" w:type="dxa"/>
            <w:tcBorders>
              <w:left w:val="single" w:sz="4" w:space="0" w:color="FFFFFF"/>
            </w:tcBorders>
            <w:shd w:val="clear" w:color="auto" w:fill="BDD7EE"/>
          </w:tcPr>
          <w:p w14:paraId="6FCFF55E" w14:textId="77777777" w:rsidR="00E43EF1" w:rsidRPr="002D4698" w:rsidRDefault="000E40D2">
            <w:pPr>
              <w:pStyle w:val="TableParagraph"/>
              <w:spacing w:before="58"/>
              <w:ind w:left="33" w:right="33"/>
              <w:jc w:val="center"/>
              <w:rPr>
                <w:sz w:val="16"/>
                <w:szCs w:val="16"/>
              </w:rPr>
            </w:pPr>
            <w:r w:rsidRPr="002D4698">
              <w:rPr>
                <w:sz w:val="16"/>
                <w:szCs w:val="16"/>
              </w:rPr>
              <w:t>$ 567,701.00</w:t>
            </w:r>
          </w:p>
        </w:tc>
      </w:tr>
      <w:tr w:rsidR="00E43EF1" w14:paraId="47EFE520" w14:textId="77777777" w:rsidTr="00CB4589">
        <w:tblPrEx>
          <w:tblW w:w="0" w:type="auto"/>
          <w:tblInd w:w="257" w:type="dxa"/>
          <w:tblLayout w:type="fixed"/>
          <w:tblCellMar>
            <w:left w:w="0" w:type="dxa"/>
            <w:right w:w="0" w:type="dxa"/>
          </w:tblCellMar>
          <w:tblLook w:val="01E0" w:firstRow="1" w:lastRow="1" w:firstColumn="1" w:lastColumn="1" w:noHBand="0" w:noVBand="0"/>
          <w:tblPrExChange w:id="4430" w:author="Khamsaolee Xainhiaxang" w:date="2021-07-08T20:42:00Z">
            <w:tblPrEx>
              <w:tblW w:w="0" w:type="auto"/>
              <w:tblInd w:w="257" w:type="dxa"/>
              <w:tblLayout w:type="fixed"/>
              <w:tblCellMar>
                <w:left w:w="0" w:type="dxa"/>
                <w:right w:w="0" w:type="dxa"/>
              </w:tblCellMar>
              <w:tblLook w:val="01E0" w:firstRow="1" w:lastRow="1" w:firstColumn="1" w:lastColumn="1" w:noHBand="0" w:noVBand="0"/>
            </w:tblPrEx>
          </w:tblPrExChange>
        </w:tblPrEx>
        <w:trPr>
          <w:trHeight w:val="932"/>
          <w:trPrChange w:id="4431" w:author="Khamsaolee Xainhiaxang" w:date="2021-07-08T20:42:00Z">
            <w:trPr>
              <w:trHeight w:val="932"/>
            </w:trPr>
          </w:trPrChange>
        </w:trPr>
        <w:tc>
          <w:tcPr>
            <w:tcW w:w="800" w:type="dxa"/>
            <w:tcBorders>
              <w:right w:val="single" w:sz="4" w:space="0" w:color="FFFFFF"/>
            </w:tcBorders>
            <w:shd w:val="clear" w:color="auto" w:fill="DDEBF6"/>
            <w:tcPrChange w:id="4432" w:author="Khamsaolee Xainhiaxang" w:date="2021-07-08T20:42:00Z">
              <w:tcPr>
                <w:tcW w:w="800" w:type="dxa"/>
                <w:tcBorders>
                  <w:right w:val="single" w:sz="4" w:space="0" w:color="FFFFFF"/>
                </w:tcBorders>
                <w:shd w:val="clear" w:color="auto" w:fill="DDEBF6"/>
              </w:tcPr>
            </w:tcPrChange>
          </w:tcPr>
          <w:p w14:paraId="14F099CB" w14:textId="77777777" w:rsidR="00E43EF1" w:rsidRPr="002D4698" w:rsidRDefault="000E40D2">
            <w:pPr>
              <w:pStyle w:val="TableParagraph"/>
              <w:spacing w:before="58"/>
              <w:jc w:val="center"/>
              <w:rPr>
                <w:b/>
                <w:sz w:val="16"/>
                <w:szCs w:val="16"/>
              </w:rPr>
            </w:pPr>
            <w:r w:rsidRPr="002D4698">
              <w:rPr>
                <w:b/>
                <w:sz w:val="16"/>
                <w:szCs w:val="16"/>
              </w:rPr>
              <w:t>1</w:t>
            </w:r>
          </w:p>
        </w:tc>
        <w:tc>
          <w:tcPr>
            <w:tcW w:w="1080" w:type="dxa"/>
            <w:tcBorders>
              <w:left w:val="single" w:sz="4" w:space="0" w:color="FFFFFF"/>
              <w:right w:val="single" w:sz="4" w:space="0" w:color="FFFFFF"/>
            </w:tcBorders>
            <w:shd w:val="clear" w:color="auto" w:fill="DDEBF6"/>
            <w:tcPrChange w:id="4433" w:author="Khamsaolee Xainhiaxang" w:date="2021-07-08T20:42:00Z">
              <w:tcPr>
                <w:tcW w:w="1080" w:type="dxa"/>
                <w:tcBorders>
                  <w:left w:val="single" w:sz="4" w:space="0" w:color="FFFFFF"/>
                  <w:right w:val="single" w:sz="4" w:space="0" w:color="FFFFFF"/>
                </w:tcBorders>
                <w:shd w:val="clear" w:color="auto" w:fill="DDEBF6"/>
              </w:tcPr>
            </w:tcPrChange>
          </w:tcPr>
          <w:p w14:paraId="6D48CC6C" w14:textId="77777777" w:rsidR="00E43EF1" w:rsidRPr="002D4698" w:rsidRDefault="000E40D2" w:rsidP="00A939CF">
            <w:pPr>
              <w:pStyle w:val="TableParagraph"/>
              <w:spacing w:before="58"/>
              <w:ind w:left="120" w:right="120"/>
              <w:jc w:val="center"/>
              <w:rPr>
                <w:b/>
                <w:sz w:val="16"/>
                <w:szCs w:val="16"/>
              </w:rPr>
            </w:pPr>
            <w:r w:rsidRPr="002D4698">
              <w:rPr>
                <w:b/>
                <w:sz w:val="16"/>
                <w:szCs w:val="16"/>
              </w:rPr>
              <w:t>26</w:t>
            </w:r>
          </w:p>
        </w:tc>
        <w:tc>
          <w:tcPr>
            <w:tcW w:w="2183" w:type="dxa"/>
            <w:tcBorders>
              <w:left w:val="single" w:sz="4" w:space="0" w:color="FFFFFF"/>
              <w:right w:val="single" w:sz="4" w:space="0" w:color="FFFFFF"/>
            </w:tcBorders>
            <w:shd w:val="clear" w:color="auto" w:fill="DDEBF6"/>
            <w:tcPrChange w:id="4434" w:author="Khamsaolee Xainhiaxang" w:date="2021-07-08T20:42:00Z">
              <w:tcPr>
                <w:tcW w:w="2183" w:type="dxa"/>
                <w:tcBorders>
                  <w:left w:val="single" w:sz="4" w:space="0" w:color="FFFFFF"/>
                  <w:right w:val="single" w:sz="4" w:space="0" w:color="FFFFFF"/>
                </w:tcBorders>
                <w:shd w:val="clear" w:color="auto" w:fill="DDEBF6"/>
              </w:tcPr>
            </w:tcPrChange>
          </w:tcPr>
          <w:p w14:paraId="2F0FC6CB" w14:textId="77777777" w:rsidR="00F00AF2" w:rsidRDefault="005F0B0E">
            <w:pPr>
              <w:pStyle w:val="TableParagraph"/>
              <w:spacing w:before="8" w:line="280" w:lineRule="atLeast"/>
              <w:ind w:left="117" w:right="174"/>
              <w:rPr>
                <w:ins w:id="4435" w:author="Khamsaolee Xainhiaxang" w:date="2021-07-08T20:48:00Z"/>
                <w:sz w:val="16"/>
                <w:szCs w:val="16"/>
              </w:rPr>
              <w:pPrChange w:id="4436" w:author="Khamsaolee Xainhiaxang" w:date="2021-07-08T20:16:00Z">
                <w:pPr>
                  <w:pStyle w:val="TableParagraph"/>
                  <w:spacing w:before="8" w:line="280" w:lineRule="atLeast"/>
                  <w:ind w:left="194" w:right="174"/>
                </w:pPr>
              </w:pPrChange>
            </w:pPr>
            <w:r w:rsidRPr="002D4698">
              <w:rPr>
                <w:sz w:val="16"/>
                <w:szCs w:val="16"/>
              </w:rPr>
              <w:t xml:space="preserve">Cov Kawm Lus Askiv </w:t>
            </w:r>
          </w:p>
          <w:p w14:paraId="1CD7369C" w14:textId="1AD277D1" w:rsidR="00E43EF1" w:rsidRPr="002D4698" w:rsidRDefault="005F0B0E">
            <w:pPr>
              <w:pStyle w:val="TableParagraph"/>
              <w:spacing w:before="8" w:line="280" w:lineRule="atLeast"/>
              <w:ind w:left="117" w:right="174"/>
              <w:rPr>
                <w:sz w:val="16"/>
                <w:szCs w:val="16"/>
              </w:rPr>
              <w:pPrChange w:id="4437" w:author="Khamsaolee Xainhiaxang" w:date="2021-07-08T20:16:00Z">
                <w:pPr>
                  <w:pStyle w:val="TableParagraph"/>
                  <w:spacing w:before="8" w:line="280" w:lineRule="atLeast"/>
                  <w:ind w:left="194" w:right="174"/>
                </w:pPr>
              </w:pPrChange>
            </w:pPr>
            <w:r w:rsidRPr="002D4698">
              <w:rPr>
                <w:sz w:val="16"/>
                <w:szCs w:val="16"/>
              </w:rPr>
              <w:t xml:space="preserve">Cov Hlua Uas Coj Los Tu Cov </w:t>
            </w:r>
            <w:del w:id="4438" w:author="Khamsaolee Xainhiaxang" w:date="2021-07-08T21:46:00Z">
              <w:r w:rsidRPr="002D4698" w:rsidDel="00DE6083">
                <w:rPr>
                  <w:sz w:val="16"/>
                  <w:szCs w:val="16"/>
                </w:rPr>
                <w:delText>Tau Nyiaj Tsawg</w:delText>
              </w:r>
            </w:del>
            <w:ins w:id="4439" w:author="Khamsaolee Xainhiaxang" w:date="2021-07-08T21:46:00Z">
              <w:r w:rsidR="00DE6083">
                <w:rPr>
                  <w:sz w:val="16"/>
                  <w:szCs w:val="16"/>
                </w:rPr>
                <w:t>Neeg Txom Nyem</w:t>
              </w:r>
            </w:ins>
          </w:p>
        </w:tc>
        <w:tc>
          <w:tcPr>
            <w:tcW w:w="3240" w:type="dxa"/>
            <w:tcBorders>
              <w:left w:val="single" w:sz="4" w:space="0" w:color="FFFFFF"/>
              <w:right w:val="single" w:sz="4" w:space="0" w:color="FFFFFF"/>
            </w:tcBorders>
            <w:shd w:val="clear" w:color="auto" w:fill="DDEBF6"/>
            <w:tcPrChange w:id="4440" w:author="Khamsaolee Xainhiaxang" w:date="2021-07-08T20:42:00Z">
              <w:tcPr>
                <w:tcW w:w="3240" w:type="dxa"/>
                <w:tcBorders>
                  <w:left w:val="single" w:sz="4" w:space="0" w:color="FFFFFF"/>
                  <w:right w:val="single" w:sz="4" w:space="0" w:color="FFFFFF"/>
                </w:tcBorders>
                <w:shd w:val="clear" w:color="auto" w:fill="DDEBF6"/>
              </w:tcPr>
            </w:tcPrChange>
          </w:tcPr>
          <w:p w14:paraId="0E89BDC7" w14:textId="77777777" w:rsidR="00E43EF1" w:rsidRDefault="000E40D2">
            <w:pPr>
              <w:pStyle w:val="TableParagraph"/>
              <w:spacing w:before="58"/>
              <w:ind w:left="53" w:right="944"/>
              <w:rPr>
                <w:ins w:id="4441" w:author="Khamsaolee Xainhiaxang" w:date="2021-07-08T20:28:00Z"/>
                <w:sz w:val="16"/>
                <w:szCs w:val="16"/>
              </w:rPr>
            </w:pPr>
            <w:r w:rsidRPr="002D4698">
              <w:rPr>
                <w:sz w:val="16"/>
                <w:szCs w:val="16"/>
              </w:rPr>
              <w:t>Lwm Thawj Xib Fwb Rau Kev Kawm Tshwj Xeeb</w:t>
            </w:r>
          </w:p>
          <w:p w14:paraId="0756BD64" w14:textId="1EE02E3C" w:rsidR="0059153D" w:rsidRPr="002D4698" w:rsidRDefault="0059153D" w:rsidP="00A939CF">
            <w:pPr>
              <w:pStyle w:val="TableParagraph"/>
              <w:spacing w:before="58"/>
              <w:ind w:left="53" w:right="944"/>
              <w:rPr>
                <w:sz w:val="16"/>
                <w:szCs w:val="16"/>
              </w:rPr>
            </w:pPr>
            <w:ins w:id="4442" w:author="Khamsaolee Xainhiaxang" w:date="2021-07-08T20:28:00Z">
              <w:r>
                <w:rPr>
                  <w:sz w:val="16"/>
                  <w:szCs w:val="16"/>
                </w:rPr>
                <w:t>(</w:t>
              </w:r>
              <w:r w:rsidR="00523F26">
                <w:rPr>
                  <w:sz w:val="16"/>
                  <w:szCs w:val="16"/>
                </w:rPr>
                <w:t>Vice Principal for Special</w:t>
              </w:r>
            </w:ins>
            <w:ins w:id="4443" w:author="Khamsaolee Xainhiaxang" w:date="2021-07-08T20:43:00Z">
              <w:r w:rsidR="00523F26">
                <w:rPr>
                  <w:sz w:val="16"/>
                  <w:szCs w:val="16"/>
                </w:rPr>
                <w:t xml:space="preserve"> </w:t>
              </w:r>
            </w:ins>
            <w:ins w:id="4444" w:author="Khamsaolee Xainhiaxang" w:date="2021-07-08T20:28:00Z">
              <w:r w:rsidRPr="0059153D">
                <w:rPr>
                  <w:sz w:val="16"/>
                  <w:szCs w:val="16"/>
                </w:rPr>
                <w:t>Education</w:t>
              </w:r>
              <w:r>
                <w:rPr>
                  <w:sz w:val="16"/>
                  <w:szCs w:val="16"/>
                </w:rPr>
                <w:t>)</w:t>
              </w:r>
            </w:ins>
          </w:p>
        </w:tc>
        <w:tc>
          <w:tcPr>
            <w:tcW w:w="1710" w:type="dxa"/>
            <w:tcBorders>
              <w:left w:val="single" w:sz="4" w:space="0" w:color="FFFFFF"/>
              <w:right w:val="single" w:sz="4" w:space="0" w:color="FFFFFF"/>
            </w:tcBorders>
            <w:shd w:val="clear" w:color="auto" w:fill="DDEBF6"/>
            <w:tcPrChange w:id="4445" w:author="Khamsaolee Xainhiaxang" w:date="2021-07-08T20:42:00Z">
              <w:tcPr>
                <w:tcW w:w="1710" w:type="dxa"/>
                <w:tcBorders>
                  <w:left w:val="single" w:sz="4" w:space="0" w:color="FFFFFF"/>
                  <w:right w:val="single" w:sz="4" w:space="0" w:color="FFFFFF"/>
                </w:tcBorders>
                <w:shd w:val="clear" w:color="auto" w:fill="DDEBF6"/>
              </w:tcPr>
            </w:tcPrChange>
          </w:tcPr>
          <w:p w14:paraId="25AC5A14" w14:textId="77777777" w:rsidR="00E43EF1" w:rsidRPr="002D4698" w:rsidRDefault="000E40D2">
            <w:pPr>
              <w:pStyle w:val="TableParagraph"/>
              <w:spacing w:before="58"/>
              <w:ind w:left="44" w:right="44"/>
              <w:jc w:val="center"/>
              <w:rPr>
                <w:sz w:val="16"/>
                <w:szCs w:val="16"/>
              </w:rPr>
            </w:pPr>
            <w:r w:rsidRPr="002D4698">
              <w:rPr>
                <w:sz w:val="16"/>
                <w:szCs w:val="16"/>
              </w:rPr>
              <w:t>$ 138,499.00</w:t>
            </w:r>
          </w:p>
        </w:tc>
        <w:tc>
          <w:tcPr>
            <w:tcW w:w="1620" w:type="dxa"/>
            <w:tcBorders>
              <w:left w:val="single" w:sz="4" w:space="0" w:color="FFFFFF"/>
              <w:right w:val="single" w:sz="4" w:space="0" w:color="FFFFFF"/>
            </w:tcBorders>
            <w:shd w:val="clear" w:color="auto" w:fill="DDEBF6"/>
            <w:tcPrChange w:id="4446" w:author="Khamsaolee Xainhiaxang" w:date="2021-07-08T20:42:00Z">
              <w:tcPr>
                <w:tcW w:w="1620" w:type="dxa"/>
                <w:tcBorders>
                  <w:left w:val="single" w:sz="4" w:space="0" w:color="FFFFFF"/>
                  <w:right w:val="single" w:sz="4" w:space="0" w:color="FFFFFF"/>
                </w:tcBorders>
                <w:shd w:val="clear" w:color="auto" w:fill="DDEBF6"/>
              </w:tcPr>
            </w:tcPrChange>
          </w:tcPr>
          <w:p w14:paraId="6008864F" w14:textId="77777777" w:rsidR="00E43EF1" w:rsidRPr="002D4698" w:rsidRDefault="00E43EF1">
            <w:pPr>
              <w:pStyle w:val="TableParagraph"/>
              <w:rPr>
                <w:rFonts w:ascii="Times New Roman"/>
                <w:sz w:val="16"/>
                <w:szCs w:val="16"/>
              </w:rPr>
            </w:pPr>
          </w:p>
        </w:tc>
        <w:tc>
          <w:tcPr>
            <w:tcW w:w="1350" w:type="dxa"/>
            <w:tcBorders>
              <w:left w:val="single" w:sz="4" w:space="0" w:color="FFFFFF"/>
              <w:right w:val="single" w:sz="4" w:space="0" w:color="FFFFFF"/>
            </w:tcBorders>
            <w:shd w:val="clear" w:color="auto" w:fill="DDEBF6"/>
            <w:tcPrChange w:id="4447" w:author="Khamsaolee Xainhiaxang" w:date="2021-07-08T20:42:00Z">
              <w:tcPr>
                <w:tcW w:w="1350" w:type="dxa"/>
                <w:tcBorders>
                  <w:left w:val="single" w:sz="4" w:space="0" w:color="FFFFFF"/>
                  <w:right w:val="single" w:sz="4" w:space="0" w:color="FFFFFF"/>
                </w:tcBorders>
                <w:shd w:val="clear" w:color="auto" w:fill="DDEBF6"/>
              </w:tcPr>
            </w:tcPrChange>
          </w:tcPr>
          <w:p w14:paraId="421564C2" w14:textId="77777777" w:rsidR="00E43EF1" w:rsidRPr="002D4698"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DDEBF6"/>
            <w:tcPrChange w:id="4448" w:author="Khamsaolee Xainhiaxang" w:date="2021-07-08T20:42:00Z">
              <w:tcPr>
                <w:tcW w:w="1503" w:type="dxa"/>
                <w:tcBorders>
                  <w:left w:val="single" w:sz="4" w:space="0" w:color="FFFFFF"/>
                  <w:right w:val="single" w:sz="4" w:space="0" w:color="FFFFFF"/>
                </w:tcBorders>
                <w:shd w:val="clear" w:color="auto" w:fill="DDEBF6"/>
              </w:tcPr>
            </w:tcPrChange>
          </w:tcPr>
          <w:p w14:paraId="49C73B12" w14:textId="77777777" w:rsidR="00E43EF1" w:rsidRPr="002D4698" w:rsidRDefault="00E43EF1">
            <w:pPr>
              <w:pStyle w:val="TableParagraph"/>
              <w:rPr>
                <w:rFonts w:ascii="Times New Roman"/>
                <w:sz w:val="16"/>
                <w:szCs w:val="16"/>
              </w:rPr>
            </w:pPr>
          </w:p>
        </w:tc>
        <w:tc>
          <w:tcPr>
            <w:tcW w:w="1614" w:type="dxa"/>
            <w:tcBorders>
              <w:left w:val="single" w:sz="4" w:space="0" w:color="FFFFFF"/>
            </w:tcBorders>
            <w:shd w:val="clear" w:color="auto" w:fill="DDEBF6"/>
            <w:tcPrChange w:id="4449" w:author="Khamsaolee Xainhiaxang" w:date="2021-07-08T20:42:00Z">
              <w:tcPr>
                <w:tcW w:w="1614" w:type="dxa"/>
                <w:tcBorders>
                  <w:left w:val="single" w:sz="4" w:space="0" w:color="FFFFFF"/>
                </w:tcBorders>
                <w:shd w:val="clear" w:color="auto" w:fill="DDEBF6"/>
              </w:tcPr>
            </w:tcPrChange>
          </w:tcPr>
          <w:p w14:paraId="7B31FE26" w14:textId="77777777" w:rsidR="00E43EF1" w:rsidRPr="002D4698" w:rsidRDefault="000E40D2">
            <w:pPr>
              <w:pStyle w:val="TableParagraph"/>
              <w:spacing w:before="58"/>
              <w:ind w:left="33" w:right="33"/>
              <w:jc w:val="center"/>
              <w:rPr>
                <w:sz w:val="16"/>
                <w:szCs w:val="16"/>
              </w:rPr>
            </w:pPr>
            <w:r w:rsidRPr="002D4698">
              <w:rPr>
                <w:sz w:val="16"/>
                <w:szCs w:val="16"/>
              </w:rPr>
              <w:t>$ 138,499.00</w:t>
            </w:r>
          </w:p>
        </w:tc>
      </w:tr>
      <w:tr w:rsidR="00E43EF1" w14:paraId="37651545" w14:textId="77777777" w:rsidTr="00CB4589">
        <w:tblPrEx>
          <w:tblW w:w="0" w:type="auto"/>
          <w:tblInd w:w="257" w:type="dxa"/>
          <w:tblLayout w:type="fixed"/>
          <w:tblCellMar>
            <w:left w:w="0" w:type="dxa"/>
            <w:right w:w="0" w:type="dxa"/>
          </w:tblCellMar>
          <w:tblLook w:val="01E0" w:firstRow="1" w:lastRow="1" w:firstColumn="1" w:lastColumn="1" w:noHBand="0" w:noVBand="0"/>
          <w:tblPrExChange w:id="4450" w:author="Khamsaolee Xainhiaxang" w:date="2021-07-08T20:42:00Z">
            <w:tblPrEx>
              <w:tblW w:w="0" w:type="auto"/>
              <w:tblInd w:w="257" w:type="dxa"/>
              <w:tblLayout w:type="fixed"/>
              <w:tblCellMar>
                <w:left w:w="0" w:type="dxa"/>
                <w:right w:w="0" w:type="dxa"/>
              </w:tblCellMar>
              <w:tblLook w:val="01E0" w:firstRow="1" w:lastRow="1" w:firstColumn="1" w:lastColumn="1" w:noHBand="0" w:noVBand="0"/>
            </w:tblPrEx>
          </w:tblPrExChange>
        </w:tblPrEx>
        <w:trPr>
          <w:trHeight w:val="629"/>
          <w:trPrChange w:id="4451" w:author="Khamsaolee Xainhiaxang" w:date="2021-07-08T20:42:00Z">
            <w:trPr>
              <w:trHeight w:val="948"/>
            </w:trPr>
          </w:trPrChange>
        </w:trPr>
        <w:tc>
          <w:tcPr>
            <w:tcW w:w="800" w:type="dxa"/>
            <w:tcBorders>
              <w:bottom w:val="single" w:sz="4" w:space="0" w:color="FFFFFF" w:themeColor="background1"/>
              <w:right w:val="single" w:sz="4" w:space="0" w:color="FFFFFF" w:themeColor="background1"/>
            </w:tcBorders>
            <w:shd w:val="clear" w:color="auto" w:fill="BDD7EE"/>
            <w:tcPrChange w:id="4452" w:author="Khamsaolee Xainhiaxang" w:date="2021-07-08T20:42:00Z">
              <w:tcPr>
                <w:tcW w:w="800" w:type="dxa"/>
                <w:tcBorders>
                  <w:bottom w:val="single" w:sz="4" w:space="0" w:color="auto"/>
                  <w:right w:val="single" w:sz="4" w:space="0" w:color="FFFFFF"/>
                </w:tcBorders>
                <w:shd w:val="clear" w:color="auto" w:fill="BDD7EE"/>
              </w:tcPr>
            </w:tcPrChange>
          </w:tcPr>
          <w:p w14:paraId="5935D710" w14:textId="77777777" w:rsidR="00E43EF1" w:rsidRPr="002D4698" w:rsidRDefault="000E40D2" w:rsidP="00A939CF">
            <w:pPr>
              <w:pStyle w:val="TableParagraph"/>
              <w:spacing w:before="58"/>
              <w:jc w:val="center"/>
              <w:rPr>
                <w:b/>
                <w:sz w:val="16"/>
                <w:szCs w:val="16"/>
              </w:rPr>
            </w:pPr>
            <w:r w:rsidRPr="002D4698">
              <w:rPr>
                <w:b/>
                <w:sz w:val="16"/>
                <w:szCs w:val="16"/>
              </w:rPr>
              <w:t>1</w:t>
            </w:r>
          </w:p>
          <w:p w14:paraId="018863DF" w14:textId="77777777" w:rsidR="00E43EF1" w:rsidRPr="002D4698" w:rsidDel="00F369C3" w:rsidRDefault="00E43EF1">
            <w:pPr>
              <w:pStyle w:val="TableParagraph"/>
              <w:jc w:val="center"/>
              <w:rPr>
                <w:del w:id="4453" w:author="Khamsaolee Xainhiaxang" w:date="2021-07-08T20:34:00Z"/>
                <w:b/>
                <w:sz w:val="16"/>
                <w:szCs w:val="16"/>
              </w:rPr>
              <w:pPrChange w:id="4454" w:author="Khamsaolee Xainhiaxang" w:date="2021-07-08T20:43:00Z">
                <w:pPr>
                  <w:pStyle w:val="TableParagraph"/>
                </w:pPr>
              </w:pPrChange>
            </w:pPr>
          </w:p>
          <w:p w14:paraId="686C1A6E" w14:textId="77777777" w:rsidR="00E43EF1" w:rsidRPr="002D4698" w:rsidDel="00F369C3" w:rsidRDefault="00E43EF1">
            <w:pPr>
              <w:pStyle w:val="TableParagraph"/>
              <w:jc w:val="center"/>
              <w:rPr>
                <w:del w:id="4455" w:author="Khamsaolee Xainhiaxang" w:date="2021-07-08T20:34:00Z"/>
                <w:b/>
                <w:sz w:val="16"/>
                <w:szCs w:val="16"/>
              </w:rPr>
              <w:pPrChange w:id="4456" w:author="Khamsaolee Xainhiaxang" w:date="2021-07-08T20:43:00Z">
                <w:pPr>
                  <w:pStyle w:val="TableParagraph"/>
                </w:pPr>
              </w:pPrChange>
            </w:pPr>
          </w:p>
          <w:p w14:paraId="163EE58D" w14:textId="5374AD55" w:rsidR="00E43EF1" w:rsidRPr="002D4698" w:rsidRDefault="00E43EF1" w:rsidP="00A939CF">
            <w:pPr>
              <w:pStyle w:val="TableParagraph"/>
              <w:spacing w:before="196"/>
              <w:jc w:val="center"/>
              <w:rPr>
                <w:b/>
                <w:sz w:val="16"/>
                <w:szCs w:val="16"/>
              </w:rPr>
            </w:pPr>
          </w:p>
        </w:tc>
        <w:tc>
          <w:tcPr>
            <w:tcW w:w="1080" w:type="dxa"/>
            <w:tcBorders>
              <w:left w:val="single" w:sz="4" w:space="0" w:color="FFFFFF" w:themeColor="background1"/>
              <w:bottom w:val="single" w:sz="4" w:space="0" w:color="FFFFFF" w:themeColor="background1"/>
              <w:right w:val="single" w:sz="4" w:space="0" w:color="FFFFFF" w:themeColor="background1"/>
            </w:tcBorders>
            <w:shd w:val="clear" w:color="auto" w:fill="BDD7EE"/>
            <w:tcPrChange w:id="4457" w:author="Khamsaolee Xainhiaxang" w:date="2021-07-08T20:42:00Z">
              <w:tcPr>
                <w:tcW w:w="1080" w:type="dxa"/>
                <w:tcBorders>
                  <w:left w:val="single" w:sz="4" w:space="0" w:color="FFFFFF"/>
                  <w:bottom w:val="single" w:sz="4" w:space="0" w:color="auto"/>
                  <w:right w:val="single" w:sz="4" w:space="0" w:color="FFFFFF"/>
                </w:tcBorders>
                <w:shd w:val="clear" w:color="auto" w:fill="BDD7EE"/>
              </w:tcPr>
            </w:tcPrChange>
          </w:tcPr>
          <w:p w14:paraId="05F90D45" w14:textId="3493E8D4" w:rsidR="00E43EF1" w:rsidRPr="002D4698" w:rsidRDefault="000E40D2" w:rsidP="009318CE">
            <w:pPr>
              <w:pStyle w:val="TableParagraph"/>
              <w:spacing w:before="58"/>
              <w:ind w:left="120" w:right="120"/>
              <w:jc w:val="center"/>
              <w:rPr>
                <w:b/>
                <w:sz w:val="16"/>
                <w:szCs w:val="16"/>
              </w:rPr>
            </w:pPr>
            <w:r w:rsidRPr="002D4698">
              <w:rPr>
                <w:b/>
                <w:sz w:val="16"/>
                <w:szCs w:val="16"/>
              </w:rPr>
              <w:t>27</w:t>
            </w:r>
          </w:p>
          <w:p w14:paraId="3E7EC8A3" w14:textId="77777777" w:rsidR="00E43EF1" w:rsidRPr="002D4698" w:rsidDel="00F369C3" w:rsidRDefault="00E43EF1">
            <w:pPr>
              <w:pStyle w:val="TableParagraph"/>
              <w:jc w:val="center"/>
              <w:rPr>
                <w:del w:id="4458" w:author="Khamsaolee Xainhiaxang" w:date="2021-07-08T20:34:00Z"/>
                <w:b/>
                <w:sz w:val="16"/>
                <w:szCs w:val="16"/>
              </w:rPr>
              <w:pPrChange w:id="4459" w:author="Khamsaolee Xainhiaxang" w:date="2021-07-08T20:43:00Z">
                <w:pPr>
                  <w:pStyle w:val="TableParagraph"/>
                </w:pPr>
              </w:pPrChange>
            </w:pPr>
          </w:p>
          <w:p w14:paraId="20E3F460" w14:textId="77777777" w:rsidR="00E43EF1" w:rsidRPr="002D4698" w:rsidDel="00F369C3" w:rsidRDefault="00E43EF1">
            <w:pPr>
              <w:pStyle w:val="TableParagraph"/>
              <w:jc w:val="center"/>
              <w:rPr>
                <w:del w:id="4460" w:author="Khamsaolee Xainhiaxang" w:date="2021-07-08T20:34:00Z"/>
                <w:b/>
                <w:sz w:val="16"/>
                <w:szCs w:val="16"/>
              </w:rPr>
              <w:pPrChange w:id="4461" w:author="Khamsaolee Xainhiaxang" w:date="2021-07-08T20:43:00Z">
                <w:pPr>
                  <w:pStyle w:val="TableParagraph"/>
                </w:pPr>
              </w:pPrChange>
            </w:pPr>
          </w:p>
          <w:p w14:paraId="6422D493" w14:textId="19054AEC" w:rsidR="00E43EF1" w:rsidRPr="002D4698" w:rsidRDefault="000E40D2" w:rsidP="00A939CF">
            <w:pPr>
              <w:pStyle w:val="TableParagraph"/>
              <w:spacing w:before="196"/>
              <w:jc w:val="center"/>
              <w:rPr>
                <w:b/>
                <w:sz w:val="16"/>
                <w:szCs w:val="16"/>
              </w:rPr>
            </w:pPr>
            <w:del w:id="4462" w:author="Khamsaolee Xainhiaxang" w:date="2021-07-08T20:33:00Z">
              <w:r w:rsidRPr="002D4698" w:rsidDel="003F5F9C">
                <w:rPr>
                  <w:b/>
                  <w:sz w:val="16"/>
                  <w:szCs w:val="16"/>
                </w:rPr>
                <w:delText>1</w:delText>
              </w:r>
            </w:del>
          </w:p>
        </w:tc>
        <w:tc>
          <w:tcPr>
            <w:tcW w:w="2183" w:type="dxa"/>
            <w:tcBorders>
              <w:left w:val="single" w:sz="4" w:space="0" w:color="FFFFFF" w:themeColor="background1"/>
              <w:bottom w:val="single" w:sz="4" w:space="0" w:color="FFFFFF" w:themeColor="background1"/>
              <w:right w:val="single" w:sz="4" w:space="0" w:color="FFFFFF" w:themeColor="background1"/>
            </w:tcBorders>
            <w:shd w:val="clear" w:color="auto" w:fill="BDD7EE"/>
            <w:tcPrChange w:id="4463" w:author="Khamsaolee Xainhiaxang" w:date="2021-07-08T20:42:00Z">
              <w:tcPr>
                <w:tcW w:w="2183" w:type="dxa"/>
                <w:tcBorders>
                  <w:left w:val="single" w:sz="4" w:space="0" w:color="FFFFFF"/>
                  <w:bottom w:val="single" w:sz="4" w:space="0" w:color="auto"/>
                  <w:right w:val="single" w:sz="4" w:space="0" w:color="FFFFFF"/>
                </w:tcBorders>
                <w:shd w:val="clear" w:color="auto" w:fill="BDD7EE"/>
              </w:tcPr>
            </w:tcPrChange>
          </w:tcPr>
          <w:p w14:paraId="04DED68C" w14:textId="77777777" w:rsidR="00543068" w:rsidRDefault="005F0B0E">
            <w:pPr>
              <w:pStyle w:val="TableParagraph"/>
              <w:spacing w:before="19" w:line="280" w:lineRule="atLeast"/>
              <w:ind w:left="117" w:right="174"/>
              <w:rPr>
                <w:ins w:id="4464" w:author="Khamsaolee Xainhiaxang" w:date="2021-07-08T20:29:00Z"/>
                <w:sz w:val="16"/>
                <w:szCs w:val="16"/>
              </w:rPr>
              <w:pPrChange w:id="4465" w:author="Khamsaolee Xainhiaxang" w:date="2021-07-08T20:34:00Z">
                <w:pPr>
                  <w:pStyle w:val="TableParagraph"/>
                  <w:spacing w:before="19" w:line="280" w:lineRule="atLeast"/>
                  <w:ind w:left="194" w:right="174"/>
                </w:pPr>
              </w:pPrChange>
            </w:pPr>
            <w:r w:rsidRPr="002D4698">
              <w:rPr>
                <w:sz w:val="16"/>
                <w:szCs w:val="16"/>
              </w:rPr>
              <w:t xml:space="preserve">Cov Kawm Lus Askiv </w:t>
            </w:r>
          </w:p>
          <w:p w14:paraId="28181546" w14:textId="62D9ABB9" w:rsidR="00E43EF1" w:rsidRPr="002D4698" w:rsidRDefault="005F0B0E">
            <w:pPr>
              <w:pStyle w:val="TableParagraph"/>
              <w:spacing w:before="19" w:line="280" w:lineRule="atLeast"/>
              <w:ind w:left="117" w:right="174"/>
              <w:rPr>
                <w:sz w:val="16"/>
                <w:szCs w:val="16"/>
              </w:rPr>
              <w:pPrChange w:id="4466" w:author="Khamsaolee Xainhiaxang" w:date="2021-07-08T20:34:00Z">
                <w:pPr>
                  <w:pStyle w:val="TableParagraph"/>
                  <w:spacing w:before="19" w:line="280" w:lineRule="atLeast"/>
                  <w:ind w:left="194" w:right="174"/>
                </w:pPr>
              </w:pPrChange>
            </w:pPr>
            <w:r w:rsidRPr="002D4698">
              <w:rPr>
                <w:sz w:val="16"/>
                <w:szCs w:val="16"/>
              </w:rPr>
              <w:t xml:space="preserve">Cov Hlua Uas Coj Los Tu Cov </w:t>
            </w:r>
            <w:del w:id="4467" w:author="Khamsaolee Xainhiaxang" w:date="2021-07-08T21:46:00Z">
              <w:r w:rsidRPr="002D4698" w:rsidDel="00DE6083">
                <w:rPr>
                  <w:sz w:val="16"/>
                  <w:szCs w:val="16"/>
                </w:rPr>
                <w:delText>Tau Nyiaj Tsawg</w:delText>
              </w:r>
            </w:del>
            <w:ins w:id="4468" w:author="Khamsaolee Xainhiaxang" w:date="2021-07-08T21:46:00Z">
              <w:r w:rsidR="00DE6083">
                <w:rPr>
                  <w:sz w:val="16"/>
                  <w:szCs w:val="16"/>
                </w:rPr>
                <w:t>Neeg Txom Nyem</w:t>
              </w:r>
            </w:ins>
            <w:r w:rsidRPr="002D4698">
              <w:rPr>
                <w:sz w:val="16"/>
                <w:szCs w:val="16"/>
              </w:rPr>
              <w:t xml:space="preserve"> </w:t>
            </w:r>
            <w:del w:id="4469" w:author="Khamsaolee Xainhiaxang" w:date="2021-07-08T20:33:00Z">
              <w:r w:rsidRPr="002D4698" w:rsidDel="00ED3DDA">
                <w:rPr>
                  <w:sz w:val="16"/>
                  <w:szCs w:val="16"/>
                </w:rPr>
                <w:delText xml:space="preserve">Cov Kawm Lus Askiv </w:delText>
              </w:r>
            </w:del>
          </w:p>
        </w:tc>
        <w:tc>
          <w:tcPr>
            <w:tcW w:w="3240" w:type="dxa"/>
            <w:tcBorders>
              <w:left w:val="single" w:sz="4" w:space="0" w:color="FFFFFF" w:themeColor="background1"/>
              <w:bottom w:val="single" w:sz="4" w:space="0" w:color="FFFFFF" w:themeColor="background1"/>
              <w:right w:val="single" w:sz="4" w:space="0" w:color="FFFFFF" w:themeColor="background1"/>
            </w:tcBorders>
            <w:shd w:val="clear" w:color="auto" w:fill="BDD7EE"/>
            <w:tcPrChange w:id="4470" w:author="Khamsaolee Xainhiaxang" w:date="2021-07-08T20:42:00Z">
              <w:tcPr>
                <w:tcW w:w="3240" w:type="dxa"/>
                <w:tcBorders>
                  <w:left w:val="single" w:sz="4" w:space="0" w:color="FFFFFF"/>
                  <w:bottom w:val="single" w:sz="4" w:space="0" w:color="auto"/>
                  <w:right w:val="single" w:sz="4" w:space="0" w:color="FFFFFF"/>
                </w:tcBorders>
                <w:shd w:val="clear" w:color="auto" w:fill="BDD7EE"/>
              </w:tcPr>
            </w:tcPrChange>
          </w:tcPr>
          <w:p w14:paraId="3EF4D654" w14:textId="396AAACF" w:rsidR="00E43EF1" w:rsidRDefault="000E40D2" w:rsidP="00A939CF">
            <w:pPr>
              <w:pStyle w:val="TableParagraph"/>
              <w:spacing w:before="58"/>
              <w:ind w:left="53"/>
              <w:rPr>
                <w:ins w:id="4471" w:author="Khamsaolee Xainhiaxang" w:date="2021-07-08T20:44:00Z"/>
                <w:sz w:val="16"/>
                <w:szCs w:val="16"/>
              </w:rPr>
            </w:pPr>
            <w:r w:rsidRPr="002D4698">
              <w:rPr>
                <w:sz w:val="16"/>
                <w:szCs w:val="16"/>
              </w:rPr>
              <w:t>Kev Txhawb Nqa Cov Xib Fwb Tshiab</w:t>
            </w:r>
          </w:p>
          <w:p w14:paraId="4C279C64" w14:textId="225DF194" w:rsidR="00523F26" w:rsidRPr="002D4698" w:rsidRDefault="00523F26" w:rsidP="009318CE">
            <w:pPr>
              <w:pStyle w:val="TableParagraph"/>
              <w:spacing w:before="58"/>
              <w:ind w:left="53"/>
              <w:rPr>
                <w:sz w:val="16"/>
                <w:szCs w:val="16"/>
              </w:rPr>
            </w:pPr>
            <w:ins w:id="4472" w:author="Khamsaolee Xainhiaxang" w:date="2021-07-08T20:44:00Z">
              <w:r>
                <w:rPr>
                  <w:sz w:val="16"/>
                  <w:szCs w:val="16"/>
                </w:rPr>
                <w:t>(</w:t>
              </w:r>
              <w:r w:rsidRPr="00523F26">
                <w:rPr>
                  <w:sz w:val="16"/>
                  <w:szCs w:val="16"/>
                </w:rPr>
                <w:t>New Teacher Support</w:t>
              </w:r>
              <w:r>
                <w:rPr>
                  <w:sz w:val="16"/>
                  <w:szCs w:val="16"/>
                </w:rPr>
                <w:t>)</w:t>
              </w:r>
            </w:ins>
          </w:p>
          <w:p w14:paraId="51CF1B52" w14:textId="77777777" w:rsidR="00E43EF1" w:rsidRPr="002D4698" w:rsidDel="00F369C3" w:rsidRDefault="00E43EF1">
            <w:pPr>
              <w:pStyle w:val="TableParagraph"/>
              <w:rPr>
                <w:del w:id="4473" w:author="Khamsaolee Xainhiaxang" w:date="2021-07-08T20:35:00Z"/>
                <w:b/>
                <w:sz w:val="16"/>
                <w:szCs w:val="16"/>
              </w:rPr>
            </w:pPr>
          </w:p>
          <w:p w14:paraId="11580B95" w14:textId="77777777" w:rsidR="00E43EF1" w:rsidRPr="002D4698" w:rsidDel="00F369C3" w:rsidRDefault="00E43EF1">
            <w:pPr>
              <w:pStyle w:val="TableParagraph"/>
              <w:rPr>
                <w:del w:id="4474" w:author="Khamsaolee Xainhiaxang" w:date="2021-07-08T20:35:00Z"/>
                <w:b/>
                <w:sz w:val="16"/>
                <w:szCs w:val="16"/>
              </w:rPr>
            </w:pPr>
          </w:p>
          <w:p w14:paraId="79C11117" w14:textId="35FC13C5" w:rsidR="00E43EF1" w:rsidRPr="002D4698" w:rsidRDefault="00E43EF1">
            <w:pPr>
              <w:pStyle w:val="TableParagraph"/>
              <w:spacing w:before="196"/>
              <w:rPr>
                <w:sz w:val="16"/>
                <w:szCs w:val="16"/>
              </w:rPr>
              <w:pPrChange w:id="4475" w:author="Khamsaolee Xainhiaxang" w:date="2021-07-08T20:35:00Z">
                <w:pPr>
                  <w:pStyle w:val="TableParagraph"/>
                  <w:spacing w:before="196"/>
                  <w:ind w:left="53"/>
                </w:pPr>
              </w:pPrChange>
            </w:pPr>
          </w:p>
        </w:tc>
        <w:tc>
          <w:tcPr>
            <w:tcW w:w="1710" w:type="dxa"/>
            <w:tcBorders>
              <w:left w:val="single" w:sz="4" w:space="0" w:color="FFFFFF" w:themeColor="background1"/>
              <w:bottom w:val="single" w:sz="4" w:space="0" w:color="FFFFFF" w:themeColor="background1"/>
              <w:right w:val="single" w:sz="4" w:space="0" w:color="FFFFFF" w:themeColor="background1"/>
            </w:tcBorders>
            <w:shd w:val="clear" w:color="auto" w:fill="BDD7EE"/>
            <w:tcPrChange w:id="4476" w:author="Khamsaolee Xainhiaxang" w:date="2021-07-08T20:42:00Z">
              <w:tcPr>
                <w:tcW w:w="1710" w:type="dxa"/>
                <w:tcBorders>
                  <w:left w:val="single" w:sz="4" w:space="0" w:color="FFFFFF"/>
                  <w:bottom w:val="single" w:sz="4" w:space="0" w:color="auto"/>
                  <w:right w:val="single" w:sz="4" w:space="0" w:color="FFFFFF"/>
                </w:tcBorders>
                <w:shd w:val="clear" w:color="auto" w:fill="BDD7EE"/>
              </w:tcPr>
            </w:tcPrChange>
          </w:tcPr>
          <w:p w14:paraId="7EB9A7DF" w14:textId="77777777" w:rsidR="00E43EF1" w:rsidRPr="002D4698" w:rsidRDefault="000E40D2" w:rsidP="00A939CF">
            <w:pPr>
              <w:pStyle w:val="TableParagraph"/>
              <w:spacing w:before="58"/>
              <w:ind w:left="203"/>
              <w:rPr>
                <w:sz w:val="16"/>
                <w:szCs w:val="16"/>
              </w:rPr>
            </w:pPr>
            <w:r w:rsidRPr="002D4698">
              <w:rPr>
                <w:sz w:val="16"/>
                <w:szCs w:val="16"/>
              </w:rPr>
              <w:t>$ 147,209.00</w:t>
            </w:r>
          </w:p>
          <w:p w14:paraId="336A146B" w14:textId="77777777" w:rsidR="00E43EF1" w:rsidRPr="002D4698" w:rsidDel="00F369C3" w:rsidRDefault="00E43EF1" w:rsidP="009318CE">
            <w:pPr>
              <w:pStyle w:val="TableParagraph"/>
              <w:rPr>
                <w:del w:id="4477" w:author="Khamsaolee Xainhiaxang" w:date="2021-07-08T20:35:00Z"/>
                <w:b/>
                <w:sz w:val="16"/>
                <w:szCs w:val="16"/>
              </w:rPr>
            </w:pPr>
          </w:p>
          <w:p w14:paraId="079E10D6" w14:textId="77777777" w:rsidR="00E43EF1" w:rsidRPr="002D4698" w:rsidDel="00F369C3" w:rsidRDefault="00E43EF1">
            <w:pPr>
              <w:pStyle w:val="TableParagraph"/>
              <w:rPr>
                <w:del w:id="4478" w:author="Khamsaolee Xainhiaxang" w:date="2021-07-08T20:35:00Z"/>
                <w:b/>
                <w:sz w:val="16"/>
                <w:szCs w:val="16"/>
              </w:rPr>
            </w:pPr>
          </w:p>
          <w:p w14:paraId="55F88B8D" w14:textId="2C579553" w:rsidR="00E43EF1" w:rsidRPr="002D4698" w:rsidRDefault="000E40D2">
            <w:pPr>
              <w:pStyle w:val="TableParagraph"/>
              <w:spacing w:before="196"/>
              <w:rPr>
                <w:sz w:val="16"/>
                <w:szCs w:val="16"/>
              </w:rPr>
              <w:pPrChange w:id="4479" w:author="Khamsaolee Xainhiaxang" w:date="2021-07-08T20:35:00Z">
                <w:pPr>
                  <w:pStyle w:val="TableParagraph"/>
                  <w:spacing w:before="196"/>
                  <w:ind w:left="120"/>
                </w:pPr>
              </w:pPrChange>
            </w:pPr>
            <w:del w:id="4480" w:author="Khamsaolee Xainhiaxang" w:date="2021-07-08T20:33:00Z">
              <w:r w:rsidRPr="002D4698" w:rsidDel="00ED3DDA">
                <w:rPr>
                  <w:sz w:val="16"/>
                  <w:szCs w:val="16"/>
                </w:rPr>
                <w:delText>$ 1,867,081.00</w:delText>
              </w:r>
            </w:del>
          </w:p>
        </w:tc>
        <w:tc>
          <w:tcPr>
            <w:tcW w:w="1620" w:type="dxa"/>
            <w:tcBorders>
              <w:left w:val="single" w:sz="4" w:space="0" w:color="FFFFFF" w:themeColor="background1"/>
              <w:bottom w:val="single" w:sz="4" w:space="0" w:color="FFFFFF" w:themeColor="background1"/>
              <w:right w:val="single" w:sz="4" w:space="0" w:color="FFFFFF" w:themeColor="background1"/>
            </w:tcBorders>
            <w:shd w:val="clear" w:color="auto" w:fill="BDD7EE"/>
            <w:tcPrChange w:id="4481" w:author="Khamsaolee Xainhiaxang" w:date="2021-07-08T20:42:00Z">
              <w:tcPr>
                <w:tcW w:w="1620" w:type="dxa"/>
                <w:tcBorders>
                  <w:left w:val="single" w:sz="4" w:space="0" w:color="FFFFFF"/>
                  <w:bottom w:val="single" w:sz="4" w:space="0" w:color="auto"/>
                  <w:right w:val="single" w:sz="4" w:space="0" w:color="FFFFFF"/>
                </w:tcBorders>
                <w:shd w:val="clear" w:color="auto" w:fill="BDD7EE"/>
              </w:tcPr>
            </w:tcPrChange>
          </w:tcPr>
          <w:p w14:paraId="3B0E87B3" w14:textId="77777777" w:rsidR="00E43EF1" w:rsidRPr="002D4698" w:rsidRDefault="00E43EF1" w:rsidP="00A939CF">
            <w:pPr>
              <w:pStyle w:val="TableParagraph"/>
              <w:rPr>
                <w:b/>
                <w:sz w:val="16"/>
                <w:szCs w:val="16"/>
              </w:rPr>
            </w:pPr>
          </w:p>
          <w:p w14:paraId="3778B1F3" w14:textId="77777777" w:rsidR="00E43EF1" w:rsidRPr="002D4698" w:rsidDel="00F369C3" w:rsidRDefault="00E43EF1" w:rsidP="009318CE">
            <w:pPr>
              <w:pStyle w:val="TableParagraph"/>
              <w:rPr>
                <w:del w:id="4482" w:author="Khamsaolee Xainhiaxang" w:date="2021-07-08T20:35:00Z"/>
                <w:b/>
                <w:sz w:val="16"/>
                <w:szCs w:val="16"/>
              </w:rPr>
            </w:pPr>
          </w:p>
          <w:p w14:paraId="2C4F7B8A" w14:textId="77777777" w:rsidR="00E43EF1" w:rsidRPr="002D4698" w:rsidDel="00F369C3" w:rsidRDefault="00E43EF1">
            <w:pPr>
              <w:pStyle w:val="TableParagraph"/>
              <w:rPr>
                <w:del w:id="4483" w:author="Khamsaolee Xainhiaxang" w:date="2021-07-08T20:35:00Z"/>
                <w:b/>
                <w:sz w:val="16"/>
                <w:szCs w:val="16"/>
              </w:rPr>
            </w:pPr>
          </w:p>
          <w:p w14:paraId="004322D2" w14:textId="77777777" w:rsidR="00E43EF1" w:rsidRPr="002D4698" w:rsidDel="00F369C3" w:rsidRDefault="00E43EF1">
            <w:pPr>
              <w:pStyle w:val="TableParagraph"/>
              <w:spacing w:before="1"/>
              <w:rPr>
                <w:del w:id="4484" w:author="Khamsaolee Xainhiaxang" w:date="2021-07-08T20:35:00Z"/>
                <w:b/>
                <w:sz w:val="16"/>
                <w:szCs w:val="16"/>
              </w:rPr>
            </w:pPr>
          </w:p>
          <w:p w14:paraId="2A9B82EB" w14:textId="443A7182" w:rsidR="00E43EF1" w:rsidRPr="002D4698" w:rsidRDefault="00E43EF1">
            <w:pPr>
              <w:pStyle w:val="TableParagraph"/>
              <w:ind w:right="53"/>
              <w:rPr>
                <w:sz w:val="16"/>
                <w:szCs w:val="16"/>
              </w:rPr>
              <w:pPrChange w:id="4485" w:author="Khamsaolee Xainhiaxang" w:date="2021-07-08T20:34:00Z">
                <w:pPr>
                  <w:pStyle w:val="TableParagraph"/>
                  <w:ind w:left="53" w:right="53"/>
                  <w:jc w:val="center"/>
                </w:pPr>
              </w:pPrChange>
            </w:pPr>
          </w:p>
        </w:tc>
        <w:tc>
          <w:tcPr>
            <w:tcW w:w="1350" w:type="dxa"/>
            <w:tcBorders>
              <w:left w:val="single" w:sz="4" w:space="0" w:color="FFFFFF" w:themeColor="background1"/>
              <w:bottom w:val="single" w:sz="4" w:space="0" w:color="FFFFFF" w:themeColor="background1"/>
              <w:right w:val="single" w:sz="4" w:space="0" w:color="FFFFFF" w:themeColor="background1"/>
            </w:tcBorders>
            <w:shd w:val="clear" w:color="auto" w:fill="BDD7EE"/>
            <w:tcPrChange w:id="4486" w:author="Khamsaolee Xainhiaxang" w:date="2021-07-08T20:42:00Z">
              <w:tcPr>
                <w:tcW w:w="1350" w:type="dxa"/>
                <w:tcBorders>
                  <w:left w:val="single" w:sz="4" w:space="0" w:color="FFFFFF"/>
                  <w:bottom w:val="single" w:sz="4" w:space="0" w:color="auto"/>
                  <w:right w:val="single" w:sz="4" w:space="0" w:color="FFFFFF"/>
                </w:tcBorders>
                <w:shd w:val="clear" w:color="auto" w:fill="BDD7EE"/>
              </w:tcPr>
            </w:tcPrChange>
          </w:tcPr>
          <w:p w14:paraId="2AFA46CB" w14:textId="77777777" w:rsidR="00E43EF1" w:rsidRPr="002D4698" w:rsidRDefault="00E43EF1" w:rsidP="00A939CF">
            <w:pPr>
              <w:pStyle w:val="TableParagraph"/>
              <w:rPr>
                <w:rFonts w:ascii="Times New Roman"/>
                <w:sz w:val="16"/>
                <w:szCs w:val="16"/>
              </w:rPr>
            </w:pPr>
          </w:p>
        </w:tc>
        <w:tc>
          <w:tcPr>
            <w:tcW w:w="1503" w:type="dxa"/>
            <w:tcBorders>
              <w:left w:val="single" w:sz="4" w:space="0" w:color="FFFFFF" w:themeColor="background1"/>
              <w:bottom w:val="single" w:sz="4" w:space="0" w:color="FFFFFF" w:themeColor="background1"/>
              <w:right w:val="single" w:sz="4" w:space="0" w:color="FFFFFF" w:themeColor="background1"/>
            </w:tcBorders>
            <w:shd w:val="clear" w:color="auto" w:fill="BDD7EE"/>
            <w:tcPrChange w:id="4487" w:author="Khamsaolee Xainhiaxang" w:date="2021-07-08T20:42:00Z">
              <w:tcPr>
                <w:tcW w:w="1503" w:type="dxa"/>
                <w:tcBorders>
                  <w:left w:val="single" w:sz="4" w:space="0" w:color="FFFFFF"/>
                  <w:bottom w:val="single" w:sz="4" w:space="0" w:color="auto"/>
                  <w:right w:val="single" w:sz="4" w:space="0" w:color="FFFFFF"/>
                </w:tcBorders>
                <w:shd w:val="clear" w:color="auto" w:fill="BDD7EE"/>
              </w:tcPr>
            </w:tcPrChange>
          </w:tcPr>
          <w:p w14:paraId="5E7A9E4E" w14:textId="77777777" w:rsidR="00E43EF1" w:rsidRPr="002D4698" w:rsidRDefault="00E43EF1" w:rsidP="009318CE">
            <w:pPr>
              <w:pStyle w:val="TableParagraph"/>
              <w:rPr>
                <w:b/>
                <w:sz w:val="16"/>
                <w:szCs w:val="16"/>
              </w:rPr>
            </w:pPr>
          </w:p>
          <w:p w14:paraId="2117F7E5" w14:textId="77777777" w:rsidR="00E43EF1" w:rsidRPr="002D4698" w:rsidRDefault="00E43EF1">
            <w:pPr>
              <w:pStyle w:val="TableParagraph"/>
              <w:rPr>
                <w:b/>
                <w:sz w:val="16"/>
                <w:szCs w:val="16"/>
              </w:rPr>
            </w:pPr>
          </w:p>
          <w:p w14:paraId="2F8DD2B3" w14:textId="77777777" w:rsidR="00E43EF1" w:rsidRPr="002D4698" w:rsidRDefault="00E43EF1">
            <w:pPr>
              <w:pStyle w:val="TableParagraph"/>
              <w:rPr>
                <w:b/>
                <w:sz w:val="16"/>
                <w:szCs w:val="16"/>
              </w:rPr>
            </w:pPr>
          </w:p>
          <w:p w14:paraId="6ED8F3F1" w14:textId="77777777" w:rsidR="00E43EF1" w:rsidRPr="002D4698" w:rsidDel="00F369C3" w:rsidRDefault="00E43EF1">
            <w:pPr>
              <w:pStyle w:val="TableParagraph"/>
              <w:spacing w:before="1"/>
              <w:rPr>
                <w:del w:id="4488" w:author="Khamsaolee Xainhiaxang" w:date="2021-07-08T20:35:00Z"/>
                <w:b/>
                <w:sz w:val="16"/>
                <w:szCs w:val="16"/>
              </w:rPr>
            </w:pPr>
          </w:p>
          <w:p w14:paraId="1413595E" w14:textId="456051EB" w:rsidR="00E43EF1" w:rsidRPr="002D4698" w:rsidRDefault="00E43EF1">
            <w:pPr>
              <w:pStyle w:val="TableParagraph"/>
              <w:ind w:right="33"/>
              <w:rPr>
                <w:sz w:val="16"/>
                <w:szCs w:val="16"/>
              </w:rPr>
              <w:pPrChange w:id="4489" w:author="Khamsaolee Xainhiaxang" w:date="2021-07-08T20:34:00Z">
                <w:pPr>
                  <w:pStyle w:val="TableParagraph"/>
                  <w:ind w:left="33" w:right="33"/>
                  <w:jc w:val="center"/>
                </w:pPr>
              </w:pPrChange>
            </w:pPr>
          </w:p>
        </w:tc>
        <w:tc>
          <w:tcPr>
            <w:tcW w:w="1614" w:type="dxa"/>
            <w:tcBorders>
              <w:left w:val="single" w:sz="4" w:space="0" w:color="FFFFFF" w:themeColor="background1"/>
              <w:bottom w:val="single" w:sz="4" w:space="0" w:color="FFFFFF" w:themeColor="background1"/>
            </w:tcBorders>
            <w:shd w:val="clear" w:color="auto" w:fill="BDD7EE"/>
            <w:tcPrChange w:id="4490" w:author="Khamsaolee Xainhiaxang" w:date="2021-07-08T20:42:00Z">
              <w:tcPr>
                <w:tcW w:w="1614" w:type="dxa"/>
                <w:tcBorders>
                  <w:left w:val="single" w:sz="4" w:space="0" w:color="FFFFFF"/>
                  <w:bottom w:val="single" w:sz="4" w:space="0" w:color="auto"/>
                </w:tcBorders>
                <w:shd w:val="clear" w:color="auto" w:fill="BDD7EE"/>
              </w:tcPr>
            </w:tcPrChange>
          </w:tcPr>
          <w:p w14:paraId="45582585" w14:textId="77777777" w:rsidR="00E43EF1" w:rsidRPr="002D4698" w:rsidRDefault="000E40D2" w:rsidP="00A939CF">
            <w:pPr>
              <w:pStyle w:val="TableParagraph"/>
              <w:spacing w:before="58"/>
              <w:ind w:left="248"/>
              <w:rPr>
                <w:sz w:val="16"/>
                <w:szCs w:val="16"/>
              </w:rPr>
            </w:pPr>
            <w:r w:rsidRPr="002D4698">
              <w:rPr>
                <w:sz w:val="16"/>
                <w:szCs w:val="16"/>
              </w:rPr>
              <w:t>$ 147,209.00</w:t>
            </w:r>
          </w:p>
          <w:p w14:paraId="61A425E6" w14:textId="77777777" w:rsidR="00E43EF1" w:rsidRPr="002D4698" w:rsidDel="00F369C3" w:rsidRDefault="00E43EF1" w:rsidP="009318CE">
            <w:pPr>
              <w:pStyle w:val="TableParagraph"/>
              <w:rPr>
                <w:del w:id="4491" w:author="Khamsaolee Xainhiaxang" w:date="2021-07-08T20:35:00Z"/>
                <w:b/>
                <w:sz w:val="16"/>
                <w:szCs w:val="16"/>
              </w:rPr>
            </w:pPr>
          </w:p>
          <w:p w14:paraId="714EC670" w14:textId="77777777" w:rsidR="00E43EF1" w:rsidRPr="002D4698" w:rsidDel="00F369C3" w:rsidRDefault="00E43EF1">
            <w:pPr>
              <w:pStyle w:val="TableParagraph"/>
              <w:rPr>
                <w:del w:id="4492" w:author="Khamsaolee Xainhiaxang" w:date="2021-07-08T20:35:00Z"/>
                <w:b/>
                <w:sz w:val="16"/>
                <w:szCs w:val="16"/>
              </w:rPr>
            </w:pPr>
          </w:p>
          <w:p w14:paraId="761FA760" w14:textId="1420F115" w:rsidR="00E43EF1" w:rsidRPr="002D4698" w:rsidRDefault="000E40D2">
            <w:pPr>
              <w:pStyle w:val="TableParagraph"/>
              <w:spacing w:before="196"/>
              <w:rPr>
                <w:sz w:val="16"/>
                <w:szCs w:val="16"/>
              </w:rPr>
              <w:pPrChange w:id="4493" w:author="Khamsaolee Xainhiaxang" w:date="2021-07-08T20:35:00Z">
                <w:pPr>
                  <w:pStyle w:val="TableParagraph"/>
                  <w:spacing w:before="196"/>
                  <w:ind w:left="164"/>
                </w:pPr>
              </w:pPrChange>
            </w:pPr>
            <w:del w:id="4494" w:author="Khamsaolee Xainhiaxang" w:date="2021-07-08T20:34:00Z">
              <w:r w:rsidRPr="002D4698" w:rsidDel="00F369C3">
                <w:rPr>
                  <w:sz w:val="16"/>
                  <w:szCs w:val="16"/>
                </w:rPr>
                <w:delText>$ 2,601,929.00</w:delText>
              </w:r>
            </w:del>
          </w:p>
        </w:tc>
      </w:tr>
      <w:tr w:rsidR="00865278" w14:paraId="163462C3" w14:textId="77777777" w:rsidTr="00CB4589">
        <w:tblPrEx>
          <w:tblW w:w="0" w:type="auto"/>
          <w:tblInd w:w="257" w:type="dxa"/>
          <w:tblLayout w:type="fixed"/>
          <w:tblCellMar>
            <w:left w:w="0" w:type="dxa"/>
            <w:right w:w="0" w:type="dxa"/>
          </w:tblCellMar>
          <w:tblLook w:val="01E0" w:firstRow="1" w:lastRow="1" w:firstColumn="1" w:lastColumn="1" w:noHBand="0" w:noVBand="0"/>
          <w:tblPrExChange w:id="4495" w:author="Khamsaolee Xainhiaxang" w:date="2021-07-08T20:42:00Z">
            <w:tblPrEx>
              <w:tblW w:w="0" w:type="auto"/>
              <w:tblInd w:w="257" w:type="dxa"/>
              <w:tblLayout w:type="fixed"/>
              <w:tblCellMar>
                <w:left w:w="0" w:type="dxa"/>
                <w:right w:w="0" w:type="dxa"/>
              </w:tblCellMar>
              <w:tblLook w:val="01E0" w:firstRow="1" w:lastRow="1" w:firstColumn="1" w:lastColumn="1" w:noHBand="0" w:noVBand="0"/>
            </w:tblPrEx>
          </w:tblPrExChange>
        </w:tblPrEx>
        <w:trPr>
          <w:trHeight w:val="911"/>
          <w:trPrChange w:id="4496" w:author="Khamsaolee Xainhiaxang" w:date="2021-07-08T20:42:00Z">
            <w:trPr>
              <w:trHeight w:val="911"/>
            </w:trPr>
          </w:trPrChange>
        </w:trPr>
        <w:tc>
          <w:tcPr>
            <w:tcW w:w="800" w:type="dxa"/>
            <w:tcBorders>
              <w:top w:val="single" w:sz="4" w:space="0" w:color="FFFFFF" w:themeColor="background1"/>
              <w:right w:val="single" w:sz="4" w:space="0" w:color="FFFFFF" w:themeColor="background1"/>
            </w:tcBorders>
            <w:shd w:val="clear" w:color="auto" w:fill="BDD7EE"/>
            <w:tcPrChange w:id="4497" w:author="Khamsaolee Xainhiaxang" w:date="2021-07-08T20:42:00Z">
              <w:tcPr>
                <w:tcW w:w="800" w:type="dxa"/>
                <w:tcBorders>
                  <w:top w:val="single" w:sz="4" w:space="0" w:color="auto"/>
                  <w:right w:val="single" w:sz="4" w:space="0" w:color="FFFFFF"/>
                </w:tcBorders>
                <w:shd w:val="clear" w:color="auto" w:fill="BDD7EE"/>
              </w:tcPr>
            </w:tcPrChange>
          </w:tcPr>
          <w:p w14:paraId="2C4EAEA2" w14:textId="653F9644" w:rsidR="00865278" w:rsidRPr="002D4698" w:rsidRDefault="00865278" w:rsidP="00A939CF">
            <w:pPr>
              <w:pStyle w:val="TableParagraph"/>
              <w:spacing w:before="196"/>
              <w:jc w:val="center"/>
              <w:rPr>
                <w:b/>
                <w:sz w:val="16"/>
                <w:szCs w:val="16"/>
              </w:rPr>
            </w:pPr>
            <w:r w:rsidRPr="002D4698">
              <w:rPr>
                <w:b/>
                <w:sz w:val="16"/>
                <w:szCs w:val="16"/>
              </w:rPr>
              <w:t>2</w:t>
            </w:r>
          </w:p>
        </w:tc>
        <w:tc>
          <w:tcPr>
            <w:tcW w:w="1080" w:type="dxa"/>
            <w:tcBorders>
              <w:top w:val="single" w:sz="4" w:space="0" w:color="FFFFFF" w:themeColor="background1"/>
              <w:left w:val="single" w:sz="4" w:space="0" w:color="FFFFFF" w:themeColor="background1"/>
              <w:right w:val="single" w:sz="4" w:space="0" w:color="FFFFFF" w:themeColor="background1"/>
            </w:tcBorders>
            <w:shd w:val="clear" w:color="auto" w:fill="BDD7EE"/>
            <w:tcPrChange w:id="4498" w:author="Khamsaolee Xainhiaxang" w:date="2021-07-08T20:42:00Z">
              <w:tcPr>
                <w:tcW w:w="1080" w:type="dxa"/>
                <w:tcBorders>
                  <w:top w:val="single" w:sz="4" w:space="0" w:color="auto"/>
                  <w:left w:val="single" w:sz="4" w:space="0" w:color="FFFFFF"/>
                  <w:right w:val="single" w:sz="4" w:space="0" w:color="FFFFFF"/>
                </w:tcBorders>
                <w:shd w:val="clear" w:color="auto" w:fill="BDD7EE"/>
              </w:tcPr>
            </w:tcPrChange>
          </w:tcPr>
          <w:p w14:paraId="618E483A" w14:textId="350F62AF" w:rsidR="00865278" w:rsidRPr="002D4698" w:rsidRDefault="00523F26" w:rsidP="009318CE">
            <w:pPr>
              <w:pStyle w:val="TableParagraph"/>
              <w:spacing w:before="196"/>
              <w:jc w:val="center"/>
              <w:rPr>
                <w:b/>
                <w:sz w:val="16"/>
                <w:szCs w:val="16"/>
              </w:rPr>
            </w:pPr>
            <w:ins w:id="4499" w:author="Khamsaolee Xainhiaxang" w:date="2021-07-08T20:43:00Z">
              <w:r>
                <w:rPr>
                  <w:b/>
                  <w:sz w:val="16"/>
                  <w:szCs w:val="16"/>
                </w:rPr>
                <w:t>1</w:t>
              </w:r>
            </w:ins>
          </w:p>
        </w:tc>
        <w:tc>
          <w:tcPr>
            <w:tcW w:w="2183" w:type="dxa"/>
            <w:tcBorders>
              <w:top w:val="single" w:sz="4" w:space="0" w:color="FFFFFF" w:themeColor="background1"/>
              <w:left w:val="single" w:sz="4" w:space="0" w:color="FFFFFF" w:themeColor="background1"/>
              <w:right w:val="single" w:sz="4" w:space="0" w:color="FFFFFF" w:themeColor="background1"/>
            </w:tcBorders>
            <w:shd w:val="clear" w:color="auto" w:fill="BDD7EE"/>
            <w:tcPrChange w:id="4500" w:author="Khamsaolee Xainhiaxang" w:date="2021-07-08T20:42:00Z">
              <w:tcPr>
                <w:tcW w:w="2183" w:type="dxa"/>
                <w:tcBorders>
                  <w:top w:val="single" w:sz="4" w:space="0" w:color="auto"/>
                  <w:left w:val="single" w:sz="4" w:space="0" w:color="FFFFFF"/>
                  <w:right w:val="single" w:sz="4" w:space="0" w:color="FFFFFF"/>
                </w:tcBorders>
                <w:shd w:val="clear" w:color="auto" w:fill="BDD7EE"/>
              </w:tcPr>
            </w:tcPrChange>
          </w:tcPr>
          <w:p w14:paraId="2463BF38" w14:textId="77777777" w:rsidR="00ED3DDA" w:rsidRDefault="00ED3DDA">
            <w:pPr>
              <w:pStyle w:val="TableParagraph"/>
              <w:spacing w:before="19" w:line="280" w:lineRule="atLeast"/>
              <w:ind w:left="117" w:right="174"/>
              <w:rPr>
                <w:ins w:id="4501" w:author="Khamsaolee Xainhiaxang" w:date="2021-07-08T20:33:00Z"/>
                <w:sz w:val="16"/>
                <w:szCs w:val="16"/>
              </w:rPr>
            </w:pPr>
            <w:ins w:id="4502" w:author="Khamsaolee Xainhiaxang" w:date="2021-07-08T20:33:00Z">
              <w:r w:rsidRPr="002D4698">
                <w:rPr>
                  <w:sz w:val="16"/>
                  <w:szCs w:val="16"/>
                </w:rPr>
                <w:t xml:space="preserve">Cov Kawm Lus Askiv </w:t>
              </w:r>
            </w:ins>
          </w:p>
          <w:p w14:paraId="2A75CEEF" w14:textId="6C13E543" w:rsidR="00865278" w:rsidRPr="002D4698" w:rsidRDefault="00865278">
            <w:pPr>
              <w:pStyle w:val="TableParagraph"/>
              <w:spacing w:before="19" w:line="280" w:lineRule="atLeast"/>
              <w:ind w:left="117" w:right="174"/>
              <w:rPr>
                <w:sz w:val="16"/>
                <w:szCs w:val="16"/>
              </w:rPr>
            </w:pPr>
            <w:r w:rsidRPr="002D4698">
              <w:rPr>
                <w:sz w:val="16"/>
                <w:szCs w:val="16"/>
              </w:rPr>
              <w:t xml:space="preserve">Cov Hlua Uas Coj Los Tu Cov </w:t>
            </w:r>
            <w:del w:id="4503" w:author="Khamsaolee Xainhiaxang" w:date="2021-07-08T21:46:00Z">
              <w:r w:rsidRPr="002D4698" w:rsidDel="00DE6083">
                <w:rPr>
                  <w:sz w:val="16"/>
                  <w:szCs w:val="16"/>
                </w:rPr>
                <w:delText>Tau Nyiaj Tsawg</w:delText>
              </w:r>
            </w:del>
            <w:ins w:id="4504" w:author="Khamsaolee Xainhiaxang" w:date="2021-07-08T21:46:00Z">
              <w:r w:rsidR="00DE6083">
                <w:rPr>
                  <w:sz w:val="16"/>
                  <w:szCs w:val="16"/>
                </w:rPr>
                <w:t>Neeg Txom Nyem</w:t>
              </w:r>
            </w:ins>
          </w:p>
        </w:tc>
        <w:tc>
          <w:tcPr>
            <w:tcW w:w="3240" w:type="dxa"/>
            <w:tcBorders>
              <w:top w:val="single" w:sz="4" w:space="0" w:color="FFFFFF" w:themeColor="background1"/>
              <w:left w:val="single" w:sz="4" w:space="0" w:color="FFFFFF" w:themeColor="background1"/>
              <w:right w:val="single" w:sz="4" w:space="0" w:color="FFFFFF" w:themeColor="background1"/>
            </w:tcBorders>
            <w:shd w:val="clear" w:color="auto" w:fill="BDD7EE"/>
            <w:tcPrChange w:id="4505" w:author="Khamsaolee Xainhiaxang" w:date="2021-07-08T20:42:00Z">
              <w:tcPr>
                <w:tcW w:w="3240" w:type="dxa"/>
                <w:tcBorders>
                  <w:top w:val="single" w:sz="4" w:space="0" w:color="auto"/>
                  <w:left w:val="single" w:sz="4" w:space="0" w:color="FFFFFF"/>
                  <w:right w:val="single" w:sz="4" w:space="0" w:color="FFFFFF"/>
                </w:tcBorders>
                <w:shd w:val="clear" w:color="auto" w:fill="BDD7EE"/>
              </w:tcPr>
            </w:tcPrChange>
          </w:tcPr>
          <w:p w14:paraId="4A11E508" w14:textId="77777777" w:rsidR="00865278" w:rsidRDefault="00865278">
            <w:pPr>
              <w:pStyle w:val="TableParagraph"/>
              <w:spacing w:before="196"/>
              <w:ind w:left="53"/>
              <w:rPr>
                <w:ins w:id="4506" w:author="Khamsaolee Xainhiaxang" w:date="2021-07-08T20:44:00Z"/>
                <w:sz w:val="16"/>
                <w:szCs w:val="16"/>
              </w:rPr>
            </w:pPr>
            <w:r w:rsidRPr="002D4698">
              <w:rPr>
                <w:sz w:val="16"/>
                <w:szCs w:val="16"/>
              </w:rPr>
              <w:t>Kev Kawm Ua Hauj lwm</w:t>
            </w:r>
          </w:p>
          <w:p w14:paraId="049075F4" w14:textId="20968907" w:rsidR="00D82E7D" w:rsidRPr="002D4698" w:rsidRDefault="00D82E7D">
            <w:pPr>
              <w:pStyle w:val="TableParagraph"/>
              <w:spacing w:before="196"/>
              <w:ind w:left="53"/>
              <w:rPr>
                <w:sz w:val="16"/>
                <w:szCs w:val="16"/>
              </w:rPr>
            </w:pPr>
            <w:ins w:id="4507" w:author="Khamsaolee Xainhiaxang" w:date="2021-07-08T20:44:00Z">
              <w:r>
                <w:rPr>
                  <w:sz w:val="16"/>
                  <w:szCs w:val="16"/>
                </w:rPr>
                <w:t>(</w:t>
              </w:r>
              <w:r w:rsidRPr="00D82E7D">
                <w:rPr>
                  <w:sz w:val="16"/>
                  <w:szCs w:val="16"/>
                </w:rPr>
                <w:t>Career Technical Education</w:t>
              </w:r>
              <w:r>
                <w:rPr>
                  <w:sz w:val="16"/>
                  <w:szCs w:val="16"/>
                </w:rPr>
                <w:t>)</w:t>
              </w:r>
            </w:ins>
          </w:p>
        </w:tc>
        <w:tc>
          <w:tcPr>
            <w:tcW w:w="1710" w:type="dxa"/>
            <w:tcBorders>
              <w:top w:val="single" w:sz="4" w:space="0" w:color="FFFFFF" w:themeColor="background1"/>
              <w:left w:val="single" w:sz="4" w:space="0" w:color="FFFFFF" w:themeColor="background1"/>
              <w:right w:val="single" w:sz="4" w:space="0" w:color="FFFFFF" w:themeColor="background1"/>
            </w:tcBorders>
            <w:shd w:val="clear" w:color="auto" w:fill="BDD7EE"/>
            <w:tcPrChange w:id="4508" w:author="Khamsaolee Xainhiaxang" w:date="2021-07-08T20:42:00Z">
              <w:tcPr>
                <w:tcW w:w="1710" w:type="dxa"/>
                <w:tcBorders>
                  <w:top w:val="single" w:sz="4" w:space="0" w:color="auto"/>
                  <w:left w:val="single" w:sz="4" w:space="0" w:color="FFFFFF"/>
                  <w:right w:val="single" w:sz="4" w:space="0" w:color="FFFFFF"/>
                </w:tcBorders>
                <w:shd w:val="clear" w:color="auto" w:fill="BDD7EE"/>
              </w:tcPr>
            </w:tcPrChange>
          </w:tcPr>
          <w:p w14:paraId="3509BDED" w14:textId="357E8042" w:rsidR="00865278" w:rsidRPr="002D4698" w:rsidRDefault="00ED3DDA">
            <w:pPr>
              <w:pStyle w:val="TableParagraph"/>
              <w:spacing w:before="196"/>
              <w:ind w:left="120"/>
              <w:rPr>
                <w:sz w:val="16"/>
                <w:szCs w:val="16"/>
              </w:rPr>
            </w:pPr>
            <w:ins w:id="4509" w:author="Khamsaolee Xainhiaxang" w:date="2021-07-08T20:34:00Z">
              <w:r w:rsidRPr="002D4698">
                <w:rPr>
                  <w:sz w:val="16"/>
                  <w:szCs w:val="16"/>
                </w:rPr>
                <w:t>$ 1,867,081.00</w:t>
              </w:r>
            </w:ins>
          </w:p>
        </w:tc>
        <w:tc>
          <w:tcPr>
            <w:tcW w:w="1620" w:type="dxa"/>
            <w:tcBorders>
              <w:top w:val="single" w:sz="4" w:space="0" w:color="FFFFFF" w:themeColor="background1"/>
              <w:left w:val="single" w:sz="4" w:space="0" w:color="FFFFFF" w:themeColor="background1"/>
              <w:right w:val="single" w:sz="4" w:space="0" w:color="FFFFFF" w:themeColor="background1"/>
            </w:tcBorders>
            <w:shd w:val="clear" w:color="auto" w:fill="BDD7EE"/>
            <w:tcPrChange w:id="4510" w:author="Khamsaolee Xainhiaxang" w:date="2021-07-08T20:42:00Z">
              <w:tcPr>
                <w:tcW w:w="1620" w:type="dxa"/>
                <w:tcBorders>
                  <w:top w:val="single" w:sz="4" w:space="0" w:color="auto"/>
                  <w:left w:val="single" w:sz="4" w:space="0" w:color="FFFFFF"/>
                  <w:right w:val="single" w:sz="4" w:space="0" w:color="FFFFFF"/>
                </w:tcBorders>
                <w:shd w:val="clear" w:color="auto" w:fill="BDD7EE"/>
              </w:tcPr>
            </w:tcPrChange>
          </w:tcPr>
          <w:p w14:paraId="3480E567" w14:textId="77777777" w:rsidR="00ED3DDA" w:rsidRDefault="00ED3DDA">
            <w:pPr>
              <w:pStyle w:val="TableParagraph"/>
              <w:ind w:left="53" w:right="53"/>
              <w:rPr>
                <w:ins w:id="4511" w:author="Khamsaolee Xainhiaxang" w:date="2021-07-08T20:34:00Z"/>
                <w:sz w:val="16"/>
                <w:szCs w:val="16"/>
              </w:rPr>
              <w:pPrChange w:id="4512" w:author="Khamsaolee Xainhiaxang" w:date="2021-07-08T20:34:00Z">
                <w:pPr>
                  <w:pStyle w:val="TableParagraph"/>
                  <w:ind w:left="53" w:right="53"/>
                  <w:jc w:val="center"/>
                </w:pPr>
              </w:pPrChange>
            </w:pPr>
          </w:p>
          <w:p w14:paraId="51C7EDFC" w14:textId="69065F3F" w:rsidR="00865278" w:rsidRPr="002D4698" w:rsidRDefault="00865278">
            <w:pPr>
              <w:pStyle w:val="TableParagraph"/>
              <w:ind w:left="53" w:right="53"/>
              <w:rPr>
                <w:b/>
                <w:sz w:val="16"/>
                <w:szCs w:val="16"/>
              </w:rPr>
              <w:pPrChange w:id="4513" w:author="Khamsaolee Xainhiaxang" w:date="2021-07-08T20:34:00Z">
                <w:pPr>
                  <w:pStyle w:val="TableParagraph"/>
                  <w:ind w:left="53" w:right="53"/>
                  <w:jc w:val="center"/>
                </w:pPr>
              </w:pPrChange>
            </w:pPr>
            <w:r w:rsidRPr="002D4698">
              <w:rPr>
                <w:sz w:val="16"/>
                <w:szCs w:val="16"/>
              </w:rPr>
              <w:t>$ 365,585.00</w:t>
            </w:r>
          </w:p>
        </w:tc>
        <w:tc>
          <w:tcPr>
            <w:tcW w:w="1350" w:type="dxa"/>
            <w:tcBorders>
              <w:top w:val="single" w:sz="4" w:space="0" w:color="FFFFFF" w:themeColor="background1"/>
              <w:left w:val="single" w:sz="4" w:space="0" w:color="FFFFFF" w:themeColor="background1"/>
              <w:right w:val="single" w:sz="4" w:space="0" w:color="FFFFFF" w:themeColor="background1"/>
            </w:tcBorders>
            <w:shd w:val="clear" w:color="auto" w:fill="BDD7EE"/>
            <w:tcPrChange w:id="4514" w:author="Khamsaolee Xainhiaxang" w:date="2021-07-08T20:42:00Z">
              <w:tcPr>
                <w:tcW w:w="1350" w:type="dxa"/>
                <w:tcBorders>
                  <w:top w:val="single" w:sz="4" w:space="0" w:color="auto"/>
                  <w:left w:val="single" w:sz="4" w:space="0" w:color="FFFFFF"/>
                  <w:right w:val="single" w:sz="4" w:space="0" w:color="FFFFFF"/>
                </w:tcBorders>
                <w:shd w:val="clear" w:color="auto" w:fill="BDD7EE"/>
              </w:tcPr>
            </w:tcPrChange>
          </w:tcPr>
          <w:p w14:paraId="7E01C1EC" w14:textId="77777777" w:rsidR="00865278" w:rsidRPr="002D4698" w:rsidRDefault="00865278" w:rsidP="00A939CF">
            <w:pPr>
              <w:pStyle w:val="TableParagraph"/>
              <w:rPr>
                <w:rFonts w:ascii="Times New Roman"/>
                <w:sz w:val="16"/>
                <w:szCs w:val="16"/>
              </w:rPr>
            </w:pPr>
          </w:p>
        </w:tc>
        <w:tc>
          <w:tcPr>
            <w:tcW w:w="1503" w:type="dxa"/>
            <w:tcBorders>
              <w:top w:val="single" w:sz="4" w:space="0" w:color="FFFFFF" w:themeColor="background1"/>
              <w:left w:val="single" w:sz="4" w:space="0" w:color="FFFFFF" w:themeColor="background1"/>
              <w:right w:val="single" w:sz="4" w:space="0" w:color="FFFFFF" w:themeColor="background1"/>
            </w:tcBorders>
            <w:shd w:val="clear" w:color="auto" w:fill="BDD7EE"/>
            <w:tcPrChange w:id="4515" w:author="Khamsaolee Xainhiaxang" w:date="2021-07-08T20:42:00Z">
              <w:tcPr>
                <w:tcW w:w="1503" w:type="dxa"/>
                <w:tcBorders>
                  <w:top w:val="single" w:sz="4" w:space="0" w:color="auto"/>
                  <w:left w:val="single" w:sz="4" w:space="0" w:color="FFFFFF"/>
                  <w:right w:val="single" w:sz="4" w:space="0" w:color="FFFFFF"/>
                </w:tcBorders>
                <w:shd w:val="clear" w:color="auto" w:fill="BDD7EE"/>
              </w:tcPr>
            </w:tcPrChange>
          </w:tcPr>
          <w:p w14:paraId="5DDC46E5" w14:textId="77777777" w:rsidR="00ED3DDA" w:rsidRDefault="00ED3DDA">
            <w:pPr>
              <w:pStyle w:val="TableParagraph"/>
              <w:ind w:left="33" w:right="33"/>
              <w:rPr>
                <w:ins w:id="4516" w:author="Khamsaolee Xainhiaxang" w:date="2021-07-08T20:34:00Z"/>
                <w:sz w:val="16"/>
                <w:szCs w:val="16"/>
              </w:rPr>
              <w:pPrChange w:id="4517" w:author="Khamsaolee Xainhiaxang" w:date="2021-07-08T20:34:00Z">
                <w:pPr>
                  <w:pStyle w:val="TableParagraph"/>
                  <w:ind w:left="33" w:right="33"/>
                  <w:jc w:val="center"/>
                </w:pPr>
              </w:pPrChange>
            </w:pPr>
          </w:p>
          <w:p w14:paraId="247971B9" w14:textId="31CB4329" w:rsidR="00865278" w:rsidRPr="002D4698" w:rsidRDefault="00865278">
            <w:pPr>
              <w:pStyle w:val="TableParagraph"/>
              <w:ind w:left="33" w:right="33"/>
              <w:rPr>
                <w:b/>
                <w:sz w:val="16"/>
                <w:szCs w:val="16"/>
              </w:rPr>
              <w:pPrChange w:id="4518" w:author="Khamsaolee Xainhiaxang" w:date="2021-07-08T20:34:00Z">
                <w:pPr>
                  <w:pStyle w:val="TableParagraph"/>
                  <w:ind w:left="33" w:right="33"/>
                  <w:jc w:val="center"/>
                </w:pPr>
              </w:pPrChange>
            </w:pPr>
            <w:r w:rsidRPr="002D4698">
              <w:rPr>
                <w:sz w:val="16"/>
                <w:szCs w:val="16"/>
              </w:rPr>
              <w:t>$ 369,263.00</w:t>
            </w:r>
          </w:p>
        </w:tc>
        <w:tc>
          <w:tcPr>
            <w:tcW w:w="1614" w:type="dxa"/>
            <w:tcBorders>
              <w:top w:val="single" w:sz="4" w:space="0" w:color="FFFFFF" w:themeColor="background1"/>
              <w:left w:val="single" w:sz="4" w:space="0" w:color="FFFFFF" w:themeColor="background1"/>
            </w:tcBorders>
            <w:shd w:val="clear" w:color="auto" w:fill="BDD7EE"/>
            <w:tcPrChange w:id="4519" w:author="Khamsaolee Xainhiaxang" w:date="2021-07-08T20:42:00Z">
              <w:tcPr>
                <w:tcW w:w="1614" w:type="dxa"/>
                <w:tcBorders>
                  <w:top w:val="single" w:sz="4" w:space="0" w:color="auto"/>
                  <w:left w:val="single" w:sz="4" w:space="0" w:color="FFFFFF"/>
                </w:tcBorders>
                <w:shd w:val="clear" w:color="auto" w:fill="BDD7EE"/>
              </w:tcPr>
            </w:tcPrChange>
          </w:tcPr>
          <w:p w14:paraId="620C8AC4" w14:textId="10E9E99E" w:rsidR="00865278" w:rsidRPr="002D4698" w:rsidRDefault="00F369C3" w:rsidP="00A939CF">
            <w:pPr>
              <w:pStyle w:val="TableParagraph"/>
              <w:spacing w:before="196"/>
              <w:ind w:left="164"/>
              <w:rPr>
                <w:sz w:val="16"/>
                <w:szCs w:val="16"/>
              </w:rPr>
            </w:pPr>
            <w:ins w:id="4520" w:author="Khamsaolee Xainhiaxang" w:date="2021-07-08T20:35:00Z">
              <w:r w:rsidRPr="002D4698">
                <w:rPr>
                  <w:sz w:val="16"/>
                  <w:szCs w:val="16"/>
                </w:rPr>
                <w:t>$ 2,601,929.00</w:t>
              </w:r>
            </w:ins>
          </w:p>
        </w:tc>
      </w:tr>
      <w:tr w:rsidR="00E43EF1" w14:paraId="00703A1C" w14:textId="77777777" w:rsidTr="00031B5B">
        <w:tblPrEx>
          <w:tblW w:w="0" w:type="auto"/>
          <w:tblInd w:w="257" w:type="dxa"/>
          <w:tblLayout w:type="fixed"/>
          <w:tblCellMar>
            <w:left w:w="0" w:type="dxa"/>
            <w:right w:w="0" w:type="dxa"/>
          </w:tblCellMar>
          <w:tblLook w:val="01E0" w:firstRow="1" w:lastRow="1" w:firstColumn="1" w:lastColumn="1" w:noHBand="0" w:noVBand="0"/>
          <w:tblPrExChange w:id="4521" w:author="Khamsaolee Xainhiaxang" w:date="2021-07-08T20:41:00Z">
            <w:tblPrEx>
              <w:tblW w:w="0" w:type="auto"/>
              <w:tblInd w:w="257" w:type="dxa"/>
              <w:tblLayout w:type="fixed"/>
              <w:tblCellMar>
                <w:left w:w="0" w:type="dxa"/>
                <w:right w:w="0" w:type="dxa"/>
              </w:tblCellMar>
              <w:tblLook w:val="01E0" w:firstRow="1" w:lastRow="1" w:firstColumn="1" w:lastColumn="1" w:noHBand="0" w:noVBand="0"/>
            </w:tblPrEx>
          </w:tblPrExChange>
        </w:tblPrEx>
        <w:trPr>
          <w:trHeight w:val="932"/>
          <w:trPrChange w:id="4522" w:author="Khamsaolee Xainhiaxang" w:date="2021-07-08T20:41:00Z">
            <w:trPr>
              <w:trHeight w:val="932"/>
            </w:trPr>
          </w:trPrChange>
        </w:trPr>
        <w:tc>
          <w:tcPr>
            <w:tcW w:w="800" w:type="dxa"/>
            <w:tcBorders>
              <w:right w:val="single" w:sz="4" w:space="0" w:color="FFFFFF"/>
            </w:tcBorders>
            <w:shd w:val="clear" w:color="auto" w:fill="DDEBF6"/>
            <w:tcPrChange w:id="4523" w:author="Khamsaolee Xainhiaxang" w:date="2021-07-08T20:41:00Z">
              <w:tcPr>
                <w:tcW w:w="800" w:type="dxa"/>
                <w:tcBorders>
                  <w:right w:val="single" w:sz="4" w:space="0" w:color="FFFFFF"/>
                </w:tcBorders>
                <w:shd w:val="clear" w:color="auto" w:fill="DDEBF6"/>
              </w:tcPr>
            </w:tcPrChange>
          </w:tcPr>
          <w:p w14:paraId="3BEDDA99" w14:textId="77777777" w:rsidR="00E43EF1" w:rsidRPr="002D4698" w:rsidRDefault="000E40D2">
            <w:pPr>
              <w:pStyle w:val="TableParagraph"/>
              <w:spacing w:before="58"/>
              <w:jc w:val="center"/>
              <w:rPr>
                <w:b/>
                <w:sz w:val="16"/>
                <w:szCs w:val="16"/>
              </w:rPr>
            </w:pPr>
            <w:r w:rsidRPr="002D4698">
              <w:rPr>
                <w:b/>
                <w:sz w:val="16"/>
                <w:szCs w:val="16"/>
              </w:rPr>
              <w:t>2</w:t>
            </w:r>
          </w:p>
        </w:tc>
        <w:tc>
          <w:tcPr>
            <w:tcW w:w="1080" w:type="dxa"/>
            <w:tcBorders>
              <w:left w:val="single" w:sz="4" w:space="0" w:color="FFFFFF"/>
              <w:right w:val="single" w:sz="4" w:space="0" w:color="FFFFFF"/>
            </w:tcBorders>
            <w:shd w:val="clear" w:color="auto" w:fill="DDEBF6"/>
            <w:tcPrChange w:id="4524" w:author="Khamsaolee Xainhiaxang" w:date="2021-07-08T20:41:00Z">
              <w:tcPr>
                <w:tcW w:w="1080" w:type="dxa"/>
                <w:tcBorders>
                  <w:left w:val="single" w:sz="4" w:space="0" w:color="FFFFFF"/>
                  <w:right w:val="single" w:sz="4" w:space="0" w:color="FFFFFF"/>
                </w:tcBorders>
                <w:shd w:val="clear" w:color="auto" w:fill="DDEBF6"/>
              </w:tcPr>
            </w:tcPrChange>
          </w:tcPr>
          <w:p w14:paraId="2EE7F3F4" w14:textId="77777777" w:rsidR="00E43EF1" w:rsidRPr="002D4698" w:rsidRDefault="000E40D2">
            <w:pPr>
              <w:pStyle w:val="TableParagraph"/>
              <w:spacing w:before="58"/>
              <w:jc w:val="center"/>
              <w:rPr>
                <w:b/>
                <w:sz w:val="16"/>
                <w:szCs w:val="16"/>
              </w:rPr>
            </w:pPr>
            <w:r w:rsidRPr="002D4698">
              <w:rPr>
                <w:b/>
                <w:sz w:val="16"/>
                <w:szCs w:val="16"/>
              </w:rPr>
              <w:t>2</w:t>
            </w:r>
          </w:p>
        </w:tc>
        <w:tc>
          <w:tcPr>
            <w:tcW w:w="2183" w:type="dxa"/>
            <w:tcBorders>
              <w:left w:val="single" w:sz="4" w:space="0" w:color="FFFFFF"/>
              <w:right w:val="single" w:sz="4" w:space="0" w:color="FFFFFF"/>
            </w:tcBorders>
            <w:shd w:val="clear" w:color="auto" w:fill="DDEBF6"/>
            <w:tcPrChange w:id="4525" w:author="Khamsaolee Xainhiaxang" w:date="2021-07-08T20:41:00Z">
              <w:tcPr>
                <w:tcW w:w="2183" w:type="dxa"/>
                <w:tcBorders>
                  <w:left w:val="single" w:sz="4" w:space="0" w:color="FFFFFF"/>
                  <w:right w:val="single" w:sz="4" w:space="0" w:color="FFFFFF"/>
                </w:tcBorders>
                <w:shd w:val="clear" w:color="auto" w:fill="DDEBF6"/>
              </w:tcPr>
            </w:tcPrChange>
          </w:tcPr>
          <w:p w14:paraId="43092284" w14:textId="77777777" w:rsidR="00F00AF2" w:rsidRDefault="005F7D55">
            <w:pPr>
              <w:pStyle w:val="TableParagraph"/>
              <w:spacing w:before="8" w:line="280" w:lineRule="atLeast"/>
              <w:ind w:left="117" w:right="174"/>
              <w:rPr>
                <w:ins w:id="4526" w:author="Khamsaolee Xainhiaxang" w:date="2021-07-08T20:48:00Z"/>
                <w:sz w:val="16"/>
                <w:szCs w:val="16"/>
              </w:rPr>
              <w:pPrChange w:id="4527" w:author="Khamsaolee Xainhiaxang" w:date="2021-07-08T20:16:00Z">
                <w:pPr>
                  <w:pStyle w:val="TableParagraph"/>
                  <w:spacing w:before="8" w:line="280" w:lineRule="atLeast"/>
                  <w:ind w:left="194" w:right="174"/>
                </w:pPr>
              </w:pPrChange>
            </w:pPr>
            <w:r w:rsidRPr="002D4698">
              <w:rPr>
                <w:sz w:val="16"/>
                <w:szCs w:val="16"/>
              </w:rPr>
              <w:t xml:space="preserve">Cov Kawm Lus Askiv </w:t>
            </w:r>
          </w:p>
          <w:p w14:paraId="13869F5A" w14:textId="05284494" w:rsidR="00E43EF1" w:rsidRPr="002D4698" w:rsidRDefault="005F7D55">
            <w:pPr>
              <w:pStyle w:val="TableParagraph"/>
              <w:spacing w:before="8" w:line="280" w:lineRule="atLeast"/>
              <w:ind w:left="117" w:right="174"/>
              <w:rPr>
                <w:sz w:val="16"/>
                <w:szCs w:val="16"/>
              </w:rPr>
              <w:pPrChange w:id="4528" w:author="Khamsaolee Xainhiaxang" w:date="2021-07-08T20:16:00Z">
                <w:pPr>
                  <w:pStyle w:val="TableParagraph"/>
                  <w:spacing w:before="8" w:line="280" w:lineRule="atLeast"/>
                  <w:ind w:left="194" w:right="174"/>
                </w:pPr>
              </w:pPrChange>
            </w:pPr>
            <w:r w:rsidRPr="002D4698">
              <w:rPr>
                <w:sz w:val="16"/>
                <w:szCs w:val="16"/>
              </w:rPr>
              <w:t xml:space="preserve">Cov Hlua Uas Coj Los Tu Cov </w:t>
            </w:r>
            <w:del w:id="4529" w:author="Khamsaolee Xainhiaxang" w:date="2021-07-08T21:46:00Z">
              <w:r w:rsidRPr="002D4698" w:rsidDel="00DE6083">
                <w:rPr>
                  <w:sz w:val="16"/>
                  <w:szCs w:val="16"/>
                </w:rPr>
                <w:delText>Tau Nyiaj Tsawg</w:delText>
              </w:r>
            </w:del>
            <w:ins w:id="4530" w:author="Khamsaolee Xainhiaxang" w:date="2021-07-08T21:46:00Z">
              <w:r w:rsidR="00DE6083">
                <w:rPr>
                  <w:sz w:val="16"/>
                  <w:szCs w:val="16"/>
                </w:rPr>
                <w:t>Neeg Txom Nyem</w:t>
              </w:r>
            </w:ins>
          </w:p>
        </w:tc>
        <w:tc>
          <w:tcPr>
            <w:tcW w:w="3240" w:type="dxa"/>
            <w:tcBorders>
              <w:left w:val="single" w:sz="4" w:space="0" w:color="FFFFFF"/>
              <w:right w:val="single" w:sz="4" w:space="0" w:color="FFFFFF"/>
            </w:tcBorders>
            <w:shd w:val="clear" w:color="auto" w:fill="DDEBF6"/>
            <w:tcPrChange w:id="4531" w:author="Khamsaolee Xainhiaxang" w:date="2021-07-08T20:41:00Z">
              <w:tcPr>
                <w:tcW w:w="3240" w:type="dxa"/>
                <w:tcBorders>
                  <w:left w:val="single" w:sz="4" w:space="0" w:color="FFFFFF"/>
                  <w:right w:val="single" w:sz="4" w:space="0" w:color="FFFFFF"/>
                </w:tcBorders>
                <w:shd w:val="clear" w:color="auto" w:fill="DDEBF6"/>
              </w:tcPr>
            </w:tcPrChange>
          </w:tcPr>
          <w:p w14:paraId="2E9BECA7" w14:textId="77777777" w:rsidR="00E43EF1" w:rsidRPr="002D4698" w:rsidRDefault="000E40D2">
            <w:pPr>
              <w:pStyle w:val="TableParagraph"/>
              <w:spacing w:before="58"/>
              <w:ind w:left="53"/>
              <w:rPr>
                <w:sz w:val="16"/>
                <w:szCs w:val="16"/>
              </w:rPr>
            </w:pPr>
            <w:r w:rsidRPr="002D4698">
              <w:rPr>
                <w:sz w:val="16"/>
                <w:szCs w:val="16"/>
              </w:rPr>
              <w:t>PSAT &amp; SAT thiab AP</w:t>
            </w:r>
          </w:p>
        </w:tc>
        <w:tc>
          <w:tcPr>
            <w:tcW w:w="1710" w:type="dxa"/>
            <w:tcBorders>
              <w:left w:val="single" w:sz="4" w:space="0" w:color="FFFFFF"/>
              <w:right w:val="single" w:sz="4" w:space="0" w:color="FFFFFF"/>
            </w:tcBorders>
            <w:shd w:val="clear" w:color="auto" w:fill="DDEBF6"/>
            <w:tcPrChange w:id="4532" w:author="Khamsaolee Xainhiaxang" w:date="2021-07-08T20:41:00Z">
              <w:tcPr>
                <w:tcW w:w="1710" w:type="dxa"/>
                <w:tcBorders>
                  <w:left w:val="single" w:sz="4" w:space="0" w:color="FFFFFF"/>
                  <w:right w:val="single" w:sz="4" w:space="0" w:color="FFFFFF"/>
                </w:tcBorders>
                <w:shd w:val="clear" w:color="auto" w:fill="DDEBF6"/>
              </w:tcPr>
            </w:tcPrChange>
          </w:tcPr>
          <w:p w14:paraId="2ED29BE9" w14:textId="77777777" w:rsidR="00E43EF1" w:rsidRPr="002D4698" w:rsidRDefault="000E40D2">
            <w:pPr>
              <w:pStyle w:val="TableParagraph"/>
              <w:spacing w:before="58"/>
              <w:ind w:left="44" w:right="44"/>
              <w:jc w:val="center"/>
              <w:rPr>
                <w:sz w:val="16"/>
                <w:szCs w:val="16"/>
              </w:rPr>
            </w:pPr>
            <w:r w:rsidRPr="002D4698">
              <w:rPr>
                <w:sz w:val="16"/>
                <w:szCs w:val="16"/>
              </w:rPr>
              <w:t>$ 138,702.00</w:t>
            </w:r>
          </w:p>
        </w:tc>
        <w:tc>
          <w:tcPr>
            <w:tcW w:w="1620" w:type="dxa"/>
            <w:tcBorders>
              <w:left w:val="single" w:sz="4" w:space="0" w:color="FFFFFF"/>
              <w:right w:val="single" w:sz="4" w:space="0" w:color="FFFFFF"/>
            </w:tcBorders>
            <w:shd w:val="clear" w:color="auto" w:fill="DDEBF6"/>
            <w:tcPrChange w:id="4533" w:author="Khamsaolee Xainhiaxang" w:date="2021-07-08T20:41:00Z">
              <w:tcPr>
                <w:tcW w:w="1620" w:type="dxa"/>
                <w:tcBorders>
                  <w:left w:val="single" w:sz="4" w:space="0" w:color="FFFFFF"/>
                  <w:right w:val="single" w:sz="4" w:space="0" w:color="FFFFFF"/>
                </w:tcBorders>
                <w:shd w:val="clear" w:color="auto" w:fill="DDEBF6"/>
              </w:tcPr>
            </w:tcPrChange>
          </w:tcPr>
          <w:p w14:paraId="60B3F9EE" w14:textId="77777777" w:rsidR="00E43EF1" w:rsidRPr="002D4698" w:rsidRDefault="00E43EF1">
            <w:pPr>
              <w:pStyle w:val="TableParagraph"/>
              <w:rPr>
                <w:rFonts w:ascii="Times New Roman"/>
                <w:sz w:val="16"/>
                <w:szCs w:val="16"/>
              </w:rPr>
            </w:pPr>
          </w:p>
        </w:tc>
        <w:tc>
          <w:tcPr>
            <w:tcW w:w="1350" w:type="dxa"/>
            <w:tcBorders>
              <w:left w:val="single" w:sz="4" w:space="0" w:color="FFFFFF"/>
              <w:right w:val="single" w:sz="4" w:space="0" w:color="FFFFFF"/>
            </w:tcBorders>
            <w:shd w:val="clear" w:color="auto" w:fill="DDEBF6"/>
            <w:tcPrChange w:id="4534" w:author="Khamsaolee Xainhiaxang" w:date="2021-07-08T20:41:00Z">
              <w:tcPr>
                <w:tcW w:w="1350" w:type="dxa"/>
                <w:tcBorders>
                  <w:left w:val="single" w:sz="4" w:space="0" w:color="FFFFFF"/>
                  <w:right w:val="single" w:sz="4" w:space="0" w:color="FFFFFF"/>
                </w:tcBorders>
                <w:shd w:val="clear" w:color="auto" w:fill="DDEBF6"/>
              </w:tcPr>
            </w:tcPrChange>
          </w:tcPr>
          <w:p w14:paraId="738819D1" w14:textId="77777777" w:rsidR="00E43EF1" w:rsidRPr="002D4698"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DDEBF6"/>
            <w:tcPrChange w:id="4535" w:author="Khamsaolee Xainhiaxang" w:date="2021-07-08T20:41:00Z">
              <w:tcPr>
                <w:tcW w:w="1503" w:type="dxa"/>
                <w:tcBorders>
                  <w:left w:val="single" w:sz="4" w:space="0" w:color="FFFFFF"/>
                  <w:right w:val="single" w:sz="4" w:space="0" w:color="FFFFFF"/>
                </w:tcBorders>
                <w:shd w:val="clear" w:color="auto" w:fill="DDEBF6"/>
              </w:tcPr>
            </w:tcPrChange>
          </w:tcPr>
          <w:p w14:paraId="47535884" w14:textId="77777777" w:rsidR="00E43EF1" w:rsidRPr="002D4698" w:rsidRDefault="00E43EF1">
            <w:pPr>
              <w:pStyle w:val="TableParagraph"/>
              <w:rPr>
                <w:rFonts w:ascii="Times New Roman"/>
                <w:sz w:val="16"/>
                <w:szCs w:val="16"/>
              </w:rPr>
            </w:pPr>
          </w:p>
        </w:tc>
        <w:tc>
          <w:tcPr>
            <w:tcW w:w="1614" w:type="dxa"/>
            <w:tcBorders>
              <w:left w:val="single" w:sz="4" w:space="0" w:color="FFFFFF"/>
            </w:tcBorders>
            <w:shd w:val="clear" w:color="auto" w:fill="DDEBF6"/>
            <w:tcPrChange w:id="4536" w:author="Khamsaolee Xainhiaxang" w:date="2021-07-08T20:41:00Z">
              <w:tcPr>
                <w:tcW w:w="1614" w:type="dxa"/>
                <w:tcBorders>
                  <w:left w:val="single" w:sz="4" w:space="0" w:color="FFFFFF"/>
                </w:tcBorders>
                <w:shd w:val="clear" w:color="auto" w:fill="DDEBF6"/>
              </w:tcPr>
            </w:tcPrChange>
          </w:tcPr>
          <w:p w14:paraId="6377A7E0" w14:textId="77777777" w:rsidR="00E43EF1" w:rsidRPr="002D4698" w:rsidRDefault="000E40D2">
            <w:pPr>
              <w:pStyle w:val="TableParagraph"/>
              <w:spacing w:before="58"/>
              <w:ind w:left="33" w:right="33"/>
              <w:jc w:val="center"/>
              <w:rPr>
                <w:sz w:val="16"/>
                <w:szCs w:val="16"/>
              </w:rPr>
            </w:pPr>
            <w:r w:rsidRPr="002D4698">
              <w:rPr>
                <w:sz w:val="16"/>
                <w:szCs w:val="16"/>
              </w:rPr>
              <w:t>$ 138,702.00</w:t>
            </w:r>
          </w:p>
        </w:tc>
      </w:tr>
      <w:tr w:rsidR="00E43EF1" w14:paraId="66BB36CA" w14:textId="77777777" w:rsidTr="00676B96">
        <w:trPr>
          <w:trHeight w:val="932"/>
        </w:trPr>
        <w:tc>
          <w:tcPr>
            <w:tcW w:w="800" w:type="dxa"/>
            <w:tcBorders>
              <w:right w:val="single" w:sz="4" w:space="0" w:color="FFFFFF"/>
            </w:tcBorders>
            <w:shd w:val="clear" w:color="auto" w:fill="BDD7EE"/>
          </w:tcPr>
          <w:p w14:paraId="6C71EFB4" w14:textId="77777777" w:rsidR="00E43EF1" w:rsidRPr="002D4698" w:rsidRDefault="000E40D2">
            <w:pPr>
              <w:pStyle w:val="TableParagraph"/>
              <w:spacing w:before="58"/>
              <w:jc w:val="center"/>
              <w:rPr>
                <w:b/>
                <w:sz w:val="16"/>
                <w:szCs w:val="16"/>
              </w:rPr>
            </w:pPr>
            <w:r w:rsidRPr="002D4698">
              <w:rPr>
                <w:b/>
                <w:sz w:val="16"/>
                <w:szCs w:val="16"/>
              </w:rPr>
              <w:t>2</w:t>
            </w:r>
          </w:p>
        </w:tc>
        <w:tc>
          <w:tcPr>
            <w:tcW w:w="1080" w:type="dxa"/>
            <w:tcBorders>
              <w:left w:val="single" w:sz="4" w:space="0" w:color="FFFFFF"/>
              <w:right w:val="single" w:sz="4" w:space="0" w:color="FFFFFF"/>
            </w:tcBorders>
            <w:shd w:val="clear" w:color="auto" w:fill="BDD7EE"/>
          </w:tcPr>
          <w:p w14:paraId="6A05BAAF" w14:textId="77777777" w:rsidR="00E43EF1" w:rsidRPr="002D4698" w:rsidRDefault="000E40D2">
            <w:pPr>
              <w:pStyle w:val="TableParagraph"/>
              <w:spacing w:before="58"/>
              <w:jc w:val="center"/>
              <w:rPr>
                <w:b/>
                <w:sz w:val="16"/>
                <w:szCs w:val="16"/>
              </w:rPr>
            </w:pPr>
            <w:r w:rsidRPr="002D4698">
              <w:rPr>
                <w:b/>
                <w:sz w:val="16"/>
                <w:szCs w:val="16"/>
              </w:rPr>
              <w:t>3</w:t>
            </w:r>
          </w:p>
        </w:tc>
        <w:tc>
          <w:tcPr>
            <w:tcW w:w="2183" w:type="dxa"/>
            <w:tcBorders>
              <w:left w:val="single" w:sz="4" w:space="0" w:color="FFFFFF"/>
              <w:right w:val="single" w:sz="4" w:space="0" w:color="FFFFFF"/>
            </w:tcBorders>
            <w:shd w:val="clear" w:color="auto" w:fill="BDD7EE"/>
          </w:tcPr>
          <w:p w14:paraId="200179C6" w14:textId="77777777" w:rsidR="00F00AF2" w:rsidRDefault="005F7D55">
            <w:pPr>
              <w:pStyle w:val="TableParagraph"/>
              <w:spacing w:before="8" w:line="280" w:lineRule="atLeast"/>
              <w:ind w:left="117" w:right="174"/>
              <w:rPr>
                <w:ins w:id="4537" w:author="Khamsaolee Xainhiaxang" w:date="2021-07-08T20:48:00Z"/>
                <w:sz w:val="16"/>
                <w:szCs w:val="16"/>
              </w:rPr>
              <w:pPrChange w:id="4538" w:author="Khamsaolee Xainhiaxang" w:date="2021-07-08T20:16:00Z">
                <w:pPr>
                  <w:pStyle w:val="TableParagraph"/>
                  <w:spacing w:before="8" w:line="280" w:lineRule="atLeast"/>
                  <w:ind w:left="194" w:right="174"/>
                </w:pPr>
              </w:pPrChange>
            </w:pPr>
            <w:r w:rsidRPr="002D4698">
              <w:rPr>
                <w:sz w:val="16"/>
                <w:szCs w:val="16"/>
              </w:rPr>
              <w:t xml:space="preserve">Cov Kawm Lus Askiv </w:t>
            </w:r>
          </w:p>
          <w:p w14:paraId="78D7BF56" w14:textId="6214C09C" w:rsidR="00E43EF1" w:rsidRPr="002D4698" w:rsidRDefault="005F7D55">
            <w:pPr>
              <w:pStyle w:val="TableParagraph"/>
              <w:spacing w:before="8" w:line="280" w:lineRule="atLeast"/>
              <w:ind w:left="117" w:right="174"/>
              <w:rPr>
                <w:sz w:val="16"/>
                <w:szCs w:val="16"/>
              </w:rPr>
              <w:pPrChange w:id="4539" w:author="Khamsaolee Xainhiaxang" w:date="2021-07-08T20:16:00Z">
                <w:pPr>
                  <w:pStyle w:val="TableParagraph"/>
                  <w:spacing w:before="8" w:line="280" w:lineRule="atLeast"/>
                  <w:ind w:left="194" w:right="174"/>
                </w:pPr>
              </w:pPrChange>
            </w:pPr>
            <w:r w:rsidRPr="002D4698">
              <w:rPr>
                <w:sz w:val="16"/>
                <w:szCs w:val="16"/>
              </w:rPr>
              <w:t xml:space="preserve">Cov Hlua Uas Coj Los Tu Cov </w:t>
            </w:r>
            <w:del w:id="4540" w:author="Khamsaolee Xainhiaxang" w:date="2021-07-08T21:46:00Z">
              <w:r w:rsidRPr="002D4698" w:rsidDel="00DE6083">
                <w:rPr>
                  <w:sz w:val="16"/>
                  <w:szCs w:val="16"/>
                </w:rPr>
                <w:delText>Tau Nyiaj Tsawg</w:delText>
              </w:r>
            </w:del>
            <w:ins w:id="4541" w:author="Khamsaolee Xainhiaxang" w:date="2021-07-08T21:46:00Z">
              <w:r w:rsidR="00DE6083">
                <w:rPr>
                  <w:sz w:val="16"/>
                  <w:szCs w:val="16"/>
                </w:rPr>
                <w:t>Neeg Txom Nyem</w:t>
              </w:r>
            </w:ins>
          </w:p>
        </w:tc>
        <w:tc>
          <w:tcPr>
            <w:tcW w:w="3240" w:type="dxa"/>
            <w:tcBorders>
              <w:left w:val="single" w:sz="4" w:space="0" w:color="FFFFFF"/>
              <w:right w:val="single" w:sz="4" w:space="0" w:color="FFFFFF"/>
            </w:tcBorders>
            <w:shd w:val="clear" w:color="auto" w:fill="BDD7EE"/>
          </w:tcPr>
          <w:p w14:paraId="7D053D20" w14:textId="77777777" w:rsidR="007F41B0" w:rsidRDefault="002D4698" w:rsidP="00A939CF">
            <w:pPr>
              <w:pStyle w:val="TableParagraph"/>
              <w:spacing w:before="58"/>
              <w:ind w:left="53"/>
              <w:rPr>
                <w:ins w:id="4542" w:author="Khamsaolee Xainhiaxang" w:date="2021-07-08T20:45:00Z"/>
                <w:sz w:val="16"/>
                <w:szCs w:val="16"/>
              </w:rPr>
            </w:pPr>
            <w:del w:id="4543" w:author="Khamsaolee Xainhiaxang" w:date="2021-07-08T20:45:00Z">
              <w:r w:rsidRPr="002D4698" w:rsidDel="00D82E7D">
                <w:rPr>
                  <w:sz w:val="16"/>
                  <w:szCs w:val="16"/>
                </w:rPr>
                <w:delText xml:space="preserve">YEEJ Tuam </w:delText>
              </w:r>
            </w:del>
            <w:r w:rsidRPr="002D4698">
              <w:rPr>
                <w:sz w:val="16"/>
                <w:szCs w:val="16"/>
              </w:rPr>
              <w:t>Tsev</w:t>
            </w:r>
            <w:r w:rsidR="000E40D2" w:rsidRPr="002D4698">
              <w:rPr>
                <w:sz w:val="16"/>
                <w:szCs w:val="16"/>
              </w:rPr>
              <w:t xml:space="preserve"> </w:t>
            </w:r>
            <w:ins w:id="4544" w:author="Khamsaolee Xainhiaxang" w:date="2021-07-08T20:45:00Z">
              <w:r w:rsidR="007F41B0" w:rsidRPr="002D4698">
                <w:rPr>
                  <w:sz w:val="16"/>
                  <w:szCs w:val="16"/>
                </w:rPr>
                <w:t xml:space="preserve">Kawm Ntawv </w:t>
              </w:r>
            </w:ins>
            <w:r w:rsidR="000E40D2" w:rsidRPr="002D4698">
              <w:rPr>
                <w:sz w:val="16"/>
                <w:szCs w:val="16"/>
              </w:rPr>
              <w:t xml:space="preserve">Hnub Saturday </w:t>
            </w:r>
            <w:del w:id="4545" w:author="Khamsaolee Xainhiaxang" w:date="2021-07-08T20:45:00Z">
              <w:r w:rsidR="000E40D2" w:rsidRPr="002D4698" w:rsidDel="007F41B0">
                <w:rPr>
                  <w:sz w:val="16"/>
                  <w:szCs w:val="16"/>
                </w:rPr>
                <w:delText>Lub Tsev</w:delText>
              </w:r>
            </w:del>
            <w:ins w:id="4546" w:author="Khamsaolee Xainhiaxang" w:date="2021-07-08T20:45:00Z">
              <w:r w:rsidR="007F41B0">
                <w:rPr>
                  <w:sz w:val="16"/>
                  <w:szCs w:val="16"/>
                </w:rPr>
                <w:t>WIN</w:t>
              </w:r>
            </w:ins>
          </w:p>
          <w:p w14:paraId="07D43870" w14:textId="703EA4A8" w:rsidR="00E43EF1" w:rsidRPr="002D4698" w:rsidRDefault="007F41B0" w:rsidP="009318CE">
            <w:pPr>
              <w:pStyle w:val="TableParagraph"/>
              <w:spacing w:before="58"/>
              <w:ind w:left="53"/>
              <w:rPr>
                <w:sz w:val="16"/>
                <w:szCs w:val="16"/>
              </w:rPr>
            </w:pPr>
            <w:ins w:id="4547" w:author="Khamsaolee Xainhiaxang" w:date="2021-07-08T20:45:00Z">
              <w:r>
                <w:rPr>
                  <w:sz w:val="16"/>
                  <w:szCs w:val="16"/>
                </w:rPr>
                <w:t>(</w:t>
              </w:r>
              <w:r w:rsidRPr="007F41B0">
                <w:rPr>
                  <w:sz w:val="16"/>
                  <w:szCs w:val="16"/>
                </w:rPr>
                <w:t>WIN Academy Saturday School</w:t>
              </w:r>
              <w:r>
                <w:rPr>
                  <w:sz w:val="16"/>
                  <w:szCs w:val="16"/>
                </w:rPr>
                <w:t>)</w:t>
              </w:r>
            </w:ins>
            <w:r w:rsidR="000E40D2" w:rsidRPr="002D4698">
              <w:rPr>
                <w:sz w:val="16"/>
                <w:szCs w:val="16"/>
              </w:rPr>
              <w:t xml:space="preserve"> </w:t>
            </w:r>
            <w:del w:id="4548" w:author="Khamsaolee Xainhiaxang" w:date="2021-07-08T20:45:00Z">
              <w:r w:rsidR="000E40D2" w:rsidRPr="002D4698" w:rsidDel="007F41B0">
                <w:rPr>
                  <w:sz w:val="16"/>
                  <w:szCs w:val="16"/>
                </w:rPr>
                <w:delText>Kawm Ntawv</w:delText>
              </w:r>
            </w:del>
          </w:p>
        </w:tc>
        <w:tc>
          <w:tcPr>
            <w:tcW w:w="1710" w:type="dxa"/>
            <w:tcBorders>
              <w:left w:val="single" w:sz="4" w:space="0" w:color="FFFFFF"/>
              <w:right w:val="single" w:sz="4" w:space="0" w:color="FFFFFF"/>
            </w:tcBorders>
            <w:shd w:val="clear" w:color="auto" w:fill="BDD7EE"/>
          </w:tcPr>
          <w:p w14:paraId="7385CD44" w14:textId="77777777" w:rsidR="00E43EF1" w:rsidRPr="002D4698" w:rsidRDefault="000E40D2">
            <w:pPr>
              <w:pStyle w:val="TableParagraph"/>
              <w:spacing w:before="58"/>
              <w:ind w:left="44" w:right="44"/>
              <w:jc w:val="center"/>
              <w:rPr>
                <w:sz w:val="16"/>
                <w:szCs w:val="16"/>
              </w:rPr>
            </w:pPr>
            <w:r w:rsidRPr="002D4698">
              <w:rPr>
                <w:sz w:val="16"/>
                <w:szCs w:val="16"/>
              </w:rPr>
              <w:t>$ 545,907.00</w:t>
            </w:r>
          </w:p>
        </w:tc>
        <w:tc>
          <w:tcPr>
            <w:tcW w:w="1620" w:type="dxa"/>
            <w:tcBorders>
              <w:left w:val="single" w:sz="4" w:space="0" w:color="FFFFFF"/>
              <w:right w:val="single" w:sz="4" w:space="0" w:color="FFFFFF"/>
            </w:tcBorders>
            <w:shd w:val="clear" w:color="auto" w:fill="BDD7EE"/>
          </w:tcPr>
          <w:p w14:paraId="6F20ACD3" w14:textId="77777777" w:rsidR="00E43EF1" w:rsidRPr="002D4698" w:rsidRDefault="00E43EF1">
            <w:pPr>
              <w:pStyle w:val="TableParagraph"/>
              <w:rPr>
                <w:rFonts w:ascii="Times New Roman"/>
                <w:sz w:val="16"/>
                <w:szCs w:val="16"/>
              </w:rPr>
            </w:pPr>
          </w:p>
        </w:tc>
        <w:tc>
          <w:tcPr>
            <w:tcW w:w="1350" w:type="dxa"/>
            <w:tcBorders>
              <w:left w:val="single" w:sz="4" w:space="0" w:color="FFFFFF"/>
              <w:right w:val="single" w:sz="4" w:space="0" w:color="FFFFFF"/>
            </w:tcBorders>
            <w:shd w:val="clear" w:color="auto" w:fill="BDD7EE"/>
          </w:tcPr>
          <w:p w14:paraId="5393160F" w14:textId="77777777" w:rsidR="00E43EF1" w:rsidRPr="002D4698"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BDD7EE"/>
          </w:tcPr>
          <w:p w14:paraId="4CC21D95" w14:textId="77777777" w:rsidR="00E43EF1" w:rsidRPr="002D4698" w:rsidRDefault="00E43EF1">
            <w:pPr>
              <w:pStyle w:val="TableParagraph"/>
              <w:rPr>
                <w:rFonts w:ascii="Times New Roman"/>
                <w:sz w:val="16"/>
                <w:szCs w:val="16"/>
              </w:rPr>
            </w:pPr>
          </w:p>
        </w:tc>
        <w:tc>
          <w:tcPr>
            <w:tcW w:w="1614" w:type="dxa"/>
            <w:tcBorders>
              <w:left w:val="single" w:sz="4" w:space="0" w:color="FFFFFF"/>
            </w:tcBorders>
            <w:shd w:val="clear" w:color="auto" w:fill="BDD7EE"/>
          </w:tcPr>
          <w:p w14:paraId="4DF5B8B1" w14:textId="77777777" w:rsidR="00E43EF1" w:rsidRPr="002D4698" w:rsidRDefault="000E40D2">
            <w:pPr>
              <w:pStyle w:val="TableParagraph"/>
              <w:spacing w:before="58"/>
              <w:ind w:left="33" w:right="33"/>
              <w:jc w:val="center"/>
              <w:rPr>
                <w:sz w:val="16"/>
                <w:szCs w:val="16"/>
              </w:rPr>
            </w:pPr>
            <w:r w:rsidRPr="002D4698">
              <w:rPr>
                <w:sz w:val="16"/>
                <w:szCs w:val="16"/>
              </w:rPr>
              <w:t>$ 545,907.00</w:t>
            </w:r>
          </w:p>
        </w:tc>
      </w:tr>
      <w:tr w:rsidR="00E43EF1" w14:paraId="057B3B7F" w14:textId="77777777" w:rsidTr="00CB4589">
        <w:tblPrEx>
          <w:tblW w:w="0" w:type="auto"/>
          <w:tblInd w:w="257" w:type="dxa"/>
          <w:tblLayout w:type="fixed"/>
          <w:tblCellMar>
            <w:left w:w="0" w:type="dxa"/>
            <w:right w:w="0" w:type="dxa"/>
          </w:tblCellMar>
          <w:tblLook w:val="01E0" w:firstRow="1" w:lastRow="1" w:firstColumn="1" w:lastColumn="1" w:noHBand="0" w:noVBand="0"/>
          <w:tblPrExChange w:id="4549" w:author="Khamsaolee Xainhiaxang" w:date="2021-07-08T20:42:00Z">
            <w:tblPrEx>
              <w:tblW w:w="0" w:type="auto"/>
              <w:tblInd w:w="257" w:type="dxa"/>
              <w:tblLayout w:type="fixed"/>
              <w:tblCellMar>
                <w:left w:w="0" w:type="dxa"/>
                <w:right w:w="0" w:type="dxa"/>
              </w:tblCellMar>
              <w:tblLook w:val="01E0" w:firstRow="1" w:lastRow="1" w:firstColumn="1" w:lastColumn="1" w:noHBand="0" w:noVBand="0"/>
            </w:tblPrEx>
          </w:tblPrExChange>
        </w:tblPrEx>
        <w:trPr>
          <w:trHeight w:val="931"/>
          <w:trPrChange w:id="4550" w:author="Khamsaolee Xainhiaxang" w:date="2021-07-08T20:42:00Z">
            <w:trPr>
              <w:trHeight w:val="931"/>
            </w:trPr>
          </w:trPrChange>
        </w:trPr>
        <w:tc>
          <w:tcPr>
            <w:tcW w:w="800" w:type="dxa"/>
            <w:tcBorders>
              <w:right w:val="single" w:sz="4" w:space="0" w:color="FFFFFF"/>
            </w:tcBorders>
            <w:shd w:val="clear" w:color="auto" w:fill="DDEBF6"/>
            <w:tcPrChange w:id="4551" w:author="Khamsaolee Xainhiaxang" w:date="2021-07-08T20:42:00Z">
              <w:tcPr>
                <w:tcW w:w="800" w:type="dxa"/>
                <w:tcBorders>
                  <w:right w:val="single" w:sz="4" w:space="0" w:color="FFFFFF"/>
                </w:tcBorders>
                <w:shd w:val="clear" w:color="auto" w:fill="DDEBF6"/>
              </w:tcPr>
            </w:tcPrChange>
          </w:tcPr>
          <w:p w14:paraId="3731D114" w14:textId="77777777" w:rsidR="00E43EF1" w:rsidRPr="002D4698" w:rsidRDefault="000E40D2">
            <w:pPr>
              <w:pStyle w:val="TableParagraph"/>
              <w:spacing w:before="58"/>
              <w:jc w:val="center"/>
              <w:rPr>
                <w:b/>
                <w:sz w:val="16"/>
                <w:szCs w:val="16"/>
              </w:rPr>
            </w:pPr>
            <w:r w:rsidRPr="002D4698">
              <w:rPr>
                <w:b/>
                <w:sz w:val="16"/>
                <w:szCs w:val="16"/>
              </w:rPr>
              <w:t>2</w:t>
            </w:r>
          </w:p>
        </w:tc>
        <w:tc>
          <w:tcPr>
            <w:tcW w:w="1080" w:type="dxa"/>
            <w:tcBorders>
              <w:left w:val="single" w:sz="4" w:space="0" w:color="FFFFFF"/>
              <w:right w:val="single" w:sz="4" w:space="0" w:color="FFFFFF"/>
            </w:tcBorders>
            <w:shd w:val="clear" w:color="auto" w:fill="DDEBF6"/>
            <w:tcPrChange w:id="4552" w:author="Khamsaolee Xainhiaxang" w:date="2021-07-08T20:42:00Z">
              <w:tcPr>
                <w:tcW w:w="1080" w:type="dxa"/>
                <w:tcBorders>
                  <w:left w:val="single" w:sz="4" w:space="0" w:color="FFFFFF"/>
                  <w:right w:val="single" w:sz="4" w:space="0" w:color="FFFFFF"/>
                </w:tcBorders>
                <w:shd w:val="clear" w:color="auto" w:fill="DDEBF6"/>
              </w:tcPr>
            </w:tcPrChange>
          </w:tcPr>
          <w:p w14:paraId="0D2EC31C" w14:textId="77777777" w:rsidR="00E43EF1" w:rsidRPr="002D4698" w:rsidRDefault="000E40D2">
            <w:pPr>
              <w:pStyle w:val="TableParagraph"/>
              <w:spacing w:before="58"/>
              <w:jc w:val="center"/>
              <w:rPr>
                <w:b/>
                <w:sz w:val="16"/>
                <w:szCs w:val="16"/>
              </w:rPr>
            </w:pPr>
            <w:r w:rsidRPr="002D4698">
              <w:rPr>
                <w:b/>
                <w:sz w:val="16"/>
                <w:szCs w:val="16"/>
              </w:rPr>
              <w:t>4</w:t>
            </w:r>
          </w:p>
        </w:tc>
        <w:tc>
          <w:tcPr>
            <w:tcW w:w="2183" w:type="dxa"/>
            <w:tcBorders>
              <w:left w:val="single" w:sz="4" w:space="0" w:color="FFFFFF"/>
              <w:right w:val="single" w:sz="4" w:space="0" w:color="FFFFFF"/>
            </w:tcBorders>
            <w:shd w:val="clear" w:color="auto" w:fill="DDEBF6"/>
            <w:tcPrChange w:id="4553" w:author="Khamsaolee Xainhiaxang" w:date="2021-07-08T20:42:00Z">
              <w:tcPr>
                <w:tcW w:w="2183" w:type="dxa"/>
                <w:tcBorders>
                  <w:left w:val="single" w:sz="4" w:space="0" w:color="FFFFFF"/>
                  <w:right w:val="single" w:sz="4" w:space="0" w:color="FFFFFF"/>
                </w:tcBorders>
                <w:shd w:val="clear" w:color="auto" w:fill="DDEBF6"/>
              </w:tcPr>
            </w:tcPrChange>
          </w:tcPr>
          <w:p w14:paraId="0482740C" w14:textId="77777777" w:rsidR="00F00AF2" w:rsidRDefault="005F7D55">
            <w:pPr>
              <w:pStyle w:val="TableParagraph"/>
              <w:spacing w:before="8" w:line="280" w:lineRule="atLeast"/>
              <w:ind w:left="117" w:right="174"/>
              <w:rPr>
                <w:ins w:id="4554" w:author="Khamsaolee Xainhiaxang" w:date="2021-07-08T20:48:00Z"/>
                <w:sz w:val="16"/>
                <w:szCs w:val="16"/>
              </w:rPr>
              <w:pPrChange w:id="4555" w:author="Khamsaolee Xainhiaxang" w:date="2021-07-08T20:16:00Z">
                <w:pPr>
                  <w:pStyle w:val="TableParagraph"/>
                  <w:spacing w:before="8" w:line="280" w:lineRule="atLeast"/>
                  <w:ind w:left="194" w:right="174"/>
                </w:pPr>
              </w:pPrChange>
            </w:pPr>
            <w:r w:rsidRPr="002D4698">
              <w:rPr>
                <w:sz w:val="16"/>
                <w:szCs w:val="16"/>
              </w:rPr>
              <w:t xml:space="preserve">Cov Kawm Lus Askiv </w:t>
            </w:r>
          </w:p>
          <w:p w14:paraId="55FFD0A7" w14:textId="3270CDC4" w:rsidR="00E43EF1" w:rsidRPr="002D4698" w:rsidRDefault="005F7D55">
            <w:pPr>
              <w:pStyle w:val="TableParagraph"/>
              <w:spacing w:before="8" w:line="280" w:lineRule="atLeast"/>
              <w:ind w:left="117" w:right="174"/>
              <w:rPr>
                <w:sz w:val="16"/>
                <w:szCs w:val="16"/>
              </w:rPr>
              <w:pPrChange w:id="4556" w:author="Khamsaolee Xainhiaxang" w:date="2021-07-08T20:16:00Z">
                <w:pPr>
                  <w:pStyle w:val="TableParagraph"/>
                  <w:spacing w:before="8" w:line="280" w:lineRule="atLeast"/>
                  <w:ind w:left="194" w:right="174"/>
                </w:pPr>
              </w:pPrChange>
            </w:pPr>
            <w:r w:rsidRPr="002D4698">
              <w:rPr>
                <w:sz w:val="16"/>
                <w:szCs w:val="16"/>
              </w:rPr>
              <w:t xml:space="preserve">Cov Hlua Uas Coj Los Tu Cov </w:t>
            </w:r>
            <w:del w:id="4557" w:author="Khamsaolee Xainhiaxang" w:date="2021-07-08T21:46:00Z">
              <w:r w:rsidRPr="002D4698" w:rsidDel="00DE6083">
                <w:rPr>
                  <w:sz w:val="16"/>
                  <w:szCs w:val="16"/>
                </w:rPr>
                <w:delText>Tau Nyiaj Tsawg</w:delText>
              </w:r>
            </w:del>
            <w:ins w:id="4558" w:author="Khamsaolee Xainhiaxang" w:date="2021-07-08T21:46:00Z">
              <w:r w:rsidR="00DE6083">
                <w:rPr>
                  <w:sz w:val="16"/>
                  <w:szCs w:val="16"/>
                </w:rPr>
                <w:t>Neeg Txom Nyem</w:t>
              </w:r>
            </w:ins>
          </w:p>
        </w:tc>
        <w:tc>
          <w:tcPr>
            <w:tcW w:w="3240" w:type="dxa"/>
            <w:tcBorders>
              <w:left w:val="single" w:sz="4" w:space="0" w:color="FFFFFF"/>
              <w:right w:val="single" w:sz="4" w:space="0" w:color="FFFFFF"/>
            </w:tcBorders>
            <w:shd w:val="clear" w:color="auto" w:fill="DDEBF6"/>
            <w:tcPrChange w:id="4559" w:author="Khamsaolee Xainhiaxang" w:date="2021-07-08T20:42:00Z">
              <w:tcPr>
                <w:tcW w:w="3240" w:type="dxa"/>
                <w:tcBorders>
                  <w:left w:val="single" w:sz="4" w:space="0" w:color="FFFFFF"/>
                  <w:right w:val="single" w:sz="4" w:space="0" w:color="FFFFFF"/>
                </w:tcBorders>
                <w:shd w:val="clear" w:color="auto" w:fill="DDEBF6"/>
              </w:tcPr>
            </w:tcPrChange>
          </w:tcPr>
          <w:p w14:paraId="6F470DB9" w14:textId="77777777" w:rsidR="00620659" w:rsidRDefault="000E40D2" w:rsidP="00620659">
            <w:pPr>
              <w:pStyle w:val="TableParagraph"/>
              <w:spacing w:before="58"/>
              <w:ind w:left="53" w:right="644"/>
              <w:rPr>
                <w:ins w:id="4560" w:author="Khamsaolee Xainhiaxang" w:date="2021-07-08T20:46:00Z"/>
                <w:sz w:val="16"/>
                <w:szCs w:val="16"/>
              </w:rPr>
            </w:pPr>
            <w:r w:rsidRPr="002D4698">
              <w:rPr>
                <w:sz w:val="16"/>
                <w:szCs w:val="16"/>
              </w:rPr>
              <w:t>Kev Kawm Qhia Rau Tsev Kawm Qib Siab</w:t>
            </w:r>
            <w:ins w:id="4561" w:author="Khamsaolee Xainhiaxang" w:date="2021-07-08T20:46:00Z">
              <w:r w:rsidR="007F41B0">
                <w:rPr>
                  <w:sz w:val="16"/>
                  <w:szCs w:val="16"/>
                </w:rPr>
                <w:t xml:space="preserve"> </w:t>
              </w:r>
            </w:ins>
          </w:p>
          <w:p w14:paraId="34A0040C" w14:textId="182219DE" w:rsidR="00620659" w:rsidRPr="00620659" w:rsidRDefault="007F41B0" w:rsidP="00620659">
            <w:pPr>
              <w:pStyle w:val="TableParagraph"/>
              <w:spacing w:before="58"/>
              <w:ind w:left="53" w:right="644"/>
              <w:rPr>
                <w:ins w:id="4562" w:author="Khamsaolee Xainhiaxang" w:date="2021-07-08T20:46:00Z"/>
                <w:sz w:val="16"/>
                <w:szCs w:val="16"/>
              </w:rPr>
            </w:pPr>
            <w:ins w:id="4563" w:author="Khamsaolee Xainhiaxang" w:date="2021-07-08T20:46:00Z">
              <w:r>
                <w:rPr>
                  <w:sz w:val="16"/>
                  <w:szCs w:val="16"/>
                </w:rPr>
                <w:t>(</w:t>
              </w:r>
              <w:r w:rsidR="00620659" w:rsidRPr="00620659">
                <w:rPr>
                  <w:sz w:val="16"/>
                  <w:szCs w:val="16"/>
                </w:rPr>
                <w:t>College Academy Mentoring</w:t>
              </w:r>
            </w:ins>
          </w:p>
          <w:p w14:paraId="51F47B72" w14:textId="71C3B4DC" w:rsidR="00E43EF1" w:rsidRPr="002D4698" w:rsidRDefault="00620659" w:rsidP="00620659">
            <w:pPr>
              <w:pStyle w:val="TableParagraph"/>
              <w:spacing w:before="58"/>
              <w:ind w:left="53" w:right="644"/>
              <w:rPr>
                <w:sz w:val="16"/>
                <w:szCs w:val="16"/>
              </w:rPr>
            </w:pPr>
            <w:ins w:id="4564" w:author="Khamsaolee Xainhiaxang" w:date="2021-07-08T20:46:00Z">
              <w:r w:rsidRPr="00620659">
                <w:rPr>
                  <w:sz w:val="16"/>
                  <w:szCs w:val="16"/>
                </w:rPr>
                <w:t>Program</w:t>
              </w:r>
              <w:r>
                <w:rPr>
                  <w:sz w:val="16"/>
                  <w:szCs w:val="16"/>
                </w:rPr>
                <w:t>)</w:t>
              </w:r>
            </w:ins>
          </w:p>
        </w:tc>
        <w:tc>
          <w:tcPr>
            <w:tcW w:w="1710" w:type="dxa"/>
            <w:tcBorders>
              <w:left w:val="single" w:sz="4" w:space="0" w:color="FFFFFF"/>
              <w:right w:val="single" w:sz="4" w:space="0" w:color="FFFFFF"/>
            </w:tcBorders>
            <w:shd w:val="clear" w:color="auto" w:fill="DDEBF6"/>
            <w:tcPrChange w:id="4565" w:author="Khamsaolee Xainhiaxang" w:date="2021-07-08T20:42:00Z">
              <w:tcPr>
                <w:tcW w:w="1710" w:type="dxa"/>
                <w:tcBorders>
                  <w:left w:val="single" w:sz="4" w:space="0" w:color="FFFFFF"/>
                  <w:right w:val="single" w:sz="4" w:space="0" w:color="FFFFFF"/>
                </w:tcBorders>
                <w:shd w:val="clear" w:color="auto" w:fill="DDEBF6"/>
              </w:tcPr>
            </w:tcPrChange>
          </w:tcPr>
          <w:p w14:paraId="2B30AA05" w14:textId="77777777" w:rsidR="00E43EF1" w:rsidRPr="002D4698" w:rsidRDefault="00E43EF1">
            <w:pPr>
              <w:pStyle w:val="TableParagraph"/>
              <w:rPr>
                <w:rFonts w:ascii="Times New Roman"/>
                <w:sz w:val="16"/>
                <w:szCs w:val="16"/>
              </w:rPr>
            </w:pPr>
          </w:p>
        </w:tc>
        <w:tc>
          <w:tcPr>
            <w:tcW w:w="1620" w:type="dxa"/>
            <w:tcBorders>
              <w:left w:val="single" w:sz="4" w:space="0" w:color="FFFFFF"/>
              <w:right w:val="single" w:sz="4" w:space="0" w:color="FFFFFF"/>
            </w:tcBorders>
            <w:shd w:val="clear" w:color="auto" w:fill="DDEBF6"/>
            <w:tcPrChange w:id="4566" w:author="Khamsaolee Xainhiaxang" w:date="2021-07-08T20:42:00Z">
              <w:tcPr>
                <w:tcW w:w="1620" w:type="dxa"/>
                <w:tcBorders>
                  <w:left w:val="single" w:sz="4" w:space="0" w:color="FFFFFF"/>
                  <w:right w:val="single" w:sz="4" w:space="0" w:color="FFFFFF"/>
                </w:tcBorders>
                <w:shd w:val="clear" w:color="auto" w:fill="DDEBF6"/>
              </w:tcPr>
            </w:tcPrChange>
          </w:tcPr>
          <w:p w14:paraId="04F740FC" w14:textId="77777777" w:rsidR="00E43EF1" w:rsidRPr="002D4698" w:rsidRDefault="000E40D2">
            <w:pPr>
              <w:pStyle w:val="TableParagraph"/>
              <w:spacing w:before="58"/>
              <w:ind w:left="53" w:right="53"/>
              <w:jc w:val="center"/>
              <w:rPr>
                <w:sz w:val="16"/>
                <w:szCs w:val="16"/>
              </w:rPr>
            </w:pPr>
            <w:r w:rsidRPr="002D4698">
              <w:rPr>
                <w:sz w:val="16"/>
                <w:szCs w:val="16"/>
              </w:rPr>
              <w:t>$ 150,000.00</w:t>
            </w:r>
          </w:p>
        </w:tc>
        <w:tc>
          <w:tcPr>
            <w:tcW w:w="1350" w:type="dxa"/>
            <w:tcBorders>
              <w:left w:val="single" w:sz="4" w:space="0" w:color="FFFFFF"/>
              <w:right w:val="single" w:sz="4" w:space="0" w:color="FFFFFF"/>
            </w:tcBorders>
            <w:shd w:val="clear" w:color="auto" w:fill="DDEBF6"/>
            <w:tcPrChange w:id="4567" w:author="Khamsaolee Xainhiaxang" w:date="2021-07-08T20:42:00Z">
              <w:tcPr>
                <w:tcW w:w="1350" w:type="dxa"/>
                <w:tcBorders>
                  <w:left w:val="single" w:sz="4" w:space="0" w:color="FFFFFF"/>
                  <w:right w:val="single" w:sz="4" w:space="0" w:color="FFFFFF"/>
                </w:tcBorders>
                <w:shd w:val="clear" w:color="auto" w:fill="DDEBF6"/>
              </w:tcPr>
            </w:tcPrChange>
          </w:tcPr>
          <w:p w14:paraId="1C84BBBF" w14:textId="77777777" w:rsidR="00E43EF1" w:rsidRPr="002D4698"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DDEBF6"/>
            <w:tcPrChange w:id="4568" w:author="Khamsaolee Xainhiaxang" w:date="2021-07-08T20:42:00Z">
              <w:tcPr>
                <w:tcW w:w="1503" w:type="dxa"/>
                <w:tcBorders>
                  <w:left w:val="single" w:sz="4" w:space="0" w:color="FFFFFF"/>
                  <w:right w:val="single" w:sz="4" w:space="0" w:color="FFFFFF"/>
                </w:tcBorders>
                <w:shd w:val="clear" w:color="auto" w:fill="DDEBF6"/>
              </w:tcPr>
            </w:tcPrChange>
          </w:tcPr>
          <w:p w14:paraId="2B234AB5" w14:textId="77777777" w:rsidR="00E43EF1" w:rsidRPr="002D4698" w:rsidRDefault="00E43EF1">
            <w:pPr>
              <w:pStyle w:val="TableParagraph"/>
              <w:rPr>
                <w:rFonts w:ascii="Times New Roman"/>
                <w:sz w:val="16"/>
                <w:szCs w:val="16"/>
              </w:rPr>
            </w:pPr>
          </w:p>
        </w:tc>
        <w:tc>
          <w:tcPr>
            <w:tcW w:w="1614" w:type="dxa"/>
            <w:tcBorders>
              <w:left w:val="single" w:sz="4" w:space="0" w:color="FFFFFF"/>
            </w:tcBorders>
            <w:shd w:val="clear" w:color="auto" w:fill="DDEBF6"/>
            <w:tcPrChange w:id="4569" w:author="Khamsaolee Xainhiaxang" w:date="2021-07-08T20:42:00Z">
              <w:tcPr>
                <w:tcW w:w="1614" w:type="dxa"/>
                <w:tcBorders>
                  <w:left w:val="single" w:sz="4" w:space="0" w:color="FFFFFF"/>
                </w:tcBorders>
                <w:shd w:val="clear" w:color="auto" w:fill="DDEBF6"/>
              </w:tcPr>
            </w:tcPrChange>
          </w:tcPr>
          <w:p w14:paraId="03F5BDB3" w14:textId="77777777" w:rsidR="00E43EF1" w:rsidRPr="002D4698" w:rsidRDefault="000E40D2">
            <w:pPr>
              <w:pStyle w:val="TableParagraph"/>
              <w:spacing w:before="58"/>
              <w:ind w:left="33" w:right="33"/>
              <w:jc w:val="center"/>
              <w:rPr>
                <w:sz w:val="16"/>
                <w:szCs w:val="16"/>
              </w:rPr>
            </w:pPr>
            <w:r w:rsidRPr="002D4698">
              <w:rPr>
                <w:sz w:val="16"/>
                <w:szCs w:val="16"/>
              </w:rPr>
              <w:t>$ 150,000.00</w:t>
            </w:r>
          </w:p>
        </w:tc>
      </w:tr>
      <w:tr w:rsidR="00E43EF1" w14:paraId="519762F5" w14:textId="77777777" w:rsidTr="00CB4589">
        <w:tblPrEx>
          <w:tblW w:w="0" w:type="auto"/>
          <w:tblInd w:w="257" w:type="dxa"/>
          <w:tblLayout w:type="fixed"/>
          <w:tblCellMar>
            <w:left w:w="0" w:type="dxa"/>
            <w:right w:w="0" w:type="dxa"/>
          </w:tblCellMar>
          <w:tblLook w:val="01E0" w:firstRow="1" w:lastRow="1" w:firstColumn="1" w:lastColumn="1" w:noHBand="0" w:noVBand="0"/>
          <w:tblPrExChange w:id="4570" w:author="Khamsaolee Xainhiaxang" w:date="2021-07-08T20:42:00Z">
            <w:tblPrEx>
              <w:tblW w:w="0" w:type="auto"/>
              <w:tblInd w:w="257" w:type="dxa"/>
              <w:tblLayout w:type="fixed"/>
              <w:tblCellMar>
                <w:left w:w="0" w:type="dxa"/>
                <w:right w:w="0" w:type="dxa"/>
              </w:tblCellMar>
              <w:tblLook w:val="01E0" w:firstRow="1" w:lastRow="1" w:firstColumn="1" w:lastColumn="1" w:noHBand="0" w:noVBand="0"/>
            </w:tblPrEx>
          </w:tblPrExChange>
        </w:tblPrEx>
        <w:trPr>
          <w:trHeight w:val="899"/>
          <w:trPrChange w:id="4571" w:author="Khamsaolee Xainhiaxang" w:date="2021-07-08T20:42:00Z">
            <w:trPr>
              <w:trHeight w:val="793"/>
            </w:trPr>
          </w:trPrChange>
        </w:trPr>
        <w:tc>
          <w:tcPr>
            <w:tcW w:w="800" w:type="dxa"/>
            <w:tcBorders>
              <w:bottom w:val="single" w:sz="4" w:space="0" w:color="FFFFFF" w:themeColor="background1"/>
              <w:right w:val="single" w:sz="4" w:space="0" w:color="FFFFFF" w:themeColor="background1"/>
            </w:tcBorders>
            <w:shd w:val="clear" w:color="auto" w:fill="BDD7EE"/>
            <w:tcPrChange w:id="4572" w:author="Khamsaolee Xainhiaxang" w:date="2021-07-08T20:42:00Z">
              <w:tcPr>
                <w:tcW w:w="800" w:type="dxa"/>
                <w:tcBorders>
                  <w:bottom w:val="single" w:sz="4" w:space="0" w:color="auto"/>
                  <w:right w:val="single" w:sz="4" w:space="0" w:color="FFFFFF"/>
                </w:tcBorders>
                <w:shd w:val="clear" w:color="auto" w:fill="BDD7EE"/>
              </w:tcPr>
            </w:tcPrChange>
          </w:tcPr>
          <w:p w14:paraId="63A624D7" w14:textId="77777777" w:rsidR="00E43EF1" w:rsidRPr="002D4698" w:rsidRDefault="000E40D2">
            <w:pPr>
              <w:pStyle w:val="TableParagraph"/>
              <w:spacing w:before="58"/>
              <w:jc w:val="center"/>
              <w:rPr>
                <w:b/>
                <w:sz w:val="16"/>
                <w:szCs w:val="16"/>
              </w:rPr>
            </w:pPr>
            <w:r w:rsidRPr="002D4698">
              <w:rPr>
                <w:b/>
                <w:sz w:val="16"/>
                <w:szCs w:val="16"/>
              </w:rPr>
              <w:t>2</w:t>
            </w:r>
          </w:p>
          <w:p w14:paraId="77E044A9" w14:textId="77777777" w:rsidR="00E43EF1" w:rsidRPr="002D4698" w:rsidRDefault="00E43EF1">
            <w:pPr>
              <w:pStyle w:val="TableParagraph"/>
              <w:rPr>
                <w:b/>
                <w:sz w:val="16"/>
                <w:szCs w:val="16"/>
              </w:rPr>
            </w:pPr>
          </w:p>
          <w:p w14:paraId="71B7118F" w14:textId="77777777" w:rsidR="00E43EF1" w:rsidRPr="002D4698" w:rsidDel="00E8584F" w:rsidRDefault="00E43EF1">
            <w:pPr>
              <w:pStyle w:val="TableParagraph"/>
              <w:rPr>
                <w:del w:id="4573" w:author="Khamsaolee Xainhiaxang" w:date="2021-07-08T20:36:00Z"/>
                <w:b/>
                <w:sz w:val="16"/>
                <w:szCs w:val="16"/>
              </w:rPr>
            </w:pPr>
          </w:p>
          <w:p w14:paraId="1729990E" w14:textId="3DAFEE6F" w:rsidR="00E43EF1" w:rsidRPr="002D4698" w:rsidRDefault="000E40D2">
            <w:pPr>
              <w:pStyle w:val="TableParagraph"/>
              <w:spacing w:before="196"/>
              <w:rPr>
                <w:b/>
                <w:sz w:val="16"/>
                <w:szCs w:val="16"/>
              </w:rPr>
              <w:pPrChange w:id="4574" w:author="Khamsaolee Xainhiaxang" w:date="2021-07-08T20:36:00Z">
                <w:pPr>
                  <w:pStyle w:val="TableParagraph"/>
                  <w:spacing w:before="196"/>
                  <w:jc w:val="center"/>
                </w:pPr>
              </w:pPrChange>
            </w:pPr>
            <w:del w:id="4575" w:author="Khamsaolee Xainhiaxang" w:date="2021-07-08T20:35:00Z">
              <w:r w:rsidRPr="002D4698" w:rsidDel="00E8584F">
                <w:rPr>
                  <w:b/>
                  <w:sz w:val="16"/>
                  <w:szCs w:val="16"/>
                </w:rPr>
                <w:delText>3</w:delText>
              </w:r>
            </w:del>
          </w:p>
        </w:tc>
        <w:tc>
          <w:tcPr>
            <w:tcW w:w="1080" w:type="dxa"/>
            <w:tcBorders>
              <w:left w:val="single" w:sz="4" w:space="0" w:color="FFFFFF" w:themeColor="background1"/>
              <w:bottom w:val="single" w:sz="4" w:space="0" w:color="FFFFFF" w:themeColor="background1"/>
              <w:right w:val="single" w:sz="4" w:space="0" w:color="FFFFFF" w:themeColor="background1"/>
            </w:tcBorders>
            <w:shd w:val="clear" w:color="auto" w:fill="BDD7EE"/>
            <w:tcPrChange w:id="4576" w:author="Khamsaolee Xainhiaxang" w:date="2021-07-08T20:42:00Z">
              <w:tcPr>
                <w:tcW w:w="1080" w:type="dxa"/>
                <w:tcBorders>
                  <w:left w:val="single" w:sz="4" w:space="0" w:color="FFFFFF"/>
                  <w:bottom w:val="single" w:sz="4" w:space="0" w:color="auto"/>
                  <w:right w:val="single" w:sz="4" w:space="0" w:color="FFFFFF"/>
                </w:tcBorders>
                <w:shd w:val="clear" w:color="auto" w:fill="BDD7EE"/>
              </w:tcPr>
            </w:tcPrChange>
          </w:tcPr>
          <w:p w14:paraId="31E17C89" w14:textId="77777777" w:rsidR="00E43EF1" w:rsidRPr="002D4698" w:rsidRDefault="000E40D2">
            <w:pPr>
              <w:pStyle w:val="TableParagraph"/>
              <w:spacing w:before="58"/>
              <w:jc w:val="center"/>
              <w:rPr>
                <w:b/>
                <w:sz w:val="16"/>
                <w:szCs w:val="16"/>
              </w:rPr>
            </w:pPr>
            <w:r w:rsidRPr="002D4698">
              <w:rPr>
                <w:b/>
                <w:sz w:val="16"/>
                <w:szCs w:val="16"/>
              </w:rPr>
              <w:t>5</w:t>
            </w:r>
          </w:p>
          <w:p w14:paraId="3273746E" w14:textId="77777777" w:rsidR="00E43EF1" w:rsidRPr="002D4698" w:rsidRDefault="00E43EF1">
            <w:pPr>
              <w:pStyle w:val="TableParagraph"/>
              <w:rPr>
                <w:b/>
                <w:sz w:val="16"/>
                <w:szCs w:val="16"/>
              </w:rPr>
            </w:pPr>
          </w:p>
          <w:p w14:paraId="12465F94" w14:textId="77777777" w:rsidR="00E43EF1" w:rsidRPr="002D4698" w:rsidDel="00E8584F" w:rsidRDefault="00E43EF1">
            <w:pPr>
              <w:pStyle w:val="TableParagraph"/>
              <w:rPr>
                <w:del w:id="4577" w:author="Khamsaolee Xainhiaxang" w:date="2021-07-08T20:36:00Z"/>
                <w:b/>
                <w:sz w:val="16"/>
                <w:szCs w:val="16"/>
              </w:rPr>
            </w:pPr>
          </w:p>
          <w:p w14:paraId="30CD6C69" w14:textId="00C441BF" w:rsidR="00E43EF1" w:rsidRPr="002D4698" w:rsidRDefault="000E40D2">
            <w:pPr>
              <w:pStyle w:val="TableParagraph"/>
              <w:spacing w:before="196"/>
              <w:rPr>
                <w:b/>
                <w:sz w:val="16"/>
                <w:szCs w:val="16"/>
              </w:rPr>
              <w:pPrChange w:id="4578" w:author="Khamsaolee Xainhiaxang" w:date="2021-07-08T20:36:00Z">
                <w:pPr>
                  <w:pStyle w:val="TableParagraph"/>
                  <w:spacing w:before="196"/>
                  <w:jc w:val="center"/>
                </w:pPr>
              </w:pPrChange>
            </w:pPr>
            <w:del w:id="4579" w:author="Khamsaolee Xainhiaxang" w:date="2021-07-08T20:36:00Z">
              <w:r w:rsidRPr="002D4698" w:rsidDel="00E8584F">
                <w:rPr>
                  <w:b/>
                  <w:sz w:val="16"/>
                  <w:szCs w:val="16"/>
                </w:rPr>
                <w:delText>1</w:delText>
              </w:r>
            </w:del>
          </w:p>
        </w:tc>
        <w:tc>
          <w:tcPr>
            <w:tcW w:w="2183" w:type="dxa"/>
            <w:tcBorders>
              <w:left w:val="single" w:sz="4" w:space="0" w:color="FFFFFF" w:themeColor="background1"/>
              <w:bottom w:val="single" w:sz="4" w:space="0" w:color="FFFFFF" w:themeColor="background1"/>
              <w:right w:val="single" w:sz="4" w:space="0" w:color="FFFFFF" w:themeColor="background1"/>
            </w:tcBorders>
            <w:shd w:val="clear" w:color="auto" w:fill="BDD7EE"/>
            <w:tcPrChange w:id="4580" w:author="Khamsaolee Xainhiaxang" w:date="2021-07-08T20:42:00Z">
              <w:tcPr>
                <w:tcW w:w="2183" w:type="dxa"/>
                <w:tcBorders>
                  <w:left w:val="single" w:sz="4" w:space="0" w:color="FFFFFF"/>
                  <w:bottom w:val="single" w:sz="4" w:space="0" w:color="auto"/>
                  <w:right w:val="single" w:sz="4" w:space="0" w:color="FFFFFF"/>
                </w:tcBorders>
                <w:shd w:val="clear" w:color="auto" w:fill="BDD7EE"/>
              </w:tcPr>
            </w:tcPrChange>
          </w:tcPr>
          <w:p w14:paraId="5A106B43" w14:textId="77777777" w:rsidR="00F00AF2" w:rsidRDefault="005F7D55">
            <w:pPr>
              <w:pStyle w:val="TableParagraph"/>
              <w:spacing w:before="19" w:line="280" w:lineRule="atLeast"/>
              <w:ind w:left="117" w:right="174"/>
              <w:rPr>
                <w:ins w:id="4581" w:author="Khamsaolee Xainhiaxang" w:date="2021-07-08T20:48:00Z"/>
                <w:sz w:val="16"/>
                <w:szCs w:val="16"/>
              </w:rPr>
              <w:pPrChange w:id="4582" w:author="Khamsaolee Xainhiaxang" w:date="2021-07-08T20:16:00Z">
                <w:pPr>
                  <w:pStyle w:val="TableParagraph"/>
                  <w:spacing w:before="19" w:line="280" w:lineRule="atLeast"/>
                  <w:ind w:left="194" w:right="174"/>
                </w:pPr>
              </w:pPrChange>
            </w:pPr>
            <w:r w:rsidRPr="002D4698">
              <w:rPr>
                <w:sz w:val="16"/>
                <w:szCs w:val="16"/>
              </w:rPr>
              <w:t xml:space="preserve">Cov Kawm Lus Askiv </w:t>
            </w:r>
          </w:p>
          <w:p w14:paraId="3E571DA3" w14:textId="29DAD7EF" w:rsidR="00E43EF1" w:rsidRPr="002D4698" w:rsidRDefault="005F7D55">
            <w:pPr>
              <w:pStyle w:val="TableParagraph"/>
              <w:spacing w:before="19" w:line="280" w:lineRule="atLeast"/>
              <w:ind w:left="117" w:right="174"/>
              <w:rPr>
                <w:sz w:val="16"/>
                <w:szCs w:val="16"/>
              </w:rPr>
              <w:pPrChange w:id="4583" w:author="Khamsaolee Xainhiaxang" w:date="2021-07-08T21:46:00Z">
                <w:pPr>
                  <w:pStyle w:val="TableParagraph"/>
                  <w:spacing w:before="19" w:line="280" w:lineRule="atLeast"/>
                  <w:ind w:left="194" w:right="174"/>
                </w:pPr>
              </w:pPrChange>
            </w:pPr>
            <w:r w:rsidRPr="002D4698">
              <w:rPr>
                <w:sz w:val="16"/>
                <w:szCs w:val="16"/>
              </w:rPr>
              <w:t xml:space="preserve">Cov Hlua Uas Coj Los Tu Cov </w:t>
            </w:r>
            <w:del w:id="4584" w:author="Khamsaolee Xainhiaxang" w:date="2021-07-08T21:46:00Z">
              <w:r w:rsidRPr="002D4698" w:rsidDel="00DE6083">
                <w:rPr>
                  <w:sz w:val="16"/>
                  <w:szCs w:val="16"/>
                </w:rPr>
                <w:delText>Tau Nyiaj Tsawg</w:delText>
              </w:r>
            </w:del>
            <w:ins w:id="4585" w:author="Khamsaolee Xainhiaxang" w:date="2021-07-08T21:46:00Z">
              <w:r w:rsidR="00DE6083">
                <w:rPr>
                  <w:sz w:val="16"/>
                  <w:szCs w:val="16"/>
                </w:rPr>
                <w:t>Neeg Txom Nyem</w:t>
              </w:r>
            </w:ins>
            <w:r w:rsidRPr="002D4698">
              <w:rPr>
                <w:sz w:val="16"/>
                <w:szCs w:val="16"/>
              </w:rPr>
              <w:t xml:space="preserve"> </w:t>
            </w:r>
            <w:del w:id="4586" w:author="Khamsaolee Xainhiaxang" w:date="2021-07-08T21:46:00Z">
              <w:r w:rsidRPr="002D4698" w:rsidDel="00DE6083">
                <w:rPr>
                  <w:sz w:val="16"/>
                  <w:szCs w:val="16"/>
                </w:rPr>
                <w:delText xml:space="preserve">Cov </w:delText>
              </w:r>
            </w:del>
          </w:p>
        </w:tc>
        <w:tc>
          <w:tcPr>
            <w:tcW w:w="3240" w:type="dxa"/>
            <w:tcBorders>
              <w:left w:val="single" w:sz="4" w:space="0" w:color="FFFFFF" w:themeColor="background1"/>
              <w:bottom w:val="single" w:sz="4" w:space="0" w:color="FFFFFF" w:themeColor="background1"/>
              <w:right w:val="single" w:sz="4" w:space="0" w:color="FFFFFF" w:themeColor="background1"/>
            </w:tcBorders>
            <w:shd w:val="clear" w:color="auto" w:fill="BDD7EE"/>
            <w:tcPrChange w:id="4587" w:author="Khamsaolee Xainhiaxang" w:date="2021-07-08T20:42:00Z">
              <w:tcPr>
                <w:tcW w:w="3240" w:type="dxa"/>
                <w:tcBorders>
                  <w:left w:val="single" w:sz="4" w:space="0" w:color="FFFFFF"/>
                  <w:bottom w:val="single" w:sz="4" w:space="0" w:color="auto"/>
                  <w:right w:val="single" w:sz="4" w:space="0" w:color="FFFFFF"/>
                </w:tcBorders>
                <w:shd w:val="clear" w:color="auto" w:fill="BDD7EE"/>
              </w:tcPr>
            </w:tcPrChange>
          </w:tcPr>
          <w:p w14:paraId="2F18C6EA" w14:textId="725B1D4C" w:rsidR="00E43EF1" w:rsidRDefault="000E40D2">
            <w:pPr>
              <w:pStyle w:val="TableParagraph"/>
              <w:spacing w:before="58"/>
              <w:ind w:left="53"/>
              <w:rPr>
                <w:ins w:id="4588" w:author="Khamsaolee Xainhiaxang" w:date="2021-07-08T20:47:00Z"/>
                <w:sz w:val="16"/>
                <w:szCs w:val="16"/>
              </w:rPr>
            </w:pPr>
            <w:r w:rsidRPr="002D4698">
              <w:rPr>
                <w:sz w:val="16"/>
                <w:szCs w:val="16"/>
              </w:rPr>
              <w:t xml:space="preserve">Kev Npaj </w:t>
            </w:r>
            <w:del w:id="4589" w:author="Khamsaolee Xainhiaxang" w:date="2021-07-08T20:46:00Z">
              <w:r w:rsidRPr="002D4698" w:rsidDel="00620659">
                <w:rPr>
                  <w:sz w:val="16"/>
                  <w:szCs w:val="16"/>
                </w:rPr>
                <w:delText>Mus Kawm Q</w:delText>
              </w:r>
              <w:r w:rsidR="002D4698" w:rsidRPr="002D4698" w:rsidDel="00620659">
                <w:rPr>
                  <w:sz w:val="16"/>
                  <w:szCs w:val="16"/>
                </w:rPr>
                <w:delText>i</w:delText>
              </w:r>
              <w:r w:rsidRPr="002D4698" w:rsidDel="00620659">
                <w:rPr>
                  <w:sz w:val="16"/>
                  <w:szCs w:val="16"/>
                </w:rPr>
                <w:delText>b Nrab</w:delText>
              </w:r>
            </w:del>
            <w:ins w:id="4590" w:author="Khamsaolee Xainhiaxang" w:date="2021-07-08T20:46:00Z">
              <w:r w:rsidR="00620659">
                <w:rPr>
                  <w:sz w:val="16"/>
                  <w:szCs w:val="16"/>
                </w:rPr>
                <w:t>Txij Mus Kawm Colleg</w:t>
              </w:r>
            </w:ins>
          </w:p>
          <w:p w14:paraId="2C7FECD0" w14:textId="29906C51" w:rsidR="00620659" w:rsidRPr="002D4698" w:rsidRDefault="00620659">
            <w:pPr>
              <w:pStyle w:val="TableParagraph"/>
              <w:spacing w:before="58"/>
              <w:ind w:left="53"/>
              <w:rPr>
                <w:sz w:val="16"/>
                <w:szCs w:val="16"/>
              </w:rPr>
            </w:pPr>
            <w:ins w:id="4591" w:author="Khamsaolee Xainhiaxang" w:date="2021-07-08T20:47:00Z">
              <w:r>
                <w:rPr>
                  <w:sz w:val="16"/>
                  <w:szCs w:val="16"/>
                </w:rPr>
                <w:t>(</w:t>
              </w:r>
              <w:r w:rsidRPr="00620659">
                <w:rPr>
                  <w:sz w:val="16"/>
                  <w:szCs w:val="16"/>
                </w:rPr>
                <w:t>College Readiness</w:t>
              </w:r>
              <w:r>
                <w:rPr>
                  <w:sz w:val="16"/>
                  <w:szCs w:val="16"/>
                </w:rPr>
                <w:t>)</w:t>
              </w:r>
            </w:ins>
          </w:p>
          <w:p w14:paraId="6493CA89" w14:textId="77777777" w:rsidR="00E43EF1" w:rsidRPr="002D4698" w:rsidRDefault="00E43EF1">
            <w:pPr>
              <w:pStyle w:val="TableParagraph"/>
              <w:rPr>
                <w:b/>
                <w:sz w:val="16"/>
                <w:szCs w:val="16"/>
              </w:rPr>
            </w:pPr>
          </w:p>
          <w:p w14:paraId="14CDC735" w14:textId="77777777" w:rsidR="00E43EF1" w:rsidRPr="002D4698" w:rsidDel="00E8584F" w:rsidRDefault="00E43EF1">
            <w:pPr>
              <w:pStyle w:val="TableParagraph"/>
              <w:rPr>
                <w:del w:id="4592" w:author="Khamsaolee Xainhiaxang" w:date="2021-07-08T20:36:00Z"/>
                <w:b/>
                <w:sz w:val="16"/>
                <w:szCs w:val="16"/>
              </w:rPr>
            </w:pPr>
          </w:p>
          <w:p w14:paraId="35600323" w14:textId="72E6F3F6" w:rsidR="00E43EF1" w:rsidRPr="002D4698" w:rsidRDefault="002D4698">
            <w:pPr>
              <w:pStyle w:val="TableParagraph"/>
              <w:spacing w:before="196"/>
              <w:rPr>
                <w:sz w:val="16"/>
                <w:szCs w:val="16"/>
              </w:rPr>
              <w:pPrChange w:id="4593" w:author="Khamsaolee Xainhiaxang" w:date="2021-07-08T20:36:00Z">
                <w:pPr>
                  <w:pStyle w:val="TableParagraph"/>
                  <w:spacing w:before="196"/>
                  <w:ind w:left="53"/>
                </w:pPr>
              </w:pPrChange>
            </w:pPr>
            <w:del w:id="4594" w:author="Khamsaolee Xainhiaxang" w:date="2021-07-08T20:36:00Z">
              <w:r w:rsidRPr="002D4698" w:rsidDel="00E8584F">
                <w:rPr>
                  <w:sz w:val="16"/>
                  <w:szCs w:val="16"/>
                </w:rPr>
                <w:delText>Cov Neeg Pab Hauj Lwm</w:delText>
              </w:r>
            </w:del>
          </w:p>
        </w:tc>
        <w:tc>
          <w:tcPr>
            <w:tcW w:w="1710" w:type="dxa"/>
            <w:tcBorders>
              <w:left w:val="single" w:sz="4" w:space="0" w:color="FFFFFF" w:themeColor="background1"/>
              <w:bottom w:val="single" w:sz="4" w:space="0" w:color="FFFFFF" w:themeColor="background1"/>
              <w:right w:val="single" w:sz="4" w:space="0" w:color="FFFFFF" w:themeColor="background1"/>
            </w:tcBorders>
            <w:shd w:val="clear" w:color="auto" w:fill="BDD7EE"/>
            <w:tcPrChange w:id="4595" w:author="Khamsaolee Xainhiaxang" w:date="2021-07-08T20:42:00Z">
              <w:tcPr>
                <w:tcW w:w="1710" w:type="dxa"/>
                <w:tcBorders>
                  <w:left w:val="single" w:sz="4" w:space="0" w:color="FFFFFF"/>
                  <w:bottom w:val="single" w:sz="4" w:space="0" w:color="auto"/>
                  <w:right w:val="single" w:sz="4" w:space="0" w:color="FFFFFF"/>
                </w:tcBorders>
                <w:shd w:val="clear" w:color="auto" w:fill="BDD7EE"/>
              </w:tcPr>
            </w:tcPrChange>
          </w:tcPr>
          <w:p w14:paraId="3F65291C" w14:textId="77777777" w:rsidR="00E43EF1" w:rsidRPr="002D4698" w:rsidRDefault="000E40D2">
            <w:pPr>
              <w:pStyle w:val="TableParagraph"/>
              <w:spacing w:before="58"/>
              <w:ind w:left="259"/>
              <w:rPr>
                <w:sz w:val="16"/>
                <w:szCs w:val="16"/>
              </w:rPr>
            </w:pPr>
            <w:r w:rsidRPr="002D4698">
              <w:rPr>
                <w:sz w:val="16"/>
                <w:szCs w:val="16"/>
              </w:rPr>
              <w:t>$ 23,000.00</w:t>
            </w:r>
          </w:p>
          <w:p w14:paraId="26E6F762" w14:textId="77777777" w:rsidR="00E43EF1" w:rsidRPr="002D4698" w:rsidRDefault="00E43EF1">
            <w:pPr>
              <w:pStyle w:val="TableParagraph"/>
              <w:rPr>
                <w:b/>
                <w:sz w:val="16"/>
                <w:szCs w:val="16"/>
              </w:rPr>
            </w:pPr>
          </w:p>
          <w:p w14:paraId="05AD26C6" w14:textId="77777777" w:rsidR="00E43EF1" w:rsidRPr="002D4698" w:rsidDel="00E8584F" w:rsidRDefault="00E43EF1">
            <w:pPr>
              <w:pStyle w:val="TableParagraph"/>
              <w:rPr>
                <w:del w:id="4596" w:author="Khamsaolee Xainhiaxang" w:date="2021-07-08T20:36:00Z"/>
                <w:b/>
                <w:sz w:val="16"/>
                <w:szCs w:val="16"/>
              </w:rPr>
            </w:pPr>
          </w:p>
          <w:p w14:paraId="5EB527EF" w14:textId="248A7642" w:rsidR="00E43EF1" w:rsidRPr="002D4698" w:rsidRDefault="000E40D2">
            <w:pPr>
              <w:pStyle w:val="TableParagraph"/>
              <w:spacing w:before="196"/>
              <w:rPr>
                <w:sz w:val="16"/>
                <w:szCs w:val="16"/>
              </w:rPr>
              <w:pPrChange w:id="4597" w:author="Khamsaolee Xainhiaxang" w:date="2021-07-08T20:36:00Z">
                <w:pPr>
                  <w:pStyle w:val="TableParagraph"/>
                  <w:spacing w:before="196"/>
                  <w:ind w:left="203"/>
                </w:pPr>
              </w:pPrChange>
            </w:pPr>
            <w:del w:id="4598" w:author="Khamsaolee Xainhiaxang" w:date="2021-07-08T20:36:00Z">
              <w:r w:rsidRPr="002D4698" w:rsidDel="00E8584F">
                <w:rPr>
                  <w:sz w:val="16"/>
                  <w:szCs w:val="16"/>
                </w:rPr>
                <w:delText>$ 616,964.00</w:delText>
              </w:r>
            </w:del>
          </w:p>
        </w:tc>
        <w:tc>
          <w:tcPr>
            <w:tcW w:w="1620" w:type="dxa"/>
            <w:tcBorders>
              <w:left w:val="single" w:sz="4" w:space="0" w:color="FFFFFF" w:themeColor="background1"/>
              <w:bottom w:val="single" w:sz="4" w:space="0" w:color="FFFFFF" w:themeColor="background1"/>
              <w:right w:val="single" w:sz="4" w:space="0" w:color="FFFFFF" w:themeColor="background1"/>
            </w:tcBorders>
            <w:shd w:val="clear" w:color="auto" w:fill="BDD7EE"/>
            <w:tcPrChange w:id="4599" w:author="Khamsaolee Xainhiaxang" w:date="2021-07-08T20:42:00Z">
              <w:tcPr>
                <w:tcW w:w="1620" w:type="dxa"/>
                <w:tcBorders>
                  <w:left w:val="single" w:sz="4" w:space="0" w:color="FFFFFF"/>
                  <w:bottom w:val="single" w:sz="4" w:space="0" w:color="auto"/>
                  <w:right w:val="single" w:sz="4" w:space="0" w:color="FFFFFF"/>
                </w:tcBorders>
                <w:shd w:val="clear" w:color="auto" w:fill="BDD7EE"/>
              </w:tcPr>
            </w:tcPrChange>
          </w:tcPr>
          <w:p w14:paraId="66C9E9E4" w14:textId="77777777" w:rsidR="00E43EF1" w:rsidRPr="002D4698" w:rsidRDefault="00E43EF1">
            <w:pPr>
              <w:pStyle w:val="TableParagraph"/>
              <w:rPr>
                <w:rFonts w:ascii="Times New Roman"/>
                <w:sz w:val="16"/>
                <w:szCs w:val="16"/>
              </w:rPr>
            </w:pPr>
          </w:p>
        </w:tc>
        <w:tc>
          <w:tcPr>
            <w:tcW w:w="1350" w:type="dxa"/>
            <w:tcBorders>
              <w:left w:val="single" w:sz="4" w:space="0" w:color="FFFFFF" w:themeColor="background1"/>
              <w:bottom w:val="single" w:sz="4" w:space="0" w:color="FFFFFF" w:themeColor="background1"/>
              <w:right w:val="single" w:sz="4" w:space="0" w:color="FFFFFF" w:themeColor="background1"/>
            </w:tcBorders>
            <w:shd w:val="clear" w:color="auto" w:fill="BDD7EE"/>
            <w:tcPrChange w:id="4600" w:author="Khamsaolee Xainhiaxang" w:date="2021-07-08T20:42:00Z">
              <w:tcPr>
                <w:tcW w:w="1350" w:type="dxa"/>
                <w:tcBorders>
                  <w:left w:val="single" w:sz="4" w:space="0" w:color="FFFFFF"/>
                  <w:bottom w:val="single" w:sz="4" w:space="0" w:color="auto"/>
                  <w:right w:val="single" w:sz="4" w:space="0" w:color="FFFFFF"/>
                </w:tcBorders>
                <w:shd w:val="clear" w:color="auto" w:fill="BDD7EE"/>
              </w:tcPr>
            </w:tcPrChange>
          </w:tcPr>
          <w:p w14:paraId="6B1EC982" w14:textId="77777777" w:rsidR="00E43EF1" w:rsidRPr="002D4698" w:rsidRDefault="00E43EF1">
            <w:pPr>
              <w:pStyle w:val="TableParagraph"/>
              <w:rPr>
                <w:rFonts w:ascii="Times New Roman"/>
                <w:sz w:val="16"/>
                <w:szCs w:val="16"/>
              </w:rPr>
            </w:pPr>
          </w:p>
        </w:tc>
        <w:tc>
          <w:tcPr>
            <w:tcW w:w="1503" w:type="dxa"/>
            <w:tcBorders>
              <w:left w:val="single" w:sz="4" w:space="0" w:color="FFFFFF" w:themeColor="background1"/>
              <w:bottom w:val="single" w:sz="4" w:space="0" w:color="FFFFFF" w:themeColor="background1"/>
              <w:right w:val="single" w:sz="4" w:space="0" w:color="FFFFFF" w:themeColor="background1"/>
            </w:tcBorders>
            <w:shd w:val="clear" w:color="auto" w:fill="BDD7EE"/>
            <w:tcPrChange w:id="4601" w:author="Khamsaolee Xainhiaxang" w:date="2021-07-08T20:42:00Z">
              <w:tcPr>
                <w:tcW w:w="1503" w:type="dxa"/>
                <w:tcBorders>
                  <w:left w:val="single" w:sz="4" w:space="0" w:color="FFFFFF"/>
                  <w:bottom w:val="single" w:sz="4" w:space="0" w:color="auto"/>
                  <w:right w:val="single" w:sz="4" w:space="0" w:color="FFFFFF"/>
                </w:tcBorders>
                <w:shd w:val="clear" w:color="auto" w:fill="BDD7EE"/>
              </w:tcPr>
            </w:tcPrChange>
          </w:tcPr>
          <w:p w14:paraId="17257FD5" w14:textId="77777777" w:rsidR="00E43EF1" w:rsidRPr="002D4698" w:rsidRDefault="00E43EF1">
            <w:pPr>
              <w:pStyle w:val="TableParagraph"/>
              <w:rPr>
                <w:rFonts w:ascii="Times New Roman"/>
                <w:sz w:val="16"/>
                <w:szCs w:val="16"/>
              </w:rPr>
            </w:pPr>
          </w:p>
        </w:tc>
        <w:tc>
          <w:tcPr>
            <w:tcW w:w="1614" w:type="dxa"/>
            <w:tcBorders>
              <w:left w:val="single" w:sz="4" w:space="0" w:color="FFFFFF" w:themeColor="background1"/>
              <w:bottom w:val="single" w:sz="4" w:space="0" w:color="FFFFFF" w:themeColor="background1"/>
            </w:tcBorders>
            <w:shd w:val="clear" w:color="auto" w:fill="BDD7EE"/>
            <w:tcPrChange w:id="4602" w:author="Khamsaolee Xainhiaxang" w:date="2021-07-08T20:42:00Z">
              <w:tcPr>
                <w:tcW w:w="1614" w:type="dxa"/>
                <w:tcBorders>
                  <w:left w:val="single" w:sz="4" w:space="0" w:color="FFFFFF"/>
                  <w:bottom w:val="single" w:sz="4" w:space="0" w:color="auto"/>
                </w:tcBorders>
                <w:shd w:val="clear" w:color="auto" w:fill="BDD7EE"/>
              </w:tcPr>
            </w:tcPrChange>
          </w:tcPr>
          <w:p w14:paraId="14A5CEBF" w14:textId="77777777" w:rsidR="00E43EF1" w:rsidRPr="002D4698" w:rsidRDefault="000E40D2">
            <w:pPr>
              <w:pStyle w:val="TableParagraph"/>
              <w:spacing w:before="58"/>
              <w:ind w:left="303"/>
              <w:rPr>
                <w:sz w:val="16"/>
                <w:szCs w:val="16"/>
              </w:rPr>
            </w:pPr>
            <w:r w:rsidRPr="002D4698">
              <w:rPr>
                <w:sz w:val="16"/>
                <w:szCs w:val="16"/>
              </w:rPr>
              <w:t>$ 23,000.00</w:t>
            </w:r>
          </w:p>
          <w:p w14:paraId="37F929FD" w14:textId="77777777" w:rsidR="00E43EF1" w:rsidRPr="002D4698" w:rsidRDefault="00E43EF1">
            <w:pPr>
              <w:pStyle w:val="TableParagraph"/>
              <w:rPr>
                <w:b/>
                <w:sz w:val="16"/>
                <w:szCs w:val="16"/>
              </w:rPr>
            </w:pPr>
          </w:p>
          <w:p w14:paraId="6CCC9604" w14:textId="77777777" w:rsidR="00E43EF1" w:rsidRPr="002D4698" w:rsidDel="00E8584F" w:rsidRDefault="00E43EF1">
            <w:pPr>
              <w:pStyle w:val="TableParagraph"/>
              <w:rPr>
                <w:del w:id="4603" w:author="Khamsaolee Xainhiaxang" w:date="2021-07-08T20:36:00Z"/>
                <w:b/>
                <w:sz w:val="16"/>
                <w:szCs w:val="16"/>
              </w:rPr>
            </w:pPr>
          </w:p>
          <w:p w14:paraId="7FA3FFC0" w14:textId="3B04E56E" w:rsidR="00E43EF1" w:rsidRPr="002D4698" w:rsidRDefault="000E40D2">
            <w:pPr>
              <w:pStyle w:val="TableParagraph"/>
              <w:spacing w:before="196"/>
              <w:rPr>
                <w:sz w:val="16"/>
                <w:szCs w:val="16"/>
              </w:rPr>
              <w:pPrChange w:id="4604" w:author="Khamsaolee Xainhiaxang" w:date="2021-07-08T20:36:00Z">
                <w:pPr>
                  <w:pStyle w:val="TableParagraph"/>
                  <w:spacing w:before="196"/>
                  <w:ind w:left="248"/>
                </w:pPr>
              </w:pPrChange>
            </w:pPr>
            <w:del w:id="4605" w:author="Khamsaolee Xainhiaxang" w:date="2021-07-08T20:36:00Z">
              <w:r w:rsidRPr="002D4698" w:rsidDel="00E8584F">
                <w:rPr>
                  <w:sz w:val="16"/>
                  <w:szCs w:val="16"/>
                </w:rPr>
                <w:delText>$ 616,964.00</w:delText>
              </w:r>
            </w:del>
          </w:p>
        </w:tc>
      </w:tr>
      <w:tr w:rsidR="00865278" w14:paraId="0B300909" w14:textId="77777777" w:rsidTr="00CB4589">
        <w:tblPrEx>
          <w:tblW w:w="0" w:type="auto"/>
          <w:tblInd w:w="257" w:type="dxa"/>
          <w:tblLayout w:type="fixed"/>
          <w:tblCellMar>
            <w:left w:w="0" w:type="dxa"/>
            <w:right w:w="0" w:type="dxa"/>
          </w:tblCellMar>
          <w:tblLook w:val="01E0" w:firstRow="1" w:lastRow="1" w:firstColumn="1" w:lastColumn="1" w:noHBand="0" w:noVBand="0"/>
          <w:tblPrExChange w:id="4606" w:author="Khamsaolee Xainhiaxang" w:date="2021-07-08T20:42:00Z">
            <w:tblPrEx>
              <w:tblW w:w="0" w:type="auto"/>
              <w:tblInd w:w="257" w:type="dxa"/>
              <w:tblLayout w:type="fixed"/>
              <w:tblCellMar>
                <w:left w:w="0" w:type="dxa"/>
                <w:right w:w="0" w:type="dxa"/>
              </w:tblCellMar>
              <w:tblLook w:val="01E0" w:firstRow="1" w:lastRow="1" w:firstColumn="1" w:lastColumn="1" w:noHBand="0" w:noVBand="0"/>
            </w:tblPrEx>
          </w:tblPrExChange>
        </w:tblPrEx>
        <w:trPr>
          <w:trHeight w:val="889"/>
          <w:trPrChange w:id="4607" w:author="Khamsaolee Xainhiaxang" w:date="2021-07-08T20:42:00Z">
            <w:trPr>
              <w:trHeight w:val="1066"/>
            </w:trPr>
          </w:trPrChange>
        </w:trPr>
        <w:tc>
          <w:tcPr>
            <w:tcW w:w="800" w:type="dxa"/>
            <w:tcBorders>
              <w:top w:val="single" w:sz="4" w:space="0" w:color="FFFFFF" w:themeColor="background1"/>
              <w:right w:val="single" w:sz="4" w:space="0" w:color="FFFFFF" w:themeColor="background1"/>
            </w:tcBorders>
            <w:shd w:val="clear" w:color="auto" w:fill="BDD7EE"/>
            <w:tcPrChange w:id="4608" w:author="Khamsaolee Xainhiaxang" w:date="2021-07-08T20:42:00Z">
              <w:tcPr>
                <w:tcW w:w="800" w:type="dxa"/>
                <w:tcBorders>
                  <w:top w:val="single" w:sz="4" w:space="0" w:color="auto"/>
                  <w:right w:val="single" w:sz="4" w:space="0" w:color="FFFFFF"/>
                </w:tcBorders>
                <w:shd w:val="clear" w:color="auto" w:fill="BDD7EE"/>
              </w:tcPr>
            </w:tcPrChange>
          </w:tcPr>
          <w:p w14:paraId="200BC3F1" w14:textId="27329BB9" w:rsidR="00865278" w:rsidRPr="002D4698" w:rsidRDefault="00E8584F" w:rsidP="00865278">
            <w:pPr>
              <w:pStyle w:val="TableParagraph"/>
              <w:spacing w:before="196"/>
              <w:jc w:val="center"/>
              <w:rPr>
                <w:b/>
                <w:sz w:val="16"/>
                <w:szCs w:val="16"/>
              </w:rPr>
            </w:pPr>
            <w:ins w:id="4609" w:author="Khamsaolee Xainhiaxang" w:date="2021-07-08T20:35:00Z">
              <w:r>
                <w:rPr>
                  <w:b/>
                  <w:sz w:val="16"/>
                  <w:szCs w:val="16"/>
                </w:rPr>
                <w:t>3</w:t>
              </w:r>
            </w:ins>
          </w:p>
        </w:tc>
        <w:tc>
          <w:tcPr>
            <w:tcW w:w="1080" w:type="dxa"/>
            <w:tcBorders>
              <w:top w:val="single" w:sz="4" w:space="0" w:color="FFFFFF" w:themeColor="background1"/>
              <w:left w:val="single" w:sz="4" w:space="0" w:color="FFFFFF" w:themeColor="background1"/>
              <w:right w:val="single" w:sz="4" w:space="0" w:color="FFFFFF" w:themeColor="background1"/>
            </w:tcBorders>
            <w:shd w:val="clear" w:color="auto" w:fill="BDD7EE"/>
            <w:tcPrChange w:id="4610" w:author="Khamsaolee Xainhiaxang" w:date="2021-07-08T20:42:00Z">
              <w:tcPr>
                <w:tcW w:w="1080" w:type="dxa"/>
                <w:tcBorders>
                  <w:top w:val="single" w:sz="4" w:space="0" w:color="auto"/>
                  <w:left w:val="single" w:sz="4" w:space="0" w:color="FFFFFF"/>
                  <w:right w:val="single" w:sz="4" w:space="0" w:color="FFFFFF"/>
                </w:tcBorders>
                <w:shd w:val="clear" w:color="auto" w:fill="BDD7EE"/>
              </w:tcPr>
            </w:tcPrChange>
          </w:tcPr>
          <w:p w14:paraId="7E68AD31" w14:textId="36970D38" w:rsidR="00865278" w:rsidRPr="002D4698" w:rsidRDefault="00E8584F" w:rsidP="00865278">
            <w:pPr>
              <w:pStyle w:val="TableParagraph"/>
              <w:spacing w:before="196"/>
              <w:jc w:val="center"/>
              <w:rPr>
                <w:b/>
                <w:sz w:val="16"/>
                <w:szCs w:val="16"/>
              </w:rPr>
            </w:pPr>
            <w:ins w:id="4611" w:author="Khamsaolee Xainhiaxang" w:date="2021-07-08T20:35:00Z">
              <w:r>
                <w:rPr>
                  <w:b/>
                  <w:sz w:val="16"/>
                  <w:szCs w:val="16"/>
                </w:rPr>
                <w:t>1</w:t>
              </w:r>
            </w:ins>
          </w:p>
        </w:tc>
        <w:tc>
          <w:tcPr>
            <w:tcW w:w="2183" w:type="dxa"/>
            <w:tcBorders>
              <w:top w:val="single" w:sz="4" w:space="0" w:color="FFFFFF" w:themeColor="background1"/>
              <w:left w:val="single" w:sz="4" w:space="0" w:color="FFFFFF" w:themeColor="background1"/>
              <w:right w:val="single" w:sz="4" w:space="0" w:color="FFFFFF" w:themeColor="background1"/>
            </w:tcBorders>
            <w:shd w:val="clear" w:color="auto" w:fill="BDD7EE"/>
            <w:tcPrChange w:id="4612" w:author="Khamsaolee Xainhiaxang" w:date="2021-07-08T20:42:00Z">
              <w:tcPr>
                <w:tcW w:w="2183" w:type="dxa"/>
                <w:tcBorders>
                  <w:top w:val="single" w:sz="4" w:space="0" w:color="auto"/>
                  <w:left w:val="single" w:sz="4" w:space="0" w:color="FFFFFF"/>
                  <w:right w:val="single" w:sz="4" w:space="0" w:color="FFFFFF"/>
                </w:tcBorders>
                <w:shd w:val="clear" w:color="auto" w:fill="BDD7EE"/>
              </w:tcPr>
            </w:tcPrChange>
          </w:tcPr>
          <w:p w14:paraId="13CD17E3" w14:textId="40155C41" w:rsidR="00F00AF2" w:rsidRDefault="00F00AF2" w:rsidP="00572865">
            <w:pPr>
              <w:pStyle w:val="TableParagraph"/>
              <w:spacing w:before="19" w:line="280" w:lineRule="atLeast"/>
              <w:ind w:left="117" w:right="174"/>
              <w:rPr>
                <w:ins w:id="4613" w:author="Khamsaolee Xainhiaxang" w:date="2021-07-08T20:48:00Z"/>
                <w:sz w:val="16"/>
                <w:szCs w:val="16"/>
              </w:rPr>
            </w:pPr>
            <w:ins w:id="4614" w:author="Khamsaolee Xainhiaxang" w:date="2021-07-08T20:48:00Z">
              <w:r>
                <w:rPr>
                  <w:sz w:val="16"/>
                  <w:szCs w:val="16"/>
                </w:rPr>
                <w:t xml:space="preserve">Cov </w:t>
              </w:r>
            </w:ins>
            <w:r w:rsidR="00865278" w:rsidRPr="002D4698">
              <w:rPr>
                <w:sz w:val="16"/>
                <w:szCs w:val="16"/>
              </w:rPr>
              <w:t xml:space="preserve">Kawm Lus Askiv </w:t>
            </w:r>
          </w:p>
          <w:p w14:paraId="10C93D4B" w14:textId="74B887A4" w:rsidR="00865278" w:rsidRPr="002D4698" w:rsidRDefault="00865278" w:rsidP="00572865">
            <w:pPr>
              <w:pStyle w:val="TableParagraph"/>
              <w:spacing w:before="19" w:line="280" w:lineRule="atLeast"/>
              <w:ind w:left="117" w:right="174"/>
              <w:rPr>
                <w:sz w:val="16"/>
                <w:szCs w:val="16"/>
              </w:rPr>
            </w:pPr>
            <w:r w:rsidRPr="002D4698">
              <w:rPr>
                <w:sz w:val="16"/>
                <w:szCs w:val="16"/>
              </w:rPr>
              <w:t xml:space="preserve">Cov Hlua Uas Coj Los Tu Cov </w:t>
            </w:r>
            <w:del w:id="4615" w:author="Khamsaolee Xainhiaxang" w:date="2021-07-08T21:46:00Z">
              <w:r w:rsidRPr="002D4698" w:rsidDel="00DE6083">
                <w:rPr>
                  <w:sz w:val="16"/>
                  <w:szCs w:val="16"/>
                </w:rPr>
                <w:delText>Tau Nyiaj Tsawg</w:delText>
              </w:r>
            </w:del>
            <w:ins w:id="4616" w:author="Khamsaolee Xainhiaxang" w:date="2021-07-08T21:46:00Z">
              <w:r w:rsidR="00DE6083">
                <w:rPr>
                  <w:sz w:val="16"/>
                  <w:szCs w:val="16"/>
                </w:rPr>
                <w:t>Neeg Txom Nyem</w:t>
              </w:r>
            </w:ins>
          </w:p>
        </w:tc>
        <w:tc>
          <w:tcPr>
            <w:tcW w:w="3240" w:type="dxa"/>
            <w:tcBorders>
              <w:top w:val="single" w:sz="4" w:space="0" w:color="FFFFFF" w:themeColor="background1"/>
              <w:left w:val="single" w:sz="4" w:space="0" w:color="FFFFFF" w:themeColor="background1"/>
              <w:right w:val="single" w:sz="4" w:space="0" w:color="FFFFFF" w:themeColor="background1"/>
            </w:tcBorders>
            <w:shd w:val="clear" w:color="auto" w:fill="BDD7EE"/>
            <w:tcPrChange w:id="4617" w:author="Khamsaolee Xainhiaxang" w:date="2021-07-08T20:42:00Z">
              <w:tcPr>
                <w:tcW w:w="3240" w:type="dxa"/>
                <w:tcBorders>
                  <w:top w:val="single" w:sz="4" w:space="0" w:color="auto"/>
                  <w:left w:val="single" w:sz="4" w:space="0" w:color="FFFFFF"/>
                  <w:right w:val="single" w:sz="4" w:space="0" w:color="FFFFFF"/>
                </w:tcBorders>
                <w:shd w:val="clear" w:color="auto" w:fill="BDD7EE"/>
              </w:tcPr>
            </w:tcPrChange>
          </w:tcPr>
          <w:p w14:paraId="00FD9B25" w14:textId="77777777" w:rsidR="00865278" w:rsidRDefault="00E8584F" w:rsidP="00865278">
            <w:pPr>
              <w:pStyle w:val="TableParagraph"/>
              <w:spacing w:before="196"/>
              <w:ind w:left="53"/>
              <w:rPr>
                <w:ins w:id="4618" w:author="Khamsaolee Xainhiaxang" w:date="2021-07-08T20:47:00Z"/>
                <w:sz w:val="16"/>
                <w:szCs w:val="16"/>
              </w:rPr>
            </w:pPr>
            <w:ins w:id="4619" w:author="Khamsaolee Xainhiaxang" w:date="2021-07-08T20:36:00Z">
              <w:r w:rsidRPr="002D4698">
                <w:rPr>
                  <w:sz w:val="16"/>
                  <w:szCs w:val="16"/>
                </w:rPr>
                <w:t>Cov Neeg Pab Hauj Lwm</w:t>
              </w:r>
            </w:ins>
          </w:p>
          <w:p w14:paraId="13412FE7" w14:textId="18BA607A" w:rsidR="00620659" w:rsidRPr="002D4698" w:rsidRDefault="00620659" w:rsidP="00865278">
            <w:pPr>
              <w:pStyle w:val="TableParagraph"/>
              <w:spacing w:before="196"/>
              <w:ind w:left="53"/>
              <w:rPr>
                <w:sz w:val="16"/>
                <w:szCs w:val="16"/>
              </w:rPr>
            </w:pPr>
            <w:ins w:id="4620" w:author="Khamsaolee Xainhiaxang" w:date="2021-07-08T20:47:00Z">
              <w:r>
                <w:rPr>
                  <w:sz w:val="16"/>
                  <w:szCs w:val="16"/>
                </w:rPr>
                <w:t>(</w:t>
              </w:r>
              <w:r w:rsidR="00F00AF2" w:rsidRPr="00F00AF2">
                <w:rPr>
                  <w:sz w:val="16"/>
                  <w:szCs w:val="16"/>
                </w:rPr>
                <w:t>Duty Assistants</w:t>
              </w:r>
              <w:r w:rsidR="00F00AF2">
                <w:rPr>
                  <w:sz w:val="16"/>
                  <w:szCs w:val="16"/>
                </w:rPr>
                <w:t>)</w:t>
              </w:r>
            </w:ins>
          </w:p>
        </w:tc>
        <w:tc>
          <w:tcPr>
            <w:tcW w:w="1710" w:type="dxa"/>
            <w:tcBorders>
              <w:top w:val="single" w:sz="4" w:space="0" w:color="FFFFFF" w:themeColor="background1"/>
              <w:left w:val="single" w:sz="4" w:space="0" w:color="FFFFFF" w:themeColor="background1"/>
              <w:right w:val="single" w:sz="4" w:space="0" w:color="FFFFFF" w:themeColor="background1"/>
            </w:tcBorders>
            <w:shd w:val="clear" w:color="auto" w:fill="BDD7EE"/>
            <w:tcPrChange w:id="4621" w:author="Khamsaolee Xainhiaxang" w:date="2021-07-08T20:42:00Z">
              <w:tcPr>
                <w:tcW w:w="1710" w:type="dxa"/>
                <w:tcBorders>
                  <w:top w:val="single" w:sz="4" w:space="0" w:color="auto"/>
                  <w:left w:val="single" w:sz="4" w:space="0" w:color="FFFFFF"/>
                  <w:right w:val="single" w:sz="4" w:space="0" w:color="FFFFFF"/>
                </w:tcBorders>
                <w:shd w:val="clear" w:color="auto" w:fill="BDD7EE"/>
              </w:tcPr>
            </w:tcPrChange>
          </w:tcPr>
          <w:p w14:paraId="46D77999" w14:textId="4E4619E8" w:rsidR="00865278" w:rsidRPr="002D4698" w:rsidRDefault="00E8584F" w:rsidP="00865278">
            <w:pPr>
              <w:pStyle w:val="TableParagraph"/>
              <w:spacing w:before="196"/>
              <w:ind w:left="203"/>
              <w:rPr>
                <w:sz w:val="16"/>
                <w:szCs w:val="16"/>
              </w:rPr>
            </w:pPr>
            <w:ins w:id="4622" w:author="Khamsaolee Xainhiaxang" w:date="2021-07-08T20:36:00Z">
              <w:r w:rsidRPr="002D4698">
                <w:rPr>
                  <w:sz w:val="16"/>
                  <w:szCs w:val="16"/>
                </w:rPr>
                <w:t>$ 616,964.00</w:t>
              </w:r>
            </w:ins>
          </w:p>
        </w:tc>
        <w:tc>
          <w:tcPr>
            <w:tcW w:w="1620" w:type="dxa"/>
            <w:tcBorders>
              <w:top w:val="single" w:sz="4" w:space="0" w:color="FFFFFF" w:themeColor="background1"/>
              <w:left w:val="single" w:sz="4" w:space="0" w:color="FFFFFF" w:themeColor="background1"/>
              <w:right w:val="single" w:sz="4" w:space="0" w:color="FFFFFF" w:themeColor="background1"/>
            </w:tcBorders>
            <w:shd w:val="clear" w:color="auto" w:fill="BDD7EE"/>
            <w:tcPrChange w:id="4623" w:author="Khamsaolee Xainhiaxang" w:date="2021-07-08T20:42:00Z">
              <w:tcPr>
                <w:tcW w:w="1620" w:type="dxa"/>
                <w:tcBorders>
                  <w:top w:val="single" w:sz="4" w:space="0" w:color="auto"/>
                  <w:left w:val="single" w:sz="4" w:space="0" w:color="FFFFFF"/>
                  <w:right w:val="single" w:sz="4" w:space="0" w:color="FFFFFF"/>
                </w:tcBorders>
                <w:shd w:val="clear" w:color="auto" w:fill="BDD7EE"/>
              </w:tcPr>
            </w:tcPrChange>
          </w:tcPr>
          <w:p w14:paraId="5360C3C3" w14:textId="77777777" w:rsidR="00865278" w:rsidRPr="002D4698" w:rsidRDefault="00865278">
            <w:pPr>
              <w:pStyle w:val="TableParagraph"/>
              <w:rPr>
                <w:rFonts w:ascii="Times New Roman"/>
                <w:sz w:val="16"/>
                <w:szCs w:val="16"/>
              </w:rPr>
            </w:pPr>
          </w:p>
        </w:tc>
        <w:tc>
          <w:tcPr>
            <w:tcW w:w="1350" w:type="dxa"/>
            <w:tcBorders>
              <w:top w:val="single" w:sz="4" w:space="0" w:color="FFFFFF" w:themeColor="background1"/>
              <w:left w:val="single" w:sz="4" w:space="0" w:color="FFFFFF" w:themeColor="background1"/>
              <w:right w:val="single" w:sz="4" w:space="0" w:color="FFFFFF" w:themeColor="background1"/>
            </w:tcBorders>
            <w:shd w:val="clear" w:color="auto" w:fill="BDD7EE"/>
            <w:tcPrChange w:id="4624" w:author="Khamsaolee Xainhiaxang" w:date="2021-07-08T20:42:00Z">
              <w:tcPr>
                <w:tcW w:w="1350" w:type="dxa"/>
                <w:tcBorders>
                  <w:top w:val="single" w:sz="4" w:space="0" w:color="auto"/>
                  <w:left w:val="single" w:sz="4" w:space="0" w:color="FFFFFF"/>
                  <w:right w:val="single" w:sz="4" w:space="0" w:color="FFFFFF"/>
                </w:tcBorders>
                <w:shd w:val="clear" w:color="auto" w:fill="BDD7EE"/>
              </w:tcPr>
            </w:tcPrChange>
          </w:tcPr>
          <w:p w14:paraId="4243003C" w14:textId="77777777" w:rsidR="00865278" w:rsidRPr="002D4698" w:rsidRDefault="00865278">
            <w:pPr>
              <w:pStyle w:val="TableParagraph"/>
              <w:rPr>
                <w:rFonts w:ascii="Times New Roman"/>
                <w:sz w:val="16"/>
                <w:szCs w:val="16"/>
              </w:rPr>
            </w:pPr>
          </w:p>
        </w:tc>
        <w:tc>
          <w:tcPr>
            <w:tcW w:w="1503" w:type="dxa"/>
            <w:tcBorders>
              <w:top w:val="single" w:sz="4" w:space="0" w:color="FFFFFF" w:themeColor="background1"/>
              <w:left w:val="single" w:sz="4" w:space="0" w:color="FFFFFF" w:themeColor="background1"/>
              <w:right w:val="single" w:sz="4" w:space="0" w:color="FFFFFF" w:themeColor="background1"/>
            </w:tcBorders>
            <w:shd w:val="clear" w:color="auto" w:fill="BDD7EE"/>
            <w:tcPrChange w:id="4625" w:author="Khamsaolee Xainhiaxang" w:date="2021-07-08T20:42:00Z">
              <w:tcPr>
                <w:tcW w:w="1503" w:type="dxa"/>
                <w:tcBorders>
                  <w:top w:val="single" w:sz="4" w:space="0" w:color="auto"/>
                  <w:left w:val="single" w:sz="4" w:space="0" w:color="FFFFFF"/>
                  <w:right w:val="single" w:sz="4" w:space="0" w:color="FFFFFF"/>
                </w:tcBorders>
                <w:shd w:val="clear" w:color="auto" w:fill="BDD7EE"/>
              </w:tcPr>
            </w:tcPrChange>
          </w:tcPr>
          <w:p w14:paraId="1F6CC2F5" w14:textId="77777777" w:rsidR="00865278" w:rsidRPr="002D4698" w:rsidRDefault="00865278">
            <w:pPr>
              <w:pStyle w:val="TableParagraph"/>
              <w:rPr>
                <w:rFonts w:ascii="Times New Roman"/>
                <w:sz w:val="16"/>
                <w:szCs w:val="16"/>
              </w:rPr>
            </w:pPr>
          </w:p>
        </w:tc>
        <w:tc>
          <w:tcPr>
            <w:tcW w:w="1614" w:type="dxa"/>
            <w:tcBorders>
              <w:top w:val="single" w:sz="4" w:space="0" w:color="FFFFFF" w:themeColor="background1"/>
              <w:left w:val="single" w:sz="4" w:space="0" w:color="FFFFFF" w:themeColor="background1"/>
            </w:tcBorders>
            <w:shd w:val="clear" w:color="auto" w:fill="BDD7EE"/>
            <w:tcPrChange w:id="4626" w:author="Khamsaolee Xainhiaxang" w:date="2021-07-08T20:42:00Z">
              <w:tcPr>
                <w:tcW w:w="1614" w:type="dxa"/>
                <w:tcBorders>
                  <w:top w:val="single" w:sz="4" w:space="0" w:color="auto"/>
                  <w:left w:val="single" w:sz="4" w:space="0" w:color="FFFFFF"/>
                </w:tcBorders>
                <w:shd w:val="clear" w:color="auto" w:fill="BDD7EE"/>
              </w:tcPr>
            </w:tcPrChange>
          </w:tcPr>
          <w:p w14:paraId="2A7FFD95" w14:textId="66A2E9B6" w:rsidR="00865278" w:rsidRPr="002D4698" w:rsidRDefault="00E8584F" w:rsidP="00865278">
            <w:pPr>
              <w:pStyle w:val="TableParagraph"/>
              <w:spacing w:before="196"/>
              <w:ind w:left="248"/>
              <w:rPr>
                <w:sz w:val="16"/>
                <w:szCs w:val="16"/>
              </w:rPr>
            </w:pPr>
            <w:ins w:id="4627" w:author="Khamsaolee Xainhiaxang" w:date="2021-07-08T20:36:00Z">
              <w:r w:rsidRPr="002D4698">
                <w:rPr>
                  <w:sz w:val="16"/>
                  <w:szCs w:val="16"/>
                </w:rPr>
                <w:t>$ 616,964.00</w:t>
              </w:r>
            </w:ins>
          </w:p>
        </w:tc>
      </w:tr>
      <w:tr w:rsidR="00E43EF1" w14:paraId="1B5358CB" w14:textId="77777777" w:rsidTr="00676B96">
        <w:trPr>
          <w:trHeight w:val="921"/>
        </w:trPr>
        <w:tc>
          <w:tcPr>
            <w:tcW w:w="800" w:type="dxa"/>
            <w:tcBorders>
              <w:right w:val="single" w:sz="4" w:space="0" w:color="FFFFFF"/>
            </w:tcBorders>
            <w:shd w:val="clear" w:color="auto" w:fill="DDEBF6"/>
          </w:tcPr>
          <w:p w14:paraId="37BC34BC" w14:textId="77777777" w:rsidR="00E43EF1" w:rsidRPr="002D4698" w:rsidRDefault="000E40D2">
            <w:pPr>
              <w:pStyle w:val="TableParagraph"/>
              <w:spacing w:before="58"/>
              <w:jc w:val="center"/>
              <w:rPr>
                <w:b/>
                <w:sz w:val="16"/>
                <w:szCs w:val="16"/>
              </w:rPr>
            </w:pPr>
            <w:r w:rsidRPr="002D4698">
              <w:rPr>
                <w:b/>
                <w:sz w:val="16"/>
                <w:szCs w:val="16"/>
              </w:rPr>
              <w:t>3</w:t>
            </w:r>
          </w:p>
        </w:tc>
        <w:tc>
          <w:tcPr>
            <w:tcW w:w="1080" w:type="dxa"/>
            <w:tcBorders>
              <w:left w:val="single" w:sz="4" w:space="0" w:color="FFFFFF"/>
              <w:right w:val="single" w:sz="4" w:space="0" w:color="FFFFFF"/>
            </w:tcBorders>
            <w:shd w:val="clear" w:color="auto" w:fill="DDEBF6"/>
          </w:tcPr>
          <w:p w14:paraId="4A3FE112" w14:textId="77777777" w:rsidR="00E43EF1" w:rsidRPr="002D4698" w:rsidRDefault="000E40D2">
            <w:pPr>
              <w:pStyle w:val="TableParagraph"/>
              <w:spacing w:before="58"/>
              <w:jc w:val="center"/>
              <w:rPr>
                <w:b/>
                <w:sz w:val="16"/>
                <w:szCs w:val="16"/>
              </w:rPr>
            </w:pPr>
            <w:r w:rsidRPr="002D4698">
              <w:rPr>
                <w:b/>
                <w:sz w:val="16"/>
                <w:szCs w:val="16"/>
              </w:rPr>
              <w:t>2</w:t>
            </w:r>
          </w:p>
        </w:tc>
        <w:tc>
          <w:tcPr>
            <w:tcW w:w="2183" w:type="dxa"/>
            <w:tcBorders>
              <w:left w:val="single" w:sz="4" w:space="0" w:color="FFFFFF"/>
              <w:right w:val="single" w:sz="4" w:space="0" w:color="FFFFFF"/>
            </w:tcBorders>
            <w:shd w:val="clear" w:color="auto" w:fill="DDEBF6"/>
          </w:tcPr>
          <w:p w14:paraId="2101157F" w14:textId="77777777" w:rsidR="00F00AF2" w:rsidRDefault="005F7D55">
            <w:pPr>
              <w:pStyle w:val="TableParagraph"/>
              <w:spacing w:before="8" w:line="280" w:lineRule="atLeast"/>
              <w:ind w:left="117" w:right="174"/>
              <w:rPr>
                <w:ins w:id="4628" w:author="Khamsaolee Xainhiaxang" w:date="2021-07-08T20:48:00Z"/>
                <w:sz w:val="16"/>
                <w:szCs w:val="16"/>
              </w:rPr>
              <w:pPrChange w:id="4629" w:author="Khamsaolee Xainhiaxang" w:date="2021-07-08T20:16:00Z">
                <w:pPr>
                  <w:pStyle w:val="TableParagraph"/>
                  <w:spacing w:before="8" w:line="280" w:lineRule="atLeast"/>
                  <w:ind w:left="194" w:right="174"/>
                </w:pPr>
              </w:pPrChange>
            </w:pPr>
            <w:r w:rsidRPr="002D4698">
              <w:rPr>
                <w:sz w:val="16"/>
                <w:szCs w:val="16"/>
              </w:rPr>
              <w:t xml:space="preserve">Cov Kawm Lus Askiv </w:t>
            </w:r>
          </w:p>
          <w:p w14:paraId="0FAA420A" w14:textId="2FE70301" w:rsidR="00E43EF1" w:rsidRPr="002D4698" w:rsidRDefault="005F7D55">
            <w:pPr>
              <w:pStyle w:val="TableParagraph"/>
              <w:spacing w:before="8" w:line="280" w:lineRule="atLeast"/>
              <w:ind w:left="117" w:right="174"/>
              <w:rPr>
                <w:sz w:val="16"/>
                <w:szCs w:val="16"/>
              </w:rPr>
              <w:pPrChange w:id="4630" w:author="Khamsaolee Xainhiaxang" w:date="2021-07-08T20:16:00Z">
                <w:pPr>
                  <w:pStyle w:val="TableParagraph"/>
                  <w:spacing w:before="8" w:line="280" w:lineRule="atLeast"/>
                  <w:ind w:left="194" w:right="174"/>
                </w:pPr>
              </w:pPrChange>
            </w:pPr>
            <w:r w:rsidRPr="002D4698">
              <w:rPr>
                <w:sz w:val="16"/>
                <w:szCs w:val="16"/>
              </w:rPr>
              <w:t xml:space="preserve">Cov Hlua Uas Coj Los Tu Cov </w:t>
            </w:r>
            <w:del w:id="4631" w:author="Khamsaolee Xainhiaxang" w:date="2021-07-08T21:46:00Z">
              <w:r w:rsidRPr="002D4698" w:rsidDel="00DE6083">
                <w:rPr>
                  <w:sz w:val="16"/>
                  <w:szCs w:val="16"/>
                </w:rPr>
                <w:delText>Tau Nyiaj Tsawg</w:delText>
              </w:r>
            </w:del>
            <w:ins w:id="4632" w:author="Khamsaolee Xainhiaxang" w:date="2021-07-08T21:46:00Z">
              <w:r w:rsidR="00DE6083">
                <w:rPr>
                  <w:sz w:val="16"/>
                  <w:szCs w:val="16"/>
                </w:rPr>
                <w:t>Neeg Txom Nyem</w:t>
              </w:r>
            </w:ins>
          </w:p>
        </w:tc>
        <w:tc>
          <w:tcPr>
            <w:tcW w:w="3240" w:type="dxa"/>
            <w:tcBorders>
              <w:left w:val="single" w:sz="4" w:space="0" w:color="FFFFFF"/>
              <w:right w:val="single" w:sz="4" w:space="0" w:color="FFFFFF"/>
            </w:tcBorders>
            <w:shd w:val="clear" w:color="auto" w:fill="DDEBF6"/>
          </w:tcPr>
          <w:p w14:paraId="6B06A645" w14:textId="77777777" w:rsidR="00E43EF1" w:rsidRDefault="000E40D2">
            <w:pPr>
              <w:pStyle w:val="TableParagraph"/>
              <w:spacing w:before="58"/>
              <w:ind w:left="53"/>
              <w:rPr>
                <w:ins w:id="4633" w:author="Khamsaolee Xainhiaxang" w:date="2021-07-08T20:47:00Z"/>
                <w:sz w:val="16"/>
                <w:szCs w:val="16"/>
              </w:rPr>
            </w:pPr>
            <w:r w:rsidRPr="002D4698">
              <w:rPr>
                <w:sz w:val="16"/>
                <w:szCs w:val="16"/>
              </w:rPr>
              <w:t>Kev Thauj Mus Los</w:t>
            </w:r>
          </w:p>
          <w:p w14:paraId="11B42C96" w14:textId="60B09AE9" w:rsidR="00F00AF2" w:rsidRPr="002D4698" w:rsidRDefault="00F00AF2">
            <w:pPr>
              <w:pStyle w:val="TableParagraph"/>
              <w:spacing w:before="58"/>
              <w:ind w:left="53"/>
              <w:rPr>
                <w:sz w:val="16"/>
                <w:szCs w:val="16"/>
              </w:rPr>
            </w:pPr>
            <w:ins w:id="4634" w:author="Khamsaolee Xainhiaxang" w:date="2021-07-08T20:47:00Z">
              <w:r>
                <w:rPr>
                  <w:sz w:val="16"/>
                  <w:szCs w:val="16"/>
                </w:rPr>
                <w:t>(</w:t>
              </w:r>
              <w:r w:rsidRPr="00F00AF2">
                <w:rPr>
                  <w:sz w:val="16"/>
                  <w:szCs w:val="16"/>
                </w:rPr>
                <w:t>Transportation</w:t>
              </w:r>
              <w:r>
                <w:rPr>
                  <w:sz w:val="16"/>
                  <w:szCs w:val="16"/>
                </w:rPr>
                <w:t>)</w:t>
              </w:r>
            </w:ins>
          </w:p>
        </w:tc>
        <w:tc>
          <w:tcPr>
            <w:tcW w:w="1710" w:type="dxa"/>
            <w:tcBorders>
              <w:left w:val="single" w:sz="4" w:space="0" w:color="FFFFFF"/>
              <w:right w:val="single" w:sz="4" w:space="0" w:color="FFFFFF"/>
            </w:tcBorders>
            <w:shd w:val="clear" w:color="auto" w:fill="DDEBF6"/>
          </w:tcPr>
          <w:p w14:paraId="481F3DC0" w14:textId="77777777" w:rsidR="00E43EF1" w:rsidRPr="002D4698" w:rsidRDefault="000E40D2">
            <w:pPr>
              <w:pStyle w:val="TableParagraph"/>
              <w:spacing w:before="58"/>
              <w:ind w:left="44" w:right="44"/>
              <w:jc w:val="center"/>
              <w:rPr>
                <w:sz w:val="16"/>
                <w:szCs w:val="16"/>
              </w:rPr>
            </w:pPr>
            <w:r w:rsidRPr="002D4698">
              <w:rPr>
                <w:sz w:val="16"/>
                <w:szCs w:val="16"/>
              </w:rPr>
              <w:t>$ 9,692,233.00</w:t>
            </w:r>
          </w:p>
        </w:tc>
        <w:tc>
          <w:tcPr>
            <w:tcW w:w="1620" w:type="dxa"/>
            <w:tcBorders>
              <w:left w:val="single" w:sz="4" w:space="0" w:color="FFFFFF"/>
              <w:right w:val="single" w:sz="4" w:space="0" w:color="FFFFFF"/>
            </w:tcBorders>
            <w:shd w:val="clear" w:color="auto" w:fill="DDEBF6"/>
          </w:tcPr>
          <w:p w14:paraId="7190BE9F" w14:textId="77777777" w:rsidR="00E43EF1" w:rsidRPr="002D4698" w:rsidRDefault="00E43EF1">
            <w:pPr>
              <w:pStyle w:val="TableParagraph"/>
              <w:rPr>
                <w:rFonts w:ascii="Times New Roman"/>
                <w:sz w:val="16"/>
                <w:szCs w:val="16"/>
              </w:rPr>
            </w:pPr>
          </w:p>
        </w:tc>
        <w:tc>
          <w:tcPr>
            <w:tcW w:w="1350" w:type="dxa"/>
            <w:tcBorders>
              <w:left w:val="single" w:sz="4" w:space="0" w:color="FFFFFF"/>
              <w:right w:val="single" w:sz="4" w:space="0" w:color="FFFFFF"/>
            </w:tcBorders>
            <w:shd w:val="clear" w:color="auto" w:fill="DDEBF6"/>
          </w:tcPr>
          <w:p w14:paraId="58EDCBBA" w14:textId="77777777" w:rsidR="00E43EF1" w:rsidRPr="002D4698"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DDEBF6"/>
          </w:tcPr>
          <w:p w14:paraId="35AD830D" w14:textId="77777777" w:rsidR="00E43EF1" w:rsidRPr="002D4698" w:rsidRDefault="00E43EF1">
            <w:pPr>
              <w:pStyle w:val="TableParagraph"/>
              <w:rPr>
                <w:rFonts w:ascii="Times New Roman"/>
                <w:sz w:val="16"/>
                <w:szCs w:val="16"/>
              </w:rPr>
            </w:pPr>
          </w:p>
        </w:tc>
        <w:tc>
          <w:tcPr>
            <w:tcW w:w="1614" w:type="dxa"/>
            <w:tcBorders>
              <w:left w:val="single" w:sz="4" w:space="0" w:color="FFFFFF"/>
            </w:tcBorders>
            <w:shd w:val="clear" w:color="auto" w:fill="DDEBF6"/>
          </w:tcPr>
          <w:p w14:paraId="5C895373" w14:textId="77777777" w:rsidR="00E43EF1" w:rsidRPr="002D4698" w:rsidRDefault="000E40D2">
            <w:pPr>
              <w:pStyle w:val="TableParagraph"/>
              <w:spacing w:before="58"/>
              <w:ind w:left="33" w:right="33"/>
              <w:jc w:val="center"/>
              <w:rPr>
                <w:sz w:val="16"/>
                <w:szCs w:val="16"/>
              </w:rPr>
            </w:pPr>
            <w:r w:rsidRPr="002D4698">
              <w:rPr>
                <w:sz w:val="16"/>
                <w:szCs w:val="16"/>
              </w:rPr>
              <w:t>$ 9,692,233.00</w:t>
            </w:r>
          </w:p>
        </w:tc>
      </w:tr>
    </w:tbl>
    <w:p w14:paraId="67821A71" w14:textId="74414FDE" w:rsidR="00E43EF1" w:rsidRDefault="00B672F4">
      <w:pPr>
        <w:rPr>
          <w:sz w:val="2"/>
          <w:szCs w:val="2"/>
        </w:rPr>
      </w:pPr>
      <w:r>
        <w:rPr>
          <w:noProof/>
          <w:lang w:bidi="th-TH"/>
        </w:rPr>
        <mc:AlternateContent>
          <mc:Choice Requires="wps">
            <w:drawing>
              <wp:anchor distT="0" distB="0" distL="114300" distR="114300" simplePos="0" relativeHeight="239841280" behindDoc="1" locked="0" layoutInCell="1" allowOverlap="1" wp14:anchorId="2049DC91" wp14:editId="5574933C">
                <wp:simplePos x="0" y="0"/>
                <wp:positionH relativeFrom="page">
                  <wp:posOffset>1465580</wp:posOffset>
                </wp:positionH>
                <wp:positionV relativeFrom="page">
                  <wp:posOffset>772795</wp:posOffset>
                </wp:positionV>
                <wp:extent cx="84455" cy="0"/>
                <wp:effectExtent l="0" t="0" r="0" b="0"/>
                <wp:wrapNone/>
                <wp:docPr id="343" name="Lin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482FB4" id="Line 300" o:spid="_x0000_s1026" style="position:absolute;z-index:-26347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60.85pt" to="122.05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42304" behindDoc="1" locked="0" layoutInCell="1" allowOverlap="1" wp14:anchorId="4C9F7D11" wp14:editId="1F14FE22">
                <wp:simplePos x="0" y="0"/>
                <wp:positionH relativeFrom="page">
                  <wp:posOffset>1465580</wp:posOffset>
                </wp:positionH>
                <wp:positionV relativeFrom="page">
                  <wp:posOffset>955675</wp:posOffset>
                </wp:positionV>
                <wp:extent cx="84455" cy="0"/>
                <wp:effectExtent l="0" t="0" r="0" b="0"/>
                <wp:wrapNone/>
                <wp:docPr id="342"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196E59" id="Line 299" o:spid="_x0000_s1026" style="position:absolute;z-index:-26347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75.25pt" to="122.05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43328" behindDoc="1" locked="0" layoutInCell="1" allowOverlap="1" wp14:anchorId="1D8DDF94" wp14:editId="5AC7D1A7">
                <wp:simplePos x="0" y="0"/>
                <wp:positionH relativeFrom="page">
                  <wp:posOffset>1465580</wp:posOffset>
                </wp:positionH>
                <wp:positionV relativeFrom="page">
                  <wp:posOffset>1138555</wp:posOffset>
                </wp:positionV>
                <wp:extent cx="84455" cy="0"/>
                <wp:effectExtent l="0" t="0" r="0" b="0"/>
                <wp:wrapNone/>
                <wp:docPr id="341"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947957" id="Line 298" o:spid="_x0000_s1026" style="position:absolute;z-index:-26347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89.65pt" to="122.05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44352" behindDoc="1" locked="0" layoutInCell="1" allowOverlap="1" wp14:anchorId="66C6E18B" wp14:editId="2237F4C7">
                <wp:simplePos x="0" y="0"/>
                <wp:positionH relativeFrom="page">
                  <wp:posOffset>1465580</wp:posOffset>
                </wp:positionH>
                <wp:positionV relativeFrom="page">
                  <wp:posOffset>1364615</wp:posOffset>
                </wp:positionV>
                <wp:extent cx="84455" cy="0"/>
                <wp:effectExtent l="0" t="0" r="0" b="0"/>
                <wp:wrapNone/>
                <wp:docPr id="340" name="Lin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2CEC9F" id="Line 297" o:spid="_x0000_s1026" style="position:absolute;z-index:-26347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107.45pt" to="122.05pt,1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45376" behindDoc="1" locked="0" layoutInCell="1" allowOverlap="1" wp14:anchorId="76C774D9" wp14:editId="5C32EEC0">
                <wp:simplePos x="0" y="0"/>
                <wp:positionH relativeFrom="page">
                  <wp:posOffset>1465580</wp:posOffset>
                </wp:positionH>
                <wp:positionV relativeFrom="page">
                  <wp:posOffset>1547495</wp:posOffset>
                </wp:positionV>
                <wp:extent cx="84455" cy="0"/>
                <wp:effectExtent l="0" t="0" r="0" b="0"/>
                <wp:wrapNone/>
                <wp:docPr id="339"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9CA53" id="Line 296" o:spid="_x0000_s1026" style="position:absolute;z-index:-26347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121.85pt" to="122.0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46400" behindDoc="1" locked="0" layoutInCell="1" allowOverlap="1" wp14:anchorId="5CDAA37D" wp14:editId="112A8169">
                <wp:simplePos x="0" y="0"/>
                <wp:positionH relativeFrom="page">
                  <wp:posOffset>1465580</wp:posOffset>
                </wp:positionH>
                <wp:positionV relativeFrom="page">
                  <wp:posOffset>1730375</wp:posOffset>
                </wp:positionV>
                <wp:extent cx="84455" cy="0"/>
                <wp:effectExtent l="0" t="0" r="0" b="0"/>
                <wp:wrapNone/>
                <wp:docPr id="338"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76D74" id="Line 295" o:spid="_x0000_s1026" style="position:absolute;z-index:-26347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136.25pt" to="122.05pt,1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47424" behindDoc="1" locked="0" layoutInCell="1" allowOverlap="1" wp14:anchorId="4ABED996" wp14:editId="560563C9">
                <wp:simplePos x="0" y="0"/>
                <wp:positionH relativeFrom="page">
                  <wp:posOffset>1465580</wp:posOffset>
                </wp:positionH>
                <wp:positionV relativeFrom="page">
                  <wp:posOffset>1956435</wp:posOffset>
                </wp:positionV>
                <wp:extent cx="84455" cy="0"/>
                <wp:effectExtent l="0" t="0" r="0" b="0"/>
                <wp:wrapNone/>
                <wp:docPr id="337"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69490C" id="Line 294" o:spid="_x0000_s1026" style="position:absolute;z-index:-26346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154.05pt" to="122.05pt,1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48448" behindDoc="1" locked="0" layoutInCell="1" allowOverlap="1" wp14:anchorId="16AE2DE8" wp14:editId="4D065FE2">
                <wp:simplePos x="0" y="0"/>
                <wp:positionH relativeFrom="page">
                  <wp:posOffset>1465580</wp:posOffset>
                </wp:positionH>
                <wp:positionV relativeFrom="page">
                  <wp:posOffset>2139315</wp:posOffset>
                </wp:positionV>
                <wp:extent cx="84455" cy="0"/>
                <wp:effectExtent l="0" t="0" r="0" b="0"/>
                <wp:wrapNone/>
                <wp:docPr id="336"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97D8F" id="Line 293" o:spid="_x0000_s1026" style="position:absolute;z-index:-26346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168.45pt" to="122.05pt,1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49472" behindDoc="1" locked="0" layoutInCell="1" allowOverlap="1" wp14:anchorId="3323CBAA" wp14:editId="3B0611D0">
                <wp:simplePos x="0" y="0"/>
                <wp:positionH relativeFrom="page">
                  <wp:posOffset>1465580</wp:posOffset>
                </wp:positionH>
                <wp:positionV relativeFrom="page">
                  <wp:posOffset>2322195</wp:posOffset>
                </wp:positionV>
                <wp:extent cx="84455" cy="0"/>
                <wp:effectExtent l="0" t="0" r="0" b="0"/>
                <wp:wrapNone/>
                <wp:docPr id="335"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58E797" id="Line 292" o:spid="_x0000_s1026" style="position:absolute;z-index:-26346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182.85pt" to="122.05pt,1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50496" behindDoc="1" locked="0" layoutInCell="1" allowOverlap="1" wp14:anchorId="7F48FCF0" wp14:editId="4427017B">
                <wp:simplePos x="0" y="0"/>
                <wp:positionH relativeFrom="page">
                  <wp:posOffset>1465580</wp:posOffset>
                </wp:positionH>
                <wp:positionV relativeFrom="page">
                  <wp:posOffset>2548255</wp:posOffset>
                </wp:positionV>
                <wp:extent cx="84455" cy="0"/>
                <wp:effectExtent l="0" t="0" r="0" b="0"/>
                <wp:wrapNone/>
                <wp:docPr id="334"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16DDA7" id="Line 291" o:spid="_x0000_s1026" style="position:absolute;z-index:-26346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00.65pt" to="122.05pt,2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51520" behindDoc="1" locked="0" layoutInCell="1" allowOverlap="1" wp14:anchorId="2E1C8EA1" wp14:editId="29FA93E8">
                <wp:simplePos x="0" y="0"/>
                <wp:positionH relativeFrom="page">
                  <wp:posOffset>1465580</wp:posOffset>
                </wp:positionH>
                <wp:positionV relativeFrom="page">
                  <wp:posOffset>2731135</wp:posOffset>
                </wp:positionV>
                <wp:extent cx="84455" cy="0"/>
                <wp:effectExtent l="0" t="0" r="0" b="0"/>
                <wp:wrapNone/>
                <wp:docPr id="333"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DB89CE" id="Line 290" o:spid="_x0000_s1026" style="position:absolute;z-index:-26346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15.05pt" to="122.05pt,2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52544" behindDoc="1" locked="0" layoutInCell="1" allowOverlap="1" wp14:anchorId="189891AE" wp14:editId="4B1727A7">
                <wp:simplePos x="0" y="0"/>
                <wp:positionH relativeFrom="page">
                  <wp:posOffset>1465580</wp:posOffset>
                </wp:positionH>
                <wp:positionV relativeFrom="page">
                  <wp:posOffset>2914015</wp:posOffset>
                </wp:positionV>
                <wp:extent cx="84455" cy="0"/>
                <wp:effectExtent l="0" t="0" r="0" b="0"/>
                <wp:wrapNone/>
                <wp:docPr id="332"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831266" id="Line 289" o:spid="_x0000_s1026" style="position:absolute;z-index:-26346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29.45pt" to="122.05pt,2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53568" behindDoc="1" locked="0" layoutInCell="1" allowOverlap="1" wp14:anchorId="301975DC" wp14:editId="41B1BC3C">
                <wp:simplePos x="0" y="0"/>
                <wp:positionH relativeFrom="page">
                  <wp:posOffset>1465580</wp:posOffset>
                </wp:positionH>
                <wp:positionV relativeFrom="page">
                  <wp:posOffset>3140075</wp:posOffset>
                </wp:positionV>
                <wp:extent cx="84455" cy="0"/>
                <wp:effectExtent l="0" t="0" r="0" b="0"/>
                <wp:wrapNone/>
                <wp:docPr id="331"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8AFEB" id="Line 288" o:spid="_x0000_s1026" style="position:absolute;z-index:-26346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47.25pt" to="122.05pt,2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54592" behindDoc="1" locked="0" layoutInCell="1" allowOverlap="1" wp14:anchorId="5BCB54DC" wp14:editId="5F665C49">
                <wp:simplePos x="0" y="0"/>
                <wp:positionH relativeFrom="page">
                  <wp:posOffset>1465580</wp:posOffset>
                </wp:positionH>
                <wp:positionV relativeFrom="page">
                  <wp:posOffset>3322955</wp:posOffset>
                </wp:positionV>
                <wp:extent cx="84455" cy="0"/>
                <wp:effectExtent l="0" t="0" r="0" b="0"/>
                <wp:wrapNone/>
                <wp:docPr id="330"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CDBD04" id="Line 287" o:spid="_x0000_s1026" style="position:absolute;z-index:-26346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61.65pt" to="122.05pt,2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55616" behindDoc="1" locked="0" layoutInCell="1" allowOverlap="1" wp14:anchorId="228350E5" wp14:editId="2B9345C5">
                <wp:simplePos x="0" y="0"/>
                <wp:positionH relativeFrom="page">
                  <wp:posOffset>1465580</wp:posOffset>
                </wp:positionH>
                <wp:positionV relativeFrom="page">
                  <wp:posOffset>3505835</wp:posOffset>
                </wp:positionV>
                <wp:extent cx="84455" cy="0"/>
                <wp:effectExtent l="0" t="0" r="0" b="0"/>
                <wp:wrapNone/>
                <wp:docPr id="329" name="Lin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3C411" id="Line 286" o:spid="_x0000_s1026" style="position:absolute;z-index:-26346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76.05pt" to="122.05pt,2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56640" behindDoc="1" locked="0" layoutInCell="1" allowOverlap="1" wp14:anchorId="22C313EC" wp14:editId="786145CE">
                <wp:simplePos x="0" y="0"/>
                <wp:positionH relativeFrom="page">
                  <wp:posOffset>1465580</wp:posOffset>
                </wp:positionH>
                <wp:positionV relativeFrom="page">
                  <wp:posOffset>3731895</wp:posOffset>
                </wp:positionV>
                <wp:extent cx="84455" cy="0"/>
                <wp:effectExtent l="0" t="0" r="0" b="0"/>
                <wp:wrapNone/>
                <wp:docPr id="328"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2FA9AD" id="Line 285" o:spid="_x0000_s1026" style="position:absolute;z-index:-26345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93.85pt" to="122.05pt,2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57664" behindDoc="1" locked="0" layoutInCell="1" allowOverlap="1" wp14:anchorId="30DFF716" wp14:editId="3553268D">
                <wp:simplePos x="0" y="0"/>
                <wp:positionH relativeFrom="page">
                  <wp:posOffset>1465580</wp:posOffset>
                </wp:positionH>
                <wp:positionV relativeFrom="page">
                  <wp:posOffset>3914775</wp:posOffset>
                </wp:positionV>
                <wp:extent cx="84455" cy="0"/>
                <wp:effectExtent l="0" t="0" r="0" b="0"/>
                <wp:wrapNone/>
                <wp:docPr id="327"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698537" id="Line 284" o:spid="_x0000_s1026" style="position:absolute;z-index:-26345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308.25pt" to="122.05pt,3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58688" behindDoc="1" locked="0" layoutInCell="1" allowOverlap="1" wp14:anchorId="1B16E33B" wp14:editId="33C54B02">
                <wp:simplePos x="0" y="0"/>
                <wp:positionH relativeFrom="page">
                  <wp:posOffset>1465580</wp:posOffset>
                </wp:positionH>
                <wp:positionV relativeFrom="page">
                  <wp:posOffset>4097655</wp:posOffset>
                </wp:positionV>
                <wp:extent cx="84455" cy="0"/>
                <wp:effectExtent l="0" t="0" r="0" b="0"/>
                <wp:wrapNone/>
                <wp:docPr id="326"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9B1458" id="Line 283" o:spid="_x0000_s1026" style="position:absolute;z-index:-26345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322.65pt" to="122.05pt,3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59712" behindDoc="1" locked="0" layoutInCell="1" allowOverlap="1" wp14:anchorId="581818E9" wp14:editId="17ECC9A1">
                <wp:simplePos x="0" y="0"/>
                <wp:positionH relativeFrom="page">
                  <wp:posOffset>1465580</wp:posOffset>
                </wp:positionH>
                <wp:positionV relativeFrom="page">
                  <wp:posOffset>4323715</wp:posOffset>
                </wp:positionV>
                <wp:extent cx="84455" cy="0"/>
                <wp:effectExtent l="0" t="0" r="0" b="0"/>
                <wp:wrapNone/>
                <wp:docPr id="325"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1E5FF" id="Line 282" o:spid="_x0000_s1026" style="position:absolute;z-index:-26345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340.45pt" to="122.05pt,3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60736" behindDoc="1" locked="0" layoutInCell="1" allowOverlap="1" wp14:anchorId="2F80919D" wp14:editId="282146F7">
                <wp:simplePos x="0" y="0"/>
                <wp:positionH relativeFrom="page">
                  <wp:posOffset>1465580</wp:posOffset>
                </wp:positionH>
                <wp:positionV relativeFrom="page">
                  <wp:posOffset>4506595</wp:posOffset>
                </wp:positionV>
                <wp:extent cx="84455" cy="0"/>
                <wp:effectExtent l="0" t="0" r="0" b="0"/>
                <wp:wrapNone/>
                <wp:docPr id="324"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EB2E22" id="Line 281" o:spid="_x0000_s1026" style="position:absolute;z-index:-26345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354.85pt" to="122.05pt,3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61760" behindDoc="1" locked="0" layoutInCell="1" allowOverlap="1" wp14:anchorId="725F0E3F" wp14:editId="25AEF33E">
                <wp:simplePos x="0" y="0"/>
                <wp:positionH relativeFrom="page">
                  <wp:posOffset>1465580</wp:posOffset>
                </wp:positionH>
                <wp:positionV relativeFrom="page">
                  <wp:posOffset>4689475</wp:posOffset>
                </wp:positionV>
                <wp:extent cx="84455" cy="0"/>
                <wp:effectExtent l="0" t="0" r="0" b="0"/>
                <wp:wrapNone/>
                <wp:docPr id="323"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20F57" id="Line 280" o:spid="_x0000_s1026" style="position:absolute;z-index:-26345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369.25pt" to="122.05pt,3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62784" behindDoc="1" locked="0" layoutInCell="1" allowOverlap="1" wp14:anchorId="43B27B66" wp14:editId="05468755">
                <wp:simplePos x="0" y="0"/>
                <wp:positionH relativeFrom="page">
                  <wp:posOffset>1465580</wp:posOffset>
                </wp:positionH>
                <wp:positionV relativeFrom="page">
                  <wp:posOffset>4915535</wp:posOffset>
                </wp:positionV>
                <wp:extent cx="84455" cy="0"/>
                <wp:effectExtent l="0" t="0" r="0" b="0"/>
                <wp:wrapNone/>
                <wp:docPr id="322"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95E3BD" id="Line 279" o:spid="_x0000_s1026" style="position:absolute;z-index:-26345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387.05pt" to="122.05pt,3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63808" behindDoc="1" locked="0" layoutInCell="1" allowOverlap="1" wp14:anchorId="3134E347" wp14:editId="3A95CA85">
                <wp:simplePos x="0" y="0"/>
                <wp:positionH relativeFrom="page">
                  <wp:posOffset>1465580</wp:posOffset>
                </wp:positionH>
                <wp:positionV relativeFrom="page">
                  <wp:posOffset>5098415</wp:posOffset>
                </wp:positionV>
                <wp:extent cx="84455" cy="0"/>
                <wp:effectExtent l="0" t="0" r="0" b="0"/>
                <wp:wrapNone/>
                <wp:docPr id="321"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387682" id="Line 278" o:spid="_x0000_s1026" style="position:absolute;z-index:-26345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401.45pt" to="122.05pt,4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64832" behindDoc="1" locked="0" layoutInCell="1" allowOverlap="1" wp14:anchorId="54FFF1DC" wp14:editId="18E4875D">
                <wp:simplePos x="0" y="0"/>
                <wp:positionH relativeFrom="page">
                  <wp:posOffset>1465580</wp:posOffset>
                </wp:positionH>
                <wp:positionV relativeFrom="page">
                  <wp:posOffset>5281295</wp:posOffset>
                </wp:positionV>
                <wp:extent cx="84455" cy="0"/>
                <wp:effectExtent l="0" t="0" r="0" b="0"/>
                <wp:wrapNone/>
                <wp:docPr id="320"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DD4AD" id="Line 277" o:spid="_x0000_s1026" style="position:absolute;z-index:-26345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415.85pt" to="122.05pt,4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65856" behindDoc="1" locked="0" layoutInCell="1" allowOverlap="1" wp14:anchorId="79EE614E" wp14:editId="2897FA33">
                <wp:simplePos x="0" y="0"/>
                <wp:positionH relativeFrom="page">
                  <wp:posOffset>1465580</wp:posOffset>
                </wp:positionH>
                <wp:positionV relativeFrom="page">
                  <wp:posOffset>5507355</wp:posOffset>
                </wp:positionV>
                <wp:extent cx="84455" cy="0"/>
                <wp:effectExtent l="0" t="0" r="0" b="0"/>
                <wp:wrapNone/>
                <wp:docPr id="319"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A3C915" id="Line 276" o:spid="_x0000_s1026" style="position:absolute;z-index:-26345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433.65pt" to="122.05pt,4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66880" behindDoc="1" locked="0" layoutInCell="1" allowOverlap="1" wp14:anchorId="4917EC1D" wp14:editId="78860822">
                <wp:simplePos x="0" y="0"/>
                <wp:positionH relativeFrom="page">
                  <wp:posOffset>1465580</wp:posOffset>
                </wp:positionH>
                <wp:positionV relativeFrom="page">
                  <wp:posOffset>5690235</wp:posOffset>
                </wp:positionV>
                <wp:extent cx="84455" cy="0"/>
                <wp:effectExtent l="0" t="0" r="0" b="0"/>
                <wp:wrapNone/>
                <wp:docPr id="318"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85537D" id="Line 275" o:spid="_x0000_s1026" style="position:absolute;z-index:-26344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448.05pt" to="122.05pt,4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67904" behindDoc="1" locked="0" layoutInCell="1" allowOverlap="1" wp14:anchorId="35C9FB43" wp14:editId="36D2C973">
                <wp:simplePos x="0" y="0"/>
                <wp:positionH relativeFrom="page">
                  <wp:posOffset>1465580</wp:posOffset>
                </wp:positionH>
                <wp:positionV relativeFrom="page">
                  <wp:posOffset>5873115</wp:posOffset>
                </wp:positionV>
                <wp:extent cx="84455" cy="0"/>
                <wp:effectExtent l="0" t="0" r="0" b="0"/>
                <wp:wrapNone/>
                <wp:docPr id="317"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0A722A" id="Line 274" o:spid="_x0000_s1026" style="position:absolute;z-index:-26344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462.45pt" to="122.05pt,4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68928" behindDoc="1" locked="0" layoutInCell="1" allowOverlap="1" wp14:anchorId="20B9144E" wp14:editId="4F0279BE">
                <wp:simplePos x="0" y="0"/>
                <wp:positionH relativeFrom="page">
                  <wp:posOffset>1465580</wp:posOffset>
                </wp:positionH>
                <wp:positionV relativeFrom="page">
                  <wp:posOffset>6099175</wp:posOffset>
                </wp:positionV>
                <wp:extent cx="84455" cy="0"/>
                <wp:effectExtent l="0" t="0" r="0" b="0"/>
                <wp:wrapNone/>
                <wp:docPr id="316"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9F122" id="Line 273" o:spid="_x0000_s1026" style="position:absolute;z-index:-26344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480.25pt" to="122.05pt,4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69952" behindDoc="1" locked="0" layoutInCell="1" allowOverlap="1" wp14:anchorId="774CBB71" wp14:editId="2F3881BE">
                <wp:simplePos x="0" y="0"/>
                <wp:positionH relativeFrom="page">
                  <wp:posOffset>1465580</wp:posOffset>
                </wp:positionH>
                <wp:positionV relativeFrom="page">
                  <wp:posOffset>6282055</wp:posOffset>
                </wp:positionV>
                <wp:extent cx="84455" cy="0"/>
                <wp:effectExtent l="0" t="0" r="0" b="0"/>
                <wp:wrapNone/>
                <wp:docPr id="315"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E263E" id="Line 272" o:spid="_x0000_s1026" style="position:absolute;z-index:-26344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494.65pt" to="122.05pt,4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70976" behindDoc="1" locked="0" layoutInCell="1" allowOverlap="1" wp14:anchorId="55BFC65A" wp14:editId="4B83F7DE">
                <wp:simplePos x="0" y="0"/>
                <wp:positionH relativeFrom="page">
                  <wp:posOffset>1465580</wp:posOffset>
                </wp:positionH>
                <wp:positionV relativeFrom="page">
                  <wp:posOffset>6464935</wp:posOffset>
                </wp:positionV>
                <wp:extent cx="84455" cy="0"/>
                <wp:effectExtent l="0" t="0" r="0" b="0"/>
                <wp:wrapNone/>
                <wp:docPr id="314"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0201F0" id="Line 271" o:spid="_x0000_s1026" style="position:absolute;z-index:-26344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509.05pt" to="122.05pt,50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72000" behindDoc="1" locked="0" layoutInCell="1" allowOverlap="1" wp14:anchorId="39293E8A" wp14:editId="7258592F">
                <wp:simplePos x="0" y="0"/>
                <wp:positionH relativeFrom="page">
                  <wp:posOffset>1465580</wp:posOffset>
                </wp:positionH>
                <wp:positionV relativeFrom="page">
                  <wp:posOffset>6690995</wp:posOffset>
                </wp:positionV>
                <wp:extent cx="84455" cy="0"/>
                <wp:effectExtent l="0" t="0" r="0" b="0"/>
                <wp:wrapNone/>
                <wp:docPr id="313"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B50F7" id="Line 270" o:spid="_x0000_s1026" style="position:absolute;z-index:-26344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526.85pt" to="122.05pt,5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73024" behindDoc="1" locked="0" layoutInCell="1" allowOverlap="1" wp14:anchorId="7E5117C9" wp14:editId="20C5D174">
                <wp:simplePos x="0" y="0"/>
                <wp:positionH relativeFrom="page">
                  <wp:posOffset>1465580</wp:posOffset>
                </wp:positionH>
                <wp:positionV relativeFrom="page">
                  <wp:posOffset>6873875</wp:posOffset>
                </wp:positionV>
                <wp:extent cx="84455" cy="0"/>
                <wp:effectExtent l="0" t="0" r="0" b="0"/>
                <wp:wrapNone/>
                <wp:docPr id="312"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32B36" id="Line 269" o:spid="_x0000_s1026" style="position:absolute;z-index:-26344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541.25pt" to="122.05pt,5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74048" behindDoc="1" locked="0" layoutInCell="1" allowOverlap="1" wp14:anchorId="080A6A31" wp14:editId="52F16562">
                <wp:simplePos x="0" y="0"/>
                <wp:positionH relativeFrom="page">
                  <wp:posOffset>1465580</wp:posOffset>
                </wp:positionH>
                <wp:positionV relativeFrom="page">
                  <wp:posOffset>7056755</wp:posOffset>
                </wp:positionV>
                <wp:extent cx="84455" cy="0"/>
                <wp:effectExtent l="0" t="0" r="0" b="0"/>
                <wp:wrapNone/>
                <wp:docPr id="311"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EE2021" id="Line 268" o:spid="_x0000_s1026" style="position:absolute;z-index:-26344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555.65pt" to="122.05pt,5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" strokecolor="#ddebf6" strokeweight=".5pt">
                <w10:wrap anchorx="page" anchory="page"/>
              </v:line>
            </w:pict>
          </mc:Fallback>
        </mc:AlternateContent>
      </w:r>
    </w:p>
    <w:p w14:paraId="053D51D2" w14:textId="77777777" w:rsidR="00E43EF1" w:rsidRDefault="00E43EF1">
      <w:pPr>
        <w:rPr>
          <w:sz w:val="2"/>
          <w:szCs w:val="2"/>
        </w:rPr>
        <w:sectPr w:rsidR="00E43EF1">
          <w:pgSz w:w="15840" w:h="12240" w:orient="landscape"/>
          <w:pgMar w:top="640" w:right="120" w:bottom="480" w:left="120" w:header="0" w:footer="284" w:gutter="0"/>
          <w:cols w:space="720"/>
        </w:sectPr>
      </w:pPr>
    </w:p>
    <w:tbl>
      <w:tblPr>
        <w:tblW w:w="0" w:type="auto"/>
        <w:tblInd w:w="257" w:type="dxa"/>
        <w:tblLayout w:type="fixed"/>
        <w:tblCellMar>
          <w:left w:w="0" w:type="dxa"/>
          <w:right w:w="0" w:type="dxa"/>
        </w:tblCellMar>
        <w:tblLook w:val="01E0" w:firstRow="1" w:lastRow="1" w:firstColumn="1" w:lastColumn="1" w:noHBand="0" w:noVBand="0"/>
      </w:tblPr>
      <w:tblGrid>
        <w:gridCol w:w="733"/>
        <w:gridCol w:w="990"/>
        <w:gridCol w:w="2520"/>
        <w:gridCol w:w="3240"/>
        <w:gridCol w:w="1620"/>
        <w:gridCol w:w="1530"/>
        <w:gridCol w:w="1440"/>
        <w:gridCol w:w="1413"/>
        <w:gridCol w:w="1614"/>
        <w:tblGridChange w:id="4635">
          <w:tblGrid>
            <w:gridCol w:w="733"/>
            <w:gridCol w:w="990"/>
            <w:gridCol w:w="2520"/>
            <w:gridCol w:w="3240"/>
            <w:gridCol w:w="1620"/>
            <w:gridCol w:w="1530"/>
            <w:gridCol w:w="1440"/>
            <w:gridCol w:w="1413"/>
            <w:gridCol w:w="1614"/>
          </w:tblGrid>
        </w:tblGridChange>
      </w:tblGrid>
      <w:tr w:rsidR="007B1EC7" w14:paraId="38CD8524" w14:textId="77777777" w:rsidTr="0022711D">
        <w:trPr>
          <w:trHeight w:val="297"/>
        </w:trPr>
        <w:tc>
          <w:tcPr>
            <w:tcW w:w="733" w:type="dxa"/>
            <w:tcBorders>
              <w:right w:val="single" w:sz="4" w:space="0" w:color="FFFFFF"/>
            </w:tcBorders>
            <w:shd w:val="clear" w:color="auto" w:fill="1F4E79"/>
          </w:tcPr>
          <w:p w14:paraId="1C78A6EE" w14:textId="3D61E5B0" w:rsidR="007B1EC7" w:rsidRDefault="007B1EC7" w:rsidP="003E6901">
            <w:pPr>
              <w:pStyle w:val="TableParagraph"/>
              <w:spacing w:before="58" w:line="220" w:lineRule="exact"/>
              <w:ind w:left="155" w:right="155"/>
              <w:rPr>
                <w:b/>
                <w:sz w:val="20"/>
              </w:rPr>
            </w:pPr>
            <w:r w:rsidRPr="00342303">
              <w:rPr>
                <w:b/>
                <w:color w:val="FFFFFF"/>
                <w:sz w:val="16"/>
                <w:szCs w:val="16"/>
              </w:rPr>
              <w:lastRenderedPageBreak/>
              <w:t>Hom Phiaj</w:t>
            </w:r>
          </w:p>
        </w:tc>
        <w:tc>
          <w:tcPr>
            <w:tcW w:w="990" w:type="dxa"/>
            <w:tcBorders>
              <w:left w:val="single" w:sz="4" w:space="0" w:color="FFFFFF"/>
              <w:right w:val="single" w:sz="4" w:space="0" w:color="FFFFFF"/>
            </w:tcBorders>
            <w:shd w:val="clear" w:color="auto" w:fill="1F4E79"/>
          </w:tcPr>
          <w:p w14:paraId="5BA8B06E" w14:textId="43658F15" w:rsidR="007B1EC7" w:rsidRDefault="007B1EC7" w:rsidP="007B1EC7">
            <w:pPr>
              <w:pStyle w:val="TableParagraph"/>
              <w:spacing w:before="58" w:line="220" w:lineRule="exact"/>
              <w:ind w:left="120" w:right="120"/>
              <w:jc w:val="center"/>
              <w:rPr>
                <w:b/>
                <w:sz w:val="20"/>
              </w:rPr>
            </w:pPr>
            <w:r w:rsidRPr="00342303">
              <w:rPr>
                <w:b/>
                <w:color w:val="FFFFFF"/>
                <w:sz w:val="16"/>
                <w:szCs w:val="16"/>
              </w:rPr>
              <w:t>Kev Ua #</w:t>
            </w:r>
          </w:p>
        </w:tc>
        <w:tc>
          <w:tcPr>
            <w:tcW w:w="2520" w:type="dxa"/>
            <w:tcBorders>
              <w:left w:val="single" w:sz="4" w:space="0" w:color="FFFFFF"/>
              <w:right w:val="single" w:sz="4" w:space="0" w:color="FFFFFF"/>
            </w:tcBorders>
            <w:shd w:val="clear" w:color="auto" w:fill="1F4E79"/>
          </w:tcPr>
          <w:p w14:paraId="71856019" w14:textId="3C73B17F" w:rsidR="007B1EC7" w:rsidRDefault="007B1EC7" w:rsidP="00A939CF">
            <w:pPr>
              <w:pStyle w:val="TableParagraph"/>
              <w:spacing w:before="58" w:line="220" w:lineRule="exact"/>
              <w:ind w:left="117"/>
              <w:rPr>
                <w:b/>
                <w:sz w:val="20"/>
              </w:rPr>
            </w:pPr>
            <w:r w:rsidRPr="00342303">
              <w:rPr>
                <w:b/>
                <w:color w:val="FFFFFF"/>
                <w:sz w:val="16"/>
                <w:szCs w:val="16"/>
              </w:rPr>
              <w:t>Pab Pawg Tub Ntxhais Kawm</w:t>
            </w:r>
            <w:r>
              <w:rPr>
                <w:b/>
                <w:color w:val="FFFFFF"/>
                <w:sz w:val="16"/>
                <w:szCs w:val="16"/>
              </w:rPr>
              <w:t xml:space="preserve"> </w:t>
            </w:r>
            <w:del w:id="4636" w:author="Khamsaolee Xainhiaxang" w:date="2021-07-08T20:48:00Z">
              <w:r w:rsidDel="00F00AF2">
                <w:rPr>
                  <w:b/>
                  <w:color w:val="FFFFFF"/>
                  <w:sz w:val="16"/>
                  <w:szCs w:val="16"/>
                </w:rPr>
                <w:delText>(cov)</w:delText>
              </w:r>
            </w:del>
          </w:p>
        </w:tc>
        <w:tc>
          <w:tcPr>
            <w:tcW w:w="3240" w:type="dxa"/>
            <w:tcBorders>
              <w:left w:val="single" w:sz="4" w:space="0" w:color="FFFFFF"/>
              <w:right w:val="single" w:sz="4" w:space="0" w:color="FFFFFF"/>
            </w:tcBorders>
            <w:shd w:val="clear" w:color="auto" w:fill="1F4E79"/>
          </w:tcPr>
          <w:p w14:paraId="24C48DC1" w14:textId="535A400E" w:rsidR="007B1EC7" w:rsidRDefault="007B1EC7" w:rsidP="007B1EC7">
            <w:pPr>
              <w:pStyle w:val="TableParagraph"/>
              <w:spacing w:before="58" w:line="220" w:lineRule="exact"/>
              <w:ind w:left="1389" w:right="1389"/>
              <w:jc w:val="center"/>
              <w:rPr>
                <w:b/>
                <w:sz w:val="20"/>
              </w:rPr>
            </w:pPr>
            <w:r w:rsidRPr="00342303">
              <w:rPr>
                <w:b/>
                <w:color w:val="FFFFFF"/>
                <w:sz w:val="16"/>
                <w:szCs w:val="16"/>
              </w:rPr>
              <w:t>Ntsia</w:t>
            </w:r>
            <w:r>
              <w:rPr>
                <w:b/>
                <w:color w:val="FFFFFF"/>
                <w:sz w:val="16"/>
                <w:szCs w:val="16"/>
              </w:rPr>
              <w:t>b lus</w:t>
            </w:r>
          </w:p>
        </w:tc>
        <w:tc>
          <w:tcPr>
            <w:tcW w:w="1620" w:type="dxa"/>
            <w:tcBorders>
              <w:left w:val="single" w:sz="4" w:space="0" w:color="FFFFFF"/>
              <w:right w:val="single" w:sz="4" w:space="0" w:color="FFFFFF"/>
            </w:tcBorders>
            <w:shd w:val="clear" w:color="auto" w:fill="1F4E79"/>
          </w:tcPr>
          <w:p w14:paraId="237EE388" w14:textId="7A6D025A" w:rsidR="007B1EC7" w:rsidRDefault="007B1EC7" w:rsidP="007B1EC7">
            <w:pPr>
              <w:pStyle w:val="TableParagraph"/>
              <w:spacing w:before="58" w:line="220" w:lineRule="exact"/>
              <w:ind w:left="44" w:right="44"/>
              <w:jc w:val="center"/>
              <w:rPr>
                <w:b/>
                <w:sz w:val="20"/>
              </w:rPr>
            </w:pPr>
            <w:r w:rsidRPr="00342303">
              <w:rPr>
                <w:b/>
                <w:color w:val="FFFFFF"/>
                <w:sz w:val="16"/>
                <w:szCs w:val="16"/>
              </w:rPr>
              <w:t>LCFF Pob Nyiaj</w:t>
            </w:r>
          </w:p>
        </w:tc>
        <w:tc>
          <w:tcPr>
            <w:tcW w:w="1530" w:type="dxa"/>
            <w:tcBorders>
              <w:left w:val="single" w:sz="4" w:space="0" w:color="FFFFFF"/>
              <w:right w:val="single" w:sz="4" w:space="0" w:color="FFFFFF"/>
            </w:tcBorders>
            <w:shd w:val="clear" w:color="auto" w:fill="1F4E79"/>
          </w:tcPr>
          <w:p w14:paraId="55EB97A5" w14:textId="7B101E3F" w:rsidR="007B1EC7" w:rsidRDefault="007B1EC7" w:rsidP="007B1EC7">
            <w:pPr>
              <w:pStyle w:val="TableParagraph"/>
              <w:spacing w:before="58" w:line="220" w:lineRule="exact"/>
              <w:ind w:left="53" w:right="53"/>
              <w:jc w:val="center"/>
              <w:rPr>
                <w:b/>
                <w:sz w:val="20"/>
              </w:rPr>
            </w:pPr>
            <w:r w:rsidRPr="00342303">
              <w:rPr>
                <w:b/>
                <w:color w:val="FFFFFF"/>
                <w:sz w:val="16"/>
                <w:szCs w:val="16"/>
              </w:rPr>
              <w:t>Lwm Lub Xeev Pob Nyiaj</w:t>
            </w:r>
          </w:p>
        </w:tc>
        <w:tc>
          <w:tcPr>
            <w:tcW w:w="1440" w:type="dxa"/>
            <w:tcBorders>
              <w:left w:val="single" w:sz="4" w:space="0" w:color="FFFFFF"/>
              <w:right w:val="single" w:sz="4" w:space="0" w:color="FFFFFF"/>
            </w:tcBorders>
            <w:shd w:val="clear" w:color="auto" w:fill="1F4E79"/>
          </w:tcPr>
          <w:p w14:paraId="4A257A78" w14:textId="2CC8562E" w:rsidR="007B1EC7" w:rsidRDefault="007B1EC7" w:rsidP="0022711D">
            <w:pPr>
              <w:pStyle w:val="TableParagraph"/>
              <w:spacing w:before="58" w:line="220" w:lineRule="exact"/>
              <w:ind w:left="124"/>
              <w:jc w:val="center"/>
              <w:rPr>
                <w:b/>
                <w:sz w:val="20"/>
              </w:rPr>
            </w:pPr>
            <w:r w:rsidRPr="00342303">
              <w:rPr>
                <w:b/>
                <w:color w:val="FFFFFF"/>
                <w:sz w:val="16"/>
                <w:szCs w:val="16"/>
              </w:rPr>
              <w:t>Zej Zog Pob Nyiaj</w:t>
            </w:r>
          </w:p>
        </w:tc>
        <w:tc>
          <w:tcPr>
            <w:tcW w:w="1413" w:type="dxa"/>
            <w:tcBorders>
              <w:left w:val="single" w:sz="4" w:space="0" w:color="FFFFFF"/>
              <w:right w:val="single" w:sz="4" w:space="0" w:color="FFFFFF"/>
            </w:tcBorders>
            <w:shd w:val="clear" w:color="auto" w:fill="1F4E79"/>
          </w:tcPr>
          <w:p w14:paraId="1AD82C28" w14:textId="15CAD2C2" w:rsidR="007B1EC7" w:rsidRDefault="007B1EC7" w:rsidP="007B1EC7">
            <w:pPr>
              <w:pStyle w:val="TableParagraph"/>
              <w:spacing w:before="58" w:line="220" w:lineRule="exact"/>
              <w:ind w:left="33" w:right="33"/>
              <w:jc w:val="center"/>
              <w:rPr>
                <w:b/>
                <w:sz w:val="20"/>
              </w:rPr>
            </w:pPr>
            <w:r w:rsidRPr="00342303">
              <w:rPr>
                <w:b/>
                <w:color w:val="FFFFFF"/>
                <w:sz w:val="16"/>
                <w:szCs w:val="16"/>
              </w:rPr>
              <w:t>Tsoom Fwwv Pob Nyiaj</w:t>
            </w:r>
          </w:p>
        </w:tc>
        <w:tc>
          <w:tcPr>
            <w:tcW w:w="1614" w:type="dxa"/>
            <w:tcBorders>
              <w:left w:val="single" w:sz="4" w:space="0" w:color="FFFFFF"/>
            </w:tcBorders>
            <w:shd w:val="clear" w:color="auto" w:fill="1F4E79"/>
          </w:tcPr>
          <w:p w14:paraId="7222B6D9" w14:textId="3443B10C" w:rsidR="007B1EC7" w:rsidRDefault="007B1EC7" w:rsidP="007B1EC7">
            <w:pPr>
              <w:pStyle w:val="TableParagraph"/>
              <w:spacing w:before="58" w:line="220" w:lineRule="exact"/>
              <w:ind w:left="33" w:right="33"/>
              <w:jc w:val="center"/>
              <w:rPr>
                <w:b/>
                <w:sz w:val="20"/>
              </w:rPr>
            </w:pPr>
            <w:r w:rsidRPr="00342303">
              <w:rPr>
                <w:b/>
                <w:color w:val="FFFFFF"/>
                <w:sz w:val="16"/>
                <w:szCs w:val="16"/>
              </w:rPr>
              <w:t>Tag Nrho Pob Nyiaj</w:t>
            </w:r>
          </w:p>
        </w:tc>
      </w:tr>
      <w:tr w:rsidR="00E43EF1" w14:paraId="7E0CFB26" w14:textId="77777777" w:rsidTr="00B2557C">
        <w:tblPrEx>
          <w:tblW w:w="0" w:type="auto"/>
          <w:tblInd w:w="257" w:type="dxa"/>
          <w:tblLayout w:type="fixed"/>
          <w:tblCellMar>
            <w:left w:w="0" w:type="dxa"/>
            <w:right w:w="0" w:type="dxa"/>
          </w:tblCellMar>
          <w:tblLook w:val="01E0" w:firstRow="1" w:lastRow="1" w:firstColumn="1" w:lastColumn="1" w:noHBand="0" w:noVBand="0"/>
          <w:tblPrExChange w:id="4637" w:author="Khamsaolee Xainhiaxang" w:date="2021-07-09T10:01:00Z">
            <w:tblPrEx>
              <w:tblW w:w="0" w:type="auto"/>
              <w:tblInd w:w="257" w:type="dxa"/>
              <w:tblLayout w:type="fixed"/>
              <w:tblCellMar>
                <w:left w:w="0" w:type="dxa"/>
                <w:right w:w="0" w:type="dxa"/>
              </w:tblCellMar>
              <w:tblLook w:val="01E0" w:firstRow="1" w:lastRow="1" w:firstColumn="1" w:lastColumn="1" w:noHBand="0" w:noVBand="0"/>
            </w:tblPrEx>
          </w:tblPrExChange>
        </w:tblPrEx>
        <w:trPr>
          <w:trHeight w:val="842"/>
          <w:trPrChange w:id="4638" w:author="Khamsaolee Xainhiaxang" w:date="2021-07-09T10:01:00Z">
            <w:trPr>
              <w:trHeight w:val="931"/>
            </w:trPr>
          </w:trPrChange>
        </w:trPr>
        <w:tc>
          <w:tcPr>
            <w:tcW w:w="733" w:type="dxa"/>
            <w:tcBorders>
              <w:right w:val="single" w:sz="4" w:space="0" w:color="FFFFFF"/>
            </w:tcBorders>
            <w:shd w:val="clear" w:color="auto" w:fill="BDD7EE"/>
            <w:tcPrChange w:id="4639" w:author="Khamsaolee Xainhiaxang" w:date="2021-07-09T10:01:00Z">
              <w:tcPr>
                <w:tcW w:w="733" w:type="dxa"/>
                <w:tcBorders>
                  <w:right w:val="single" w:sz="4" w:space="0" w:color="FFFFFF"/>
                </w:tcBorders>
                <w:shd w:val="clear" w:color="auto" w:fill="BDD7EE"/>
              </w:tcPr>
            </w:tcPrChange>
          </w:tcPr>
          <w:p w14:paraId="3F79758B" w14:textId="77777777" w:rsidR="00E43EF1" w:rsidRPr="003E6901" w:rsidRDefault="000E40D2">
            <w:pPr>
              <w:pStyle w:val="TableParagraph"/>
              <w:spacing w:before="58"/>
              <w:jc w:val="center"/>
              <w:rPr>
                <w:b/>
                <w:sz w:val="16"/>
                <w:szCs w:val="16"/>
              </w:rPr>
            </w:pPr>
            <w:r w:rsidRPr="003E6901">
              <w:rPr>
                <w:b/>
                <w:sz w:val="16"/>
                <w:szCs w:val="16"/>
              </w:rPr>
              <w:t>3</w:t>
            </w:r>
          </w:p>
        </w:tc>
        <w:tc>
          <w:tcPr>
            <w:tcW w:w="990" w:type="dxa"/>
            <w:tcBorders>
              <w:left w:val="single" w:sz="4" w:space="0" w:color="FFFFFF"/>
              <w:right w:val="single" w:sz="4" w:space="0" w:color="FFFFFF"/>
            </w:tcBorders>
            <w:shd w:val="clear" w:color="auto" w:fill="BDD7EE"/>
            <w:tcPrChange w:id="4640" w:author="Khamsaolee Xainhiaxang" w:date="2021-07-09T10:01:00Z">
              <w:tcPr>
                <w:tcW w:w="990" w:type="dxa"/>
                <w:tcBorders>
                  <w:left w:val="single" w:sz="4" w:space="0" w:color="FFFFFF"/>
                  <w:right w:val="single" w:sz="4" w:space="0" w:color="FFFFFF"/>
                </w:tcBorders>
                <w:shd w:val="clear" w:color="auto" w:fill="BDD7EE"/>
              </w:tcPr>
            </w:tcPrChange>
          </w:tcPr>
          <w:p w14:paraId="319F2991" w14:textId="77777777" w:rsidR="00E43EF1" w:rsidRPr="003E6901" w:rsidRDefault="000E40D2">
            <w:pPr>
              <w:pStyle w:val="TableParagraph"/>
              <w:spacing w:before="58"/>
              <w:jc w:val="center"/>
              <w:rPr>
                <w:b/>
                <w:sz w:val="16"/>
                <w:szCs w:val="16"/>
              </w:rPr>
            </w:pPr>
            <w:r w:rsidRPr="003E6901">
              <w:rPr>
                <w:b/>
                <w:sz w:val="16"/>
                <w:szCs w:val="16"/>
              </w:rPr>
              <w:t>3</w:t>
            </w:r>
          </w:p>
        </w:tc>
        <w:tc>
          <w:tcPr>
            <w:tcW w:w="2520" w:type="dxa"/>
            <w:tcBorders>
              <w:left w:val="single" w:sz="4" w:space="0" w:color="FFFFFF"/>
              <w:right w:val="single" w:sz="4" w:space="0" w:color="FFFFFF"/>
            </w:tcBorders>
            <w:shd w:val="clear" w:color="auto" w:fill="BDD7EE"/>
            <w:tcPrChange w:id="4641" w:author="Khamsaolee Xainhiaxang" w:date="2021-07-09T10:01:00Z">
              <w:tcPr>
                <w:tcW w:w="2520" w:type="dxa"/>
                <w:tcBorders>
                  <w:left w:val="single" w:sz="4" w:space="0" w:color="FFFFFF"/>
                  <w:right w:val="single" w:sz="4" w:space="0" w:color="FFFFFF"/>
                </w:tcBorders>
                <w:shd w:val="clear" w:color="auto" w:fill="BDD7EE"/>
              </w:tcPr>
            </w:tcPrChange>
          </w:tcPr>
          <w:p w14:paraId="79498DB7" w14:textId="77777777" w:rsidR="008C17F5" w:rsidRDefault="00797CDB">
            <w:pPr>
              <w:pStyle w:val="TableParagraph"/>
              <w:spacing w:before="8" w:line="280" w:lineRule="atLeast"/>
              <w:ind w:left="194" w:right="174"/>
              <w:rPr>
                <w:ins w:id="4642" w:author="Khamsaolee Xainhiaxang" w:date="2021-07-08T20:49:00Z"/>
                <w:sz w:val="16"/>
                <w:szCs w:val="16"/>
              </w:rPr>
            </w:pPr>
            <w:r w:rsidRPr="003E6901">
              <w:rPr>
                <w:sz w:val="16"/>
                <w:szCs w:val="16"/>
              </w:rPr>
              <w:t>Cov Kawm Lus Askiv</w:t>
            </w:r>
          </w:p>
          <w:p w14:paraId="420A71DF" w14:textId="7DCA50D7" w:rsidR="00E43EF1" w:rsidRPr="003E6901" w:rsidRDefault="00797CDB">
            <w:pPr>
              <w:pStyle w:val="TableParagraph"/>
              <w:spacing w:before="8" w:line="280" w:lineRule="atLeast"/>
              <w:ind w:left="194" w:right="174"/>
              <w:rPr>
                <w:sz w:val="16"/>
                <w:szCs w:val="16"/>
              </w:rPr>
            </w:pPr>
            <w:r w:rsidRPr="003E6901">
              <w:rPr>
                <w:sz w:val="16"/>
                <w:szCs w:val="16"/>
              </w:rPr>
              <w:t xml:space="preserve"> Cov Hlua Uas Coj Los Tu Cov </w:t>
            </w:r>
            <w:del w:id="4643" w:author="Khamsaolee Xainhiaxang" w:date="2021-07-08T21:46:00Z">
              <w:r w:rsidRPr="003E6901" w:rsidDel="00DE6083">
                <w:rPr>
                  <w:sz w:val="16"/>
                  <w:szCs w:val="16"/>
                </w:rPr>
                <w:delText>Tau Nyiaj Tsawg</w:delText>
              </w:r>
            </w:del>
            <w:ins w:id="4644" w:author="Khamsaolee Xainhiaxang" w:date="2021-07-08T21:46:00Z">
              <w:r w:rsidR="00DE6083">
                <w:rPr>
                  <w:sz w:val="16"/>
                  <w:szCs w:val="16"/>
                </w:rPr>
                <w:t>Neeg Txom Nyem</w:t>
              </w:r>
            </w:ins>
          </w:p>
        </w:tc>
        <w:tc>
          <w:tcPr>
            <w:tcW w:w="3240" w:type="dxa"/>
            <w:tcBorders>
              <w:left w:val="single" w:sz="4" w:space="0" w:color="FFFFFF"/>
              <w:right w:val="single" w:sz="4" w:space="0" w:color="FFFFFF"/>
            </w:tcBorders>
            <w:shd w:val="clear" w:color="auto" w:fill="BDD7EE"/>
            <w:tcPrChange w:id="4645" w:author="Khamsaolee Xainhiaxang" w:date="2021-07-09T10:01:00Z">
              <w:tcPr>
                <w:tcW w:w="3240" w:type="dxa"/>
                <w:tcBorders>
                  <w:left w:val="single" w:sz="4" w:space="0" w:color="FFFFFF"/>
                  <w:right w:val="single" w:sz="4" w:space="0" w:color="FFFFFF"/>
                </w:tcBorders>
                <w:shd w:val="clear" w:color="auto" w:fill="BDD7EE"/>
              </w:tcPr>
            </w:tcPrChange>
          </w:tcPr>
          <w:p w14:paraId="2450AEE7" w14:textId="5AFA71A4" w:rsidR="00E43EF1" w:rsidRDefault="000E40D2">
            <w:pPr>
              <w:pStyle w:val="TableParagraph"/>
              <w:spacing w:before="58"/>
              <w:ind w:left="53" w:right="956"/>
              <w:rPr>
                <w:ins w:id="4646" w:author="Khamsaolee Xainhiaxang" w:date="2021-07-08T21:14:00Z"/>
                <w:sz w:val="16"/>
                <w:szCs w:val="16"/>
              </w:rPr>
            </w:pPr>
            <w:r w:rsidRPr="003E6901">
              <w:rPr>
                <w:sz w:val="16"/>
                <w:szCs w:val="16"/>
              </w:rPr>
              <w:t>Cov Kws Pab Tswv Yim Hauv Tsev Kawm Q</w:t>
            </w:r>
            <w:r w:rsidR="00C4438E" w:rsidRPr="003E6901">
              <w:rPr>
                <w:sz w:val="16"/>
                <w:szCs w:val="16"/>
              </w:rPr>
              <w:t>i</w:t>
            </w:r>
            <w:r w:rsidRPr="003E6901">
              <w:rPr>
                <w:sz w:val="16"/>
                <w:szCs w:val="16"/>
              </w:rPr>
              <w:t>b Qis - Ntxiv</w:t>
            </w:r>
          </w:p>
          <w:p w14:paraId="49F11736" w14:textId="77777777" w:rsidR="00A939CF" w:rsidRPr="00A939CF" w:rsidRDefault="00A939CF" w:rsidP="00A939CF">
            <w:pPr>
              <w:pStyle w:val="TableParagraph"/>
              <w:spacing w:before="58"/>
              <w:ind w:left="53" w:right="956"/>
              <w:rPr>
                <w:ins w:id="4647" w:author="Khamsaolee Xainhiaxang" w:date="2021-07-08T21:14:00Z"/>
                <w:sz w:val="16"/>
                <w:szCs w:val="16"/>
              </w:rPr>
            </w:pPr>
            <w:ins w:id="4648" w:author="Khamsaolee Xainhiaxang" w:date="2021-07-08T21:14:00Z">
              <w:r>
                <w:rPr>
                  <w:sz w:val="16"/>
                  <w:szCs w:val="16"/>
                </w:rPr>
                <w:t>(</w:t>
              </w:r>
              <w:r w:rsidRPr="00A939CF">
                <w:rPr>
                  <w:sz w:val="16"/>
                  <w:szCs w:val="16"/>
                </w:rPr>
                <w:t>Counselors Elementary -</w:t>
              </w:r>
            </w:ins>
          </w:p>
          <w:p w14:paraId="25BF5BD1" w14:textId="7AF45736" w:rsidR="00A939CF" w:rsidRPr="003E6901" w:rsidRDefault="00A939CF" w:rsidP="00880CEB">
            <w:pPr>
              <w:pStyle w:val="TableParagraph"/>
              <w:spacing w:before="58"/>
              <w:ind w:left="53" w:right="956"/>
              <w:rPr>
                <w:sz w:val="16"/>
                <w:szCs w:val="16"/>
              </w:rPr>
            </w:pPr>
            <w:ins w:id="4649" w:author="Khamsaolee Xainhiaxang" w:date="2021-07-08T21:14:00Z">
              <w:r w:rsidRPr="00A939CF">
                <w:rPr>
                  <w:sz w:val="16"/>
                  <w:szCs w:val="16"/>
                </w:rPr>
                <w:t>Additional</w:t>
              </w:r>
              <w:r>
                <w:rPr>
                  <w:sz w:val="16"/>
                  <w:szCs w:val="16"/>
                </w:rPr>
                <w:t>)</w:t>
              </w:r>
            </w:ins>
          </w:p>
        </w:tc>
        <w:tc>
          <w:tcPr>
            <w:tcW w:w="1620" w:type="dxa"/>
            <w:tcBorders>
              <w:left w:val="single" w:sz="4" w:space="0" w:color="FFFFFF"/>
              <w:right w:val="single" w:sz="4" w:space="0" w:color="FFFFFF"/>
            </w:tcBorders>
            <w:shd w:val="clear" w:color="auto" w:fill="BDD7EE"/>
            <w:tcPrChange w:id="4650" w:author="Khamsaolee Xainhiaxang" w:date="2021-07-09T10:01:00Z">
              <w:tcPr>
                <w:tcW w:w="1620" w:type="dxa"/>
                <w:tcBorders>
                  <w:left w:val="single" w:sz="4" w:space="0" w:color="FFFFFF"/>
                  <w:right w:val="single" w:sz="4" w:space="0" w:color="FFFFFF"/>
                </w:tcBorders>
                <w:shd w:val="clear" w:color="auto" w:fill="BDD7EE"/>
              </w:tcPr>
            </w:tcPrChange>
          </w:tcPr>
          <w:p w14:paraId="393238AB" w14:textId="77777777" w:rsidR="00E43EF1" w:rsidRPr="003E6901" w:rsidRDefault="000E40D2">
            <w:pPr>
              <w:pStyle w:val="TableParagraph"/>
              <w:spacing w:before="58"/>
              <w:ind w:left="44" w:right="44"/>
              <w:jc w:val="center"/>
              <w:rPr>
                <w:sz w:val="16"/>
                <w:szCs w:val="16"/>
              </w:rPr>
            </w:pPr>
            <w:r w:rsidRPr="003E6901">
              <w:rPr>
                <w:sz w:val="16"/>
                <w:szCs w:val="16"/>
              </w:rPr>
              <w:t>$ 1,270,222.00</w:t>
            </w:r>
          </w:p>
        </w:tc>
        <w:tc>
          <w:tcPr>
            <w:tcW w:w="1530" w:type="dxa"/>
            <w:tcBorders>
              <w:left w:val="single" w:sz="4" w:space="0" w:color="FFFFFF"/>
              <w:right w:val="single" w:sz="4" w:space="0" w:color="FFFFFF"/>
            </w:tcBorders>
            <w:shd w:val="clear" w:color="auto" w:fill="BDD7EE"/>
            <w:tcPrChange w:id="4651" w:author="Khamsaolee Xainhiaxang" w:date="2021-07-09T10:01:00Z">
              <w:tcPr>
                <w:tcW w:w="1530" w:type="dxa"/>
                <w:tcBorders>
                  <w:left w:val="single" w:sz="4" w:space="0" w:color="FFFFFF"/>
                  <w:right w:val="single" w:sz="4" w:space="0" w:color="FFFFFF"/>
                </w:tcBorders>
                <w:shd w:val="clear" w:color="auto" w:fill="BDD7EE"/>
              </w:tcPr>
            </w:tcPrChange>
          </w:tcPr>
          <w:p w14:paraId="56B4C67F" w14:textId="77777777" w:rsidR="00E43EF1" w:rsidRPr="003E6901" w:rsidRDefault="00E43EF1">
            <w:pPr>
              <w:pStyle w:val="TableParagraph"/>
              <w:rPr>
                <w:rFonts w:ascii="Times New Roman"/>
                <w:sz w:val="16"/>
                <w:szCs w:val="16"/>
              </w:rPr>
            </w:pPr>
          </w:p>
        </w:tc>
        <w:tc>
          <w:tcPr>
            <w:tcW w:w="1440" w:type="dxa"/>
            <w:tcBorders>
              <w:left w:val="single" w:sz="4" w:space="0" w:color="FFFFFF"/>
              <w:right w:val="single" w:sz="4" w:space="0" w:color="FFFFFF"/>
            </w:tcBorders>
            <w:shd w:val="clear" w:color="auto" w:fill="BDD7EE"/>
            <w:tcPrChange w:id="4652" w:author="Khamsaolee Xainhiaxang" w:date="2021-07-09T10:01:00Z">
              <w:tcPr>
                <w:tcW w:w="1440" w:type="dxa"/>
                <w:tcBorders>
                  <w:left w:val="single" w:sz="4" w:space="0" w:color="FFFFFF"/>
                  <w:right w:val="single" w:sz="4" w:space="0" w:color="FFFFFF"/>
                </w:tcBorders>
                <w:shd w:val="clear" w:color="auto" w:fill="BDD7EE"/>
              </w:tcPr>
            </w:tcPrChange>
          </w:tcPr>
          <w:p w14:paraId="702FCFD3" w14:textId="77777777" w:rsidR="00E43EF1" w:rsidRPr="003E6901" w:rsidRDefault="00E43EF1">
            <w:pPr>
              <w:pStyle w:val="TableParagraph"/>
              <w:rPr>
                <w:rFonts w:ascii="Times New Roman"/>
                <w:sz w:val="16"/>
                <w:szCs w:val="16"/>
              </w:rPr>
            </w:pPr>
          </w:p>
        </w:tc>
        <w:tc>
          <w:tcPr>
            <w:tcW w:w="1413" w:type="dxa"/>
            <w:tcBorders>
              <w:left w:val="single" w:sz="4" w:space="0" w:color="FFFFFF"/>
              <w:right w:val="single" w:sz="4" w:space="0" w:color="FFFFFF"/>
            </w:tcBorders>
            <w:shd w:val="clear" w:color="auto" w:fill="BDD7EE"/>
            <w:tcPrChange w:id="4653" w:author="Khamsaolee Xainhiaxang" w:date="2021-07-09T10:01:00Z">
              <w:tcPr>
                <w:tcW w:w="1413" w:type="dxa"/>
                <w:tcBorders>
                  <w:left w:val="single" w:sz="4" w:space="0" w:color="FFFFFF"/>
                  <w:right w:val="single" w:sz="4" w:space="0" w:color="FFFFFF"/>
                </w:tcBorders>
                <w:shd w:val="clear" w:color="auto" w:fill="BDD7EE"/>
              </w:tcPr>
            </w:tcPrChange>
          </w:tcPr>
          <w:p w14:paraId="7544BBBF" w14:textId="77777777" w:rsidR="00E43EF1" w:rsidRPr="003E6901" w:rsidRDefault="00E43EF1">
            <w:pPr>
              <w:pStyle w:val="TableParagraph"/>
              <w:rPr>
                <w:rFonts w:ascii="Times New Roman"/>
                <w:sz w:val="16"/>
                <w:szCs w:val="16"/>
              </w:rPr>
            </w:pPr>
          </w:p>
        </w:tc>
        <w:tc>
          <w:tcPr>
            <w:tcW w:w="1614" w:type="dxa"/>
            <w:tcBorders>
              <w:left w:val="single" w:sz="4" w:space="0" w:color="FFFFFF"/>
            </w:tcBorders>
            <w:shd w:val="clear" w:color="auto" w:fill="BDD7EE"/>
            <w:tcPrChange w:id="4654" w:author="Khamsaolee Xainhiaxang" w:date="2021-07-09T10:01:00Z">
              <w:tcPr>
                <w:tcW w:w="1614" w:type="dxa"/>
                <w:tcBorders>
                  <w:left w:val="single" w:sz="4" w:space="0" w:color="FFFFFF"/>
                </w:tcBorders>
                <w:shd w:val="clear" w:color="auto" w:fill="BDD7EE"/>
              </w:tcPr>
            </w:tcPrChange>
          </w:tcPr>
          <w:p w14:paraId="68E39661" w14:textId="77777777" w:rsidR="00E43EF1" w:rsidRPr="003E6901" w:rsidRDefault="000E40D2">
            <w:pPr>
              <w:pStyle w:val="TableParagraph"/>
              <w:spacing w:before="58"/>
              <w:ind w:left="33" w:right="33"/>
              <w:jc w:val="center"/>
              <w:rPr>
                <w:sz w:val="16"/>
                <w:szCs w:val="16"/>
              </w:rPr>
            </w:pPr>
            <w:r w:rsidRPr="003E6901">
              <w:rPr>
                <w:sz w:val="16"/>
                <w:szCs w:val="16"/>
              </w:rPr>
              <w:t>$ 1,270,222.00</w:t>
            </w:r>
          </w:p>
        </w:tc>
      </w:tr>
      <w:tr w:rsidR="00E43EF1" w14:paraId="33F878C7" w14:textId="77777777" w:rsidTr="00B2557C">
        <w:tblPrEx>
          <w:tblW w:w="0" w:type="auto"/>
          <w:tblInd w:w="257" w:type="dxa"/>
          <w:tblLayout w:type="fixed"/>
          <w:tblCellMar>
            <w:left w:w="0" w:type="dxa"/>
            <w:right w:w="0" w:type="dxa"/>
          </w:tblCellMar>
          <w:tblLook w:val="01E0" w:firstRow="1" w:lastRow="1" w:firstColumn="1" w:lastColumn="1" w:noHBand="0" w:noVBand="0"/>
          <w:tblPrExChange w:id="4655" w:author="Khamsaolee Xainhiaxang" w:date="2021-07-09T10:01:00Z">
            <w:tblPrEx>
              <w:tblW w:w="0" w:type="auto"/>
              <w:tblInd w:w="257" w:type="dxa"/>
              <w:tblLayout w:type="fixed"/>
              <w:tblCellMar>
                <w:left w:w="0" w:type="dxa"/>
                <w:right w:w="0" w:type="dxa"/>
              </w:tblCellMar>
              <w:tblLook w:val="01E0" w:firstRow="1" w:lastRow="1" w:firstColumn="1" w:lastColumn="1" w:noHBand="0" w:noVBand="0"/>
            </w:tblPrEx>
          </w:tblPrExChange>
        </w:tblPrEx>
        <w:trPr>
          <w:trHeight w:val="752"/>
          <w:trPrChange w:id="4656" w:author="Khamsaolee Xainhiaxang" w:date="2021-07-09T10:01:00Z">
            <w:trPr>
              <w:trHeight w:val="931"/>
            </w:trPr>
          </w:trPrChange>
        </w:trPr>
        <w:tc>
          <w:tcPr>
            <w:tcW w:w="733" w:type="dxa"/>
            <w:tcBorders>
              <w:right w:val="single" w:sz="4" w:space="0" w:color="FFFFFF"/>
            </w:tcBorders>
            <w:shd w:val="clear" w:color="auto" w:fill="DDEBF6"/>
            <w:tcPrChange w:id="4657" w:author="Khamsaolee Xainhiaxang" w:date="2021-07-09T10:01:00Z">
              <w:tcPr>
                <w:tcW w:w="733" w:type="dxa"/>
                <w:tcBorders>
                  <w:right w:val="single" w:sz="4" w:space="0" w:color="FFFFFF"/>
                </w:tcBorders>
                <w:shd w:val="clear" w:color="auto" w:fill="DDEBF6"/>
              </w:tcPr>
            </w:tcPrChange>
          </w:tcPr>
          <w:p w14:paraId="530BE0EE" w14:textId="77777777" w:rsidR="00E43EF1" w:rsidRPr="003E6901" w:rsidRDefault="000E40D2">
            <w:pPr>
              <w:pStyle w:val="TableParagraph"/>
              <w:spacing w:before="58"/>
              <w:jc w:val="center"/>
              <w:rPr>
                <w:b/>
                <w:sz w:val="16"/>
                <w:szCs w:val="16"/>
              </w:rPr>
            </w:pPr>
            <w:r w:rsidRPr="003E6901">
              <w:rPr>
                <w:b/>
                <w:sz w:val="16"/>
                <w:szCs w:val="16"/>
              </w:rPr>
              <w:t>3</w:t>
            </w:r>
          </w:p>
        </w:tc>
        <w:tc>
          <w:tcPr>
            <w:tcW w:w="990" w:type="dxa"/>
            <w:tcBorders>
              <w:left w:val="single" w:sz="4" w:space="0" w:color="FFFFFF"/>
              <w:right w:val="single" w:sz="4" w:space="0" w:color="FFFFFF"/>
            </w:tcBorders>
            <w:shd w:val="clear" w:color="auto" w:fill="DDEBF6"/>
            <w:tcPrChange w:id="4658" w:author="Khamsaolee Xainhiaxang" w:date="2021-07-09T10:01:00Z">
              <w:tcPr>
                <w:tcW w:w="990" w:type="dxa"/>
                <w:tcBorders>
                  <w:left w:val="single" w:sz="4" w:space="0" w:color="FFFFFF"/>
                  <w:right w:val="single" w:sz="4" w:space="0" w:color="FFFFFF"/>
                </w:tcBorders>
                <w:shd w:val="clear" w:color="auto" w:fill="DDEBF6"/>
              </w:tcPr>
            </w:tcPrChange>
          </w:tcPr>
          <w:p w14:paraId="09C0FBAE" w14:textId="77777777" w:rsidR="00E43EF1" w:rsidRPr="003E6901" w:rsidRDefault="000E40D2">
            <w:pPr>
              <w:pStyle w:val="TableParagraph"/>
              <w:spacing w:before="58"/>
              <w:jc w:val="center"/>
              <w:rPr>
                <w:b/>
                <w:sz w:val="16"/>
                <w:szCs w:val="16"/>
              </w:rPr>
            </w:pPr>
            <w:r w:rsidRPr="003E6901">
              <w:rPr>
                <w:b/>
                <w:sz w:val="16"/>
                <w:szCs w:val="16"/>
              </w:rPr>
              <w:t>4</w:t>
            </w:r>
          </w:p>
        </w:tc>
        <w:tc>
          <w:tcPr>
            <w:tcW w:w="2520" w:type="dxa"/>
            <w:tcBorders>
              <w:left w:val="single" w:sz="4" w:space="0" w:color="FFFFFF"/>
              <w:right w:val="single" w:sz="4" w:space="0" w:color="FFFFFF"/>
            </w:tcBorders>
            <w:shd w:val="clear" w:color="auto" w:fill="DDEBF6"/>
            <w:tcPrChange w:id="4659" w:author="Khamsaolee Xainhiaxang" w:date="2021-07-09T10:01:00Z">
              <w:tcPr>
                <w:tcW w:w="2520" w:type="dxa"/>
                <w:tcBorders>
                  <w:left w:val="single" w:sz="4" w:space="0" w:color="FFFFFF"/>
                  <w:right w:val="single" w:sz="4" w:space="0" w:color="FFFFFF"/>
                </w:tcBorders>
                <w:shd w:val="clear" w:color="auto" w:fill="DDEBF6"/>
              </w:tcPr>
            </w:tcPrChange>
          </w:tcPr>
          <w:p w14:paraId="4560C7AA" w14:textId="77777777" w:rsidR="008C17F5" w:rsidRDefault="00797CDB">
            <w:pPr>
              <w:pStyle w:val="TableParagraph"/>
              <w:spacing w:before="8" w:line="280" w:lineRule="atLeast"/>
              <w:ind w:left="194" w:right="174"/>
              <w:rPr>
                <w:ins w:id="4660" w:author="Khamsaolee Xainhiaxang" w:date="2021-07-08T20:49:00Z"/>
                <w:sz w:val="16"/>
                <w:szCs w:val="16"/>
              </w:rPr>
            </w:pPr>
            <w:r w:rsidRPr="003E6901">
              <w:rPr>
                <w:sz w:val="16"/>
                <w:szCs w:val="16"/>
              </w:rPr>
              <w:t xml:space="preserve">Cov Kawm Lus Askiv </w:t>
            </w:r>
          </w:p>
          <w:p w14:paraId="2C6F0F2F" w14:textId="77777777" w:rsidR="008C17F5" w:rsidRDefault="00797CDB">
            <w:pPr>
              <w:pStyle w:val="TableParagraph"/>
              <w:spacing w:before="8" w:line="280" w:lineRule="atLeast"/>
              <w:ind w:left="194" w:right="174"/>
              <w:rPr>
                <w:ins w:id="4661" w:author="Khamsaolee Xainhiaxang" w:date="2021-07-08T20:49:00Z"/>
                <w:sz w:val="16"/>
                <w:szCs w:val="16"/>
              </w:rPr>
            </w:pPr>
            <w:r w:rsidRPr="003E6901">
              <w:rPr>
                <w:sz w:val="16"/>
                <w:szCs w:val="16"/>
              </w:rPr>
              <w:t xml:space="preserve">Cov Hlua Uas Coj Los Tu </w:t>
            </w:r>
          </w:p>
          <w:p w14:paraId="4B84074B" w14:textId="0F6C0BCC" w:rsidR="00E43EF1" w:rsidRPr="003E6901" w:rsidRDefault="00797CDB">
            <w:pPr>
              <w:pStyle w:val="TableParagraph"/>
              <w:spacing w:before="8" w:line="280" w:lineRule="atLeast"/>
              <w:ind w:left="194" w:right="174"/>
              <w:rPr>
                <w:sz w:val="16"/>
                <w:szCs w:val="16"/>
              </w:rPr>
            </w:pPr>
            <w:r w:rsidRPr="003E6901">
              <w:rPr>
                <w:sz w:val="16"/>
                <w:szCs w:val="16"/>
              </w:rPr>
              <w:t xml:space="preserve">Cov </w:t>
            </w:r>
            <w:del w:id="4662" w:author="Khamsaolee Xainhiaxang" w:date="2021-07-08T21:46:00Z">
              <w:r w:rsidRPr="003E6901" w:rsidDel="00DE6083">
                <w:rPr>
                  <w:sz w:val="16"/>
                  <w:szCs w:val="16"/>
                </w:rPr>
                <w:delText>Tau Nyiaj Tsawg</w:delText>
              </w:r>
            </w:del>
            <w:ins w:id="4663" w:author="Khamsaolee Xainhiaxang" w:date="2021-07-08T21:46:00Z">
              <w:r w:rsidR="00DE6083">
                <w:rPr>
                  <w:sz w:val="16"/>
                  <w:szCs w:val="16"/>
                </w:rPr>
                <w:t>Neeg Txom Nyem</w:t>
              </w:r>
            </w:ins>
          </w:p>
        </w:tc>
        <w:tc>
          <w:tcPr>
            <w:tcW w:w="3240" w:type="dxa"/>
            <w:tcBorders>
              <w:left w:val="single" w:sz="4" w:space="0" w:color="FFFFFF"/>
              <w:right w:val="single" w:sz="4" w:space="0" w:color="FFFFFF"/>
            </w:tcBorders>
            <w:shd w:val="clear" w:color="auto" w:fill="DDEBF6"/>
            <w:tcPrChange w:id="4664" w:author="Khamsaolee Xainhiaxang" w:date="2021-07-09T10:01:00Z">
              <w:tcPr>
                <w:tcW w:w="3240" w:type="dxa"/>
                <w:tcBorders>
                  <w:left w:val="single" w:sz="4" w:space="0" w:color="FFFFFF"/>
                  <w:right w:val="single" w:sz="4" w:space="0" w:color="FFFFFF"/>
                </w:tcBorders>
                <w:shd w:val="clear" w:color="auto" w:fill="DDEBF6"/>
              </w:tcPr>
            </w:tcPrChange>
          </w:tcPr>
          <w:p w14:paraId="2318B438" w14:textId="0134E067" w:rsidR="00E43EF1" w:rsidRPr="003E6901" w:rsidRDefault="000E40D2" w:rsidP="00A939CF">
            <w:pPr>
              <w:pStyle w:val="TableParagraph"/>
              <w:spacing w:before="58"/>
              <w:ind w:left="53"/>
              <w:rPr>
                <w:sz w:val="16"/>
                <w:szCs w:val="16"/>
              </w:rPr>
            </w:pPr>
            <w:r w:rsidRPr="003E6901">
              <w:rPr>
                <w:sz w:val="16"/>
                <w:szCs w:val="16"/>
              </w:rPr>
              <w:t xml:space="preserve">Cov Kws Pab Tswv Yim </w:t>
            </w:r>
            <w:r w:rsidR="00C4438E" w:rsidRPr="003E6901">
              <w:rPr>
                <w:sz w:val="16"/>
                <w:szCs w:val="16"/>
              </w:rPr>
              <w:t xml:space="preserve">Hauv Tsev Kawm </w:t>
            </w:r>
            <w:del w:id="4665" w:author="Khamsaolee Xainhiaxang" w:date="2021-07-08T21:14:00Z">
              <w:r w:rsidR="00C4438E" w:rsidRPr="003E6901" w:rsidDel="00A939CF">
                <w:rPr>
                  <w:sz w:val="16"/>
                  <w:szCs w:val="16"/>
                </w:rPr>
                <w:delText>Qib Nrab</w:delText>
              </w:r>
            </w:del>
            <w:ins w:id="4666" w:author="Khamsaolee Xainhiaxang" w:date="2021-07-08T21:14:00Z">
              <w:r w:rsidR="00A939CF">
                <w:rPr>
                  <w:sz w:val="16"/>
                  <w:szCs w:val="16"/>
                </w:rPr>
                <w:t>High School</w:t>
              </w:r>
            </w:ins>
            <w:r w:rsidRPr="003E6901">
              <w:rPr>
                <w:sz w:val="16"/>
                <w:szCs w:val="16"/>
              </w:rPr>
              <w:t xml:space="preserve"> - Ntxiv</w:t>
            </w:r>
          </w:p>
        </w:tc>
        <w:tc>
          <w:tcPr>
            <w:tcW w:w="1620" w:type="dxa"/>
            <w:tcBorders>
              <w:left w:val="single" w:sz="4" w:space="0" w:color="FFFFFF"/>
              <w:right w:val="single" w:sz="4" w:space="0" w:color="FFFFFF"/>
            </w:tcBorders>
            <w:shd w:val="clear" w:color="auto" w:fill="DDEBF6"/>
            <w:tcPrChange w:id="4667" w:author="Khamsaolee Xainhiaxang" w:date="2021-07-09T10:01:00Z">
              <w:tcPr>
                <w:tcW w:w="1620" w:type="dxa"/>
                <w:tcBorders>
                  <w:left w:val="single" w:sz="4" w:space="0" w:color="FFFFFF"/>
                  <w:right w:val="single" w:sz="4" w:space="0" w:color="FFFFFF"/>
                </w:tcBorders>
                <w:shd w:val="clear" w:color="auto" w:fill="DDEBF6"/>
              </w:tcPr>
            </w:tcPrChange>
          </w:tcPr>
          <w:p w14:paraId="05C6985F" w14:textId="77777777" w:rsidR="00E43EF1" w:rsidRPr="003E6901" w:rsidRDefault="000E40D2">
            <w:pPr>
              <w:pStyle w:val="TableParagraph"/>
              <w:spacing w:before="58"/>
              <w:ind w:left="44" w:right="44"/>
              <w:jc w:val="center"/>
              <w:rPr>
                <w:sz w:val="16"/>
                <w:szCs w:val="16"/>
              </w:rPr>
            </w:pPr>
            <w:r w:rsidRPr="003E6901">
              <w:rPr>
                <w:sz w:val="16"/>
                <w:szCs w:val="16"/>
              </w:rPr>
              <w:t>$ 1,623,101.00</w:t>
            </w:r>
          </w:p>
        </w:tc>
        <w:tc>
          <w:tcPr>
            <w:tcW w:w="1530" w:type="dxa"/>
            <w:tcBorders>
              <w:left w:val="single" w:sz="4" w:space="0" w:color="FFFFFF"/>
              <w:right w:val="single" w:sz="4" w:space="0" w:color="FFFFFF"/>
            </w:tcBorders>
            <w:shd w:val="clear" w:color="auto" w:fill="DDEBF6"/>
            <w:tcPrChange w:id="4668" w:author="Khamsaolee Xainhiaxang" w:date="2021-07-09T10:01:00Z">
              <w:tcPr>
                <w:tcW w:w="1530" w:type="dxa"/>
                <w:tcBorders>
                  <w:left w:val="single" w:sz="4" w:space="0" w:color="FFFFFF"/>
                  <w:right w:val="single" w:sz="4" w:space="0" w:color="FFFFFF"/>
                </w:tcBorders>
                <w:shd w:val="clear" w:color="auto" w:fill="DDEBF6"/>
              </w:tcPr>
            </w:tcPrChange>
          </w:tcPr>
          <w:p w14:paraId="2ED027B0" w14:textId="77777777" w:rsidR="00E43EF1" w:rsidRPr="003E6901" w:rsidRDefault="00E43EF1">
            <w:pPr>
              <w:pStyle w:val="TableParagraph"/>
              <w:rPr>
                <w:rFonts w:ascii="Times New Roman"/>
                <w:sz w:val="16"/>
                <w:szCs w:val="16"/>
              </w:rPr>
            </w:pPr>
          </w:p>
        </w:tc>
        <w:tc>
          <w:tcPr>
            <w:tcW w:w="1440" w:type="dxa"/>
            <w:tcBorders>
              <w:left w:val="single" w:sz="4" w:space="0" w:color="FFFFFF"/>
              <w:right w:val="single" w:sz="4" w:space="0" w:color="FFFFFF"/>
            </w:tcBorders>
            <w:shd w:val="clear" w:color="auto" w:fill="DDEBF6"/>
            <w:tcPrChange w:id="4669" w:author="Khamsaolee Xainhiaxang" w:date="2021-07-09T10:01:00Z">
              <w:tcPr>
                <w:tcW w:w="1440" w:type="dxa"/>
                <w:tcBorders>
                  <w:left w:val="single" w:sz="4" w:space="0" w:color="FFFFFF"/>
                  <w:right w:val="single" w:sz="4" w:space="0" w:color="FFFFFF"/>
                </w:tcBorders>
                <w:shd w:val="clear" w:color="auto" w:fill="DDEBF6"/>
              </w:tcPr>
            </w:tcPrChange>
          </w:tcPr>
          <w:p w14:paraId="028F671A" w14:textId="77777777" w:rsidR="00E43EF1" w:rsidRPr="003E6901" w:rsidRDefault="00E43EF1">
            <w:pPr>
              <w:pStyle w:val="TableParagraph"/>
              <w:rPr>
                <w:rFonts w:ascii="Times New Roman"/>
                <w:sz w:val="16"/>
                <w:szCs w:val="16"/>
              </w:rPr>
            </w:pPr>
          </w:p>
        </w:tc>
        <w:tc>
          <w:tcPr>
            <w:tcW w:w="1413" w:type="dxa"/>
            <w:tcBorders>
              <w:left w:val="single" w:sz="4" w:space="0" w:color="FFFFFF"/>
              <w:right w:val="single" w:sz="4" w:space="0" w:color="FFFFFF"/>
            </w:tcBorders>
            <w:shd w:val="clear" w:color="auto" w:fill="DDEBF6"/>
            <w:tcPrChange w:id="4670" w:author="Khamsaolee Xainhiaxang" w:date="2021-07-09T10:01:00Z">
              <w:tcPr>
                <w:tcW w:w="1413" w:type="dxa"/>
                <w:tcBorders>
                  <w:left w:val="single" w:sz="4" w:space="0" w:color="FFFFFF"/>
                  <w:right w:val="single" w:sz="4" w:space="0" w:color="FFFFFF"/>
                </w:tcBorders>
                <w:shd w:val="clear" w:color="auto" w:fill="DDEBF6"/>
              </w:tcPr>
            </w:tcPrChange>
          </w:tcPr>
          <w:p w14:paraId="527313F4" w14:textId="77777777" w:rsidR="00E43EF1" w:rsidRPr="003E6901" w:rsidRDefault="00E43EF1">
            <w:pPr>
              <w:pStyle w:val="TableParagraph"/>
              <w:rPr>
                <w:rFonts w:ascii="Times New Roman"/>
                <w:sz w:val="16"/>
                <w:szCs w:val="16"/>
              </w:rPr>
            </w:pPr>
          </w:p>
        </w:tc>
        <w:tc>
          <w:tcPr>
            <w:tcW w:w="1614" w:type="dxa"/>
            <w:tcBorders>
              <w:left w:val="single" w:sz="4" w:space="0" w:color="FFFFFF"/>
            </w:tcBorders>
            <w:shd w:val="clear" w:color="auto" w:fill="DDEBF6"/>
            <w:tcPrChange w:id="4671" w:author="Khamsaolee Xainhiaxang" w:date="2021-07-09T10:01:00Z">
              <w:tcPr>
                <w:tcW w:w="1614" w:type="dxa"/>
                <w:tcBorders>
                  <w:left w:val="single" w:sz="4" w:space="0" w:color="FFFFFF"/>
                </w:tcBorders>
                <w:shd w:val="clear" w:color="auto" w:fill="DDEBF6"/>
              </w:tcPr>
            </w:tcPrChange>
          </w:tcPr>
          <w:p w14:paraId="23D16ABC" w14:textId="77777777" w:rsidR="00E43EF1" w:rsidRPr="003E6901" w:rsidRDefault="000E40D2">
            <w:pPr>
              <w:pStyle w:val="TableParagraph"/>
              <w:spacing w:before="58"/>
              <w:ind w:left="33" w:right="33"/>
              <w:jc w:val="center"/>
              <w:rPr>
                <w:sz w:val="16"/>
                <w:szCs w:val="16"/>
              </w:rPr>
            </w:pPr>
            <w:r w:rsidRPr="003E6901">
              <w:rPr>
                <w:sz w:val="16"/>
                <w:szCs w:val="16"/>
              </w:rPr>
              <w:t>$ 1,623,101.00</w:t>
            </w:r>
          </w:p>
        </w:tc>
      </w:tr>
      <w:tr w:rsidR="00E43EF1" w14:paraId="0C7613F0" w14:textId="77777777" w:rsidTr="0022711D">
        <w:trPr>
          <w:trHeight w:val="932"/>
        </w:trPr>
        <w:tc>
          <w:tcPr>
            <w:tcW w:w="733" w:type="dxa"/>
            <w:tcBorders>
              <w:right w:val="single" w:sz="4" w:space="0" w:color="FFFFFF"/>
            </w:tcBorders>
            <w:shd w:val="clear" w:color="auto" w:fill="BDD7EE"/>
          </w:tcPr>
          <w:p w14:paraId="5E3E32E6" w14:textId="77777777" w:rsidR="00E43EF1" w:rsidRPr="003E6901" w:rsidRDefault="000E40D2">
            <w:pPr>
              <w:pStyle w:val="TableParagraph"/>
              <w:spacing w:before="58"/>
              <w:jc w:val="center"/>
              <w:rPr>
                <w:b/>
                <w:sz w:val="16"/>
                <w:szCs w:val="16"/>
              </w:rPr>
            </w:pPr>
            <w:r w:rsidRPr="003E6901">
              <w:rPr>
                <w:b/>
                <w:sz w:val="16"/>
                <w:szCs w:val="16"/>
              </w:rPr>
              <w:t>3</w:t>
            </w:r>
          </w:p>
        </w:tc>
        <w:tc>
          <w:tcPr>
            <w:tcW w:w="990" w:type="dxa"/>
            <w:tcBorders>
              <w:left w:val="single" w:sz="4" w:space="0" w:color="FFFFFF"/>
              <w:right w:val="single" w:sz="4" w:space="0" w:color="FFFFFF"/>
            </w:tcBorders>
            <w:shd w:val="clear" w:color="auto" w:fill="BDD7EE"/>
          </w:tcPr>
          <w:p w14:paraId="13337BC5" w14:textId="77777777" w:rsidR="00E43EF1" w:rsidRPr="003E6901" w:rsidRDefault="000E40D2">
            <w:pPr>
              <w:pStyle w:val="TableParagraph"/>
              <w:spacing w:before="58"/>
              <w:jc w:val="center"/>
              <w:rPr>
                <w:b/>
                <w:sz w:val="16"/>
                <w:szCs w:val="16"/>
              </w:rPr>
            </w:pPr>
            <w:r w:rsidRPr="003E6901">
              <w:rPr>
                <w:b/>
                <w:sz w:val="16"/>
                <w:szCs w:val="16"/>
              </w:rPr>
              <w:t>5</w:t>
            </w:r>
          </w:p>
        </w:tc>
        <w:tc>
          <w:tcPr>
            <w:tcW w:w="2520" w:type="dxa"/>
            <w:tcBorders>
              <w:left w:val="single" w:sz="4" w:space="0" w:color="FFFFFF"/>
              <w:right w:val="single" w:sz="4" w:space="0" w:color="FFFFFF"/>
            </w:tcBorders>
            <w:shd w:val="clear" w:color="auto" w:fill="BDD7EE"/>
          </w:tcPr>
          <w:p w14:paraId="6D9BFFAD" w14:textId="77777777" w:rsidR="008C17F5" w:rsidRDefault="00797CDB">
            <w:pPr>
              <w:pStyle w:val="TableParagraph"/>
              <w:spacing w:before="8" w:line="280" w:lineRule="atLeast"/>
              <w:ind w:left="194" w:right="174"/>
              <w:rPr>
                <w:ins w:id="4672" w:author="Khamsaolee Xainhiaxang" w:date="2021-07-08T20:49:00Z"/>
                <w:sz w:val="16"/>
                <w:szCs w:val="16"/>
              </w:rPr>
            </w:pPr>
            <w:r w:rsidRPr="003E6901">
              <w:rPr>
                <w:sz w:val="16"/>
                <w:szCs w:val="16"/>
              </w:rPr>
              <w:t xml:space="preserve">Cov Kawm Lus Askiv </w:t>
            </w:r>
          </w:p>
          <w:p w14:paraId="5FBB5896" w14:textId="77777777" w:rsidR="008C17F5" w:rsidRDefault="00797CDB">
            <w:pPr>
              <w:pStyle w:val="TableParagraph"/>
              <w:spacing w:before="8" w:line="280" w:lineRule="atLeast"/>
              <w:ind w:left="194" w:right="174"/>
              <w:rPr>
                <w:ins w:id="4673" w:author="Khamsaolee Xainhiaxang" w:date="2021-07-08T20:49:00Z"/>
                <w:sz w:val="16"/>
                <w:szCs w:val="16"/>
              </w:rPr>
            </w:pPr>
            <w:r w:rsidRPr="003E6901">
              <w:rPr>
                <w:sz w:val="16"/>
                <w:szCs w:val="16"/>
              </w:rPr>
              <w:t xml:space="preserve">Cov Hlua Uas Coj Los Tu </w:t>
            </w:r>
          </w:p>
          <w:p w14:paraId="392002B8" w14:textId="669309A4" w:rsidR="00E43EF1" w:rsidRPr="003E6901" w:rsidRDefault="00797CDB">
            <w:pPr>
              <w:pStyle w:val="TableParagraph"/>
              <w:spacing w:before="8" w:line="280" w:lineRule="atLeast"/>
              <w:ind w:left="194" w:right="174"/>
              <w:rPr>
                <w:sz w:val="16"/>
                <w:szCs w:val="16"/>
              </w:rPr>
            </w:pPr>
            <w:r w:rsidRPr="003E6901">
              <w:rPr>
                <w:sz w:val="16"/>
                <w:szCs w:val="16"/>
              </w:rPr>
              <w:t xml:space="preserve">Cov </w:t>
            </w:r>
            <w:del w:id="4674" w:author="Khamsaolee Xainhiaxang" w:date="2021-07-08T21:46:00Z">
              <w:r w:rsidRPr="003E6901" w:rsidDel="00DE6083">
                <w:rPr>
                  <w:sz w:val="16"/>
                  <w:szCs w:val="16"/>
                </w:rPr>
                <w:delText>Tau Nyiaj Tsawg</w:delText>
              </w:r>
            </w:del>
            <w:ins w:id="4675" w:author="Khamsaolee Xainhiaxang" w:date="2021-07-08T21:46:00Z">
              <w:r w:rsidR="00DE6083">
                <w:rPr>
                  <w:sz w:val="16"/>
                  <w:szCs w:val="16"/>
                </w:rPr>
                <w:t>Neeg Txom Nyem</w:t>
              </w:r>
            </w:ins>
          </w:p>
        </w:tc>
        <w:tc>
          <w:tcPr>
            <w:tcW w:w="3240" w:type="dxa"/>
            <w:tcBorders>
              <w:left w:val="single" w:sz="4" w:space="0" w:color="FFFFFF"/>
              <w:right w:val="single" w:sz="4" w:space="0" w:color="FFFFFF"/>
            </w:tcBorders>
            <w:shd w:val="clear" w:color="auto" w:fill="BDD7EE"/>
          </w:tcPr>
          <w:p w14:paraId="1C1511A1" w14:textId="75006D25" w:rsidR="00E43EF1" w:rsidRPr="003E6901" w:rsidRDefault="000E40D2">
            <w:pPr>
              <w:pStyle w:val="TableParagraph"/>
              <w:spacing w:before="58"/>
              <w:ind w:left="53"/>
              <w:rPr>
                <w:sz w:val="16"/>
                <w:szCs w:val="16"/>
              </w:rPr>
            </w:pPr>
            <w:r w:rsidRPr="003E6901">
              <w:rPr>
                <w:sz w:val="16"/>
                <w:szCs w:val="16"/>
              </w:rPr>
              <w:t>Lwm Thawj Xib</w:t>
            </w:r>
            <w:r w:rsidR="00C4438E" w:rsidRPr="003E6901">
              <w:rPr>
                <w:sz w:val="16"/>
                <w:szCs w:val="16"/>
              </w:rPr>
              <w:t xml:space="preserve"> </w:t>
            </w:r>
            <w:r w:rsidRPr="003E6901">
              <w:rPr>
                <w:sz w:val="16"/>
                <w:szCs w:val="16"/>
              </w:rPr>
              <w:t>fwb - Ntxiv</w:t>
            </w:r>
          </w:p>
        </w:tc>
        <w:tc>
          <w:tcPr>
            <w:tcW w:w="1620" w:type="dxa"/>
            <w:tcBorders>
              <w:left w:val="single" w:sz="4" w:space="0" w:color="FFFFFF"/>
              <w:right w:val="single" w:sz="4" w:space="0" w:color="FFFFFF"/>
            </w:tcBorders>
            <w:shd w:val="clear" w:color="auto" w:fill="BDD7EE"/>
          </w:tcPr>
          <w:p w14:paraId="6F521D96" w14:textId="77777777" w:rsidR="00E43EF1" w:rsidRPr="003E6901" w:rsidRDefault="000E40D2">
            <w:pPr>
              <w:pStyle w:val="TableParagraph"/>
              <w:spacing w:before="58"/>
              <w:ind w:left="44" w:right="44"/>
              <w:jc w:val="center"/>
              <w:rPr>
                <w:sz w:val="16"/>
                <w:szCs w:val="16"/>
              </w:rPr>
            </w:pPr>
            <w:r w:rsidRPr="003E6901">
              <w:rPr>
                <w:sz w:val="16"/>
                <w:szCs w:val="16"/>
              </w:rPr>
              <w:t>$ 2,884,166.00</w:t>
            </w:r>
          </w:p>
        </w:tc>
        <w:tc>
          <w:tcPr>
            <w:tcW w:w="1530" w:type="dxa"/>
            <w:tcBorders>
              <w:left w:val="single" w:sz="4" w:space="0" w:color="FFFFFF"/>
              <w:right w:val="single" w:sz="4" w:space="0" w:color="FFFFFF"/>
            </w:tcBorders>
            <w:shd w:val="clear" w:color="auto" w:fill="BDD7EE"/>
          </w:tcPr>
          <w:p w14:paraId="3C45E400" w14:textId="77777777" w:rsidR="00E43EF1" w:rsidRPr="003E6901" w:rsidRDefault="00E43EF1">
            <w:pPr>
              <w:pStyle w:val="TableParagraph"/>
              <w:rPr>
                <w:rFonts w:ascii="Times New Roman"/>
                <w:sz w:val="16"/>
                <w:szCs w:val="16"/>
              </w:rPr>
            </w:pPr>
          </w:p>
        </w:tc>
        <w:tc>
          <w:tcPr>
            <w:tcW w:w="1440" w:type="dxa"/>
            <w:tcBorders>
              <w:left w:val="single" w:sz="4" w:space="0" w:color="FFFFFF"/>
              <w:right w:val="single" w:sz="4" w:space="0" w:color="FFFFFF"/>
            </w:tcBorders>
            <w:shd w:val="clear" w:color="auto" w:fill="BDD7EE"/>
          </w:tcPr>
          <w:p w14:paraId="6048AC0A" w14:textId="77777777" w:rsidR="00E43EF1" w:rsidRPr="003E6901" w:rsidRDefault="00E43EF1">
            <w:pPr>
              <w:pStyle w:val="TableParagraph"/>
              <w:rPr>
                <w:rFonts w:ascii="Times New Roman"/>
                <w:sz w:val="16"/>
                <w:szCs w:val="16"/>
              </w:rPr>
            </w:pPr>
          </w:p>
        </w:tc>
        <w:tc>
          <w:tcPr>
            <w:tcW w:w="1413" w:type="dxa"/>
            <w:tcBorders>
              <w:left w:val="single" w:sz="4" w:space="0" w:color="FFFFFF"/>
              <w:right w:val="single" w:sz="4" w:space="0" w:color="FFFFFF"/>
            </w:tcBorders>
            <w:shd w:val="clear" w:color="auto" w:fill="BDD7EE"/>
          </w:tcPr>
          <w:p w14:paraId="5EFCE5E1" w14:textId="77777777" w:rsidR="00E43EF1" w:rsidRPr="003E6901" w:rsidRDefault="00E43EF1">
            <w:pPr>
              <w:pStyle w:val="TableParagraph"/>
              <w:rPr>
                <w:rFonts w:ascii="Times New Roman"/>
                <w:sz w:val="16"/>
                <w:szCs w:val="16"/>
              </w:rPr>
            </w:pPr>
          </w:p>
        </w:tc>
        <w:tc>
          <w:tcPr>
            <w:tcW w:w="1614" w:type="dxa"/>
            <w:tcBorders>
              <w:left w:val="single" w:sz="4" w:space="0" w:color="FFFFFF"/>
            </w:tcBorders>
            <w:shd w:val="clear" w:color="auto" w:fill="BDD7EE"/>
          </w:tcPr>
          <w:p w14:paraId="270BD84F" w14:textId="77777777" w:rsidR="00E43EF1" w:rsidRPr="003E6901" w:rsidRDefault="000E40D2">
            <w:pPr>
              <w:pStyle w:val="TableParagraph"/>
              <w:spacing w:before="58"/>
              <w:ind w:left="33" w:right="33"/>
              <w:jc w:val="center"/>
              <w:rPr>
                <w:sz w:val="16"/>
                <w:szCs w:val="16"/>
              </w:rPr>
            </w:pPr>
            <w:r w:rsidRPr="003E6901">
              <w:rPr>
                <w:sz w:val="16"/>
                <w:szCs w:val="16"/>
              </w:rPr>
              <w:t>$ 2,884,166.00</w:t>
            </w:r>
          </w:p>
        </w:tc>
      </w:tr>
      <w:tr w:rsidR="00E43EF1" w14:paraId="47497452" w14:textId="77777777" w:rsidTr="00B2557C">
        <w:tblPrEx>
          <w:tblW w:w="0" w:type="auto"/>
          <w:tblInd w:w="257" w:type="dxa"/>
          <w:tblLayout w:type="fixed"/>
          <w:tblCellMar>
            <w:left w:w="0" w:type="dxa"/>
            <w:right w:w="0" w:type="dxa"/>
          </w:tblCellMar>
          <w:tblLook w:val="01E0" w:firstRow="1" w:lastRow="1" w:firstColumn="1" w:lastColumn="1" w:noHBand="0" w:noVBand="0"/>
          <w:tblPrExChange w:id="4676" w:author="Khamsaolee Xainhiaxang" w:date="2021-07-09T10:01:00Z">
            <w:tblPrEx>
              <w:tblW w:w="0" w:type="auto"/>
              <w:tblInd w:w="257" w:type="dxa"/>
              <w:tblLayout w:type="fixed"/>
              <w:tblCellMar>
                <w:left w:w="0" w:type="dxa"/>
                <w:right w:w="0" w:type="dxa"/>
              </w:tblCellMar>
              <w:tblLook w:val="01E0" w:firstRow="1" w:lastRow="1" w:firstColumn="1" w:lastColumn="1" w:noHBand="0" w:noVBand="0"/>
            </w:tblPrEx>
          </w:tblPrExChange>
        </w:tblPrEx>
        <w:trPr>
          <w:trHeight w:val="851"/>
          <w:trPrChange w:id="4677" w:author="Khamsaolee Xainhiaxang" w:date="2021-07-09T10:01:00Z">
            <w:trPr>
              <w:trHeight w:val="931"/>
            </w:trPr>
          </w:trPrChange>
        </w:trPr>
        <w:tc>
          <w:tcPr>
            <w:tcW w:w="733" w:type="dxa"/>
            <w:tcBorders>
              <w:right w:val="single" w:sz="4" w:space="0" w:color="FFFFFF"/>
            </w:tcBorders>
            <w:shd w:val="clear" w:color="auto" w:fill="DDEBF6"/>
            <w:tcPrChange w:id="4678" w:author="Khamsaolee Xainhiaxang" w:date="2021-07-09T10:01:00Z">
              <w:tcPr>
                <w:tcW w:w="733" w:type="dxa"/>
                <w:tcBorders>
                  <w:right w:val="single" w:sz="4" w:space="0" w:color="FFFFFF"/>
                </w:tcBorders>
                <w:shd w:val="clear" w:color="auto" w:fill="DDEBF6"/>
              </w:tcPr>
            </w:tcPrChange>
          </w:tcPr>
          <w:p w14:paraId="28E78B5F" w14:textId="77777777" w:rsidR="00E43EF1" w:rsidRPr="003E6901" w:rsidRDefault="000E40D2">
            <w:pPr>
              <w:pStyle w:val="TableParagraph"/>
              <w:spacing w:before="58"/>
              <w:jc w:val="center"/>
              <w:rPr>
                <w:b/>
                <w:sz w:val="16"/>
                <w:szCs w:val="16"/>
              </w:rPr>
            </w:pPr>
            <w:r w:rsidRPr="003E6901">
              <w:rPr>
                <w:b/>
                <w:sz w:val="16"/>
                <w:szCs w:val="16"/>
              </w:rPr>
              <w:t>3</w:t>
            </w:r>
          </w:p>
        </w:tc>
        <w:tc>
          <w:tcPr>
            <w:tcW w:w="990" w:type="dxa"/>
            <w:tcBorders>
              <w:left w:val="single" w:sz="4" w:space="0" w:color="FFFFFF"/>
              <w:right w:val="single" w:sz="4" w:space="0" w:color="FFFFFF"/>
            </w:tcBorders>
            <w:shd w:val="clear" w:color="auto" w:fill="DDEBF6"/>
            <w:tcPrChange w:id="4679" w:author="Khamsaolee Xainhiaxang" w:date="2021-07-09T10:01:00Z">
              <w:tcPr>
                <w:tcW w:w="990" w:type="dxa"/>
                <w:tcBorders>
                  <w:left w:val="single" w:sz="4" w:space="0" w:color="FFFFFF"/>
                  <w:right w:val="single" w:sz="4" w:space="0" w:color="FFFFFF"/>
                </w:tcBorders>
                <w:shd w:val="clear" w:color="auto" w:fill="DDEBF6"/>
              </w:tcPr>
            </w:tcPrChange>
          </w:tcPr>
          <w:p w14:paraId="55DA834B" w14:textId="77777777" w:rsidR="00E43EF1" w:rsidRPr="003E6901" w:rsidRDefault="000E40D2">
            <w:pPr>
              <w:pStyle w:val="TableParagraph"/>
              <w:spacing w:before="58"/>
              <w:jc w:val="center"/>
              <w:rPr>
                <w:b/>
                <w:sz w:val="16"/>
                <w:szCs w:val="16"/>
              </w:rPr>
            </w:pPr>
            <w:r w:rsidRPr="003E6901">
              <w:rPr>
                <w:b/>
                <w:sz w:val="16"/>
                <w:szCs w:val="16"/>
              </w:rPr>
              <w:t>6</w:t>
            </w:r>
          </w:p>
        </w:tc>
        <w:tc>
          <w:tcPr>
            <w:tcW w:w="2520" w:type="dxa"/>
            <w:tcBorders>
              <w:left w:val="single" w:sz="4" w:space="0" w:color="FFFFFF"/>
              <w:right w:val="single" w:sz="4" w:space="0" w:color="FFFFFF"/>
            </w:tcBorders>
            <w:shd w:val="clear" w:color="auto" w:fill="DDEBF6"/>
            <w:tcPrChange w:id="4680" w:author="Khamsaolee Xainhiaxang" w:date="2021-07-09T10:01:00Z">
              <w:tcPr>
                <w:tcW w:w="2520" w:type="dxa"/>
                <w:tcBorders>
                  <w:left w:val="single" w:sz="4" w:space="0" w:color="FFFFFF"/>
                  <w:right w:val="single" w:sz="4" w:space="0" w:color="FFFFFF"/>
                </w:tcBorders>
                <w:shd w:val="clear" w:color="auto" w:fill="DDEBF6"/>
              </w:tcPr>
            </w:tcPrChange>
          </w:tcPr>
          <w:p w14:paraId="6CA3C5E6" w14:textId="77777777" w:rsidR="008C17F5" w:rsidRDefault="00797CDB">
            <w:pPr>
              <w:pStyle w:val="TableParagraph"/>
              <w:spacing w:before="8" w:line="280" w:lineRule="atLeast"/>
              <w:ind w:left="194" w:right="174"/>
              <w:rPr>
                <w:ins w:id="4681" w:author="Khamsaolee Xainhiaxang" w:date="2021-07-08T20:49:00Z"/>
                <w:sz w:val="16"/>
                <w:szCs w:val="16"/>
              </w:rPr>
            </w:pPr>
            <w:r w:rsidRPr="003E6901">
              <w:rPr>
                <w:sz w:val="16"/>
                <w:szCs w:val="16"/>
              </w:rPr>
              <w:t xml:space="preserve">Cov Kawm Lus Askiv </w:t>
            </w:r>
          </w:p>
          <w:p w14:paraId="4026A3A6" w14:textId="77777777" w:rsidR="008C17F5" w:rsidRDefault="00797CDB">
            <w:pPr>
              <w:pStyle w:val="TableParagraph"/>
              <w:spacing w:before="8" w:line="280" w:lineRule="atLeast"/>
              <w:ind w:left="194" w:right="174"/>
              <w:rPr>
                <w:ins w:id="4682" w:author="Khamsaolee Xainhiaxang" w:date="2021-07-08T20:49:00Z"/>
                <w:sz w:val="16"/>
                <w:szCs w:val="16"/>
              </w:rPr>
            </w:pPr>
            <w:r w:rsidRPr="003E6901">
              <w:rPr>
                <w:sz w:val="16"/>
                <w:szCs w:val="16"/>
              </w:rPr>
              <w:t xml:space="preserve">Cov Hlua Uas Coj Los Tu </w:t>
            </w:r>
          </w:p>
          <w:p w14:paraId="3AEBAE89" w14:textId="1C873827" w:rsidR="00E43EF1" w:rsidRPr="003E6901" w:rsidRDefault="00797CDB">
            <w:pPr>
              <w:pStyle w:val="TableParagraph"/>
              <w:spacing w:before="8" w:line="280" w:lineRule="atLeast"/>
              <w:ind w:left="194" w:right="174"/>
              <w:rPr>
                <w:sz w:val="16"/>
                <w:szCs w:val="16"/>
              </w:rPr>
            </w:pPr>
            <w:r w:rsidRPr="003E6901">
              <w:rPr>
                <w:sz w:val="16"/>
                <w:szCs w:val="16"/>
              </w:rPr>
              <w:t xml:space="preserve">Cov </w:t>
            </w:r>
            <w:del w:id="4683" w:author="Khamsaolee Xainhiaxang" w:date="2021-07-08T21:46:00Z">
              <w:r w:rsidRPr="003E6901" w:rsidDel="00DE6083">
                <w:rPr>
                  <w:sz w:val="16"/>
                  <w:szCs w:val="16"/>
                </w:rPr>
                <w:delText>Tau Nyiaj Tsawg</w:delText>
              </w:r>
            </w:del>
            <w:ins w:id="4684" w:author="Khamsaolee Xainhiaxang" w:date="2021-07-08T21:46:00Z">
              <w:r w:rsidR="00DE6083">
                <w:rPr>
                  <w:sz w:val="16"/>
                  <w:szCs w:val="16"/>
                </w:rPr>
                <w:t>Neeg Txom Nyem</w:t>
              </w:r>
            </w:ins>
          </w:p>
        </w:tc>
        <w:tc>
          <w:tcPr>
            <w:tcW w:w="3240" w:type="dxa"/>
            <w:tcBorders>
              <w:left w:val="single" w:sz="4" w:space="0" w:color="FFFFFF"/>
              <w:right w:val="single" w:sz="4" w:space="0" w:color="FFFFFF"/>
            </w:tcBorders>
            <w:shd w:val="clear" w:color="auto" w:fill="DDEBF6"/>
            <w:tcPrChange w:id="4685" w:author="Khamsaolee Xainhiaxang" w:date="2021-07-09T10:01:00Z">
              <w:tcPr>
                <w:tcW w:w="3240" w:type="dxa"/>
                <w:tcBorders>
                  <w:left w:val="single" w:sz="4" w:space="0" w:color="FFFFFF"/>
                  <w:right w:val="single" w:sz="4" w:space="0" w:color="FFFFFF"/>
                </w:tcBorders>
                <w:shd w:val="clear" w:color="auto" w:fill="DDEBF6"/>
              </w:tcPr>
            </w:tcPrChange>
          </w:tcPr>
          <w:p w14:paraId="7E9392E2" w14:textId="5E029AAC" w:rsidR="00E43EF1" w:rsidRPr="003E6901" w:rsidRDefault="00C4438E" w:rsidP="004A2AF3">
            <w:pPr>
              <w:pStyle w:val="TableParagraph"/>
              <w:spacing w:before="58"/>
              <w:ind w:left="53"/>
              <w:rPr>
                <w:sz w:val="16"/>
                <w:szCs w:val="16"/>
              </w:rPr>
            </w:pPr>
            <w:r w:rsidRPr="003E6901">
              <w:rPr>
                <w:sz w:val="16"/>
                <w:szCs w:val="16"/>
              </w:rPr>
              <w:t xml:space="preserve">Kev </w:t>
            </w:r>
            <w:del w:id="4686" w:author="Khamsaolee Xainhiaxang" w:date="2021-07-08T21:16:00Z">
              <w:r w:rsidRPr="003E6901" w:rsidDel="00BD60FE">
                <w:rPr>
                  <w:sz w:val="16"/>
                  <w:szCs w:val="16"/>
                </w:rPr>
                <w:delText xml:space="preserve">Npaj </w:delText>
              </w:r>
            </w:del>
            <w:r w:rsidRPr="003E6901">
              <w:rPr>
                <w:sz w:val="16"/>
                <w:szCs w:val="16"/>
              </w:rPr>
              <w:t xml:space="preserve">Ua Yeeb Yam </w:t>
            </w:r>
            <w:del w:id="4687" w:author="Khamsaolee Xainhiaxang" w:date="2021-07-08T21:17:00Z">
              <w:r w:rsidRPr="003E6901" w:rsidDel="004A2AF3">
                <w:rPr>
                  <w:sz w:val="16"/>
                  <w:szCs w:val="16"/>
                </w:rPr>
                <w:delText xml:space="preserve">thiab pom zoo lis tiag </w:delText>
              </w:r>
            </w:del>
            <w:r w:rsidRPr="003E6901">
              <w:rPr>
                <w:sz w:val="16"/>
                <w:szCs w:val="16"/>
              </w:rPr>
              <w:t>(</w:t>
            </w:r>
            <w:ins w:id="4688" w:author="Khamsaolee Xainhiaxang" w:date="2021-07-08T21:17:00Z">
              <w:r w:rsidR="004A2AF3" w:rsidRPr="004A2AF3">
                <w:rPr>
                  <w:sz w:val="16"/>
                  <w:szCs w:val="16"/>
                </w:rPr>
                <w:t>Visual and Performing Arts</w:t>
              </w:r>
            </w:ins>
            <w:del w:id="4689" w:author="Khamsaolee Xainhiaxang" w:date="2021-07-08T21:17:00Z">
              <w:r w:rsidRPr="003E6901" w:rsidDel="004A2AF3">
                <w:rPr>
                  <w:sz w:val="16"/>
                  <w:szCs w:val="16"/>
                </w:rPr>
                <w:delText>visual</w:delText>
              </w:r>
            </w:del>
            <w:r w:rsidRPr="003E6901">
              <w:rPr>
                <w:sz w:val="16"/>
                <w:szCs w:val="16"/>
              </w:rPr>
              <w:t>)</w:t>
            </w:r>
          </w:p>
        </w:tc>
        <w:tc>
          <w:tcPr>
            <w:tcW w:w="1620" w:type="dxa"/>
            <w:tcBorders>
              <w:left w:val="single" w:sz="4" w:space="0" w:color="FFFFFF"/>
              <w:right w:val="single" w:sz="4" w:space="0" w:color="FFFFFF"/>
            </w:tcBorders>
            <w:shd w:val="clear" w:color="auto" w:fill="DDEBF6"/>
            <w:tcPrChange w:id="4690" w:author="Khamsaolee Xainhiaxang" w:date="2021-07-09T10:01:00Z">
              <w:tcPr>
                <w:tcW w:w="1620" w:type="dxa"/>
                <w:tcBorders>
                  <w:left w:val="single" w:sz="4" w:space="0" w:color="FFFFFF"/>
                  <w:right w:val="single" w:sz="4" w:space="0" w:color="FFFFFF"/>
                </w:tcBorders>
                <w:shd w:val="clear" w:color="auto" w:fill="DDEBF6"/>
              </w:tcPr>
            </w:tcPrChange>
          </w:tcPr>
          <w:p w14:paraId="7E76F57D" w14:textId="77777777" w:rsidR="00E43EF1" w:rsidRPr="003E6901" w:rsidRDefault="000E40D2">
            <w:pPr>
              <w:pStyle w:val="TableParagraph"/>
              <w:spacing w:before="58"/>
              <w:ind w:left="44" w:right="44"/>
              <w:jc w:val="center"/>
              <w:rPr>
                <w:sz w:val="16"/>
                <w:szCs w:val="16"/>
              </w:rPr>
            </w:pPr>
            <w:r w:rsidRPr="003E6901">
              <w:rPr>
                <w:sz w:val="16"/>
                <w:szCs w:val="16"/>
              </w:rPr>
              <w:t>$ 2,923,221.00</w:t>
            </w:r>
          </w:p>
        </w:tc>
        <w:tc>
          <w:tcPr>
            <w:tcW w:w="1530" w:type="dxa"/>
            <w:tcBorders>
              <w:left w:val="single" w:sz="4" w:space="0" w:color="FFFFFF"/>
              <w:right w:val="single" w:sz="4" w:space="0" w:color="FFFFFF"/>
            </w:tcBorders>
            <w:shd w:val="clear" w:color="auto" w:fill="DDEBF6"/>
            <w:tcPrChange w:id="4691" w:author="Khamsaolee Xainhiaxang" w:date="2021-07-09T10:01:00Z">
              <w:tcPr>
                <w:tcW w:w="1530" w:type="dxa"/>
                <w:tcBorders>
                  <w:left w:val="single" w:sz="4" w:space="0" w:color="FFFFFF"/>
                  <w:right w:val="single" w:sz="4" w:space="0" w:color="FFFFFF"/>
                </w:tcBorders>
                <w:shd w:val="clear" w:color="auto" w:fill="DDEBF6"/>
              </w:tcPr>
            </w:tcPrChange>
          </w:tcPr>
          <w:p w14:paraId="34B4B353" w14:textId="77777777" w:rsidR="00E43EF1" w:rsidRPr="003E6901" w:rsidRDefault="00E43EF1">
            <w:pPr>
              <w:pStyle w:val="TableParagraph"/>
              <w:rPr>
                <w:rFonts w:ascii="Times New Roman"/>
                <w:sz w:val="16"/>
                <w:szCs w:val="16"/>
              </w:rPr>
            </w:pPr>
          </w:p>
        </w:tc>
        <w:tc>
          <w:tcPr>
            <w:tcW w:w="1440" w:type="dxa"/>
            <w:tcBorders>
              <w:left w:val="single" w:sz="4" w:space="0" w:color="FFFFFF"/>
              <w:right w:val="single" w:sz="4" w:space="0" w:color="FFFFFF"/>
            </w:tcBorders>
            <w:shd w:val="clear" w:color="auto" w:fill="DDEBF6"/>
            <w:tcPrChange w:id="4692" w:author="Khamsaolee Xainhiaxang" w:date="2021-07-09T10:01:00Z">
              <w:tcPr>
                <w:tcW w:w="1440" w:type="dxa"/>
                <w:tcBorders>
                  <w:left w:val="single" w:sz="4" w:space="0" w:color="FFFFFF"/>
                  <w:right w:val="single" w:sz="4" w:space="0" w:color="FFFFFF"/>
                </w:tcBorders>
                <w:shd w:val="clear" w:color="auto" w:fill="DDEBF6"/>
              </w:tcPr>
            </w:tcPrChange>
          </w:tcPr>
          <w:p w14:paraId="135034D2" w14:textId="77777777" w:rsidR="00E43EF1" w:rsidRPr="003E6901" w:rsidRDefault="00E43EF1">
            <w:pPr>
              <w:pStyle w:val="TableParagraph"/>
              <w:rPr>
                <w:rFonts w:ascii="Times New Roman"/>
                <w:sz w:val="16"/>
                <w:szCs w:val="16"/>
              </w:rPr>
            </w:pPr>
          </w:p>
        </w:tc>
        <w:tc>
          <w:tcPr>
            <w:tcW w:w="1413" w:type="dxa"/>
            <w:tcBorders>
              <w:left w:val="single" w:sz="4" w:space="0" w:color="FFFFFF"/>
              <w:right w:val="single" w:sz="4" w:space="0" w:color="FFFFFF"/>
            </w:tcBorders>
            <w:shd w:val="clear" w:color="auto" w:fill="DDEBF6"/>
            <w:tcPrChange w:id="4693" w:author="Khamsaolee Xainhiaxang" w:date="2021-07-09T10:01:00Z">
              <w:tcPr>
                <w:tcW w:w="1413" w:type="dxa"/>
                <w:tcBorders>
                  <w:left w:val="single" w:sz="4" w:space="0" w:color="FFFFFF"/>
                  <w:right w:val="single" w:sz="4" w:space="0" w:color="FFFFFF"/>
                </w:tcBorders>
                <w:shd w:val="clear" w:color="auto" w:fill="DDEBF6"/>
              </w:tcPr>
            </w:tcPrChange>
          </w:tcPr>
          <w:p w14:paraId="07072293" w14:textId="77777777" w:rsidR="00E43EF1" w:rsidRPr="003E6901" w:rsidRDefault="00E43EF1">
            <w:pPr>
              <w:pStyle w:val="TableParagraph"/>
              <w:rPr>
                <w:rFonts w:ascii="Times New Roman"/>
                <w:sz w:val="16"/>
                <w:szCs w:val="16"/>
              </w:rPr>
            </w:pPr>
          </w:p>
        </w:tc>
        <w:tc>
          <w:tcPr>
            <w:tcW w:w="1614" w:type="dxa"/>
            <w:tcBorders>
              <w:left w:val="single" w:sz="4" w:space="0" w:color="FFFFFF"/>
            </w:tcBorders>
            <w:shd w:val="clear" w:color="auto" w:fill="DDEBF6"/>
            <w:tcPrChange w:id="4694" w:author="Khamsaolee Xainhiaxang" w:date="2021-07-09T10:01:00Z">
              <w:tcPr>
                <w:tcW w:w="1614" w:type="dxa"/>
                <w:tcBorders>
                  <w:left w:val="single" w:sz="4" w:space="0" w:color="FFFFFF"/>
                </w:tcBorders>
                <w:shd w:val="clear" w:color="auto" w:fill="DDEBF6"/>
              </w:tcPr>
            </w:tcPrChange>
          </w:tcPr>
          <w:p w14:paraId="37C6236A" w14:textId="77777777" w:rsidR="00E43EF1" w:rsidRPr="003E6901" w:rsidRDefault="000E40D2">
            <w:pPr>
              <w:pStyle w:val="TableParagraph"/>
              <w:spacing w:before="58"/>
              <w:ind w:left="33" w:right="33"/>
              <w:jc w:val="center"/>
              <w:rPr>
                <w:sz w:val="16"/>
                <w:szCs w:val="16"/>
              </w:rPr>
            </w:pPr>
            <w:r w:rsidRPr="003E6901">
              <w:rPr>
                <w:sz w:val="16"/>
                <w:szCs w:val="16"/>
              </w:rPr>
              <w:t>$ 2,923,221.00</w:t>
            </w:r>
          </w:p>
        </w:tc>
      </w:tr>
      <w:tr w:rsidR="00E43EF1" w14:paraId="6A15AAC6" w14:textId="77777777" w:rsidTr="0022711D">
        <w:trPr>
          <w:trHeight w:val="932"/>
        </w:trPr>
        <w:tc>
          <w:tcPr>
            <w:tcW w:w="733" w:type="dxa"/>
            <w:tcBorders>
              <w:right w:val="single" w:sz="4" w:space="0" w:color="FFFFFF"/>
            </w:tcBorders>
            <w:shd w:val="clear" w:color="auto" w:fill="BDD7EE"/>
          </w:tcPr>
          <w:p w14:paraId="68004D52" w14:textId="77777777" w:rsidR="00E43EF1" w:rsidRPr="003E6901" w:rsidRDefault="000E40D2">
            <w:pPr>
              <w:pStyle w:val="TableParagraph"/>
              <w:spacing w:before="58"/>
              <w:jc w:val="center"/>
              <w:rPr>
                <w:b/>
                <w:sz w:val="16"/>
                <w:szCs w:val="16"/>
              </w:rPr>
            </w:pPr>
            <w:r w:rsidRPr="003E6901">
              <w:rPr>
                <w:b/>
                <w:sz w:val="16"/>
                <w:szCs w:val="16"/>
              </w:rPr>
              <w:t>3</w:t>
            </w:r>
          </w:p>
        </w:tc>
        <w:tc>
          <w:tcPr>
            <w:tcW w:w="990" w:type="dxa"/>
            <w:tcBorders>
              <w:left w:val="single" w:sz="4" w:space="0" w:color="FFFFFF"/>
              <w:right w:val="single" w:sz="4" w:space="0" w:color="FFFFFF"/>
            </w:tcBorders>
            <w:shd w:val="clear" w:color="auto" w:fill="BDD7EE"/>
          </w:tcPr>
          <w:p w14:paraId="6EA33354" w14:textId="66D6C091" w:rsidR="00E43EF1" w:rsidRPr="003E6901" w:rsidRDefault="000E40D2">
            <w:pPr>
              <w:pStyle w:val="TableParagraph"/>
              <w:spacing w:before="58"/>
              <w:jc w:val="center"/>
              <w:rPr>
                <w:b/>
                <w:sz w:val="16"/>
                <w:szCs w:val="16"/>
              </w:rPr>
            </w:pPr>
            <w:r w:rsidRPr="003E6901">
              <w:rPr>
                <w:b/>
                <w:sz w:val="16"/>
                <w:szCs w:val="16"/>
              </w:rPr>
              <w:t>7</w:t>
            </w:r>
          </w:p>
        </w:tc>
        <w:tc>
          <w:tcPr>
            <w:tcW w:w="2520" w:type="dxa"/>
            <w:tcBorders>
              <w:left w:val="single" w:sz="4" w:space="0" w:color="FFFFFF"/>
              <w:right w:val="single" w:sz="4" w:space="0" w:color="FFFFFF"/>
            </w:tcBorders>
            <w:shd w:val="clear" w:color="auto" w:fill="BDD7EE"/>
          </w:tcPr>
          <w:p w14:paraId="3DBBE3E7" w14:textId="77777777" w:rsidR="008C17F5" w:rsidRDefault="00797CDB">
            <w:pPr>
              <w:pStyle w:val="TableParagraph"/>
              <w:spacing w:before="8" w:line="280" w:lineRule="atLeast"/>
              <w:ind w:left="194" w:right="174"/>
              <w:rPr>
                <w:ins w:id="4695" w:author="Khamsaolee Xainhiaxang" w:date="2021-07-08T20:49:00Z"/>
                <w:sz w:val="16"/>
                <w:szCs w:val="16"/>
              </w:rPr>
            </w:pPr>
            <w:r w:rsidRPr="003E6901">
              <w:rPr>
                <w:sz w:val="16"/>
                <w:szCs w:val="16"/>
              </w:rPr>
              <w:t xml:space="preserve">Cov Kawm Lus Askiv </w:t>
            </w:r>
          </w:p>
          <w:p w14:paraId="36E1819B" w14:textId="77777777" w:rsidR="008C17F5" w:rsidRDefault="00797CDB">
            <w:pPr>
              <w:pStyle w:val="TableParagraph"/>
              <w:spacing w:before="8" w:line="280" w:lineRule="atLeast"/>
              <w:ind w:left="194" w:right="174"/>
              <w:rPr>
                <w:ins w:id="4696" w:author="Khamsaolee Xainhiaxang" w:date="2021-07-08T20:49:00Z"/>
                <w:sz w:val="16"/>
                <w:szCs w:val="16"/>
              </w:rPr>
            </w:pPr>
            <w:r w:rsidRPr="003E6901">
              <w:rPr>
                <w:sz w:val="16"/>
                <w:szCs w:val="16"/>
              </w:rPr>
              <w:t xml:space="preserve">Cov Hlua Uas Coj Los Tu </w:t>
            </w:r>
          </w:p>
          <w:p w14:paraId="05F516FA" w14:textId="0F09043C" w:rsidR="00E43EF1" w:rsidRPr="003E6901" w:rsidRDefault="00797CDB">
            <w:pPr>
              <w:pStyle w:val="TableParagraph"/>
              <w:spacing w:before="8" w:line="280" w:lineRule="atLeast"/>
              <w:ind w:left="194" w:right="174"/>
              <w:rPr>
                <w:sz w:val="16"/>
                <w:szCs w:val="16"/>
              </w:rPr>
            </w:pPr>
            <w:r w:rsidRPr="003E6901">
              <w:rPr>
                <w:sz w:val="16"/>
                <w:szCs w:val="16"/>
              </w:rPr>
              <w:t xml:space="preserve">Cov </w:t>
            </w:r>
            <w:del w:id="4697" w:author="Khamsaolee Xainhiaxang" w:date="2021-07-08T21:46:00Z">
              <w:r w:rsidRPr="003E6901" w:rsidDel="00DE6083">
                <w:rPr>
                  <w:sz w:val="16"/>
                  <w:szCs w:val="16"/>
                </w:rPr>
                <w:delText>Tau Nyiaj Tsawg</w:delText>
              </w:r>
            </w:del>
            <w:ins w:id="4698" w:author="Khamsaolee Xainhiaxang" w:date="2021-07-08T21:46:00Z">
              <w:r w:rsidR="00DE6083">
                <w:rPr>
                  <w:sz w:val="16"/>
                  <w:szCs w:val="16"/>
                </w:rPr>
                <w:t>Neeg Txom Nyem</w:t>
              </w:r>
            </w:ins>
          </w:p>
        </w:tc>
        <w:tc>
          <w:tcPr>
            <w:tcW w:w="3240" w:type="dxa"/>
            <w:tcBorders>
              <w:left w:val="single" w:sz="4" w:space="0" w:color="FFFFFF"/>
              <w:right w:val="single" w:sz="4" w:space="0" w:color="FFFFFF"/>
            </w:tcBorders>
            <w:shd w:val="clear" w:color="auto" w:fill="BDD7EE"/>
          </w:tcPr>
          <w:p w14:paraId="7879CC28" w14:textId="77777777" w:rsidR="00E43EF1" w:rsidRDefault="00CC767B" w:rsidP="004564BB">
            <w:pPr>
              <w:pStyle w:val="TableParagraph"/>
              <w:spacing w:before="58"/>
              <w:ind w:left="53" w:right="822"/>
              <w:rPr>
                <w:ins w:id="4699" w:author="Khamsaolee Xainhiaxang" w:date="2021-07-08T21:19:00Z"/>
                <w:sz w:val="16"/>
                <w:szCs w:val="16"/>
              </w:rPr>
            </w:pPr>
            <w:r w:rsidRPr="003E6901">
              <w:rPr>
                <w:sz w:val="16"/>
                <w:szCs w:val="16"/>
              </w:rPr>
              <w:t xml:space="preserve">Cov </w:t>
            </w:r>
            <w:del w:id="4700" w:author="Khamsaolee Xainhiaxang" w:date="2021-07-08T21:18:00Z">
              <w:r w:rsidRPr="003E6901" w:rsidDel="004564BB">
                <w:rPr>
                  <w:sz w:val="16"/>
                  <w:szCs w:val="16"/>
                </w:rPr>
                <w:delText xml:space="preserve">Khoos </w:delText>
              </w:r>
            </w:del>
            <w:r w:rsidRPr="003E6901">
              <w:rPr>
                <w:sz w:val="16"/>
                <w:szCs w:val="16"/>
              </w:rPr>
              <w:t>K</w:t>
            </w:r>
            <w:del w:id="4701" w:author="Khamsaolee Xainhiaxang" w:date="2021-07-08T21:18:00Z">
              <w:r w:rsidRPr="003E6901" w:rsidDel="004564BB">
                <w:rPr>
                  <w:sz w:val="16"/>
                  <w:szCs w:val="16"/>
                </w:rPr>
                <w:delText>a</w:delText>
              </w:r>
            </w:del>
            <w:ins w:id="4702" w:author="Khamsaolee Xainhiaxang" w:date="2021-07-08T21:18:00Z">
              <w:r w:rsidR="004564BB">
                <w:rPr>
                  <w:sz w:val="16"/>
                  <w:szCs w:val="16"/>
                </w:rPr>
                <w:t>w</w:t>
              </w:r>
            </w:ins>
            <w:r w:rsidRPr="003E6901">
              <w:rPr>
                <w:sz w:val="16"/>
                <w:szCs w:val="16"/>
              </w:rPr>
              <w:t xml:space="preserve">s Pab </w:t>
            </w:r>
            <w:r w:rsidR="000E40D2" w:rsidRPr="003E6901">
              <w:rPr>
                <w:sz w:val="16"/>
                <w:szCs w:val="16"/>
              </w:rPr>
              <w:t>Tu</w:t>
            </w:r>
            <w:del w:id="4703" w:author="Khamsaolee Xainhiaxang" w:date="2021-07-08T21:18:00Z">
              <w:r w:rsidR="000E40D2" w:rsidRPr="003E6901" w:rsidDel="004564BB">
                <w:rPr>
                  <w:sz w:val="16"/>
                  <w:szCs w:val="16"/>
                </w:rPr>
                <w:delText>s</w:delText>
              </w:r>
            </w:del>
            <w:ins w:id="4704" w:author="Khamsaolee Xainhiaxang" w:date="2021-07-08T21:18:00Z">
              <w:r w:rsidR="004564BB">
                <w:rPr>
                  <w:sz w:val="16"/>
                  <w:szCs w:val="16"/>
                </w:rPr>
                <w:t>b ntxhais kawm</w:t>
              </w:r>
            </w:ins>
            <w:del w:id="4705" w:author="Khamsaolee Xainhiaxang" w:date="2021-07-08T21:18:00Z">
              <w:r w:rsidR="000E40D2" w:rsidRPr="003E6901" w:rsidDel="004564BB">
                <w:rPr>
                  <w:sz w:val="16"/>
                  <w:szCs w:val="16"/>
                </w:rPr>
                <w:delText xml:space="preserve"> </w:delText>
              </w:r>
            </w:del>
            <w:del w:id="4706" w:author="Khamsaolee Xainhiaxang" w:date="2021-07-08T21:19:00Z">
              <w:r w:rsidR="000E40D2" w:rsidRPr="003E6901" w:rsidDel="004564BB">
                <w:rPr>
                  <w:sz w:val="16"/>
                  <w:szCs w:val="16"/>
                </w:rPr>
                <w:delText xml:space="preserve">Kws Tshwj Xeeb </w:delText>
              </w:r>
            </w:del>
          </w:p>
          <w:p w14:paraId="6CB90B3F" w14:textId="77777777" w:rsidR="004564BB" w:rsidRPr="004564BB" w:rsidRDefault="004564BB" w:rsidP="004564BB">
            <w:pPr>
              <w:pStyle w:val="TableParagraph"/>
              <w:spacing w:before="58"/>
              <w:ind w:left="53" w:right="822"/>
              <w:rPr>
                <w:ins w:id="4707" w:author="Khamsaolee Xainhiaxang" w:date="2021-07-08T21:19:00Z"/>
                <w:sz w:val="16"/>
                <w:szCs w:val="16"/>
              </w:rPr>
            </w:pPr>
            <w:ins w:id="4708" w:author="Khamsaolee Xainhiaxang" w:date="2021-07-08T21:19:00Z">
              <w:r>
                <w:rPr>
                  <w:sz w:val="16"/>
                  <w:szCs w:val="16"/>
                </w:rPr>
                <w:t>(</w:t>
              </w:r>
              <w:r w:rsidRPr="004564BB">
                <w:rPr>
                  <w:sz w:val="16"/>
                  <w:szCs w:val="16"/>
                </w:rPr>
                <w:t>Student Services Program</w:t>
              </w:r>
            </w:ins>
          </w:p>
          <w:p w14:paraId="267F393B" w14:textId="37882622" w:rsidR="004564BB" w:rsidRPr="003E6901" w:rsidRDefault="004564BB" w:rsidP="004564BB">
            <w:pPr>
              <w:pStyle w:val="TableParagraph"/>
              <w:spacing w:before="58"/>
              <w:ind w:left="53" w:right="822"/>
              <w:rPr>
                <w:sz w:val="16"/>
                <w:szCs w:val="16"/>
              </w:rPr>
            </w:pPr>
            <w:ins w:id="4709" w:author="Khamsaolee Xainhiaxang" w:date="2021-07-08T21:19:00Z">
              <w:r w:rsidRPr="004564BB">
                <w:rPr>
                  <w:sz w:val="16"/>
                  <w:szCs w:val="16"/>
                </w:rPr>
                <w:t>Specialist</w:t>
              </w:r>
              <w:r>
                <w:rPr>
                  <w:sz w:val="16"/>
                  <w:szCs w:val="16"/>
                </w:rPr>
                <w:t>)</w:t>
              </w:r>
            </w:ins>
          </w:p>
        </w:tc>
        <w:tc>
          <w:tcPr>
            <w:tcW w:w="1620" w:type="dxa"/>
            <w:tcBorders>
              <w:left w:val="single" w:sz="4" w:space="0" w:color="FFFFFF"/>
              <w:right w:val="single" w:sz="4" w:space="0" w:color="FFFFFF"/>
            </w:tcBorders>
            <w:shd w:val="clear" w:color="auto" w:fill="BDD7EE"/>
          </w:tcPr>
          <w:p w14:paraId="79C3600D" w14:textId="77777777" w:rsidR="00E43EF1" w:rsidRPr="003E6901" w:rsidRDefault="000E40D2">
            <w:pPr>
              <w:pStyle w:val="TableParagraph"/>
              <w:spacing w:before="58"/>
              <w:ind w:left="44" w:right="44"/>
              <w:jc w:val="center"/>
              <w:rPr>
                <w:sz w:val="16"/>
                <w:szCs w:val="16"/>
              </w:rPr>
            </w:pPr>
            <w:r w:rsidRPr="003E6901">
              <w:rPr>
                <w:sz w:val="16"/>
                <w:szCs w:val="16"/>
              </w:rPr>
              <w:t>$ 152,202.00</w:t>
            </w:r>
          </w:p>
        </w:tc>
        <w:tc>
          <w:tcPr>
            <w:tcW w:w="1530" w:type="dxa"/>
            <w:tcBorders>
              <w:left w:val="single" w:sz="4" w:space="0" w:color="FFFFFF"/>
              <w:right w:val="single" w:sz="4" w:space="0" w:color="FFFFFF"/>
            </w:tcBorders>
            <w:shd w:val="clear" w:color="auto" w:fill="BDD7EE"/>
          </w:tcPr>
          <w:p w14:paraId="5748C7D6" w14:textId="77777777" w:rsidR="00E43EF1" w:rsidRPr="003E6901" w:rsidRDefault="00E43EF1">
            <w:pPr>
              <w:pStyle w:val="TableParagraph"/>
              <w:rPr>
                <w:rFonts w:ascii="Times New Roman"/>
                <w:sz w:val="16"/>
                <w:szCs w:val="16"/>
              </w:rPr>
            </w:pPr>
          </w:p>
        </w:tc>
        <w:tc>
          <w:tcPr>
            <w:tcW w:w="1440" w:type="dxa"/>
            <w:tcBorders>
              <w:left w:val="single" w:sz="4" w:space="0" w:color="FFFFFF"/>
              <w:right w:val="single" w:sz="4" w:space="0" w:color="FFFFFF"/>
            </w:tcBorders>
            <w:shd w:val="clear" w:color="auto" w:fill="BDD7EE"/>
          </w:tcPr>
          <w:p w14:paraId="1E2732FD" w14:textId="77777777" w:rsidR="00E43EF1" w:rsidRPr="003E6901" w:rsidRDefault="00E43EF1">
            <w:pPr>
              <w:pStyle w:val="TableParagraph"/>
              <w:rPr>
                <w:rFonts w:ascii="Times New Roman"/>
                <w:sz w:val="16"/>
                <w:szCs w:val="16"/>
              </w:rPr>
            </w:pPr>
          </w:p>
        </w:tc>
        <w:tc>
          <w:tcPr>
            <w:tcW w:w="1413" w:type="dxa"/>
            <w:tcBorders>
              <w:left w:val="single" w:sz="4" w:space="0" w:color="FFFFFF"/>
              <w:right w:val="single" w:sz="4" w:space="0" w:color="FFFFFF"/>
            </w:tcBorders>
            <w:shd w:val="clear" w:color="auto" w:fill="BDD7EE"/>
          </w:tcPr>
          <w:p w14:paraId="60DBCA02" w14:textId="77777777" w:rsidR="00E43EF1" w:rsidRPr="003E6901" w:rsidRDefault="00E43EF1">
            <w:pPr>
              <w:pStyle w:val="TableParagraph"/>
              <w:rPr>
                <w:rFonts w:ascii="Times New Roman"/>
                <w:sz w:val="16"/>
                <w:szCs w:val="16"/>
              </w:rPr>
            </w:pPr>
          </w:p>
        </w:tc>
        <w:tc>
          <w:tcPr>
            <w:tcW w:w="1614" w:type="dxa"/>
            <w:tcBorders>
              <w:left w:val="single" w:sz="4" w:space="0" w:color="FFFFFF"/>
            </w:tcBorders>
            <w:shd w:val="clear" w:color="auto" w:fill="BDD7EE"/>
          </w:tcPr>
          <w:p w14:paraId="6AE18E1C" w14:textId="77777777" w:rsidR="00E43EF1" w:rsidRPr="003E6901" w:rsidRDefault="000E40D2">
            <w:pPr>
              <w:pStyle w:val="TableParagraph"/>
              <w:spacing w:before="58"/>
              <w:ind w:left="33" w:right="33"/>
              <w:jc w:val="center"/>
              <w:rPr>
                <w:sz w:val="16"/>
                <w:szCs w:val="16"/>
              </w:rPr>
            </w:pPr>
            <w:r w:rsidRPr="003E6901">
              <w:rPr>
                <w:sz w:val="16"/>
                <w:szCs w:val="16"/>
              </w:rPr>
              <w:t>$ 152,202.00</w:t>
            </w:r>
          </w:p>
        </w:tc>
      </w:tr>
      <w:tr w:rsidR="00E43EF1" w14:paraId="68EE8712" w14:textId="77777777" w:rsidTr="0022711D">
        <w:trPr>
          <w:trHeight w:val="932"/>
        </w:trPr>
        <w:tc>
          <w:tcPr>
            <w:tcW w:w="733" w:type="dxa"/>
            <w:tcBorders>
              <w:right w:val="single" w:sz="4" w:space="0" w:color="FFFFFF"/>
            </w:tcBorders>
            <w:shd w:val="clear" w:color="auto" w:fill="DDEBF6"/>
          </w:tcPr>
          <w:p w14:paraId="5C456FA1" w14:textId="77777777" w:rsidR="00E43EF1" w:rsidRPr="003E6901" w:rsidRDefault="000E40D2">
            <w:pPr>
              <w:pStyle w:val="TableParagraph"/>
              <w:spacing w:before="58"/>
              <w:jc w:val="center"/>
              <w:rPr>
                <w:b/>
                <w:sz w:val="16"/>
                <w:szCs w:val="16"/>
              </w:rPr>
            </w:pPr>
            <w:r w:rsidRPr="003E6901">
              <w:rPr>
                <w:b/>
                <w:sz w:val="16"/>
                <w:szCs w:val="16"/>
              </w:rPr>
              <w:t>3</w:t>
            </w:r>
          </w:p>
        </w:tc>
        <w:tc>
          <w:tcPr>
            <w:tcW w:w="990" w:type="dxa"/>
            <w:tcBorders>
              <w:left w:val="single" w:sz="4" w:space="0" w:color="FFFFFF"/>
              <w:right w:val="single" w:sz="4" w:space="0" w:color="FFFFFF"/>
            </w:tcBorders>
            <w:shd w:val="clear" w:color="auto" w:fill="DDEBF6"/>
          </w:tcPr>
          <w:p w14:paraId="6ED85D6F" w14:textId="77777777" w:rsidR="00E43EF1" w:rsidRPr="003E6901" w:rsidRDefault="000E40D2">
            <w:pPr>
              <w:pStyle w:val="TableParagraph"/>
              <w:spacing w:before="58"/>
              <w:jc w:val="center"/>
              <w:rPr>
                <w:b/>
                <w:sz w:val="16"/>
                <w:szCs w:val="16"/>
              </w:rPr>
            </w:pPr>
            <w:r w:rsidRPr="003E6901">
              <w:rPr>
                <w:b/>
                <w:sz w:val="16"/>
                <w:szCs w:val="16"/>
              </w:rPr>
              <w:t>8</w:t>
            </w:r>
          </w:p>
        </w:tc>
        <w:tc>
          <w:tcPr>
            <w:tcW w:w="2520" w:type="dxa"/>
            <w:tcBorders>
              <w:left w:val="single" w:sz="4" w:space="0" w:color="FFFFFF"/>
              <w:right w:val="single" w:sz="4" w:space="0" w:color="FFFFFF"/>
            </w:tcBorders>
            <w:shd w:val="clear" w:color="auto" w:fill="DDEBF6"/>
          </w:tcPr>
          <w:p w14:paraId="1646E004" w14:textId="77777777" w:rsidR="008C17F5" w:rsidRDefault="00797CDB">
            <w:pPr>
              <w:pStyle w:val="TableParagraph"/>
              <w:spacing w:before="8" w:line="280" w:lineRule="atLeast"/>
              <w:ind w:left="194" w:right="174"/>
              <w:rPr>
                <w:ins w:id="4710" w:author="Khamsaolee Xainhiaxang" w:date="2021-07-08T20:49:00Z"/>
                <w:sz w:val="16"/>
                <w:szCs w:val="16"/>
              </w:rPr>
            </w:pPr>
            <w:r w:rsidRPr="003E6901">
              <w:rPr>
                <w:sz w:val="16"/>
                <w:szCs w:val="16"/>
              </w:rPr>
              <w:t xml:space="preserve">Cov Kawm Lus Askiv </w:t>
            </w:r>
          </w:p>
          <w:p w14:paraId="799A8CC0" w14:textId="77777777" w:rsidR="008C17F5" w:rsidRDefault="00797CDB">
            <w:pPr>
              <w:pStyle w:val="TableParagraph"/>
              <w:spacing w:before="8" w:line="280" w:lineRule="atLeast"/>
              <w:ind w:left="194" w:right="174"/>
              <w:rPr>
                <w:ins w:id="4711" w:author="Khamsaolee Xainhiaxang" w:date="2021-07-08T20:49:00Z"/>
                <w:sz w:val="16"/>
                <w:szCs w:val="16"/>
              </w:rPr>
            </w:pPr>
            <w:r w:rsidRPr="003E6901">
              <w:rPr>
                <w:sz w:val="16"/>
                <w:szCs w:val="16"/>
              </w:rPr>
              <w:t xml:space="preserve">Cov Hlua Uas Coj Los Tu </w:t>
            </w:r>
          </w:p>
          <w:p w14:paraId="7D856561" w14:textId="443E53D5" w:rsidR="00E43EF1" w:rsidRPr="003E6901" w:rsidRDefault="00797CDB">
            <w:pPr>
              <w:pStyle w:val="TableParagraph"/>
              <w:spacing w:before="8" w:line="280" w:lineRule="atLeast"/>
              <w:ind w:left="194" w:right="174"/>
              <w:rPr>
                <w:sz w:val="16"/>
                <w:szCs w:val="16"/>
              </w:rPr>
            </w:pPr>
            <w:r w:rsidRPr="003E6901">
              <w:rPr>
                <w:sz w:val="16"/>
                <w:szCs w:val="16"/>
              </w:rPr>
              <w:t xml:space="preserve">Cov </w:t>
            </w:r>
            <w:del w:id="4712" w:author="Khamsaolee Xainhiaxang" w:date="2021-07-08T21:46:00Z">
              <w:r w:rsidRPr="003E6901" w:rsidDel="00DE6083">
                <w:rPr>
                  <w:sz w:val="16"/>
                  <w:szCs w:val="16"/>
                </w:rPr>
                <w:delText>Tau Nyiaj Tsawg</w:delText>
              </w:r>
            </w:del>
            <w:ins w:id="4713" w:author="Khamsaolee Xainhiaxang" w:date="2021-07-08T21:46:00Z">
              <w:r w:rsidR="00DE6083">
                <w:rPr>
                  <w:sz w:val="16"/>
                  <w:szCs w:val="16"/>
                </w:rPr>
                <w:t>Neeg Txom Nyem</w:t>
              </w:r>
            </w:ins>
          </w:p>
        </w:tc>
        <w:tc>
          <w:tcPr>
            <w:tcW w:w="3240" w:type="dxa"/>
            <w:tcBorders>
              <w:left w:val="single" w:sz="4" w:space="0" w:color="FFFFFF"/>
              <w:right w:val="single" w:sz="4" w:space="0" w:color="FFFFFF"/>
            </w:tcBorders>
            <w:shd w:val="clear" w:color="auto" w:fill="DDEBF6"/>
          </w:tcPr>
          <w:p w14:paraId="3F1C580E" w14:textId="77777777" w:rsidR="00E43EF1" w:rsidRDefault="000E40D2">
            <w:pPr>
              <w:pStyle w:val="TableParagraph"/>
              <w:spacing w:before="58"/>
              <w:ind w:left="53"/>
              <w:rPr>
                <w:ins w:id="4714" w:author="Khamsaolee Xainhiaxang" w:date="2021-07-08T21:25:00Z"/>
                <w:sz w:val="16"/>
                <w:szCs w:val="16"/>
              </w:rPr>
            </w:pPr>
            <w:r w:rsidRPr="003E6901">
              <w:rPr>
                <w:sz w:val="16"/>
                <w:szCs w:val="16"/>
              </w:rPr>
              <w:t>Kev Muaj Vaj Huam Sib Luag, Ntau Haiv Neeg thiab Kev Koom Tes</w:t>
            </w:r>
          </w:p>
          <w:p w14:paraId="018F3666" w14:textId="0637978A" w:rsidR="002668F0" w:rsidRPr="003E6901" w:rsidRDefault="002668F0">
            <w:pPr>
              <w:pStyle w:val="TableParagraph"/>
              <w:spacing w:before="58"/>
              <w:ind w:left="53"/>
              <w:rPr>
                <w:sz w:val="16"/>
                <w:szCs w:val="16"/>
              </w:rPr>
            </w:pPr>
            <w:ins w:id="4715" w:author="Khamsaolee Xainhiaxang" w:date="2021-07-08T21:25:00Z">
              <w:r>
                <w:rPr>
                  <w:sz w:val="16"/>
                  <w:szCs w:val="16"/>
                </w:rPr>
                <w:t>(</w:t>
              </w:r>
              <w:r w:rsidRPr="002668F0">
                <w:rPr>
                  <w:sz w:val="16"/>
                  <w:szCs w:val="16"/>
                </w:rPr>
                <w:t>Equity, Diversity and Inclusion</w:t>
              </w:r>
              <w:r>
                <w:rPr>
                  <w:sz w:val="16"/>
                  <w:szCs w:val="16"/>
                </w:rPr>
                <w:t>)</w:t>
              </w:r>
            </w:ins>
          </w:p>
        </w:tc>
        <w:tc>
          <w:tcPr>
            <w:tcW w:w="1620" w:type="dxa"/>
            <w:tcBorders>
              <w:left w:val="single" w:sz="4" w:space="0" w:color="FFFFFF"/>
              <w:right w:val="single" w:sz="4" w:space="0" w:color="FFFFFF"/>
            </w:tcBorders>
            <w:shd w:val="clear" w:color="auto" w:fill="DDEBF6"/>
          </w:tcPr>
          <w:p w14:paraId="6E2699C7" w14:textId="77777777" w:rsidR="00E43EF1" w:rsidRPr="003E6901" w:rsidRDefault="000E40D2">
            <w:pPr>
              <w:pStyle w:val="TableParagraph"/>
              <w:spacing w:before="58"/>
              <w:ind w:left="44" w:right="44"/>
              <w:jc w:val="center"/>
              <w:rPr>
                <w:sz w:val="16"/>
                <w:szCs w:val="16"/>
              </w:rPr>
            </w:pPr>
            <w:r w:rsidRPr="003E6901">
              <w:rPr>
                <w:sz w:val="16"/>
                <w:szCs w:val="16"/>
              </w:rPr>
              <w:t>$ 10,000.00</w:t>
            </w:r>
          </w:p>
        </w:tc>
        <w:tc>
          <w:tcPr>
            <w:tcW w:w="1530" w:type="dxa"/>
            <w:tcBorders>
              <w:left w:val="single" w:sz="4" w:space="0" w:color="FFFFFF"/>
              <w:right w:val="single" w:sz="4" w:space="0" w:color="FFFFFF"/>
            </w:tcBorders>
            <w:shd w:val="clear" w:color="auto" w:fill="DDEBF6"/>
          </w:tcPr>
          <w:p w14:paraId="59E6665F" w14:textId="77777777" w:rsidR="00E43EF1" w:rsidRPr="003E6901" w:rsidRDefault="000E40D2">
            <w:pPr>
              <w:pStyle w:val="TableParagraph"/>
              <w:spacing w:before="58"/>
              <w:ind w:left="53" w:right="53"/>
              <w:jc w:val="center"/>
              <w:rPr>
                <w:sz w:val="16"/>
                <w:szCs w:val="16"/>
              </w:rPr>
            </w:pPr>
            <w:r w:rsidRPr="003E6901">
              <w:rPr>
                <w:sz w:val="16"/>
                <w:szCs w:val="16"/>
              </w:rPr>
              <w:t>$ 322,802.00</w:t>
            </w:r>
          </w:p>
        </w:tc>
        <w:tc>
          <w:tcPr>
            <w:tcW w:w="1440" w:type="dxa"/>
            <w:tcBorders>
              <w:left w:val="single" w:sz="4" w:space="0" w:color="FFFFFF"/>
              <w:right w:val="single" w:sz="4" w:space="0" w:color="FFFFFF"/>
            </w:tcBorders>
            <w:shd w:val="clear" w:color="auto" w:fill="DDEBF6"/>
          </w:tcPr>
          <w:p w14:paraId="76F23249" w14:textId="77777777" w:rsidR="00E43EF1" w:rsidRPr="003E6901" w:rsidRDefault="00E43EF1">
            <w:pPr>
              <w:pStyle w:val="TableParagraph"/>
              <w:rPr>
                <w:rFonts w:ascii="Times New Roman"/>
                <w:sz w:val="16"/>
                <w:szCs w:val="16"/>
              </w:rPr>
            </w:pPr>
          </w:p>
        </w:tc>
        <w:tc>
          <w:tcPr>
            <w:tcW w:w="1413" w:type="dxa"/>
            <w:tcBorders>
              <w:left w:val="single" w:sz="4" w:space="0" w:color="FFFFFF"/>
              <w:right w:val="single" w:sz="4" w:space="0" w:color="FFFFFF"/>
            </w:tcBorders>
            <w:shd w:val="clear" w:color="auto" w:fill="DDEBF6"/>
          </w:tcPr>
          <w:p w14:paraId="44800A50" w14:textId="77777777" w:rsidR="00E43EF1" w:rsidRPr="003E6901" w:rsidRDefault="00E43EF1">
            <w:pPr>
              <w:pStyle w:val="TableParagraph"/>
              <w:rPr>
                <w:rFonts w:ascii="Times New Roman"/>
                <w:sz w:val="16"/>
                <w:szCs w:val="16"/>
              </w:rPr>
            </w:pPr>
          </w:p>
        </w:tc>
        <w:tc>
          <w:tcPr>
            <w:tcW w:w="1614" w:type="dxa"/>
            <w:tcBorders>
              <w:left w:val="single" w:sz="4" w:space="0" w:color="FFFFFF"/>
            </w:tcBorders>
            <w:shd w:val="clear" w:color="auto" w:fill="DDEBF6"/>
          </w:tcPr>
          <w:p w14:paraId="7F187933" w14:textId="77777777" w:rsidR="00E43EF1" w:rsidRPr="003E6901" w:rsidRDefault="000E40D2">
            <w:pPr>
              <w:pStyle w:val="TableParagraph"/>
              <w:spacing w:before="58"/>
              <w:ind w:left="33" w:right="33"/>
              <w:jc w:val="center"/>
              <w:rPr>
                <w:sz w:val="16"/>
                <w:szCs w:val="16"/>
              </w:rPr>
            </w:pPr>
            <w:r w:rsidRPr="003E6901">
              <w:rPr>
                <w:sz w:val="16"/>
                <w:szCs w:val="16"/>
              </w:rPr>
              <w:t>$ 332,802.00</w:t>
            </w:r>
          </w:p>
        </w:tc>
      </w:tr>
      <w:tr w:rsidR="00E43EF1" w14:paraId="4756BA63" w14:textId="77777777" w:rsidTr="0022711D">
        <w:trPr>
          <w:trHeight w:val="932"/>
        </w:trPr>
        <w:tc>
          <w:tcPr>
            <w:tcW w:w="733" w:type="dxa"/>
            <w:tcBorders>
              <w:right w:val="single" w:sz="4" w:space="0" w:color="FFFFFF"/>
            </w:tcBorders>
            <w:shd w:val="clear" w:color="auto" w:fill="BDD7EE"/>
          </w:tcPr>
          <w:p w14:paraId="21C0ACF6" w14:textId="77777777" w:rsidR="00E43EF1" w:rsidRPr="003E6901" w:rsidRDefault="000E40D2">
            <w:pPr>
              <w:pStyle w:val="TableParagraph"/>
              <w:spacing w:before="58"/>
              <w:jc w:val="center"/>
              <w:rPr>
                <w:b/>
                <w:sz w:val="16"/>
                <w:szCs w:val="16"/>
              </w:rPr>
            </w:pPr>
            <w:r w:rsidRPr="003E6901">
              <w:rPr>
                <w:b/>
                <w:sz w:val="16"/>
                <w:szCs w:val="16"/>
              </w:rPr>
              <w:t>3</w:t>
            </w:r>
          </w:p>
        </w:tc>
        <w:tc>
          <w:tcPr>
            <w:tcW w:w="990" w:type="dxa"/>
            <w:tcBorders>
              <w:left w:val="single" w:sz="4" w:space="0" w:color="FFFFFF"/>
              <w:right w:val="single" w:sz="4" w:space="0" w:color="FFFFFF"/>
            </w:tcBorders>
            <w:shd w:val="clear" w:color="auto" w:fill="BDD7EE"/>
          </w:tcPr>
          <w:p w14:paraId="77B810A9" w14:textId="5AD15C76" w:rsidR="00E43EF1" w:rsidRPr="003E6901" w:rsidRDefault="000E40D2">
            <w:pPr>
              <w:pStyle w:val="TableParagraph"/>
              <w:spacing w:before="58"/>
              <w:jc w:val="center"/>
              <w:rPr>
                <w:b/>
                <w:sz w:val="16"/>
                <w:szCs w:val="16"/>
              </w:rPr>
            </w:pPr>
            <w:r w:rsidRPr="003E6901">
              <w:rPr>
                <w:b/>
                <w:sz w:val="16"/>
                <w:szCs w:val="16"/>
              </w:rPr>
              <w:t>9</w:t>
            </w:r>
          </w:p>
        </w:tc>
        <w:tc>
          <w:tcPr>
            <w:tcW w:w="2520" w:type="dxa"/>
            <w:tcBorders>
              <w:left w:val="single" w:sz="4" w:space="0" w:color="FFFFFF"/>
              <w:right w:val="single" w:sz="4" w:space="0" w:color="FFFFFF"/>
            </w:tcBorders>
            <w:shd w:val="clear" w:color="auto" w:fill="BDD7EE"/>
          </w:tcPr>
          <w:p w14:paraId="0B38D43D" w14:textId="77777777" w:rsidR="008C17F5" w:rsidRDefault="00797CDB">
            <w:pPr>
              <w:pStyle w:val="TableParagraph"/>
              <w:spacing w:before="8" w:line="280" w:lineRule="atLeast"/>
              <w:ind w:left="194" w:right="174"/>
              <w:rPr>
                <w:ins w:id="4716" w:author="Khamsaolee Xainhiaxang" w:date="2021-07-08T20:49:00Z"/>
                <w:sz w:val="16"/>
                <w:szCs w:val="16"/>
              </w:rPr>
            </w:pPr>
            <w:r w:rsidRPr="003E6901">
              <w:rPr>
                <w:sz w:val="16"/>
                <w:szCs w:val="16"/>
              </w:rPr>
              <w:t xml:space="preserve">Cov Kawm Lus Askiv </w:t>
            </w:r>
          </w:p>
          <w:p w14:paraId="442BD034" w14:textId="77777777" w:rsidR="008C17F5" w:rsidRDefault="00797CDB">
            <w:pPr>
              <w:pStyle w:val="TableParagraph"/>
              <w:spacing w:before="8" w:line="280" w:lineRule="atLeast"/>
              <w:ind w:left="194" w:right="174"/>
              <w:rPr>
                <w:ins w:id="4717" w:author="Khamsaolee Xainhiaxang" w:date="2021-07-08T20:49:00Z"/>
                <w:sz w:val="16"/>
                <w:szCs w:val="16"/>
              </w:rPr>
            </w:pPr>
            <w:r w:rsidRPr="003E6901">
              <w:rPr>
                <w:sz w:val="16"/>
                <w:szCs w:val="16"/>
              </w:rPr>
              <w:t xml:space="preserve">Cov Hlua Uas Coj Los Tu </w:t>
            </w:r>
          </w:p>
          <w:p w14:paraId="6B64258B" w14:textId="73082754" w:rsidR="00E43EF1" w:rsidRPr="003E6901" w:rsidRDefault="00797CDB">
            <w:pPr>
              <w:pStyle w:val="TableParagraph"/>
              <w:spacing w:before="8" w:line="280" w:lineRule="atLeast"/>
              <w:ind w:left="194" w:right="174"/>
              <w:rPr>
                <w:sz w:val="16"/>
                <w:szCs w:val="16"/>
              </w:rPr>
            </w:pPr>
            <w:r w:rsidRPr="003E6901">
              <w:rPr>
                <w:sz w:val="16"/>
                <w:szCs w:val="16"/>
              </w:rPr>
              <w:t xml:space="preserve">Cov </w:t>
            </w:r>
            <w:del w:id="4718" w:author="Khamsaolee Xainhiaxang" w:date="2021-07-08T21:46:00Z">
              <w:r w:rsidRPr="003E6901" w:rsidDel="00DE6083">
                <w:rPr>
                  <w:sz w:val="16"/>
                  <w:szCs w:val="16"/>
                </w:rPr>
                <w:delText>Tau Nyiaj Tsawg</w:delText>
              </w:r>
            </w:del>
            <w:ins w:id="4719" w:author="Khamsaolee Xainhiaxang" w:date="2021-07-08T21:46:00Z">
              <w:r w:rsidR="00DE6083">
                <w:rPr>
                  <w:sz w:val="16"/>
                  <w:szCs w:val="16"/>
                </w:rPr>
                <w:t>Neeg Txom Nyem</w:t>
              </w:r>
            </w:ins>
          </w:p>
        </w:tc>
        <w:tc>
          <w:tcPr>
            <w:tcW w:w="3240" w:type="dxa"/>
            <w:tcBorders>
              <w:left w:val="single" w:sz="4" w:space="0" w:color="FFFFFF"/>
              <w:right w:val="single" w:sz="4" w:space="0" w:color="FFFFFF"/>
            </w:tcBorders>
            <w:shd w:val="clear" w:color="auto" w:fill="BDD7EE"/>
          </w:tcPr>
          <w:p w14:paraId="492ECD34" w14:textId="77777777" w:rsidR="00E43EF1" w:rsidRDefault="000E40D2">
            <w:pPr>
              <w:pStyle w:val="TableParagraph"/>
              <w:spacing w:before="58"/>
              <w:ind w:left="53"/>
              <w:rPr>
                <w:ins w:id="4720" w:author="Khamsaolee Xainhiaxang" w:date="2021-07-08T21:25:00Z"/>
                <w:sz w:val="16"/>
                <w:szCs w:val="16"/>
              </w:rPr>
            </w:pPr>
            <w:r w:rsidRPr="003E6901">
              <w:rPr>
                <w:sz w:val="16"/>
                <w:szCs w:val="16"/>
              </w:rPr>
              <w:t>Cov Thawj Coj Ua Hauj</w:t>
            </w:r>
            <w:r w:rsidR="007D3096" w:rsidRPr="003E6901">
              <w:rPr>
                <w:sz w:val="16"/>
                <w:szCs w:val="16"/>
              </w:rPr>
              <w:t xml:space="preserve"> </w:t>
            </w:r>
            <w:r w:rsidRPr="003E6901">
              <w:rPr>
                <w:sz w:val="16"/>
                <w:szCs w:val="16"/>
              </w:rPr>
              <w:t>lwm</w:t>
            </w:r>
          </w:p>
          <w:p w14:paraId="7C0132F7" w14:textId="718E7FE2" w:rsidR="002668F0" w:rsidRPr="003E6901" w:rsidRDefault="002668F0">
            <w:pPr>
              <w:pStyle w:val="TableParagraph"/>
              <w:spacing w:before="58"/>
              <w:ind w:left="53"/>
              <w:rPr>
                <w:sz w:val="16"/>
                <w:szCs w:val="16"/>
              </w:rPr>
            </w:pPr>
            <w:ins w:id="4721" w:author="Khamsaolee Xainhiaxang" w:date="2021-07-08T21:25:00Z">
              <w:r>
                <w:rPr>
                  <w:sz w:val="16"/>
                  <w:szCs w:val="16"/>
                </w:rPr>
                <w:t>(</w:t>
              </w:r>
            </w:ins>
            <w:ins w:id="4722" w:author="Khamsaolee Xainhiaxang" w:date="2021-07-08T21:26:00Z">
              <w:r w:rsidRPr="002668F0">
                <w:rPr>
                  <w:sz w:val="16"/>
                  <w:szCs w:val="16"/>
                </w:rPr>
                <w:t>Activities Directors</w:t>
              </w:r>
              <w:r>
                <w:rPr>
                  <w:sz w:val="16"/>
                  <w:szCs w:val="16"/>
                </w:rPr>
                <w:t>)</w:t>
              </w:r>
            </w:ins>
          </w:p>
        </w:tc>
        <w:tc>
          <w:tcPr>
            <w:tcW w:w="1620" w:type="dxa"/>
            <w:tcBorders>
              <w:left w:val="single" w:sz="4" w:space="0" w:color="FFFFFF"/>
              <w:right w:val="single" w:sz="4" w:space="0" w:color="FFFFFF"/>
            </w:tcBorders>
            <w:shd w:val="clear" w:color="auto" w:fill="BDD7EE"/>
          </w:tcPr>
          <w:p w14:paraId="550D161B" w14:textId="77777777" w:rsidR="00E43EF1" w:rsidRPr="003E6901" w:rsidRDefault="000E40D2">
            <w:pPr>
              <w:pStyle w:val="TableParagraph"/>
              <w:spacing w:before="58"/>
              <w:ind w:left="44" w:right="44"/>
              <w:jc w:val="center"/>
              <w:rPr>
                <w:sz w:val="16"/>
                <w:szCs w:val="16"/>
              </w:rPr>
            </w:pPr>
            <w:r w:rsidRPr="003E6901">
              <w:rPr>
                <w:sz w:val="16"/>
                <w:szCs w:val="16"/>
              </w:rPr>
              <w:t>$ 1,160,656.00</w:t>
            </w:r>
          </w:p>
        </w:tc>
        <w:tc>
          <w:tcPr>
            <w:tcW w:w="1530" w:type="dxa"/>
            <w:tcBorders>
              <w:left w:val="single" w:sz="4" w:space="0" w:color="FFFFFF"/>
              <w:right w:val="single" w:sz="4" w:space="0" w:color="FFFFFF"/>
            </w:tcBorders>
            <w:shd w:val="clear" w:color="auto" w:fill="BDD7EE"/>
          </w:tcPr>
          <w:p w14:paraId="7215E4B2" w14:textId="77777777" w:rsidR="00E43EF1" w:rsidRPr="003E6901" w:rsidRDefault="00E43EF1">
            <w:pPr>
              <w:pStyle w:val="TableParagraph"/>
              <w:rPr>
                <w:rFonts w:ascii="Times New Roman"/>
                <w:sz w:val="16"/>
                <w:szCs w:val="16"/>
              </w:rPr>
            </w:pPr>
          </w:p>
        </w:tc>
        <w:tc>
          <w:tcPr>
            <w:tcW w:w="1440" w:type="dxa"/>
            <w:tcBorders>
              <w:left w:val="single" w:sz="4" w:space="0" w:color="FFFFFF"/>
              <w:right w:val="single" w:sz="4" w:space="0" w:color="FFFFFF"/>
            </w:tcBorders>
            <w:shd w:val="clear" w:color="auto" w:fill="BDD7EE"/>
          </w:tcPr>
          <w:p w14:paraId="4CF3672A" w14:textId="77777777" w:rsidR="00E43EF1" w:rsidRPr="003E6901" w:rsidRDefault="00E43EF1">
            <w:pPr>
              <w:pStyle w:val="TableParagraph"/>
              <w:rPr>
                <w:rFonts w:ascii="Times New Roman"/>
                <w:sz w:val="16"/>
                <w:szCs w:val="16"/>
              </w:rPr>
            </w:pPr>
          </w:p>
        </w:tc>
        <w:tc>
          <w:tcPr>
            <w:tcW w:w="1413" w:type="dxa"/>
            <w:tcBorders>
              <w:left w:val="single" w:sz="4" w:space="0" w:color="FFFFFF"/>
              <w:right w:val="single" w:sz="4" w:space="0" w:color="FFFFFF"/>
            </w:tcBorders>
            <w:shd w:val="clear" w:color="auto" w:fill="BDD7EE"/>
          </w:tcPr>
          <w:p w14:paraId="30C9A2AE" w14:textId="77777777" w:rsidR="00E43EF1" w:rsidRPr="003E6901" w:rsidRDefault="00E43EF1">
            <w:pPr>
              <w:pStyle w:val="TableParagraph"/>
              <w:rPr>
                <w:rFonts w:ascii="Times New Roman"/>
                <w:sz w:val="16"/>
                <w:szCs w:val="16"/>
              </w:rPr>
            </w:pPr>
          </w:p>
        </w:tc>
        <w:tc>
          <w:tcPr>
            <w:tcW w:w="1614" w:type="dxa"/>
            <w:tcBorders>
              <w:left w:val="single" w:sz="4" w:space="0" w:color="FFFFFF"/>
            </w:tcBorders>
            <w:shd w:val="clear" w:color="auto" w:fill="BDD7EE"/>
          </w:tcPr>
          <w:p w14:paraId="4272C0AE" w14:textId="77777777" w:rsidR="00E43EF1" w:rsidRPr="003E6901" w:rsidRDefault="000E40D2">
            <w:pPr>
              <w:pStyle w:val="TableParagraph"/>
              <w:spacing w:before="58"/>
              <w:ind w:left="33" w:right="33"/>
              <w:jc w:val="center"/>
              <w:rPr>
                <w:sz w:val="16"/>
                <w:szCs w:val="16"/>
              </w:rPr>
            </w:pPr>
            <w:r w:rsidRPr="003E6901">
              <w:rPr>
                <w:sz w:val="16"/>
                <w:szCs w:val="16"/>
              </w:rPr>
              <w:t>$ 1,160,656.00</w:t>
            </w:r>
          </w:p>
        </w:tc>
      </w:tr>
      <w:tr w:rsidR="00E43EF1" w14:paraId="7A45C22A" w14:textId="77777777" w:rsidTr="0022711D">
        <w:trPr>
          <w:trHeight w:val="931"/>
        </w:trPr>
        <w:tc>
          <w:tcPr>
            <w:tcW w:w="733" w:type="dxa"/>
            <w:tcBorders>
              <w:right w:val="single" w:sz="4" w:space="0" w:color="FFFFFF"/>
            </w:tcBorders>
            <w:shd w:val="clear" w:color="auto" w:fill="DDEBF6"/>
          </w:tcPr>
          <w:p w14:paraId="6539465F" w14:textId="77777777" w:rsidR="00E43EF1" w:rsidRPr="003E6901" w:rsidRDefault="000E40D2">
            <w:pPr>
              <w:pStyle w:val="TableParagraph"/>
              <w:spacing w:before="58"/>
              <w:jc w:val="center"/>
              <w:rPr>
                <w:b/>
                <w:sz w:val="16"/>
                <w:szCs w:val="16"/>
              </w:rPr>
            </w:pPr>
            <w:r w:rsidRPr="003E6901">
              <w:rPr>
                <w:b/>
                <w:sz w:val="16"/>
                <w:szCs w:val="16"/>
              </w:rPr>
              <w:t>3</w:t>
            </w:r>
          </w:p>
        </w:tc>
        <w:tc>
          <w:tcPr>
            <w:tcW w:w="990" w:type="dxa"/>
            <w:tcBorders>
              <w:left w:val="single" w:sz="4" w:space="0" w:color="FFFFFF"/>
              <w:right w:val="single" w:sz="4" w:space="0" w:color="FFFFFF"/>
            </w:tcBorders>
            <w:shd w:val="clear" w:color="auto" w:fill="DDEBF6"/>
          </w:tcPr>
          <w:p w14:paraId="614DA59E" w14:textId="77777777" w:rsidR="00E43EF1" w:rsidRPr="003E6901" w:rsidRDefault="000E40D2">
            <w:pPr>
              <w:pStyle w:val="TableParagraph"/>
              <w:spacing w:before="58"/>
              <w:ind w:left="120" w:right="120"/>
              <w:jc w:val="center"/>
              <w:rPr>
                <w:b/>
                <w:sz w:val="16"/>
                <w:szCs w:val="16"/>
              </w:rPr>
            </w:pPr>
            <w:r w:rsidRPr="003E6901">
              <w:rPr>
                <w:b/>
                <w:sz w:val="16"/>
                <w:szCs w:val="16"/>
              </w:rPr>
              <w:t>10</w:t>
            </w:r>
          </w:p>
        </w:tc>
        <w:tc>
          <w:tcPr>
            <w:tcW w:w="2520" w:type="dxa"/>
            <w:tcBorders>
              <w:left w:val="single" w:sz="4" w:space="0" w:color="FFFFFF"/>
              <w:right w:val="single" w:sz="4" w:space="0" w:color="FFFFFF"/>
            </w:tcBorders>
            <w:shd w:val="clear" w:color="auto" w:fill="DDEBF6"/>
          </w:tcPr>
          <w:p w14:paraId="3725708C" w14:textId="77777777" w:rsidR="008C17F5" w:rsidRDefault="00797CDB">
            <w:pPr>
              <w:pStyle w:val="TableParagraph"/>
              <w:spacing w:before="8" w:line="280" w:lineRule="atLeast"/>
              <w:ind w:left="194" w:right="174"/>
              <w:rPr>
                <w:ins w:id="4723" w:author="Khamsaolee Xainhiaxang" w:date="2021-07-08T20:49:00Z"/>
                <w:sz w:val="16"/>
                <w:szCs w:val="16"/>
              </w:rPr>
            </w:pPr>
            <w:r w:rsidRPr="003E6901">
              <w:rPr>
                <w:sz w:val="16"/>
                <w:szCs w:val="16"/>
              </w:rPr>
              <w:t xml:space="preserve">Cov Kawm Lus Askiv </w:t>
            </w:r>
          </w:p>
          <w:p w14:paraId="2D6C1C7F" w14:textId="77777777" w:rsidR="008C17F5" w:rsidRDefault="00797CDB">
            <w:pPr>
              <w:pStyle w:val="TableParagraph"/>
              <w:spacing w:before="8" w:line="280" w:lineRule="atLeast"/>
              <w:ind w:left="194" w:right="174"/>
              <w:rPr>
                <w:ins w:id="4724" w:author="Khamsaolee Xainhiaxang" w:date="2021-07-08T20:49:00Z"/>
                <w:sz w:val="16"/>
                <w:szCs w:val="16"/>
              </w:rPr>
            </w:pPr>
            <w:r w:rsidRPr="003E6901">
              <w:rPr>
                <w:sz w:val="16"/>
                <w:szCs w:val="16"/>
              </w:rPr>
              <w:t xml:space="preserve">Cov Hlua Uas Coj Los Tu </w:t>
            </w:r>
          </w:p>
          <w:p w14:paraId="7AD788F1" w14:textId="06515996" w:rsidR="00E43EF1" w:rsidRPr="003E6901" w:rsidRDefault="00797CDB">
            <w:pPr>
              <w:pStyle w:val="TableParagraph"/>
              <w:spacing w:before="8" w:line="280" w:lineRule="atLeast"/>
              <w:ind w:left="194" w:right="174"/>
              <w:rPr>
                <w:sz w:val="16"/>
                <w:szCs w:val="16"/>
              </w:rPr>
            </w:pPr>
            <w:r w:rsidRPr="003E6901">
              <w:rPr>
                <w:sz w:val="16"/>
                <w:szCs w:val="16"/>
              </w:rPr>
              <w:t xml:space="preserve">Cov </w:t>
            </w:r>
            <w:del w:id="4725" w:author="Khamsaolee Xainhiaxang" w:date="2021-07-08T21:46:00Z">
              <w:r w:rsidRPr="003E6901" w:rsidDel="00DE6083">
                <w:rPr>
                  <w:sz w:val="16"/>
                  <w:szCs w:val="16"/>
                </w:rPr>
                <w:delText>Tau Nyiaj Tsawg</w:delText>
              </w:r>
            </w:del>
            <w:ins w:id="4726" w:author="Khamsaolee Xainhiaxang" w:date="2021-07-08T21:46:00Z">
              <w:r w:rsidR="00DE6083">
                <w:rPr>
                  <w:sz w:val="16"/>
                  <w:szCs w:val="16"/>
                </w:rPr>
                <w:t>Neeg Txom Nyem</w:t>
              </w:r>
            </w:ins>
          </w:p>
        </w:tc>
        <w:tc>
          <w:tcPr>
            <w:tcW w:w="3240" w:type="dxa"/>
            <w:tcBorders>
              <w:left w:val="single" w:sz="4" w:space="0" w:color="FFFFFF"/>
              <w:right w:val="single" w:sz="4" w:space="0" w:color="FFFFFF"/>
            </w:tcBorders>
            <w:shd w:val="clear" w:color="auto" w:fill="DDEBF6"/>
          </w:tcPr>
          <w:p w14:paraId="1B65450A" w14:textId="5FF02C17" w:rsidR="00E43EF1" w:rsidRDefault="000E40D2">
            <w:pPr>
              <w:pStyle w:val="TableParagraph"/>
              <w:spacing w:before="58"/>
              <w:ind w:left="53"/>
              <w:rPr>
                <w:ins w:id="4727" w:author="Khamsaolee Xainhiaxang" w:date="2021-07-08T21:26:00Z"/>
                <w:sz w:val="16"/>
                <w:szCs w:val="16"/>
              </w:rPr>
            </w:pPr>
            <w:r w:rsidRPr="003E6901">
              <w:rPr>
                <w:sz w:val="16"/>
                <w:szCs w:val="16"/>
              </w:rPr>
              <w:t>Tub Ntxhais Kawm Cov Hauj</w:t>
            </w:r>
            <w:r w:rsidR="007D3096" w:rsidRPr="003E6901">
              <w:rPr>
                <w:sz w:val="16"/>
                <w:szCs w:val="16"/>
              </w:rPr>
              <w:t xml:space="preserve"> </w:t>
            </w:r>
            <w:r w:rsidRPr="003E6901">
              <w:rPr>
                <w:sz w:val="16"/>
                <w:szCs w:val="16"/>
              </w:rPr>
              <w:t xml:space="preserve">lwm </w:t>
            </w:r>
            <w:del w:id="4728" w:author="Khamsaolee Xainhiaxang" w:date="2021-07-08T21:26:00Z">
              <w:r w:rsidRPr="003E6901" w:rsidDel="002668F0">
                <w:rPr>
                  <w:sz w:val="16"/>
                  <w:szCs w:val="16"/>
                </w:rPr>
                <w:delText>-</w:delText>
              </w:r>
            </w:del>
            <w:ins w:id="4729" w:author="Khamsaolee Xainhiaxang" w:date="2021-07-08T21:26:00Z">
              <w:r w:rsidR="002668F0">
                <w:rPr>
                  <w:sz w:val="16"/>
                  <w:szCs w:val="16"/>
                </w:rPr>
                <w:t>–</w:t>
              </w:r>
            </w:ins>
            <w:r w:rsidRPr="003E6901">
              <w:rPr>
                <w:sz w:val="16"/>
                <w:szCs w:val="16"/>
              </w:rPr>
              <w:t xml:space="preserve"> Ntxiv</w:t>
            </w:r>
          </w:p>
          <w:p w14:paraId="39AD90FE" w14:textId="74E1C826" w:rsidR="002668F0" w:rsidRPr="003E6901" w:rsidRDefault="002668F0">
            <w:pPr>
              <w:pStyle w:val="TableParagraph"/>
              <w:spacing w:before="58"/>
              <w:ind w:left="53"/>
              <w:rPr>
                <w:sz w:val="16"/>
                <w:szCs w:val="16"/>
              </w:rPr>
            </w:pPr>
            <w:ins w:id="4730" w:author="Khamsaolee Xainhiaxang" w:date="2021-07-08T21:26:00Z">
              <w:r>
                <w:rPr>
                  <w:sz w:val="16"/>
                  <w:szCs w:val="16"/>
                </w:rPr>
                <w:t>(</w:t>
              </w:r>
              <w:r w:rsidRPr="002668F0">
                <w:rPr>
                  <w:sz w:val="16"/>
                  <w:szCs w:val="16"/>
                </w:rPr>
                <w:t xml:space="preserve">Student Activities </w:t>
              </w:r>
              <w:r>
                <w:rPr>
                  <w:sz w:val="16"/>
                  <w:szCs w:val="16"/>
                </w:rPr>
                <w:t>–</w:t>
              </w:r>
              <w:r w:rsidRPr="002668F0">
                <w:rPr>
                  <w:sz w:val="16"/>
                  <w:szCs w:val="16"/>
                </w:rPr>
                <w:t xml:space="preserve"> Additional</w:t>
              </w:r>
              <w:r>
                <w:rPr>
                  <w:sz w:val="16"/>
                  <w:szCs w:val="16"/>
                </w:rPr>
                <w:t>)</w:t>
              </w:r>
            </w:ins>
          </w:p>
        </w:tc>
        <w:tc>
          <w:tcPr>
            <w:tcW w:w="1620" w:type="dxa"/>
            <w:tcBorders>
              <w:left w:val="single" w:sz="4" w:space="0" w:color="FFFFFF"/>
              <w:right w:val="single" w:sz="4" w:space="0" w:color="FFFFFF"/>
            </w:tcBorders>
            <w:shd w:val="clear" w:color="auto" w:fill="DDEBF6"/>
          </w:tcPr>
          <w:p w14:paraId="52A03B76" w14:textId="77777777" w:rsidR="00E43EF1" w:rsidRPr="003E6901" w:rsidRDefault="000E40D2">
            <w:pPr>
              <w:pStyle w:val="TableParagraph"/>
              <w:spacing w:before="58"/>
              <w:ind w:left="44" w:right="44"/>
              <w:jc w:val="center"/>
              <w:rPr>
                <w:sz w:val="16"/>
                <w:szCs w:val="16"/>
              </w:rPr>
            </w:pPr>
            <w:r w:rsidRPr="003E6901">
              <w:rPr>
                <w:sz w:val="16"/>
                <w:szCs w:val="16"/>
              </w:rPr>
              <w:t>$ 2,546,208.00</w:t>
            </w:r>
          </w:p>
        </w:tc>
        <w:tc>
          <w:tcPr>
            <w:tcW w:w="1530" w:type="dxa"/>
            <w:tcBorders>
              <w:left w:val="single" w:sz="4" w:space="0" w:color="FFFFFF"/>
              <w:right w:val="single" w:sz="4" w:space="0" w:color="FFFFFF"/>
            </w:tcBorders>
            <w:shd w:val="clear" w:color="auto" w:fill="DDEBF6"/>
          </w:tcPr>
          <w:p w14:paraId="6815F9E1" w14:textId="77777777" w:rsidR="00E43EF1" w:rsidRPr="003E6901" w:rsidRDefault="00E43EF1">
            <w:pPr>
              <w:pStyle w:val="TableParagraph"/>
              <w:rPr>
                <w:rFonts w:ascii="Times New Roman"/>
                <w:sz w:val="16"/>
                <w:szCs w:val="16"/>
              </w:rPr>
            </w:pPr>
          </w:p>
        </w:tc>
        <w:tc>
          <w:tcPr>
            <w:tcW w:w="1440" w:type="dxa"/>
            <w:tcBorders>
              <w:left w:val="single" w:sz="4" w:space="0" w:color="FFFFFF"/>
              <w:right w:val="single" w:sz="4" w:space="0" w:color="FFFFFF"/>
            </w:tcBorders>
            <w:shd w:val="clear" w:color="auto" w:fill="DDEBF6"/>
          </w:tcPr>
          <w:p w14:paraId="2E2008AD" w14:textId="77777777" w:rsidR="00E43EF1" w:rsidRPr="003E6901" w:rsidRDefault="00E43EF1">
            <w:pPr>
              <w:pStyle w:val="TableParagraph"/>
              <w:rPr>
                <w:rFonts w:ascii="Times New Roman"/>
                <w:sz w:val="16"/>
                <w:szCs w:val="16"/>
              </w:rPr>
            </w:pPr>
          </w:p>
        </w:tc>
        <w:tc>
          <w:tcPr>
            <w:tcW w:w="1413" w:type="dxa"/>
            <w:tcBorders>
              <w:left w:val="single" w:sz="4" w:space="0" w:color="FFFFFF"/>
              <w:right w:val="single" w:sz="4" w:space="0" w:color="FFFFFF"/>
            </w:tcBorders>
            <w:shd w:val="clear" w:color="auto" w:fill="DDEBF6"/>
          </w:tcPr>
          <w:p w14:paraId="1DF9A9D2" w14:textId="77777777" w:rsidR="00E43EF1" w:rsidRPr="003E6901" w:rsidRDefault="00E43EF1">
            <w:pPr>
              <w:pStyle w:val="TableParagraph"/>
              <w:rPr>
                <w:rFonts w:ascii="Times New Roman"/>
                <w:sz w:val="16"/>
                <w:szCs w:val="16"/>
              </w:rPr>
            </w:pPr>
          </w:p>
        </w:tc>
        <w:tc>
          <w:tcPr>
            <w:tcW w:w="1614" w:type="dxa"/>
            <w:tcBorders>
              <w:left w:val="single" w:sz="4" w:space="0" w:color="FFFFFF"/>
            </w:tcBorders>
            <w:shd w:val="clear" w:color="auto" w:fill="DDEBF6"/>
          </w:tcPr>
          <w:p w14:paraId="0DF49005" w14:textId="77777777" w:rsidR="00E43EF1" w:rsidRPr="003E6901" w:rsidRDefault="000E40D2">
            <w:pPr>
              <w:pStyle w:val="TableParagraph"/>
              <w:spacing w:before="58"/>
              <w:ind w:left="33" w:right="33"/>
              <w:jc w:val="center"/>
              <w:rPr>
                <w:sz w:val="16"/>
                <w:szCs w:val="16"/>
              </w:rPr>
            </w:pPr>
            <w:r w:rsidRPr="003E6901">
              <w:rPr>
                <w:sz w:val="16"/>
                <w:szCs w:val="16"/>
              </w:rPr>
              <w:t>$ 2,546,208.00</w:t>
            </w:r>
          </w:p>
        </w:tc>
      </w:tr>
      <w:tr w:rsidR="00E43EF1" w14:paraId="1986242D" w14:textId="77777777" w:rsidTr="0022711D">
        <w:trPr>
          <w:trHeight w:val="932"/>
        </w:trPr>
        <w:tc>
          <w:tcPr>
            <w:tcW w:w="733" w:type="dxa"/>
            <w:tcBorders>
              <w:right w:val="single" w:sz="4" w:space="0" w:color="FFFFFF"/>
            </w:tcBorders>
            <w:shd w:val="clear" w:color="auto" w:fill="BDD7EE"/>
          </w:tcPr>
          <w:p w14:paraId="6136C7DB" w14:textId="77777777" w:rsidR="00E43EF1" w:rsidRPr="003E6901" w:rsidRDefault="000E40D2">
            <w:pPr>
              <w:pStyle w:val="TableParagraph"/>
              <w:spacing w:before="58"/>
              <w:jc w:val="center"/>
              <w:rPr>
                <w:b/>
                <w:sz w:val="16"/>
                <w:szCs w:val="16"/>
              </w:rPr>
            </w:pPr>
            <w:r w:rsidRPr="003E6901">
              <w:rPr>
                <w:b/>
                <w:sz w:val="16"/>
                <w:szCs w:val="16"/>
              </w:rPr>
              <w:t>3</w:t>
            </w:r>
          </w:p>
        </w:tc>
        <w:tc>
          <w:tcPr>
            <w:tcW w:w="990" w:type="dxa"/>
            <w:tcBorders>
              <w:left w:val="single" w:sz="4" w:space="0" w:color="FFFFFF"/>
              <w:right w:val="single" w:sz="4" w:space="0" w:color="FFFFFF"/>
            </w:tcBorders>
            <w:shd w:val="clear" w:color="auto" w:fill="BDD7EE"/>
          </w:tcPr>
          <w:p w14:paraId="0D9E0D7B" w14:textId="3E25AB44" w:rsidR="00E43EF1" w:rsidRPr="003E6901" w:rsidRDefault="000E40D2">
            <w:pPr>
              <w:pStyle w:val="TableParagraph"/>
              <w:spacing w:before="58"/>
              <w:ind w:left="120" w:right="120"/>
              <w:jc w:val="center"/>
              <w:rPr>
                <w:b/>
                <w:sz w:val="16"/>
                <w:szCs w:val="16"/>
              </w:rPr>
            </w:pPr>
            <w:r w:rsidRPr="003E6901">
              <w:rPr>
                <w:b/>
                <w:sz w:val="16"/>
                <w:szCs w:val="16"/>
              </w:rPr>
              <w:t>11</w:t>
            </w:r>
          </w:p>
        </w:tc>
        <w:tc>
          <w:tcPr>
            <w:tcW w:w="2520" w:type="dxa"/>
            <w:tcBorders>
              <w:left w:val="single" w:sz="4" w:space="0" w:color="FFFFFF"/>
              <w:right w:val="single" w:sz="4" w:space="0" w:color="FFFFFF"/>
            </w:tcBorders>
            <w:shd w:val="clear" w:color="auto" w:fill="BDD7EE"/>
          </w:tcPr>
          <w:p w14:paraId="09DC4DF0" w14:textId="77777777" w:rsidR="008C17F5" w:rsidRDefault="00797CDB">
            <w:pPr>
              <w:pStyle w:val="TableParagraph"/>
              <w:spacing w:before="8" w:line="280" w:lineRule="atLeast"/>
              <w:ind w:left="194" w:right="174"/>
              <w:rPr>
                <w:ins w:id="4731" w:author="Khamsaolee Xainhiaxang" w:date="2021-07-08T20:49:00Z"/>
                <w:sz w:val="16"/>
                <w:szCs w:val="16"/>
              </w:rPr>
            </w:pPr>
            <w:r w:rsidRPr="003E6901">
              <w:rPr>
                <w:sz w:val="16"/>
                <w:szCs w:val="16"/>
              </w:rPr>
              <w:t xml:space="preserve">Cov Kawm Lus Askiv </w:t>
            </w:r>
          </w:p>
          <w:p w14:paraId="6438F37B" w14:textId="77777777" w:rsidR="008C17F5" w:rsidRDefault="00797CDB">
            <w:pPr>
              <w:pStyle w:val="TableParagraph"/>
              <w:spacing w:before="8" w:line="280" w:lineRule="atLeast"/>
              <w:ind w:left="194" w:right="174"/>
              <w:rPr>
                <w:ins w:id="4732" w:author="Khamsaolee Xainhiaxang" w:date="2021-07-08T20:49:00Z"/>
                <w:sz w:val="16"/>
                <w:szCs w:val="16"/>
              </w:rPr>
            </w:pPr>
            <w:r w:rsidRPr="003E6901">
              <w:rPr>
                <w:sz w:val="16"/>
                <w:szCs w:val="16"/>
              </w:rPr>
              <w:t xml:space="preserve">Cov Hlua Uas Coj Los Tu </w:t>
            </w:r>
          </w:p>
          <w:p w14:paraId="0377D0E6" w14:textId="4DCF7D64" w:rsidR="00E43EF1" w:rsidRPr="003E6901" w:rsidRDefault="00797CDB">
            <w:pPr>
              <w:pStyle w:val="TableParagraph"/>
              <w:spacing w:before="8" w:line="280" w:lineRule="atLeast"/>
              <w:ind w:left="194" w:right="174"/>
              <w:rPr>
                <w:sz w:val="16"/>
                <w:szCs w:val="16"/>
              </w:rPr>
            </w:pPr>
            <w:r w:rsidRPr="003E6901">
              <w:rPr>
                <w:sz w:val="16"/>
                <w:szCs w:val="16"/>
              </w:rPr>
              <w:t xml:space="preserve">Cov </w:t>
            </w:r>
            <w:del w:id="4733" w:author="Khamsaolee Xainhiaxang" w:date="2021-07-08T21:46:00Z">
              <w:r w:rsidRPr="003E6901" w:rsidDel="00DE6083">
                <w:rPr>
                  <w:sz w:val="16"/>
                  <w:szCs w:val="16"/>
                </w:rPr>
                <w:delText>Tau Nyiaj Tsawg</w:delText>
              </w:r>
            </w:del>
            <w:ins w:id="4734" w:author="Khamsaolee Xainhiaxang" w:date="2021-07-08T21:46:00Z">
              <w:r w:rsidR="00DE6083">
                <w:rPr>
                  <w:sz w:val="16"/>
                  <w:szCs w:val="16"/>
                </w:rPr>
                <w:t>Neeg Txom Nyem</w:t>
              </w:r>
            </w:ins>
          </w:p>
        </w:tc>
        <w:tc>
          <w:tcPr>
            <w:tcW w:w="3240" w:type="dxa"/>
            <w:tcBorders>
              <w:left w:val="single" w:sz="4" w:space="0" w:color="FFFFFF"/>
              <w:right w:val="single" w:sz="4" w:space="0" w:color="FFFFFF"/>
            </w:tcBorders>
            <w:shd w:val="clear" w:color="auto" w:fill="BDD7EE"/>
          </w:tcPr>
          <w:p w14:paraId="2695B749" w14:textId="57461981" w:rsidR="00E43EF1" w:rsidRPr="003E6901" w:rsidRDefault="000E40D2" w:rsidP="00A5745C">
            <w:pPr>
              <w:pStyle w:val="TableParagraph"/>
              <w:spacing w:before="58"/>
              <w:ind w:left="53" w:right="689"/>
              <w:rPr>
                <w:sz w:val="16"/>
                <w:szCs w:val="16"/>
              </w:rPr>
            </w:pPr>
            <w:r w:rsidRPr="003E6901">
              <w:rPr>
                <w:sz w:val="16"/>
                <w:szCs w:val="16"/>
              </w:rPr>
              <w:t xml:space="preserve">Cov Kws Pab Tswv Yim </w:t>
            </w:r>
            <w:del w:id="4735" w:author="Khamsaolee Xainhiaxang" w:date="2021-07-08T21:27:00Z">
              <w:r w:rsidRPr="003E6901" w:rsidDel="00A5745C">
                <w:rPr>
                  <w:sz w:val="16"/>
                  <w:szCs w:val="16"/>
                </w:rPr>
                <w:delText xml:space="preserve">Hauv Ib Cheeb Tsam </w:delText>
              </w:r>
            </w:del>
            <w:r w:rsidRPr="003E6901">
              <w:rPr>
                <w:sz w:val="16"/>
                <w:szCs w:val="16"/>
              </w:rPr>
              <w:t>rau lub siab ntsws</w:t>
            </w:r>
          </w:p>
        </w:tc>
        <w:tc>
          <w:tcPr>
            <w:tcW w:w="1620" w:type="dxa"/>
            <w:tcBorders>
              <w:left w:val="single" w:sz="4" w:space="0" w:color="FFFFFF"/>
              <w:right w:val="single" w:sz="4" w:space="0" w:color="FFFFFF"/>
            </w:tcBorders>
            <w:shd w:val="clear" w:color="auto" w:fill="BDD7EE"/>
          </w:tcPr>
          <w:p w14:paraId="58A53A0B" w14:textId="77777777" w:rsidR="00E43EF1" w:rsidRPr="003E6901" w:rsidRDefault="00E43EF1">
            <w:pPr>
              <w:pStyle w:val="TableParagraph"/>
              <w:rPr>
                <w:rFonts w:ascii="Times New Roman"/>
                <w:sz w:val="16"/>
                <w:szCs w:val="16"/>
              </w:rPr>
            </w:pPr>
          </w:p>
        </w:tc>
        <w:tc>
          <w:tcPr>
            <w:tcW w:w="1530" w:type="dxa"/>
            <w:tcBorders>
              <w:left w:val="single" w:sz="4" w:space="0" w:color="FFFFFF"/>
              <w:right w:val="single" w:sz="4" w:space="0" w:color="FFFFFF"/>
            </w:tcBorders>
            <w:shd w:val="clear" w:color="auto" w:fill="BDD7EE"/>
          </w:tcPr>
          <w:p w14:paraId="55B09F9F" w14:textId="77777777" w:rsidR="00E43EF1" w:rsidRPr="003E6901" w:rsidRDefault="000E40D2">
            <w:pPr>
              <w:pStyle w:val="TableParagraph"/>
              <w:spacing w:before="58"/>
              <w:ind w:left="53" w:right="53"/>
              <w:jc w:val="center"/>
              <w:rPr>
                <w:sz w:val="16"/>
                <w:szCs w:val="16"/>
              </w:rPr>
            </w:pPr>
            <w:r w:rsidRPr="003E6901">
              <w:rPr>
                <w:sz w:val="16"/>
                <w:szCs w:val="16"/>
              </w:rPr>
              <w:t>$ 413,816.00</w:t>
            </w:r>
          </w:p>
        </w:tc>
        <w:tc>
          <w:tcPr>
            <w:tcW w:w="1440" w:type="dxa"/>
            <w:tcBorders>
              <w:left w:val="single" w:sz="4" w:space="0" w:color="FFFFFF"/>
              <w:right w:val="single" w:sz="4" w:space="0" w:color="FFFFFF"/>
            </w:tcBorders>
            <w:shd w:val="clear" w:color="auto" w:fill="BDD7EE"/>
          </w:tcPr>
          <w:p w14:paraId="73E8789D" w14:textId="77777777" w:rsidR="00E43EF1" w:rsidRPr="003E6901" w:rsidRDefault="00E43EF1">
            <w:pPr>
              <w:pStyle w:val="TableParagraph"/>
              <w:rPr>
                <w:rFonts w:ascii="Times New Roman"/>
                <w:sz w:val="16"/>
                <w:szCs w:val="16"/>
              </w:rPr>
            </w:pPr>
          </w:p>
        </w:tc>
        <w:tc>
          <w:tcPr>
            <w:tcW w:w="1413" w:type="dxa"/>
            <w:tcBorders>
              <w:left w:val="single" w:sz="4" w:space="0" w:color="FFFFFF"/>
              <w:right w:val="single" w:sz="4" w:space="0" w:color="FFFFFF"/>
            </w:tcBorders>
            <w:shd w:val="clear" w:color="auto" w:fill="BDD7EE"/>
          </w:tcPr>
          <w:p w14:paraId="386827C8" w14:textId="77777777" w:rsidR="00E43EF1" w:rsidRPr="003E6901" w:rsidRDefault="00E43EF1">
            <w:pPr>
              <w:pStyle w:val="TableParagraph"/>
              <w:rPr>
                <w:rFonts w:ascii="Times New Roman"/>
                <w:sz w:val="16"/>
                <w:szCs w:val="16"/>
              </w:rPr>
            </w:pPr>
          </w:p>
        </w:tc>
        <w:tc>
          <w:tcPr>
            <w:tcW w:w="1614" w:type="dxa"/>
            <w:tcBorders>
              <w:left w:val="single" w:sz="4" w:space="0" w:color="FFFFFF"/>
            </w:tcBorders>
            <w:shd w:val="clear" w:color="auto" w:fill="BDD7EE"/>
          </w:tcPr>
          <w:p w14:paraId="0ECAEA2B" w14:textId="77777777" w:rsidR="00E43EF1" w:rsidRPr="003E6901" w:rsidRDefault="000E40D2">
            <w:pPr>
              <w:pStyle w:val="TableParagraph"/>
              <w:spacing w:before="58"/>
              <w:ind w:left="33" w:right="33"/>
              <w:jc w:val="center"/>
              <w:rPr>
                <w:sz w:val="16"/>
                <w:szCs w:val="16"/>
              </w:rPr>
            </w:pPr>
            <w:r w:rsidRPr="003E6901">
              <w:rPr>
                <w:sz w:val="16"/>
                <w:szCs w:val="16"/>
              </w:rPr>
              <w:t>$ 413,816.00</w:t>
            </w:r>
          </w:p>
        </w:tc>
      </w:tr>
      <w:tr w:rsidR="00E43EF1" w14:paraId="48CB7FDA" w14:textId="77777777" w:rsidTr="0022711D">
        <w:trPr>
          <w:trHeight w:val="932"/>
        </w:trPr>
        <w:tc>
          <w:tcPr>
            <w:tcW w:w="733" w:type="dxa"/>
            <w:tcBorders>
              <w:right w:val="single" w:sz="4" w:space="0" w:color="FFFFFF"/>
            </w:tcBorders>
            <w:shd w:val="clear" w:color="auto" w:fill="DDEBF6"/>
          </w:tcPr>
          <w:p w14:paraId="4A26A0CC" w14:textId="77777777" w:rsidR="00E43EF1" w:rsidRPr="003E6901" w:rsidRDefault="000E40D2">
            <w:pPr>
              <w:pStyle w:val="TableParagraph"/>
              <w:spacing w:before="58"/>
              <w:jc w:val="center"/>
              <w:rPr>
                <w:b/>
                <w:sz w:val="16"/>
                <w:szCs w:val="16"/>
              </w:rPr>
            </w:pPr>
            <w:r w:rsidRPr="003E6901">
              <w:rPr>
                <w:b/>
                <w:sz w:val="16"/>
                <w:szCs w:val="16"/>
              </w:rPr>
              <w:t>3</w:t>
            </w:r>
          </w:p>
        </w:tc>
        <w:tc>
          <w:tcPr>
            <w:tcW w:w="990" w:type="dxa"/>
            <w:tcBorders>
              <w:left w:val="single" w:sz="4" w:space="0" w:color="FFFFFF"/>
              <w:right w:val="single" w:sz="4" w:space="0" w:color="FFFFFF"/>
            </w:tcBorders>
            <w:shd w:val="clear" w:color="auto" w:fill="DDEBF6"/>
          </w:tcPr>
          <w:p w14:paraId="46F392C4" w14:textId="587FFE1D" w:rsidR="00E43EF1" w:rsidRPr="003E6901" w:rsidRDefault="000E40D2">
            <w:pPr>
              <w:pStyle w:val="TableParagraph"/>
              <w:spacing w:before="58"/>
              <w:ind w:left="120" w:right="120"/>
              <w:jc w:val="center"/>
              <w:rPr>
                <w:b/>
                <w:sz w:val="16"/>
                <w:szCs w:val="16"/>
              </w:rPr>
            </w:pPr>
            <w:r w:rsidRPr="003E6901">
              <w:rPr>
                <w:b/>
                <w:sz w:val="16"/>
                <w:szCs w:val="16"/>
              </w:rPr>
              <w:t>12</w:t>
            </w:r>
          </w:p>
        </w:tc>
        <w:tc>
          <w:tcPr>
            <w:tcW w:w="2520" w:type="dxa"/>
            <w:tcBorders>
              <w:left w:val="single" w:sz="4" w:space="0" w:color="FFFFFF"/>
              <w:right w:val="single" w:sz="4" w:space="0" w:color="FFFFFF"/>
            </w:tcBorders>
            <w:shd w:val="clear" w:color="auto" w:fill="DDEBF6"/>
          </w:tcPr>
          <w:p w14:paraId="7358A284" w14:textId="77777777" w:rsidR="008C17F5" w:rsidRDefault="00797CDB">
            <w:pPr>
              <w:pStyle w:val="TableParagraph"/>
              <w:spacing w:before="8" w:line="280" w:lineRule="atLeast"/>
              <w:ind w:left="194" w:right="174"/>
              <w:rPr>
                <w:ins w:id="4736" w:author="Khamsaolee Xainhiaxang" w:date="2021-07-08T20:49:00Z"/>
                <w:sz w:val="16"/>
                <w:szCs w:val="16"/>
              </w:rPr>
            </w:pPr>
            <w:r w:rsidRPr="003E6901">
              <w:rPr>
                <w:sz w:val="16"/>
                <w:szCs w:val="16"/>
              </w:rPr>
              <w:t xml:space="preserve">Cov Kawm Lus Askiv </w:t>
            </w:r>
          </w:p>
          <w:p w14:paraId="66535596" w14:textId="77777777" w:rsidR="008C17F5" w:rsidRDefault="00797CDB">
            <w:pPr>
              <w:pStyle w:val="TableParagraph"/>
              <w:spacing w:before="8" w:line="280" w:lineRule="atLeast"/>
              <w:ind w:left="194" w:right="174"/>
              <w:rPr>
                <w:ins w:id="4737" w:author="Khamsaolee Xainhiaxang" w:date="2021-07-08T20:49:00Z"/>
                <w:sz w:val="16"/>
                <w:szCs w:val="16"/>
              </w:rPr>
            </w:pPr>
            <w:r w:rsidRPr="003E6901">
              <w:rPr>
                <w:sz w:val="16"/>
                <w:szCs w:val="16"/>
              </w:rPr>
              <w:t xml:space="preserve">Cov Hlua Uas Coj Los Tu </w:t>
            </w:r>
          </w:p>
          <w:p w14:paraId="09524F2F" w14:textId="27937B1E" w:rsidR="00E43EF1" w:rsidRPr="003E6901" w:rsidRDefault="00797CDB">
            <w:pPr>
              <w:pStyle w:val="TableParagraph"/>
              <w:spacing w:before="8" w:line="280" w:lineRule="atLeast"/>
              <w:ind w:left="194" w:right="174"/>
              <w:rPr>
                <w:sz w:val="16"/>
                <w:szCs w:val="16"/>
              </w:rPr>
            </w:pPr>
            <w:r w:rsidRPr="003E6901">
              <w:rPr>
                <w:sz w:val="16"/>
                <w:szCs w:val="16"/>
              </w:rPr>
              <w:t xml:space="preserve">Cov </w:t>
            </w:r>
            <w:del w:id="4738" w:author="Khamsaolee Xainhiaxang" w:date="2021-07-08T21:46:00Z">
              <w:r w:rsidRPr="003E6901" w:rsidDel="00DE6083">
                <w:rPr>
                  <w:sz w:val="16"/>
                  <w:szCs w:val="16"/>
                </w:rPr>
                <w:delText>Tau Nyiaj Tsawg</w:delText>
              </w:r>
            </w:del>
            <w:ins w:id="4739" w:author="Khamsaolee Xainhiaxang" w:date="2021-07-08T21:46:00Z">
              <w:r w:rsidR="00DE6083">
                <w:rPr>
                  <w:sz w:val="16"/>
                  <w:szCs w:val="16"/>
                </w:rPr>
                <w:t>Neeg Txom Nyem</w:t>
              </w:r>
            </w:ins>
          </w:p>
        </w:tc>
        <w:tc>
          <w:tcPr>
            <w:tcW w:w="3240" w:type="dxa"/>
            <w:tcBorders>
              <w:left w:val="single" w:sz="4" w:space="0" w:color="FFFFFF"/>
              <w:right w:val="single" w:sz="4" w:space="0" w:color="FFFFFF"/>
            </w:tcBorders>
            <w:shd w:val="clear" w:color="auto" w:fill="DDEBF6"/>
          </w:tcPr>
          <w:p w14:paraId="3605AF4E" w14:textId="77777777" w:rsidR="00E43EF1" w:rsidRDefault="00A35134">
            <w:pPr>
              <w:pStyle w:val="TableParagraph"/>
              <w:spacing w:before="58"/>
              <w:ind w:left="53"/>
              <w:rPr>
                <w:ins w:id="4740" w:author="Khamsaolee Xainhiaxang" w:date="2021-07-08T21:38:00Z"/>
                <w:sz w:val="16"/>
                <w:szCs w:val="16"/>
              </w:rPr>
            </w:pPr>
            <w:r w:rsidRPr="003E6901">
              <w:rPr>
                <w:sz w:val="16"/>
                <w:szCs w:val="16"/>
              </w:rPr>
              <w:t xml:space="preserve">Kev Ntsuam Xyuas Siab Ntswv Ntawm </w:t>
            </w:r>
            <w:r w:rsidR="000E40D2" w:rsidRPr="003E6901">
              <w:rPr>
                <w:sz w:val="16"/>
                <w:szCs w:val="16"/>
              </w:rPr>
              <w:t>Kelvin</w:t>
            </w:r>
          </w:p>
          <w:p w14:paraId="35B479B8" w14:textId="24B078C7" w:rsidR="002D3862" w:rsidRPr="003E6901" w:rsidRDefault="002D3862">
            <w:pPr>
              <w:pStyle w:val="TableParagraph"/>
              <w:spacing w:before="58"/>
              <w:ind w:left="53"/>
              <w:rPr>
                <w:sz w:val="16"/>
                <w:szCs w:val="16"/>
              </w:rPr>
            </w:pPr>
            <w:ins w:id="4741" w:author="Khamsaolee Xainhiaxang" w:date="2021-07-08T21:38:00Z">
              <w:r>
                <w:rPr>
                  <w:sz w:val="16"/>
                  <w:szCs w:val="16"/>
                </w:rPr>
                <w:t>(</w:t>
              </w:r>
              <w:r w:rsidRPr="002D3862">
                <w:rPr>
                  <w:sz w:val="16"/>
                  <w:szCs w:val="16"/>
                </w:rPr>
                <w:t>Kelvin Social Emotional Screener</w:t>
              </w:r>
              <w:r>
                <w:rPr>
                  <w:sz w:val="16"/>
                  <w:szCs w:val="16"/>
                </w:rPr>
                <w:t>)</w:t>
              </w:r>
            </w:ins>
          </w:p>
        </w:tc>
        <w:tc>
          <w:tcPr>
            <w:tcW w:w="1620" w:type="dxa"/>
            <w:tcBorders>
              <w:left w:val="single" w:sz="4" w:space="0" w:color="FFFFFF"/>
              <w:right w:val="single" w:sz="4" w:space="0" w:color="FFFFFF"/>
            </w:tcBorders>
            <w:shd w:val="clear" w:color="auto" w:fill="DDEBF6"/>
          </w:tcPr>
          <w:p w14:paraId="67AE51CC" w14:textId="77777777" w:rsidR="00E43EF1" w:rsidRPr="003E6901" w:rsidRDefault="00E43EF1">
            <w:pPr>
              <w:pStyle w:val="TableParagraph"/>
              <w:rPr>
                <w:rFonts w:ascii="Times New Roman"/>
                <w:sz w:val="16"/>
                <w:szCs w:val="16"/>
              </w:rPr>
            </w:pPr>
          </w:p>
        </w:tc>
        <w:tc>
          <w:tcPr>
            <w:tcW w:w="1530" w:type="dxa"/>
            <w:tcBorders>
              <w:left w:val="single" w:sz="4" w:space="0" w:color="FFFFFF"/>
              <w:right w:val="single" w:sz="4" w:space="0" w:color="FFFFFF"/>
            </w:tcBorders>
            <w:shd w:val="clear" w:color="auto" w:fill="DDEBF6"/>
          </w:tcPr>
          <w:p w14:paraId="2584E3AA" w14:textId="77777777" w:rsidR="00E43EF1" w:rsidRPr="003E6901" w:rsidRDefault="00E43EF1">
            <w:pPr>
              <w:pStyle w:val="TableParagraph"/>
              <w:rPr>
                <w:rFonts w:ascii="Times New Roman"/>
                <w:sz w:val="16"/>
                <w:szCs w:val="16"/>
              </w:rPr>
            </w:pPr>
          </w:p>
        </w:tc>
        <w:tc>
          <w:tcPr>
            <w:tcW w:w="1440" w:type="dxa"/>
            <w:tcBorders>
              <w:left w:val="single" w:sz="4" w:space="0" w:color="FFFFFF"/>
              <w:right w:val="single" w:sz="4" w:space="0" w:color="FFFFFF"/>
            </w:tcBorders>
            <w:shd w:val="clear" w:color="auto" w:fill="DDEBF6"/>
          </w:tcPr>
          <w:p w14:paraId="761EC174" w14:textId="77777777" w:rsidR="00E43EF1" w:rsidRPr="003E6901" w:rsidRDefault="00E43EF1">
            <w:pPr>
              <w:pStyle w:val="TableParagraph"/>
              <w:rPr>
                <w:rFonts w:ascii="Times New Roman"/>
                <w:sz w:val="16"/>
                <w:szCs w:val="16"/>
              </w:rPr>
            </w:pPr>
          </w:p>
        </w:tc>
        <w:tc>
          <w:tcPr>
            <w:tcW w:w="1413" w:type="dxa"/>
            <w:tcBorders>
              <w:left w:val="single" w:sz="4" w:space="0" w:color="FFFFFF"/>
              <w:right w:val="single" w:sz="4" w:space="0" w:color="FFFFFF"/>
            </w:tcBorders>
            <w:shd w:val="clear" w:color="auto" w:fill="DDEBF6"/>
          </w:tcPr>
          <w:p w14:paraId="14F07109" w14:textId="77777777" w:rsidR="00E43EF1" w:rsidRPr="003E6901" w:rsidRDefault="000E40D2">
            <w:pPr>
              <w:pStyle w:val="TableParagraph"/>
              <w:spacing w:before="58"/>
              <w:ind w:left="33" w:right="33"/>
              <w:jc w:val="center"/>
              <w:rPr>
                <w:sz w:val="16"/>
                <w:szCs w:val="16"/>
              </w:rPr>
            </w:pPr>
            <w:r w:rsidRPr="003E6901">
              <w:rPr>
                <w:sz w:val="16"/>
                <w:szCs w:val="16"/>
              </w:rPr>
              <w:t>$ 87,240.00</w:t>
            </w:r>
          </w:p>
        </w:tc>
        <w:tc>
          <w:tcPr>
            <w:tcW w:w="1614" w:type="dxa"/>
            <w:tcBorders>
              <w:left w:val="single" w:sz="4" w:space="0" w:color="FFFFFF"/>
            </w:tcBorders>
            <w:shd w:val="clear" w:color="auto" w:fill="DDEBF6"/>
          </w:tcPr>
          <w:p w14:paraId="672D1D57" w14:textId="77777777" w:rsidR="00E43EF1" w:rsidRPr="003E6901" w:rsidRDefault="000E40D2">
            <w:pPr>
              <w:pStyle w:val="TableParagraph"/>
              <w:spacing w:before="58"/>
              <w:ind w:left="33" w:right="33"/>
              <w:jc w:val="center"/>
              <w:rPr>
                <w:sz w:val="16"/>
                <w:szCs w:val="16"/>
              </w:rPr>
            </w:pPr>
            <w:r w:rsidRPr="003E6901">
              <w:rPr>
                <w:sz w:val="16"/>
                <w:szCs w:val="16"/>
              </w:rPr>
              <w:t>$ 87,240.00</w:t>
            </w:r>
          </w:p>
        </w:tc>
      </w:tr>
      <w:tr w:rsidR="00E43EF1" w14:paraId="5AA6082F" w14:textId="77777777" w:rsidTr="0022711D">
        <w:trPr>
          <w:trHeight w:val="355"/>
        </w:trPr>
        <w:tc>
          <w:tcPr>
            <w:tcW w:w="733" w:type="dxa"/>
            <w:tcBorders>
              <w:right w:val="single" w:sz="4" w:space="0" w:color="FFFFFF"/>
            </w:tcBorders>
            <w:shd w:val="clear" w:color="auto" w:fill="BDD7EE"/>
          </w:tcPr>
          <w:p w14:paraId="41F4A197" w14:textId="77777777" w:rsidR="00E43EF1" w:rsidRPr="003E6901" w:rsidRDefault="000E40D2">
            <w:pPr>
              <w:pStyle w:val="TableParagraph"/>
              <w:spacing w:before="58"/>
              <w:jc w:val="center"/>
              <w:rPr>
                <w:b/>
                <w:sz w:val="16"/>
                <w:szCs w:val="16"/>
              </w:rPr>
            </w:pPr>
            <w:r w:rsidRPr="003E6901">
              <w:rPr>
                <w:b/>
                <w:sz w:val="16"/>
                <w:szCs w:val="16"/>
              </w:rPr>
              <w:t>3</w:t>
            </w:r>
          </w:p>
        </w:tc>
        <w:tc>
          <w:tcPr>
            <w:tcW w:w="990" w:type="dxa"/>
            <w:tcBorders>
              <w:left w:val="single" w:sz="4" w:space="0" w:color="FFFFFF"/>
              <w:right w:val="single" w:sz="4" w:space="0" w:color="FFFFFF"/>
            </w:tcBorders>
            <w:shd w:val="clear" w:color="auto" w:fill="BDD7EE"/>
          </w:tcPr>
          <w:p w14:paraId="60E7FE10" w14:textId="56B054D0" w:rsidR="00E43EF1" w:rsidRPr="003E6901" w:rsidRDefault="000E40D2">
            <w:pPr>
              <w:pStyle w:val="TableParagraph"/>
              <w:spacing w:before="58"/>
              <w:ind w:left="120" w:right="120"/>
              <w:jc w:val="center"/>
              <w:rPr>
                <w:b/>
                <w:sz w:val="16"/>
                <w:szCs w:val="16"/>
              </w:rPr>
            </w:pPr>
            <w:r w:rsidRPr="003E6901">
              <w:rPr>
                <w:b/>
                <w:sz w:val="16"/>
                <w:szCs w:val="16"/>
              </w:rPr>
              <w:t>13</w:t>
            </w:r>
          </w:p>
        </w:tc>
        <w:tc>
          <w:tcPr>
            <w:tcW w:w="2520" w:type="dxa"/>
            <w:tcBorders>
              <w:left w:val="single" w:sz="4" w:space="0" w:color="FFFFFF"/>
              <w:right w:val="single" w:sz="4" w:space="0" w:color="FFFFFF"/>
            </w:tcBorders>
            <w:shd w:val="clear" w:color="auto" w:fill="BDD7EE"/>
          </w:tcPr>
          <w:p w14:paraId="3F0A8E58" w14:textId="3DD6CC7C" w:rsidR="00E43EF1" w:rsidRPr="003E6901" w:rsidRDefault="000E40D2">
            <w:pPr>
              <w:pStyle w:val="TableParagraph"/>
              <w:spacing w:before="58"/>
              <w:ind w:left="194"/>
              <w:rPr>
                <w:sz w:val="16"/>
                <w:szCs w:val="16"/>
              </w:rPr>
            </w:pPr>
            <w:r w:rsidRPr="003E6901">
              <w:rPr>
                <w:sz w:val="16"/>
                <w:szCs w:val="16"/>
              </w:rPr>
              <w:t>Txhua</w:t>
            </w:r>
            <w:ins w:id="4742" w:author="Khamsaolee Xainhiaxang" w:date="2021-07-08T20:50:00Z">
              <w:r w:rsidR="008C17F5">
                <w:rPr>
                  <w:sz w:val="16"/>
                  <w:szCs w:val="16"/>
                </w:rPr>
                <w:t xml:space="preserve"> Leej</w:t>
              </w:r>
            </w:ins>
          </w:p>
        </w:tc>
        <w:tc>
          <w:tcPr>
            <w:tcW w:w="3240" w:type="dxa"/>
            <w:tcBorders>
              <w:left w:val="single" w:sz="4" w:space="0" w:color="FFFFFF"/>
              <w:right w:val="single" w:sz="4" w:space="0" w:color="FFFFFF"/>
            </w:tcBorders>
            <w:shd w:val="clear" w:color="auto" w:fill="BDD7EE"/>
          </w:tcPr>
          <w:p w14:paraId="13039A57" w14:textId="473E9196" w:rsidR="00E43EF1" w:rsidRPr="003E6901" w:rsidRDefault="000E40D2" w:rsidP="002D3862">
            <w:pPr>
              <w:pStyle w:val="TableParagraph"/>
              <w:spacing w:before="58"/>
              <w:ind w:left="53"/>
              <w:rPr>
                <w:sz w:val="16"/>
                <w:szCs w:val="16"/>
              </w:rPr>
            </w:pPr>
            <w:r w:rsidRPr="003E6901">
              <w:rPr>
                <w:sz w:val="16"/>
                <w:szCs w:val="16"/>
              </w:rPr>
              <w:t xml:space="preserve">Tub Ceev Xwm </w:t>
            </w:r>
            <w:ins w:id="4743" w:author="Khamsaolee Xainhiaxang" w:date="2021-07-08T21:38:00Z">
              <w:r w:rsidR="002D3862">
                <w:rPr>
                  <w:sz w:val="16"/>
                  <w:szCs w:val="16"/>
                </w:rPr>
                <w:t>(</w:t>
              </w:r>
              <w:r w:rsidR="002D3862" w:rsidRPr="002D3862">
                <w:rPr>
                  <w:sz w:val="16"/>
                  <w:szCs w:val="16"/>
                </w:rPr>
                <w:t>Police Services</w:t>
              </w:r>
              <w:r w:rsidR="002D3862" w:rsidRPr="002D3862" w:rsidDel="002D3862">
                <w:rPr>
                  <w:sz w:val="16"/>
                  <w:szCs w:val="16"/>
                </w:rPr>
                <w:t xml:space="preserve"> </w:t>
              </w:r>
              <w:r w:rsidR="002D3862">
                <w:rPr>
                  <w:sz w:val="16"/>
                  <w:szCs w:val="16"/>
                </w:rPr>
                <w:t>)</w:t>
              </w:r>
            </w:ins>
            <w:del w:id="4744" w:author="Khamsaolee Xainhiaxang" w:date="2021-07-08T21:38:00Z">
              <w:r w:rsidR="00D978AD" w:rsidRPr="003E6901" w:rsidDel="002D3862">
                <w:rPr>
                  <w:sz w:val="16"/>
                  <w:szCs w:val="16"/>
                </w:rPr>
                <w:delText xml:space="preserve">Kev </w:delText>
              </w:r>
              <w:r w:rsidRPr="003E6901" w:rsidDel="002D3862">
                <w:rPr>
                  <w:sz w:val="16"/>
                  <w:szCs w:val="16"/>
                </w:rPr>
                <w:delText>Pab</w:delText>
              </w:r>
              <w:r w:rsidR="00D978AD" w:rsidRPr="003E6901" w:rsidDel="002D3862">
                <w:rPr>
                  <w:sz w:val="16"/>
                  <w:szCs w:val="16"/>
                </w:rPr>
                <w:delText xml:space="preserve"> </w:delText>
              </w:r>
              <w:r w:rsidRPr="003E6901" w:rsidDel="002D3862">
                <w:rPr>
                  <w:sz w:val="16"/>
                  <w:szCs w:val="16"/>
                </w:rPr>
                <w:delText>cuam</w:delText>
              </w:r>
            </w:del>
          </w:p>
        </w:tc>
        <w:tc>
          <w:tcPr>
            <w:tcW w:w="1620" w:type="dxa"/>
            <w:tcBorders>
              <w:left w:val="single" w:sz="4" w:space="0" w:color="FFFFFF"/>
              <w:right w:val="single" w:sz="4" w:space="0" w:color="FFFFFF"/>
            </w:tcBorders>
            <w:shd w:val="clear" w:color="auto" w:fill="BDD7EE"/>
          </w:tcPr>
          <w:p w14:paraId="0C44C351" w14:textId="77777777" w:rsidR="00E43EF1" w:rsidRPr="003E6901" w:rsidRDefault="000E40D2">
            <w:pPr>
              <w:pStyle w:val="TableParagraph"/>
              <w:spacing w:before="58"/>
              <w:ind w:left="44" w:right="44"/>
              <w:jc w:val="center"/>
              <w:rPr>
                <w:sz w:val="16"/>
                <w:szCs w:val="16"/>
              </w:rPr>
            </w:pPr>
            <w:r w:rsidRPr="003E6901">
              <w:rPr>
                <w:sz w:val="16"/>
                <w:szCs w:val="16"/>
              </w:rPr>
              <w:t>$ 521,861.00</w:t>
            </w:r>
          </w:p>
        </w:tc>
        <w:tc>
          <w:tcPr>
            <w:tcW w:w="1530" w:type="dxa"/>
            <w:tcBorders>
              <w:left w:val="single" w:sz="4" w:space="0" w:color="FFFFFF"/>
              <w:right w:val="single" w:sz="4" w:space="0" w:color="FFFFFF"/>
            </w:tcBorders>
            <w:shd w:val="clear" w:color="auto" w:fill="BDD7EE"/>
          </w:tcPr>
          <w:p w14:paraId="4505A762" w14:textId="77777777" w:rsidR="00E43EF1" w:rsidRPr="003E6901" w:rsidRDefault="00E43EF1">
            <w:pPr>
              <w:pStyle w:val="TableParagraph"/>
              <w:rPr>
                <w:rFonts w:ascii="Times New Roman"/>
                <w:sz w:val="16"/>
                <w:szCs w:val="16"/>
              </w:rPr>
            </w:pPr>
          </w:p>
        </w:tc>
        <w:tc>
          <w:tcPr>
            <w:tcW w:w="1440" w:type="dxa"/>
            <w:tcBorders>
              <w:left w:val="single" w:sz="4" w:space="0" w:color="FFFFFF"/>
              <w:right w:val="single" w:sz="4" w:space="0" w:color="FFFFFF"/>
            </w:tcBorders>
            <w:shd w:val="clear" w:color="auto" w:fill="BDD7EE"/>
          </w:tcPr>
          <w:p w14:paraId="04F333D8" w14:textId="77777777" w:rsidR="00E43EF1" w:rsidRPr="003E6901" w:rsidRDefault="00E43EF1">
            <w:pPr>
              <w:pStyle w:val="TableParagraph"/>
              <w:rPr>
                <w:rFonts w:ascii="Times New Roman"/>
                <w:sz w:val="16"/>
                <w:szCs w:val="16"/>
              </w:rPr>
            </w:pPr>
          </w:p>
        </w:tc>
        <w:tc>
          <w:tcPr>
            <w:tcW w:w="1413" w:type="dxa"/>
            <w:tcBorders>
              <w:left w:val="single" w:sz="4" w:space="0" w:color="FFFFFF"/>
              <w:right w:val="single" w:sz="4" w:space="0" w:color="FFFFFF"/>
            </w:tcBorders>
            <w:shd w:val="clear" w:color="auto" w:fill="BDD7EE"/>
          </w:tcPr>
          <w:p w14:paraId="0118A5C3" w14:textId="77777777" w:rsidR="00E43EF1" w:rsidRPr="003E6901" w:rsidRDefault="000E40D2">
            <w:pPr>
              <w:pStyle w:val="TableParagraph"/>
              <w:spacing w:before="58"/>
              <w:ind w:left="33" w:right="33"/>
              <w:jc w:val="center"/>
              <w:rPr>
                <w:sz w:val="16"/>
                <w:szCs w:val="16"/>
              </w:rPr>
            </w:pPr>
            <w:r w:rsidRPr="003E6901">
              <w:rPr>
                <w:sz w:val="16"/>
                <w:szCs w:val="16"/>
              </w:rPr>
              <w:t>$ 3,117,002.00</w:t>
            </w:r>
          </w:p>
        </w:tc>
        <w:tc>
          <w:tcPr>
            <w:tcW w:w="1614" w:type="dxa"/>
            <w:tcBorders>
              <w:left w:val="single" w:sz="4" w:space="0" w:color="FFFFFF"/>
            </w:tcBorders>
            <w:shd w:val="clear" w:color="auto" w:fill="BDD7EE"/>
          </w:tcPr>
          <w:p w14:paraId="299BD779" w14:textId="77777777" w:rsidR="00E43EF1" w:rsidRPr="003E6901" w:rsidRDefault="000E40D2">
            <w:pPr>
              <w:pStyle w:val="TableParagraph"/>
              <w:spacing w:before="58"/>
              <w:ind w:left="33" w:right="33"/>
              <w:jc w:val="center"/>
              <w:rPr>
                <w:sz w:val="16"/>
                <w:szCs w:val="16"/>
              </w:rPr>
            </w:pPr>
            <w:r w:rsidRPr="003E6901">
              <w:rPr>
                <w:sz w:val="16"/>
                <w:szCs w:val="16"/>
              </w:rPr>
              <w:t>$ 3,638,863.00</w:t>
            </w:r>
          </w:p>
        </w:tc>
      </w:tr>
      <w:tr w:rsidR="00E43EF1" w14:paraId="7FE30A2E" w14:textId="77777777" w:rsidTr="0022711D">
        <w:trPr>
          <w:trHeight w:val="921"/>
        </w:trPr>
        <w:tc>
          <w:tcPr>
            <w:tcW w:w="733" w:type="dxa"/>
            <w:tcBorders>
              <w:right w:val="single" w:sz="4" w:space="0" w:color="FFFFFF"/>
            </w:tcBorders>
            <w:shd w:val="clear" w:color="auto" w:fill="DDEBF6"/>
          </w:tcPr>
          <w:p w14:paraId="2E94E681" w14:textId="77777777" w:rsidR="00E43EF1" w:rsidRPr="003E6901" w:rsidRDefault="000E40D2">
            <w:pPr>
              <w:pStyle w:val="TableParagraph"/>
              <w:spacing w:before="58"/>
              <w:jc w:val="center"/>
              <w:rPr>
                <w:b/>
                <w:sz w:val="16"/>
                <w:szCs w:val="16"/>
              </w:rPr>
            </w:pPr>
            <w:r w:rsidRPr="003E6901">
              <w:rPr>
                <w:b/>
                <w:sz w:val="16"/>
                <w:szCs w:val="16"/>
              </w:rPr>
              <w:t>3</w:t>
            </w:r>
          </w:p>
        </w:tc>
        <w:tc>
          <w:tcPr>
            <w:tcW w:w="990" w:type="dxa"/>
            <w:tcBorders>
              <w:left w:val="single" w:sz="4" w:space="0" w:color="FFFFFF"/>
              <w:right w:val="single" w:sz="4" w:space="0" w:color="FFFFFF"/>
            </w:tcBorders>
            <w:shd w:val="clear" w:color="auto" w:fill="DDEBF6"/>
          </w:tcPr>
          <w:p w14:paraId="215BA28E" w14:textId="3BC74A04" w:rsidR="00E43EF1" w:rsidRPr="003E6901" w:rsidRDefault="000E40D2">
            <w:pPr>
              <w:pStyle w:val="TableParagraph"/>
              <w:spacing w:before="58"/>
              <w:ind w:left="120" w:right="120"/>
              <w:jc w:val="center"/>
              <w:rPr>
                <w:b/>
                <w:sz w:val="16"/>
                <w:szCs w:val="16"/>
              </w:rPr>
            </w:pPr>
            <w:r w:rsidRPr="003E6901">
              <w:rPr>
                <w:b/>
                <w:sz w:val="16"/>
                <w:szCs w:val="16"/>
              </w:rPr>
              <w:t>14</w:t>
            </w:r>
          </w:p>
        </w:tc>
        <w:tc>
          <w:tcPr>
            <w:tcW w:w="2520" w:type="dxa"/>
            <w:tcBorders>
              <w:left w:val="single" w:sz="4" w:space="0" w:color="FFFFFF"/>
              <w:right w:val="single" w:sz="4" w:space="0" w:color="FFFFFF"/>
            </w:tcBorders>
            <w:shd w:val="clear" w:color="auto" w:fill="DDEBF6"/>
          </w:tcPr>
          <w:p w14:paraId="6B388540" w14:textId="77777777" w:rsidR="002D3862" w:rsidRDefault="00797CDB">
            <w:pPr>
              <w:pStyle w:val="TableParagraph"/>
              <w:spacing w:before="8" w:line="280" w:lineRule="atLeast"/>
              <w:ind w:left="194" w:right="174"/>
              <w:rPr>
                <w:ins w:id="4745" w:author="Khamsaolee Xainhiaxang" w:date="2021-07-08T21:38:00Z"/>
                <w:sz w:val="16"/>
                <w:szCs w:val="16"/>
              </w:rPr>
            </w:pPr>
            <w:r w:rsidRPr="003E6901">
              <w:rPr>
                <w:sz w:val="16"/>
                <w:szCs w:val="16"/>
              </w:rPr>
              <w:t xml:space="preserve">Cov Kawm Lus Askiv </w:t>
            </w:r>
          </w:p>
          <w:p w14:paraId="4FC848E6" w14:textId="77777777" w:rsidR="002D3862" w:rsidRDefault="00797CDB">
            <w:pPr>
              <w:pStyle w:val="TableParagraph"/>
              <w:spacing w:before="8" w:line="280" w:lineRule="atLeast"/>
              <w:ind w:left="194" w:right="174"/>
              <w:rPr>
                <w:ins w:id="4746" w:author="Khamsaolee Xainhiaxang" w:date="2021-07-08T21:39:00Z"/>
                <w:sz w:val="16"/>
                <w:szCs w:val="16"/>
              </w:rPr>
            </w:pPr>
            <w:r w:rsidRPr="003E6901">
              <w:rPr>
                <w:sz w:val="16"/>
                <w:szCs w:val="16"/>
              </w:rPr>
              <w:t xml:space="preserve">Cov Hlua Uas Coj Los Tu </w:t>
            </w:r>
          </w:p>
          <w:p w14:paraId="5377E432" w14:textId="7A313C33" w:rsidR="00E43EF1" w:rsidRPr="003E6901" w:rsidRDefault="00797CDB">
            <w:pPr>
              <w:pStyle w:val="TableParagraph"/>
              <w:spacing w:before="8" w:line="280" w:lineRule="atLeast"/>
              <w:ind w:left="194" w:right="174"/>
              <w:rPr>
                <w:sz w:val="16"/>
                <w:szCs w:val="16"/>
              </w:rPr>
            </w:pPr>
            <w:r w:rsidRPr="003E6901">
              <w:rPr>
                <w:sz w:val="16"/>
                <w:szCs w:val="16"/>
              </w:rPr>
              <w:t xml:space="preserve">Cov </w:t>
            </w:r>
            <w:del w:id="4747" w:author="Khamsaolee Xainhiaxang" w:date="2021-07-08T21:46:00Z">
              <w:r w:rsidRPr="003E6901" w:rsidDel="00DE6083">
                <w:rPr>
                  <w:sz w:val="16"/>
                  <w:szCs w:val="16"/>
                </w:rPr>
                <w:delText>Tau Nyiaj Tsawg</w:delText>
              </w:r>
            </w:del>
            <w:ins w:id="4748" w:author="Khamsaolee Xainhiaxang" w:date="2021-07-08T21:46:00Z">
              <w:r w:rsidR="00DE6083">
                <w:rPr>
                  <w:sz w:val="16"/>
                  <w:szCs w:val="16"/>
                </w:rPr>
                <w:t>Neeg Txom Nyem</w:t>
              </w:r>
            </w:ins>
          </w:p>
        </w:tc>
        <w:tc>
          <w:tcPr>
            <w:tcW w:w="3240" w:type="dxa"/>
            <w:tcBorders>
              <w:left w:val="single" w:sz="4" w:space="0" w:color="FFFFFF"/>
              <w:right w:val="single" w:sz="4" w:space="0" w:color="FFFFFF"/>
            </w:tcBorders>
            <w:shd w:val="clear" w:color="auto" w:fill="DDEBF6"/>
          </w:tcPr>
          <w:p w14:paraId="397A3E5C" w14:textId="77777777" w:rsidR="00E43EF1" w:rsidRPr="003E6901" w:rsidRDefault="000E40D2">
            <w:pPr>
              <w:pStyle w:val="TableParagraph"/>
              <w:spacing w:before="58"/>
              <w:ind w:left="53" w:right="656"/>
              <w:rPr>
                <w:sz w:val="16"/>
                <w:szCs w:val="16"/>
              </w:rPr>
            </w:pPr>
            <w:r w:rsidRPr="003E6901">
              <w:rPr>
                <w:sz w:val="16"/>
                <w:szCs w:val="16"/>
              </w:rPr>
              <w:t>Cov Kws paub Kev Nyab Xeeb Hauv Tsev Kawm Ntawv - Ntxiv</w:t>
            </w:r>
          </w:p>
        </w:tc>
        <w:tc>
          <w:tcPr>
            <w:tcW w:w="1620" w:type="dxa"/>
            <w:tcBorders>
              <w:left w:val="single" w:sz="4" w:space="0" w:color="FFFFFF"/>
              <w:right w:val="single" w:sz="4" w:space="0" w:color="FFFFFF"/>
            </w:tcBorders>
            <w:shd w:val="clear" w:color="auto" w:fill="DDEBF6"/>
          </w:tcPr>
          <w:p w14:paraId="21B7345A" w14:textId="77777777" w:rsidR="00E43EF1" w:rsidRPr="003E6901" w:rsidRDefault="000E40D2">
            <w:pPr>
              <w:pStyle w:val="TableParagraph"/>
              <w:spacing w:before="58"/>
              <w:ind w:left="44" w:right="44"/>
              <w:jc w:val="center"/>
              <w:rPr>
                <w:sz w:val="16"/>
                <w:szCs w:val="16"/>
              </w:rPr>
            </w:pPr>
            <w:r w:rsidRPr="003E6901">
              <w:rPr>
                <w:sz w:val="16"/>
                <w:szCs w:val="16"/>
              </w:rPr>
              <w:t>$ 157,863.00</w:t>
            </w:r>
          </w:p>
        </w:tc>
        <w:tc>
          <w:tcPr>
            <w:tcW w:w="1530" w:type="dxa"/>
            <w:tcBorders>
              <w:left w:val="single" w:sz="4" w:space="0" w:color="FFFFFF"/>
              <w:right w:val="single" w:sz="4" w:space="0" w:color="FFFFFF"/>
            </w:tcBorders>
            <w:shd w:val="clear" w:color="auto" w:fill="DDEBF6"/>
          </w:tcPr>
          <w:p w14:paraId="0C602DE0" w14:textId="77777777" w:rsidR="00E43EF1" w:rsidRPr="003E6901" w:rsidRDefault="00E43EF1">
            <w:pPr>
              <w:pStyle w:val="TableParagraph"/>
              <w:rPr>
                <w:rFonts w:ascii="Times New Roman"/>
                <w:sz w:val="16"/>
                <w:szCs w:val="16"/>
              </w:rPr>
            </w:pPr>
          </w:p>
        </w:tc>
        <w:tc>
          <w:tcPr>
            <w:tcW w:w="1440" w:type="dxa"/>
            <w:tcBorders>
              <w:left w:val="single" w:sz="4" w:space="0" w:color="FFFFFF"/>
              <w:right w:val="single" w:sz="4" w:space="0" w:color="FFFFFF"/>
            </w:tcBorders>
            <w:shd w:val="clear" w:color="auto" w:fill="DDEBF6"/>
          </w:tcPr>
          <w:p w14:paraId="60CCA14C" w14:textId="77777777" w:rsidR="00E43EF1" w:rsidRPr="003E6901" w:rsidRDefault="00E43EF1">
            <w:pPr>
              <w:pStyle w:val="TableParagraph"/>
              <w:rPr>
                <w:rFonts w:ascii="Times New Roman"/>
                <w:sz w:val="16"/>
                <w:szCs w:val="16"/>
              </w:rPr>
            </w:pPr>
          </w:p>
        </w:tc>
        <w:tc>
          <w:tcPr>
            <w:tcW w:w="1413" w:type="dxa"/>
            <w:tcBorders>
              <w:left w:val="single" w:sz="4" w:space="0" w:color="FFFFFF"/>
              <w:right w:val="single" w:sz="4" w:space="0" w:color="FFFFFF"/>
            </w:tcBorders>
            <w:shd w:val="clear" w:color="auto" w:fill="DDEBF6"/>
          </w:tcPr>
          <w:p w14:paraId="2554BFEC" w14:textId="77777777" w:rsidR="00E43EF1" w:rsidRPr="003E6901" w:rsidRDefault="00E43EF1">
            <w:pPr>
              <w:pStyle w:val="TableParagraph"/>
              <w:rPr>
                <w:rFonts w:ascii="Times New Roman"/>
                <w:sz w:val="16"/>
                <w:szCs w:val="16"/>
              </w:rPr>
            </w:pPr>
          </w:p>
        </w:tc>
        <w:tc>
          <w:tcPr>
            <w:tcW w:w="1614" w:type="dxa"/>
            <w:tcBorders>
              <w:left w:val="single" w:sz="4" w:space="0" w:color="FFFFFF"/>
            </w:tcBorders>
            <w:shd w:val="clear" w:color="auto" w:fill="DDEBF6"/>
          </w:tcPr>
          <w:p w14:paraId="3F537602" w14:textId="77777777" w:rsidR="00E43EF1" w:rsidRPr="003E6901" w:rsidRDefault="000E40D2">
            <w:pPr>
              <w:pStyle w:val="TableParagraph"/>
              <w:spacing w:before="58"/>
              <w:ind w:left="33" w:right="33"/>
              <w:jc w:val="center"/>
              <w:rPr>
                <w:sz w:val="16"/>
                <w:szCs w:val="16"/>
              </w:rPr>
            </w:pPr>
            <w:r w:rsidRPr="003E6901">
              <w:rPr>
                <w:sz w:val="16"/>
                <w:szCs w:val="16"/>
              </w:rPr>
              <w:t>$ 157,863.00</w:t>
            </w:r>
          </w:p>
        </w:tc>
      </w:tr>
    </w:tbl>
    <w:p w14:paraId="440A96A6" w14:textId="180C6A6E" w:rsidR="00E43EF1" w:rsidDel="007E7F2D" w:rsidRDefault="00B672F4">
      <w:pPr>
        <w:rPr>
          <w:del w:id="4749" w:author="Khamsaolee Xainhiaxang" w:date="2021-07-09T09:52:00Z"/>
          <w:sz w:val="2"/>
          <w:szCs w:val="2"/>
        </w:rPr>
      </w:pPr>
      <w:r>
        <w:rPr>
          <w:noProof/>
          <w:lang w:bidi="th-TH"/>
        </w:rPr>
        <mc:AlternateContent>
          <mc:Choice Requires="wps">
            <w:drawing>
              <wp:anchor distT="0" distB="0" distL="114300" distR="114300" simplePos="0" relativeHeight="239875072" behindDoc="1" locked="0" layoutInCell="1" allowOverlap="1" wp14:anchorId="12988A22" wp14:editId="77CBB1F9">
                <wp:simplePos x="0" y="0"/>
                <wp:positionH relativeFrom="page">
                  <wp:posOffset>1465580</wp:posOffset>
                </wp:positionH>
                <wp:positionV relativeFrom="page">
                  <wp:posOffset>772795</wp:posOffset>
                </wp:positionV>
                <wp:extent cx="84455" cy="0"/>
                <wp:effectExtent l="0" t="0" r="0" b="0"/>
                <wp:wrapNone/>
                <wp:docPr id="310"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B0BF13" id="Line 267" o:spid="_x0000_s1026" style="position:absolute;z-index:-26344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60.85pt" to="122.05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76096" behindDoc="1" locked="0" layoutInCell="1" allowOverlap="1" wp14:anchorId="00F7F3E7" wp14:editId="5FBBDA58">
                <wp:simplePos x="0" y="0"/>
                <wp:positionH relativeFrom="page">
                  <wp:posOffset>1465580</wp:posOffset>
                </wp:positionH>
                <wp:positionV relativeFrom="page">
                  <wp:posOffset>955675</wp:posOffset>
                </wp:positionV>
                <wp:extent cx="84455" cy="0"/>
                <wp:effectExtent l="0" t="0" r="0" b="0"/>
                <wp:wrapNone/>
                <wp:docPr id="309"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F8C0F" id="Line 266" o:spid="_x0000_s1026" style="position:absolute;z-index:-26344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75.25pt" to="122.05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77120" behindDoc="1" locked="0" layoutInCell="1" allowOverlap="1" wp14:anchorId="43548536" wp14:editId="1020020A">
                <wp:simplePos x="0" y="0"/>
                <wp:positionH relativeFrom="page">
                  <wp:posOffset>1465580</wp:posOffset>
                </wp:positionH>
                <wp:positionV relativeFrom="page">
                  <wp:posOffset>1138555</wp:posOffset>
                </wp:positionV>
                <wp:extent cx="84455" cy="0"/>
                <wp:effectExtent l="0" t="0" r="0" b="0"/>
                <wp:wrapNone/>
                <wp:docPr id="308"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BDA1FE" id="Line 265" o:spid="_x0000_s1026" style="position:absolute;z-index:-26343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89.65pt" to="122.05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78144" behindDoc="1" locked="0" layoutInCell="1" allowOverlap="1" wp14:anchorId="1C874D79" wp14:editId="612110E6">
                <wp:simplePos x="0" y="0"/>
                <wp:positionH relativeFrom="page">
                  <wp:posOffset>1465580</wp:posOffset>
                </wp:positionH>
                <wp:positionV relativeFrom="page">
                  <wp:posOffset>1364615</wp:posOffset>
                </wp:positionV>
                <wp:extent cx="84455" cy="0"/>
                <wp:effectExtent l="0" t="0" r="0" b="0"/>
                <wp:wrapNone/>
                <wp:docPr id="307"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974C7" id="Line 264" o:spid="_x0000_s1026" style="position:absolute;z-index:-26343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107.45pt" to="122.05pt,1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79168" behindDoc="1" locked="0" layoutInCell="1" allowOverlap="1" wp14:anchorId="0DB3ECA2" wp14:editId="3077A87C">
                <wp:simplePos x="0" y="0"/>
                <wp:positionH relativeFrom="page">
                  <wp:posOffset>1465580</wp:posOffset>
                </wp:positionH>
                <wp:positionV relativeFrom="page">
                  <wp:posOffset>1547495</wp:posOffset>
                </wp:positionV>
                <wp:extent cx="84455" cy="0"/>
                <wp:effectExtent l="0" t="0" r="0" b="0"/>
                <wp:wrapNone/>
                <wp:docPr id="306"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435A2" id="Line 263" o:spid="_x0000_s1026" style="position:absolute;z-index:-26343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121.85pt" to="122.0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80192" behindDoc="1" locked="0" layoutInCell="1" allowOverlap="1" wp14:anchorId="4A89B5E1" wp14:editId="67B61F55">
                <wp:simplePos x="0" y="0"/>
                <wp:positionH relativeFrom="page">
                  <wp:posOffset>1465580</wp:posOffset>
                </wp:positionH>
                <wp:positionV relativeFrom="page">
                  <wp:posOffset>1730375</wp:posOffset>
                </wp:positionV>
                <wp:extent cx="84455" cy="0"/>
                <wp:effectExtent l="0" t="0" r="0" b="0"/>
                <wp:wrapNone/>
                <wp:docPr id="305"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9DD456" id="Line 262" o:spid="_x0000_s1026" style="position:absolute;z-index:-26343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136.25pt" to="122.05pt,1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81216" behindDoc="1" locked="0" layoutInCell="1" allowOverlap="1" wp14:anchorId="201346F7" wp14:editId="3E711390">
                <wp:simplePos x="0" y="0"/>
                <wp:positionH relativeFrom="page">
                  <wp:posOffset>1465580</wp:posOffset>
                </wp:positionH>
                <wp:positionV relativeFrom="page">
                  <wp:posOffset>1956435</wp:posOffset>
                </wp:positionV>
                <wp:extent cx="84455" cy="0"/>
                <wp:effectExtent l="0" t="0" r="0" b="0"/>
                <wp:wrapNone/>
                <wp:docPr id="304"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67B70" id="Line 261" o:spid="_x0000_s1026" style="position:absolute;z-index:-26343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154.05pt" to="122.05pt,1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82240" behindDoc="1" locked="0" layoutInCell="1" allowOverlap="1" wp14:anchorId="1E963D7C" wp14:editId="5A9A47F6">
                <wp:simplePos x="0" y="0"/>
                <wp:positionH relativeFrom="page">
                  <wp:posOffset>1465580</wp:posOffset>
                </wp:positionH>
                <wp:positionV relativeFrom="page">
                  <wp:posOffset>2139315</wp:posOffset>
                </wp:positionV>
                <wp:extent cx="84455" cy="0"/>
                <wp:effectExtent l="0" t="0" r="0" b="0"/>
                <wp:wrapNone/>
                <wp:docPr id="303"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66404" id="Line 260" o:spid="_x0000_s1026" style="position:absolute;z-index:-26343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168.45pt" to="122.05pt,1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83264" behindDoc="1" locked="0" layoutInCell="1" allowOverlap="1" wp14:anchorId="04C18A07" wp14:editId="574AEAF0">
                <wp:simplePos x="0" y="0"/>
                <wp:positionH relativeFrom="page">
                  <wp:posOffset>1465580</wp:posOffset>
                </wp:positionH>
                <wp:positionV relativeFrom="page">
                  <wp:posOffset>2322195</wp:posOffset>
                </wp:positionV>
                <wp:extent cx="84455" cy="0"/>
                <wp:effectExtent l="0" t="0" r="0" b="0"/>
                <wp:wrapNone/>
                <wp:docPr id="302"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D20A5" id="Line 259" o:spid="_x0000_s1026" style="position:absolute;z-index:-26343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182.85pt" to="122.05pt,1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84288" behindDoc="1" locked="0" layoutInCell="1" allowOverlap="1" wp14:anchorId="0FD8E911" wp14:editId="76831462">
                <wp:simplePos x="0" y="0"/>
                <wp:positionH relativeFrom="page">
                  <wp:posOffset>1465580</wp:posOffset>
                </wp:positionH>
                <wp:positionV relativeFrom="page">
                  <wp:posOffset>2548255</wp:posOffset>
                </wp:positionV>
                <wp:extent cx="84455" cy="0"/>
                <wp:effectExtent l="0" t="0" r="0" b="0"/>
                <wp:wrapNone/>
                <wp:docPr id="301"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EA07FF" id="Line 258" o:spid="_x0000_s1026" style="position:absolute;z-index:-26343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00.65pt" to="122.05pt,2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85312" behindDoc="1" locked="0" layoutInCell="1" allowOverlap="1" wp14:anchorId="0F71DF56" wp14:editId="4BE2421D">
                <wp:simplePos x="0" y="0"/>
                <wp:positionH relativeFrom="page">
                  <wp:posOffset>1465580</wp:posOffset>
                </wp:positionH>
                <wp:positionV relativeFrom="page">
                  <wp:posOffset>2731135</wp:posOffset>
                </wp:positionV>
                <wp:extent cx="84455" cy="0"/>
                <wp:effectExtent l="0" t="0" r="0" b="0"/>
                <wp:wrapNone/>
                <wp:docPr id="300"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5E1A4" id="Line 257" o:spid="_x0000_s1026" style="position:absolute;z-index:-26343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15.05pt" to="122.05pt,2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86336" behindDoc="1" locked="0" layoutInCell="1" allowOverlap="1" wp14:anchorId="1E919586" wp14:editId="22F7C3B8">
                <wp:simplePos x="0" y="0"/>
                <wp:positionH relativeFrom="page">
                  <wp:posOffset>1465580</wp:posOffset>
                </wp:positionH>
                <wp:positionV relativeFrom="page">
                  <wp:posOffset>2914015</wp:posOffset>
                </wp:positionV>
                <wp:extent cx="84455" cy="0"/>
                <wp:effectExtent l="0" t="0" r="0" b="0"/>
                <wp:wrapNone/>
                <wp:docPr id="299"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81FE5" id="Line 256" o:spid="_x0000_s1026" style="position:absolute;z-index:-26343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29.45pt" to="122.05pt,2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87360" behindDoc="1" locked="0" layoutInCell="1" allowOverlap="1" wp14:anchorId="522200C2" wp14:editId="05D3E7C5">
                <wp:simplePos x="0" y="0"/>
                <wp:positionH relativeFrom="page">
                  <wp:posOffset>1465580</wp:posOffset>
                </wp:positionH>
                <wp:positionV relativeFrom="page">
                  <wp:posOffset>3140075</wp:posOffset>
                </wp:positionV>
                <wp:extent cx="84455" cy="0"/>
                <wp:effectExtent l="0" t="0" r="0" b="0"/>
                <wp:wrapNone/>
                <wp:docPr id="298"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1F5054" id="Line 255" o:spid="_x0000_s1026" style="position:absolute;z-index:-26342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47.25pt" to="122.05pt,2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88384" behindDoc="1" locked="0" layoutInCell="1" allowOverlap="1" wp14:anchorId="7D83EC76" wp14:editId="3F8EA05E">
                <wp:simplePos x="0" y="0"/>
                <wp:positionH relativeFrom="page">
                  <wp:posOffset>1465580</wp:posOffset>
                </wp:positionH>
                <wp:positionV relativeFrom="page">
                  <wp:posOffset>3322955</wp:posOffset>
                </wp:positionV>
                <wp:extent cx="84455" cy="0"/>
                <wp:effectExtent l="0" t="0" r="0" b="0"/>
                <wp:wrapNone/>
                <wp:docPr id="297"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63A51" id="Line 254" o:spid="_x0000_s1026" style="position:absolute;z-index:-26342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61.65pt" to="122.05pt,2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89408" behindDoc="1" locked="0" layoutInCell="1" allowOverlap="1" wp14:anchorId="491370D7" wp14:editId="4FCBDF83">
                <wp:simplePos x="0" y="0"/>
                <wp:positionH relativeFrom="page">
                  <wp:posOffset>1465580</wp:posOffset>
                </wp:positionH>
                <wp:positionV relativeFrom="page">
                  <wp:posOffset>3505835</wp:posOffset>
                </wp:positionV>
                <wp:extent cx="84455" cy="0"/>
                <wp:effectExtent l="0" t="0" r="0" b="0"/>
                <wp:wrapNone/>
                <wp:docPr id="296"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8BA19" id="Line 253" o:spid="_x0000_s1026" style="position:absolute;z-index:-26342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76.05pt" to="122.05pt,2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90432" behindDoc="1" locked="0" layoutInCell="1" allowOverlap="1" wp14:anchorId="09DCB942" wp14:editId="0A4410D8">
                <wp:simplePos x="0" y="0"/>
                <wp:positionH relativeFrom="page">
                  <wp:posOffset>1465580</wp:posOffset>
                </wp:positionH>
                <wp:positionV relativeFrom="page">
                  <wp:posOffset>3731895</wp:posOffset>
                </wp:positionV>
                <wp:extent cx="84455" cy="0"/>
                <wp:effectExtent l="0" t="0" r="0" b="0"/>
                <wp:wrapNone/>
                <wp:docPr id="295"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C393FF" id="Line 252" o:spid="_x0000_s1026" style="position:absolute;z-index:-26342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93.85pt" to="122.05pt,2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91456" behindDoc="1" locked="0" layoutInCell="1" allowOverlap="1" wp14:anchorId="73BBC196" wp14:editId="7E2D9373">
                <wp:simplePos x="0" y="0"/>
                <wp:positionH relativeFrom="page">
                  <wp:posOffset>1465580</wp:posOffset>
                </wp:positionH>
                <wp:positionV relativeFrom="page">
                  <wp:posOffset>3914775</wp:posOffset>
                </wp:positionV>
                <wp:extent cx="84455" cy="0"/>
                <wp:effectExtent l="0" t="0" r="0" b="0"/>
                <wp:wrapNone/>
                <wp:docPr id="294"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3E138" id="Line 251" o:spid="_x0000_s1026" style="position:absolute;z-index:-26342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308.25pt" to="122.05pt,3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92480" behindDoc="1" locked="0" layoutInCell="1" allowOverlap="1" wp14:anchorId="04FE8292" wp14:editId="429D67DE">
                <wp:simplePos x="0" y="0"/>
                <wp:positionH relativeFrom="page">
                  <wp:posOffset>1465580</wp:posOffset>
                </wp:positionH>
                <wp:positionV relativeFrom="page">
                  <wp:posOffset>4097655</wp:posOffset>
                </wp:positionV>
                <wp:extent cx="84455" cy="0"/>
                <wp:effectExtent l="0" t="0" r="0" b="0"/>
                <wp:wrapNone/>
                <wp:docPr id="293"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5FD2C" id="Line 250" o:spid="_x0000_s1026" style="position:absolute;z-index:-26342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322.65pt" to="122.05pt,3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93504" behindDoc="1" locked="0" layoutInCell="1" allowOverlap="1" wp14:anchorId="32E3BDE2" wp14:editId="328202EE">
                <wp:simplePos x="0" y="0"/>
                <wp:positionH relativeFrom="page">
                  <wp:posOffset>1465580</wp:posOffset>
                </wp:positionH>
                <wp:positionV relativeFrom="page">
                  <wp:posOffset>4323715</wp:posOffset>
                </wp:positionV>
                <wp:extent cx="84455" cy="0"/>
                <wp:effectExtent l="0" t="0" r="0" b="0"/>
                <wp:wrapNone/>
                <wp:docPr id="292"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91E4D3" id="Line 249" o:spid="_x0000_s1026" style="position:absolute;z-index:-26342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340.45pt" to="122.05pt,3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94528" behindDoc="1" locked="0" layoutInCell="1" allowOverlap="1" wp14:anchorId="65F84C55" wp14:editId="63F022F7">
                <wp:simplePos x="0" y="0"/>
                <wp:positionH relativeFrom="page">
                  <wp:posOffset>1465580</wp:posOffset>
                </wp:positionH>
                <wp:positionV relativeFrom="page">
                  <wp:posOffset>4506595</wp:posOffset>
                </wp:positionV>
                <wp:extent cx="84455" cy="0"/>
                <wp:effectExtent l="0" t="0" r="0" b="0"/>
                <wp:wrapNone/>
                <wp:docPr id="291"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E4AEE6" id="Line 248" o:spid="_x0000_s1026" style="position:absolute;z-index:-26342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354.85pt" to="122.05pt,3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95552" behindDoc="1" locked="0" layoutInCell="1" allowOverlap="1" wp14:anchorId="019552CB" wp14:editId="2B1D1025">
                <wp:simplePos x="0" y="0"/>
                <wp:positionH relativeFrom="page">
                  <wp:posOffset>1465580</wp:posOffset>
                </wp:positionH>
                <wp:positionV relativeFrom="page">
                  <wp:posOffset>4689475</wp:posOffset>
                </wp:positionV>
                <wp:extent cx="84455" cy="0"/>
                <wp:effectExtent l="0" t="0" r="0" b="0"/>
                <wp:wrapNone/>
                <wp:docPr id="290"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C013D5" id="Line 247" o:spid="_x0000_s1026" style="position:absolute;z-index:-26342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369.25pt" to="122.05pt,3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896576" behindDoc="1" locked="0" layoutInCell="1" allowOverlap="1" wp14:anchorId="5895D72A" wp14:editId="181C7F9C">
                <wp:simplePos x="0" y="0"/>
                <wp:positionH relativeFrom="page">
                  <wp:posOffset>1465580</wp:posOffset>
                </wp:positionH>
                <wp:positionV relativeFrom="page">
                  <wp:posOffset>4915535</wp:posOffset>
                </wp:positionV>
                <wp:extent cx="84455" cy="0"/>
                <wp:effectExtent l="0" t="0" r="0" b="0"/>
                <wp:wrapNone/>
                <wp:docPr id="289"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75BB0" id="Line 246" o:spid="_x0000_s1026" style="position:absolute;z-index:-26341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387.05pt" to="122.05pt,3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97600" behindDoc="1" locked="0" layoutInCell="1" allowOverlap="1" wp14:anchorId="076C408D" wp14:editId="5F8544EF">
                <wp:simplePos x="0" y="0"/>
                <wp:positionH relativeFrom="page">
                  <wp:posOffset>1465580</wp:posOffset>
                </wp:positionH>
                <wp:positionV relativeFrom="page">
                  <wp:posOffset>5098415</wp:posOffset>
                </wp:positionV>
                <wp:extent cx="84455" cy="0"/>
                <wp:effectExtent l="0" t="0" r="0" b="0"/>
                <wp:wrapNone/>
                <wp:docPr id="288"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37083" id="Line 245" o:spid="_x0000_s1026" style="position:absolute;z-index:-26341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401.45pt" to="122.05pt,4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98624" behindDoc="1" locked="0" layoutInCell="1" allowOverlap="1" wp14:anchorId="5EF51B71" wp14:editId="2C306AE4">
                <wp:simplePos x="0" y="0"/>
                <wp:positionH relativeFrom="page">
                  <wp:posOffset>1465580</wp:posOffset>
                </wp:positionH>
                <wp:positionV relativeFrom="page">
                  <wp:posOffset>5281295</wp:posOffset>
                </wp:positionV>
                <wp:extent cx="84455" cy="0"/>
                <wp:effectExtent l="0" t="0" r="0" b="0"/>
                <wp:wrapNone/>
                <wp:docPr id="287"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11CB8A" id="Line 244" o:spid="_x0000_s1026" style="position:absolute;z-index:-26341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415.85pt" to="122.05pt,4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899648" behindDoc="1" locked="0" layoutInCell="1" allowOverlap="1" wp14:anchorId="7C2A9D0E" wp14:editId="5017732A">
                <wp:simplePos x="0" y="0"/>
                <wp:positionH relativeFrom="page">
                  <wp:posOffset>1465580</wp:posOffset>
                </wp:positionH>
                <wp:positionV relativeFrom="page">
                  <wp:posOffset>5507355</wp:posOffset>
                </wp:positionV>
                <wp:extent cx="84455" cy="0"/>
                <wp:effectExtent l="0" t="0" r="0" b="0"/>
                <wp:wrapNone/>
                <wp:docPr id="286"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B9E296" id="Line 243" o:spid="_x0000_s1026" style="position:absolute;z-index:-26341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433.65pt" to="122.05pt,4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900672" behindDoc="1" locked="0" layoutInCell="1" allowOverlap="1" wp14:anchorId="09D82E95" wp14:editId="56142EC8">
                <wp:simplePos x="0" y="0"/>
                <wp:positionH relativeFrom="page">
                  <wp:posOffset>1465580</wp:posOffset>
                </wp:positionH>
                <wp:positionV relativeFrom="page">
                  <wp:posOffset>5690235</wp:posOffset>
                </wp:positionV>
                <wp:extent cx="84455" cy="0"/>
                <wp:effectExtent l="0" t="0" r="0" b="0"/>
                <wp:wrapNone/>
                <wp:docPr id="285"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7BFE2" id="Line 242" o:spid="_x0000_s1026" style="position:absolute;z-index:-26341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448.05pt" to="122.05pt,4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901696" behindDoc="1" locked="0" layoutInCell="1" allowOverlap="1" wp14:anchorId="457FAD6C" wp14:editId="64310589">
                <wp:simplePos x="0" y="0"/>
                <wp:positionH relativeFrom="page">
                  <wp:posOffset>1465580</wp:posOffset>
                </wp:positionH>
                <wp:positionV relativeFrom="page">
                  <wp:posOffset>5873115</wp:posOffset>
                </wp:positionV>
                <wp:extent cx="84455" cy="0"/>
                <wp:effectExtent l="0" t="0" r="0" b="0"/>
                <wp:wrapNone/>
                <wp:docPr id="284"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91D3B5" id="Line 241" o:spid="_x0000_s1026" style="position:absolute;z-index:-26341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462.45pt" to="122.05pt,4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902720" behindDoc="1" locked="0" layoutInCell="1" allowOverlap="1" wp14:anchorId="4E2CD0EA" wp14:editId="3314D095">
                <wp:simplePos x="0" y="0"/>
                <wp:positionH relativeFrom="page">
                  <wp:posOffset>1465580</wp:posOffset>
                </wp:positionH>
                <wp:positionV relativeFrom="page">
                  <wp:posOffset>6099175</wp:posOffset>
                </wp:positionV>
                <wp:extent cx="84455" cy="0"/>
                <wp:effectExtent l="0" t="0" r="0" b="0"/>
                <wp:wrapNone/>
                <wp:docPr id="283"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246E9" id="Line 240" o:spid="_x0000_s1026" style="position:absolute;z-index:-26341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480.25pt" to="122.05pt,4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903744" behindDoc="1" locked="0" layoutInCell="1" allowOverlap="1" wp14:anchorId="28578231" wp14:editId="4E9E02B1">
                <wp:simplePos x="0" y="0"/>
                <wp:positionH relativeFrom="page">
                  <wp:posOffset>1465580</wp:posOffset>
                </wp:positionH>
                <wp:positionV relativeFrom="page">
                  <wp:posOffset>6282055</wp:posOffset>
                </wp:positionV>
                <wp:extent cx="84455" cy="0"/>
                <wp:effectExtent l="0" t="0" r="0" b="0"/>
                <wp:wrapNone/>
                <wp:docPr id="282"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4A8404" id="Line 239" o:spid="_x0000_s1026" style="position:absolute;z-index:-26341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494.65pt" to="122.05pt,4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904768" behindDoc="1" locked="0" layoutInCell="1" allowOverlap="1" wp14:anchorId="402A5BD5" wp14:editId="3FDE82AB">
                <wp:simplePos x="0" y="0"/>
                <wp:positionH relativeFrom="page">
                  <wp:posOffset>1465580</wp:posOffset>
                </wp:positionH>
                <wp:positionV relativeFrom="page">
                  <wp:posOffset>6464935</wp:posOffset>
                </wp:positionV>
                <wp:extent cx="84455" cy="0"/>
                <wp:effectExtent l="0" t="0" r="0" b="0"/>
                <wp:wrapNone/>
                <wp:docPr id="281"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63FB6" id="Line 238" o:spid="_x0000_s1026" style="position:absolute;z-index:-26341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509.05pt" to="122.05pt,50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905792" behindDoc="1" locked="0" layoutInCell="1" allowOverlap="1" wp14:anchorId="3411BF8A" wp14:editId="78894B6C">
                <wp:simplePos x="0" y="0"/>
                <wp:positionH relativeFrom="page">
                  <wp:posOffset>1465580</wp:posOffset>
                </wp:positionH>
                <wp:positionV relativeFrom="page">
                  <wp:posOffset>6690995</wp:posOffset>
                </wp:positionV>
                <wp:extent cx="84455" cy="0"/>
                <wp:effectExtent l="0" t="0" r="0" b="0"/>
                <wp:wrapNone/>
                <wp:docPr id="280"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B0114C" id="Line 237" o:spid="_x0000_s1026" style="position:absolute;z-index:-26341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526.85pt" to="122.05pt,5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906816" behindDoc="1" locked="0" layoutInCell="1" allowOverlap="1" wp14:anchorId="27EDDDB6" wp14:editId="04ED1952">
                <wp:simplePos x="0" y="0"/>
                <wp:positionH relativeFrom="page">
                  <wp:posOffset>1465580</wp:posOffset>
                </wp:positionH>
                <wp:positionV relativeFrom="page">
                  <wp:posOffset>6917055</wp:posOffset>
                </wp:positionV>
                <wp:extent cx="84455" cy="0"/>
                <wp:effectExtent l="0" t="0" r="0" b="0"/>
                <wp:wrapNone/>
                <wp:docPr id="279"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849C6A" id="Line 236" o:spid="_x0000_s1026" style="position:absolute;z-index:-26340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544.65pt" to="122.05pt,5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907840" behindDoc="1" locked="0" layoutInCell="1" allowOverlap="1" wp14:anchorId="6B5F5B04" wp14:editId="07EB8C22">
                <wp:simplePos x="0" y="0"/>
                <wp:positionH relativeFrom="page">
                  <wp:posOffset>1465580</wp:posOffset>
                </wp:positionH>
                <wp:positionV relativeFrom="page">
                  <wp:posOffset>7099935</wp:posOffset>
                </wp:positionV>
                <wp:extent cx="84455" cy="0"/>
                <wp:effectExtent l="0" t="0" r="0" b="0"/>
                <wp:wrapNone/>
                <wp:docPr id="278"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355BC" id="Line 235" o:spid="_x0000_s1026" style="position:absolute;z-index:-26340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559.05pt" to="122.05pt,5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908864" behindDoc="1" locked="0" layoutInCell="1" allowOverlap="1" wp14:anchorId="4433A8BB" wp14:editId="12ED3888">
                <wp:simplePos x="0" y="0"/>
                <wp:positionH relativeFrom="page">
                  <wp:posOffset>1465580</wp:posOffset>
                </wp:positionH>
                <wp:positionV relativeFrom="page">
                  <wp:posOffset>7282815</wp:posOffset>
                </wp:positionV>
                <wp:extent cx="84455" cy="0"/>
                <wp:effectExtent l="0" t="0" r="0" b="0"/>
                <wp:wrapNone/>
                <wp:docPr id="277"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6B489" id="Line 234" o:spid="_x0000_s1026" style="position:absolute;z-index:-26340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573.45pt" to="122.05pt,5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" strokecolor="#ddebf6" strokeweight=".5pt">
                <w10:wrap anchorx="page" anchory="page"/>
              </v:line>
            </w:pict>
          </mc:Fallback>
        </mc:AlternateContent>
      </w:r>
    </w:p>
    <w:p w14:paraId="6911A3F4" w14:textId="77777777" w:rsidR="007E7F2D" w:rsidRPr="007E7F2D" w:rsidRDefault="007E7F2D">
      <w:pPr>
        <w:rPr>
          <w:ins w:id="4750" w:author="Khamsaolee Xainhiaxang" w:date="2021-07-09T09:52:00Z"/>
          <w:sz w:val="2"/>
          <w:szCs w:val="2"/>
        </w:rPr>
      </w:pPr>
    </w:p>
    <w:p w14:paraId="756021EF" w14:textId="77777777" w:rsidR="007E7F2D" w:rsidRPr="007E7F2D" w:rsidRDefault="007E7F2D">
      <w:pPr>
        <w:rPr>
          <w:ins w:id="4751" w:author="Khamsaolee Xainhiaxang" w:date="2021-07-09T09:52:00Z"/>
          <w:sz w:val="2"/>
          <w:szCs w:val="2"/>
        </w:rPr>
      </w:pPr>
    </w:p>
    <w:p w14:paraId="7BE2E610" w14:textId="77777777" w:rsidR="007E7F2D" w:rsidRPr="007E7F2D" w:rsidRDefault="007E7F2D">
      <w:pPr>
        <w:rPr>
          <w:ins w:id="4752" w:author="Khamsaolee Xainhiaxang" w:date="2021-07-09T09:52:00Z"/>
          <w:sz w:val="2"/>
          <w:szCs w:val="2"/>
        </w:rPr>
      </w:pPr>
    </w:p>
    <w:p w14:paraId="6D5A3ED2" w14:textId="1C963FE6" w:rsidR="007E7F2D" w:rsidRPr="007E7F2D" w:rsidRDefault="007E7F2D">
      <w:pPr>
        <w:tabs>
          <w:tab w:val="left" w:pos="4002"/>
        </w:tabs>
        <w:rPr>
          <w:ins w:id="4753" w:author="Khamsaolee Xainhiaxang" w:date="2021-07-09T09:52:00Z"/>
          <w:sz w:val="2"/>
          <w:szCs w:val="2"/>
        </w:rPr>
        <w:pPrChange w:id="4754" w:author="Khamsaolee Xainhiaxang" w:date="2021-07-09T09:52:00Z">
          <w:pPr/>
        </w:pPrChange>
      </w:pPr>
    </w:p>
    <w:p w14:paraId="51A99A3E" w14:textId="77777777" w:rsidR="007E7F2D" w:rsidRPr="007E7F2D" w:rsidRDefault="007E7F2D">
      <w:pPr>
        <w:rPr>
          <w:ins w:id="4755" w:author="Khamsaolee Xainhiaxang" w:date="2021-07-09T09:52:00Z"/>
          <w:sz w:val="2"/>
          <w:szCs w:val="2"/>
        </w:rPr>
      </w:pPr>
    </w:p>
    <w:p w14:paraId="75B5E6D3" w14:textId="77777777" w:rsidR="007E7F2D" w:rsidRPr="007E7F2D" w:rsidRDefault="007E7F2D">
      <w:pPr>
        <w:rPr>
          <w:ins w:id="4756" w:author="Khamsaolee Xainhiaxang" w:date="2021-07-09T09:52:00Z"/>
          <w:sz w:val="2"/>
          <w:szCs w:val="2"/>
        </w:rPr>
      </w:pPr>
    </w:p>
    <w:p w14:paraId="6B1D57CD" w14:textId="77777777" w:rsidR="007E7F2D" w:rsidRPr="007E7F2D" w:rsidRDefault="007E7F2D">
      <w:pPr>
        <w:rPr>
          <w:ins w:id="4757" w:author="Khamsaolee Xainhiaxang" w:date="2021-07-09T09:52:00Z"/>
          <w:sz w:val="2"/>
          <w:szCs w:val="2"/>
        </w:rPr>
      </w:pPr>
    </w:p>
    <w:p w14:paraId="2343C988" w14:textId="77777777" w:rsidR="007E7F2D" w:rsidRPr="007E7F2D" w:rsidRDefault="007E7F2D">
      <w:pPr>
        <w:rPr>
          <w:ins w:id="4758" w:author="Khamsaolee Xainhiaxang" w:date="2021-07-09T09:52:00Z"/>
          <w:sz w:val="2"/>
          <w:szCs w:val="2"/>
        </w:rPr>
      </w:pPr>
    </w:p>
    <w:p w14:paraId="3B1090F8" w14:textId="5FBE515A" w:rsidR="009D60D0" w:rsidRDefault="009D60D0">
      <w:pPr>
        <w:rPr>
          <w:sz w:val="2"/>
          <w:szCs w:val="2"/>
        </w:rPr>
        <w:sectPr w:rsidR="009D60D0" w:rsidSect="007E7F2D">
          <w:pgSz w:w="15840" w:h="12240" w:orient="landscape"/>
          <w:pgMar w:top="634" w:right="115" w:bottom="475" w:left="115" w:header="0" w:footer="288" w:gutter="0"/>
          <w:cols w:space="720"/>
          <w:sectPrChange w:id="4759" w:author="Khamsaolee Xainhiaxang" w:date="2021-07-09T09:52:00Z">
            <w:sectPr w:rsidR="009D60D0" w:rsidSect="007E7F2D">
              <w:pgMar w:top="640" w:right="120" w:bottom="480" w:left="120" w:header="0" w:footer="284" w:gutter="0"/>
            </w:sectPr>
          </w:sectPrChange>
        </w:sectPr>
      </w:pPr>
    </w:p>
    <w:tbl>
      <w:tblPr>
        <w:tblW w:w="0" w:type="auto"/>
        <w:tblInd w:w="257" w:type="dxa"/>
        <w:tblLayout w:type="fixed"/>
        <w:tblCellMar>
          <w:left w:w="0" w:type="dxa"/>
          <w:right w:w="0" w:type="dxa"/>
        </w:tblCellMar>
        <w:tblLook w:val="01E0" w:firstRow="1" w:lastRow="1" w:firstColumn="1" w:lastColumn="1" w:noHBand="0" w:noVBand="0"/>
      </w:tblPr>
      <w:tblGrid>
        <w:gridCol w:w="800"/>
        <w:gridCol w:w="1080"/>
        <w:gridCol w:w="2183"/>
        <w:gridCol w:w="3240"/>
        <w:gridCol w:w="1710"/>
        <w:gridCol w:w="1620"/>
        <w:gridCol w:w="1350"/>
        <w:gridCol w:w="1503"/>
        <w:gridCol w:w="1614"/>
      </w:tblGrid>
      <w:tr w:rsidR="00F51BD5" w14:paraId="543D9ECD" w14:textId="77777777" w:rsidTr="00391BB8">
        <w:trPr>
          <w:trHeight w:val="297"/>
        </w:trPr>
        <w:tc>
          <w:tcPr>
            <w:tcW w:w="800" w:type="dxa"/>
            <w:tcBorders>
              <w:right w:val="single" w:sz="4" w:space="0" w:color="FFFFFF"/>
            </w:tcBorders>
            <w:shd w:val="clear" w:color="auto" w:fill="1F4E79"/>
          </w:tcPr>
          <w:p w14:paraId="380EF983" w14:textId="76D4AED8" w:rsidR="00F51BD5" w:rsidRDefault="00F51BD5" w:rsidP="00F51BD5">
            <w:pPr>
              <w:pStyle w:val="TableParagraph"/>
              <w:spacing w:before="58" w:line="220" w:lineRule="exact"/>
              <w:ind w:left="155" w:right="155"/>
              <w:jc w:val="center"/>
              <w:rPr>
                <w:b/>
                <w:sz w:val="20"/>
              </w:rPr>
            </w:pPr>
            <w:r w:rsidRPr="00342303">
              <w:rPr>
                <w:b/>
                <w:color w:val="FFFFFF"/>
                <w:sz w:val="16"/>
                <w:szCs w:val="16"/>
              </w:rPr>
              <w:lastRenderedPageBreak/>
              <w:t>Lub Hom Phiaj</w:t>
            </w:r>
          </w:p>
        </w:tc>
        <w:tc>
          <w:tcPr>
            <w:tcW w:w="1080" w:type="dxa"/>
            <w:tcBorders>
              <w:left w:val="single" w:sz="4" w:space="0" w:color="FFFFFF"/>
              <w:right w:val="single" w:sz="4" w:space="0" w:color="FFFFFF"/>
            </w:tcBorders>
            <w:shd w:val="clear" w:color="auto" w:fill="1F4E79"/>
          </w:tcPr>
          <w:p w14:paraId="3186E2A5" w14:textId="5989E1EC" w:rsidR="00F51BD5" w:rsidRDefault="00F51BD5" w:rsidP="00F51BD5">
            <w:pPr>
              <w:pStyle w:val="TableParagraph"/>
              <w:spacing w:before="58" w:line="220" w:lineRule="exact"/>
              <w:ind w:left="120" w:right="120"/>
              <w:jc w:val="center"/>
              <w:rPr>
                <w:b/>
                <w:sz w:val="20"/>
              </w:rPr>
            </w:pPr>
            <w:r w:rsidRPr="00342303">
              <w:rPr>
                <w:b/>
                <w:color w:val="FFFFFF"/>
                <w:sz w:val="16"/>
                <w:szCs w:val="16"/>
              </w:rPr>
              <w:t>Kev Ua #</w:t>
            </w:r>
          </w:p>
        </w:tc>
        <w:tc>
          <w:tcPr>
            <w:tcW w:w="2183" w:type="dxa"/>
            <w:tcBorders>
              <w:left w:val="single" w:sz="4" w:space="0" w:color="FFFFFF"/>
              <w:right w:val="single" w:sz="4" w:space="0" w:color="FFFFFF"/>
            </w:tcBorders>
            <w:shd w:val="clear" w:color="auto" w:fill="1F4E79"/>
          </w:tcPr>
          <w:p w14:paraId="1EB1956E" w14:textId="1A9723EE" w:rsidR="00F51BD5" w:rsidRDefault="00F51BD5" w:rsidP="00F51BD5">
            <w:pPr>
              <w:pStyle w:val="TableParagraph"/>
              <w:spacing w:before="58" w:line="220" w:lineRule="exact"/>
              <w:ind w:left="117"/>
              <w:rPr>
                <w:b/>
                <w:sz w:val="20"/>
              </w:rPr>
            </w:pPr>
            <w:r w:rsidRPr="00342303">
              <w:rPr>
                <w:b/>
                <w:color w:val="FFFFFF"/>
                <w:sz w:val="16"/>
                <w:szCs w:val="16"/>
              </w:rPr>
              <w:t>Pab Pawg Tub Ntxhais Kawm</w:t>
            </w:r>
            <w:r>
              <w:rPr>
                <w:b/>
                <w:color w:val="FFFFFF"/>
                <w:sz w:val="16"/>
                <w:szCs w:val="16"/>
              </w:rPr>
              <w:t xml:space="preserve"> (cov)</w:t>
            </w:r>
          </w:p>
        </w:tc>
        <w:tc>
          <w:tcPr>
            <w:tcW w:w="3240" w:type="dxa"/>
            <w:tcBorders>
              <w:left w:val="single" w:sz="4" w:space="0" w:color="FFFFFF"/>
              <w:right w:val="single" w:sz="4" w:space="0" w:color="FFFFFF"/>
            </w:tcBorders>
            <w:shd w:val="clear" w:color="auto" w:fill="1F4E79"/>
          </w:tcPr>
          <w:p w14:paraId="1DBE6D5D" w14:textId="3FFD3FBA" w:rsidR="00F51BD5" w:rsidRDefault="00F51BD5" w:rsidP="00F51BD5">
            <w:pPr>
              <w:pStyle w:val="TableParagraph"/>
              <w:spacing w:before="58" w:line="220" w:lineRule="exact"/>
              <w:ind w:left="1389" w:right="1389"/>
              <w:jc w:val="center"/>
              <w:rPr>
                <w:b/>
                <w:sz w:val="20"/>
              </w:rPr>
            </w:pPr>
            <w:r w:rsidRPr="00342303">
              <w:rPr>
                <w:b/>
                <w:color w:val="FFFFFF"/>
                <w:sz w:val="16"/>
                <w:szCs w:val="16"/>
              </w:rPr>
              <w:t>Ntsia</w:t>
            </w:r>
            <w:r>
              <w:rPr>
                <w:b/>
                <w:color w:val="FFFFFF"/>
                <w:sz w:val="16"/>
                <w:szCs w:val="16"/>
              </w:rPr>
              <w:t>b lus</w:t>
            </w:r>
          </w:p>
        </w:tc>
        <w:tc>
          <w:tcPr>
            <w:tcW w:w="1710" w:type="dxa"/>
            <w:tcBorders>
              <w:left w:val="single" w:sz="4" w:space="0" w:color="FFFFFF"/>
              <w:right w:val="single" w:sz="4" w:space="0" w:color="FFFFFF"/>
            </w:tcBorders>
            <w:shd w:val="clear" w:color="auto" w:fill="1F4E79"/>
          </w:tcPr>
          <w:p w14:paraId="2D763871" w14:textId="37D47B0E" w:rsidR="00F51BD5" w:rsidRDefault="00F51BD5" w:rsidP="00F51BD5">
            <w:pPr>
              <w:pStyle w:val="TableParagraph"/>
              <w:spacing w:before="58" w:line="220" w:lineRule="exact"/>
              <w:ind w:left="44" w:right="44"/>
              <w:jc w:val="center"/>
              <w:rPr>
                <w:b/>
                <w:sz w:val="20"/>
              </w:rPr>
            </w:pPr>
            <w:r w:rsidRPr="00342303">
              <w:rPr>
                <w:b/>
                <w:color w:val="FFFFFF"/>
                <w:sz w:val="16"/>
                <w:szCs w:val="16"/>
              </w:rPr>
              <w:t>LCFF Pob Nyiaj</w:t>
            </w:r>
          </w:p>
        </w:tc>
        <w:tc>
          <w:tcPr>
            <w:tcW w:w="1620" w:type="dxa"/>
            <w:tcBorders>
              <w:left w:val="single" w:sz="4" w:space="0" w:color="FFFFFF"/>
              <w:right w:val="single" w:sz="4" w:space="0" w:color="FFFFFF"/>
            </w:tcBorders>
            <w:shd w:val="clear" w:color="auto" w:fill="1F4E79"/>
          </w:tcPr>
          <w:p w14:paraId="2B600E9C" w14:textId="1EDDAD6A" w:rsidR="00F51BD5" w:rsidRDefault="00F51BD5" w:rsidP="00391BB8">
            <w:pPr>
              <w:pStyle w:val="TableParagraph"/>
              <w:spacing w:before="58" w:line="220" w:lineRule="exact"/>
              <w:ind w:left="73"/>
              <w:jc w:val="center"/>
              <w:rPr>
                <w:b/>
                <w:sz w:val="20"/>
              </w:rPr>
            </w:pPr>
            <w:r w:rsidRPr="00342303">
              <w:rPr>
                <w:b/>
                <w:color w:val="FFFFFF"/>
                <w:sz w:val="16"/>
                <w:szCs w:val="16"/>
              </w:rPr>
              <w:t>Lwm Lub Xeev Pob Nyiaj</w:t>
            </w:r>
          </w:p>
        </w:tc>
        <w:tc>
          <w:tcPr>
            <w:tcW w:w="1350" w:type="dxa"/>
            <w:tcBorders>
              <w:left w:val="single" w:sz="4" w:space="0" w:color="FFFFFF"/>
              <w:right w:val="single" w:sz="4" w:space="0" w:color="FFFFFF"/>
            </w:tcBorders>
            <w:shd w:val="clear" w:color="auto" w:fill="1F4E79"/>
          </w:tcPr>
          <w:p w14:paraId="1F1D3C0F" w14:textId="2B250376" w:rsidR="00F51BD5" w:rsidRDefault="00F51BD5" w:rsidP="00391BB8">
            <w:pPr>
              <w:pStyle w:val="TableParagraph"/>
              <w:spacing w:before="58" w:line="220" w:lineRule="exact"/>
              <w:ind w:left="124"/>
              <w:jc w:val="center"/>
              <w:rPr>
                <w:b/>
                <w:sz w:val="20"/>
              </w:rPr>
            </w:pPr>
            <w:r w:rsidRPr="00342303">
              <w:rPr>
                <w:b/>
                <w:color w:val="FFFFFF"/>
                <w:sz w:val="16"/>
                <w:szCs w:val="16"/>
              </w:rPr>
              <w:t>Zej Zog Pob Nyiaj</w:t>
            </w:r>
          </w:p>
        </w:tc>
        <w:tc>
          <w:tcPr>
            <w:tcW w:w="1503" w:type="dxa"/>
            <w:tcBorders>
              <w:left w:val="single" w:sz="4" w:space="0" w:color="FFFFFF"/>
              <w:right w:val="single" w:sz="4" w:space="0" w:color="FFFFFF"/>
            </w:tcBorders>
            <w:shd w:val="clear" w:color="auto" w:fill="1F4E79"/>
          </w:tcPr>
          <w:p w14:paraId="3F95C691" w14:textId="6B1512B0" w:rsidR="00F51BD5" w:rsidRDefault="00F51BD5" w:rsidP="00F51BD5">
            <w:pPr>
              <w:pStyle w:val="TableParagraph"/>
              <w:spacing w:before="58" w:line="220" w:lineRule="exact"/>
              <w:ind w:left="33" w:right="33"/>
              <w:jc w:val="center"/>
              <w:rPr>
                <w:b/>
                <w:sz w:val="20"/>
              </w:rPr>
            </w:pPr>
            <w:r w:rsidRPr="00342303">
              <w:rPr>
                <w:b/>
                <w:color w:val="FFFFFF"/>
                <w:sz w:val="16"/>
                <w:szCs w:val="16"/>
              </w:rPr>
              <w:t>Tsoom Fwwv Pob Nyiaj</w:t>
            </w:r>
          </w:p>
        </w:tc>
        <w:tc>
          <w:tcPr>
            <w:tcW w:w="1614" w:type="dxa"/>
            <w:tcBorders>
              <w:left w:val="single" w:sz="4" w:space="0" w:color="FFFFFF"/>
            </w:tcBorders>
            <w:shd w:val="clear" w:color="auto" w:fill="1F4E79"/>
          </w:tcPr>
          <w:p w14:paraId="6FEF8E93" w14:textId="5B6D72C3" w:rsidR="00F51BD5" w:rsidRDefault="00F51BD5" w:rsidP="00F51BD5">
            <w:pPr>
              <w:pStyle w:val="TableParagraph"/>
              <w:spacing w:before="58" w:line="220" w:lineRule="exact"/>
              <w:ind w:left="33" w:right="33"/>
              <w:jc w:val="center"/>
              <w:rPr>
                <w:b/>
                <w:sz w:val="20"/>
              </w:rPr>
            </w:pPr>
            <w:r w:rsidRPr="00342303">
              <w:rPr>
                <w:b/>
                <w:color w:val="FFFFFF"/>
                <w:sz w:val="16"/>
                <w:szCs w:val="16"/>
              </w:rPr>
              <w:t>Tag Nrho Pob Nyiaj</w:t>
            </w:r>
          </w:p>
        </w:tc>
      </w:tr>
      <w:tr w:rsidR="00E43EF1" w14:paraId="2217700C" w14:textId="77777777" w:rsidTr="00391BB8">
        <w:trPr>
          <w:trHeight w:val="931"/>
        </w:trPr>
        <w:tc>
          <w:tcPr>
            <w:tcW w:w="800" w:type="dxa"/>
            <w:tcBorders>
              <w:right w:val="single" w:sz="4" w:space="0" w:color="FFFFFF"/>
            </w:tcBorders>
            <w:shd w:val="clear" w:color="auto" w:fill="BDD7EE"/>
          </w:tcPr>
          <w:p w14:paraId="5B0212FC" w14:textId="77777777" w:rsidR="00E43EF1" w:rsidRPr="0042176B" w:rsidRDefault="000E40D2">
            <w:pPr>
              <w:pStyle w:val="TableParagraph"/>
              <w:spacing w:before="58"/>
              <w:jc w:val="center"/>
              <w:rPr>
                <w:b/>
                <w:sz w:val="16"/>
                <w:szCs w:val="16"/>
              </w:rPr>
            </w:pPr>
            <w:r w:rsidRPr="0042176B">
              <w:rPr>
                <w:b/>
                <w:sz w:val="16"/>
                <w:szCs w:val="16"/>
              </w:rPr>
              <w:t>3</w:t>
            </w:r>
          </w:p>
        </w:tc>
        <w:tc>
          <w:tcPr>
            <w:tcW w:w="1080" w:type="dxa"/>
            <w:tcBorders>
              <w:left w:val="single" w:sz="4" w:space="0" w:color="FFFFFF"/>
              <w:right w:val="single" w:sz="4" w:space="0" w:color="FFFFFF"/>
            </w:tcBorders>
            <w:shd w:val="clear" w:color="auto" w:fill="BDD7EE"/>
          </w:tcPr>
          <w:p w14:paraId="799F38B1" w14:textId="4F5DF38A" w:rsidR="00E43EF1" w:rsidRPr="0042176B" w:rsidRDefault="000E40D2">
            <w:pPr>
              <w:pStyle w:val="TableParagraph"/>
              <w:spacing w:before="58"/>
              <w:ind w:left="120" w:right="120"/>
              <w:jc w:val="center"/>
              <w:rPr>
                <w:b/>
                <w:sz w:val="16"/>
                <w:szCs w:val="16"/>
              </w:rPr>
            </w:pPr>
            <w:r w:rsidRPr="0042176B">
              <w:rPr>
                <w:b/>
                <w:sz w:val="16"/>
                <w:szCs w:val="16"/>
              </w:rPr>
              <w:t>15</w:t>
            </w:r>
          </w:p>
        </w:tc>
        <w:tc>
          <w:tcPr>
            <w:tcW w:w="2183" w:type="dxa"/>
            <w:tcBorders>
              <w:left w:val="single" w:sz="4" w:space="0" w:color="FFFFFF"/>
              <w:right w:val="single" w:sz="4" w:space="0" w:color="FFFFFF"/>
            </w:tcBorders>
            <w:shd w:val="clear" w:color="auto" w:fill="BDD7EE"/>
          </w:tcPr>
          <w:p w14:paraId="43F9DBCF" w14:textId="77777777" w:rsidR="00D73C68" w:rsidRDefault="00764AA1">
            <w:pPr>
              <w:pStyle w:val="TableParagraph"/>
              <w:spacing w:before="8" w:line="280" w:lineRule="atLeast"/>
              <w:ind w:left="117" w:right="174"/>
              <w:rPr>
                <w:ins w:id="4760" w:author="Khamsaolee Xainhiaxang" w:date="2021-07-08T21:39:00Z"/>
                <w:sz w:val="16"/>
                <w:szCs w:val="16"/>
              </w:rPr>
              <w:pPrChange w:id="4761" w:author="Khamsaolee Xainhiaxang" w:date="2021-07-08T21:39:00Z">
                <w:pPr>
                  <w:pStyle w:val="TableParagraph"/>
                  <w:spacing w:before="8" w:line="280" w:lineRule="atLeast"/>
                  <w:ind w:left="194" w:right="174"/>
                </w:pPr>
              </w:pPrChange>
            </w:pPr>
            <w:r w:rsidRPr="0042176B">
              <w:rPr>
                <w:sz w:val="16"/>
                <w:szCs w:val="16"/>
              </w:rPr>
              <w:t xml:space="preserve">Cov Kawm Lus Askiv </w:t>
            </w:r>
          </w:p>
          <w:p w14:paraId="6C4ED4C3" w14:textId="3E8F83EF" w:rsidR="00E43EF1" w:rsidRPr="0042176B" w:rsidRDefault="00764AA1">
            <w:pPr>
              <w:pStyle w:val="TableParagraph"/>
              <w:spacing w:before="8" w:line="280" w:lineRule="atLeast"/>
              <w:ind w:left="117" w:right="174"/>
              <w:rPr>
                <w:sz w:val="16"/>
                <w:szCs w:val="16"/>
              </w:rPr>
              <w:pPrChange w:id="4762" w:author="Khamsaolee Xainhiaxang" w:date="2021-07-08T21:39:00Z">
                <w:pPr>
                  <w:pStyle w:val="TableParagraph"/>
                  <w:spacing w:before="8" w:line="280" w:lineRule="atLeast"/>
                  <w:ind w:left="194" w:right="174"/>
                </w:pPr>
              </w:pPrChange>
            </w:pPr>
            <w:r w:rsidRPr="0042176B">
              <w:rPr>
                <w:sz w:val="16"/>
                <w:szCs w:val="16"/>
              </w:rPr>
              <w:t xml:space="preserve">Cov Hlua Uas Coj Los Tu Cov </w:t>
            </w:r>
            <w:del w:id="4763" w:author="Khamsaolee Xainhiaxang" w:date="2021-07-08T21:46:00Z">
              <w:r w:rsidRPr="0042176B" w:rsidDel="00DE6083">
                <w:rPr>
                  <w:sz w:val="16"/>
                  <w:szCs w:val="16"/>
                </w:rPr>
                <w:delText>Tau Nyiaj Tsawg</w:delText>
              </w:r>
            </w:del>
            <w:ins w:id="4764" w:author="Khamsaolee Xainhiaxang" w:date="2021-07-08T21:46:00Z">
              <w:r w:rsidR="00DE6083">
                <w:rPr>
                  <w:sz w:val="16"/>
                  <w:szCs w:val="16"/>
                </w:rPr>
                <w:t>Neeg Txom Nyem</w:t>
              </w:r>
            </w:ins>
          </w:p>
        </w:tc>
        <w:tc>
          <w:tcPr>
            <w:tcW w:w="3240" w:type="dxa"/>
            <w:tcBorders>
              <w:left w:val="single" w:sz="4" w:space="0" w:color="FFFFFF"/>
              <w:right w:val="single" w:sz="4" w:space="0" w:color="FFFFFF"/>
            </w:tcBorders>
            <w:shd w:val="clear" w:color="auto" w:fill="BDD7EE"/>
          </w:tcPr>
          <w:p w14:paraId="73C632AB" w14:textId="0F28DFAE" w:rsidR="00E43EF1" w:rsidRDefault="000E40D2" w:rsidP="003C15F7">
            <w:pPr>
              <w:pStyle w:val="TableParagraph"/>
              <w:spacing w:before="58"/>
              <w:ind w:left="53"/>
              <w:rPr>
                <w:ins w:id="4765" w:author="Khamsaolee Xainhiaxang" w:date="2021-07-08T21:48:00Z"/>
                <w:sz w:val="16"/>
                <w:szCs w:val="16"/>
              </w:rPr>
            </w:pPr>
            <w:r w:rsidRPr="0042176B">
              <w:rPr>
                <w:sz w:val="16"/>
                <w:szCs w:val="16"/>
              </w:rPr>
              <w:t xml:space="preserve">Tub Ceev Xwm </w:t>
            </w:r>
            <w:del w:id="4766" w:author="Khamsaolee Xainhiaxang" w:date="2021-07-08T21:48:00Z">
              <w:r w:rsidR="0042176B" w:rsidRPr="0042176B" w:rsidDel="003C15F7">
                <w:rPr>
                  <w:sz w:val="16"/>
                  <w:szCs w:val="16"/>
                </w:rPr>
                <w:delText>Kev Xa Tawm</w:delText>
              </w:r>
              <w:r w:rsidRPr="0042176B" w:rsidDel="003C15F7">
                <w:rPr>
                  <w:sz w:val="16"/>
                  <w:szCs w:val="16"/>
                </w:rPr>
                <w:delText xml:space="preserve"> -</w:delText>
              </w:r>
            </w:del>
            <w:ins w:id="4767" w:author="Khamsaolee Xainhiaxang" w:date="2021-07-08T21:48:00Z">
              <w:r w:rsidR="003C15F7">
                <w:rPr>
                  <w:sz w:val="16"/>
                  <w:szCs w:val="16"/>
                </w:rPr>
                <w:t>–</w:t>
              </w:r>
            </w:ins>
            <w:r w:rsidRPr="0042176B">
              <w:rPr>
                <w:sz w:val="16"/>
                <w:szCs w:val="16"/>
              </w:rPr>
              <w:t xml:space="preserve"> Ntxiv</w:t>
            </w:r>
          </w:p>
          <w:p w14:paraId="27451D6D" w14:textId="1E348A96" w:rsidR="003C15F7" w:rsidRPr="0042176B" w:rsidRDefault="003C15F7" w:rsidP="003C15F7">
            <w:pPr>
              <w:pStyle w:val="TableParagraph"/>
              <w:spacing w:before="58"/>
              <w:ind w:left="53"/>
              <w:rPr>
                <w:sz w:val="16"/>
                <w:szCs w:val="16"/>
              </w:rPr>
            </w:pPr>
            <w:ins w:id="4768" w:author="Khamsaolee Xainhiaxang" w:date="2021-07-08T21:48:00Z">
              <w:r>
                <w:rPr>
                  <w:sz w:val="16"/>
                  <w:szCs w:val="16"/>
                </w:rPr>
                <w:t>(</w:t>
              </w:r>
              <w:r w:rsidRPr="003C15F7">
                <w:rPr>
                  <w:sz w:val="16"/>
                  <w:szCs w:val="16"/>
                </w:rPr>
                <w:t xml:space="preserve">Police Dispatcher </w:t>
              </w:r>
              <w:r>
                <w:rPr>
                  <w:sz w:val="16"/>
                  <w:szCs w:val="16"/>
                </w:rPr>
                <w:t>–</w:t>
              </w:r>
              <w:r w:rsidRPr="003C15F7">
                <w:rPr>
                  <w:sz w:val="16"/>
                  <w:szCs w:val="16"/>
                </w:rPr>
                <w:t xml:space="preserve"> Additional</w:t>
              </w:r>
              <w:r>
                <w:rPr>
                  <w:sz w:val="16"/>
                  <w:szCs w:val="16"/>
                </w:rPr>
                <w:t>)</w:t>
              </w:r>
            </w:ins>
          </w:p>
        </w:tc>
        <w:tc>
          <w:tcPr>
            <w:tcW w:w="1710" w:type="dxa"/>
            <w:tcBorders>
              <w:left w:val="single" w:sz="4" w:space="0" w:color="FFFFFF"/>
              <w:right w:val="single" w:sz="4" w:space="0" w:color="FFFFFF"/>
            </w:tcBorders>
            <w:shd w:val="clear" w:color="auto" w:fill="BDD7EE"/>
          </w:tcPr>
          <w:p w14:paraId="21869752" w14:textId="77777777" w:rsidR="00E43EF1" w:rsidRPr="0042176B" w:rsidRDefault="000E40D2">
            <w:pPr>
              <w:pStyle w:val="TableParagraph"/>
              <w:spacing w:before="58"/>
              <w:ind w:left="44" w:right="44"/>
              <w:jc w:val="center"/>
              <w:rPr>
                <w:sz w:val="16"/>
                <w:szCs w:val="16"/>
              </w:rPr>
            </w:pPr>
            <w:r w:rsidRPr="0042176B">
              <w:rPr>
                <w:sz w:val="16"/>
                <w:szCs w:val="16"/>
              </w:rPr>
              <w:t>$ 91,751.00</w:t>
            </w:r>
          </w:p>
        </w:tc>
        <w:tc>
          <w:tcPr>
            <w:tcW w:w="1620" w:type="dxa"/>
            <w:tcBorders>
              <w:left w:val="single" w:sz="4" w:space="0" w:color="FFFFFF"/>
              <w:right w:val="single" w:sz="4" w:space="0" w:color="FFFFFF"/>
            </w:tcBorders>
            <w:shd w:val="clear" w:color="auto" w:fill="BDD7EE"/>
          </w:tcPr>
          <w:p w14:paraId="4367EB86" w14:textId="77777777" w:rsidR="00E43EF1" w:rsidRPr="0042176B" w:rsidRDefault="00E43EF1">
            <w:pPr>
              <w:pStyle w:val="TableParagraph"/>
              <w:rPr>
                <w:rFonts w:ascii="Times New Roman"/>
                <w:sz w:val="16"/>
                <w:szCs w:val="16"/>
              </w:rPr>
            </w:pPr>
          </w:p>
        </w:tc>
        <w:tc>
          <w:tcPr>
            <w:tcW w:w="1350" w:type="dxa"/>
            <w:tcBorders>
              <w:left w:val="single" w:sz="4" w:space="0" w:color="FFFFFF"/>
              <w:right w:val="single" w:sz="4" w:space="0" w:color="FFFFFF"/>
            </w:tcBorders>
            <w:shd w:val="clear" w:color="auto" w:fill="BDD7EE"/>
          </w:tcPr>
          <w:p w14:paraId="04C33924" w14:textId="77777777" w:rsidR="00E43EF1" w:rsidRPr="0042176B"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BDD7EE"/>
          </w:tcPr>
          <w:p w14:paraId="5073DC2A" w14:textId="77777777" w:rsidR="00E43EF1" w:rsidRPr="0042176B" w:rsidRDefault="00E43EF1">
            <w:pPr>
              <w:pStyle w:val="TableParagraph"/>
              <w:rPr>
                <w:rFonts w:ascii="Times New Roman"/>
                <w:sz w:val="16"/>
                <w:szCs w:val="16"/>
              </w:rPr>
            </w:pPr>
          </w:p>
        </w:tc>
        <w:tc>
          <w:tcPr>
            <w:tcW w:w="1614" w:type="dxa"/>
            <w:tcBorders>
              <w:left w:val="single" w:sz="4" w:space="0" w:color="FFFFFF"/>
            </w:tcBorders>
            <w:shd w:val="clear" w:color="auto" w:fill="BDD7EE"/>
          </w:tcPr>
          <w:p w14:paraId="07D2190B" w14:textId="77777777" w:rsidR="00E43EF1" w:rsidRPr="0042176B" w:rsidRDefault="000E40D2">
            <w:pPr>
              <w:pStyle w:val="TableParagraph"/>
              <w:spacing w:before="58"/>
              <w:ind w:left="33" w:right="33"/>
              <w:jc w:val="center"/>
              <w:rPr>
                <w:sz w:val="16"/>
                <w:szCs w:val="16"/>
              </w:rPr>
            </w:pPr>
            <w:r w:rsidRPr="0042176B">
              <w:rPr>
                <w:sz w:val="16"/>
                <w:szCs w:val="16"/>
              </w:rPr>
              <w:t>$ 91,751.00</w:t>
            </w:r>
          </w:p>
        </w:tc>
      </w:tr>
      <w:tr w:rsidR="00E43EF1" w14:paraId="68908654" w14:textId="77777777" w:rsidTr="00391BB8">
        <w:trPr>
          <w:trHeight w:val="931"/>
        </w:trPr>
        <w:tc>
          <w:tcPr>
            <w:tcW w:w="800" w:type="dxa"/>
            <w:tcBorders>
              <w:right w:val="single" w:sz="4" w:space="0" w:color="FFFFFF"/>
            </w:tcBorders>
            <w:shd w:val="clear" w:color="auto" w:fill="DDEBF6"/>
          </w:tcPr>
          <w:p w14:paraId="783246E9" w14:textId="77777777" w:rsidR="00E43EF1" w:rsidRPr="0042176B" w:rsidRDefault="000E40D2">
            <w:pPr>
              <w:pStyle w:val="TableParagraph"/>
              <w:spacing w:before="58"/>
              <w:jc w:val="center"/>
              <w:rPr>
                <w:b/>
                <w:sz w:val="16"/>
                <w:szCs w:val="16"/>
              </w:rPr>
            </w:pPr>
            <w:r w:rsidRPr="0042176B">
              <w:rPr>
                <w:b/>
                <w:sz w:val="16"/>
                <w:szCs w:val="16"/>
              </w:rPr>
              <w:t>3</w:t>
            </w:r>
          </w:p>
        </w:tc>
        <w:tc>
          <w:tcPr>
            <w:tcW w:w="1080" w:type="dxa"/>
            <w:tcBorders>
              <w:left w:val="single" w:sz="4" w:space="0" w:color="FFFFFF"/>
              <w:right w:val="single" w:sz="4" w:space="0" w:color="FFFFFF"/>
            </w:tcBorders>
            <w:shd w:val="clear" w:color="auto" w:fill="DDEBF6"/>
          </w:tcPr>
          <w:p w14:paraId="3BD74E95" w14:textId="77777777" w:rsidR="00E43EF1" w:rsidRPr="0042176B" w:rsidRDefault="000E40D2">
            <w:pPr>
              <w:pStyle w:val="TableParagraph"/>
              <w:spacing w:before="58"/>
              <w:ind w:left="120" w:right="120"/>
              <w:jc w:val="center"/>
              <w:rPr>
                <w:b/>
                <w:sz w:val="16"/>
                <w:szCs w:val="16"/>
              </w:rPr>
            </w:pPr>
            <w:r w:rsidRPr="0042176B">
              <w:rPr>
                <w:b/>
                <w:sz w:val="16"/>
                <w:szCs w:val="16"/>
              </w:rPr>
              <w:t>16</w:t>
            </w:r>
          </w:p>
        </w:tc>
        <w:tc>
          <w:tcPr>
            <w:tcW w:w="2183" w:type="dxa"/>
            <w:tcBorders>
              <w:left w:val="single" w:sz="4" w:space="0" w:color="FFFFFF"/>
              <w:right w:val="single" w:sz="4" w:space="0" w:color="FFFFFF"/>
            </w:tcBorders>
            <w:shd w:val="clear" w:color="auto" w:fill="DDEBF6"/>
          </w:tcPr>
          <w:p w14:paraId="407FB3F0" w14:textId="77777777" w:rsidR="00D73C68" w:rsidRDefault="00764AA1">
            <w:pPr>
              <w:pStyle w:val="TableParagraph"/>
              <w:spacing w:before="8" w:line="280" w:lineRule="atLeast"/>
              <w:ind w:left="117" w:right="174"/>
              <w:rPr>
                <w:ins w:id="4769" w:author="Khamsaolee Xainhiaxang" w:date="2021-07-08T21:39:00Z"/>
                <w:sz w:val="16"/>
                <w:szCs w:val="16"/>
              </w:rPr>
              <w:pPrChange w:id="4770" w:author="Khamsaolee Xainhiaxang" w:date="2021-07-08T21:39:00Z">
                <w:pPr>
                  <w:pStyle w:val="TableParagraph"/>
                  <w:spacing w:before="8" w:line="280" w:lineRule="atLeast"/>
                  <w:ind w:left="194" w:right="174"/>
                </w:pPr>
              </w:pPrChange>
            </w:pPr>
            <w:r w:rsidRPr="0042176B">
              <w:rPr>
                <w:sz w:val="16"/>
                <w:szCs w:val="16"/>
              </w:rPr>
              <w:t xml:space="preserve">Cov Kawm Lus Askiv </w:t>
            </w:r>
          </w:p>
          <w:p w14:paraId="4DEE805F" w14:textId="4035CDDC" w:rsidR="00E43EF1" w:rsidRPr="0042176B" w:rsidRDefault="00764AA1">
            <w:pPr>
              <w:pStyle w:val="TableParagraph"/>
              <w:spacing w:before="8" w:line="280" w:lineRule="atLeast"/>
              <w:ind w:left="117" w:right="174"/>
              <w:rPr>
                <w:sz w:val="16"/>
                <w:szCs w:val="16"/>
              </w:rPr>
              <w:pPrChange w:id="4771" w:author="Khamsaolee Xainhiaxang" w:date="2021-07-08T21:39:00Z">
                <w:pPr>
                  <w:pStyle w:val="TableParagraph"/>
                  <w:spacing w:before="8" w:line="280" w:lineRule="atLeast"/>
                  <w:ind w:left="194" w:right="174"/>
                </w:pPr>
              </w:pPrChange>
            </w:pPr>
            <w:r w:rsidRPr="0042176B">
              <w:rPr>
                <w:sz w:val="16"/>
                <w:szCs w:val="16"/>
              </w:rPr>
              <w:t xml:space="preserve">Cov Hlua Uas Coj Los Tu Cov </w:t>
            </w:r>
            <w:del w:id="4772" w:author="Khamsaolee Xainhiaxang" w:date="2021-07-08T21:46:00Z">
              <w:r w:rsidRPr="0042176B" w:rsidDel="00DE6083">
                <w:rPr>
                  <w:sz w:val="16"/>
                  <w:szCs w:val="16"/>
                </w:rPr>
                <w:delText>Tau Nyiaj Tsawg</w:delText>
              </w:r>
            </w:del>
            <w:ins w:id="4773" w:author="Khamsaolee Xainhiaxang" w:date="2021-07-08T21:46:00Z">
              <w:r w:rsidR="00DE6083">
                <w:rPr>
                  <w:sz w:val="16"/>
                  <w:szCs w:val="16"/>
                </w:rPr>
                <w:t>Neeg Txom Nyem</w:t>
              </w:r>
            </w:ins>
          </w:p>
        </w:tc>
        <w:tc>
          <w:tcPr>
            <w:tcW w:w="3240" w:type="dxa"/>
            <w:tcBorders>
              <w:left w:val="single" w:sz="4" w:space="0" w:color="FFFFFF"/>
              <w:right w:val="single" w:sz="4" w:space="0" w:color="FFFFFF"/>
            </w:tcBorders>
            <w:shd w:val="clear" w:color="auto" w:fill="DDEBF6"/>
          </w:tcPr>
          <w:p w14:paraId="3C319717" w14:textId="79523ED0" w:rsidR="00E43EF1" w:rsidRDefault="000E40D2">
            <w:pPr>
              <w:pStyle w:val="TableParagraph"/>
              <w:spacing w:before="58"/>
              <w:ind w:left="53"/>
              <w:rPr>
                <w:ins w:id="4774" w:author="Khamsaolee Xainhiaxang" w:date="2021-07-08T21:49:00Z"/>
                <w:sz w:val="16"/>
                <w:szCs w:val="16"/>
              </w:rPr>
            </w:pPr>
            <w:r w:rsidRPr="0042176B">
              <w:rPr>
                <w:sz w:val="16"/>
                <w:szCs w:val="16"/>
              </w:rPr>
              <w:t xml:space="preserve">Kws tshuaj xyuas hlwb </w:t>
            </w:r>
            <w:del w:id="4775" w:author="Khamsaolee Xainhiaxang" w:date="2021-07-08T21:49:00Z">
              <w:r w:rsidRPr="0042176B" w:rsidDel="003C15F7">
                <w:rPr>
                  <w:sz w:val="16"/>
                  <w:szCs w:val="16"/>
                </w:rPr>
                <w:delText>-</w:delText>
              </w:r>
            </w:del>
            <w:ins w:id="4776" w:author="Khamsaolee Xainhiaxang" w:date="2021-07-08T21:49:00Z">
              <w:r w:rsidR="003C15F7">
                <w:rPr>
                  <w:sz w:val="16"/>
                  <w:szCs w:val="16"/>
                </w:rPr>
                <w:t>–</w:t>
              </w:r>
            </w:ins>
            <w:r w:rsidRPr="0042176B">
              <w:rPr>
                <w:sz w:val="16"/>
                <w:szCs w:val="16"/>
              </w:rPr>
              <w:t xml:space="preserve"> Ntxiv</w:t>
            </w:r>
          </w:p>
          <w:p w14:paraId="51BF98F9" w14:textId="452AA099" w:rsidR="003C15F7" w:rsidRPr="0042176B" w:rsidRDefault="003C15F7">
            <w:pPr>
              <w:pStyle w:val="TableParagraph"/>
              <w:spacing w:before="58"/>
              <w:ind w:left="53"/>
              <w:rPr>
                <w:sz w:val="16"/>
                <w:szCs w:val="16"/>
              </w:rPr>
            </w:pPr>
            <w:ins w:id="4777" w:author="Khamsaolee Xainhiaxang" w:date="2021-07-08T21:49:00Z">
              <w:r>
                <w:rPr>
                  <w:sz w:val="16"/>
                  <w:szCs w:val="16"/>
                </w:rPr>
                <w:t>(</w:t>
              </w:r>
              <w:r w:rsidRPr="003C15F7">
                <w:rPr>
                  <w:sz w:val="16"/>
                  <w:szCs w:val="16"/>
                </w:rPr>
                <w:t xml:space="preserve">Psychologists </w:t>
              </w:r>
              <w:r>
                <w:rPr>
                  <w:sz w:val="16"/>
                  <w:szCs w:val="16"/>
                </w:rPr>
                <w:t>–</w:t>
              </w:r>
              <w:r w:rsidRPr="003C15F7">
                <w:rPr>
                  <w:sz w:val="16"/>
                  <w:szCs w:val="16"/>
                </w:rPr>
                <w:t xml:space="preserve"> Additional</w:t>
              </w:r>
              <w:r>
                <w:rPr>
                  <w:sz w:val="16"/>
                  <w:szCs w:val="16"/>
                </w:rPr>
                <w:t>)</w:t>
              </w:r>
            </w:ins>
          </w:p>
        </w:tc>
        <w:tc>
          <w:tcPr>
            <w:tcW w:w="1710" w:type="dxa"/>
            <w:tcBorders>
              <w:left w:val="single" w:sz="4" w:space="0" w:color="FFFFFF"/>
              <w:right w:val="single" w:sz="4" w:space="0" w:color="FFFFFF"/>
            </w:tcBorders>
            <w:shd w:val="clear" w:color="auto" w:fill="DDEBF6"/>
          </w:tcPr>
          <w:p w14:paraId="3E5C67D7" w14:textId="77777777" w:rsidR="00E43EF1" w:rsidRPr="0042176B" w:rsidRDefault="000E40D2">
            <w:pPr>
              <w:pStyle w:val="TableParagraph"/>
              <w:spacing w:before="58"/>
              <w:ind w:left="44" w:right="44"/>
              <w:jc w:val="center"/>
              <w:rPr>
                <w:sz w:val="16"/>
                <w:szCs w:val="16"/>
              </w:rPr>
            </w:pPr>
            <w:r w:rsidRPr="0042176B">
              <w:rPr>
                <w:sz w:val="16"/>
                <w:szCs w:val="16"/>
              </w:rPr>
              <w:t>$ 428,402.00</w:t>
            </w:r>
          </w:p>
        </w:tc>
        <w:tc>
          <w:tcPr>
            <w:tcW w:w="1620" w:type="dxa"/>
            <w:tcBorders>
              <w:left w:val="single" w:sz="4" w:space="0" w:color="FFFFFF"/>
              <w:right w:val="single" w:sz="4" w:space="0" w:color="FFFFFF"/>
            </w:tcBorders>
            <w:shd w:val="clear" w:color="auto" w:fill="DDEBF6"/>
          </w:tcPr>
          <w:p w14:paraId="7A0885B5" w14:textId="77777777" w:rsidR="00E43EF1" w:rsidRPr="0042176B" w:rsidRDefault="00E43EF1">
            <w:pPr>
              <w:pStyle w:val="TableParagraph"/>
              <w:rPr>
                <w:rFonts w:ascii="Times New Roman"/>
                <w:sz w:val="16"/>
                <w:szCs w:val="16"/>
              </w:rPr>
            </w:pPr>
          </w:p>
        </w:tc>
        <w:tc>
          <w:tcPr>
            <w:tcW w:w="1350" w:type="dxa"/>
            <w:tcBorders>
              <w:left w:val="single" w:sz="4" w:space="0" w:color="FFFFFF"/>
              <w:right w:val="single" w:sz="4" w:space="0" w:color="FFFFFF"/>
            </w:tcBorders>
            <w:shd w:val="clear" w:color="auto" w:fill="DDEBF6"/>
          </w:tcPr>
          <w:p w14:paraId="33FE7275" w14:textId="77777777" w:rsidR="00E43EF1" w:rsidRPr="0042176B"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DDEBF6"/>
          </w:tcPr>
          <w:p w14:paraId="4379B62A" w14:textId="77777777" w:rsidR="00E43EF1" w:rsidRPr="0042176B" w:rsidRDefault="00E43EF1">
            <w:pPr>
              <w:pStyle w:val="TableParagraph"/>
              <w:rPr>
                <w:rFonts w:ascii="Times New Roman"/>
                <w:sz w:val="16"/>
                <w:szCs w:val="16"/>
              </w:rPr>
            </w:pPr>
          </w:p>
        </w:tc>
        <w:tc>
          <w:tcPr>
            <w:tcW w:w="1614" w:type="dxa"/>
            <w:tcBorders>
              <w:left w:val="single" w:sz="4" w:space="0" w:color="FFFFFF"/>
            </w:tcBorders>
            <w:shd w:val="clear" w:color="auto" w:fill="DDEBF6"/>
          </w:tcPr>
          <w:p w14:paraId="2F4E43EC" w14:textId="77777777" w:rsidR="00E43EF1" w:rsidRPr="0042176B" w:rsidRDefault="000E40D2">
            <w:pPr>
              <w:pStyle w:val="TableParagraph"/>
              <w:spacing w:before="58"/>
              <w:ind w:left="33" w:right="33"/>
              <w:jc w:val="center"/>
              <w:rPr>
                <w:sz w:val="16"/>
                <w:szCs w:val="16"/>
              </w:rPr>
            </w:pPr>
            <w:r w:rsidRPr="0042176B">
              <w:rPr>
                <w:sz w:val="16"/>
                <w:szCs w:val="16"/>
              </w:rPr>
              <w:t>$ 428,402.00</w:t>
            </w:r>
          </w:p>
        </w:tc>
      </w:tr>
      <w:tr w:rsidR="00E43EF1" w14:paraId="5EC75FA8" w14:textId="77777777" w:rsidTr="00391BB8">
        <w:trPr>
          <w:trHeight w:val="932"/>
        </w:trPr>
        <w:tc>
          <w:tcPr>
            <w:tcW w:w="800" w:type="dxa"/>
            <w:tcBorders>
              <w:right w:val="single" w:sz="4" w:space="0" w:color="FFFFFF"/>
            </w:tcBorders>
            <w:shd w:val="clear" w:color="auto" w:fill="BDD7EE"/>
          </w:tcPr>
          <w:p w14:paraId="0B7E3D4E" w14:textId="77777777" w:rsidR="00E43EF1" w:rsidRPr="0042176B" w:rsidRDefault="000E40D2">
            <w:pPr>
              <w:pStyle w:val="TableParagraph"/>
              <w:spacing w:before="58"/>
              <w:jc w:val="center"/>
              <w:rPr>
                <w:b/>
                <w:sz w:val="16"/>
                <w:szCs w:val="16"/>
              </w:rPr>
            </w:pPr>
            <w:r w:rsidRPr="0042176B">
              <w:rPr>
                <w:b/>
                <w:sz w:val="16"/>
                <w:szCs w:val="16"/>
              </w:rPr>
              <w:t>4</w:t>
            </w:r>
          </w:p>
        </w:tc>
        <w:tc>
          <w:tcPr>
            <w:tcW w:w="1080" w:type="dxa"/>
            <w:tcBorders>
              <w:left w:val="single" w:sz="4" w:space="0" w:color="FFFFFF"/>
              <w:right w:val="single" w:sz="4" w:space="0" w:color="FFFFFF"/>
            </w:tcBorders>
            <w:shd w:val="clear" w:color="auto" w:fill="BDD7EE"/>
          </w:tcPr>
          <w:p w14:paraId="05028553" w14:textId="77777777" w:rsidR="00E43EF1" w:rsidRPr="0042176B" w:rsidRDefault="000E40D2">
            <w:pPr>
              <w:pStyle w:val="TableParagraph"/>
              <w:spacing w:before="58"/>
              <w:jc w:val="center"/>
              <w:rPr>
                <w:b/>
                <w:sz w:val="16"/>
                <w:szCs w:val="16"/>
              </w:rPr>
            </w:pPr>
            <w:r w:rsidRPr="0042176B">
              <w:rPr>
                <w:b/>
                <w:sz w:val="16"/>
                <w:szCs w:val="16"/>
              </w:rPr>
              <w:t>1</w:t>
            </w:r>
          </w:p>
        </w:tc>
        <w:tc>
          <w:tcPr>
            <w:tcW w:w="2183" w:type="dxa"/>
            <w:tcBorders>
              <w:left w:val="single" w:sz="4" w:space="0" w:color="FFFFFF"/>
              <w:right w:val="single" w:sz="4" w:space="0" w:color="FFFFFF"/>
            </w:tcBorders>
            <w:shd w:val="clear" w:color="auto" w:fill="BDD7EE"/>
          </w:tcPr>
          <w:p w14:paraId="69793E46" w14:textId="77777777" w:rsidR="00D73C68" w:rsidRDefault="00764AA1">
            <w:pPr>
              <w:pStyle w:val="TableParagraph"/>
              <w:spacing w:before="8" w:line="280" w:lineRule="atLeast"/>
              <w:ind w:left="117" w:right="174"/>
              <w:rPr>
                <w:ins w:id="4778" w:author="Khamsaolee Xainhiaxang" w:date="2021-07-08T21:39:00Z"/>
                <w:sz w:val="16"/>
                <w:szCs w:val="16"/>
              </w:rPr>
              <w:pPrChange w:id="4779" w:author="Khamsaolee Xainhiaxang" w:date="2021-07-08T21:39:00Z">
                <w:pPr>
                  <w:pStyle w:val="TableParagraph"/>
                  <w:spacing w:before="8" w:line="280" w:lineRule="atLeast"/>
                  <w:ind w:left="194" w:right="174"/>
                </w:pPr>
              </w:pPrChange>
            </w:pPr>
            <w:r w:rsidRPr="0042176B">
              <w:rPr>
                <w:sz w:val="16"/>
                <w:szCs w:val="16"/>
              </w:rPr>
              <w:t xml:space="preserve">Cov Kawm Lus Askiv </w:t>
            </w:r>
          </w:p>
          <w:p w14:paraId="4CC1662B" w14:textId="483E686A" w:rsidR="00E43EF1" w:rsidRPr="0042176B" w:rsidRDefault="00764AA1">
            <w:pPr>
              <w:pStyle w:val="TableParagraph"/>
              <w:spacing w:before="8" w:line="280" w:lineRule="atLeast"/>
              <w:ind w:left="117" w:right="174"/>
              <w:rPr>
                <w:sz w:val="16"/>
                <w:szCs w:val="16"/>
              </w:rPr>
              <w:pPrChange w:id="4780" w:author="Khamsaolee Xainhiaxang" w:date="2021-07-08T21:39:00Z">
                <w:pPr>
                  <w:pStyle w:val="TableParagraph"/>
                  <w:spacing w:before="8" w:line="280" w:lineRule="atLeast"/>
                  <w:ind w:left="194" w:right="174"/>
                </w:pPr>
              </w:pPrChange>
            </w:pPr>
            <w:r w:rsidRPr="0042176B">
              <w:rPr>
                <w:sz w:val="16"/>
                <w:szCs w:val="16"/>
              </w:rPr>
              <w:t xml:space="preserve">Cov Hlua Uas Coj Los Tu Cov </w:t>
            </w:r>
            <w:del w:id="4781" w:author="Khamsaolee Xainhiaxang" w:date="2021-07-08T21:46:00Z">
              <w:r w:rsidRPr="0042176B" w:rsidDel="00DE6083">
                <w:rPr>
                  <w:sz w:val="16"/>
                  <w:szCs w:val="16"/>
                </w:rPr>
                <w:delText>Tau Nyiaj Tsawg</w:delText>
              </w:r>
            </w:del>
            <w:ins w:id="4782" w:author="Khamsaolee Xainhiaxang" w:date="2021-07-08T21:46:00Z">
              <w:r w:rsidR="00DE6083">
                <w:rPr>
                  <w:sz w:val="16"/>
                  <w:szCs w:val="16"/>
                </w:rPr>
                <w:t>Neeg Txom Nyem</w:t>
              </w:r>
            </w:ins>
          </w:p>
        </w:tc>
        <w:tc>
          <w:tcPr>
            <w:tcW w:w="3240" w:type="dxa"/>
            <w:tcBorders>
              <w:left w:val="single" w:sz="4" w:space="0" w:color="FFFFFF"/>
              <w:right w:val="single" w:sz="4" w:space="0" w:color="FFFFFF"/>
            </w:tcBorders>
            <w:shd w:val="clear" w:color="auto" w:fill="BDD7EE"/>
          </w:tcPr>
          <w:p w14:paraId="32794F1F" w14:textId="131745BD" w:rsidR="00E43EF1" w:rsidRPr="0042176B" w:rsidRDefault="000E40D2" w:rsidP="003C15F7">
            <w:pPr>
              <w:pStyle w:val="TableParagraph"/>
              <w:spacing w:before="58"/>
              <w:ind w:left="53"/>
              <w:rPr>
                <w:sz w:val="16"/>
                <w:szCs w:val="16"/>
              </w:rPr>
            </w:pPr>
            <w:r w:rsidRPr="0042176B">
              <w:rPr>
                <w:sz w:val="16"/>
                <w:szCs w:val="16"/>
              </w:rPr>
              <w:t xml:space="preserve">Niam Txiv </w:t>
            </w:r>
            <w:r w:rsidR="0042176B" w:rsidRPr="0042176B">
              <w:rPr>
                <w:sz w:val="16"/>
                <w:szCs w:val="16"/>
              </w:rPr>
              <w:t xml:space="preserve">Li </w:t>
            </w:r>
            <w:del w:id="4783" w:author="Khamsaolee Xainhiaxang" w:date="2021-07-08T21:49:00Z">
              <w:r w:rsidR="0042176B" w:rsidRPr="0042176B" w:rsidDel="003C15F7">
                <w:rPr>
                  <w:sz w:val="16"/>
                  <w:szCs w:val="16"/>
                </w:rPr>
                <w:delText>Ncaij Nyoog</w:delText>
              </w:r>
            </w:del>
            <w:ins w:id="4784" w:author="Khamsaolee Xainhiaxang" w:date="2021-07-08T21:49:00Z">
              <w:r w:rsidR="003C15F7">
                <w:rPr>
                  <w:sz w:val="16"/>
                  <w:szCs w:val="16"/>
                </w:rPr>
                <w:t>Tsamm Thawj</w:t>
              </w:r>
            </w:ins>
          </w:p>
        </w:tc>
        <w:tc>
          <w:tcPr>
            <w:tcW w:w="1710" w:type="dxa"/>
            <w:tcBorders>
              <w:left w:val="single" w:sz="4" w:space="0" w:color="FFFFFF"/>
              <w:right w:val="single" w:sz="4" w:space="0" w:color="FFFFFF"/>
            </w:tcBorders>
            <w:shd w:val="clear" w:color="auto" w:fill="BDD7EE"/>
          </w:tcPr>
          <w:p w14:paraId="72DD2762" w14:textId="77777777" w:rsidR="00E43EF1" w:rsidRPr="0042176B" w:rsidRDefault="000E40D2">
            <w:pPr>
              <w:pStyle w:val="TableParagraph"/>
              <w:spacing w:before="58"/>
              <w:ind w:left="44" w:right="44"/>
              <w:jc w:val="center"/>
              <w:rPr>
                <w:sz w:val="16"/>
                <w:szCs w:val="16"/>
              </w:rPr>
            </w:pPr>
            <w:r w:rsidRPr="0042176B">
              <w:rPr>
                <w:sz w:val="16"/>
                <w:szCs w:val="16"/>
              </w:rPr>
              <w:t>$ 68,700.00</w:t>
            </w:r>
          </w:p>
        </w:tc>
        <w:tc>
          <w:tcPr>
            <w:tcW w:w="1620" w:type="dxa"/>
            <w:tcBorders>
              <w:left w:val="single" w:sz="4" w:space="0" w:color="FFFFFF"/>
              <w:right w:val="single" w:sz="4" w:space="0" w:color="FFFFFF"/>
            </w:tcBorders>
            <w:shd w:val="clear" w:color="auto" w:fill="BDD7EE"/>
          </w:tcPr>
          <w:p w14:paraId="293CD39D" w14:textId="77777777" w:rsidR="00E43EF1" w:rsidRPr="0042176B" w:rsidRDefault="00E43EF1">
            <w:pPr>
              <w:pStyle w:val="TableParagraph"/>
              <w:rPr>
                <w:rFonts w:ascii="Times New Roman"/>
                <w:sz w:val="16"/>
                <w:szCs w:val="16"/>
              </w:rPr>
            </w:pPr>
          </w:p>
        </w:tc>
        <w:tc>
          <w:tcPr>
            <w:tcW w:w="1350" w:type="dxa"/>
            <w:tcBorders>
              <w:left w:val="single" w:sz="4" w:space="0" w:color="FFFFFF"/>
              <w:right w:val="single" w:sz="4" w:space="0" w:color="FFFFFF"/>
            </w:tcBorders>
            <w:shd w:val="clear" w:color="auto" w:fill="BDD7EE"/>
          </w:tcPr>
          <w:p w14:paraId="1D8EEF00" w14:textId="77777777" w:rsidR="00E43EF1" w:rsidRPr="0042176B"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BDD7EE"/>
          </w:tcPr>
          <w:p w14:paraId="0F7398FC" w14:textId="77777777" w:rsidR="00E43EF1" w:rsidRPr="0042176B" w:rsidRDefault="000E40D2">
            <w:pPr>
              <w:pStyle w:val="TableParagraph"/>
              <w:spacing w:before="58"/>
              <w:ind w:left="33" w:right="33"/>
              <w:jc w:val="center"/>
              <w:rPr>
                <w:sz w:val="16"/>
                <w:szCs w:val="16"/>
              </w:rPr>
            </w:pPr>
            <w:r w:rsidRPr="0042176B">
              <w:rPr>
                <w:sz w:val="16"/>
                <w:szCs w:val="16"/>
              </w:rPr>
              <w:t>$ 61,633.00</w:t>
            </w:r>
          </w:p>
        </w:tc>
        <w:tc>
          <w:tcPr>
            <w:tcW w:w="1614" w:type="dxa"/>
            <w:tcBorders>
              <w:left w:val="single" w:sz="4" w:space="0" w:color="FFFFFF"/>
            </w:tcBorders>
            <w:shd w:val="clear" w:color="auto" w:fill="BDD7EE"/>
          </w:tcPr>
          <w:p w14:paraId="60C0C80C" w14:textId="77777777" w:rsidR="00E43EF1" w:rsidRPr="0042176B" w:rsidRDefault="000E40D2">
            <w:pPr>
              <w:pStyle w:val="TableParagraph"/>
              <w:spacing w:before="58"/>
              <w:ind w:left="33" w:right="33"/>
              <w:jc w:val="center"/>
              <w:rPr>
                <w:sz w:val="16"/>
                <w:szCs w:val="16"/>
              </w:rPr>
            </w:pPr>
            <w:r w:rsidRPr="0042176B">
              <w:rPr>
                <w:sz w:val="16"/>
                <w:szCs w:val="16"/>
              </w:rPr>
              <w:t>$ 130,333.00</w:t>
            </w:r>
          </w:p>
        </w:tc>
      </w:tr>
      <w:tr w:rsidR="00E43EF1" w14:paraId="03396998" w14:textId="77777777" w:rsidTr="00391BB8">
        <w:trPr>
          <w:trHeight w:val="931"/>
        </w:trPr>
        <w:tc>
          <w:tcPr>
            <w:tcW w:w="800" w:type="dxa"/>
            <w:tcBorders>
              <w:right w:val="single" w:sz="4" w:space="0" w:color="FFFFFF"/>
            </w:tcBorders>
            <w:shd w:val="clear" w:color="auto" w:fill="DDEBF6"/>
          </w:tcPr>
          <w:p w14:paraId="21AD8E12" w14:textId="77777777" w:rsidR="00E43EF1" w:rsidRPr="0042176B" w:rsidRDefault="000E40D2">
            <w:pPr>
              <w:pStyle w:val="TableParagraph"/>
              <w:spacing w:before="58"/>
              <w:jc w:val="center"/>
              <w:rPr>
                <w:b/>
                <w:sz w:val="16"/>
                <w:szCs w:val="16"/>
              </w:rPr>
            </w:pPr>
            <w:r w:rsidRPr="0042176B">
              <w:rPr>
                <w:b/>
                <w:sz w:val="16"/>
                <w:szCs w:val="16"/>
              </w:rPr>
              <w:t>4</w:t>
            </w:r>
          </w:p>
        </w:tc>
        <w:tc>
          <w:tcPr>
            <w:tcW w:w="1080" w:type="dxa"/>
            <w:tcBorders>
              <w:left w:val="single" w:sz="4" w:space="0" w:color="FFFFFF"/>
              <w:right w:val="single" w:sz="4" w:space="0" w:color="FFFFFF"/>
            </w:tcBorders>
            <w:shd w:val="clear" w:color="auto" w:fill="DDEBF6"/>
          </w:tcPr>
          <w:p w14:paraId="1A2FFA72" w14:textId="77777777" w:rsidR="00E43EF1" w:rsidRPr="0042176B" w:rsidRDefault="000E40D2">
            <w:pPr>
              <w:pStyle w:val="TableParagraph"/>
              <w:spacing w:before="58"/>
              <w:jc w:val="center"/>
              <w:rPr>
                <w:b/>
                <w:sz w:val="16"/>
                <w:szCs w:val="16"/>
              </w:rPr>
            </w:pPr>
            <w:r w:rsidRPr="0042176B">
              <w:rPr>
                <w:b/>
                <w:sz w:val="16"/>
                <w:szCs w:val="16"/>
              </w:rPr>
              <w:t>2</w:t>
            </w:r>
          </w:p>
        </w:tc>
        <w:tc>
          <w:tcPr>
            <w:tcW w:w="2183" w:type="dxa"/>
            <w:tcBorders>
              <w:left w:val="single" w:sz="4" w:space="0" w:color="FFFFFF"/>
              <w:right w:val="single" w:sz="4" w:space="0" w:color="FFFFFF"/>
            </w:tcBorders>
            <w:shd w:val="clear" w:color="auto" w:fill="DDEBF6"/>
          </w:tcPr>
          <w:p w14:paraId="613376BD" w14:textId="77777777" w:rsidR="00D73C68" w:rsidRDefault="00764AA1">
            <w:pPr>
              <w:pStyle w:val="TableParagraph"/>
              <w:spacing w:before="8" w:line="280" w:lineRule="atLeast"/>
              <w:ind w:left="117" w:right="174"/>
              <w:rPr>
                <w:ins w:id="4785" w:author="Khamsaolee Xainhiaxang" w:date="2021-07-08T21:39:00Z"/>
                <w:sz w:val="16"/>
                <w:szCs w:val="16"/>
              </w:rPr>
              <w:pPrChange w:id="4786" w:author="Khamsaolee Xainhiaxang" w:date="2021-07-08T21:39:00Z">
                <w:pPr>
                  <w:pStyle w:val="TableParagraph"/>
                  <w:spacing w:before="8" w:line="280" w:lineRule="atLeast"/>
                  <w:ind w:left="194" w:right="174"/>
                </w:pPr>
              </w:pPrChange>
            </w:pPr>
            <w:r w:rsidRPr="0042176B">
              <w:rPr>
                <w:sz w:val="16"/>
                <w:szCs w:val="16"/>
              </w:rPr>
              <w:t xml:space="preserve">Cov Kawm Lus Askiv </w:t>
            </w:r>
          </w:p>
          <w:p w14:paraId="3DA799D7" w14:textId="7DC21C65" w:rsidR="00E43EF1" w:rsidRPr="0042176B" w:rsidRDefault="00764AA1">
            <w:pPr>
              <w:pStyle w:val="TableParagraph"/>
              <w:spacing w:before="8" w:line="280" w:lineRule="atLeast"/>
              <w:ind w:left="117" w:right="174"/>
              <w:rPr>
                <w:sz w:val="16"/>
                <w:szCs w:val="16"/>
              </w:rPr>
              <w:pPrChange w:id="4787" w:author="Khamsaolee Xainhiaxang" w:date="2021-07-08T21:39:00Z">
                <w:pPr>
                  <w:pStyle w:val="TableParagraph"/>
                  <w:spacing w:before="8" w:line="280" w:lineRule="atLeast"/>
                  <w:ind w:left="194" w:right="174"/>
                </w:pPr>
              </w:pPrChange>
            </w:pPr>
            <w:r w:rsidRPr="0042176B">
              <w:rPr>
                <w:sz w:val="16"/>
                <w:szCs w:val="16"/>
              </w:rPr>
              <w:t xml:space="preserve">Cov Hlua Uas Coj Los Tu Cov </w:t>
            </w:r>
            <w:del w:id="4788" w:author="Khamsaolee Xainhiaxang" w:date="2021-07-08T21:46:00Z">
              <w:r w:rsidRPr="0042176B" w:rsidDel="00DE6083">
                <w:rPr>
                  <w:sz w:val="16"/>
                  <w:szCs w:val="16"/>
                </w:rPr>
                <w:delText>Tau Nyiaj Tsawg</w:delText>
              </w:r>
            </w:del>
            <w:ins w:id="4789" w:author="Khamsaolee Xainhiaxang" w:date="2021-07-08T21:46:00Z">
              <w:r w:rsidR="00DE6083">
                <w:rPr>
                  <w:sz w:val="16"/>
                  <w:szCs w:val="16"/>
                </w:rPr>
                <w:t>Neeg Txom Nyem</w:t>
              </w:r>
            </w:ins>
          </w:p>
        </w:tc>
        <w:tc>
          <w:tcPr>
            <w:tcW w:w="3240" w:type="dxa"/>
            <w:tcBorders>
              <w:left w:val="single" w:sz="4" w:space="0" w:color="FFFFFF"/>
              <w:right w:val="single" w:sz="4" w:space="0" w:color="FFFFFF"/>
            </w:tcBorders>
            <w:shd w:val="clear" w:color="auto" w:fill="DDEBF6"/>
          </w:tcPr>
          <w:p w14:paraId="61C5B04F" w14:textId="77777777" w:rsidR="00E43EF1" w:rsidRPr="0042176B" w:rsidRDefault="000E40D2">
            <w:pPr>
              <w:pStyle w:val="TableParagraph"/>
              <w:spacing w:before="58"/>
              <w:ind w:left="53" w:right="1111"/>
              <w:rPr>
                <w:sz w:val="16"/>
                <w:szCs w:val="16"/>
              </w:rPr>
            </w:pPr>
            <w:r w:rsidRPr="0042176B">
              <w:rPr>
                <w:sz w:val="16"/>
                <w:szCs w:val="16"/>
              </w:rPr>
              <w:t>Kev Koom Tes Ntawm Tsev Neeg thiab Zej Zog (FACE)</w:t>
            </w:r>
          </w:p>
        </w:tc>
        <w:tc>
          <w:tcPr>
            <w:tcW w:w="1710" w:type="dxa"/>
            <w:tcBorders>
              <w:left w:val="single" w:sz="4" w:space="0" w:color="FFFFFF"/>
              <w:right w:val="single" w:sz="4" w:space="0" w:color="FFFFFF"/>
            </w:tcBorders>
            <w:shd w:val="clear" w:color="auto" w:fill="DDEBF6"/>
          </w:tcPr>
          <w:p w14:paraId="7809B36B" w14:textId="77777777" w:rsidR="00E43EF1" w:rsidRPr="0042176B" w:rsidRDefault="000E40D2">
            <w:pPr>
              <w:pStyle w:val="TableParagraph"/>
              <w:spacing w:before="58"/>
              <w:ind w:left="44" w:right="44"/>
              <w:jc w:val="center"/>
              <w:rPr>
                <w:sz w:val="16"/>
                <w:szCs w:val="16"/>
              </w:rPr>
            </w:pPr>
            <w:r w:rsidRPr="0042176B">
              <w:rPr>
                <w:sz w:val="16"/>
                <w:szCs w:val="16"/>
              </w:rPr>
              <w:t>$ 136,202.00</w:t>
            </w:r>
          </w:p>
        </w:tc>
        <w:tc>
          <w:tcPr>
            <w:tcW w:w="1620" w:type="dxa"/>
            <w:tcBorders>
              <w:left w:val="single" w:sz="4" w:space="0" w:color="FFFFFF"/>
              <w:right w:val="single" w:sz="4" w:space="0" w:color="FFFFFF"/>
            </w:tcBorders>
            <w:shd w:val="clear" w:color="auto" w:fill="DDEBF6"/>
          </w:tcPr>
          <w:p w14:paraId="2734FF37" w14:textId="77777777" w:rsidR="00E43EF1" w:rsidRPr="0042176B" w:rsidRDefault="00E43EF1">
            <w:pPr>
              <w:pStyle w:val="TableParagraph"/>
              <w:rPr>
                <w:rFonts w:ascii="Times New Roman"/>
                <w:sz w:val="16"/>
                <w:szCs w:val="16"/>
              </w:rPr>
            </w:pPr>
          </w:p>
        </w:tc>
        <w:tc>
          <w:tcPr>
            <w:tcW w:w="1350" w:type="dxa"/>
            <w:tcBorders>
              <w:left w:val="single" w:sz="4" w:space="0" w:color="FFFFFF"/>
              <w:right w:val="single" w:sz="4" w:space="0" w:color="FFFFFF"/>
            </w:tcBorders>
            <w:shd w:val="clear" w:color="auto" w:fill="DDEBF6"/>
          </w:tcPr>
          <w:p w14:paraId="372FB7D3" w14:textId="77777777" w:rsidR="00E43EF1" w:rsidRPr="0042176B"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DDEBF6"/>
          </w:tcPr>
          <w:p w14:paraId="3CABE122" w14:textId="77777777" w:rsidR="00E43EF1" w:rsidRPr="0042176B" w:rsidRDefault="00E43EF1">
            <w:pPr>
              <w:pStyle w:val="TableParagraph"/>
              <w:rPr>
                <w:rFonts w:ascii="Times New Roman"/>
                <w:sz w:val="16"/>
                <w:szCs w:val="16"/>
              </w:rPr>
            </w:pPr>
          </w:p>
        </w:tc>
        <w:tc>
          <w:tcPr>
            <w:tcW w:w="1614" w:type="dxa"/>
            <w:tcBorders>
              <w:left w:val="single" w:sz="4" w:space="0" w:color="FFFFFF"/>
            </w:tcBorders>
            <w:shd w:val="clear" w:color="auto" w:fill="DDEBF6"/>
          </w:tcPr>
          <w:p w14:paraId="28E8BA22" w14:textId="77777777" w:rsidR="00E43EF1" w:rsidRPr="0042176B" w:rsidRDefault="000E40D2">
            <w:pPr>
              <w:pStyle w:val="TableParagraph"/>
              <w:spacing w:before="58"/>
              <w:ind w:left="33" w:right="33"/>
              <w:jc w:val="center"/>
              <w:rPr>
                <w:sz w:val="16"/>
                <w:szCs w:val="16"/>
              </w:rPr>
            </w:pPr>
            <w:r w:rsidRPr="0042176B">
              <w:rPr>
                <w:sz w:val="16"/>
                <w:szCs w:val="16"/>
              </w:rPr>
              <w:t>$ 136,202.00</w:t>
            </w:r>
          </w:p>
        </w:tc>
      </w:tr>
      <w:tr w:rsidR="00E43EF1" w14:paraId="6CE815CB" w14:textId="77777777" w:rsidTr="00391BB8">
        <w:trPr>
          <w:trHeight w:val="527"/>
        </w:trPr>
        <w:tc>
          <w:tcPr>
            <w:tcW w:w="800" w:type="dxa"/>
            <w:tcBorders>
              <w:right w:val="single" w:sz="4" w:space="0" w:color="FFFFFF"/>
            </w:tcBorders>
            <w:shd w:val="clear" w:color="auto" w:fill="BDD7EE"/>
          </w:tcPr>
          <w:p w14:paraId="4C94AB62" w14:textId="77777777" w:rsidR="00E43EF1" w:rsidRPr="0042176B" w:rsidRDefault="000E40D2">
            <w:pPr>
              <w:pStyle w:val="TableParagraph"/>
              <w:spacing w:before="58"/>
              <w:jc w:val="center"/>
              <w:rPr>
                <w:b/>
                <w:sz w:val="16"/>
                <w:szCs w:val="16"/>
              </w:rPr>
            </w:pPr>
            <w:r w:rsidRPr="0042176B">
              <w:rPr>
                <w:b/>
                <w:sz w:val="16"/>
                <w:szCs w:val="16"/>
              </w:rPr>
              <w:t>5</w:t>
            </w:r>
          </w:p>
        </w:tc>
        <w:tc>
          <w:tcPr>
            <w:tcW w:w="1080" w:type="dxa"/>
            <w:tcBorders>
              <w:left w:val="single" w:sz="4" w:space="0" w:color="FFFFFF"/>
              <w:right w:val="single" w:sz="4" w:space="0" w:color="FFFFFF"/>
            </w:tcBorders>
            <w:shd w:val="clear" w:color="auto" w:fill="BDD7EE"/>
          </w:tcPr>
          <w:p w14:paraId="7E7FAD29" w14:textId="77777777" w:rsidR="00E43EF1" w:rsidRPr="0042176B" w:rsidRDefault="000E40D2">
            <w:pPr>
              <w:pStyle w:val="TableParagraph"/>
              <w:spacing w:before="58"/>
              <w:jc w:val="center"/>
              <w:rPr>
                <w:b/>
                <w:sz w:val="16"/>
                <w:szCs w:val="16"/>
              </w:rPr>
            </w:pPr>
            <w:r w:rsidRPr="0042176B">
              <w:rPr>
                <w:b/>
                <w:sz w:val="16"/>
                <w:szCs w:val="16"/>
              </w:rPr>
              <w:t>1</w:t>
            </w:r>
          </w:p>
        </w:tc>
        <w:tc>
          <w:tcPr>
            <w:tcW w:w="2183" w:type="dxa"/>
            <w:tcBorders>
              <w:left w:val="single" w:sz="4" w:space="0" w:color="FFFFFF"/>
              <w:right w:val="single" w:sz="4" w:space="0" w:color="FFFFFF"/>
            </w:tcBorders>
            <w:shd w:val="clear" w:color="auto" w:fill="BDD7EE"/>
          </w:tcPr>
          <w:p w14:paraId="0322F795" w14:textId="170E3C30" w:rsidR="00E43EF1" w:rsidRPr="0042176B" w:rsidRDefault="000E40D2">
            <w:pPr>
              <w:pStyle w:val="TableParagraph"/>
              <w:spacing w:before="58"/>
              <w:ind w:left="117"/>
              <w:rPr>
                <w:sz w:val="16"/>
                <w:szCs w:val="16"/>
              </w:rPr>
              <w:pPrChange w:id="4790" w:author="Khamsaolee Xainhiaxang" w:date="2021-07-08T21:39:00Z">
                <w:pPr>
                  <w:pStyle w:val="TableParagraph"/>
                  <w:spacing w:before="58"/>
                  <w:ind w:left="194"/>
                </w:pPr>
              </w:pPrChange>
            </w:pPr>
            <w:r w:rsidRPr="0042176B">
              <w:rPr>
                <w:sz w:val="16"/>
                <w:szCs w:val="16"/>
              </w:rPr>
              <w:t>Txhua</w:t>
            </w:r>
            <w:ins w:id="4791" w:author="Khamsaolee Xainhiaxang" w:date="2021-07-08T21:39:00Z">
              <w:r w:rsidR="00D73C68">
                <w:rPr>
                  <w:sz w:val="16"/>
                  <w:szCs w:val="16"/>
                </w:rPr>
                <w:t xml:space="preserve"> Leej</w:t>
              </w:r>
            </w:ins>
          </w:p>
        </w:tc>
        <w:tc>
          <w:tcPr>
            <w:tcW w:w="3240" w:type="dxa"/>
            <w:tcBorders>
              <w:left w:val="single" w:sz="4" w:space="0" w:color="FFFFFF"/>
              <w:right w:val="single" w:sz="4" w:space="0" w:color="FFFFFF"/>
            </w:tcBorders>
            <w:shd w:val="clear" w:color="auto" w:fill="BDD7EE"/>
          </w:tcPr>
          <w:p w14:paraId="6F80C201" w14:textId="2AEEAF2E" w:rsidR="00E43EF1" w:rsidRPr="0042176B" w:rsidRDefault="000E40D2" w:rsidP="00417A1C">
            <w:pPr>
              <w:pStyle w:val="TableParagraph"/>
              <w:spacing w:before="58" w:line="230" w:lineRule="atLeast"/>
              <w:ind w:left="53" w:right="733"/>
              <w:rPr>
                <w:sz w:val="16"/>
                <w:szCs w:val="16"/>
              </w:rPr>
            </w:pPr>
            <w:r w:rsidRPr="0042176B">
              <w:rPr>
                <w:sz w:val="16"/>
                <w:szCs w:val="16"/>
              </w:rPr>
              <w:t xml:space="preserve">Cov Chaw </w:t>
            </w:r>
            <w:del w:id="4792" w:author="Khamsaolee Xainhiaxang" w:date="2021-07-08T21:50:00Z">
              <w:r w:rsidRPr="0042176B" w:rsidDel="00417A1C">
                <w:rPr>
                  <w:sz w:val="16"/>
                  <w:szCs w:val="16"/>
                </w:rPr>
                <w:delText xml:space="preserve">Kho </w:delText>
              </w:r>
            </w:del>
            <w:ins w:id="4793" w:author="Khamsaolee Xainhiaxang" w:date="2021-07-08T21:50:00Z">
              <w:r w:rsidR="00417A1C" w:rsidRPr="0042176B">
                <w:rPr>
                  <w:sz w:val="16"/>
                  <w:szCs w:val="16"/>
                </w:rPr>
                <w:t>K</w:t>
              </w:r>
              <w:r w:rsidR="00417A1C">
                <w:rPr>
                  <w:sz w:val="16"/>
                  <w:szCs w:val="16"/>
                </w:rPr>
                <w:t>awm-</w:t>
              </w:r>
            </w:ins>
            <w:r w:rsidRPr="0042176B">
              <w:rPr>
                <w:sz w:val="16"/>
                <w:szCs w:val="16"/>
              </w:rPr>
              <w:t>Vaj Tse, Kev Tx</w:t>
            </w:r>
            <w:ins w:id="4794" w:author="Khamsaolee Xainhiaxang" w:date="2021-07-08T21:50:00Z">
              <w:r w:rsidR="00417A1C">
                <w:rPr>
                  <w:sz w:val="16"/>
                  <w:szCs w:val="16"/>
                </w:rPr>
                <w:t>h</w:t>
              </w:r>
            </w:ins>
            <w:r w:rsidRPr="0042176B">
              <w:rPr>
                <w:sz w:val="16"/>
                <w:szCs w:val="16"/>
              </w:rPr>
              <w:t>i</w:t>
            </w:r>
            <w:del w:id="4795" w:author="Khamsaolee Xainhiaxang" w:date="2021-07-08T21:50:00Z">
              <w:r w:rsidRPr="0042176B" w:rsidDel="00417A1C">
                <w:rPr>
                  <w:sz w:val="16"/>
                  <w:szCs w:val="16"/>
                </w:rPr>
                <w:delText>j</w:delText>
              </w:r>
            </w:del>
            <w:ins w:id="4796" w:author="Khamsaolee Xainhiaxang" w:date="2021-07-08T21:50:00Z">
              <w:r w:rsidR="00417A1C">
                <w:rPr>
                  <w:sz w:val="16"/>
                  <w:szCs w:val="16"/>
                </w:rPr>
                <w:t>m</w:t>
              </w:r>
            </w:ins>
            <w:r w:rsidRPr="0042176B">
              <w:rPr>
                <w:sz w:val="16"/>
                <w:szCs w:val="16"/>
              </w:rPr>
              <w:t xml:space="preserve"> </w:t>
            </w:r>
            <w:del w:id="4797" w:author="Khamsaolee Xainhiaxang" w:date="2021-07-08T21:50:00Z">
              <w:r w:rsidRPr="0042176B" w:rsidDel="00417A1C">
                <w:rPr>
                  <w:sz w:val="16"/>
                  <w:szCs w:val="16"/>
                </w:rPr>
                <w:delText xml:space="preserve">Nkawm </w:delText>
              </w:r>
            </w:del>
            <w:ins w:id="4798" w:author="Khamsaolee Xainhiaxang" w:date="2021-07-08T21:50:00Z">
              <w:r w:rsidR="00417A1C">
                <w:rPr>
                  <w:sz w:val="16"/>
                  <w:szCs w:val="16"/>
                </w:rPr>
                <w:t>kho</w:t>
              </w:r>
              <w:r w:rsidR="00417A1C" w:rsidRPr="0042176B">
                <w:rPr>
                  <w:sz w:val="16"/>
                  <w:szCs w:val="16"/>
                </w:rPr>
                <w:t xml:space="preserve"> </w:t>
              </w:r>
            </w:ins>
            <w:r w:rsidRPr="0042176B">
              <w:rPr>
                <w:sz w:val="16"/>
                <w:szCs w:val="16"/>
              </w:rPr>
              <w:t>thiab Kev Ua Hauj</w:t>
            </w:r>
            <w:r w:rsidR="0042176B" w:rsidRPr="0042176B">
              <w:rPr>
                <w:sz w:val="16"/>
                <w:szCs w:val="16"/>
              </w:rPr>
              <w:t xml:space="preserve"> </w:t>
            </w:r>
            <w:r w:rsidRPr="0042176B">
              <w:rPr>
                <w:sz w:val="16"/>
                <w:szCs w:val="16"/>
              </w:rPr>
              <w:t>lwm</w:t>
            </w:r>
          </w:p>
        </w:tc>
        <w:tc>
          <w:tcPr>
            <w:tcW w:w="1710" w:type="dxa"/>
            <w:tcBorders>
              <w:left w:val="single" w:sz="4" w:space="0" w:color="FFFFFF"/>
              <w:right w:val="single" w:sz="4" w:space="0" w:color="FFFFFF"/>
            </w:tcBorders>
            <w:shd w:val="clear" w:color="auto" w:fill="BDD7EE"/>
          </w:tcPr>
          <w:p w14:paraId="399F8705" w14:textId="77777777" w:rsidR="00E43EF1" w:rsidRPr="0042176B" w:rsidRDefault="000E40D2">
            <w:pPr>
              <w:pStyle w:val="TableParagraph"/>
              <w:spacing w:before="58"/>
              <w:ind w:left="44" w:right="44"/>
              <w:jc w:val="center"/>
              <w:rPr>
                <w:sz w:val="16"/>
                <w:szCs w:val="16"/>
              </w:rPr>
            </w:pPr>
            <w:r w:rsidRPr="0042176B">
              <w:rPr>
                <w:sz w:val="16"/>
                <w:szCs w:val="16"/>
              </w:rPr>
              <w:t>$ 35,723,383.00</w:t>
            </w:r>
          </w:p>
        </w:tc>
        <w:tc>
          <w:tcPr>
            <w:tcW w:w="1620" w:type="dxa"/>
            <w:tcBorders>
              <w:left w:val="single" w:sz="4" w:space="0" w:color="FFFFFF"/>
              <w:right w:val="single" w:sz="4" w:space="0" w:color="FFFFFF"/>
            </w:tcBorders>
            <w:shd w:val="clear" w:color="auto" w:fill="BDD7EE"/>
          </w:tcPr>
          <w:p w14:paraId="380B8F87" w14:textId="77777777" w:rsidR="00E43EF1" w:rsidRPr="0042176B" w:rsidRDefault="00E43EF1">
            <w:pPr>
              <w:pStyle w:val="TableParagraph"/>
              <w:rPr>
                <w:rFonts w:ascii="Times New Roman"/>
                <w:sz w:val="16"/>
                <w:szCs w:val="16"/>
              </w:rPr>
            </w:pPr>
          </w:p>
        </w:tc>
        <w:tc>
          <w:tcPr>
            <w:tcW w:w="1350" w:type="dxa"/>
            <w:tcBorders>
              <w:left w:val="single" w:sz="4" w:space="0" w:color="FFFFFF"/>
              <w:right w:val="single" w:sz="4" w:space="0" w:color="FFFFFF"/>
            </w:tcBorders>
            <w:shd w:val="clear" w:color="auto" w:fill="BDD7EE"/>
          </w:tcPr>
          <w:p w14:paraId="2E8DF72D" w14:textId="77777777" w:rsidR="00E43EF1" w:rsidRPr="0042176B"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BDD7EE"/>
          </w:tcPr>
          <w:p w14:paraId="1750379E" w14:textId="77777777" w:rsidR="00E43EF1" w:rsidRPr="0042176B" w:rsidRDefault="00E43EF1">
            <w:pPr>
              <w:pStyle w:val="TableParagraph"/>
              <w:rPr>
                <w:rFonts w:ascii="Times New Roman"/>
                <w:sz w:val="16"/>
                <w:szCs w:val="16"/>
              </w:rPr>
            </w:pPr>
          </w:p>
        </w:tc>
        <w:tc>
          <w:tcPr>
            <w:tcW w:w="1614" w:type="dxa"/>
            <w:tcBorders>
              <w:left w:val="single" w:sz="4" w:space="0" w:color="FFFFFF"/>
            </w:tcBorders>
            <w:shd w:val="clear" w:color="auto" w:fill="BDD7EE"/>
          </w:tcPr>
          <w:p w14:paraId="7B7259B3" w14:textId="77777777" w:rsidR="00E43EF1" w:rsidRPr="0042176B" w:rsidRDefault="000E40D2">
            <w:pPr>
              <w:pStyle w:val="TableParagraph"/>
              <w:spacing w:before="58"/>
              <w:ind w:left="33" w:right="33"/>
              <w:jc w:val="center"/>
              <w:rPr>
                <w:sz w:val="16"/>
                <w:szCs w:val="16"/>
              </w:rPr>
            </w:pPr>
            <w:r w:rsidRPr="0042176B">
              <w:rPr>
                <w:sz w:val="16"/>
                <w:szCs w:val="16"/>
              </w:rPr>
              <w:t>$ 35,723,383.00</w:t>
            </w:r>
          </w:p>
        </w:tc>
      </w:tr>
      <w:tr w:rsidR="00E43EF1" w14:paraId="0A414701" w14:textId="77777777" w:rsidTr="00391BB8">
        <w:trPr>
          <w:trHeight w:val="921"/>
        </w:trPr>
        <w:tc>
          <w:tcPr>
            <w:tcW w:w="800" w:type="dxa"/>
            <w:tcBorders>
              <w:right w:val="single" w:sz="4" w:space="0" w:color="FFFFFF"/>
            </w:tcBorders>
            <w:shd w:val="clear" w:color="auto" w:fill="DDEBF6"/>
          </w:tcPr>
          <w:p w14:paraId="1E9910FF" w14:textId="77777777" w:rsidR="00E43EF1" w:rsidRPr="0042176B" w:rsidRDefault="000E40D2">
            <w:pPr>
              <w:pStyle w:val="TableParagraph"/>
              <w:spacing w:before="58"/>
              <w:jc w:val="center"/>
              <w:rPr>
                <w:b/>
                <w:sz w:val="16"/>
                <w:szCs w:val="16"/>
              </w:rPr>
            </w:pPr>
            <w:r w:rsidRPr="0042176B">
              <w:rPr>
                <w:b/>
                <w:sz w:val="16"/>
                <w:szCs w:val="16"/>
              </w:rPr>
              <w:t>5</w:t>
            </w:r>
          </w:p>
        </w:tc>
        <w:tc>
          <w:tcPr>
            <w:tcW w:w="1080" w:type="dxa"/>
            <w:tcBorders>
              <w:left w:val="single" w:sz="4" w:space="0" w:color="FFFFFF"/>
              <w:right w:val="single" w:sz="4" w:space="0" w:color="FFFFFF"/>
            </w:tcBorders>
            <w:shd w:val="clear" w:color="auto" w:fill="DDEBF6"/>
          </w:tcPr>
          <w:p w14:paraId="712DD10A" w14:textId="77777777" w:rsidR="00E43EF1" w:rsidRPr="0042176B" w:rsidRDefault="000E40D2">
            <w:pPr>
              <w:pStyle w:val="TableParagraph"/>
              <w:spacing w:before="58"/>
              <w:jc w:val="center"/>
              <w:rPr>
                <w:b/>
                <w:sz w:val="16"/>
                <w:szCs w:val="16"/>
              </w:rPr>
            </w:pPr>
            <w:r w:rsidRPr="0042176B">
              <w:rPr>
                <w:b/>
                <w:sz w:val="16"/>
                <w:szCs w:val="16"/>
              </w:rPr>
              <w:t>2</w:t>
            </w:r>
          </w:p>
        </w:tc>
        <w:tc>
          <w:tcPr>
            <w:tcW w:w="2183" w:type="dxa"/>
            <w:tcBorders>
              <w:left w:val="single" w:sz="4" w:space="0" w:color="FFFFFF"/>
              <w:right w:val="single" w:sz="4" w:space="0" w:color="FFFFFF"/>
            </w:tcBorders>
            <w:shd w:val="clear" w:color="auto" w:fill="DDEBF6"/>
          </w:tcPr>
          <w:p w14:paraId="157443F5" w14:textId="77777777" w:rsidR="00D73C68" w:rsidRDefault="00764AA1">
            <w:pPr>
              <w:pStyle w:val="TableParagraph"/>
              <w:spacing w:before="8" w:line="280" w:lineRule="atLeast"/>
              <w:ind w:left="117" w:right="174"/>
              <w:rPr>
                <w:ins w:id="4799" w:author="Khamsaolee Xainhiaxang" w:date="2021-07-08T21:39:00Z"/>
                <w:sz w:val="16"/>
                <w:szCs w:val="16"/>
              </w:rPr>
              <w:pPrChange w:id="4800" w:author="Khamsaolee Xainhiaxang" w:date="2021-07-08T21:39:00Z">
                <w:pPr>
                  <w:pStyle w:val="TableParagraph"/>
                  <w:spacing w:before="8" w:line="280" w:lineRule="atLeast"/>
                  <w:ind w:left="194" w:right="174"/>
                </w:pPr>
              </w:pPrChange>
            </w:pPr>
            <w:r w:rsidRPr="0042176B">
              <w:rPr>
                <w:sz w:val="16"/>
                <w:szCs w:val="16"/>
              </w:rPr>
              <w:t xml:space="preserve">Cov Kawm Lus Askiv </w:t>
            </w:r>
          </w:p>
          <w:p w14:paraId="05B954A3" w14:textId="2335AE59" w:rsidR="00E43EF1" w:rsidRPr="0042176B" w:rsidRDefault="00764AA1">
            <w:pPr>
              <w:pStyle w:val="TableParagraph"/>
              <w:spacing w:before="8" w:line="280" w:lineRule="atLeast"/>
              <w:ind w:left="117" w:right="174"/>
              <w:rPr>
                <w:sz w:val="16"/>
                <w:szCs w:val="16"/>
              </w:rPr>
              <w:pPrChange w:id="4801" w:author="Khamsaolee Xainhiaxang" w:date="2021-07-08T21:39:00Z">
                <w:pPr>
                  <w:pStyle w:val="TableParagraph"/>
                  <w:spacing w:before="8" w:line="280" w:lineRule="atLeast"/>
                  <w:ind w:left="194" w:right="174"/>
                </w:pPr>
              </w:pPrChange>
            </w:pPr>
            <w:r w:rsidRPr="0042176B">
              <w:rPr>
                <w:sz w:val="16"/>
                <w:szCs w:val="16"/>
              </w:rPr>
              <w:t xml:space="preserve">Cov Hlua Uas Coj Los Tu Cov </w:t>
            </w:r>
            <w:del w:id="4802" w:author="Khamsaolee Xainhiaxang" w:date="2021-07-08T21:40:00Z">
              <w:r w:rsidRPr="0042176B" w:rsidDel="00624CA0">
                <w:rPr>
                  <w:sz w:val="16"/>
                  <w:szCs w:val="16"/>
                </w:rPr>
                <w:delText>Tau Nyiaj Tsawg</w:delText>
              </w:r>
            </w:del>
            <w:ins w:id="4803" w:author="Khamsaolee Xainhiaxang" w:date="2021-07-08T21:40:00Z">
              <w:r w:rsidR="00624CA0">
                <w:rPr>
                  <w:sz w:val="16"/>
                  <w:szCs w:val="16"/>
                </w:rPr>
                <w:t>Neeg Txom Nyem</w:t>
              </w:r>
            </w:ins>
          </w:p>
        </w:tc>
        <w:tc>
          <w:tcPr>
            <w:tcW w:w="3240" w:type="dxa"/>
            <w:tcBorders>
              <w:left w:val="single" w:sz="4" w:space="0" w:color="FFFFFF"/>
              <w:right w:val="single" w:sz="4" w:space="0" w:color="FFFFFF"/>
            </w:tcBorders>
            <w:shd w:val="clear" w:color="auto" w:fill="DDEBF6"/>
          </w:tcPr>
          <w:p w14:paraId="31F0A930" w14:textId="4469545A" w:rsidR="00E43EF1" w:rsidRPr="0042176B" w:rsidRDefault="000E40D2" w:rsidP="00417A1C">
            <w:pPr>
              <w:pStyle w:val="TableParagraph"/>
              <w:spacing w:before="58"/>
              <w:ind w:left="53"/>
              <w:rPr>
                <w:sz w:val="16"/>
                <w:szCs w:val="16"/>
              </w:rPr>
            </w:pPr>
            <w:r w:rsidRPr="0042176B">
              <w:rPr>
                <w:sz w:val="16"/>
                <w:szCs w:val="16"/>
              </w:rPr>
              <w:t xml:space="preserve">Cov Chaw </w:t>
            </w:r>
            <w:del w:id="4804" w:author="Khamsaolee Xainhiaxang" w:date="2021-07-08T21:50:00Z">
              <w:r w:rsidRPr="0042176B" w:rsidDel="00417A1C">
                <w:rPr>
                  <w:sz w:val="16"/>
                  <w:szCs w:val="16"/>
                </w:rPr>
                <w:delText>Muaj Vaj Tse</w:delText>
              </w:r>
            </w:del>
            <w:ins w:id="4805" w:author="Khamsaolee Xainhiaxang" w:date="2021-07-08T21:50:00Z">
              <w:r w:rsidR="00417A1C">
                <w:rPr>
                  <w:sz w:val="16"/>
                  <w:szCs w:val="16"/>
                </w:rPr>
                <w:t>Kawm</w:t>
              </w:r>
            </w:ins>
          </w:p>
        </w:tc>
        <w:tc>
          <w:tcPr>
            <w:tcW w:w="1710" w:type="dxa"/>
            <w:tcBorders>
              <w:left w:val="single" w:sz="4" w:space="0" w:color="FFFFFF"/>
              <w:right w:val="single" w:sz="4" w:space="0" w:color="FFFFFF"/>
            </w:tcBorders>
            <w:shd w:val="clear" w:color="auto" w:fill="DDEBF6"/>
          </w:tcPr>
          <w:p w14:paraId="78976436" w14:textId="77777777" w:rsidR="00E43EF1" w:rsidRPr="0042176B" w:rsidRDefault="000E40D2">
            <w:pPr>
              <w:pStyle w:val="TableParagraph"/>
              <w:spacing w:before="58"/>
              <w:ind w:left="44" w:right="44"/>
              <w:jc w:val="center"/>
              <w:rPr>
                <w:sz w:val="16"/>
                <w:szCs w:val="16"/>
              </w:rPr>
            </w:pPr>
            <w:r w:rsidRPr="0042176B">
              <w:rPr>
                <w:sz w:val="16"/>
                <w:szCs w:val="16"/>
              </w:rPr>
              <w:t>$ 10,626,458.00</w:t>
            </w:r>
          </w:p>
        </w:tc>
        <w:tc>
          <w:tcPr>
            <w:tcW w:w="1620" w:type="dxa"/>
            <w:tcBorders>
              <w:left w:val="single" w:sz="4" w:space="0" w:color="FFFFFF"/>
              <w:right w:val="single" w:sz="4" w:space="0" w:color="FFFFFF"/>
            </w:tcBorders>
            <w:shd w:val="clear" w:color="auto" w:fill="DDEBF6"/>
          </w:tcPr>
          <w:p w14:paraId="62EC5A49" w14:textId="77777777" w:rsidR="00E43EF1" w:rsidRPr="0042176B" w:rsidRDefault="00E43EF1">
            <w:pPr>
              <w:pStyle w:val="TableParagraph"/>
              <w:rPr>
                <w:rFonts w:ascii="Times New Roman"/>
                <w:sz w:val="16"/>
                <w:szCs w:val="16"/>
              </w:rPr>
            </w:pPr>
          </w:p>
        </w:tc>
        <w:tc>
          <w:tcPr>
            <w:tcW w:w="1350" w:type="dxa"/>
            <w:tcBorders>
              <w:left w:val="single" w:sz="4" w:space="0" w:color="FFFFFF"/>
              <w:right w:val="single" w:sz="4" w:space="0" w:color="FFFFFF"/>
            </w:tcBorders>
            <w:shd w:val="clear" w:color="auto" w:fill="DDEBF6"/>
          </w:tcPr>
          <w:p w14:paraId="2050874D" w14:textId="77777777" w:rsidR="00E43EF1" w:rsidRPr="0042176B" w:rsidRDefault="00E43EF1">
            <w:pPr>
              <w:pStyle w:val="TableParagraph"/>
              <w:rPr>
                <w:rFonts w:ascii="Times New Roman"/>
                <w:sz w:val="16"/>
                <w:szCs w:val="16"/>
              </w:rPr>
            </w:pPr>
          </w:p>
        </w:tc>
        <w:tc>
          <w:tcPr>
            <w:tcW w:w="1503" w:type="dxa"/>
            <w:tcBorders>
              <w:left w:val="single" w:sz="4" w:space="0" w:color="FFFFFF"/>
              <w:right w:val="single" w:sz="4" w:space="0" w:color="FFFFFF"/>
            </w:tcBorders>
            <w:shd w:val="clear" w:color="auto" w:fill="DDEBF6"/>
          </w:tcPr>
          <w:p w14:paraId="4C635436" w14:textId="77777777" w:rsidR="00E43EF1" w:rsidRPr="0042176B" w:rsidRDefault="00E43EF1">
            <w:pPr>
              <w:pStyle w:val="TableParagraph"/>
              <w:rPr>
                <w:rFonts w:ascii="Times New Roman"/>
                <w:sz w:val="16"/>
                <w:szCs w:val="16"/>
              </w:rPr>
            </w:pPr>
          </w:p>
        </w:tc>
        <w:tc>
          <w:tcPr>
            <w:tcW w:w="1614" w:type="dxa"/>
            <w:tcBorders>
              <w:left w:val="single" w:sz="4" w:space="0" w:color="FFFFFF"/>
            </w:tcBorders>
            <w:shd w:val="clear" w:color="auto" w:fill="DDEBF6"/>
          </w:tcPr>
          <w:p w14:paraId="19A28126" w14:textId="77777777" w:rsidR="00E43EF1" w:rsidRPr="0042176B" w:rsidRDefault="000E40D2">
            <w:pPr>
              <w:pStyle w:val="TableParagraph"/>
              <w:spacing w:before="58"/>
              <w:ind w:left="33" w:right="33"/>
              <w:jc w:val="center"/>
              <w:rPr>
                <w:sz w:val="16"/>
                <w:szCs w:val="16"/>
              </w:rPr>
            </w:pPr>
            <w:r w:rsidRPr="0042176B">
              <w:rPr>
                <w:sz w:val="16"/>
                <w:szCs w:val="16"/>
              </w:rPr>
              <w:t>$ 10,626,458.00</w:t>
            </w:r>
          </w:p>
        </w:tc>
      </w:tr>
    </w:tbl>
    <w:p w14:paraId="054DADAF" w14:textId="0CD10292" w:rsidR="00E43EF1" w:rsidRDefault="00B672F4">
      <w:pPr>
        <w:rPr>
          <w:sz w:val="2"/>
          <w:szCs w:val="2"/>
        </w:rPr>
      </w:pPr>
      <w:r>
        <w:rPr>
          <w:noProof/>
          <w:lang w:bidi="th-TH"/>
        </w:rPr>
        <mc:AlternateContent>
          <mc:Choice Requires="wps">
            <w:drawing>
              <wp:anchor distT="0" distB="0" distL="114300" distR="114300" simplePos="0" relativeHeight="239909888" behindDoc="1" locked="0" layoutInCell="1" allowOverlap="1" wp14:anchorId="0CDCE694" wp14:editId="069B3F1D">
                <wp:simplePos x="0" y="0"/>
                <wp:positionH relativeFrom="page">
                  <wp:posOffset>1465580</wp:posOffset>
                </wp:positionH>
                <wp:positionV relativeFrom="page">
                  <wp:posOffset>772795</wp:posOffset>
                </wp:positionV>
                <wp:extent cx="84455" cy="0"/>
                <wp:effectExtent l="0" t="0" r="0" b="0"/>
                <wp:wrapNone/>
                <wp:docPr id="276"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E77209" id="Line 233" o:spid="_x0000_s1026" style="position:absolute;z-index:-26340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60.85pt" to="122.05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910912" behindDoc="1" locked="0" layoutInCell="1" allowOverlap="1" wp14:anchorId="11866AAD" wp14:editId="32358249">
                <wp:simplePos x="0" y="0"/>
                <wp:positionH relativeFrom="page">
                  <wp:posOffset>1465580</wp:posOffset>
                </wp:positionH>
                <wp:positionV relativeFrom="page">
                  <wp:posOffset>955675</wp:posOffset>
                </wp:positionV>
                <wp:extent cx="84455" cy="0"/>
                <wp:effectExtent l="0" t="0" r="0" b="0"/>
                <wp:wrapNone/>
                <wp:docPr id="275"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6779A4" id="Line 232" o:spid="_x0000_s1026" style="position:absolute;z-index:-26340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75.25pt" to="122.05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911936" behindDoc="1" locked="0" layoutInCell="1" allowOverlap="1" wp14:anchorId="6CB71715" wp14:editId="44EFFAA3">
                <wp:simplePos x="0" y="0"/>
                <wp:positionH relativeFrom="page">
                  <wp:posOffset>1465580</wp:posOffset>
                </wp:positionH>
                <wp:positionV relativeFrom="page">
                  <wp:posOffset>1138555</wp:posOffset>
                </wp:positionV>
                <wp:extent cx="84455" cy="0"/>
                <wp:effectExtent l="0" t="0" r="0" b="0"/>
                <wp:wrapNone/>
                <wp:docPr id="274"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0BC0B" id="Line 231" o:spid="_x0000_s1026" style="position:absolute;z-index:-26340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89.65pt" to="122.05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912960" behindDoc="1" locked="0" layoutInCell="1" allowOverlap="1" wp14:anchorId="46FD6F39" wp14:editId="1DB1A612">
                <wp:simplePos x="0" y="0"/>
                <wp:positionH relativeFrom="page">
                  <wp:posOffset>1465580</wp:posOffset>
                </wp:positionH>
                <wp:positionV relativeFrom="page">
                  <wp:posOffset>1364615</wp:posOffset>
                </wp:positionV>
                <wp:extent cx="84455" cy="0"/>
                <wp:effectExtent l="0" t="0" r="0" b="0"/>
                <wp:wrapNone/>
                <wp:docPr id="273"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8260A" id="Line 230" o:spid="_x0000_s1026" style="position:absolute;z-index:-26340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107.45pt" to="122.05pt,1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913984" behindDoc="1" locked="0" layoutInCell="1" allowOverlap="1" wp14:anchorId="03A0BB72" wp14:editId="2C52AE51">
                <wp:simplePos x="0" y="0"/>
                <wp:positionH relativeFrom="page">
                  <wp:posOffset>1465580</wp:posOffset>
                </wp:positionH>
                <wp:positionV relativeFrom="page">
                  <wp:posOffset>1547495</wp:posOffset>
                </wp:positionV>
                <wp:extent cx="84455" cy="0"/>
                <wp:effectExtent l="0" t="0" r="0" b="0"/>
                <wp:wrapNone/>
                <wp:docPr id="272"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F18A35" id="Line 229" o:spid="_x0000_s1026" style="position:absolute;z-index:-26340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121.85pt" to="122.0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915008" behindDoc="1" locked="0" layoutInCell="1" allowOverlap="1" wp14:anchorId="4843C0CE" wp14:editId="2519A1A1">
                <wp:simplePos x="0" y="0"/>
                <wp:positionH relativeFrom="page">
                  <wp:posOffset>1465580</wp:posOffset>
                </wp:positionH>
                <wp:positionV relativeFrom="page">
                  <wp:posOffset>1730375</wp:posOffset>
                </wp:positionV>
                <wp:extent cx="84455" cy="0"/>
                <wp:effectExtent l="0" t="0" r="0" b="0"/>
                <wp:wrapNone/>
                <wp:docPr id="271"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8F0A3A" id="Line 228" o:spid="_x0000_s1026" style="position:absolute;z-index:-26340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136.25pt" to="122.05pt,1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916032" behindDoc="1" locked="0" layoutInCell="1" allowOverlap="1" wp14:anchorId="6A48881C" wp14:editId="2BFA1A21">
                <wp:simplePos x="0" y="0"/>
                <wp:positionH relativeFrom="page">
                  <wp:posOffset>1465580</wp:posOffset>
                </wp:positionH>
                <wp:positionV relativeFrom="page">
                  <wp:posOffset>1956435</wp:posOffset>
                </wp:positionV>
                <wp:extent cx="84455" cy="0"/>
                <wp:effectExtent l="0" t="0" r="0" b="0"/>
                <wp:wrapNone/>
                <wp:docPr id="270"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C9A12" id="Line 227" o:spid="_x0000_s1026" style="position:absolute;z-index:-26340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154.05pt" to="122.05pt,1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917056" behindDoc="1" locked="0" layoutInCell="1" allowOverlap="1" wp14:anchorId="7B9A7BE0" wp14:editId="744B8DE9">
                <wp:simplePos x="0" y="0"/>
                <wp:positionH relativeFrom="page">
                  <wp:posOffset>1465580</wp:posOffset>
                </wp:positionH>
                <wp:positionV relativeFrom="page">
                  <wp:posOffset>2139315</wp:posOffset>
                </wp:positionV>
                <wp:extent cx="84455" cy="0"/>
                <wp:effectExtent l="0" t="0" r="0" b="0"/>
                <wp:wrapNone/>
                <wp:docPr id="269"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61CC2" id="Line 226" o:spid="_x0000_s1026" style="position:absolute;z-index:-26339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168.45pt" to="122.05pt,1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918080" behindDoc="1" locked="0" layoutInCell="1" allowOverlap="1" wp14:anchorId="708F3B2E" wp14:editId="4BE0F121">
                <wp:simplePos x="0" y="0"/>
                <wp:positionH relativeFrom="page">
                  <wp:posOffset>1465580</wp:posOffset>
                </wp:positionH>
                <wp:positionV relativeFrom="page">
                  <wp:posOffset>2322195</wp:posOffset>
                </wp:positionV>
                <wp:extent cx="84455" cy="0"/>
                <wp:effectExtent l="0" t="0" r="0" b="0"/>
                <wp:wrapNone/>
                <wp:docPr id="268"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EBA14B" id="Line 225" o:spid="_x0000_s1026" style="position:absolute;z-index:-26339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182.85pt" to="122.05pt,1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919104" behindDoc="1" locked="0" layoutInCell="1" allowOverlap="1" wp14:anchorId="41DE48D3" wp14:editId="26FC9279">
                <wp:simplePos x="0" y="0"/>
                <wp:positionH relativeFrom="page">
                  <wp:posOffset>1465580</wp:posOffset>
                </wp:positionH>
                <wp:positionV relativeFrom="page">
                  <wp:posOffset>2548255</wp:posOffset>
                </wp:positionV>
                <wp:extent cx="84455" cy="0"/>
                <wp:effectExtent l="0" t="0" r="0" b="0"/>
                <wp:wrapNone/>
                <wp:docPr id="267"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A77E8E" id="Line 224" o:spid="_x0000_s1026" style="position:absolute;z-index:-26339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00.65pt" to="122.05pt,2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920128" behindDoc="1" locked="0" layoutInCell="1" allowOverlap="1" wp14:anchorId="079C9CE6" wp14:editId="6139E457">
                <wp:simplePos x="0" y="0"/>
                <wp:positionH relativeFrom="page">
                  <wp:posOffset>1465580</wp:posOffset>
                </wp:positionH>
                <wp:positionV relativeFrom="page">
                  <wp:posOffset>2731135</wp:posOffset>
                </wp:positionV>
                <wp:extent cx="84455" cy="0"/>
                <wp:effectExtent l="0" t="0" r="0" b="0"/>
                <wp:wrapNone/>
                <wp:docPr id="266"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38C530" id="Line 223" o:spid="_x0000_s1026" style="position:absolute;z-index:-26339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15.05pt" to="122.05pt,2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921152" behindDoc="1" locked="0" layoutInCell="1" allowOverlap="1" wp14:anchorId="1E3BD9A8" wp14:editId="4538328D">
                <wp:simplePos x="0" y="0"/>
                <wp:positionH relativeFrom="page">
                  <wp:posOffset>1465580</wp:posOffset>
                </wp:positionH>
                <wp:positionV relativeFrom="page">
                  <wp:posOffset>2914015</wp:posOffset>
                </wp:positionV>
                <wp:extent cx="84455" cy="0"/>
                <wp:effectExtent l="0" t="0" r="0" b="0"/>
                <wp:wrapNone/>
                <wp:docPr id="265"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CD2C82" id="Line 222" o:spid="_x0000_s1026" style="position:absolute;z-index:-26339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29.45pt" to="122.05pt,2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922176" behindDoc="1" locked="0" layoutInCell="1" allowOverlap="1" wp14:anchorId="7919BB0C" wp14:editId="7F260BCD">
                <wp:simplePos x="0" y="0"/>
                <wp:positionH relativeFrom="page">
                  <wp:posOffset>1465580</wp:posOffset>
                </wp:positionH>
                <wp:positionV relativeFrom="page">
                  <wp:posOffset>3140075</wp:posOffset>
                </wp:positionV>
                <wp:extent cx="84455" cy="0"/>
                <wp:effectExtent l="0" t="0" r="0" b="0"/>
                <wp:wrapNone/>
                <wp:docPr id="264"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BDD7E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96A275" id="Line 221" o:spid="_x0000_s1026" style="position:absolute;z-index:-26339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47.25pt" to="122.05pt,2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" strokecolor="#bdd7ee" strokeweight=".5pt">
                <w10:wrap anchorx="page" anchory="page"/>
              </v:line>
            </w:pict>
          </mc:Fallback>
        </mc:AlternateContent>
      </w:r>
      <w:r>
        <w:rPr>
          <w:noProof/>
          <w:lang w:bidi="th-TH"/>
        </w:rPr>
        <mc:AlternateContent>
          <mc:Choice Requires="wps">
            <w:drawing>
              <wp:anchor distT="0" distB="0" distL="114300" distR="114300" simplePos="0" relativeHeight="239923200" behindDoc="1" locked="0" layoutInCell="1" allowOverlap="1" wp14:anchorId="6B29C453" wp14:editId="2C5ECE39">
                <wp:simplePos x="0" y="0"/>
                <wp:positionH relativeFrom="page">
                  <wp:posOffset>1465580</wp:posOffset>
                </wp:positionH>
                <wp:positionV relativeFrom="page">
                  <wp:posOffset>3475355</wp:posOffset>
                </wp:positionV>
                <wp:extent cx="84455" cy="0"/>
                <wp:effectExtent l="0" t="0" r="0" b="0"/>
                <wp:wrapNone/>
                <wp:docPr id="263"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34B15" id="Line 220" o:spid="_x0000_s1026" style="position:absolute;z-index:-26339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73.65pt" to="122.05pt,2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924224" behindDoc="1" locked="0" layoutInCell="1" allowOverlap="1" wp14:anchorId="3C5DA5DB" wp14:editId="58A1B86A">
                <wp:simplePos x="0" y="0"/>
                <wp:positionH relativeFrom="page">
                  <wp:posOffset>1465580</wp:posOffset>
                </wp:positionH>
                <wp:positionV relativeFrom="page">
                  <wp:posOffset>3658235</wp:posOffset>
                </wp:positionV>
                <wp:extent cx="84455" cy="0"/>
                <wp:effectExtent l="0" t="0" r="0" b="0"/>
                <wp:wrapNone/>
                <wp:docPr id="262"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CA2748" id="Line 219" o:spid="_x0000_s1026" style="position:absolute;z-index:-26339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288.05pt" to="122.05pt,2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" strokecolor="#ddebf6" strokeweight=".5pt">
                <w10:wrap anchorx="page" anchory="page"/>
              </v:line>
            </w:pict>
          </mc:Fallback>
        </mc:AlternateContent>
      </w:r>
      <w:r>
        <w:rPr>
          <w:noProof/>
          <w:lang w:bidi="th-TH"/>
        </w:rPr>
        <mc:AlternateContent>
          <mc:Choice Requires="wps">
            <w:drawing>
              <wp:anchor distT="0" distB="0" distL="114300" distR="114300" simplePos="0" relativeHeight="239925248" behindDoc="1" locked="0" layoutInCell="1" allowOverlap="1" wp14:anchorId="6FB08637" wp14:editId="6155E4A0">
                <wp:simplePos x="0" y="0"/>
                <wp:positionH relativeFrom="page">
                  <wp:posOffset>1465580</wp:posOffset>
                </wp:positionH>
                <wp:positionV relativeFrom="page">
                  <wp:posOffset>3841115</wp:posOffset>
                </wp:positionV>
                <wp:extent cx="84455" cy="0"/>
                <wp:effectExtent l="0" t="0" r="0" b="0"/>
                <wp:wrapNone/>
                <wp:docPr id="261"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6350">
                          <a:solidFill>
                            <a:srgbClr val="DDEBF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780E3E" id="Line 218" o:spid="_x0000_s1026" style="position:absolute;z-index:-26339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4pt,302.45pt" to="122.05pt,30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" strokecolor="#ddebf6" strokeweight=".5pt">
                <w10:wrap anchorx="page" anchory="page"/>
              </v:line>
            </w:pict>
          </mc:Fallback>
        </mc:AlternateContent>
      </w:r>
    </w:p>
    <w:p w14:paraId="100CCE85" w14:textId="77777777" w:rsidR="00E43EF1" w:rsidRDefault="00E43EF1">
      <w:pPr>
        <w:rPr>
          <w:sz w:val="2"/>
          <w:szCs w:val="2"/>
        </w:rPr>
        <w:sectPr w:rsidR="00E43EF1">
          <w:pgSz w:w="15840" w:h="12240" w:orient="landscape"/>
          <w:pgMar w:top="640" w:right="120" w:bottom="480" w:left="120" w:header="0" w:footer="284" w:gutter="0"/>
          <w:cols w:space="720"/>
        </w:sectPr>
      </w:pPr>
    </w:p>
    <w:p w14:paraId="565B83C8" w14:textId="5878B31B" w:rsidR="00E43EF1" w:rsidRPr="00C32C51" w:rsidRDefault="004272A0">
      <w:pPr>
        <w:spacing w:before="72"/>
        <w:ind w:left="240"/>
        <w:rPr>
          <w:b/>
          <w:sz w:val="21"/>
          <w:szCs w:val="21"/>
        </w:rPr>
      </w:pPr>
      <w:bookmarkStart w:id="4806" w:name="Contributing_Expenditures_Tables"/>
      <w:bookmarkEnd w:id="4806"/>
      <w:r w:rsidRPr="00C32C51">
        <w:rPr>
          <w:b/>
          <w:sz w:val="21"/>
          <w:szCs w:val="21"/>
        </w:rPr>
        <w:lastRenderedPageBreak/>
        <w:t xml:space="preserve">Cov Txheej Txheem Kev </w:t>
      </w:r>
      <w:ins w:id="4807" w:author="Khamsaolee Xainhiaxang" w:date="2021-07-08T21:51:00Z">
        <w:r w:rsidR="00E40572">
          <w:rPr>
            <w:b/>
            <w:sz w:val="21"/>
            <w:szCs w:val="21"/>
          </w:rPr>
          <w:t xml:space="preserve">Faib Kev </w:t>
        </w:r>
      </w:ins>
      <w:r w:rsidRPr="00C32C51">
        <w:rPr>
          <w:b/>
          <w:sz w:val="21"/>
          <w:szCs w:val="21"/>
        </w:rPr>
        <w:t xml:space="preserve">Siv Nyiaj </w:t>
      </w:r>
      <w:del w:id="4808" w:author="Khamsaolee Xainhiaxang" w:date="2021-07-08T21:51:00Z">
        <w:r w:rsidRPr="00C32C51" w:rsidDel="00E40572">
          <w:rPr>
            <w:b/>
            <w:sz w:val="21"/>
            <w:szCs w:val="21"/>
          </w:rPr>
          <w:delText>Ntawm Kev Koom Tes</w:delText>
        </w:r>
      </w:del>
    </w:p>
    <w:p w14:paraId="0FDB63BB" w14:textId="77777777" w:rsidR="00E43EF1" w:rsidRDefault="00E43EF1">
      <w:pPr>
        <w:pStyle w:val="BodyText"/>
        <w:spacing w:before="9" w:after="1"/>
        <w:rPr>
          <w:b/>
          <w:sz w:val="10"/>
        </w:rPr>
      </w:pPr>
    </w:p>
    <w:tbl>
      <w:tblPr>
        <w:tblW w:w="0" w:type="auto"/>
        <w:tblCellSpacing w:w="5" w:type="dxa"/>
        <w:tblInd w:w="5590" w:type="dxa"/>
        <w:tblLayout w:type="fixed"/>
        <w:tblCellMar>
          <w:left w:w="0" w:type="dxa"/>
          <w:right w:w="0" w:type="dxa"/>
        </w:tblCellMar>
        <w:tblLook w:val="01E0" w:firstRow="1" w:lastRow="1" w:firstColumn="1" w:lastColumn="1" w:noHBand="0" w:noVBand="0"/>
      </w:tblPr>
      <w:tblGrid>
        <w:gridCol w:w="3330"/>
        <w:gridCol w:w="3060"/>
        <w:gridCol w:w="3422"/>
      </w:tblGrid>
      <w:tr w:rsidR="00E43EF1" w14:paraId="32E6C0F8" w14:textId="77777777" w:rsidTr="00313157">
        <w:trPr>
          <w:trHeight w:val="340"/>
          <w:tblCellSpacing w:w="5" w:type="dxa"/>
        </w:trPr>
        <w:tc>
          <w:tcPr>
            <w:tcW w:w="3315" w:type="dxa"/>
            <w:tcBorders>
              <w:top w:val="nil"/>
              <w:left w:val="nil"/>
            </w:tcBorders>
            <w:shd w:val="clear" w:color="auto" w:fill="1F4E79"/>
          </w:tcPr>
          <w:p w14:paraId="6E8DA8C4" w14:textId="6FB111C5" w:rsidR="00E43EF1" w:rsidRPr="00313157" w:rsidRDefault="00BE1586">
            <w:pPr>
              <w:pStyle w:val="TableParagraph"/>
              <w:spacing w:before="89"/>
              <w:ind w:left="352" w:right="352"/>
              <w:jc w:val="center"/>
              <w:rPr>
                <w:b/>
                <w:sz w:val="16"/>
                <w:szCs w:val="16"/>
              </w:rPr>
            </w:pPr>
            <w:r w:rsidRPr="00313157">
              <w:rPr>
                <w:b/>
                <w:color w:val="FFFFFF"/>
                <w:sz w:val="16"/>
                <w:szCs w:val="16"/>
              </w:rPr>
              <w:t>Tag Nro Raw Li Hom</w:t>
            </w:r>
          </w:p>
        </w:tc>
        <w:tc>
          <w:tcPr>
            <w:tcW w:w="3050" w:type="dxa"/>
            <w:tcBorders>
              <w:top w:val="nil"/>
            </w:tcBorders>
            <w:shd w:val="clear" w:color="auto" w:fill="1F4E79"/>
          </w:tcPr>
          <w:p w14:paraId="4B904B02" w14:textId="2929BFE0" w:rsidR="00E43EF1" w:rsidRPr="00313157" w:rsidRDefault="000E40D2">
            <w:pPr>
              <w:pStyle w:val="TableParagraph"/>
              <w:spacing w:before="89"/>
              <w:ind w:left="554" w:right="554"/>
              <w:jc w:val="center"/>
              <w:rPr>
                <w:b/>
                <w:sz w:val="16"/>
                <w:szCs w:val="16"/>
              </w:rPr>
            </w:pPr>
            <w:r w:rsidRPr="00313157">
              <w:rPr>
                <w:b/>
                <w:color w:val="FFFFFF"/>
                <w:sz w:val="16"/>
                <w:szCs w:val="16"/>
              </w:rPr>
              <w:t>Tag Nrho LCFF</w:t>
            </w:r>
            <w:r w:rsidR="002849C7" w:rsidRPr="00313157">
              <w:rPr>
                <w:b/>
                <w:color w:val="FFFFFF"/>
                <w:sz w:val="16"/>
                <w:szCs w:val="16"/>
              </w:rPr>
              <w:t xml:space="preserve"> Pob Nyiaj</w:t>
            </w:r>
          </w:p>
        </w:tc>
        <w:tc>
          <w:tcPr>
            <w:tcW w:w="3407" w:type="dxa"/>
            <w:tcBorders>
              <w:top w:val="nil"/>
              <w:right w:val="nil"/>
            </w:tcBorders>
            <w:shd w:val="clear" w:color="auto" w:fill="1F4E79"/>
          </w:tcPr>
          <w:p w14:paraId="799A6377" w14:textId="48AB86A6" w:rsidR="00E43EF1" w:rsidRPr="00313157" w:rsidRDefault="000E40D2">
            <w:pPr>
              <w:pStyle w:val="TableParagraph"/>
              <w:spacing w:before="89"/>
              <w:ind w:left="707" w:right="707"/>
              <w:jc w:val="center"/>
              <w:rPr>
                <w:b/>
                <w:sz w:val="16"/>
                <w:szCs w:val="16"/>
              </w:rPr>
            </w:pPr>
            <w:r w:rsidRPr="00313157">
              <w:rPr>
                <w:b/>
                <w:color w:val="FFFFFF"/>
                <w:sz w:val="16"/>
                <w:szCs w:val="16"/>
              </w:rPr>
              <w:t xml:space="preserve">Tag Nrho </w:t>
            </w:r>
            <w:r w:rsidR="007E3953" w:rsidRPr="00313157">
              <w:rPr>
                <w:b/>
                <w:color w:val="FFFFFF"/>
                <w:sz w:val="16"/>
                <w:szCs w:val="16"/>
              </w:rPr>
              <w:t>Pob</w:t>
            </w:r>
            <w:r w:rsidRPr="00313157">
              <w:rPr>
                <w:b/>
                <w:color w:val="FFFFFF"/>
                <w:sz w:val="16"/>
                <w:szCs w:val="16"/>
              </w:rPr>
              <w:t xml:space="preserve"> Nyiaj</w:t>
            </w:r>
          </w:p>
        </w:tc>
      </w:tr>
      <w:tr w:rsidR="00E43EF1" w14:paraId="48D9C758" w14:textId="77777777" w:rsidTr="00313157">
        <w:trPr>
          <w:trHeight w:val="555"/>
          <w:tblCellSpacing w:w="5" w:type="dxa"/>
        </w:trPr>
        <w:tc>
          <w:tcPr>
            <w:tcW w:w="3315" w:type="dxa"/>
            <w:tcBorders>
              <w:left w:val="nil"/>
            </w:tcBorders>
            <w:shd w:val="clear" w:color="auto" w:fill="BDD7EE"/>
          </w:tcPr>
          <w:p w14:paraId="5985C3EE" w14:textId="77777777" w:rsidR="00E43EF1" w:rsidRPr="00313157" w:rsidRDefault="000E40D2">
            <w:pPr>
              <w:pStyle w:val="TableParagraph"/>
              <w:spacing w:before="197"/>
              <w:ind w:left="352" w:right="352"/>
              <w:jc w:val="center"/>
              <w:rPr>
                <w:b/>
                <w:sz w:val="16"/>
                <w:szCs w:val="16"/>
              </w:rPr>
            </w:pPr>
            <w:r w:rsidRPr="00313157">
              <w:rPr>
                <w:b/>
                <w:sz w:val="16"/>
                <w:szCs w:val="16"/>
              </w:rPr>
              <w:t>Tag Nrho:</w:t>
            </w:r>
          </w:p>
        </w:tc>
        <w:tc>
          <w:tcPr>
            <w:tcW w:w="3050" w:type="dxa"/>
            <w:shd w:val="clear" w:color="auto" w:fill="BDD7EE"/>
          </w:tcPr>
          <w:p w14:paraId="7BBA797E" w14:textId="77777777" w:rsidR="00E43EF1" w:rsidRPr="00313157" w:rsidRDefault="000E40D2">
            <w:pPr>
              <w:pStyle w:val="TableParagraph"/>
              <w:spacing w:before="197"/>
              <w:ind w:left="554" w:right="554"/>
              <w:jc w:val="center"/>
              <w:rPr>
                <w:sz w:val="16"/>
                <w:szCs w:val="16"/>
              </w:rPr>
            </w:pPr>
            <w:r w:rsidRPr="00313157">
              <w:rPr>
                <w:sz w:val="16"/>
                <w:szCs w:val="16"/>
              </w:rPr>
              <w:t>$ 77,510,412.00</w:t>
            </w:r>
          </w:p>
        </w:tc>
        <w:tc>
          <w:tcPr>
            <w:tcW w:w="3407" w:type="dxa"/>
            <w:tcBorders>
              <w:right w:val="nil"/>
            </w:tcBorders>
            <w:shd w:val="clear" w:color="auto" w:fill="BDD7EE"/>
          </w:tcPr>
          <w:p w14:paraId="3BD3D687" w14:textId="77777777" w:rsidR="00E43EF1" w:rsidRPr="00313157" w:rsidRDefault="000E40D2">
            <w:pPr>
              <w:pStyle w:val="TableParagraph"/>
              <w:spacing w:before="197"/>
              <w:ind w:left="707" w:right="707"/>
              <w:jc w:val="center"/>
              <w:rPr>
                <w:sz w:val="16"/>
                <w:szCs w:val="16"/>
              </w:rPr>
            </w:pPr>
            <w:r w:rsidRPr="00313157">
              <w:rPr>
                <w:sz w:val="16"/>
                <w:szCs w:val="16"/>
              </w:rPr>
              <w:t>$ 84,256,297.00</w:t>
            </w:r>
          </w:p>
        </w:tc>
      </w:tr>
      <w:tr w:rsidR="00E43EF1" w14:paraId="3E80D861" w14:textId="77777777" w:rsidTr="00313157">
        <w:trPr>
          <w:trHeight w:val="555"/>
          <w:tblCellSpacing w:w="5" w:type="dxa"/>
        </w:trPr>
        <w:tc>
          <w:tcPr>
            <w:tcW w:w="3315" w:type="dxa"/>
            <w:tcBorders>
              <w:left w:val="nil"/>
            </w:tcBorders>
            <w:shd w:val="clear" w:color="auto" w:fill="DDEBF6"/>
          </w:tcPr>
          <w:p w14:paraId="65C14DB0" w14:textId="7D59AAB0" w:rsidR="00E43EF1" w:rsidRPr="00313157" w:rsidRDefault="0008620B">
            <w:pPr>
              <w:pStyle w:val="TableParagraph"/>
              <w:spacing w:before="197"/>
              <w:ind w:left="352" w:right="352"/>
              <w:jc w:val="center"/>
              <w:rPr>
                <w:b/>
                <w:sz w:val="16"/>
                <w:szCs w:val="16"/>
              </w:rPr>
            </w:pPr>
            <w:r w:rsidRPr="00313157">
              <w:rPr>
                <w:b/>
                <w:sz w:val="16"/>
                <w:szCs w:val="16"/>
              </w:rPr>
              <w:t xml:space="preserve">Tag Nrho </w:t>
            </w:r>
            <w:r w:rsidR="000E40D2" w:rsidRPr="00313157">
              <w:rPr>
                <w:b/>
                <w:sz w:val="16"/>
                <w:szCs w:val="16"/>
              </w:rPr>
              <w:t>LEA:</w:t>
            </w:r>
          </w:p>
        </w:tc>
        <w:tc>
          <w:tcPr>
            <w:tcW w:w="3050" w:type="dxa"/>
            <w:shd w:val="clear" w:color="auto" w:fill="DDEBF6"/>
          </w:tcPr>
          <w:p w14:paraId="43CE4728" w14:textId="77777777" w:rsidR="00E43EF1" w:rsidRPr="00313157" w:rsidRDefault="000E40D2">
            <w:pPr>
              <w:pStyle w:val="TableParagraph"/>
              <w:spacing w:before="197"/>
              <w:ind w:left="554" w:right="554"/>
              <w:jc w:val="center"/>
              <w:rPr>
                <w:sz w:val="16"/>
                <w:szCs w:val="16"/>
              </w:rPr>
            </w:pPr>
            <w:r w:rsidRPr="00313157">
              <w:rPr>
                <w:sz w:val="16"/>
                <w:szCs w:val="16"/>
              </w:rPr>
              <w:t>$ 76,894,755.00</w:t>
            </w:r>
          </w:p>
        </w:tc>
        <w:tc>
          <w:tcPr>
            <w:tcW w:w="3407" w:type="dxa"/>
            <w:tcBorders>
              <w:right w:val="nil"/>
            </w:tcBorders>
            <w:shd w:val="clear" w:color="auto" w:fill="DDEBF6"/>
          </w:tcPr>
          <w:p w14:paraId="5B8CAAC9" w14:textId="77777777" w:rsidR="00E43EF1" w:rsidRPr="00313157" w:rsidRDefault="000E40D2">
            <w:pPr>
              <w:pStyle w:val="TableParagraph"/>
              <w:spacing w:before="197"/>
              <w:ind w:left="707" w:right="707"/>
              <w:jc w:val="center"/>
              <w:rPr>
                <w:sz w:val="16"/>
                <w:szCs w:val="16"/>
              </w:rPr>
            </w:pPr>
            <w:r w:rsidRPr="00313157">
              <w:rPr>
                <w:sz w:val="16"/>
                <w:szCs w:val="16"/>
              </w:rPr>
              <w:t>$ 81,752,797.00</w:t>
            </w:r>
          </w:p>
        </w:tc>
      </w:tr>
      <w:tr w:rsidR="00E43EF1" w14:paraId="0FA9B791" w14:textId="77777777" w:rsidTr="00313157">
        <w:trPr>
          <w:trHeight w:val="553"/>
          <w:tblCellSpacing w:w="5" w:type="dxa"/>
        </w:trPr>
        <w:tc>
          <w:tcPr>
            <w:tcW w:w="3315" w:type="dxa"/>
            <w:tcBorders>
              <w:left w:val="nil"/>
              <w:bottom w:val="nil"/>
            </w:tcBorders>
            <w:shd w:val="clear" w:color="auto" w:fill="BDD7EE"/>
          </w:tcPr>
          <w:p w14:paraId="6FF9E8A3" w14:textId="77777777" w:rsidR="00E43EF1" w:rsidRPr="00313157" w:rsidRDefault="000E40D2">
            <w:pPr>
              <w:pStyle w:val="TableParagraph"/>
              <w:spacing w:before="197"/>
              <w:ind w:left="352" w:right="352"/>
              <w:jc w:val="center"/>
              <w:rPr>
                <w:b/>
                <w:sz w:val="16"/>
                <w:szCs w:val="16"/>
              </w:rPr>
            </w:pPr>
            <w:r w:rsidRPr="00313157">
              <w:rPr>
                <w:b/>
                <w:sz w:val="16"/>
                <w:szCs w:val="16"/>
              </w:rPr>
              <w:t>Txwv Tag Nrho:</w:t>
            </w:r>
          </w:p>
        </w:tc>
        <w:tc>
          <w:tcPr>
            <w:tcW w:w="3050" w:type="dxa"/>
            <w:tcBorders>
              <w:bottom w:val="nil"/>
            </w:tcBorders>
            <w:shd w:val="clear" w:color="auto" w:fill="BDD7EE"/>
          </w:tcPr>
          <w:p w14:paraId="615EA887" w14:textId="77777777" w:rsidR="00E43EF1" w:rsidRPr="00313157" w:rsidRDefault="000E40D2">
            <w:pPr>
              <w:pStyle w:val="TableParagraph"/>
              <w:spacing w:before="197"/>
              <w:ind w:left="554" w:right="554"/>
              <w:jc w:val="center"/>
              <w:rPr>
                <w:sz w:val="16"/>
                <w:szCs w:val="16"/>
              </w:rPr>
            </w:pPr>
            <w:r w:rsidRPr="00313157">
              <w:rPr>
                <w:sz w:val="16"/>
                <w:szCs w:val="16"/>
              </w:rPr>
              <w:t>$ 516,783.00</w:t>
            </w:r>
          </w:p>
        </w:tc>
        <w:tc>
          <w:tcPr>
            <w:tcW w:w="3407" w:type="dxa"/>
            <w:tcBorders>
              <w:bottom w:val="nil"/>
              <w:right w:val="nil"/>
            </w:tcBorders>
            <w:shd w:val="clear" w:color="auto" w:fill="BDD7EE"/>
          </w:tcPr>
          <w:p w14:paraId="077431DE" w14:textId="77777777" w:rsidR="00E43EF1" w:rsidRPr="00313157" w:rsidRDefault="000E40D2">
            <w:pPr>
              <w:pStyle w:val="TableParagraph"/>
              <w:spacing w:before="197"/>
              <w:ind w:left="707" w:right="707"/>
              <w:jc w:val="center"/>
              <w:rPr>
                <w:sz w:val="16"/>
                <w:szCs w:val="16"/>
              </w:rPr>
            </w:pPr>
            <w:r w:rsidRPr="00313157">
              <w:rPr>
                <w:sz w:val="16"/>
                <w:szCs w:val="16"/>
              </w:rPr>
              <w:t>$ 2,404,626.00</w:t>
            </w:r>
          </w:p>
        </w:tc>
      </w:tr>
      <w:tr w:rsidR="00E43EF1" w14:paraId="3C85D809" w14:textId="77777777" w:rsidTr="00313157">
        <w:trPr>
          <w:trHeight w:val="553"/>
          <w:tblCellSpacing w:w="5" w:type="dxa"/>
        </w:trPr>
        <w:tc>
          <w:tcPr>
            <w:tcW w:w="3315" w:type="dxa"/>
            <w:tcBorders>
              <w:top w:val="nil"/>
              <w:left w:val="nil"/>
              <w:bottom w:val="nil"/>
            </w:tcBorders>
            <w:shd w:val="clear" w:color="auto" w:fill="DDEBF6"/>
          </w:tcPr>
          <w:p w14:paraId="7CF3E5B4" w14:textId="77777777" w:rsidR="00E43EF1" w:rsidRPr="00313157" w:rsidRDefault="000E40D2" w:rsidP="00313157">
            <w:pPr>
              <w:pStyle w:val="TableParagraph"/>
              <w:spacing w:before="194"/>
              <w:ind w:left="352" w:right="352"/>
              <w:rPr>
                <w:b/>
                <w:sz w:val="16"/>
                <w:szCs w:val="16"/>
              </w:rPr>
            </w:pPr>
            <w:r w:rsidRPr="00313157">
              <w:rPr>
                <w:b/>
                <w:sz w:val="16"/>
                <w:szCs w:val="16"/>
              </w:rPr>
              <w:t>Tag Nrho Cov Tsev Kawm Ntawv:</w:t>
            </w:r>
          </w:p>
        </w:tc>
        <w:tc>
          <w:tcPr>
            <w:tcW w:w="3050" w:type="dxa"/>
            <w:tcBorders>
              <w:top w:val="nil"/>
              <w:bottom w:val="nil"/>
            </w:tcBorders>
            <w:shd w:val="clear" w:color="auto" w:fill="DDEBF6"/>
          </w:tcPr>
          <w:p w14:paraId="33C014CA" w14:textId="77777777" w:rsidR="00E43EF1" w:rsidRPr="00313157" w:rsidRDefault="000E40D2">
            <w:pPr>
              <w:pStyle w:val="TableParagraph"/>
              <w:spacing w:before="194"/>
              <w:ind w:left="554" w:right="554"/>
              <w:jc w:val="center"/>
              <w:rPr>
                <w:sz w:val="16"/>
                <w:szCs w:val="16"/>
              </w:rPr>
            </w:pPr>
            <w:r w:rsidRPr="00313157">
              <w:rPr>
                <w:sz w:val="16"/>
                <w:szCs w:val="16"/>
              </w:rPr>
              <w:t>$ 98,874.00</w:t>
            </w:r>
          </w:p>
        </w:tc>
        <w:tc>
          <w:tcPr>
            <w:tcW w:w="3407" w:type="dxa"/>
            <w:tcBorders>
              <w:top w:val="nil"/>
              <w:bottom w:val="nil"/>
              <w:right w:val="nil"/>
            </w:tcBorders>
            <w:shd w:val="clear" w:color="auto" w:fill="DDEBF6"/>
          </w:tcPr>
          <w:p w14:paraId="6AEA6086" w14:textId="77777777" w:rsidR="00E43EF1" w:rsidRPr="00313157" w:rsidRDefault="000E40D2">
            <w:pPr>
              <w:pStyle w:val="TableParagraph"/>
              <w:spacing w:before="194"/>
              <w:ind w:left="707" w:right="707"/>
              <w:jc w:val="center"/>
              <w:rPr>
                <w:sz w:val="16"/>
                <w:szCs w:val="16"/>
              </w:rPr>
            </w:pPr>
            <w:r w:rsidRPr="00313157">
              <w:rPr>
                <w:sz w:val="16"/>
                <w:szCs w:val="16"/>
              </w:rPr>
              <w:t>$ 98,874.00</w:t>
            </w:r>
          </w:p>
        </w:tc>
      </w:tr>
    </w:tbl>
    <w:p w14:paraId="75BDA5B6" w14:textId="77777777" w:rsidR="00E43EF1" w:rsidRDefault="00E43EF1">
      <w:pPr>
        <w:pStyle w:val="BodyText"/>
        <w:spacing w:before="8"/>
        <w:rPr>
          <w:b/>
          <w:sz w:val="21"/>
        </w:rPr>
      </w:pPr>
    </w:p>
    <w:tbl>
      <w:tblPr>
        <w:tblW w:w="0" w:type="auto"/>
        <w:tblCellSpacing w:w="4" w:type="dxa"/>
        <w:tblInd w:w="262" w:type="dxa"/>
        <w:tblLayout w:type="fixed"/>
        <w:tblCellMar>
          <w:left w:w="0" w:type="dxa"/>
          <w:right w:w="0" w:type="dxa"/>
        </w:tblCellMar>
        <w:tblLook w:val="01E0" w:firstRow="1" w:lastRow="1" w:firstColumn="1" w:lastColumn="1" w:noHBand="0" w:noVBand="0"/>
      </w:tblPr>
      <w:tblGrid>
        <w:gridCol w:w="1287"/>
        <w:gridCol w:w="1478"/>
        <w:gridCol w:w="2201"/>
        <w:gridCol w:w="1530"/>
        <w:gridCol w:w="2610"/>
        <w:gridCol w:w="1980"/>
        <w:gridCol w:w="1890"/>
        <w:gridCol w:w="2196"/>
      </w:tblGrid>
      <w:tr w:rsidR="00E43EF1" w14:paraId="2AF8F05E" w14:textId="77777777" w:rsidTr="00C1669D">
        <w:trPr>
          <w:trHeight w:val="507"/>
          <w:tblCellSpacing w:w="4" w:type="dxa"/>
        </w:trPr>
        <w:tc>
          <w:tcPr>
            <w:tcW w:w="1275" w:type="dxa"/>
            <w:tcBorders>
              <w:top w:val="nil"/>
              <w:left w:val="nil"/>
            </w:tcBorders>
            <w:shd w:val="clear" w:color="auto" w:fill="1F4E79"/>
          </w:tcPr>
          <w:p w14:paraId="078B2C29" w14:textId="77777777" w:rsidR="00E43EF1" w:rsidRPr="0046064E" w:rsidRDefault="000E40D2">
            <w:pPr>
              <w:pStyle w:val="TableParagraph"/>
              <w:spacing w:before="173"/>
              <w:ind w:left="395" w:right="395"/>
              <w:jc w:val="center"/>
              <w:rPr>
                <w:b/>
                <w:sz w:val="16"/>
                <w:szCs w:val="16"/>
              </w:rPr>
            </w:pPr>
            <w:r w:rsidRPr="0046064E">
              <w:rPr>
                <w:b/>
                <w:color w:val="FFFFFF"/>
                <w:sz w:val="16"/>
                <w:szCs w:val="16"/>
              </w:rPr>
              <w:t>Lub Hom Phiaj</w:t>
            </w:r>
          </w:p>
        </w:tc>
        <w:tc>
          <w:tcPr>
            <w:tcW w:w="1470" w:type="dxa"/>
            <w:tcBorders>
              <w:top w:val="nil"/>
            </w:tcBorders>
            <w:shd w:val="clear" w:color="auto" w:fill="1F4E79"/>
          </w:tcPr>
          <w:p w14:paraId="0129C9E2" w14:textId="6A38F6FF" w:rsidR="00E43EF1" w:rsidRPr="0046064E" w:rsidRDefault="00581FAC">
            <w:pPr>
              <w:pStyle w:val="TableParagraph"/>
              <w:spacing w:before="173"/>
              <w:ind w:left="320" w:right="320"/>
              <w:jc w:val="center"/>
              <w:rPr>
                <w:b/>
                <w:sz w:val="16"/>
                <w:szCs w:val="16"/>
              </w:rPr>
            </w:pPr>
            <w:r w:rsidRPr="0046064E">
              <w:rPr>
                <w:b/>
                <w:color w:val="FFFFFF"/>
                <w:sz w:val="16"/>
                <w:szCs w:val="16"/>
              </w:rPr>
              <w:t>Kev Ua</w:t>
            </w:r>
            <w:r w:rsidR="000E40D2" w:rsidRPr="0046064E">
              <w:rPr>
                <w:b/>
                <w:color w:val="FFFFFF"/>
                <w:sz w:val="16"/>
                <w:szCs w:val="16"/>
              </w:rPr>
              <w:t xml:space="preserve"> #</w:t>
            </w:r>
          </w:p>
        </w:tc>
        <w:tc>
          <w:tcPr>
            <w:tcW w:w="2193" w:type="dxa"/>
            <w:tcBorders>
              <w:top w:val="nil"/>
            </w:tcBorders>
            <w:shd w:val="clear" w:color="auto" w:fill="1F4E79"/>
          </w:tcPr>
          <w:p w14:paraId="3B32A44A" w14:textId="7D7AF034" w:rsidR="00E43EF1" w:rsidRPr="0046064E" w:rsidRDefault="000E40D2" w:rsidP="00937E51">
            <w:pPr>
              <w:pStyle w:val="TableParagraph"/>
              <w:spacing w:before="173"/>
              <w:rPr>
                <w:b/>
                <w:sz w:val="16"/>
                <w:szCs w:val="16"/>
              </w:rPr>
            </w:pPr>
            <w:r w:rsidRPr="0046064E">
              <w:rPr>
                <w:b/>
                <w:color w:val="FFFFFF"/>
                <w:sz w:val="16"/>
                <w:szCs w:val="16"/>
              </w:rPr>
              <w:t>Nqe Kev Ua</w:t>
            </w:r>
            <w:r w:rsidR="00C34D6D" w:rsidRPr="0046064E">
              <w:rPr>
                <w:b/>
                <w:color w:val="FFFFFF"/>
                <w:sz w:val="16"/>
                <w:szCs w:val="16"/>
              </w:rPr>
              <w:t xml:space="preserve"> Ntsiab lus</w:t>
            </w:r>
          </w:p>
        </w:tc>
        <w:tc>
          <w:tcPr>
            <w:tcW w:w="1522" w:type="dxa"/>
            <w:tcBorders>
              <w:top w:val="nil"/>
            </w:tcBorders>
            <w:shd w:val="clear" w:color="auto" w:fill="1F4E79"/>
          </w:tcPr>
          <w:p w14:paraId="20D585C6" w14:textId="4BF89574" w:rsidR="00E43EF1" w:rsidRPr="0046064E" w:rsidRDefault="00C34D6D" w:rsidP="00937E51">
            <w:pPr>
              <w:pStyle w:val="TableParagraph"/>
              <w:spacing w:before="58"/>
              <w:ind w:left="314" w:right="314"/>
              <w:rPr>
                <w:b/>
                <w:sz w:val="16"/>
                <w:szCs w:val="16"/>
              </w:rPr>
            </w:pPr>
            <w:r w:rsidRPr="0046064E">
              <w:rPr>
                <w:b/>
                <w:color w:val="FFFFFF"/>
                <w:sz w:val="16"/>
                <w:szCs w:val="16"/>
              </w:rPr>
              <w:t>Tsaj Tsam</w:t>
            </w:r>
          </w:p>
        </w:tc>
        <w:tc>
          <w:tcPr>
            <w:tcW w:w="2602" w:type="dxa"/>
            <w:tcBorders>
              <w:top w:val="nil"/>
            </w:tcBorders>
            <w:shd w:val="clear" w:color="auto" w:fill="1F4E79"/>
          </w:tcPr>
          <w:p w14:paraId="3A79C888" w14:textId="79DC7152" w:rsidR="00E43EF1" w:rsidRPr="0046064E" w:rsidRDefault="000E40D2">
            <w:pPr>
              <w:pStyle w:val="TableParagraph"/>
              <w:spacing w:before="58" w:line="230" w:lineRule="atLeast"/>
              <w:ind w:left="202" w:right="193" w:firstLine="188"/>
              <w:rPr>
                <w:b/>
                <w:sz w:val="16"/>
                <w:szCs w:val="16"/>
              </w:rPr>
            </w:pPr>
            <w:r w:rsidRPr="0046064E">
              <w:rPr>
                <w:b/>
                <w:color w:val="FFFFFF"/>
                <w:sz w:val="16"/>
                <w:szCs w:val="16"/>
              </w:rPr>
              <w:t xml:space="preserve">Pab Pawg </w:t>
            </w:r>
            <w:r w:rsidR="006725A9" w:rsidRPr="0046064E">
              <w:rPr>
                <w:b/>
                <w:color w:val="FFFFFF"/>
                <w:sz w:val="16"/>
                <w:szCs w:val="16"/>
              </w:rPr>
              <w:t xml:space="preserve">Tub Ntxhais Kawm </w:t>
            </w:r>
            <w:r w:rsidRPr="0046064E">
              <w:rPr>
                <w:b/>
                <w:color w:val="FFFFFF"/>
                <w:sz w:val="16"/>
                <w:szCs w:val="16"/>
              </w:rPr>
              <w:t>Uas Tsis Txaus Siab</w:t>
            </w:r>
          </w:p>
        </w:tc>
        <w:tc>
          <w:tcPr>
            <w:tcW w:w="1972" w:type="dxa"/>
            <w:tcBorders>
              <w:top w:val="nil"/>
            </w:tcBorders>
            <w:shd w:val="clear" w:color="auto" w:fill="1F4E79"/>
          </w:tcPr>
          <w:p w14:paraId="6D0EEDCF" w14:textId="638CC964" w:rsidR="00E43EF1" w:rsidRPr="0046064E" w:rsidRDefault="00937E51" w:rsidP="00937E51">
            <w:pPr>
              <w:pStyle w:val="TableParagraph"/>
              <w:spacing w:before="58"/>
              <w:rPr>
                <w:b/>
                <w:sz w:val="16"/>
                <w:szCs w:val="16"/>
              </w:rPr>
            </w:pPr>
            <w:r>
              <w:rPr>
                <w:b/>
                <w:color w:val="FFFFFF"/>
                <w:sz w:val="16"/>
                <w:szCs w:val="16"/>
              </w:rPr>
              <w:t xml:space="preserve">   </w:t>
            </w:r>
            <w:r w:rsidR="000E40D2" w:rsidRPr="0046064E">
              <w:rPr>
                <w:b/>
                <w:color w:val="FFFFFF"/>
                <w:sz w:val="16"/>
                <w:szCs w:val="16"/>
              </w:rPr>
              <w:t>Qhov chaw nyob</w:t>
            </w:r>
          </w:p>
        </w:tc>
        <w:tc>
          <w:tcPr>
            <w:tcW w:w="1882" w:type="dxa"/>
            <w:tcBorders>
              <w:top w:val="nil"/>
            </w:tcBorders>
            <w:shd w:val="clear" w:color="auto" w:fill="1F4E79"/>
          </w:tcPr>
          <w:p w14:paraId="70C60752" w14:textId="77777777" w:rsidR="00E43EF1" w:rsidRPr="0046064E" w:rsidRDefault="000E40D2">
            <w:pPr>
              <w:pStyle w:val="TableParagraph"/>
              <w:spacing w:before="173"/>
              <w:ind w:left="314" w:right="314"/>
              <w:jc w:val="center"/>
              <w:rPr>
                <w:b/>
                <w:sz w:val="16"/>
                <w:szCs w:val="16"/>
              </w:rPr>
            </w:pPr>
            <w:r w:rsidRPr="0046064E">
              <w:rPr>
                <w:b/>
                <w:color w:val="FFFFFF"/>
                <w:sz w:val="16"/>
                <w:szCs w:val="16"/>
              </w:rPr>
              <w:t>LCFF Pob Nyiaj</w:t>
            </w:r>
          </w:p>
        </w:tc>
        <w:tc>
          <w:tcPr>
            <w:tcW w:w="2184" w:type="dxa"/>
            <w:tcBorders>
              <w:top w:val="nil"/>
              <w:right w:val="nil"/>
            </w:tcBorders>
            <w:shd w:val="clear" w:color="auto" w:fill="1F4E79"/>
          </w:tcPr>
          <w:p w14:paraId="7813CEFE" w14:textId="52EFD8F1" w:rsidR="00E43EF1" w:rsidRPr="0046064E" w:rsidRDefault="00210465">
            <w:pPr>
              <w:pStyle w:val="TableParagraph"/>
              <w:spacing w:before="173"/>
              <w:ind w:left="312" w:right="312"/>
              <w:jc w:val="center"/>
              <w:rPr>
                <w:b/>
                <w:sz w:val="16"/>
                <w:szCs w:val="16"/>
              </w:rPr>
            </w:pPr>
            <w:r w:rsidRPr="0046064E">
              <w:rPr>
                <w:b/>
                <w:color w:val="FFFFFF"/>
                <w:sz w:val="16"/>
                <w:szCs w:val="16"/>
              </w:rPr>
              <w:t>Tag Nrho Pob Nyaij</w:t>
            </w:r>
          </w:p>
        </w:tc>
      </w:tr>
      <w:tr w:rsidR="00E43EF1" w14:paraId="517C7694" w14:textId="77777777" w:rsidTr="00C1669D">
        <w:trPr>
          <w:trHeight w:val="909"/>
          <w:tblCellSpacing w:w="4" w:type="dxa"/>
        </w:trPr>
        <w:tc>
          <w:tcPr>
            <w:tcW w:w="1275" w:type="dxa"/>
            <w:tcBorders>
              <w:left w:val="nil"/>
              <w:bottom w:val="nil"/>
            </w:tcBorders>
            <w:shd w:val="clear" w:color="auto" w:fill="BDD7EE"/>
          </w:tcPr>
          <w:p w14:paraId="2B2A16FF" w14:textId="77777777" w:rsidR="00E43EF1" w:rsidRPr="00CB39A6" w:rsidRDefault="000E40D2">
            <w:pPr>
              <w:pStyle w:val="TableParagraph"/>
              <w:spacing w:before="58"/>
              <w:jc w:val="center"/>
              <w:rPr>
                <w:b/>
                <w:sz w:val="16"/>
                <w:szCs w:val="16"/>
              </w:rPr>
            </w:pPr>
            <w:r w:rsidRPr="00CB39A6">
              <w:rPr>
                <w:b/>
                <w:sz w:val="16"/>
                <w:szCs w:val="16"/>
              </w:rPr>
              <w:t>1</w:t>
            </w:r>
          </w:p>
        </w:tc>
        <w:tc>
          <w:tcPr>
            <w:tcW w:w="1470" w:type="dxa"/>
            <w:tcBorders>
              <w:bottom w:val="nil"/>
            </w:tcBorders>
            <w:shd w:val="clear" w:color="auto" w:fill="BDD7EE"/>
          </w:tcPr>
          <w:p w14:paraId="08C10E1B" w14:textId="77777777" w:rsidR="00E43EF1" w:rsidRPr="00CB39A6" w:rsidRDefault="000E40D2">
            <w:pPr>
              <w:pStyle w:val="TableParagraph"/>
              <w:spacing w:before="58"/>
              <w:jc w:val="center"/>
              <w:rPr>
                <w:b/>
                <w:sz w:val="16"/>
                <w:szCs w:val="16"/>
              </w:rPr>
            </w:pPr>
            <w:r w:rsidRPr="00CB39A6">
              <w:rPr>
                <w:b/>
                <w:sz w:val="16"/>
                <w:szCs w:val="16"/>
              </w:rPr>
              <w:t>1</w:t>
            </w:r>
          </w:p>
        </w:tc>
        <w:tc>
          <w:tcPr>
            <w:tcW w:w="2193" w:type="dxa"/>
            <w:tcBorders>
              <w:bottom w:val="nil"/>
            </w:tcBorders>
            <w:shd w:val="clear" w:color="auto" w:fill="BDD7EE"/>
          </w:tcPr>
          <w:p w14:paraId="7146D0A3" w14:textId="41538348" w:rsidR="00E43EF1" w:rsidRPr="00CB39A6" w:rsidRDefault="000E40D2">
            <w:pPr>
              <w:pStyle w:val="TableParagraph"/>
              <w:spacing w:before="58"/>
              <w:ind w:left="53" w:right="808"/>
              <w:rPr>
                <w:sz w:val="16"/>
                <w:szCs w:val="16"/>
              </w:rPr>
            </w:pPr>
            <w:r w:rsidRPr="00CB39A6">
              <w:rPr>
                <w:sz w:val="16"/>
                <w:szCs w:val="16"/>
              </w:rPr>
              <w:t>Kev Tsim Kho Kev</w:t>
            </w:r>
            <w:r w:rsidR="00FB1124" w:rsidRPr="00CB39A6">
              <w:rPr>
                <w:sz w:val="16"/>
                <w:szCs w:val="16"/>
              </w:rPr>
              <w:t xml:space="preserve"> Txhawj </w:t>
            </w:r>
          </w:p>
        </w:tc>
        <w:tc>
          <w:tcPr>
            <w:tcW w:w="1522" w:type="dxa"/>
            <w:tcBorders>
              <w:bottom w:val="nil"/>
            </w:tcBorders>
            <w:shd w:val="clear" w:color="auto" w:fill="BDD7EE"/>
          </w:tcPr>
          <w:p w14:paraId="44BEEB36" w14:textId="62436F1C" w:rsidR="00E43EF1" w:rsidRPr="00CB39A6" w:rsidRDefault="00C1669D">
            <w:pPr>
              <w:pStyle w:val="TableParagraph"/>
              <w:spacing w:before="58"/>
              <w:ind w:left="157"/>
              <w:rPr>
                <w:sz w:val="16"/>
                <w:szCs w:val="16"/>
              </w:rPr>
            </w:pPr>
            <w:r w:rsidRPr="00CB39A6">
              <w:rPr>
                <w:sz w:val="16"/>
                <w:szCs w:val="16"/>
              </w:rPr>
              <w:t>Tx</w:t>
            </w:r>
            <w:r>
              <w:rPr>
                <w:sz w:val="16"/>
                <w:szCs w:val="16"/>
              </w:rPr>
              <w:t>h</w:t>
            </w:r>
            <w:r w:rsidRPr="00CB39A6">
              <w:rPr>
                <w:sz w:val="16"/>
                <w:szCs w:val="16"/>
              </w:rPr>
              <w:t>uas Nrho-LEA</w:t>
            </w:r>
          </w:p>
        </w:tc>
        <w:tc>
          <w:tcPr>
            <w:tcW w:w="2602" w:type="dxa"/>
            <w:tcBorders>
              <w:bottom w:val="nil"/>
            </w:tcBorders>
            <w:shd w:val="clear" w:color="auto" w:fill="BDD7EE"/>
          </w:tcPr>
          <w:p w14:paraId="6B5242F8" w14:textId="032E1A04" w:rsidR="00E43EF1" w:rsidRPr="00CB39A6" w:rsidRDefault="006046CF">
            <w:pPr>
              <w:pStyle w:val="TableParagraph"/>
              <w:spacing w:before="8" w:line="280" w:lineRule="atLeast"/>
              <w:ind w:left="144" w:right="402"/>
              <w:rPr>
                <w:sz w:val="16"/>
                <w:szCs w:val="16"/>
              </w:rPr>
            </w:pPr>
            <w:r w:rsidRPr="00CB39A6">
              <w:rPr>
                <w:sz w:val="16"/>
                <w:szCs w:val="16"/>
              </w:rPr>
              <w:t xml:space="preserve">Cov Kawm Lus Askiv Cov Hlua Uas Coj Los Tu Cov </w:t>
            </w:r>
            <w:del w:id="4809" w:author="Khamsaolee Xainhiaxang" w:date="2021-07-08T21:40:00Z">
              <w:r w:rsidRPr="00CB39A6" w:rsidDel="00624CA0">
                <w:rPr>
                  <w:sz w:val="16"/>
                  <w:szCs w:val="16"/>
                </w:rPr>
                <w:delText>Tau Nyiaj Tsawg</w:delText>
              </w:r>
            </w:del>
            <w:ins w:id="4810" w:author="Khamsaolee Xainhiaxang" w:date="2021-07-08T21:40:00Z">
              <w:r w:rsidR="00624CA0">
                <w:rPr>
                  <w:sz w:val="16"/>
                  <w:szCs w:val="16"/>
                </w:rPr>
                <w:t>Neeg Txom Nyem</w:t>
              </w:r>
            </w:ins>
          </w:p>
        </w:tc>
        <w:tc>
          <w:tcPr>
            <w:tcW w:w="1972" w:type="dxa"/>
            <w:tcBorders>
              <w:bottom w:val="nil"/>
            </w:tcBorders>
            <w:shd w:val="clear" w:color="auto" w:fill="BDD7EE"/>
          </w:tcPr>
          <w:p w14:paraId="4DE00174" w14:textId="77777777" w:rsidR="00E43EF1" w:rsidRPr="00CB39A6" w:rsidRDefault="000E40D2">
            <w:pPr>
              <w:pStyle w:val="TableParagraph"/>
              <w:spacing w:before="58"/>
              <w:ind w:left="143"/>
              <w:rPr>
                <w:sz w:val="16"/>
                <w:szCs w:val="16"/>
              </w:rPr>
            </w:pPr>
            <w:r w:rsidRPr="00CB39A6">
              <w:rPr>
                <w:sz w:val="16"/>
                <w:szCs w:val="16"/>
              </w:rPr>
              <w:t>Txhua Lub Tsev Kawm</w:t>
            </w:r>
          </w:p>
        </w:tc>
        <w:tc>
          <w:tcPr>
            <w:tcW w:w="1882" w:type="dxa"/>
            <w:tcBorders>
              <w:bottom w:val="nil"/>
            </w:tcBorders>
            <w:shd w:val="clear" w:color="auto" w:fill="BDD7EE"/>
          </w:tcPr>
          <w:p w14:paraId="25A4A592" w14:textId="77777777" w:rsidR="00E43EF1" w:rsidRPr="00CB39A6" w:rsidRDefault="000E40D2">
            <w:pPr>
              <w:pStyle w:val="TableParagraph"/>
              <w:spacing w:before="58"/>
              <w:ind w:left="314" w:right="314"/>
              <w:jc w:val="center"/>
              <w:rPr>
                <w:sz w:val="16"/>
                <w:szCs w:val="16"/>
              </w:rPr>
            </w:pPr>
            <w:r w:rsidRPr="00CB39A6">
              <w:rPr>
                <w:sz w:val="16"/>
                <w:szCs w:val="16"/>
              </w:rPr>
              <w:t>$ 538,141.00</w:t>
            </w:r>
          </w:p>
        </w:tc>
        <w:tc>
          <w:tcPr>
            <w:tcW w:w="2184" w:type="dxa"/>
            <w:tcBorders>
              <w:bottom w:val="nil"/>
              <w:right w:val="nil"/>
            </w:tcBorders>
            <w:shd w:val="clear" w:color="auto" w:fill="BDD7EE"/>
          </w:tcPr>
          <w:p w14:paraId="38709121" w14:textId="77777777" w:rsidR="00E43EF1" w:rsidRPr="00CB39A6" w:rsidRDefault="000E40D2">
            <w:pPr>
              <w:pStyle w:val="TableParagraph"/>
              <w:spacing w:before="58"/>
              <w:ind w:left="312" w:right="312"/>
              <w:jc w:val="center"/>
              <w:rPr>
                <w:sz w:val="16"/>
                <w:szCs w:val="16"/>
              </w:rPr>
            </w:pPr>
            <w:r w:rsidRPr="00CB39A6">
              <w:rPr>
                <w:sz w:val="16"/>
                <w:szCs w:val="16"/>
              </w:rPr>
              <w:t>$ 538,141.00</w:t>
            </w:r>
          </w:p>
        </w:tc>
      </w:tr>
      <w:tr w:rsidR="00E43EF1" w14:paraId="2FFD3DEE" w14:textId="77777777" w:rsidTr="00C1669D">
        <w:trPr>
          <w:trHeight w:val="906"/>
          <w:tblCellSpacing w:w="4" w:type="dxa"/>
        </w:trPr>
        <w:tc>
          <w:tcPr>
            <w:tcW w:w="1275" w:type="dxa"/>
            <w:tcBorders>
              <w:top w:val="nil"/>
              <w:left w:val="nil"/>
              <w:bottom w:val="nil"/>
            </w:tcBorders>
            <w:shd w:val="clear" w:color="auto" w:fill="DDEBF6"/>
          </w:tcPr>
          <w:p w14:paraId="2EDDF292" w14:textId="77777777" w:rsidR="00E43EF1" w:rsidRPr="00CB39A6" w:rsidRDefault="000E40D2">
            <w:pPr>
              <w:pStyle w:val="TableParagraph"/>
              <w:spacing w:before="55"/>
              <w:jc w:val="center"/>
              <w:rPr>
                <w:b/>
                <w:sz w:val="16"/>
                <w:szCs w:val="16"/>
              </w:rPr>
            </w:pPr>
            <w:r w:rsidRPr="00CB39A6">
              <w:rPr>
                <w:b/>
                <w:sz w:val="16"/>
                <w:szCs w:val="16"/>
              </w:rPr>
              <w:t>1</w:t>
            </w:r>
          </w:p>
        </w:tc>
        <w:tc>
          <w:tcPr>
            <w:tcW w:w="1470" w:type="dxa"/>
            <w:tcBorders>
              <w:top w:val="nil"/>
              <w:bottom w:val="nil"/>
            </w:tcBorders>
            <w:shd w:val="clear" w:color="auto" w:fill="DDEBF6"/>
          </w:tcPr>
          <w:p w14:paraId="13AF869C" w14:textId="77777777" w:rsidR="00E43EF1" w:rsidRPr="00CB39A6" w:rsidRDefault="000E40D2">
            <w:pPr>
              <w:pStyle w:val="TableParagraph"/>
              <w:spacing w:before="55"/>
              <w:jc w:val="center"/>
              <w:rPr>
                <w:b/>
                <w:sz w:val="16"/>
                <w:szCs w:val="16"/>
              </w:rPr>
            </w:pPr>
            <w:r w:rsidRPr="00CB39A6">
              <w:rPr>
                <w:b/>
                <w:sz w:val="16"/>
                <w:szCs w:val="16"/>
              </w:rPr>
              <w:t>2</w:t>
            </w:r>
          </w:p>
        </w:tc>
        <w:tc>
          <w:tcPr>
            <w:tcW w:w="2193" w:type="dxa"/>
            <w:tcBorders>
              <w:top w:val="nil"/>
              <w:bottom w:val="nil"/>
            </w:tcBorders>
            <w:shd w:val="clear" w:color="auto" w:fill="DDEBF6"/>
          </w:tcPr>
          <w:p w14:paraId="4FCBD1A8" w14:textId="0E1F6A6F" w:rsidR="00E43EF1" w:rsidRPr="00CB39A6" w:rsidRDefault="003B4FB2" w:rsidP="00BF0F51">
            <w:pPr>
              <w:pStyle w:val="TableParagraph"/>
              <w:spacing w:before="55"/>
              <w:ind w:left="53" w:right="497"/>
              <w:rPr>
                <w:sz w:val="16"/>
                <w:szCs w:val="16"/>
              </w:rPr>
            </w:pPr>
            <w:r w:rsidRPr="00CB39A6">
              <w:rPr>
                <w:sz w:val="16"/>
                <w:szCs w:val="16"/>
              </w:rPr>
              <w:t xml:space="preserve">Kev </w:t>
            </w:r>
            <w:del w:id="4811" w:author="Khamsaolee Xainhiaxang" w:date="2021-07-08T22:06:00Z">
              <w:r w:rsidRPr="00CB39A6" w:rsidDel="00BF0F51">
                <w:rPr>
                  <w:sz w:val="16"/>
                  <w:szCs w:val="16"/>
                </w:rPr>
                <w:delText>N</w:delText>
              </w:r>
            </w:del>
            <w:ins w:id="4812" w:author="Khamsaolee Xainhiaxang" w:date="2021-07-08T22:06:00Z">
              <w:r w:rsidR="00BF0F51">
                <w:rPr>
                  <w:sz w:val="16"/>
                  <w:szCs w:val="16"/>
                </w:rPr>
                <w:t>Np</w:t>
              </w:r>
            </w:ins>
            <w:r w:rsidRPr="00CB39A6">
              <w:rPr>
                <w:sz w:val="16"/>
                <w:szCs w:val="16"/>
              </w:rPr>
              <w:t xml:space="preserve">a </w:t>
            </w:r>
            <w:ins w:id="4813" w:author="Khamsaolee Xainhiaxang" w:date="2021-07-08T22:06:00Z">
              <w:r w:rsidR="00BF0F51">
                <w:rPr>
                  <w:sz w:val="16"/>
                  <w:szCs w:val="16"/>
                </w:rPr>
                <w:t>Kev Kawm</w:t>
              </w:r>
            </w:ins>
            <w:del w:id="4814" w:author="Khamsaolee Xainhiaxang" w:date="2021-07-08T22:07:00Z">
              <w:r w:rsidR="000E40D2" w:rsidRPr="00CB39A6" w:rsidDel="00BF0F51">
                <w:rPr>
                  <w:sz w:val="16"/>
                  <w:szCs w:val="16"/>
                </w:rPr>
                <w:delText>Tswv Yim</w:delText>
              </w:r>
            </w:del>
            <w:r w:rsidR="000E40D2" w:rsidRPr="00CB39A6">
              <w:rPr>
                <w:sz w:val="16"/>
                <w:szCs w:val="16"/>
              </w:rPr>
              <w:t xml:space="preserve"> Rau Me</w:t>
            </w:r>
            <w:r w:rsidRPr="00CB39A6">
              <w:rPr>
                <w:sz w:val="16"/>
                <w:szCs w:val="16"/>
              </w:rPr>
              <w:t xml:space="preserve"> </w:t>
            </w:r>
            <w:ins w:id="4815" w:author="Khamsaolee Xainhiaxang" w:date="2021-07-08T22:07:00Z">
              <w:r w:rsidR="00BF0F51">
                <w:rPr>
                  <w:sz w:val="16"/>
                  <w:szCs w:val="16"/>
                </w:rPr>
                <w:t>Y</w:t>
              </w:r>
            </w:ins>
            <w:del w:id="4816" w:author="Khamsaolee Xainhiaxang" w:date="2021-07-08T22:07:00Z">
              <w:r w:rsidR="000E40D2" w:rsidRPr="00CB39A6" w:rsidDel="00BF0F51">
                <w:rPr>
                  <w:sz w:val="16"/>
                  <w:szCs w:val="16"/>
                </w:rPr>
                <w:delText>n</w:delText>
              </w:r>
            </w:del>
            <w:r w:rsidR="000E40D2" w:rsidRPr="00CB39A6">
              <w:rPr>
                <w:sz w:val="16"/>
                <w:szCs w:val="16"/>
              </w:rPr>
              <w:t>yuam Yaus (ECE)</w:t>
            </w:r>
          </w:p>
        </w:tc>
        <w:tc>
          <w:tcPr>
            <w:tcW w:w="1522" w:type="dxa"/>
            <w:tcBorders>
              <w:top w:val="nil"/>
              <w:bottom w:val="nil"/>
            </w:tcBorders>
            <w:shd w:val="clear" w:color="auto" w:fill="DDEBF6"/>
          </w:tcPr>
          <w:p w14:paraId="593702B4" w14:textId="7E80603A" w:rsidR="00E43EF1" w:rsidRPr="00CB39A6" w:rsidRDefault="00C1669D">
            <w:pPr>
              <w:pStyle w:val="TableParagraph"/>
              <w:spacing w:before="55"/>
              <w:ind w:left="157"/>
              <w:rPr>
                <w:sz w:val="16"/>
                <w:szCs w:val="16"/>
              </w:rPr>
            </w:pPr>
            <w:r w:rsidRPr="00CB39A6">
              <w:rPr>
                <w:sz w:val="16"/>
                <w:szCs w:val="16"/>
              </w:rPr>
              <w:t>Tx</w:t>
            </w:r>
            <w:r>
              <w:rPr>
                <w:sz w:val="16"/>
                <w:szCs w:val="16"/>
              </w:rPr>
              <w:t>h</w:t>
            </w:r>
            <w:r w:rsidRPr="00CB39A6">
              <w:rPr>
                <w:sz w:val="16"/>
                <w:szCs w:val="16"/>
              </w:rPr>
              <w:t>uas Nrho-LEA</w:t>
            </w:r>
          </w:p>
        </w:tc>
        <w:tc>
          <w:tcPr>
            <w:tcW w:w="2602" w:type="dxa"/>
            <w:tcBorders>
              <w:top w:val="nil"/>
              <w:bottom w:val="nil"/>
            </w:tcBorders>
            <w:shd w:val="clear" w:color="auto" w:fill="DDEBF6"/>
          </w:tcPr>
          <w:p w14:paraId="2E6FAA14" w14:textId="6D9EC54B" w:rsidR="00E43EF1" w:rsidRPr="00CB39A6" w:rsidRDefault="00CB39A6">
            <w:pPr>
              <w:pStyle w:val="TableParagraph"/>
              <w:spacing w:before="12" w:line="288" w:lineRule="exact"/>
              <w:ind w:left="144" w:right="402"/>
              <w:rPr>
                <w:sz w:val="16"/>
                <w:szCs w:val="16"/>
              </w:rPr>
            </w:pPr>
            <w:r w:rsidRPr="00CB39A6">
              <w:rPr>
                <w:sz w:val="16"/>
                <w:szCs w:val="16"/>
              </w:rPr>
              <w:t xml:space="preserve">Cov Kawm Lus Askiv Cov Hlua Uas Coj Los Tu Cov </w:t>
            </w:r>
            <w:del w:id="4817" w:author="Khamsaolee Xainhiaxang" w:date="2021-07-08T21:40:00Z">
              <w:r w:rsidRPr="00CB39A6" w:rsidDel="00624CA0">
                <w:rPr>
                  <w:sz w:val="16"/>
                  <w:szCs w:val="16"/>
                </w:rPr>
                <w:delText>Tau Nyiaj Tsawg</w:delText>
              </w:r>
            </w:del>
            <w:ins w:id="4818" w:author="Khamsaolee Xainhiaxang" w:date="2021-07-08T21:40:00Z">
              <w:r w:rsidR="00624CA0">
                <w:rPr>
                  <w:sz w:val="16"/>
                  <w:szCs w:val="16"/>
                </w:rPr>
                <w:t>Neeg Txom Nyem</w:t>
              </w:r>
            </w:ins>
          </w:p>
        </w:tc>
        <w:tc>
          <w:tcPr>
            <w:tcW w:w="1972" w:type="dxa"/>
            <w:tcBorders>
              <w:top w:val="nil"/>
              <w:bottom w:val="nil"/>
            </w:tcBorders>
            <w:shd w:val="clear" w:color="auto" w:fill="DDEBF6"/>
          </w:tcPr>
          <w:p w14:paraId="0CDC9052" w14:textId="77777777" w:rsidR="00E43EF1" w:rsidRPr="00CB39A6" w:rsidRDefault="000E40D2">
            <w:pPr>
              <w:pStyle w:val="TableParagraph"/>
              <w:spacing w:before="55"/>
              <w:ind w:left="143" w:right="551"/>
              <w:rPr>
                <w:sz w:val="16"/>
                <w:szCs w:val="16"/>
              </w:rPr>
            </w:pPr>
            <w:r w:rsidRPr="00CB39A6">
              <w:rPr>
                <w:sz w:val="16"/>
                <w:szCs w:val="16"/>
              </w:rPr>
              <w:t>kev kawm ntawv thaum yau</w:t>
            </w:r>
          </w:p>
        </w:tc>
        <w:tc>
          <w:tcPr>
            <w:tcW w:w="1882" w:type="dxa"/>
            <w:tcBorders>
              <w:top w:val="nil"/>
              <w:bottom w:val="nil"/>
            </w:tcBorders>
            <w:shd w:val="clear" w:color="auto" w:fill="DDEBF6"/>
          </w:tcPr>
          <w:p w14:paraId="04993F1B" w14:textId="77777777" w:rsidR="00E43EF1" w:rsidRPr="00CB39A6" w:rsidRDefault="000E40D2">
            <w:pPr>
              <w:pStyle w:val="TableParagraph"/>
              <w:spacing w:before="55"/>
              <w:ind w:left="314" w:right="314"/>
              <w:jc w:val="center"/>
              <w:rPr>
                <w:sz w:val="16"/>
                <w:szCs w:val="16"/>
              </w:rPr>
            </w:pPr>
            <w:r w:rsidRPr="00CB39A6">
              <w:rPr>
                <w:sz w:val="16"/>
                <w:szCs w:val="16"/>
              </w:rPr>
              <w:t>$ 170,893.00</w:t>
            </w:r>
          </w:p>
        </w:tc>
        <w:tc>
          <w:tcPr>
            <w:tcW w:w="2184" w:type="dxa"/>
            <w:tcBorders>
              <w:top w:val="nil"/>
              <w:bottom w:val="nil"/>
              <w:right w:val="nil"/>
            </w:tcBorders>
            <w:shd w:val="clear" w:color="auto" w:fill="DDEBF6"/>
          </w:tcPr>
          <w:p w14:paraId="0616B3D2" w14:textId="77777777" w:rsidR="00E43EF1" w:rsidRPr="00CB39A6" w:rsidRDefault="000E40D2">
            <w:pPr>
              <w:pStyle w:val="TableParagraph"/>
              <w:spacing w:before="55"/>
              <w:ind w:left="312" w:right="312"/>
              <w:jc w:val="center"/>
              <w:rPr>
                <w:sz w:val="16"/>
                <w:szCs w:val="16"/>
              </w:rPr>
            </w:pPr>
            <w:r w:rsidRPr="00CB39A6">
              <w:rPr>
                <w:sz w:val="16"/>
                <w:szCs w:val="16"/>
              </w:rPr>
              <w:t>$ 170,893.00</w:t>
            </w:r>
          </w:p>
        </w:tc>
      </w:tr>
      <w:tr w:rsidR="00E43EF1" w14:paraId="373E8137" w14:textId="77777777" w:rsidTr="00C1669D">
        <w:trPr>
          <w:trHeight w:val="906"/>
          <w:tblCellSpacing w:w="4" w:type="dxa"/>
        </w:trPr>
        <w:tc>
          <w:tcPr>
            <w:tcW w:w="1275" w:type="dxa"/>
            <w:tcBorders>
              <w:top w:val="nil"/>
              <w:left w:val="nil"/>
              <w:bottom w:val="nil"/>
            </w:tcBorders>
            <w:shd w:val="clear" w:color="auto" w:fill="BDD7EE"/>
          </w:tcPr>
          <w:p w14:paraId="213DA79C" w14:textId="77777777" w:rsidR="00E43EF1" w:rsidRPr="00CB39A6" w:rsidRDefault="000E40D2">
            <w:pPr>
              <w:pStyle w:val="TableParagraph"/>
              <w:spacing w:before="55"/>
              <w:jc w:val="center"/>
              <w:rPr>
                <w:b/>
                <w:sz w:val="16"/>
                <w:szCs w:val="16"/>
              </w:rPr>
            </w:pPr>
            <w:r w:rsidRPr="00CB39A6">
              <w:rPr>
                <w:b/>
                <w:sz w:val="16"/>
                <w:szCs w:val="16"/>
              </w:rPr>
              <w:t>1</w:t>
            </w:r>
          </w:p>
        </w:tc>
        <w:tc>
          <w:tcPr>
            <w:tcW w:w="1470" w:type="dxa"/>
            <w:tcBorders>
              <w:top w:val="nil"/>
              <w:bottom w:val="nil"/>
            </w:tcBorders>
            <w:shd w:val="clear" w:color="auto" w:fill="BDD7EE"/>
          </w:tcPr>
          <w:p w14:paraId="5553BE79" w14:textId="77777777" w:rsidR="00E43EF1" w:rsidRPr="00CB39A6" w:rsidRDefault="000E40D2">
            <w:pPr>
              <w:pStyle w:val="TableParagraph"/>
              <w:spacing w:before="55"/>
              <w:jc w:val="center"/>
              <w:rPr>
                <w:b/>
                <w:sz w:val="16"/>
                <w:szCs w:val="16"/>
              </w:rPr>
            </w:pPr>
            <w:r w:rsidRPr="00CB39A6">
              <w:rPr>
                <w:b/>
                <w:sz w:val="16"/>
                <w:szCs w:val="16"/>
              </w:rPr>
              <w:t>3</w:t>
            </w:r>
          </w:p>
        </w:tc>
        <w:tc>
          <w:tcPr>
            <w:tcW w:w="2193" w:type="dxa"/>
            <w:tcBorders>
              <w:top w:val="nil"/>
              <w:bottom w:val="nil"/>
            </w:tcBorders>
            <w:shd w:val="clear" w:color="auto" w:fill="BDD7EE"/>
          </w:tcPr>
          <w:p w14:paraId="08BF07A5" w14:textId="308A7125" w:rsidR="00E43EF1" w:rsidRPr="00CB39A6" w:rsidRDefault="000E40D2" w:rsidP="00F128C2">
            <w:pPr>
              <w:pStyle w:val="TableParagraph"/>
              <w:spacing w:before="55"/>
              <w:ind w:left="53" w:right="841"/>
              <w:rPr>
                <w:sz w:val="16"/>
                <w:szCs w:val="16"/>
              </w:rPr>
            </w:pPr>
            <w:r w:rsidRPr="00CB39A6">
              <w:rPr>
                <w:sz w:val="16"/>
                <w:szCs w:val="16"/>
              </w:rPr>
              <w:t xml:space="preserve">Cov Khoos Kas </w:t>
            </w:r>
            <w:ins w:id="4819" w:author="Khamsaolee Xainhiaxang" w:date="2021-07-08T22:07:00Z">
              <w:r w:rsidR="00F128C2">
                <w:rPr>
                  <w:sz w:val="16"/>
                  <w:szCs w:val="16"/>
                </w:rPr>
                <w:t>Qhia Nyuam Yaus</w:t>
              </w:r>
            </w:ins>
            <w:del w:id="4820" w:author="Khamsaolee Xainhiaxang" w:date="2021-07-08T22:08:00Z">
              <w:r w:rsidRPr="00CB39A6" w:rsidDel="00F128C2">
                <w:rPr>
                  <w:sz w:val="16"/>
                  <w:szCs w:val="16"/>
                </w:rPr>
                <w:delText>Puv</w:delText>
              </w:r>
            </w:del>
            <w:r w:rsidRPr="00CB39A6">
              <w:rPr>
                <w:sz w:val="16"/>
                <w:szCs w:val="16"/>
              </w:rPr>
              <w:t>-</w:t>
            </w:r>
            <w:r w:rsidR="00384D6E" w:rsidRPr="00CB39A6">
              <w:rPr>
                <w:sz w:val="16"/>
                <w:szCs w:val="16"/>
              </w:rPr>
              <w:t>T</w:t>
            </w:r>
            <w:del w:id="4821" w:author="Khamsaolee Xainhiaxang" w:date="2021-07-08T22:08:00Z">
              <w:r w:rsidR="00384D6E" w:rsidRPr="00CB39A6" w:rsidDel="00F128C2">
                <w:rPr>
                  <w:sz w:val="16"/>
                  <w:szCs w:val="16"/>
                </w:rPr>
                <w:delText>xu</w:delText>
              </w:r>
            </w:del>
            <w:r w:rsidR="00384D6E" w:rsidRPr="00CB39A6">
              <w:rPr>
                <w:sz w:val="16"/>
                <w:szCs w:val="16"/>
              </w:rPr>
              <w:t>a</w:t>
            </w:r>
            <w:ins w:id="4822" w:author="Khamsaolee Xainhiaxang" w:date="2021-07-08T22:08:00Z">
              <w:r w:rsidR="00F128C2">
                <w:rPr>
                  <w:sz w:val="16"/>
                  <w:szCs w:val="16"/>
                </w:rPr>
                <w:t>g</w:t>
              </w:r>
            </w:ins>
            <w:del w:id="4823" w:author="Khamsaolee Xainhiaxang" w:date="2021-07-08T22:08:00Z">
              <w:r w:rsidR="00384D6E" w:rsidRPr="00CB39A6" w:rsidDel="00F128C2">
                <w:rPr>
                  <w:sz w:val="16"/>
                  <w:szCs w:val="16"/>
                </w:rPr>
                <w:delText>s</w:delText>
              </w:r>
              <w:r w:rsidRPr="00CB39A6" w:rsidDel="00F128C2">
                <w:rPr>
                  <w:sz w:val="16"/>
                  <w:szCs w:val="16"/>
                </w:rPr>
                <w:delText xml:space="preserve"> </w:delText>
              </w:r>
            </w:del>
            <w:r w:rsidRPr="00CB39A6">
              <w:rPr>
                <w:sz w:val="16"/>
                <w:szCs w:val="16"/>
              </w:rPr>
              <w:t>Hnub</w:t>
            </w:r>
          </w:p>
        </w:tc>
        <w:tc>
          <w:tcPr>
            <w:tcW w:w="1522" w:type="dxa"/>
            <w:tcBorders>
              <w:top w:val="nil"/>
              <w:bottom w:val="nil"/>
            </w:tcBorders>
            <w:shd w:val="clear" w:color="auto" w:fill="BDD7EE"/>
          </w:tcPr>
          <w:p w14:paraId="2394F6B2" w14:textId="176935B5" w:rsidR="00E43EF1" w:rsidRPr="00CB39A6" w:rsidRDefault="00C1669D">
            <w:pPr>
              <w:pStyle w:val="TableParagraph"/>
              <w:spacing w:before="55"/>
              <w:ind w:left="157"/>
              <w:rPr>
                <w:sz w:val="16"/>
                <w:szCs w:val="16"/>
              </w:rPr>
            </w:pPr>
            <w:r w:rsidRPr="00CB39A6">
              <w:rPr>
                <w:sz w:val="16"/>
                <w:szCs w:val="16"/>
              </w:rPr>
              <w:t>Tx</w:t>
            </w:r>
            <w:r>
              <w:rPr>
                <w:sz w:val="16"/>
                <w:szCs w:val="16"/>
              </w:rPr>
              <w:t>h</w:t>
            </w:r>
            <w:r w:rsidRPr="00CB39A6">
              <w:rPr>
                <w:sz w:val="16"/>
                <w:szCs w:val="16"/>
              </w:rPr>
              <w:t>uas Nrho-LEA</w:t>
            </w:r>
          </w:p>
        </w:tc>
        <w:tc>
          <w:tcPr>
            <w:tcW w:w="2602" w:type="dxa"/>
            <w:tcBorders>
              <w:top w:val="nil"/>
              <w:bottom w:val="nil"/>
            </w:tcBorders>
            <w:shd w:val="clear" w:color="auto" w:fill="BDD7EE"/>
          </w:tcPr>
          <w:p w14:paraId="24C8D585" w14:textId="267CA401" w:rsidR="00E43EF1" w:rsidRPr="00CB39A6" w:rsidRDefault="00CB39A6">
            <w:pPr>
              <w:pStyle w:val="TableParagraph"/>
              <w:spacing w:before="12" w:line="288" w:lineRule="exact"/>
              <w:ind w:left="144" w:right="402"/>
              <w:rPr>
                <w:sz w:val="16"/>
                <w:szCs w:val="16"/>
              </w:rPr>
            </w:pPr>
            <w:r w:rsidRPr="00CB39A6">
              <w:rPr>
                <w:sz w:val="16"/>
                <w:szCs w:val="16"/>
              </w:rPr>
              <w:t xml:space="preserve">Cov Kawm Lus Askiv Cov Hlua Uas Coj Los Tu Cov </w:t>
            </w:r>
            <w:del w:id="4824" w:author="Khamsaolee Xainhiaxang" w:date="2021-07-08T21:40:00Z">
              <w:r w:rsidRPr="00CB39A6" w:rsidDel="00624CA0">
                <w:rPr>
                  <w:sz w:val="16"/>
                  <w:szCs w:val="16"/>
                </w:rPr>
                <w:delText>Tau Nyiaj Tsawg</w:delText>
              </w:r>
            </w:del>
            <w:ins w:id="4825" w:author="Khamsaolee Xainhiaxang" w:date="2021-07-08T21:40:00Z">
              <w:r w:rsidR="00624CA0">
                <w:rPr>
                  <w:sz w:val="16"/>
                  <w:szCs w:val="16"/>
                </w:rPr>
                <w:t>Neeg Txom Nyem</w:t>
              </w:r>
            </w:ins>
          </w:p>
        </w:tc>
        <w:tc>
          <w:tcPr>
            <w:tcW w:w="1972" w:type="dxa"/>
            <w:tcBorders>
              <w:top w:val="nil"/>
              <w:bottom w:val="nil"/>
            </w:tcBorders>
            <w:shd w:val="clear" w:color="auto" w:fill="BDD7EE"/>
          </w:tcPr>
          <w:p w14:paraId="47B41466" w14:textId="77777777" w:rsidR="00E43EF1" w:rsidRPr="00CB39A6" w:rsidRDefault="000E40D2">
            <w:pPr>
              <w:pStyle w:val="TableParagraph"/>
              <w:spacing w:before="55"/>
              <w:ind w:left="143"/>
              <w:rPr>
                <w:sz w:val="16"/>
                <w:szCs w:val="16"/>
              </w:rPr>
            </w:pPr>
            <w:r w:rsidRPr="00CB39A6">
              <w:rPr>
                <w:sz w:val="16"/>
                <w:szCs w:val="16"/>
              </w:rPr>
              <w:t>TK &amp; K</w:t>
            </w:r>
          </w:p>
        </w:tc>
        <w:tc>
          <w:tcPr>
            <w:tcW w:w="1882" w:type="dxa"/>
            <w:tcBorders>
              <w:top w:val="nil"/>
              <w:bottom w:val="nil"/>
            </w:tcBorders>
            <w:shd w:val="clear" w:color="auto" w:fill="BDD7EE"/>
          </w:tcPr>
          <w:p w14:paraId="627F7906" w14:textId="77777777" w:rsidR="00E43EF1" w:rsidRPr="00CB39A6" w:rsidRDefault="000E40D2">
            <w:pPr>
              <w:pStyle w:val="TableParagraph"/>
              <w:spacing w:before="55"/>
              <w:ind w:left="314" w:right="314"/>
              <w:jc w:val="center"/>
              <w:rPr>
                <w:sz w:val="16"/>
                <w:szCs w:val="16"/>
              </w:rPr>
            </w:pPr>
            <w:r w:rsidRPr="00CB39A6">
              <w:rPr>
                <w:sz w:val="16"/>
                <w:szCs w:val="16"/>
              </w:rPr>
              <w:t>$ 4,451,138.00</w:t>
            </w:r>
          </w:p>
        </w:tc>
        <w:tc>
          <w:tcPr>
            <w:tcW w:w="2184" w:type="dxa"/>
            <w:tcBorders>
              <w:top w:val="nil"/>
              <w:bottom w:val="nil"/>
              <w:right w:val="nil"/>
            </w:tcBorders>
            <w:shd w:val="clear" w:color="auto" w:fill="BDD7EE"/>
          </w:tcPr>
          <w:p w14:paraId="4F52D191" w14:textId="77777777" w:rsidR="00E43EF1" w:rsidRPr="00CB39A6" w:rsidRDefault="000E40D2">
            <w:pPr>
              <w:pStyle w:val="TableParagraph"/>
              <w:spacing w:before="55"/>
              <w:ind w:left="312" w:right="312"/>
              <w:jc w:val="center"/>
              <w:rPr>
                <w:sz w:val="16"/>
                <w:szCs w:val="16"/>
              </w:rPr>
            </w:pPr>
            <w:r w:rsidRPr="00CB39A6">
              <w:rPr>
                <w:sz w:val="16"/>
                <w:szCs w:val="16"/>
              </w:rPr>
              <w:t>$ 4,451,138.00</w:t>
            </w:r>
          </w:p>
        </w:tc>
      </w:tr>
      <w:tr w:rsidR="00E43EF1" w14:paraId="47DB8062" w14:textId="77777777" w:rsidTr="00C1669D">
        <w:trPr>
          <w:trHeight w:val="907"/>
          <w:tblCellSpacing w:w="4" w:type="dxa"/>
        </w:trPr>
        <w:tc>
          <w:tcPr>
            <w:tcW w:w="1275" w:type="dxa"/>
            <w:tcBorders>
              <w:top w:val="nil"/>
              <w:left w:val="nil"/>
              <w:bottom w:val="nil"/>
            </w:tcBorders>
            <w:shd w:val="clear" w:color="auto" w:fill="DDEBF6"/>
          </w:tcPr>
          <w:p w14:paraId="73EFF724" w14:textId="77777777" w:rsidR="00E43EF1" w:rsidRPr="00CB39A6" w:rsidRDefault="000E40D2">
            <w:pPr>
              <w:pStyle w:val="TableParagraph"/>
              <w:spacing w:before="55"/>
              <w:jc w:val="center"/>
              <w:rPr>
                <w:b/>
                <w:sz w:val="16"/>
                <w:szCs w:val="16"/>
              </w:rPr>
            </w:pPr>
            <w:r w:rsidRPr="00CB39A6">
              <w:rPr>
                <w:b/>
                <w:sz w:val="16"/>
                <w:szCs w:val="16"/>
              </w:rPr>
              <w:t>1</w:t>
            </w:r>
          </w:p>
        </w:tc>
        <w:tc>
          <w:tcPr>
            <w:tcW w:w="1470" w:type="dxa"/>
            <w:tcBorders>
              <w:top w:val="nil"/>
              <w:bottom w:val="nil"/>
            </w:tcBorders>
            <w:shd w:val="clear" w:color="auto" w:fill="DDEBF6"/>
          </w:tcPr>
          <w:p w14:paraId="57E909F3" w14:textId="77777777" w:rsidR="00E43EF1" w:rsidRPr="00CB39A6" w:rsidRDefault="000E40D2">
            <w:pPr>
              <w:pStyle w:val="TableParagraph"/>
              <w:spacing w:before="55"/>
              <w:jc w:val="center"/>
              <w:rPr>
                <w:b/>
                <w:sz w:val="16"/>
                <w:szCs w:val="16"/>
              </w:rPr>
            </w:pPr>
            <w:r w:rsidRPr="00CB39A6">
              <w:rPr>
                <w:b/>
                <w:sz w:val="16"/>
                <w:szCs w:val="16"/>
              </w:rPr>
              <w:t>4</w:t>
            </w:r>
          </w:p>
        </w:tc>
        <w:tc>
          <w:tcPr>
            <w:tcW w:w="2193" w:type="dxa"/>
            <w:tcBorders>
              <w:top w:val="nil"/>
              <w:bottom w:val="nil"/>
            </w:tcBorders>
            <w:shd w:val="clear" w:color="auto" w:fill="DDEBF6"/>
          </w:tcPr>
          <w:p w14:paraId="222FA272" w14:textId="598C6040" w:rsidR="00E43EF1" w:rsidRPr="00CB39A6" w:rsidRDefault="000E40D2">
            <w:pPr>
              <w:pStyle w:val="TableParagraph"/>
              <w:spacing w:before="55"/>
              <w:ind w:left="53" w:right="307"/>
              <w:rPr>
                <w:sz w:val="16"/>
                <w:szCs w:val="16"/>
              </w:rPr>
            </w:pPr>
            <w:del w:id="4826" w:author="Khamsaolee Xainhiaxang" w:date="2021-07-08T22:09:00Z">
              <w:r w:rsidRPr="00CB39A6" w:rsidDel="004D43CA">
                <w:rPr>
                  <w:sz w:val="16"/>
                  <w:szCs w:val="16"/>
                </w:rPr>
                <w:delText xml:space="preserve">Lub Sij Hawm Luv Luv </w:delText>
              </w:r>
              <w:r w:rsidR="00384D6E" w:rsidRPr="00CB39A6" w:rsidDel="004D43CA">
                <w:rPr>
                  <w:sz w:val="16"/>
                  <w:szCs w:val="16"/>
                </w:rPr>
                <w:delText xml:space="preserve">Ntawm </w:delText>
              </w:r>
            </w:del>
            <w:r w:rsidRPr="00CB39A6">
              <w:rPr>
                <w:sz w:val="16"/>
                <w:szCs w:val="16"/>
              </w:rPr>
              <w:t xml:space="preserve">Kev Kawm </w:t>
            </w:r>
            <w:ins w:id="4827" w:author="Khamsaolee Xainhiaxang" w:date="2021-07-08T22:08:00Z">
              <w:r w:rsidR="004D43CA">
                <w:rPr>
                  <w:sz w:val="16"/>
                  <w:szCs w:val="16"/>
                </w:rPr>
                <w:t xml:space="preserve">Ncua Luv </w:t>
              </w:r>
            </w:ins>
            <w:ins w:id="4828" w:author="Khamsaolee Xainhiaxang" w:date="2021-07-08T22:09:00Z">
              <w:r w:rsidR="004D43CA">
                <w:rPr>
                  <w:sz w:val="16"/>
                  <w:szCs w:val="16"/>
                </w:rPr>
                <w:t xml:space="preserve">Los Ntawm </w:t>
              </w:r>
            </w:ins>
            <w:r w:rsidRPr="00CB39A6">
              <w:rPr>
                <w:sz w:val="16"/>
                <w:szCs w:val="16"/>
              </w:rPr>
              <w:t>Tus Kheej</w:t>
            </w:r>
          </w:p>
        </w:tc>
        <w:tc>
          <w:tcPr>
            <w:tcW w:w="1522" w:type="dxa"/>
            <w:tcBorders>
              <w:top w:val="nil"/>
              <w:bottom w:val="nil"/>
            </w:tcBorders>
            <w:shd w:val="clear" w:color="auto" w:fill="DDEBF6"/>
          </w:tcPr>
          <w:p w14:paraId="1877A9DC" w14:textId="4FA6A20E" w:rsidR="00E43EF1" w:rsidRPr="00CB39A6" w:rsidRDefault="00C1669D">
            <w:pPr>
              <w:pStyle w:val="TableParagraph"/>
              <w:spacing w:before="55"/>
              <w:ind w:left="157"/>
              <w:rPr>
                <w:sz w:val="16"/>
                <w:szCs w:val="16"/>
              </w:rPr>
            </w:pPr>
            <w:r w:rsidRPr="00CB39A6">
              <w:rPr>
                <w:sz w:val="16"/>
                <w:szCs w:val="16"/>
              </w:rPr>
              <w:t>Tx</w:t>
            </w:r>
            <w:r>
              <w:rPr>
                <w:sz w:val="16"/>
                <w:szCs w:val="16"/>
              </w:rPr>
              <w:t>h</w:t>
            </w:r>
            <w:r w:rsidRPr="00CB39A6">
              <w:rPr>
                <w:sz w:val="16"/>
                <w:szCs w:val="16"/>
              </w:rPr>
              <w:t>uas Nrho-LEA</w:t>
            </w:r>
          </w:p>
        </w:tc>
        <w:tc>
          <w:tcPr>
            <w:tcW w:w="2602" w:type="dxa"/>
            <w:tcBorders>
              <w:top w:val="nil"/>
              <w:bottom w:val="nil"/>
            </w:tcBorders>
            <w:shd w:val="clear" w:color="auto" w:fill="DDEBF6"/>
          </w:tcPr>
          <w:p w14:paraId="41BC2A79" w14:textId="4147024A" w:rsidR="00E43EF1" w:rsidRPr="00CB39A6" w:rsidRDefault="00CB39A6">
            <w:pPr>
              <w:pStyle w:val="TableParagraph"/>
              <w:spacing w:before="12" w:line="288" w:lineRule="exact"/>
              <w:ind w:left="144" w:right="402"/>
              <w:rPr>
                <w:sz w:val="16"/>
                <w:szCs w:val="16"/>
              </w:rPr>
            </w:pPr>
            <w:r w:rsidRPr="00CB39A6">
              <w:rPr>
                <w:sz w:val="16"/>
                <w:szCs w:val="16"/>
              </w:rPr>
              <w:t xml:space="preserve">Cov Kawm Lus Askiv Cov Hlua Uas Coj Los Tu Cov </w:t>
            </w:r>
            <w:del w:id="4829" w:author="Khamsaolee Xainhiaxang" w:date="2021-07-08T21:40:00Z">
              <w:r w:rsidRPr="00CB39A6" w:rsidDel="00624CA0">
                <w:rPr>
                  <w:sz w:val="16"/>
                  <w:szCs w:val="16"/>
                </w:rPr>
                <w:delText>Tau Nyiaj Tsawg</w:delText>
              </w:r>
            </w:del>
            <w:ins w:id="4830" w:author="Khamsaolee Xainhiaxang" w:date="2021-07-08T21:40:00Z">
              <w:r w:rsidR="00624CA0">
                <w:rPr>
                  <w:sz w:val="16"/>
                  <w:szCs w:val="16"/>
                </w:rPr>
                <w:t>Neeg Txom Nyem</w:t>
              </w:r>
            </w:ins>
          </w:p>
        </w:tc>
        <w:tc>
          <w:tcPr>
            <w:tcW w:w="1972" w:type="dxa"/>
            <w:tcBorders>
              <w:top w:val="nil"/>
              <w:bottom w:val="nil"/>
            </w:tcBorders>
            <w:shd w:val="clear" w:color="auto" w:fill="DDEBF6"/>
          </w:tcPr>
          <w:p w14:paraId="6AB63DB8" w14:textId="77777777" w:rsidR="00E43EF1" w:rsidRPr="00CB39A6" w:rsidRDefault="000E40D2">
            <w:pPr>
              <w:pStyle w:val="TableParagraph"/>
              <w:spacing w:before="55"/>
              <w:ind w:left="143"/>
              <w:rPr>
                <w:sz w:val="16"/>
                <w:szCs w:val="16"/>
              </w:rPr>
            </w:pPr>
            <w:r w:rsidRPr="00CB39A6">
              <w:rPr>
                <w:sz w:val="16"/>
                <w:szCs w:val="16"/>
              </w:rPr>
              <w:t>K-8</w:t>
            </w:r>
          </w:p>
        </w:tc>
        <w:tc>
          <w:tcPr>
            <w:tcW w:w="1882" w:type="dxa"/>
            <w:tcBorders>
              <w:top w:val="nil"/>
              <w:bottom w:val="nil"/>
            </w:tcBorders>
            <w:shd w:val="clear" w:color="auto" w:fill="DDEBF6"/>
          </w:tcPr>
          <w:p w14:paraId="6C6AACE8" w14:textId="77777777" w:rsidR="00E43EF1" w:rsidRPr="00CB39A6" w:rsidRDefault="000E40D2">
            <w:pPr>
              <w:pStyle w:val="TableParagraph"/>
              <w:spacing w:before="55"/>
              <w:ind w:left="314" w:right="314"/>
              <w:jc w:val="center"/>
              <w:rPr>
                <w:sz w:val="16"/>
                <w:szCs w:val="16"/>
              </w:rPr>
            </w:pPr>
            <w:r w:rsidRPr="00CB39A6">
              <w:rPr>
                <w:sz w:val="16"/>
                <w:szCs w:val="16"/>
              </w:rPr>
              <w:t>$ 90,000.00</w:t>
            </w:r>
          </w:p>
        </w:tc>
        <w:tc>
          <w:tcPr>
            <w:tcW w:w="2184" w:type="dxa"/>
            <w:tcBorders>
              <w:top w:val="nil"/>
              <w:bottom w:val="nil"/>
              <w:right w:val="nil"/>
            </w:tcBorders>
            <w:shd w:val="clear" w:color="auto" w:fill="DDEBF6"/>
          </w:tcPr>
          <w:p w14:paraId="53784427" w14:textId="77777777" w:rsidR="00E43EF1" w:rsidRPr="00CB39A6" w:rsidRDefault="000E40D2">
            <w:pPr>
              <w:pStyle w:val="TableParagraph"/>
              <w:spacing w:before="55"/>
              <w:ind w:left="312" w:right="312"/>
              <w:jc w:val="center"/>
              <w:rPr>
                <w:sz w:val="16"/>
                <w:szCs w:val="16"/>
              </w:rPr>
            </w:pPr>
            <w:r w:rsidRPr="00CB39A6">
              <w:rPr>
                <w:sz w:val="16"/>
                <w:szCs w:val="16"/>
              </w:rPr>
              <w:t>$ 90,000.00</w:t>
            </w:r>
          </w:p>
        </w:tc>
      </w:tr>
      <w:tr w:rsidR="00E43EF1" w14:paraId="1F81C148" w14:textId="77777777" w:rsidTr="00C1669D">
        <w:trPr>
          <w:trHeight w:val="907"/>
          <w:tblCellSpacing w:w="4" w:type="dxa"/>
        </w:trPr>
        <w:tc>
          <w:tcPr>
            <w:tcW w:w="1275" w:type="dxa"/>
            <w:tcBorders>
              <w:top w:val="nil"/>
              <w:left w:val="nil"/>
              <w:bottom w:val="nil"/>
            </w:tcBorders>
            <w:shd w:val="clear" w:color="auto" w:fill="BDD7EE"/>
          </w:tcPr>
          <w:p w14:paraId="4AD8FEE0" w14:textId="77777777" w:rsidR="00E43EF1" w:rsidRPr="00CB39A6" w:rsidRDefault="000E40D2">
            <w:pPr>
              <w:pStyle w:val="TableParagraph"/>
              <w:spacing w:before="55"/>
              <w:jc w:val="center"/>
              <w:rPr>
                <w:b/>
                <w:sz w:val="16"/>
                <w:szCs w:val="16"/>
              </w:rPr>
            </w:pPr>
            <w:r w:rsidRPr="00CB39A6">
              <w:rPr>
                <w:b/>
                <w:sz w:val="16"/>
                <w:szCs w:val="16"/>
              </w:rPr>
              <w:t>1</w:t>
            </w:r>
          </w:p>
        </w:tc>
        <w:tc>
          <w:tcPr>
            <w:tcW w:w="1470" w:type="dxa"/>
            <w:tcBorders>
              <w:top w:val="nil"/>
              <w:bottom w:val="nil"/>
            </w:tcBorders>
            <w:shd w:val="clear" w:color="auto" w:fill="BDD7EE"/>
          </w:tcPr>
          <w:p w14:paraId="01B6B7F6" w14:textId="77777777" w:rsidR="00E43EF1" w:rsidRPr="00CB39A6" w:rsidRDefault="000E40D2">
            <w:pPr>
              <w:pStyle w:val="TableParagraph"/>
              <w:spacing w:before="55"/>
              <w:jc w:val="center"/>
              <w:rPr>
                <w:b/>
                <w:sz w:val="16"/>
                <w:szCs w:val="16"/>
              </w:rPr>
            </w:pPr>
            <w:r w:rsidRPr="00CB39A6">
              <w:rPr>
                <w:b/>
                <w:sz w:val="16"/>
                <w:szCs w:val="16"/>
              </w:rPr>
              <w:t>5</w:t>
            </w:r>
          </w:p>
        </w:tc>
        <w:tc>
          <w:tcPr>
            <w:tcW w:w="2193" w:type="dxa"/>
            <w:tcBorders>
              <w:top w:val="nil"/>
              <w:bottom w:val="nil"/>
            </w:tcBorders>
            <w:shd w:val="clear" w:color="auto" w:fill="BDD7EE"/>
          </w:tcPr>
          <w:p w14:paraId="59BC1103" w14:textId="5A42967B" w:rsidR="00E43EF1" w:rsidRPr="00CB39A6" w:rsidRDefault="00384D6E">
            <w:pPr>
              <w:pStyle w:val="TableParagraph"/>
              <w:spacing w:before="55"/>
              <w:ind w:left="53"/>
              <w:rPr>
                <w:sz w:val="16"/>
                <w:szCs w:val="16"/>
              </w:rPr>
            </w:pPr>
            <w:r w:rsidRPr="00CB39A6">
              <w:rPr>
                <w:sz w:val="16"/>
                <w:szCs w:val="16"/>
              </w:rPr>
              <w:t>Kev Pom Mus Deb</w:t>
            </w:r>
          </w:p>
        </w:tc>
        <w:tc>
          <w:tcPr>
            <w:tcW w:w="1522" w:type="dxa"/>
            <w:tcBorders>
              <w:top w:val="nil"/>
              <w:bottom w:val="nil"/>
            </w:tcBorders>
            <w:shd w:val="clear" w:color="auto" w:fill="BDD7EE"/>
          </w:tcPr>
          <w:p w14:paraId="1EE58639" w14:textId="75FE099E" w:rsidR="00E43EF1" w:rsidRPr="00CB39A6" w:rsidRDefault="00C1669D">
            <w:pPr>
              <w:pStyle w:val="TableParagraph"/>
              <w:spacing w:before="55"/>
              <w:ind w:left="157"/>
              <w:rPr>
                <w:sz w:val="16"/>
                <w:szCs w:val="16"/>
              </w:rPr>
            </w:pPr>
            <w:r w:rsidRPr="00CB39A6">
              <w:rPr>
                <w:sz w:val="16"/>
                <w:szCs w:val="16"/>
              </w:rPr>
              <w:t>Tx</w:t>
            </w:r>
            <w:r>
              <w:rPr>
                <w:sz w:val="16"/>
                <w:szCs w:val="16"/>
              </w:rPr>
              <w:t>h</w:t>
            </w:r>
            <w:r w:rsidRPr="00CB39A6">
              <w:rPr>
                <w:sz w:val="16"/>
                <w:szCs w:val="16"/>
              </w:rPr>
              <w:t>uas Nrho-LEA</w:t>
            </w:r>
          </w:p>
        </w:tc>
        <w:tc>
          <w:tcPr>
            <w:tcW w:w="2602" w:type="dxa"/>
            <w:tcBorders>
              <w:top w:val="nil"/>
              <w:bottom w:val="nil"/>
            </w:tcBorders>
            <w:shd w:val="clear" w:color="auto" w:fill="BDD7EE"/>
          </w:tcPr>
          <w:p w14:paraId="665AF2ED" w14:textId="58524F66" w:rsidR="00E43EF1" w:rsidRPr="00CB39A6" w:rsidRDefault="00CB39A6">
            <w:pPr>
              <w:pStyle w:val="TableParagraph"/>
              <w:spacing w:before="12" w:line="288" w:lineRule="exact"/>
              <w:ind w:left="144" w:right="402"/>
              <w:rPr>
                <w:sz w:val="16"/>
                <w:szCs w:val="16"/>
              </w:rPr>
            </w:pPr>
            <w:r w:rsidRPr="00CB39A6">
              <w:rPr>
                <w:sz w:val="16"/>
                <w:szCs w:val="16"/>
              </w:rPr>
              <w:t xml:space="preserve">Cov Kawm Lus Askiv Cov Hlua Uas Coj Los Tu Cov </w:t>
            </w:r>
            <w:del w:id="4831" w:author="Khamsaolee Xainhiaxang" w:date="2021-07-08T21:40:00Z">
              <w:r w:rsidRPr="00CB39A6" w:rsidDel="00624CA0">
                <w:rPr>
                  <w:sz w:val="16"/>
                  <w:szCs w:val="16"/>
                </w:rPr>
                <w:delText>Tau Nyiaj Tsawg</w:delText>
              </w:r>
            </w:del>
            <w:ins w:id="4832" w:author="Khamsaolee Xainhiaxang" w:date="2021-07-08T21:40:00Z">
              <w:r w:rsidR="00624CA0">
                <w:rPr>
                  <w:sz w:val="16"/>
                  <w:szCs w:val="16"/>
                </w:rPr>
                <w:t>Neeg Txom Nyem</w:t>
              </w:r>
            </w:ins>
          </w:p>
        </w:tc>
        <w:tc>
          <w:tcPr>
            <w:tcW w:w="1972" w:type="dxa"/>
            <w:tcBorders>
              <w:top w:val="nil"/>
              <w:bottom w:val="nil"/>
            </w:tcBorders>
            <w:shd w:val="clear" w:color="auto" w:fill="BDD7EE"/>
          </w:tcPr>
          <w:p w14:paraId="4A264D1B" w14:textId="77777777" w:rsidR="00E43EF1" w:rsidRPr="00CB39A6" w:rsidRDefault="000E40D2">
            <w:pPr>
              <w:pStyle w:val="TableParagraph"/>
              <w:spacing w:before="55"/>
              <w:ind w:left="143"/>
              <w:rPr>
                <w:sz w:val="16"/>
                <w:szCs w:val="16"/>
              </w:rPr>
            </w:pPr>
            <w:r w:rsidRPr="00CB39A6">
              <w:rPr>
                <w:sz w:val="16"/>
                <w:szCs w:val="16"/>
              </w:rPr>
              <w:t>Txhua Lub Tsev Kawm</w:t>
            </w:r>
          </w:p>
        </w:tc>
        <w:tc>
          <w:tcPr>
            <w:tcW w:w="1882" w:type="dxa"/>
            <w:tcBorders>
              <w:top w:val="nil"/>
              <w:bottom w:val="nil"/>
            </w:tcBorders>
            <w:shd w:val="clear" w:color="auto" w:fill="BDD7EE"/>
          </w:tcPr>
          <w:p w14:paraId="3A68EAF0" w14:textId="77777777" w:rsidR="00E43EF1" w:rsidRPr="00CB39A6" w:rsidRDefault="000E40D2">
            <w:pPr>
              <w:pStyle w:val="TableParagraph"/>
              <w:spacing w:before="55"/>
              <w:ind w:left="314" w:right="314"/>
              <w:jc w:val="center"/>
              <w:rPr>
                <w:sz w:val="16"/>
                <w:szCs w:val="16"/>
              </w:rPr>
            </w:pPr>
            <w:r w:rsidRPr="00CB39A6">
              <w:rPr>
                <w:sz w:val="16"/>
                <w:szCs w:val="16"/>
              </w:rPr>
              <w:t>$ 169,107.00</w:t>
            </w:r>
          </w:p>
        </w:tc>
        <w:tc>
          <w:tcPr>
            <w:tcW w:w="2184" w:type="dxa"/>
            <w:tcBorders>
              <w:top w:val="nil"/>
              <w:bottom w:val="nil"/>
              <w:right w:val="nil"/>
            </w:tcBorders>
            <w:shd w:val="clear" w:color="auto" w:fill="BDD7EE"/>
          </w:tcPr>
          <w:p w14:paraId="6609C2C4" w14:textId="77777777" w:rsidR="00E43EF1" w:rsidRPr="00CB39A6" w:rsidRDefault="000E40D2">
            <w:pPr>
              <w:pStyle w:val="TableParagraph"/>
              <w:spacing w:before="55"/>
              <w:ind w:left="312" w:right="312"/>
              <w:jc w:val="center"/>
              <w:rPr>
                <w:sz w:val="16"/>
                <w:szCs w:val="16"/>
              </w:rPr>
            </w:pPr>
            <w:r w:rsidRPr="00CB39A6">
              <w:rPr>
                <w:sz w:val="16"/>
                <w:szCs w:val="16"/>
              </w:rPr>
              <w:t>$ 169,107.00</w:t>
            </w:r>
          </w:p>
        </w:tc>
      </w:tr>
      <w:tr w:rsidR="00E43EF1" w14:paraId="2F90786F" w14:textId="77777777" w:rsidTr="00C1669D">
        <w:trPr>
          <w:trHeight w:val="909"/>
          <w:tblCellSpacing w:w="4" w:type="dxa"/>
        </w:trPr>
        <w:tc>
          <w:tcPr>
            <w:tcW w:w="1275" w:type="dxa"/>
            <w:tcBorders>
              <w:top w:val="nil"/>
              <w:left w:val="nil"/>
            </w:tcBorders>
            <w:shd w:val="clear" w:color="auto" w:fill="DDEBF6"/>
          </w:tcPr>
          <w:p w14:paraId="4FE0A618" w14:textId="77777777" w:rsidR="00E43EF1" w:rsidRPr="00CB39A6" w:rsidRDefault="000E40D2">
            <w:pPr>
              <w:pStyle w:val="TableParagraph"/>
              <w:spacing w:before="55"/>
              <w:jc w:val="center"/>
              <w:rPr>
                <w:b/>
                <w:sz w:val="16"/>
                <w:szCs w:val="16"/>
              </w:rPr>
            </w:pPr>
            <w:r w:rsidRPr="00CB39A6">
              <w:rPr>
                <w:b/>
                <w:sz w:val="16"/>
                <w:szCs w:val="16"/>
              </w:rPr>
              <w:t>1</w:t>
            </w:r>
          </w:p>
        </w:tc>
        <w:tc>
          <w:tcPr>
            <w:tcW w:w="1470" w:type="dxa"/>
            <w:tcBorders>
              <w:top w:val="nil"/>
            </w:tcBorders>
            <w:shd w:val="clear" w:color="auto" w:fill="DDEBF6"/>
          </w:tcPr>
          <w:p w14:paraId="7850D6BC" w14:textId="77777777" w:rsidR="00E43EF1" w:rsidRPr="00CB39A6" w:rsidRDefault="000E40D2">
            <w:pPr>
              <w:pStyle w:val="TableParagraph"/>
              <w:spacing w:before="55"/>
              <w:jc w:val="center"/>
              <w:rPr>
                <w:b/>
                <w:sz w:val="16"/>
                <w:szCs w:val="16"/>
              </w:rPr>
            </w:pPr>
            <w:r w:rsidRPr="00CB39A6">
              <w:rPr>
                <w:b/>
                <w:sz w:val="16"/>
                <w:szCs w:val="16"/>
              </w:rPr>
              <w:t>6</w:t>
            </w:r>
          </w:p>
        </w:tc>
        <w:tc>
          <w:tcPr>
            <w:tcW w:w="2193" w:type="dxa"/>
            <w:tcBorders>
              <w:top w:val="nil"/>
            </w:tcBorders>
            <w:shd w:val="clear" w:color="auto" w:fill="DDEBF6"/>
          </w:tcPr>
          <w:p w14:paraId="504AD957" w14:textId="3087DB96" w:rsidR="00E43EF1" w:rsidRPr="00CB39A6" w:rsidRDefault="000E40D2" w:rsidP="004D43CA">
            <w:pPr>
              <w:pStyle w:val="TableParagraph"/>
              <w:spacing w:before="55"/>
              <w:ind w:left="53"/>
              <w:rPr>
                <w:sz w:val="16"/>
                <w:szCs w:val="16"/>
              </w:rPr>
            </w:pPr>
            <w:r w:rsidRPr="00CB39A6">
              <w:rPr>
                <w:sz w:val="16"/>
                <w:szCs w:val="16"/>
              </w:rPr>
              <w:t xml:space="preserve">Kev txo </w:t>
            </w:r>
            <w:del w:id="4833" w:author="Khamsaolee Xainhiaxang" w:date="2021-07-08T22:09:00Z">
              <w:r w:rsidRPr="00CB39A6" w:rsidDel="004D43CA">
                <w:rPr>
                  <w:sz w:val="16"/>
                  <w:szCs w:val="16"/>
                </w:rPr>
                <w:delText>tus lej</w:delText>
              </w:r>
            </w:del>
            <w:ins w:id="4834" w:author="Khamsaolee Xainhiaxang" w:date="2021-07-08T22:09:00Z">
              <w:r w:rsidR="004D43CA">
                <w:rPr>
                  <w:sz w:val="16"/>
                  <w:szCs w:val="16"/>
                </w:rPr>
                <w:t>neeg kawm</w:t>
              </w:r>
            </w:ins>
            <w:r w:rsidRPr="00CB39A6">
              <w:rPr>
                <w:sz w:val="16"/>
                <w:szCs w:val="16"/>
              </w:rPr>
              <w:t xml:space="preserve"> hauv chav kawm</w:t>
            </w:r>
          </w:p>
        </w:tc>
        <w:tc>
          <w:tcPr>
            <w:tcW w:w="1522" w:type="dxa"/>
            <w:tcBorders>
              <w:top w:val="nil"/>
            </w:tcBorders>
            <w:shd w:val="clear" w:color="auto" w:fill="DDEBF6"/>
          </w:tcPr>
          <w:p w14:paraId="6280BFEF" w14:textId="54103948" w:rsidR="00E43EF1" w:rsidRPr="00CB39A6" w:rsidRDefault="00C1669D">
            <w:pPr>
              <w:pStyle w:val="TableParagraph"/>
              <w:spacing w:before="55"/>
              <w:ind w:left="157"/>
              <w:rPr>
                <w:sz w:val="16"/>
                <w:szCs w:val="16"/>
              </w:rPr>
            </w:pPr>
            <w:r w:rsidRPr="00CB39A6">
              <w:rPr>
                <w:sz w:val="16"/>
                <w:szCs w:val="16"/>
              </w:rPr>
              <w:t>Tx</w:t>
            </w:r>
            <w:r>
              <w:rPr>
                <w:sz w:val="16"/>
                <w:szCs w:val="16"/>
              </w:rPr>
              <w:t>h</w:t>
            </w:r>
            <w:r w:rsidRPr="00CB39A6">
              <w:rPr>
                <w:sz w:val="16"/>
                <w:szCs w:val="16"/>
              </w:rPr>
              <w:t>uas Nrho-LEA</w:t>
            </w:r>
          </w:p>
        </w:tc>
        <w:tc>
          <w:tcPr>
            <w:tcW w:w="2602" w:type="dxa"/>
            <w:tcBorders>
              <w:top w:val="nil"/>
            </w:tcBorders>
            <w:shd w:val="clear" w:color="auto" w:fill="DDEBF6"/>
          </w:tcPr>
          <w:p w14:paraId="00503228" w14:textId="078FE577" w:rsidR="00E43EF1" w:rsidRPr="00CB39A6" w:rsidRDefault="00CB39A6">
            <w:pPr>
              <w:pStyle w:val="TableParagraph"/>
              <w:spacing w:before="12" w:line="288" w:lineRule="exact"/>
              <w:ind w:left="144" w:right="402"/>
              <w:rPr>
                <w:sz w:val="16"/>
                <w:szCs w:val="16"/>
              </w:rPr>
            </w:pPr>
            <w:r w:rsidRPr="00CB39A6">
              <w:rPr>
                <w:sz w:val="16"/>
                <w:szCs w:val="16"/>
              </w:rPr>
              <w:t xml:space="preserve">Cov Kawm Lus Askiv Cov Hlua Uas Coj Los Tu Cov </w:t>
            </w:r>
            <w:del w:id="4835" w:author="Khamsaolee Xainhiaxang" w:date="2021-07-08T21:40:00Z">
              <w:r w:rsidRPr="00CB39A6" w:rsidDel="00624CA0">
                <w:rPr>
                  <w:sz w:val="16"/>
                  <w:szCs w:val="16"/>
                </w:rPr>
                <w:delText>Tau Nyiaj Tsawg</w:delText>
              </w:r>
            </w:del>
            <w:ins w:id="4836" w:author="Khamsaolee Xainhiaxang" w:date="2021-07-08T21:40:00Z">
              <w:r w:rsidR="00624CA0">
                <w:rPr>
                  <w:sz w:val="16"/>
                  <w:szCs w:val="16"/>
                </w:rPr>
                <w:t>Neeg Txom Nyem</w:t>
              </w:r>
            </w:ins>
          </w:p>
        </w:tc>
        <w:tc>
          <w:tcPr>
            <w:tcW w:w="1972" w:type="dxa"/>
            <w:tcBorders>
              <w:top w:val="nil"/>
            </w:tcBorders>
            <w:shd w:val="clear" w:color="auto" w:fill="DDEBF6"/>
          </w:tcPr>
          <w:p w14:paraId="1FA0E573" w14:textId="77777777" w:rsidR="00E43EF1" w:rsidRPr="00CB39A6" w:rsidRDefault="000E40D2">
            <w:pPr>
              <w:pStyle w:val="TableParagraph"/>
              <w:spacing w:before="55"/>
              <w:ind w:left="143"/>
              <w:rPr>
                <w:sz w:val="16"/>
                <w:szCs w:val="16"/>
              </w:rPr>
            </w:pPr>
            <w:r w:rsidRPr="00CB39A6">
              <w:rPr>
                <w:sz w:val="16"/>
                <w:szCs w:val="16"/>
              </w:rPr>
              <w:t>Txhua Lub Tsev Kawm</w:t>
            </w:r>
          </w:p>
        </w:tc>
        <w:tc>
          <w:tcPr>
            <w:tcW w:w="1882" w:type="dxa"/>
            <w:tcBorders>
              <w:top w:val="nil"/>
            </w:tcBorders>
            <w:shd w:val="clear" w:color="auto" w:fill="DDEBF6"/>
          </w:tcPr>
          <w:p w14:paraId="7A8F3A1A" w14:textId="77777777" w:rsidR="00E43EF1" w:rsidRPr="00CB39A6" w:rsidRDefault="000E40D2">
            <w:pPr>
              <w:pStyle w:val="TableParagraph"/>
              <w:spacing w:before="55"/>
              <w:ind w:left="314" w:right="314"/>
              <w:jc w:val="center"/>
              <w:rPr>
                <w:sz w:val="16"/>
                <w:szCs w:val="16"/>
              </w:rPr>
            </w:pPr>
            <w:r w:rsidRPr="00CB39A6">
              <w:rPr>
                <w:sz w:val="16"/>
                <w:szCs w:val="16"/>
              </w:rPr>
              <w:t>$ 14,058,220.00</w:t>
            </w:r>
          </w:p>
        </w:tc>
        <w:tc>
          <w:tcPr>
            <w:tcW w:w="2184" w:type="dxa"/>
            <w:tcBorders>
              <w:top w:val="nil"/>
              <w:right w:val="nil"/>
            </w:tcBorders>
            <w:shd w:val="clear" w:color="auto" w:fill="DDEBF6"/>
          </w:tcPr>
          <w:p w14:paraId="63B4F10D" w14:textId="77777777" w:rsidR="00E43EF1" w:rsidRPr="00CB39A6" w:rsidRDefault="000E40D2">
            <w:pPr>
              <w:pStyle w:val="TableParagraph"/>
              <w:spacing w:before="55"/>
              <w:ind w:left="312" w:right="312"/>
              <w:jc w:val="center"/>
              <w:rPr>
                <w:sz w:val="16"/>
                <w:szCs w:val="16"/>
              </w:rPr>
            </w:pPr>
            <w:r w:rsidRPr="00CB39A6">
              <w:rPr>
                <w:sz w:val="16"/>
                <w:szCs w:val="16"/>
              </w:rPr>
              <w:t>$ 14,058,220.00</w:t>
            </w:r>
          </w:p>
        </w:tc>
      </w:tr>
      <w:tr w:rsidR="00E43EF1" w14:paraId="67B4A3EE" w14:textId="77777777" w:rsidTr="00C1669D">
        <w:trPr>
          <w:trHeight w:val="911"/>
          <w:tblCellSpacing w:w="4" w:type="dxa"/>
        </w:trPr>
        <w:tc>
          <w:tcPr>
            <w:tcW w:w="1275" w:type="dxa"/>
            <w:tcBorders>
              <w:left w:val="nil"/>
              <w:bottom w:val="nil"/>
            </w:tcBorders>
            <w:shd w:val="clear" w:color="auto" w:fill="BDD7EE"/>
          </w:tcPr>
          <w:p w14:paraId="546905B3" w14:textId="77777777" w:rsidR="00E43EF1" w:rsidRPr="00CB39A6" w:rsidRDefault="000E40D2">
            <w:pPr>
              <w:pStyle w:val="TableParagraph"/>
              <w:spacing w:before="58"/>
              <w:jc w:val="center"/>
              <w:rPr>
                <w:b/>
                <w:sz w:val="16"/>
                <w:szCs w:val="16"/>
              </w:rPr>
            </w:pPr>
            <w:r w:rsidRPr="00CB39A6">
              <w:rPr>
                <w:b/>
                <w:sz w:val="16"/>
                <w:szCs w:val="16"/>
              </w:rPr>
              <w:t>1</w:t>
            </w:r>
          </w:p>
        </w:tc>
        <w:tc>
          <w:tcPr>
            <w:tcW w:w="1470" w:type="dxa"/>
            <w:tcBorders>
              <w:bottom w:val="nil"/>
            </w:tcBorders>
            <w:shd w:val="clear" w:color="auto" w:fill="BDD7EE"/>
          </w:tcPr>
          <w:p w14:paraId="5C0C99E3" w14:textId="1A6E7B4F" w:rsidR="00E43EF1" w:rsidRPr="00CB39A6" w:rsidRDefault="000E40D2">
            <w:pPr>
              <w:pStyle w:val="TableParagraph"/>
              <w:spacing w:before="58"/>
              <w:jc w:val="center"/>
              <w:rPr>
                <w:b/>
                <w:sz w:val="16"/>
                <w:szCs w:val="16"/>
              </w:rPr>
            </w:pPr>
            <w:r w:rsidRPr="00CB39A6">
              <w:rPr>
                <w:b/>
                <w:sz w:val="16"/>
                <w:szCs w:val="16"/>
              </w:rPr>
              <w:t>7</w:t>
            </w:r>
          </w:p>
        </w:tc>
        <w:tc>
          <w:tcPr>
            <w:tcW w:w="2193" w:type="dxa"/>
            <w:tcBorders>
              <w:bottom w:val="nil"/>
            </w:tcBorders>
            <w:shd w:val="clear" w:color="auto" w:fill="BDD7EE"/>
          </w:tcPr>
          <w:p w14:paraId="6A788EF3" w14:textId="06FF8E93" w:rsidR="00E43EF1" w:rsidRPr="00CB39A6" w:rsidRDefault="000E40D2">
            <w:pPr>
              <w:pStyle w:val="TableParagraph"/>
              <w:spacing w:before="58"/>
              <w:ind w:left="53" w:right="119"/>
              <w:rPr>
                <w:sz w:val="16"/>
                <w:szCs w:val="16"/>
              </w:rPr>
            </w:pPr>
            <w:del w:id="4837" w:author="Khamsaolee Xainhiaxang" w:date="2021-07-08T22:09:00Z">
              <w:r w:rsidRPr="00CB39A6" w:rsidDel="001B15DC">
                <w:rPr>
                  <w:sz w:val="16"/>
                  <w:szCs w:val="16"/>
                </w:rPr>
                <w:delText xml:space="preserve">SS </w:delText>
              </w:r>
            </w:del>
            <w:r w:rsidRPr="00CB39A6">
              <w:rPr>
                <w:sz w:val="16"/>
                <w:szCs w:val="16"/>
              </w:rPr>
              <w:t>Txhawb Kev Kawm</w:t>
            </w:r>
            <w:ins w:id="4838" w:author="Khamsaolee Xainhiaxang" w:date="2021-07-08T22:10:00Z">
              <w:r w:rsidR="001B15DC" w:rsidRPr="00CB39A6">
                <w:rPr>
                  <w:sz w:val="16"/>
                  <w:szCs w:val="16"/>
                </w:rPr>
                <w:t xml:space="preserve"> SS</w:t>
              </w:r>
            </w:ins>
            <w:r w:rsidRPr="00CB39A6">
              <w:rPr>
                <w:sz w:val="16"/>
                <w:szCs w:val="16"/>
              </w:rPr>
              <w:t>, Qhia Kev Kawm Tom Qab Lawb Ntawv thiab</w:t>
            </w:r>
            <w:r w:rsidR="004435B7" w:rsidRPr="00CB39A6">
              <w:rPr>
                <w:sz w:val="16"/>
                <w:szCs w:val="16"/>
              </w:rPr>
              <w:t xml:space="preserve"> AG</w:t>
            </w:r>
            <w:r w:rsidRPr="00CB39A6">
              <w:rPr>
                <w:sz w:val="16"/>
                <w:szCs w:val="16"/>
              </w:rPr>
              <w:t xml:space="preserve"> Chav Kawm </w:t>
            </w:r>
          </w:p>
        </w:tc>
        <w:tc>
          <w:tcPr>
            <w:tcW w:w="1522" w:type="dxa"/>
            <w:tcBorders>
              <w:bottom w:val="nil"/>
            </w:tcBorders>
            <w:shd w:val="clear" w:color="auto" w:fill="BDD7EE"/>
          </w:tcPr>
          <w:p w14:paraId="2E10F94A" w14:textId="5797AD07" w:rsidR="00E43EF1" w:rsidRPr="00CB39A6" w:rsidRDefault="00C1669D">
            <w:pPr>
              <w:pStyle w:val="TableParagraph"/>
              <w:spacing w:before="58"/>
              <w:ind w:left="157"/>
              <w:rPr>
                <w:sz w:val="16"/>
                <w:szCs w:val="16"/>
              </w:rPr>
            </w:pPr>
            <w:r w:rsidRPr="00CB39A6">
              <w:rPr>
                <w:sz w:val="16"/>
                <w:szCs w:val="16"/>
              </w:rPr>
              <w:t>Tx</w:t>
            </w:r>
            <w:r>
              <w:rPr>
                <w:sz w:val="16"/>
                <w:szCs w:val="16"/>
              </w:rPr>
              <w:t>h</w:t>
            </w:r>
            <w:r w:rsidRPr="00CB39A6">
              <w:rPr>
                <w:sz w:val="16"/>
                <w:szCs w:val="16"/>
              </w:rPr>
              <w:t>uas Nrho-LEA</w:t>
            </w:r>
          </w:p>
        </w:tc>
        <w:tc>
          <w:tcPr>
            <w:tcW w:w="2602" w:type="dxa"/>
            <w:tcBorders>
              <w:bottom w:val="nil"/>
            </w:tcBorders>
            <w:shd w:val="clear" w:color="auto" w:fill="BDD7EE"/>
          </w:tcPr>
          <w:p w14:paraId="5C384CC5" w14:textId="714DDC4C" w:rsidR="00E43EF1" w:rsidRPr="00CB39A6" w:rsidRDefault="00CB39A6">
            <w:pPr>
              <w:pStyle w:val="TableParagraph"/>
              <w:spacing w:before="8" w:line="280" w:lineRule="atLeast"/>
              <w:ind w:left="144" w:right="402"/>
              <w:rPr>
                <w:sz w:val="16"/>
                <w:szCs w:val="16"/>
              </w:rPr>
            </w:pPr>
            <w:r w:rsidRPr="00CB39A6">
              <w:rPr>
                <w:sz w:val="16"/>
                <w:szCs w:val="16"/>
              </w:rPr>
              <w:t xml:space="preserve">Cov Kawm Lus Askiv Cov Hlua Uas Coj Los Tu Cov </w:t>
            </w:r>
            <w:del w:id="4839" w:author="Khamsaolee Xainhiaxang" w:date="2021-07-08T21:40:00Z">
              <w:r w:rsidRPr="00CB39A6" w:rsidDel="00624CA0">
                <w:rPr>
                  <w:sz w:val="16"/>
                  <w:szCs w:val="16"/>
                </w:rPr>
                <w:delText>Tau Nyiaj Tsawg</w:delText>
              </w:r>
            </w:del>
            <w:ins w:id="4840" w:author="Khamsaolee Xainhiaxang" w:date="2021-07-08T21:40:00Z">
              <w:r w:rsidR="00624CA0">
                <w:rPr>
                  <w:sz w:val="16"/>
                  <w:szCs w:val="16"/>
                </w:rPr>
                <w:t>Neeg Txom Nyem</w:t>
              </w:r>
            </w:ins>
          </w:p>
        </w:tc>
        <w:tc>
          <w:tcPr>
            <w:tcW w:w="1972" w:type="dxa"/>
            <w:tcBorders>
              <w:bottom w:val="nil"/>
            </w:tcBorders>
            <w:shd w:val="clear" w:color="auto" w:fill="BDD7EE"/>
          </w:tcPr>
          <w:p w14:paraId="76E606F1" w14:textId="77777777" w:rsidR="00E43EF1" w:rsidRPr="00CB39A6" w:rsidRDefault="000E40D2">
            <w:pPr>
              <w:pStyle w:val="TableParagraph"/>
              <w:spacing w:before="58"/>
              <w:ind w:left="143"/>
              <w:rPr>
                <w:sz w:val="16"/>
                <w:szCs w:val="16"/>
              </w:rPr>
            </w:pPr>
            <w:r w:rsidRPr="00CB39A6">
              <w:rPr>
                <w:sz w:val="16"/>
                <w:szCs w:val="16"/>
              </w:rPr>
              <w:t>Txhua Lub Tsev Kawm</w:t>
            </w:r>
          </w:p>
        </w:tc>
        <w:tc>
          <w:tcPr>
            <w:tcW w:w="1882" w:type="dxa"/>
            <w:tcBorders>
              <w:bottom w:val="nil"/>
            </w:tcBorders>
            <w:shd w:val="clear" w:color="auto" w:fill="BDD7EE"/>
          </w:tcPr>
          <w:p w14:paraId="71A54289" w14:textId="77777777" w:rsidR="00E43EF1" w:rsidRPr="00CB39A6" w:rsidRDefault="000E40D2">
            <w:pPr>
              <w:pStyle w:val="TableParagraph"/>
              <w:spacing w:before="58"/>
              <w:ind w:left="314" w:right="314"/>
              <w:jc w:val="center"/>
              <w:rPr>
                <w:sz w:val="16"/>
                <w:szCs w:val="16"/>
              </w:rPr>
            </w:pPr>
            <w:r w:rsidRPr="00CB39A6">
              <w:rPr>
                <w:sz w:val="16"/>
                <w:szCs w:val="16"/>
              </w:rPr>
              <w:t>$ 240,589.00</w:t>
            </w:r>
          </w:p>
        </w:tc>
        <w:tc>
          <w:tcPr>
            <w:tcW w:w="2184" w:type="dxa"/>
            <w:tcBorders>
              <w:bottom w:val="nil"/>
              <w:right w:val="nil"/>
            </w:tcBorders>
            <w:shd w:val="clear" w:color="auto" w:fill="BDD7EE"/>
          </w:tcPr>
          <w:p w14:paraId="6BF66CB1" w14:textId="77777777" w:rsidR="00E43EF1" w:rsidRPr="00CB39A6" w:rsidRDefault="000E40D2">
            <w:pPr>
              <w:pStyle w:val="TableParagraph"/>
              <w:spacing w:before="58"/>
              <w:ind w:left="312" w:right="312"/>
              <w:jc w:val="center"/>
              <w:rPr>
                <w:sz w:val="16"/>
                <w:szCs w:val="16"/>
              </w:rPr>
            </w:pPr>
            <w:r w:rsidRPr="00CB39A6">
              <w:rPr>
                <w:sz w:val="16"/>
                <w:szCs w:val="16"/>
              </w:rPr>
              <w:t>$ 2,293,292.00</w:t>
            </w:r>
          </w:p>
        </w:tc>
      </w:tr>
    </w:tbl>
    <w:p w14:paraId="1801D561" w14:textId="77777777" w:rsidR="00E43EF1" w:rsidRDefault="00E43EF1">
      <w:pPr>
        <w:jc w:val="center"/>
        <w:rPr>
          <w:sz w:val="20"/>
        </w:rPr>
        <w:sectPr w:rsidR="00E43EF1">
          <w:pgSz w:w="15840" w:h="12240" w:orient="landscape"/>
          <w:pgMar w:top="840" w:right="120" w:bottom="480" w:left="120" w:header="0" w:footer="284" w:gutter="0"/>
          <w:cols w:space="720"/>
        </w:sectPr>
      </w:pPr>
    </w:p>
    <w:tbl>
      <w:tblPr>
        <w:tblW w:w="0" w:type="auto"/>
        <w:tblInd w:w="257"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1183"/>
        <w:gridCol w:w="990"/>
        <w:gridCol w:w="2250"/>
        <w:gridCol w:w="2250"/>
        <w:gridCol w:w="2790"/>
        <w:gridCol w:w="1890"/>
        <w:gridCol w:w="1800"/>
        <w:gridCol w:w="1947"/>
        <w:tblGridChange w:id="4841">
          <w:tblGrid>
            <w:gridCol w:w="56"/>
            <w:gridCol w:w="1127"/>
            <w:gridCol w:w="56"/>
            <w:gridCol w:w="934"/>
            <w:gridCol w:w="56"/>
            <w:gridCol w:w="2194"/>
            <w:gridCol w:w="56"/>
            <w:gridCol w:w="2194"/>
            <w:gridCol w:w="56"/>
            <w:gridCol w:w="2734"/>
            <w:gridCol w:w="56"/>
            <w:gridCol w:w="1834"/>
            <w:gridCol w:w="56"/>
            <w:gridCol w:w="1744"/>
            <w:gridCol w:w="56"/>
            <w:gridCol w:w="1891"/>
            <w:gridCol w:w="56"/>
          </w:tblGrid>
        </w:tblGridChange>
      </w:tblGrid>
      <w:tr w:rsidR="0055153F" w14:paraId="580576B7" w14:textId="77777777" w:rsidTr="009D08FF">
        <w:trPr>
          <w:trHeight w:val="515"/>
        </w:trPr>
        <w:tc>
          <w:tcPr>
            <w:tcW w:w="1183" w:type="dxa"/>
            <w:tcBorders>
              <w:top w:val="nil"/>
              <w:left w:val="nil"/>
              <w:right w:val="single" w:sz="4" w:space="0" w:color="FFFFFF"/>
            </w:tcBorders>
            <w:shd w:val="clear" w:color="auto" w:fill="1F4E79"/>
          </w:tcPr>
          <w:p w14:paraId="19639DA4" w14:textId="5196CACB" w:rsidR="00E42122" w:rsidRPr="0055153F" w:rsidRDefault="00E42122" w:rsidP="00E42122">
            <w:pPr>
              <w:pStyle w:val="TableParagraph"/>
              <w:spacing w:before="173"/>
              <w:ind w:left="392" w:right="392"/>
              <w:jc w:val="center"/>
              <w:rPr>
                <w:b/>
                <w:sz w:val="14"/>
                <w:szCs w:val="14"/>
              </w:rPr>
            </w:pPr>
            <w:r w:rsidRPr="0055153F">
              <w:rPr>
                <w:b/>
                <w:color w:val="FFFFFF"/>
                <w:sz w:val="14"/>
                <w:szCs w:val="14"/>
              </w:rPr>
              <w:lastRenderedPageBreak/>
              <w:t>Lub Hom Phiaj</w:t>
            </w:r>
          </w:p>
        </w:tc>
        <w:tc>
          <w:tcPr>
            <w:tcW w:w="990" w:type="dxa"/>
            <w:tcBorders>
              <w:top w:val="nil"/>
              <w:left w:val="single" w:sz="4" w:space="0" w:color="FFFFFF"/>
              <w:right w:val="single" w:sz="4" w:space="0" w:color="FFFFFF"/>
            </w:tcBorders>
            <w:shd w:val="clear" w:color="auto" w:fill="1F4E79"/>
          </w:tcPr>
          <w:p w14:paraId="1DA36749" w14:textId="7FC2611A" w:rsidR="00E42122" w:rsidRPr="0055153F" w:rsidRDefault="00E42122" w:rsidP="00E42122">
            <w:pPr>
              <w:pStyle w:val="TableParagraph"/>
              <w:spacing w:before="173"/>
              <w:ind w:left="315" w:right="315"/>
              <w:jc w:val="center"/>
              <w:rPr>
                <w:b/>
                <w:sz w:val="14"/>
                <w:szCs w:val="14"/>
              </w:rPr>
            </w:pPr>
            <w:r w:rsidRPr="0055153F">
              <w:rPr>
                <w:b/>
                <w:color w:val="FFFFFF"/>
                <w:sz w:val="14"/>
                <w:szCs w:val="14"/>
              </w:rPr>
              <w:t>Kev Ua #</w:t>
            </w:r>
          </w:p>
        </w:tc>
        <w:tc>
          <w:tcPr>
            <w:tcW w:w="2250" w:type="dxa"/>
            <w:tcBorders>
              <w:top w:val="nil"/>
              <w:left w:val="single" w:sz="4" w:space="0" w:color="FFFFFF"/>
              <w:right w:val="single" w:sz="4" w:space="0" w:color="FFFFFF"/>
            </w:tcBorders>
            <w:shd w:val="clear" w:color="auto" w:fill="1F4E79"/>
          </w:tcPr>
          <w:p w14:paraId="20BE12AB" w14:textId="478DEAD3" w:rsidR="00E42122" w:rsidRPr="0055153F" w:rsidRDefault="00E42122" w:rsidP="00E42122">
            <w:pPr>
              <w:pStyle w:val="TableParagraph"/>
              <w:spacing w:before="173"/>
              <w:ind w:left="480"/>
              <w:rPr>
                <w:b/>
                <w:sz w:val="14"/>
                <w:szCs w:val="14"/>
              </w:rPr>
            </w:pPr>
            <w:del w:id="4842" w:author="Khamsaolee Xainhiaxang" w:date="2021-07-08T22:12:00Z">
              <w:r w:rsidRPr="0055153F" w:rsidDel="00540FF7">
                <w:rPr>
                  <w:b/>
                  <w:color w:val="FFFFFF"/>
                  <w:sz w:val="14"/>
                  <w:szCs w:val="14"/>
                </w:rPr>
                <w:delText>Nqe Kev Ua Ntsiab lus</w:delText>
              </w:r>
            </w:del>
            <w:ins w:id="4843" w:author="Khamsaolee Xainhiaxang" w:date="2021-07-08T22:12:00Z">
              <w:r w:rsidR="00540FF7">
                <w:rPr>
                  <w:b/>
                  <w:color w:val="FFFFFF"/>
                  <w:sz w:val="14"/>
                  <w:szCs w:val="14"/>
                </w:rPr>
                <w:t>Yam Uas Yuav Ua</w:t>
              </w:r>
            </w:ins>
          </w:p>
        </w:tc>
        <w:tc>
          <w:tcPr>
            <w:tcW w:w="2250" w:type="dxa"/>
            <w:tcBorders>
              <w:top w:val="nil"/>
              <w:left w:val="single" w:sz="4" w:space="0" w:color="FFFFFF"/>
              <w:right w:val="single" w:sz="4" w:space="0" w:color="FFFFFF"/>
            </w:tcBorders>
            <w:shd w:val="clear" w:color="auto" w:fill="1F4E79"/>
          </w:tcPr>
          <w:p w14:paraId="36DEF7F9" w14:textId="0CD45899" w:rsidR="00E42122" w:rsidRPr="0055153F" w:rsidRDefault="00E42122" w:rsidP="00E42122">
            <w:pPr>
              <w:pStyle w:val="TableParagraph"/>
              <w:spacing w:before="58"/>
              <w:ind w:left="309" w:right="309"/>
              <w:jc w:val="center"/>
              <w:rPr>
                <w:b/>
                <w:sz w:val="14"/>
                <w:szCs w:val="14"/>
              </w:rPr>
            </w:pPr>
            <w:r w:rsidRPr="0055153F">
              <w:rPr>
                <w:b/>
                <w:color w:val="FFFFFF"/>
                <w:sz w:val="14"/>
                <w:szCs w:val="14"/>
              </w:rPr>
              <w:t>Tsaj Tsam</w:t>
            </w:r>
          </w:p>
        </w:tc>
        <w:tc>
          <w:tcPr>
            <w:tcW w:w="2790" w:type="dxa"/>
            <w:tcBorders>
              <w:top w:val="nil"/>
              <w:left w:val="single" w:sz="4" w:space="0" w:color="FFFFFF"/>
              <w:right w:val="single" w:sz="4" w:space="0" w:color="FFFFFF"/>
            </w:tcBorders>
            <w:shd w:val="clear" w:color="auto" w:fill="1F4E79"/>
          </w:tcPr>
          <w:p w14:paraId="22DBDABC" w14:textId="68CBB7D4" w:rsidR="00E42122" w:rsidRPr="0055153F" w:rsidRDefault="00E42122" w:rsidP="00540FF7">
            <w:pPr>
              <w:pStyle w:val="TableParagraph"/>
              <w:spacing w:before="58" w:line="230" w:lineRule="atLeast"/>
              <w:ind w:left="202" w:right="183" w:firstLine="188"/>
              <w:rPr>
                <w:b/>
                <w:sz w:val="14"/>
                <w:szCs w:val="14"/>
              </w:rPr>
            </w:pPr>
            <w:r w:rsidRPr="0055153F">
              <w:rPr>
                <w:b/>
                <w:color w:val="FFFFFF"/>
                <w:sz w:val="14"/>
                <w:szCs w:val="14"/>
              </w:rPr>
              <w:t xml:space="preserve">Pab Pawg Tub Ntxhais Kawm Uas Tsis </w:t>
            </w:r>
            <w:del w:id="4844" w:author="Khamsaolee Xainhiaxang" w:date="2021-07-08T22:13:00Z">
              <w:r w:rsidRPr="0055153F" w:rsidDel="00540FF7">
                <w:rPr>
                  <w:b/>
                  <w:color w:val="FFFFFF"/>
                  <w:sz w:val="14"/>
                  <w:szCs w:val="14"/>
                </w:rPr>
                <w:delText>Txaus Siab</w:delText>
              </w:r>
            </w:del>
            <w:ins w:id="4845" w:author="Khamsaolee Xainhiaxang" w:date="2021-07-08T22:13:00Z">
              <w:r w:rsidR="00540FF7">
                <w:rPr>
                  <w:b/>
                  <w:color w:val="FFFFFF"/>
                  <w:sz w:val="14"/>
                  <w:szCs w:val="14"/>
                </w:rPr>
                <w:t>Raug Xam</w:t>
              </w:r>
            </w:ins>
          </w:p>
        </w:tc>
        <w:tc>
          <w:tcPr>
            <w:tcW w:w="1890" w:type="dxa"/>
            <w:tcBorders>
              <w:top w:val="nil"/>
              <w:left w:val="single" w:sz="4" w:space="0" w:color="FFFFFF"/>
              <w:right w:val="single" w:sz="4" w:space="0" w:color="FFFFFF"/>
            </w:tcBorders>
            <w:shd w:val="clear" w:color="auto" w:fill="1F4E79"/>
          </w:tcPr>
          <w:p w14:paraId="67631884" w14:textId="282CBAB7" w:rsidR="00E42122" w:rsidRPr="0055153F" w:rsidRDefault="0055153F" w:rsidP="0055153F">
            <w:pPr>
              <w:pStyle w:val="TableParagraph"/>
              <w:spacing w:before="58"/>
              <w:rPr>
                <w:b/>
                <w:sz w:val="14"/>
                <w:szCs w:val="14"/>
              </w:rPr>
            </w:pPr>
            <w:r w:rsidRPr="0055153F">
              <w:rPr>
                <w:b/>
                <w:color w:val="FFFFFF"/>
                <w:sz w:val="14"/>
                <w:szCs w:val="14"/>
              </w:rPr>
              <w:t xml:space="preserve">   </w:t>
            </w:r>
            <w:r w:rsidR="00E42122" w:rsidRPr="0055153F">
              <w:rPr>
                <w:b/>
                <w:color w:val="FFFFFF"/>
                <w:sz w:val="14"/>
                <w:szCs w:val="14"/>
              </w:rPr>
              <w:t>Qhov chaw nyob</w:t>
            </w:r>
          </w:p>
        </w:tc>
        <w:tc>
          <w:tcPr>
            <w:tcW w:w="1800" w:type="dxa"/>
            <w:tcBorders>
              <w:top w:val="nil"/>
              <w:left w:val="single" w:sz="4" w:space="0" w:color="FFFFFF"/>
              <w:right w:val="single" w:sz="4" w:space="0" w:color="FFFFFF"/>
            </w:tcBorders>
            <w:shd w:val="clear" w:color="auto" w:fill="1F4E79"/>
          </w:tcPr>
          <w:p w14:paraId="5FB05EF6" w14:textId="1696C5C3" w:rsidR="00E42122" w:rsidRPr="0055153F" w:rsidRDefault="00E42122" w:rsidP="00E42122">
            <w:pPr>
              <w:pStyle w:val="TableParagraph"/>
              <w:spacing w:before="173"/>
              <w:ind w:right="439"/>
              <w:jc w:val="right"/>
              <w:rPr>
                <w:b/>
                <w:sz w:val="14"/>
                <w:szCs w:val="14"/>
              </w:rPr>
            </w:pPr>
            <w:r w:rsidRPr="0055153F">
              <w:rPr>
                <w:b/>
                <w:color w:val="FFFFFF"/>
                <w:sz w:val="14"/>
                <w:szCs w:val="14"/>
              </w:rPr>
              <w:t>LCFF Pob Nyiaj</w:t>
            </w:r>
          </w:p>
        </w:tc>
        <w:tc>
          <w:tcPr>
            <w:tcW w:w="1947" w:type="dxa"/>
            <w:tcBorders>
              <w:top w:val="nil"/>
              <w:left w:val="single" w:sz="4" w:space="0" w:color="FFFFFF"/>
              <w:right w:val="nil"/>
            </w:tcBorders>
            <w:shd w:val="clear" w:color="auto" w:fill="1F4E79"/>
          </w:tcPr>
          <w:p w14:paraId="0C37E97F" w14:textId="3924BE7D" w:rsidR="00E42122" w:rsidRPr="0055153F" w:rsidRDefault="00E42122" w:rsidP="00E42122">
            <w:pPr>
              <w:pStyle w:val="TableParagraph"/>
              <w:spacing w:before="173"/>
              <w:ind w:left="458"/>
              <w:rPr>
                <w:b/>
                <w:sz w:val="14"/>
                <w:szCs w:val="14"/>
              </w:rPr>
            </w:pPr>
            <w:r w:rsidRPr="0055153F">
              <w:rPr>
                <w:b/>
                <w:color w:val="FFFFFF"/>
                <w:sz w:val="14"/>
                <w:szCs w:val="14"/>
              </w:rPr>
              <w:t>Tag Nrho Pob Nyaij</w:t>
            </w:r>
          </w:p>
        </w:tc>
      </w:tr>
      <w:tr w:rsidR="00E43EF1" w14:paraId="3DE35995" w14:textId="77777777" w:rsidTr="009D08FF">
        <w:trPr>
          <w:trHeight w:val="772"/>
        </w:trPr>
        <w:tc>
          <w:tcPr>
            <w:tcW w:w="1183" w:type="dxa"/>
            <w:tcBorders>
              <w:left w:val="nil"/>
              <w:bottom w:val="single" w:sz="4" w:space="0" w:color="FFFFFF"/>
              <w:right w:val="single" w:sz="4" w:space="0" w:color="FFFFFF"/>
            </w:tcBorders>
            <w:shd w:val="clear" w:color="auto" w:fill="DDEBF6"/>
          </w:tcPr>
          <w:p w14:paraId="64A8328E" w14:textId="77777777" w:rsidR="00E43EF1" w:rsidRPr="0055153F" w:rsidRDefault="000E40D2">
            <w:pPr>
              <w:pStyle w:val="TableParagraph"/>
              <w:spacing w:before="53"/>
              <w:jc w:val="center"/>
              <w:rPr>
                <w:b/>
                <w:sz w:val="14"/>
                <w:szCs w:val="14"/>
              </w:rPr>
            </w:pPr>
            <w:r w:rsidRPr="0055153F">
              <w:rPr>
                <w:b/>
                <w:sz w:val="14"/>
                <w:szCs w:val="14"/>
              </w:rPr>
              <w:t>1</w:t>
            </w:r>
          </w:p>
        </w:tc>
        <w:tc>
          <w:tcPr>
            <w:tcW w:w="990" w:type="dxa"/>
            <w:tcBorders>
              <w:left w:val="single" w:sz="4" w:space="0" w:color="FFFFFF"/>
              <w:bottom w:val="single" w:sz="4" w:space="0" w:color="FFFFFF"/>
              <w:right w:val="single" w:sz="4" w:space="0" w:color="FFFFFF"/>
            </w:tcBorders>
            <w:shd w:val="clear" w:color="auto" w:fill="DDEBF6"/>
          </w:tcPr>
          <w:p w14:paraId="23A856E4" w14:textId="77777777" w:rsidR="00E43EF1" w:rsidRPr="0055153F" w:rsidRDefault="000E40D2">
            <w:pPr>
              <w:pStyle w:val="TableParagraph"/>
              <w:spacing w:before="53"/>
              <w:jc w:val="center"/>
              <w:rPr>
                <w:b/>
                <w:sz w:val="14"/>
                <w:szCs w:val="14"/>
              </w:rPr>
            </w:pPr>
            <w:r w:rsidRPr="0055153F">
              <w:rPr>
                <w:b/>
                <w:sz w:val="14"/>
                <w:szCs w:val="14"/>
              </w:rPr>
              <w:t>8</w:t>
            </w:r>
          </w:p>
        </w:tc>
        <w:tc>
          <w:tcPr>
            <w:tcW w:w="2250" w:type="dxa"/>
            <w:tcBorders>
              <w:left w:val="single" w:sz="4" w:space="0" w:color="FFFFFF"/>
              <w:bottom w:val="single" w:sz="4" w:space="0" w:color="FFFFFF"/>
              <w:right w:val="single" w:sz="4" w:space="0" w:color="FFFFFF"/>
            </w:tcBorders>
            <w:shd w:val="clear" w:color="auto" w:fill="DDEBF6"/>
          </w:tcPr>
          <w:p w14:paraId="0C1A327C" w14:textId="4820DBE8" w:rsidR="00E43EF1" w:rsidRPr="0055153F" w:rsidRDefault="000E40D2">
            <w:pPr>
              <w:pStyle w:val="TableParagraph"/>
              <w:spacing w:before="53"/>
              <w:ind w:left="53"/>
              <w:rPr>
                <w:sz w:val="14"/>
                <w:szCs w:val="14"/>
              </w:rPr>
            </w:pPr>
            <w:r w:rsidRPr="0055153F">
              <w:rPr>
                <w:sz w:val="14"/>
                <w:szCs w:val="14"/>
              </w:rPr>
              <w:t xml:space="preserve">Cov Hluas </w:t>
            </w:r>
            <w:r w:rsidR="009C746D" w:rsidRPr="0055153F">
              <w:rPr>
                <w:sz w:val="14"/>
                <w:szCs w:val="14"/>
              </w:rPr>
              <w:t xml:space="preserve">Uas </w:t>
            </w:r>
            <w:ins w:id="4846" w:author="Khamsaolee Xainhiaxang" w:date="2021-07-08T22:11:00Z">
              <w:r w:rsidR="00F94D42">
                <w:rPr>
                  <w:sz w:val="14"/>
                  <w:szCs w:val="14"/>
                </w:rPr>
                <w:t xml:space="preserve">Raug </w:t>
              </w:r>
            </w:ins>
            <w:r w:rsidR="009C746D" w:rsidRPr="0055153F">
              <w:rPr>
                <w:sz w:val="14"/>
                <w:szCs w:val="14"/>
              </w:rPr>
              <w:t>Coj Los Tu</w:t>
            </w:r>
          </w:p>
        </w:tc>
        <w:tc>
          <w:tcPr>
            <w:tcW w:w="2250" w:type="dxa"/>
            <w:tcBorders>
              <w:left w:val="single" w:sz="4" w:space="0" w:color="FFFFFF"/>
              <w:bottom w:val="single" w:sz="4" w:space="0" w:color="FFFFFF"/>
              <w:right w:val="single" w:sz="4" w:space="0" w:color="FFFFFF"/>
            </w:tcBorders>
            <w:shd w:val="clear" w:color="auto" w:fill="DDEBF6"/>
          </w:tcPr>
          <w:p w14:paraId="640F87BA" w14:textId="1C33DAB5" w:rsidR="00E43EF1" w:rsidRPr="0055153F" w:rsidRDefault="000E40D2" w:rsidP="00F94D42">
            <w:pPr>
              <w:pStyle w:val="TableParagraph"/>
              <w:spacing w:before="53"/>
              <w:ind w:left="157" w:right="338"/>
              <w:rPr>
                <w:sz w:val="14"/>
                <w:szCs w:val="14"/>
              </w:rPr>
            </w:pPr>
            <w:r w:rsidRPr="0055153F">
              <w:rPr>
                <w:sz w:val="14"/>
                <w:szCs w:val="14"/>
              </w:rPr>
              <w:t xml:space="preserve">Tsuas pub rau Pab Pawg </w:t>
            </w:r>
            <w:r w:rsidR="00261119" w:rsidRPr="0055153F">
              <w:rPr>
                <w:sz w:val="14"/>
                <w:szCs w:val="14"/>
              </w:rPr>
              <w:t>tub ntxhais</w:t>
            </w:r>
            <w:r w:rsidRPr="0055153F">
              <w:rPr>
                <w:sz w:val="14"/>
                <w:szCs w:val="14"/>
              </w:rPr>
              <w:t xml:space="preserve"> Kawm Uas Tsis </w:t>
            </w:r>
            <w:del w:id="4847" w:author="Khamsaolee Xainhiaxang" w:date="2021-07-08T22:11:00Z">
              <w:r w:rsidRPr="0055153F" w:rsidDel="00F94D42">
                <w:rPr>
                  <w:sz w:val="14"/>
                  <w:szCs w:val="14"/>
                </w:rPr>
                <w:delText>N</w:delText>
              </w:r>
            </w:del>
            <w:ins w:id="4848" w:author="Khamsaolee Xainhiaxang" w:date="2021-07-08T22:11:00Z">
              <w:r w:rsidR="00F94D42">
                <w:rPr>
                  <w:sz w:val="14"/>
                  <w:szCs w:val="14"/>
                </w:rPr>
                <w:t>R</w:t>
              </w:r>
            </w:ins>
            <w:del w:id="4849" w:author="Khamsaolee Xainhiaxang" w:date="2021-07-08T22:11:00Z">
              <w:r w:rsidRPr="0055153F" w:rsidDel="00F94D42">
                <w:rPr>
                  <w:sz w:val="14"/>
                  <w:szCs w:val="14"/>
                </w:rPr>
                <w:delText>ro</w:delText>
              </w:r>
            </w:del>
            <w:ins w:id="4850" w:author="Khamsaolee Xainhiaxang" w:date="2021-07-08T22:11:00Z">
              <w:r w:rsidR="00F94D42">
                <w:rPr>
                  <w:sz w:val="14"/>
                  <w:szCs w:val="14"/>
                </w:rPr>
                <w:t>au</w:t>
              </w:r>
            </w:ins>
            <w:r w:rsidRPr="0055153F">
              <w:rPr>
                <w:sz w:val="14"/>
                <w:szCs w:val="14"/>
              </w:rPr>
              <w:t>g</w:t>
            </w:r>
            <w:ins w:id="4851" w:author="Khamsaolee Xainhiaxang" w:date="2021-07-08T22:11:00Z">
              <w:r w:rsidR="00F94D42">
                <w:rPr>
                  <w:sz w:val="14"/>
                  <w:szCs w:val="14"/>
                </w:rPr>
                <w:t xml:space="preserve"> Xam</w:t>
              </w:r>
            </w:ins>
          </w:p>
        </w:tc>
        <w:tc>
          <w:tcPr>
            <w:tcW w:w="2790" w:type="dxa"/>
            <w:tcBorders>
              <w:left w:val="single" w:sz="4" w:space="0" w:color="FFFFFF"/>
              <w:bottom w:val="single" w:sz="4" w:space="0" w:color="FFFFFF"/>
              <w:right w:val="single" w:sz="4" w:space="0" w:color="FFFFFF"/>
            </w:tcBorders>
            <w:shd w:val="clear" w:color="auto" w:fill="DDEBF6"/>
          </w:tcPr>
          <w:p w14:paraId="42D6CBC1" w14:textId="19ED857A" w:rsidR="00E43EF1" w:rsidRPr="0055153F" w:rsidRDefault="000E40D2">
            <w:pPr>
              <w:pStyle w:val="TableParagraph"/>
              <w:spacing w:before="53"/>
              <w:ind w:left="144"/>
              <w:rPr>
                <w:sz w:val="14"/>
                <w:szCs w:val="14"/>
              </w:rPr>
            </w:pPr>
            <w:r w:rsidRPr="0055153F">
              <w:rPr>
                <w:sz w:val="14"/>
                <w:szCs w:val="14"/>
              </w:rPr>
              <w:t xml:space="preserve">Cov Hluas </w:t>
            </w:r>
            <w:r w:rsidR="00C1669D" w:rsidRPr="0055153F">
              <w:rPr>
                <w:sz w:val="14"/>
                <w:szCs w:val="14"/>
              </w:rPr>
              <w:t>Uas Coj Los Tu</w:t>
            </w:r>
          </w:p>
        </w:tc>
        <w:tc>
          <w:tcPr>
            <w:tcW w:w="1890" w:type="dxa"/>
            <w:tcBorders>
              <w:left w:val="single" w:sz="4" w:space="0" w:color="FFFFFF"/>
              <w:bottom w:val="single" w:sz="4" w:space="0" w:color="FFFFFF"/>
              <w:right w:val="single" w:sz="4" w:space="0" w:color="FFFFFF"/>
            </w:tcBorders>
            <w:shd w:val="clear" w:color="auto" w:fill="DDEBF6"/>
          </w:tcPr>
          <w:p w14:paraId="45537524" w14:textId="77777777" w:rsidR="00E43EF1" w:rsidRPr="0055153F" w:rsidRDefault="000E40D2">
            <w:pPr>
              <w:pStyle w:val="TableParagraph"/>
              <w:spacing w:before="53"/>
              <w:ind w:left="143"/>
              <w:rPr>
                <w:sz w:val="14"/>
                <w:szCs w:val="14"/>
              </w:rPr>
            </w:pPr>
            <w:r w:rsidRPr="0055153F">
              <w:rPr>
                <w:sz w:val="14"/>
                <w:szCs w:val="14"/>
              </w:rPr>
              <w:t>Txhua Lub Tsev Kawm</w:t>
            </w:r>
          </w:p>
        </w:tc>
        <w:tc>
          <w:tcPr>
            <w:tcW w:w="1800" w:type="dxa"/>
            <w:tcBorders>
              <w:left w:val="single" w:sz="4" w:space="0" w:color="FFFFFF"/>
              <w:bottom w:val="single" w:sz="4" w:space="0" w:color="FFFFFF"/>
              <w:right w:val="single" w:sz="4" w:space="0" w:color="FFFFFF"/>
            </w:tcBorders>
            <w:shd w:val="clear" w:color="auto" w:fill="DDEBF6"/>
          </w:tcPr>
          <w:p w14:paraId="2DC1D19A" w14:textId="77777777" w:rsidR="00E43EF1" w:rsidRPr="0055153F" w:rsidRDefault="000E40D2">
            <w:pPr>
              <w:pStyle w:val="TableParagraph"/>
              <w:spacing w:before="53"/>
              <w:ind w:right="466"/>
              <w:jc w:val="right"/>
              <w:rPr>
                <w:sz w:val="14"/>
                <w:szCs w:val="14"/>
              </w:rPr>
            </w:pPr>
            <w:r w:rsidRPr="0055153F">
              <w:rPr>
                <w:sz w:val="14"/>
                <w:szCs w:val="14"/>
              </w:rPr>
              <w:t>$ 141,258.00</w:t>
            </w:r>
          </w:p>
        </w:tc>
        <w:tc>
          <w:tcPr>
            <w:tcW w:w="1947" w:type="dxa"/>
            <w:tcBorders>
              <w:left w:val="single" w:sz="4" w:space="0" w:color="FFFFFF"/>
              <w:bottom w:val="single" w:sz="4" w:space="0" w:color="FFFFFF"/>
              <w:right w:val="nil"/>
            </w:tcBorders>
            <w:shd w:val="clear" w:color="auto" w:fill="DDEBF6"/>
          </w:tcPr>
          <w:p w14:paraId="7F92CD85" w14:textId="77777777" w:rsidR="00E43EF1" w:rsidRPr="0055153F" w:rsidRDefault="000E40D2">
            <w:pPr>
              <w:pStyle w:val="TableParagraph"/>
              <w:spacing w:before="53"/>
              <w:ind w:left="468"/>
              <w:rPr>
                <w:sz w:val="14"/>
                <w:szCs w:val="14"/>
              </w:rPr>
            </w:pPr>
            <w:r w:rsidRPr="0055153F">
              <w:rPr>
                <w:sz w:val="14"/>
                <w:szCs w:val="14"/>
              </w:rPr>
              <w:t>$ 253,211.00</w:t>
            </w:r>
          </w:p>
        </w:tc>
      </w:tr>
      <w:tr w:rsidR="00E43EF1" w14:paraId="68312A6C" w14:textId="77777777" w:rsidTr="009D08FF">
        <w:trPr>
          <w:trHeight w:val="778"/>
        </w:trPr>
        <w:tc>
          <w:tcPr>
            <w:tcW w:w="1183" w:type="dxa"/>
            <w:tcBorders>
              <w:top w:val="single" w:sz="4" w:space="0" w:color="FFFFFF"/>
              <w:left w:val="nil"/>
              <w:bottom w:val="single" w:sz="4" w:space="0" w:color="FFFFFF"/>
              <w:right w:val="single" w:sz="4" w:space="0" w:color="FFFFFF"/>
            </w:tcBorders>
            <w:shd w:val="clear" w:color="auto" w:fill="BDD7EE"/>
          </w:tcPr>
          <w:p w14:paraId="55F0831E" w14:textId="77777777" w:rsidR="00E43EF1" w:rsidRPr="0055153F" w:rsidRDefault="000E40D2">
            <w:pPr>
              <w:pStyle w:val="TableParagraph"/>
              <w:spacing w:before="58"/>
              <w:jc w:val="center"/>
              <w:rPr>
                <w:b/>
                <w:sz w:val="14"/>
                <w:szCs w:val="14"/>
              </w:rPr>
            </w:pPr>
            <w:r w:rsidRPr="0055153F">
              <w:rPr>
                <w:b/>
                <w:sz w:val="14"/>
                <w:szCs w:val="14"/>
              </w:rPr>
              <w:t>1</w:t>
            </w:r>
          </w:p>
        </w:tc>
        <w:tc>
          <w:tcPr>
            <w:tcW w:w="990" w:type="dxa"/>
            <w:tcBorders>
              <w:top w:val="single" w:sz="4" w:space="0" w:color="FFFFFF"/>
              <w:left w:val="single" w:sz="4" w:space="0" w:color="FFFFFF"/>
              <w:bottom w:val="single" w:sz="4" w:space="0" w:color="FFFFFF"/>
              <w:right w:val="single" w:sz="4" w:space="0" w:color="FFFFFF"/>
            </w:tcBorders>
            <w:shd w:val="clear" w:color="auto" w:fill="BDD7EE"/>
          </w:tcPr>
          <w:p w14:paraId="06E2F583" w14:textId="7F609BB3" w:rsidR="00E43EF1" w:rsidRPr="0055153F" w:rsidRDefault="000E40D2">
            <w:pPr>
              <w:pStyle w:val="TableParagraph"/>
              <w:spacing w:before="58"/>
              <w:jc w:val="center"/>
              <w:rPr>
                <w:b/>
                <w:sz w:val="14"/>
                <w:szCs w:val="14"/>
              </w:rPr>
            </w:pPr>
            <w:r w:rsidRPr="0055153F">
              <w:rPr>
                <w:b/>
                <w:sz w:val="14"/>
                <w:szCs w:val="14"/>
              </w:rPr>
              <w:t>9</w:t>
            </w:r>
          </w:p>
        </w:tc>
        <w:tc>
          <w:tcPr>
            <w:tcW w:w="2250" w:type="dxa"/>
            <w:tcBorders>
              <w:top w:val="single" w:sz="4" w:space="0" w:color="FFFFFF"/>
              <w:left w:val="single" w:sz="4" w:space="0" w:color="FFFFFF"/>
              <w:bottom w:val="single" w:sz="4" w:space="0" w:color="FFFFFF"/>
              <w:right w:val="single" w:sz="4" w:space="0" w:color="FFFFFF"/>
            </w:tcBorders>
            <w:shd w:val="clear" w:color="auto" w:fill="BDD7EE"/>
          </w:tcPr>
          <w:p w14:paraId="4BF14D60" w14:textId="24DD8759" w:rsidR="00E43EF1" w:rsidRPr="0055153F" w:rsidRDefault="000E40D2">
            <w:pPr>
              <w:pStyle w:val="TableParagraph"/>
              <w:spacing w:before="58"/>
              <w:ind w:left="53"/>
              <w:rPr>
                <w:sz w:val="14"/>
                <w:szCs w:val="14"/>
              </w:rPr>
            </w:pPr>
            <w:r w:rsidRPr="0055153F">
              <w:rPr>
                <w:sz w:val="14"/>
                <w:szCs w:val="14"/>
              </w:rPr>
              <w:t>LTEL &amp; EL Cov</w:t>
            </w:r>
            <w:r w:rsidR="009C746D" w:rsidRPr="0055153F">
              <w:rPr>
                <w:sz w:val="14"/>
                <w:szCs w:val="14"/>
              </w:rPr>
              <w:t xml:space="preserve"> Chav Kawm</w:t>
            </w:r>
          </w:p>
        </w:tc>
        <w:tc>
          <w:tcPr>
            <w:tcW w:w="2250" w:type="dxa"/>
            <w:tcBorders>
              <w:top w:val="single" w:sz="4" w:space="0" w:color="FFFFFF"/>
              <w:left w:val="single" w:sz="4" w:space="0" w:color="FFFFFF"/>
              <w:bottom w:val="single" w:sz="4" w:space="0" w:color="FFFFFF"/>
              <w:right w:val="single" w:sz="4" w:space="0" w:color="FFFFFF"/>
            </w:tcBorders>
            <w:shd w:val="clear" w:color="auto" w:fill="BDD7EE"/>
          </w:tcPr>
          <w:p w14:paraId="03322ADA" w14:textId="72E7E6C6" w:rsidR="00E43EF1" w:rsidRPr="0055153F" w:rsidRDefault="00740936">
            <w:pPr>
              <w:pStyle w:val="TableParagraph"/>
              <w:spacing w:before="58"/>
              <w:ind w:left="157" w:right="338"/>
              <w:rPr>
                <w:sz w:val="14"/>
                <w:szCs w:val="14"/>
              </w:rPr>
            </w:pPr>
            <w:r w:rsidRPr="0055153F">
              <w:rPr>
                <w:sz w:val="14"/>
                <w:szCs w:val="14"/>
              </w:rPr>
              <w:t>Tsuas pub rau Pab Pawg tub ntxhais Kawm Uas Tsis Nrog</w:t>
            </w:r>
          </w:p>
        </w:tc>
        <w:tc>
          <w:tcPr>
            <w:tcW w:w="2790" w:type="dxa"/>
            <w:tcBorders>
              <w:top w:val="single" w:sz="4" w:space="0" w:color="FFFFFF"/>
              <w:left w:val="single" w:sz="4" w:space="0" w:color="FFFFFF"/>
              <w:bottom w:val="single" w:sz="4" w:space="0" w:color="FFFFFF"/>
              <w:right w:val="single" w:sz="4" w:space="0" w:color="FFFFFF"/>
            </w:tcBorders>
            <w:shd w:val="clear" w:color="auto" w:fill="BDD7EE"/>
          </w:tcPr>
          <w:p w14:paraId="36A2B1E8" w14:textId="3366D3EB" w:rsidR="00E43EF1" w:rsidRPr="0055153F" w:rsidRDefault="00C1669D">
            <w:pPr>
              <w:pStyle w:val="TableParagraph"/>
              <w:spacing w:before="58"/>
              <w:ind w:left="144"/>
              <w:rPr>
                <w:sz w:val="14"/>
                <w:szCs w:val="14"/>
              </w:rPr>
            </w:pPr>
            <w:r w:rsidRPr="0055153F">
              <w:rPr>
                <w:sz w:val="14"/>
                <w:szCs w:val="14"/>
              </w:rPr>
              <w:t xml:space="preserve">Cov </w:t>
            </w:r>
            <w:r w:rsidR="000E40D2" w:rsidRPr="0055153F">
              <w:rPr>
                <w:sz w:val="14"/>
                <w:szCs w:val="14"/>
              </w:rPr>
              <w:t>Kawm Lus Askiv</w:t>
            </w:r>
          </w:p>
        </w:tc>
        <w:tc>
          <w:tcPr>
            <w:tcW w:w="1890" w:type="dxa"/>
            <w:tcBorders>
              <w:top w:val="single" w:sz="4" w:space="0" w:color="FFFFFF"/>
              <w:left w:val="single" w:sz="4" w:space="0" w:color="FFFFFF"/>
              <w:bottom w:val="single" w:sz="4" w:space="0" w:color="FFFFFF"/>
              <w:right w:val="single" w:sz="4" w:space="0" w:color="FFFFFF"/>
            </w:tcBorders>
            <w:shd w:val="clear" w:color="auto" w:fill="BDD7EE"/>
          </w:tcPr>
          <w:p w14:paraId="1A8FDA6B" w14:textId="2E5457A8" w:rsidR="00E43EF1" w:rsidRPr="0055153F" w:rsidRDefault="007C5263">
            <w:pPr>
              <w:pStyle w:val="TableParagraph"/>
              <w:spacing w:before="58"/>
              <w:ind w:left="143"/>
              <w:rPr>
                <w:sz w:val="14"/>
                <w:szCs w:val="14"/>
              </w:rPr>
            </w:pPr>
            <w:r w:rsidRPr="0055153F">
              <w:rPr>
                <w:sz w:val="14"/>
                <w:szCs w:val="14"/>
              </w:rPr>
              <w:t>Tsev Kawm Qib</w:t>
            </w:r>
            <w:r w:rsidR="000E40D2" w:rsidRPr="0055153F">
              <w:rPr>
                <w:sz w:val="14"/>
                <w:szCs w:val="14"/>
              </w:rPr>
              <w:t xml:space="preserve"> Ob</w:t>
            </w:r>
          </w:p>
        </w:tc>
        <w:tc>
          <w:tcPr>
            <w:tcW w:w="1800" w:type="dxa"/>
            <w:tcBorders>
              <w:top w:val="single" w:sz="4" w:space="0" w:color="FFFFFF"/>
              <w:left w:val="single" w:sz="4" w:space="0" w:color="FFFFFF"/>
              <w:bottom w:val="single" w:sz="4" w:space="0" w:color="FFFFFF"/>
              <w:right w:val="single" w:sz="4" w:space="0" w:color="FFFFFF"/>
            </w:tcBorders>
            <w:shd w:val="clear" w:color="auto" w:fill="BDD7EE"/>
          </w:tcPr>
          <w:p w14:paraId="1BBAE9C7" w14:textId="77777777" w:rsidR="00E43EF1" w:rsidRPr="0055153F" w:rsidRDefault="000E40D2">
            <w:pPr>
              <w:pStyle w:val="TableParagraph"/>
              <w:spacing w:before="58"/>
              <w:ind w:right="466"/>
              <w:jc w:val="right"/>
              <w:rPr>
                <w:sz w:val="14"/>
                <w:szCs w:val="14"/>
              </w:rPr>
            </w:pPr>
            <w:r w:rsidRPr="0055153F">
              <w:rPr>
                <w:sz w:val="14"/>
                <w:szCs w:val="14"/>
              </w:rPr>
              <w:t>$ 231,867.00</w:t>
            </w:r>
          </w:p>
        </w:tc>
        <w:tc>
          <w:tcPr>
            <w:tcW w:w="1947" w:type="dxa"/>
            <w:tcBorders>
              <w:top w:val="single" w:sz="4" w:space="0" w:color="FFFFFF"/>
              <w:left w:val="single" w:sz="4" w:space="0" w:color="FFFFFF"/>
              <w:bottom w:val="single" w:sz="4" w:space="0" w:color="FFFFFF"/>
              <w:right w:val="nil"/>
            </w:tcBorders>
            <w:shd w:val="clear" w:color="auto" w:fill="BDD7EE"/>
          </w:tcPr>
          <w:p w14:paraId="6CA745E4" w14:textId="77777777" w:rsidR="00E43EF1" w:rsidRPr="0055153F" w:rsidRDefault="000E40D2">
            <w:pPr>
              <w:pStyle w:val="TableParagraph"/>
              <w:spacing w:before="58"/>
              <w:ind w:left="468"/>
              <w:rPr>
                <w:sz w:val="14"/>
                <w:szCs w:val="14"/>
              </w:rPr>
            </w:pPr>
            <w:r w:rsidRPr="0055153F">
              <w:rPr>
                <w:sz w:val="14"/>
                <w:szCs w:val="14"/>
              </w:rPr>
              <w:t>$ 231,867.00</w:t>
            </w:r>
          </w:p>
        </w:tc>
      </w:tr>
      <w:tr w:rsidR="00E43EF1" w14:paraId="416390CE" w14:textId="77777777" w:rsidTr="00F87F0D">
        <w:trPr>
          <w:trHeight w:val="608"/>
        </w:trPr>
        <w:tc>
          <w:tcPr>
            <w:tcW w:w="1183" w:type="dxa"/>
            <w:tcBorders>
              <w:top w:val="single" w:sz="4" w:space="0" w:color="FFFFFF"/>
              <w:left w:val="nil"/>
              <w:bottom w:val="single" w:sz="4" w:space="0" w:color="FFFFFF" w:themeColor="background1"/>
              <w:right w:val="single" w:sz="4" w:space="0" w:color="FFFFFF"/>
            </w:tcBorders>
            <w:shd w:val="clear" w:color="auto" w:fill="DDEBF6"/>
          </w:tcPr>
          <w:p w14:paraId="41354EF8" w14:textId="77777777" w:rsidR="00E43EF1" w:rsidRPr="0055153F" w:rsidRDefault="000E40D2">
            <w:pPr>
              <w:pStyle w:val="TableParagraph"/>
              <w:spacing w:before="58"/>
              <w:jc w:val="center"/>
              <w:rPr>
                <w:b/>
                <w:sz w:val="14"/>
                <w:szCs w:val="14"/>
              </w:rPr>
            </w:pPr>
            <w:r w:rsidRPr="0055153F">
              <w:rPr>
                <w:b/>
                <w:sz w:val="14"/>
                <w:szCs w:val="14"/>
              </w:rPr>
              <w:t>1</w:t>
            </w:r>
          </w:p>
        </w:tc>
        <w:tc>
          <w:tcPr>
            <w:tcW w:w="990" w:type="dxa"/>
            <w:tcBorders>
              <w:top w:val="single" w:sz="4" w:space="0" w:color="FFFFFF"/>
              <w:left w:val="single" w:sz="4" w:space="0" w:color="FFFFFF"/>
              <w:bottom w:val="single" w:sz="4" w:space="0" w:color="FFFFFF" w:themeColor="background1"/>
              <w:right w:val="single" w:sz="4" w:space="0" w:color="FFFFFF"/>
            </w:tcBorders>
            <w:shd w:val="clear" w:color="auto" w:fill="DDEBF6"/>
          </w:tcPr>
          <w:p w14:paraId="352362DA" w14:textId="77777777" w:rsidR="00E43EF1" w:rsidRPr="0055153F" w:rsidRDefault="000E40D2">
            <w:pPr>
              <w:pStyle w:val="TableParagraph"/>
              <w:spacing w:before="58"/>
              <w:ind w:left="315" w:right="315"/>
              <w:jc w:val="center"/>
              <w:rPr>
                <w:b/>
                <w:sz w:val="14"/>
                <w:szCs w:val="14"/>
              </w:rPr>
            </w:pPr>
            <w:r w:rsidRPr="0055153F">
              <w:rPr>
                <w:b/>
                <w:sz w:val="14"/>
                <w:szCs w:val="14"/>
              </w:rPr>
              <w:t>10</w:t>
            </w:r>
          </w:p>
        </w:tc>
        <w:tc>
          <w:tcPr>
            <w:tcW w:w="2250" w:type="dxa"/>
            <w:tcBorders>
              <w:top w:val="single" w:sz="4" w:space="0" w:color="FFFFFF"/>
              <w:left w:val="single" w:sz="4" w:space="0" w:color="FFFFFF"/>
              <w:bottom w:val="single" w:sz="4" w:space="0" w:color="FFFFFF" w:themeColor="background1"/>
              <w:right w:val="single" w:sz="4" w:space="0" w:color="FFFFFF"/>
            </w:tcBorders>
            <w:shd w:val="clear" w:color="auto" w:fill="DDEBF6"/>
          </w:tcPr>
          <w:p w14:paraId="2994081C" w14:textId="6877AAA0" w:rsidR="00E43EF1" w:rsidRPr="0055153F" w:rsidRDefault="000E40D2" w:rsidP="00DD417E">
            <w:pPr>
              <w:pStyle w:val="TableParagraph"/>
              <w:spacing w:before="58"/>
              <w:ind w:left="53" w:right="142"/>
              <w:rPr>
                <w:sz w:val="14"/>
                <w:szCs w:val="14"/>
              </w:rPr>
            </w:pPr>
            <w:r w:rsidRPr="0055153F">
              <w:rPr>
                <w:sz w:val="14"/>
                <w:szCs w:val="14"/>
              </w:rPr>
              <w:t xml:space="preserve">Cov </w:t>
            </w:r>
            <w:del w:id="4852" w:author="Khamsaolee Xainhiaxang" w:date="2021-07-08T22:13:00Z">
              <w:r w:rsidRPr="0055153F" w:rsidDel="00DD417E">
                <w:rPr>
                  <w:sz w:val="14"/>
                  <w:szCs w:val="14"/>
                </w:rPr>
                <w:delText>lus qhia</w:delText>
              </w:r>
            </w:del>
            <w:ins w:id="4853" w:author="Khamsaolee Xainhiaxang" w:date="2021-07-08T22:13:00Z">
              <w:r w:rsidR="00DD417E">
                <w:rPr>
                  <w:sz w:val="14"/>
                  <w:szCs w:val="14"/>
                </w:rPr>
                <w:t>Ntaub</w:t>
              </w:r>
            </w:ins>
            <w:r w:rsidRPr="0055153F">
              <w:rPr>
                <w:sz w:val="14"/>
                <w:szCs w:val="14"/>
              </w:rPr>
              <w:t xml:space="preserve"> </w:t>
            </w:r>
            <w:ins w:id="4854" w:author="Khamsaolee Xainhiaxang" w:date="2021-07-08T22:14:00Z">
              <w:r w:rsidR="00DD417E">
                <w:rPr>
                  <w:sz w:val="14"/>
                  <w:szCs w:val="14"/>
                </w:rPr>
                <w:t>N</w:t>
              </w:r>
            </w:ins>
            <w:del w:id="4855" w:author="Khamsaolee Xainhiaxang" w:date="2021-07-08T22:14:00Z">
              <w:r w:rsidR="009C746D" w:rsidRPr="0055153F" w:rsidDel="00DD417E">
                <w:rPr>
                  <w:sz w:val="14"/>
                  <w:szCs w:val="14"/>
                </w:rPr>
                <w:delText>n</w:delText>
              </w:r>
            </w:del>
            <w:r w:rsidR="009C746D" w:rsidRPr="0055153F">
              <w:rPr>
                <w:sz w:val="14"/>
                <w:szCs w:val="14"/>
              </w:rPr>
              <w:t>taw</w:t>
            </w:r>
            <w:del w:id="4856" w:author="Khamsaolee Xainhiaxang" w:date="2021-07-08T22:14:00Z">
              <w:r w:rsidR="009C746D" w:rsidRPr="0055153F" w:rsidDel="00DD417E">
                <w:rPr>
                  <w:sz w:val="14"/>
                  <w:szCs w:val="14"/>
                </w:rPr>
                <w:delText>m</w:delText>
              </w:r>
            </w:del>
            <w:ins w:id="4857" w:author="Khamsaolee Xainhiaxang" w:date="2021-07-08T22:14:00Z">
              <w:r w:rsidR="00DD417E">
                <w:rPr>
                  <w:sz w:val="14"/>
                  <w:szCs w:val="14"/>
                </w:rPr>
                <w:t>v</w:t>
              </w:r>
            </w:ins>
            <w:r w:rsidR="009C746D" w:rsidRPr="0055153F">
              <w:rPr>
                <w:sz w:val="14"/>
                <w:szCs w:val="14"/>
              </w:rPr>
              <w:t xml:space="preserve"> </w:t>
            </w:r>
            <w:del w:id="4858" w:author="Khamsaolee Xainhiaxang" w:date="2021-07-08T22:14:00Z">
              <w:r w:rsidR="009C746D" w:rsidRPr="0055153F" w:rsidDel="00DD417E">
                <w:rPr>
                  <w:sz w:val="14"/>
                  <w:szCs w:val="14"/>
                </w:rPr>
                <w:delText>rooj sib tham</w:delText>
              </w:r>
              <w:r w:rsidRPr="0055153F" w:rsidDel="00DD417E">
                <w:rPr>
                  <w:sz w:val="14"/>
                  <w:szCs w:val="14"/>
                </w:rPr>
                <w:delText xml:space="preserve"> </w:delText>
              </w:r>
            </w:del>
            <w:r w:rsidRPr="0055153F">
              <w:rPr>
                <w:sz w:val="14"/>
                <w:szCs w:val="14"/>
              </w:rPr>
              <w:t xml:space="preserve">thiab </w:t>
            </w:r>
            <w:r w:rsidR="009C746D" w:rsidRPr="0055153F">
              <w:rPr>
                <w:sz w:val="14"/>
                <w:szCs w:val="14"/>
              </w:rPr>
              <w:t xml:space="preserve">hnub </w:t>
            </w:r>
            <w:r w:rsidRPr="0055153F">
              <w:rPr>
                <w:sz w:val="14"/>
                <w:szCs w:val="14"/>
              </w:rPr>
              <w:t>PD</w:t>
            </w:r>
          </w:p>
        </w:tc>
        <w:tc>
          <w:tcPr>
            <w:tcW w:w="2250" w:type="dxa"/>
            <w:tcBorders>
              <w:top w:val="single" w:sz="4" w:space="0" w:color="FFFFFF"/>
              <w:left w:val="single" w:sz="4" w:space="0" w:color="FFFFFF"/>
              <w:bottom w:val="single" w:sz="4" w:space="0" w:color="FFFFFF" w:themeColor="background1"/>
              <w:right w:val="single" w:sz="4" w:space="0" w:color="FFFFFF"/>
            </w:tcBorders>
            <w:shd w:val="clear" w:color="auto" w:fill="DDEBF6"/>
          </w:tcPr>
          <w:p w14:paraId="2F07D584" w14:textId="51A976DD" w:rsidR="00E43EF1" w:rsidRPr="0055153F" w:rsidRDefault="00740936">
            <w:pPr>
              <w:pStyle w:val="TableParagraph"/>
              <w:spacing w:before="58"/>
              <w:ind w:left="157"/>
              <w:rPr>
                <w:sz w:val="14"/>
                <w:szCs w:val="14"/>
              </w:rPr>
            </w:pPr>
            <w:r w:rsidRPr="0055153F">
              <w:rPr>
                <w:sz w:val="14"/>
                <w:szCs w:val="14"/>
              </w:rPr>
              <w:t>Txuas Nrho-LEA</w:t>
            </w:r>
          </w:p>
        </w:tc>
        <w:tc>
          <w:tcPr>
            <w:tcW w:w="2790" w:type="dxa"/>
            <w:tcBorders>
              <w:top w:val="single" w:sz="4" w:space="0" w:color="FFFFFF"/>
              <w:left w:val="single" w:sz="4" w:space="0" w:color="FFFFFF"/>
              <w:bottom w:val="single" w:sz="4" w:space="0" w:color="FFFFFF" w:themeColor="background1"/>
              <w:right w:val="single" w:sz="4" w:space="0" w:color="FFFFFF"/>
            </w:tcBorders>
            <w:shd w:val="clear" w:color="auto" w:fill="DDEBF6"/>
          </w:tcPr>
          <w:p w14:paraId="489CA0AD" w14:textId="77777777" w:rsidR="00F87F0D" w:rsidRDefault="00C1669D">
            <w:pPr>
              <w:pStyle w:val="TableParagraph"/>
              <w:spacing w:before="8" w:line="280" w:lineRule="atLeast"/>
              <w:ind w:left="144" w:right="385"/>
              <w:rPr>
                <w:ins w:id="4859" w:author="Khamsaolee Xainhiaxang" w:date="2021-07-08T22:21:00Z"/>
                <w:sz w:val="14"/>
                <w:szCs w:val="14"/>
              </w:rPr>
            </w:pPr>
            <w:r w:rsidRPr="0055153F">
              <w:rPr>
                <w:sz w:val="14"/>
                <w:szCs w:val="14"/>
              </w:rPr>
              <w:t xml:space="preserve">Cov Kawm Lus Askiv </w:t>
            </w:r>
          </w:p>
          <w:p w14:paraId="201B06D7" w14:textId="77777777" w:rsidR="00F87F0D" w:rsidRDefault="00C1669D">
            <w:pPr>
              <w:pStyle w:val="TableParagraph"/>
              <w:spacing w:before="8" w:line="280" w:lineRule="atLeast"/>
              <w:ind w:left="144" w:right="385"/>
              <w:rPr>
                <w:ins w:id="4860" w:author="Khamsaolee Xainhiaxang" w:date="2021-07-08T22:21:00Z"/>
                <w:sz w:val="14"/>
                <w:szCs w:val="14"/>
              </w:rPr>
            </w:pPr>
            <w:r w:rsidRPr="0055153F">
              <w:rPr>
                <w:sz w:val="14"/>
                <w:szCs w:val="14"/>
              </w:rPr>
              <w:t xml:space="preserve">Cov Hlua Uas Coj Los Tu </w:t>
            </w:r>
          </w:p>
          <w:p w14:paraId="5A96FD65" w14:textId="6DCB0210" w:rsidR="00E43EF1" w:rsidRPr="0055153F" w:rsidRDefault="00C1669D">
            <w:pPr>
              <w:pStyle w:val="TableParagraph"/>
              <w:spacing w:before="8" w:line="280" w:lineRule="atLeast"/>
              <w:ind w:left="144" w:right="385"/>
              <w:rPr>
                <w:sz w:val="14"/>
                <w:szCs w:val="14"/>
              </w:rPr>
            </w:pPr>
            <w:r w:rsidRPr="0055153F">
              <w:rPr>
                <w:sz w:val="14"/>
                <w:szCs w:val="14"/>
              </w:rPr>
              <w:t xml:space="preserve">Cov </w:t>
            </w:r>
            <w:del w:id="4861" w:author="Khamsaolee Xainhiaxang" w:date="2021-07-08T21:41:00Z">
              <w:r w:rsidRPr="0055153F" w:rsidDel="00624CA0">
                <w:rPr>
                  <w:sz w:val="14"/>
                  <w:szCs w:val="14"/>
                </w:rPr>
                <w:delText>Tau Nyiaj Tsawg</w:delText>
              </w:r>
            </w:del>
            <w:ins w:id="4862" w:author="Khamsaolee Xainhiaxang" w:date="2021-07-08T21:41:00Z">
              <w:r w:rsidR="00624CA0">
                <w:rPr>
                  <w:sz w:val="14"/>
                  <w:szCs w:val="14"/>
                </w:rPr>
                <w:t>Neeg Txom Nyem</w:t>
              </w:r>
            </w:ins>
          </w:p>
        </w:tc>
        <w:tc>
          <w:tcPr>
            <w:tcW w:w="1890" w:type="dxa"/>
            <w:tcBorders>
              <w:top w:val="single" w:sz="4" w:space="0" w:color="FFFFFF"/>
              <w:left w:val="single" w:sz="4" w:space="0" w:color="FFFFFF"/>
              <w:bottom w:val="single" w:sz="4" w:space="0" w:color="FFFFFF" w:themeColor="background1"/>
              <w:right w:val="single" w:sz="4" w:space="0" w:color="FFFFFF"/>
            </w:tcBorders>
            <w:shd w:val="clear" w:color="auto" w:fill="DDEBF6"/>
          </w:tcPr>
          <w:p w14:paraId="6D8400BA" w14:textId="77777777" w:rsidR="00E43EF1" w:rsidRPr="0055153F" w:rsidRDefault="000E40D2">
            <w:pPr>
              <w:pStyle w:val="TableParagraph"/>
              <w:spacing w:before="58"/>
              <w:ind w:left="143"/>
              <w:rPr>
                <w:sz w:val="14"/>
                <w:szCs w:val="14"/>
              </w:rPr>
            </w:pPr>
            <w:r w:rsidRPr="0055153F">
              <w:rPr>
                <w:sz w:val="14"/>
                <w:szCs w:val="14"/>
              </w:rPr>
              <w:t>Txhua Lub Tsev Kawm</w:t>
            </w:r>
          </w:p>
        </w:tc>
        <w:tc>
          <w:tcPr>
            <w:tcW w:w="1800" w:type="dxa"/>
            <w:tcBorders>
              <w:top w:val="single" w:sz="4" w:space="0" w:color="FFFFFF"/>
              <w:left w:val="single" w:sz="4" w:space="0" w:color="FFFFFF"/>
              <w:bottom w:val="single" w:sz="4" w:space="0" w:color="FFFFFF" w:themeColor="background1"/>
              <w:right w:val="single" w:sz="4" w:space="0" w:color="FFFFFF"/>
            </w:tcBorders>
            <w:shd w:val="clear" w:color="auto" w:fill="DDEBF6"/>
          </w:tcPr>
          <w:p w14:paraId="7C1CD521" w14:textId="77777777" w:rsidR="00E43EF1" w:rsidRPr="0055153F" w:rsidRDefault="000E40D2">
            <w:pPr>
              <w:pStyle w:val="TableParagraph"/>
              <w:spacing w:before="58"/>
              <w:ind w:right="383"/>
              <w:jc w:val="right"/>
              <w:rPr>
                <w:sz w:val="14"/>
                <w:szCs w:val="14"/>
              </w:rPr>
            </w:pPr>
            <w:r w:rsidRPr="0055153F">
              <w:rPr>
                <w:sz w:val="14"/>
                <w:szCs w:val="14"/>
              </w:rPr>
              <w:t>$ 9,735,470.00</w:t>
            </w:r>
          </w:p>
        </w:tc>
        <w:tc>
          <w:tcPr>
            <w:tcW w:w="1947" w:type="dxa"/>
            <w:tcBorders>
              <w:top w:val="single" w:sz="4" w:space="0" w:color="FFFFFF"/>
              <w:left w:val="single" w:sz="4" w:space="0" w:color="FFFFFF"/>
              <w:bottom w:val="single" w:sz="4" w:space="0" w:color="FFFFFF" w:themeColor="background1"/>
              <w:right w:val="nil"/>
            </w:tcBorders>
            <w:shd w:val="clear" w:color="auto" w:fill="DDEBF6"/>
          </w:tcPr>
          <w:p w14:paraId="7929530A" w14:textId="77777777" w:rsidR="00E43EF1" w:rsidRPr="0055153F" w:rsidRDefault="000E40D2">
            <w:pPr>
              <w:pStyle w:val="TableParagraph"/>
              <w:spacing w:before="58"/>
              <w:ind w:left="385"/>
              <w:rPr>
                <w:sz w:val="14"/>
                <w:szCs w:val="14"/>
              </w:rPr>
            </w:pPr>
            <w:r w:rsidRPr="0055153F">
              <w:rPr>
                <w:sz w:val="14"/>
                <w:szCs w:val="14"/>
              </w:rPr>
              <w:t>$ 9,735,470.00</w:t>
            </w:r>
          </w:p>
        </w:tc>
      </w:tr>
      <w:tr w:rsidR="00E43EF1" w:rsidDel="00EB3A3C" w14:paraId="2277ED59" w14:textId="0E9E1693" w:rsidTr="00F87F0D">
        <w:trPr>
          <w:trHeight w:val="321"/>
          <w:del w:id="4863" w:author="Khamsaolee Xainhiaxang" w:date="2021-07-08T22:22:00Z"/>
        </w:trPr>
        <w:tc>
          <w:tcPr>
            <w:tcW w:w="1183" w:type="dxa"/>
            <w:tcBorders>
              <w:top w:val="single" w:sz="4" w:space="0" w:color="FFFFFF" w:themeColor="background1"/>
              <w:left w:val="nil"/>
              <w:bottom w:val="nil"/>
              <w:right w:val="single" w:sz="4" w:space="0" w:color="FFFFFF"/>
            </w:tcBorders>
            <w:shd w:val="clear" w:color="auto" w:fill="DDEBF6"/>
          </w:tcPr>
          <w:p w14:paraId="23B71783" w14:textId="3B4ED89F" w:rsidR="00E43EF1" w:rsidRPr="0055153F" w:rsidDel="00EB3A3C" w:rsidRDefault="00E43EF1">
            <w:pPr>
              <w:pStyle w:val="TableParagraph"/>
              <w:rPr>
                <w:del w:id="4864" w:author="Khamsaolee Xainhiaxang" w:date="2021-07-08T22:22:00Z"/>
                <w:rFonts w:ascii="Times New Roman"/>
                <w:sz w:val="14"/>
                <w:szCs w:val="14"/>
              </w:rPr>
            </w:pPr>
          </w:p>
        </w:tc>
        <w:tc>
          <w:tcPr>
            <w:tcW w:w="990" w:type="dxa"/>
            <w:tcBorders>
              <w:top w:val="single" w:sz="4" w:space="0" w:color="FFFFFF" w:themeColor="background1"/>
              <w:left w:val="single" w:sz="4" w:space="0" w:color="FFFFFF"/>
              <w:bottom w:val="nil"/>
              <w:right w:val="single" w:sz="4" w:space="0" w:color="FFFFFF"/>
            </w:tcBorders>
            <w:shd w:val="clear" w:color="auto" w:fill="DDEBF6"/>
          </w:tcPr>
          <w:p w14:paraId="420DCCEA" w14:textId="5AD90EAC" w:rsidR="00E43EF1" w:rsidRPr="0055153F" w:rsidDel="00EB3A3C" w:rsidRDefault="00E43EF1">
            <w:pPr>
              <w:pStyle w:val="TableParagraph"/>
              <w:rPr>
                <w:del w:id="4865" w:author="Khamsaolee Xainhiaxang" w:date="2021-07-08T22:22:00Z"/>
                <w:rFonts w:ascii="Times New Roman"/>
                <w:sz w:val="14"/>
                <w:szCs w:val="14"/>
              </w:rPr>
            </w:pPr>
          </w:p>
        </w:tc>
        <w:tc>
          <w:tcPr>
            <w:tcW w:w="2250" w:type="dxa"/>
            <w:tcBorders>
              <w:top w:val="single" w:sz="4" w:space="0" w:color="FFFFFF" w:themeColor="background1"/>
              <w:left w:val="single" w:sz="4" w:space="0" w:color="FFFFFF"/>
              <w:bottom w:val="nil"/>
              <w:right w:val="single" w:sz="4" w:space="0" w:color="FFFFFF"/>
            </w:tcBorders>
            <w:shd w:val="clear" w:color="auto" w:fill="DDEBF6"/>
          </w:tcPr>
          <w:p w14:paraId="267AFC0F" w14:textId="5414BE31" w:rsidR="00E43EF1" w:rsidRPr="0055153F" w:rsidDel="00EB3A3C" w:rsidRDefault="00E43EF1">
            <w:pPr>
              <w:pStyle w:val="TableParagraph"/>
              <w:rPr>
                <w:del w:id="4866" w:author="Khamsaolee Xainhiaxang" w:date="2021-07-08T22:22:00Z"/>
                <w:rFonts w:ascii="Times New Roman"/>
                <w:sz w:val="14"/>
                <w:szCs w:val="14"/>
              </w:rPr>
            </w:pPr>
          </w:p>
        </w:tc>
        <w:tc>
          <w:tcPr>
            <w:tcW w:w="2250" w:type="dxa"/>
            <w:tcBorders>
              <w:top w:val="single" w:sz="4" w:space="0" w:color="FFFFFF" w:themeColor="background1"/>
              <w:left w:val="single" w:sz="4" w:space="0" w:color="FFFFFF"/>
              <w:bottom w:val="nil"/>
              <w:right w:val="single" w:sz="4" w:space="0" w:color="FFFFFF"/>
            </w:tcBorders>
            <w:shd w:val="clear" w:color="auto" w:fill="DDEBF6"/>
          </w:tcPr>
          <w:p w14:paraId="57249720" w14:textId="3AD1323F" w:rsidR="00E43EF1" w:rsidRPr="0055153F" w:rsidDel="00EB3A3C" w:rsidRDefault="00E43EF1">
            <w:pPr>
              <w:pStyle w:val="TableParagraph"/>
              <w:rPr>
                <w:del w:id="4867" w:author="Khamsaolee Xainhiaxang" w:date="2021-07-08T22:22:00Z"/>
                <w:rFonts w:ascii="Times New Roman"/>
                <w:sz w:val="14"/>
                <w:szCs w:val="14"/>
              </w:rPr>
            </w:pPr>
          </w:p>
        </w:tc>
        <w:tc>
          <w:tcPr>
            <w:tcW w:w="2790" w:type="dxa"/>
            <w:tcBorders>
              <w:top w:val="single" w:sz="4" w:space="0" w:color="FFFFFF" w:themeColor="background1"/>
              <w:left w:val="single" w:sz="4" w:space="0" w:color="FFFFFF"/>
              <w:bottom w:val="nil"/>
              <w:right w:val="single" w:sz="4" w:space="0" w:color="FFFFFF"/>
            </w:tcBorders>
            <w:shd w:val="clear" w:color="auto" w:fill="DDEBF6"/>
          </w:tcPr>
          <w:p w14:paraId="31C69200" w14:textId="06816991" w:rsidR="00E43EF1" w:rsidRPr="0055153F" w:rsidDel="00EB3A3C" w:rsidRDefault="00E43EF1" w:rsidP="00C1669D">
            <w:pPr>
              <w:pStyle w:val="TableParagraph"/>
              <w:spacing w:before="25"/>
              <w:rPr>
                <w:del w:id="4868" w:author="Khamsaolee Xainhiaxang" w:date="2021-07-08T22:22:00Z"/>
                <w:sz w:val="14"/>
                <w:szCs w:val="14"/>
              </w:rPr>
            </w:pPr>
          </w:p>
        </w:tc>
        <w:tc>
          <w:tcPr>
            <w:tcW w:w="1890" w:type="dxa"/>
            <w:tcBorders>
              <w:top w:val="single" w:sz="4" w:space="0" w:color="FFFFFF" w:themeColor="background1"/>
              <w:left w:val="single" w:sz="4" w:space="0" w:color="FFFFFF"/>
              <w:bottom w:val="nil"/>
              <w:right w:val="single" w:sz="4" w:space="0" w:color="FFFFFF"/>
            </w:tcBorders>
            <w:shd w:val="clear" w:color="auto" w:fill="DDEBF6"/>
          </w:tcPr>
          <w:p w14:paraId="29DBC8A4" w14:textId="2DBB8883" w:rsidR="00E43EF1" w:rsidRPr="0055153F" w:rsidDel="00EB3A3C" w:rsidRDefault="00E43EF1">
            <w:pPr>
              <w:pStyle w:val="TableParagraph"/>
              <w:rPr>
                <w:del w:id="4869" w:author="Khamsaolee Xainhiaxang" w:date="2021-07-08T22:22:00Z"/>
                <w:rFonts w:ascii="Times New Roman"/>
                <w:sz w:val="14"/>
                <w:szCs w:val="14"/>
              </w:rPr>
            </w:pPr>
          </w:p>
        </w:tc>
        <w:tc>
          <w:tcPr>
            <w:tcW w:w="1800" w:type="dxa"/>
            <w:tcBorders>
              <w:top w:val="single" w:sz="4" w:space="0" w:color="FFFFFF" w:themeColor="background1"/>
              <w:left w:val="single" w:sz="4" w:space="0" w:color="FFFFFF"/>
              <w:bottom w:val="nil"/>
              <w:right w:val="single" w:sz="4" w:space="0" w:color="FFFFFF"/>
            </w:tcBorders>
            <w:shd w:val="clear" w:color="auto" w:fill="DDEBF6"/>
          </w:tcPr>
          <w:p w14:paraId="6FAD0FB8" w14:textId="0E70E335" w:rsidR="00E43EF1" w:rsidRPr="0055153F" w:rsidDel="00EB3A3C" w:rsidRDefault="00E43EF1">
            <w:pPr>
              <w:pStyle w:val="TableParagraph"/>
              <w:rPr>
                <w:del w:id="4870" w:author="Khamsaolee Xainhiaxang" w:date="2021-07-08T22:22:00Z"/>
                <w:rFonts w:ascii="Times New Roman"/>
                <w:sz w:val="14"/>
                <w:szCs w:val="14"/>
              </w:rPr>
            </w:pPr>
          </w:p>
        </w:tc>
        <w:tc>
          <w:tcPr>
            <w:tcW w:w="1947" w:type="dxa"/>
            <w:tcBorders>
              <w:top w:val="single" w:sz="4" w:space="0" w:color="FFFFFF" w:themeColor="background1"/>
              <w:left w:val="single" w:sz="4" w:space="0" w:color="FFFFFF"/>
              <w:bottom w:val="nil"/>
              <w:right w:val="nil"/>
            </w:tcBorders>
            <w:shd w:val="clear" w:color="auto" w:fill="DDEBF6"/>
          </w:tcPr>
          <w:p w14:paraId="5D41055F" w14:textId="1BC92506" w:rsidR="00E43EF1" w:rsidRPr="0055153F" w:rsidDel="00EB3A3C" w:rsidRDefault="00E43EF1">
            <w:pPr>
              <w:pStyle w:val="TableParagraph"/>
              <w:rPr>
                <w:del w:id="4871" w:author="Khamsaolee Xainhiaxang" w:date="2021-07-08T22:22:00Z"/>
                <w:rFonts w:ascii="Times New Roman"/>
                <w:sz w:val="14"/>
                <w:szCs w:val="14"/>
              </w:rPr>
            </w:pPr>
          </w:p>
        </w:tc>
      </w:tr>
      <w:tr w:rsidR="00E43EF1" w14:paraId="3EB73597" w14:textId="77777777" w:rsidTr="009D08FF">
        <w:trPr>
          <w:trHeight w:val="923"/>
        </w:trPr>
        <w:tc>
          <w:tcPr>
            <w:tcW w:w="1183" w:type="dxa"/>
            <w:tcBorders>
              <w:top w:val="nil"/>
              <w:left w:val="nil"/>
              <w:bottom w:val="single" w:sz="4" w:space="0" w:color="FFFFFF"/>
              <w:right w:val="single" w:sz="4" w:space="0" w:color="FFFFFF"/>
            </w:tcBorders>
            <w:shd w:val="clear" w:color="auto" w:fill="DDEBF6"/>
          </w:tcPr>
          <w:p w14:paraId="6DD92F05" w14:textId="77777777" w:rsidR="00E43EF1" w:rsidRPr="0055153F" w:rsidRDefault="000E40D2">
            <w:pPr>
              <w:pStyle w:val="TableParagraph"/>
              <w:spacing w:before="59"/>
              <w:jc w:val="center"/>
              <w:rPr>
                <w:b/>
                <w:sz w:val="14"/>
                <w:szCs w:val="14"/>
              </w:rPr>
            </w:pPr>
            <w:r w:rsidRPr="0055153F">
              <w:rPr>
                <w:b/>
                <w:sz w:val="14"/>
                <w:szCs w:val="14"/>
              </w:rPr>
              <w:t>1</w:t>
            </w:r>
          </w:p>
        </w:tc>
        <w:tc>
          <w:tcPr>
            <w:tcW w:w="990" w:type="dxa"/>
            <w:tcBorders>
              <w:top w:val="nil"/>
              <w:left w:val="single" w:sz="4" w:space="0" w:color="FFFFFF"/>
              <w:bottom w:val="single" w:sz="4" w:space="0" w:color="FFFFFF"/>
              <w:right w:val="single" w:sz="4" w:space="0" w:color="FFFFFF"/>
            </w:tcBorders>
            <w:shd w:val="clear" w:color="auto" w:fill="DDEBF6"/>
          </w:tcPr>
          <w:p w14:paraId="3FEDBBCB" w14:textId="2A69B893" w:rsidR="00E43EF1" w:rsidRPr="0055153F" w:rsidRDefault="000E40D2">
            <w:pPr>
              <w:pStyle w:val="TableParagraph"/>
              <w:spacing w:before="59"/>
              <w:ind w:left="315" w:right="315"/>
              <w:jc w:val="center"/>
              <w:rPr>
                <w:b/>
                <w:sz w:val="14"/>
                <w:szCs w:val="14"/>
              </w:rPr>
            </w:pPr>
            <w:r w:rsidRPr="0055153F">
              <w:rPr>
                <w:b/>
                <w:sz w:val="14"/>
                <w:szCs w:val="14"/>
              </w:rPr>
              <w:t>12</w:t>
            </w:r>
          </w:p>
        </w:tc>
        <w:tc>
          <w:tcPr>
            <w:tcW w:w="2250" w:type="dxa"/>
            <w:tcBorders>
              <w:top w:val="nil"/>
              <w:left w:val="single" w:sz="4" w:space="0" w:color="FFFFFF"/>
              <w:bottom w:val="single" w:sz="4" w:space="0" w:color="FFFFFF"/>
              <w:right w:val="single" w:sz="4" w:space="0" w:color="FFFFFF"/>
            </w:tcBorders>
            <w:shd w:val="clear" w:color="auto" w:fill="DDEBF6"/>
          </w:tcPr>
          <w:p w14:paraId="1E4A20A8" w14:textId="77777777" w:rsidR="00E43EF1" w:rsidRPr="0055153F" w:rsidRDefault="000E40D2">
            <w:pPr>
              <w:pStyle w:val="TableParagraph"/>
              <w:spacing w:before="59"/>
              <w:ind w:left="53" w:right="98"/>
              <w:rPr>
                <w:sz w:val="14"/>
                <w:szCs w:val="14"/>
              </w:rPr>
            </w:pPr>
            <w:r w:rsidRPr="0055153F">
              <w:rPr>
                <w:sz w:val="14"/>
                <w:szCs w:val="14"/>
              </w:rPr>
              <w:t>Cov Kws Qhia Ntawv Tshwj Xeeb ntawm Kev Kawm Tshwj Xeeb (TOSAs)</w:t>
            </w:r>
          </w:p>
        </w:tc>
        <w:tc>
          <w:tcPr>
            <w:tcW w:w="2250" w:type="dxa"/>
            <w:tcBorders>
              <w:top w:val="nil"/>
              <w:left w:val="single" w:sz="4" w:space="0" w:color="FFFFFF"/>
              <w:bottom w:val="single" w:sz="4" w:space="0" w:color="FFFFFF"/>
              <w:right w:val="single" w:sz="4" w:space="0" w:color="FFFFFF"/>
            </w:tcBorders>
            <w:shd w:val="clear" w:color="auto" w:fill="DDEBF6"/>
          </w:tcPr>
          <w:p w14:paraId="1CD39291" w14:textId="2928C548" w:rsidR="00E43EF1" w:rsidRPr="0055153F" w:rsidRDefault="00C1669D">
            <w:pPr>
              <w:pStyle w:val="TableParagraph"/>
              <w:spacing w:before="59"/>
              <w:ind w:left="157"/>
              <w:rPr>
                <w:sz w:val="14"/>
                <w:szCs w:val="14"/>
              </w:rPr>
            </w:pPr>
            <w:r w:rsidRPr="0055153F">
              <w:rPr>
                <w:sz w:val="14"/>
                <w:szCs w:val="14"/>
              </w:rPr>
              <w:t>Txhuas Nrho-LEA</w:t>
            </w:r>
          </w:p>
        </w:tc>
        <w:tc>
          <w:tcPr>
            <w:tcW w:w="2790" w:type="dxa"/>
            <w:tcBorders>
              <w:top w:val="nil"/>
              <w:left w:val="single" w:sz="4" w:space="0" w:color="FFFFFF"/>
              <w:bottom w:val="single" w:sz="4" w:space="0" w:color="FFFFFF"/>
              <w:right w:val="single" w:sz="4" w:space="0" w:color="FFFFFF"/>
            </w:tcBorders>
            <w:shd w:val="clear" w:color="auto" w:fill="DDEBF6"/>
          </w:tcPr>
          <w:p w14:paraId="403D1230" w14:textId="77777777" w:rsidR="00F87F0D" w:rsidRDefault="00C1669D">
            <w:pPr>
              <w:pStyle w:val="TableParagraph"/>
              <w:spacing w:before="9" w:line="280" w:lineRule="atLeast"/>
              <w:ind w:left="144" w:right="394"/>
              <w:rPr>
                <w:ins w:id="4872" w:author="Khamsaolee Xainhiaxang" w:date="2021-07-08T22:20:00Z"/>
                <w:sz w:val="14"/>
                <w:szCs w:val="14"/>
              </w:rPr>
            </w:pPr>
            <w:r w:rsidRPr="0055153F">
              <w:rPr>
                <w:sz w:val="14"/>
                <w:szCs w:val="14"/>
              </w:rPr>
              <w:t xml:space="preserve">Cov Kawm Lus Askiv </w:t>
            </w:r>
          </w:p>
          <w:p w14:paraId="2CB55BCD" w14:textId="77777777" w:rsidR="00F87F0D" w:rsidRDefault="00C1669D">
            <w:pPr>
              <w:pStyle w:val="TableParagraph"/>
              <w:spacing w:before="9" w:line="280" w:lineRule="atLeast"/>
              <w:ind w:left="144" w:right="394"/>
              <w:rPr>
                <w:ins w:id="4873" w:author="Khamsaolee Xainhiaxang" w:date="2021-07-08T22:21:00Z"/>
                <w:sz w:val="14"/>
                <w:szCs w:val="14"/>
              </w:rPr>
            </w:pPr>
            <w:r w:rsidRPr="0055153F">
              <w:rPr>
                <w:sz w:val="14"/>
                <w:szCs w:val="14"/>
              </w:rPr>
              <w:t xml:space="preserve">Cov Hlua Uas Coj Los Tu </w:t>
            </w:r>
          </w:p>
          <w:p w14:paraId="7BAA8DBA" w14:textId="5B1E1917" w:rsidR="00E43EF1" w:rsidRPr="0055153F" w:rsidRDefault="00C1669D">
            <w:pPr>
              <w:pStyle w:val="TableParagraph"/>
              <w:spacing w:before="9" w:line="280" w:lineRule="atLeast"/>
              <w:ind w:left="144" w:right="394"/>
              <w:rPr>
                <w:sz w:val="14"/>
                <w:szCs w:val="14"/>
              </w:rPr>
            </w:pPr>
            <w:r w:rsidRPr="0055153F">
              <w:rPr>
                <w:sz w:val="14"/>
                <w:szCs w:val="14"/>
              </w:rPr>
              <w:t xml:space="preserve">Cov </w:t>
            </w:r>
            <w:del w:id="4874" w:author="Khamsaolee Xainhiaxang" w:date="2021-07-08T21:41:00Z">
              <w:r w:rsidRPr="0055153F" w:rsidDel="00624CA0">
                <w:rPr>
                  <w:sz w:val="14"/>
                  <w:szCs w:val="14"/>
                </w:rPr>
                <w:delText>Tau Nyiaj Tsawg</w:delText>
              </w:r>
            </w:del>
            <w:ins w:id="4875" w:author="Khamsaolee Xainhiaxang" w:date="2021-07-08T21:41:00Z">
              <w:r w:rsidR="00624CA0">
                <w:rPr>
                  <w:sz w:val="14"/>
                  <w:szCs w:val="14"/>
                </w:rPr>
                <w:t>Neeg Txom Nyem</w:t>
              </w:r>
            </w:ins>
          </w:p>
        </w:tc>
        <w:tc>
          <w:tcPr>
            <w:tcW w:w="1890" w:type="dxa"/>
            <w:tcBorders>
              <w:top w:val="nil"/>
              <w:left w:val="single" w:sz="4" w:space="0" w:color="FFFFFF"/>
              <w:bottom w:val="single" w:sz="4" w:space="0" w:color="FFFFFF"/>
              <w:right w:val="single" w:sz="4" w:space="0" w:color="FFFFFF"/>
            </w:tcBorders>
            <w:shd w:val="clear" w:color="auto" w:fill="DDEBF6"/>
          </w:tcPr>
          <w:p w14:paraId="590C1C98" w14:textId="77777777" w:rsidR="00E43EF1" w:rsidRPr="0055153F" w:rsidRDefault="000E40D2">
            <w:pPr>
              <w:pStyle w:val="TableParagraph"/>
              <w:spacing w:before="59"/>
              <w:ind w:left="143"/>
              <w:rPr>
                <w:sz w:val="14"/>
                <w:szCs w:val="14"/>
              </w:rPr>
            </w:pPr>
            <w:r w:rsidRPr="0055153F">
              <w:rPr>
                <w:sz w:val="14"/>
                <w:szCs w:val="14"/>
              </w:rPr>
              <w:t>Txhua Lub Tsev Kawm</w:t>
            </w:r>
          </w:p>
        </w:tc>
        <w:tc>
          <w:tcPr>
            <w:tcW w:w="1800" w:type="dxa"/>
            <w:tcBorders>
              <w:top w:val="nil"/>
              <w:left w:val="single" w:sz="4" w:space="0" w:color="FFFFFF"/>
              <w:bottom w:val="single" w:sz="4" w:space="0" w:color="FFFFFF"/>
              <w:right w:val="single" w:sz="4" w:space="0" w:color="FFFFFF"/>
            </w:tcBorders>
            <w:shd w:val="clear" w:color="auto" w:fill="DDEBF6"/>
          </w:tcPr>
          <w:p w14:paraId="40B1CF28" w14:textId="77777777" w:rsidR="00E43EF1" w:rsidRPr="0055153F" w:rsidRDefault="000E40D2">
            <w:pPr>
              <w:pStyle w:val="TableParagraph"/>
              <w:spacing w:before="59"/>
              <w:ind w:right="466"/>
              <w:jc w:val="right"/>
              <w:rPr>
                <w:sz w:val="14"/>
                <w:szCs w:val="14"/>
              </w:rPr>
            </w:pPr>
            <w:r w:rsidRPr="0055153F">
              <w:rPr>
                <w:sz w:val="14"/>
                <w:szCs w:val="14"/>
              </w:rPr>
              <w:t>$ 407,147.00</w:t>
            </w:r>
          </w:p>
        </w:tc>
        <w:tc>
          <w:tcPr>
            <w:tcW w:w="1947" w:type="dxa"/>
            <w:tcBorders>
              <w:top w:val="nil"/>
              <w:left w:val="single" w:sz="4" w:space="0" w:color="FFFFFF"/>
              <w:bottom w:val="single" w:sz="4" w:space="0" w:color="FFFFFF"/>
              <w:right w:val="nil"/>
            </w:tcBorders>
            <w:shd w:val="clear" w:color="auto" w:fill="DDEBF6"/>
          </w:tcPr>
          <w:p w14:paraId="00650681" w14:textId="77777777" w:rsidR="00E43EF1" w:rsidRPr="0055153F" w:rsidRDefault="000E40D2">
            <w:pPr>
              <w:pStyle w:val="TableParagraph"/>
              <w:spacing w:before="59"/>
              <w:ind w:left="468"/>
              <w:rPr>
                <w:sz w:val="14"/>
                <w:szCs w:val="14"/>
              </w:rPr>
            </w:pPr>
            <w:r w:rsidRPr="0055153F">
              <w:rPr>
                <w:sz w:val="14"/>
                <w:szCs w:val="14"/>
              </w:rPr>
              <w:t>$ 407,147.00</w:t>
            </w:r>
          </w:p>
        </w:tc>
      </w:tr>
      <w:tr w:rsidR="00E43EF1" w14:paraId="77A11127" w14:textId="77777777" w:rsidTr="009D08FF">
        <w:trPr>
          <w:trHeight w:val="745"/>
        </w:trPr>
        <w:tc>
          <w:tcPr>
            <w:tcW w:w="1183" w:type="dxa"/>
            <w:tcBorders>
              <w:top w:val="single" w:sz="4" w:space="0" w:color="FFFFFF"/>
              <w:left w:val="nil"/>
              <w:right w:val="single" w:sz="4" w:space="0" w:color="FFFFFF"/>
            </w:tcBorders>
            <w:shd w:val="clear" w:color="auto" w:fill="BDD7EE"/>
          </w:tcPr>
          <w:p w14:paraId="158FBA93" w14:textId="77777777" w:rsidR="00E43EF1" w:rsidRPr="0055153F" w:rsidRDefault="000E40D2">
            <w:pPr>
              <w:pStyle w:val="TableParagraph"/>
              <w:spacing w:before="58"/>
              <w:jc w:val="center"/>
              <w:rPr>
                <w:b/>
                <w:sz w:val="14"/>
                <w:szCs w:val="14"/>
              </w:rPr>
            </w:pPr>
            <w:r w:rsidRPr="0055153F">
              <w:rPr>
                <w:b/>
                <w:sz w:val="14"/>
                <w:szCs w:val="14"/>
              </w:rPr>
              <w:t>1</w:t>
            </w:r>
          </w:p>
        </w:tc>
        <w:tc>
          <w:tcPr>
            <w:tcW w:w="990" w:type="dxa"/>
            <w:tcBorders>
              <w:top w:val="single" w:sz="4" w:space="0" w:color="FFFFFF"/>
              <w:left w:val="single" w:sz="4" w:space="0" w:color="FFFFFF"/>
              <w:right w:val="single" w:sz="4" w:space="0" w:color="FFFFFF"/>
            </w:tcBorders>
            <w:shd w:val="clear" w:color="auto" w:fill="BDD7EE"/>
          </w:tcPr>
          <w:p w14:paraId="45F55DA9" w14:textId="6C11B4A6" w:rsidR="00E43EF1" w:rsidRPr="0055153F" w:rsidRDefault="000E40D2">
            <w:pPr>
              <w:pStyle w:val="TableParagraph"/>
              <w:spacing w:before="58"/>
              <w:ind w:left="315" w:right="315"/>
              <w:jc w:val="center"/>
              <w:rPr>
                <w:b/>
                <w:sz w:val="14"/>
                <w:szCs w:val="14"/>
              </w:rPr>
            </w:pPr>
            <w:r w:rsidRPr="0055153F">
              <w:rPr>
                <w:b/>
                <w:sz w:val="14"/>
                <w:szCs w:val="14"/>
              </w:rPr>
              <w:t>13</w:t>
            </w:r>
          </w:p>
        </w:tc>
        <w:tc>
          <w:tcPr>
            <w:tcW w:w="2250" w:type="dxa"/>
            <w:tcBorders>
              <w:top w:val="single" w:sz="4" w:space="0" w:color="FFFFFF"/>
              <w:left w:val="single" w:sz="4" w:space="0" w:color="FFFFFF"/>
              <w:right w:val="single" w:sz="4" w:space="0" w:color="FFFFFF"/>
            </w:tcBorders>
            <w:shd w:val="clear" w:color="auto" w:fill="BDD7EE"/>
          </w:tcPr>
          <w:p w14:paraId="71170870" w14:textId="77777777" w:rsidR="00E43EF1" w:rsidRPr="0055153F" w:rsidRDefault="000E40D2">
            <w:pPr>
              <w:pStyle w:val="TableParagraph"/>
              <w:spacing w:before="58" w:line="230" w:lineRule="atLeast"/>
              <w:ind w:left="53" w:right="297"/>
              <w:rPr>
                <w:sz w:val="14"/>
                <w:szCs w:val="14"/>
              </w:rPr>
            </w:pPr>
            <w:r w:rsidRPr="0055153F">
              <w:rPr>
                <w:sz w:val="14"/>
                <w:szCs w:val="14"/>
              </w:rPr>
              <w:t>Kev Kawm Ntxiv thiab Muaj kev pab qhia sib txawv rau EL</w:t>
            </w:r>
          </w:p>
        </w:tc>
        <w:tc>
          <w:tcPr>
            <w:tcW w:w="2250" w:type="dxa"/>
            <w:tcBorders>
              <w:top w:val="single" w:sz="4" w:space="0" w:color="FFFFFF"/>
              <w:left w:val="single" w:sz="4" w:space="0" w:color="FFFFFF"/>
              <w:right w:val="single" w:sz="4" w:space="0" w:color="FFFFFF"/>
            </w:tcBorders>
            <w:shd w:val="clear" w:color="auto" w:fill="BDD7EE"/>
          </w:tcPr>
          <w:p w14:paraId="1BABAE0C" w14:textId="7CEE8006" w:rsidR="00E43EF1" w:rsidRPr="0055153F" w:rsidRDefault="00C1669D">
            <w:pPr>
              <w:pStyle w:val="TableParagraph"/>
              <w:spacing w:before="58"/>
              <w:ind w:left="157"/>
              <w:rPr>
                <w:sz w:val="14"/>
                <w:szCs w:val="14"/>
              </w:rPr>
            </w:pPr>
            <w:r w:rsidRPr="0055153F">
              <w:rPr>
                <w:sz w:val="14"/>
                <w:szCs w:val="14"/>
              </w:rPr>
              <w:t>Txhuas Nrho-LEA</w:t>
            </w:r>
          </w:p>
        </w:tc>
        <w:tc>
          <w:tcPr>
            <w:tcW w:w="2790" w:type="dxa"/>
            <w:tcBorders>
              <w:top w:val="single" w:sz="4" w:space="0" w:color="FFFFFF"/>
              <w:left w:val="single" w:sz="4" w:space="0" w:color="FFFFFF"/>
              <w:right w:val="single" w:sz="4" w:space="0" w:color="FFFFFF"/>
            </w:tcBorders>
            <w:shd w:val="clear" w:color="auto" w:fill="BDD7EE"/>
          </w:tcPr>
          <w:p w14:paraId="2440B17E" w14:textId="5806083A" w:rsidR="00E43EF1" w:rsidRPr="0055153F" w:rsidRDefault="00C1669D">
            <w:pPr>
              <w:pStyle w:val="TableParagraph"/>
              <w:spacing w:before="58"/>
              <w:ind w:left="144"/>
              <w:rPr>
                <w:sz w:val="14"/>
                <w:szCs w:val="14"/>
              </w:rPr>
            </w:pPr>
            <w:r w:rsidRPr="0055153F">
              <w:rPr>
                <w:sz w:val="14"/>
                <w:szCs w:val="14"/>
              </w:rPr>
              <w:t xml:space="preserve">Cov </w:t>
            </w:r>
            <w:r w:rsidR="000E40D2" w:rsidRPr="0055153F">
              <w:rPr>
                <w:sz w:val="14"/>
                <w:szCs w:val="14"/>
              </w:rPr>
              <w:t>Kawm Lus Askiv</w:t>
            </w:r>
          </w:p>
        </w:tc>
        <w:tc>
          <w:tcPr>
            <w:tcW w:w="1890" w:type="dxa"/>
            <w:tcBorders>
              <w:top w:val="single" w:sz="4" w:space="0" w:color="FFFFFF"/>
              <w:left w:val="single" w:sz="4" w:space="0" w:color="FFFFFF"/>
              <w:right w:val="single" w:sz="4" w:space="0" w:color="FFFFFF"/>
            </w:tcBorders>
            <w:shd w:val="clear" w:color="auto" w:fill="BDD7EE"/>
          </w:tcPr>
          <w:p w14:paraId="60E5EBEA" w14:textId="77777777" w:rsidR="00E43EF1" w:rsidRPr="0055153F" w:rsidRDefault="000E40D2">
            <w:pPr>
              <w:pStyle w:val="TableParagraph"/>
              <w:spacing w:before="58"/>
              <w:ind w:left="143"/>
              <w:rPr>
                <w:sz w:val="14"/>
                <w:szCs w:val="14"/>
              </w:rPr>
            </w:pPr>
            <w:r w:rsidRPr="0055153F">
              <w:rPr>
                <w:sz w:val="14"/>
                <w:szCs w:val="14"/>
              </w:rPr>
              <w:t>Txhua Lub Tsev Kawm</w:t>
            </w:r>
          </w:p>
        </w:tc>
        <w:tc>
          <w:tcPr>
            <w:tcW w:w="1800" w:type="dxa"/>
            <w:tcBorders>
              <w:top w:val="single" w:sz="4" w:space="0" w:color="FFFFFF"/>
              <w:left w:val="single" w:sz="4" w:space="0" w:color="FFFFFF"/>
              <w:right w:val="single" w:sz="4" w:space="0" w:color="FFFFFF"/>
            </w:tcBorders>
            <w:shd w:val="clear" w:color="auto" w:fill="BDD7EE"/>
          </w:tcPr>
          <w:p w14:paraId="6F98523C" w14:textId="77777777" w:rsidR="00E43EF1" w:rsidRPr="0055153F" w:rsidRDefault="00E43EF1">
            <w:pPr>
              <w:pStyle w:val="TableParagraph"/>
              <w:rPr>
                <w:rFonts w:ascii="Times New Roman"/>
                <w:sz w:val="14"/>
                <w:szCs w:val="14"/>
              </w:rPr>
            </w:pPr>
          </w:p>
        </w:tc>
        <w:tc>
          <w:tcPr>
            <w:tcW w:w="1947" w:type="dxa"/>
            <w:tcBorders>
              <w:top w:val="single" w:sz="4" w:space="0" w:color="FFFFFF"/>
              <w:left w:val="single" w:sz="4" w:space="0" w:color="FFFFFF"/>
              <w:right w:val="nil"/>
            </w:tcBorders>
            <w:shd w:val="clear" w:color="auto" w:fill="BDD7EE"/>
          </w:tcPr>
          <w:p w14:paraId="4197CD05" w14:textId="77777777" w:rsidR="00E43EF1" w:rsidRPr="0055153F" w:rsidRDefault="000E40D2">
            <w:pPr>
              <w:pStyle w:val="TableParagraph"/>
              <w:spacing w:before="58"/>
              <w:ind w:left="309" w:right="309"/>
              <w:jc w:val="center"/>
              <w:rPr>
                <w:sz w:val="14"/>
                <w:szCs w:val="14"/>
              </w:rPr>
            </w:pPr>
            <w:r w:rsidRPr="0055153F">
              <w:rPr>
                <w:sz w:val="14"/>
                <w:szCs w:val="14"/>
              </w:rPr>
              <w:t>$ 0.00</w:t>
            </w:r>
          </w:p>
        </w:tc>
      </w:tr>
      <w:tr w:rsidR="00E43EF1" w14:paraId="2AB44039" w14:textId="77777777" w:rsidTr="009D08FF">
        <w:trPr>
          <w:trHeight w:val="914"/>
        </w:trPr>
        <w:tc>
          <w:tcPr>
            <w:tcW w:w="1183" w:type="dxa"/>
            <w:tcBorders>
              <w:left w:val="nil"/>
              <w:right w:val="single" w:sz="4" w:space="0" w:color="FFFFFF"/>
            </w:tcBorders>
            <w:shd w:val="clear" w:color="auto" w:fill="DDEBF6"/>
          </w:tcPr>
          <w:p w14:paraId="791C0B49" w14:textId="77777777" w:rsidR="00E43EF1" w:rsidRPr="0055153F" w:rsidRDefault="000E40D2">
            <w:pPr>
              <w:pStyle w:val="TableParagraph"/>
              <w:spacing w:before="53"/>
              <w:jc w:val="center"/>
              <w:rPr>
                <w:b/>
                <w:sz w:val="14"/>
                <w:szCs w:val="14"/>
              </w:rPr>
            </w:pPr>
            <w:r w:rsidRPr="0055153F">
              <w:rPr>
                <w:b/>
                <w:sz w:val="14"/>
                <w:szCs w:val="14"/>
              </w:rPr>
              <w:t>1</w:t>
            </w:r>
          </w:p>
        </w:tc>
        <w:tc>
          <w:tcPr>
            <w:tcW w:w="990" w:type="dxa"/>
            <w:tcBorders>
              <w:left w:val="single" w:sz="4" w:space="0" w:color="FFFFFF"/>
              <w:right w:val="single" w:sz="4" w:space="0" w:color="FFFFFF"/>
            </w:tcBorders>
            <w:shd w:val="clear" w:color="auto" w:fill="DDEBF6"/>
          </w:tcPr>
          <w:p w14:paraId="43E9F51E" w14:textId="42DF1E60" w:rsidR="00E43EF1" w:rsidRPr="0055153F" w:rsidRDefault="000E40D2">
            <w:pPr>
              <w:pStyle w:val="TableParagraph"/>
              <w:spacing w:before="53"/>
              <w:ind w:left="315" w:right="315"/>
              <w:jc w:val="center"/>
              <w:rPr>
                <w:b/>
                <w:sz w:val="14"/>
                <w:szCs w:val="14"/>
              </w:rPr>
            </w:pPr>
            <w:r w:rsidRPr="0055153F">
              <w:rPr>
                <w:b/>
                <w:sz w:val="14"/>
                <w:szCs w:val="14"/>
              </w:rPr>
              <w:t>14</w:t>
            </w:r>
          </w:p>
        </w:tc>
        <w:tc>
          <w:tcPr>
            <w:tcW w:w="2250" w:type="dxa"/>
            <w:tcBorders>
              <w:left w:val="single" w:sz="4" w:space="0" w:color="FFFFFF"/>
              <w:right w:val="single" w:sz="4" w:space="0" w:color="FFFFFF"/>
            </w:tcBorders>
            <w:shd w:val="clear" w:color="auto" w:fill="DDEBF6"/>
          </w:tcPr>
          <w:p w14:paraId="016D54A5" w14:textId="2605D921" w:rsidR="00E43EF1" w:rsidRPr="0055153F" w:rsidRDefault="0086615D">
            <w:pPr>
              <w:pStyle w:val="TableParagraph"/>
              <w:spacing w:before="53"/>
              <w:ind w:left="53" w:right="198"/>
              <w:rPr>
                <w:sz w:val="14"/>
                <w:szCs w:val="14"/>
              </w:rPr>
            </w:pPr>
            <w:ins w:id="4876" w:author="Khamsaolee Xainhiaxang" w:date="2021-07-08T22:15:00Z">
              <w:r>
                <w:rPr>
                  <w:sz w:val="14"/>
                  <w:szCs w:val="14"/>
                </w:rPr>
                <w:t>Kev Pab Ntau Yamj</w:t>
              </w:r>
            </w:ins>
            <w:del w:id="4877" w:author="Khamsaolee Xainhiaxang" w:date="2021-07-08T22:15:00Z">
              <w:r w:rsidR="00881569" w:rsidRPr="0055153F" w:rsidDel="0086615D">
                <w:rPr>
                  <w:sz w:val="14"/>
                  <w:szCs w:val="14"/>
                </w:rPr>
                <w:delText xml:space="preserve">Cov Khoom Siv Txhawb Nqa Ntau Hom </w:delText>
              </w:r>
            </w:del>
            <w:r w:rsidR="00881569" w:rsidRPr="0055153F">
              <w:rPr>
                <w:sz w:val="14"/>
                <w:szCs w:val="14"/>
              </w:rPr>
              <w:t>(Multi-Tiered System of Support MTSS)</w:t>
            </w:r>
          </w:p>
        </w:tc>
        <w:tc>
          <w:tcPr>
            <w:tcW w:w="2250" w:type="dxa"/>
            <w:tcBorders>
              <w:left w:val="single" w:sz="4" w:space="0" w:color="FFFFFF"/>
              <w:right w:val="single" w:sz="4" w:space="0" w:color="FFFFFF"/>
            </w:tcBorders>
            <w:shd w:val="clear" w:color="auto" w:fill="DDEBF6"/>
          </w:tcPr>
          <w:p w14:paraId="5A550220" w14:textId="0EE301B9" w:rsidR="00E43EF1" w:rsidRPr="0055153F" w:rsidRDefault="00740936">
            <w:pPr>
              <w:pStyle w:val="TableParagraph"/>
              <w:spacing w:before="53"/>
              <w:ind w:left="157" w:right="338"/>
              <w:rPr>
                <w:sz w:val="14"/>
                <w:szCs w:val="14"/>
              </w:rPr>
            </w:pPr>
            <w:r w:rsidRPr="0055153F">
              <w:rPr>
                <w:sz w:val="14"/>
                <w:szCs w:val="14"/>
              </w:rPr>
              <w:t>Tsuas pub rau Pab Pawg tub ntxhais Kawm Uas Tsis Nrog</w:t>
            </w:r>
          </w:p>
        </w:tc>
        <w:tc>
          <w:tcPr>
            <w:tcW w:w="2790" w:type="dxa"/>
            <w:tcBorders>
              <w:left w:val="single" w:sz="4" w:space="0" w:color="FFFFFF"/>
              <w:right w:val="single" w:sz="4" w:space="0" w:color="FFFFFF"/>
            </w:tcBorders>
            <w:shd w:val="clear" w:color="auto" w:fill="DDEBF6"/>
          </w:tcPr>
          <w:p w14:paraId="2F75A9F8" w14:textId="77777777" w:rsidR="00F87F0D" w:rsidRDefault="00C1669D">
            <w:pPr>
              <w:pStyle w:val="TableParagraph"/>
              <w:spacing w:before="10" w:line="288" w:lineRule="exact"/>
              <w:ind w:left="144" w:right="394"/>
              <w:rPr>
                <w:ins w:id="4878" w:author="Khamsaolee Xainhiaxang" w:date="2021-07-08T22:20:00Z"/>
                <w:sz w:val="14"/>
                <w:szCs w:val="14"/>
              </w:rPr>
            </w:pPr>
            <w:r w:rsidRPr="0055153F">
              <w:rPr>
                <w:sz w:val="14"/>
                <w:szCs w:val="14"/>
              </w:rPr>
              <w:t xml:space="preserve">Cov Kawm Lus Askiv </w:t>
            </w:r>
          </w:p>
          <w:p w14:paraId="699D5A3D" w14:textId="77777777" w:rsidR="00F87F0D" w:rsidRDefault="00C1669D">
            <w:pPr>
              <w:pStyle w:val="TableParagraph"/>
              <w:spacing w:before="10" w:line="288" w:lineRule="exact"/>
              <w:ind w:left="144" w:right="394"/>
              <w:rPr>
                <w:ins w:id="4879" w:author="Khamsaolee Xainhiaxang" w:date="2021-07-08T22:20:00Z"/>
                <w:sz w:val="14"/>
                <w:szCs w:val="14"/>
              </w:rPr>
            </w:pPr>
            <w:r w:rsidRPr="0055153F">
              <w:rPr>
                <w:sz w:val="14"/>
                <w:szCs w:val="14"/>
              </w:rPr>
              <w:t xml:space="preserve">Cov Hlua Uas Coj Los Tu </w:t>
            </w:r>
          </w:p>
          <w:p w14:paraId="0A3F6AB5" w14:textId="144657A7" w:rsidR="00E43EF1" w:rsidRPr="0055153F" w:rsidRDefault="00C1669D">
            <w:pPr>
              <w:pStyle w:val="TableParagraph"/>
              <w:spacing w:before="10" w:line="288" w:lineRule="exact"/>
              <w:ind w:left="144" w:right="394"/>
              <w:rPr>
                <w:sz w:val="14"/>
                <w:szCs w:val="14"/>
              </w:rPr>
            </w:pPr>
            <w:r w:rsidRPr="0055153F">
              <w:rPr>
                <w:sz w:val="14"/>
                <w:szCs w:val="14"/>
              </w:rPr>
              <w:t xml:space="preserve">Cov </w:t>
            </w:r>
            <w:del w:id="4880" w:author="Khamsaolee Xainhiaxang" w:date="2021-07-08T21:41:00Z">
              <w:r w:rsidRPr="0055153F" w:rsidDel="00624CA0">
                <w:rPr>
                  <w:sz w:val="14"/>
                  <w:szCs w:val="14"/>
                </w:rPr>
                <w:delText>Tau Nyiaj Tsawg</w:delText>
              </w:r>
            </w:del>
            <w:ins w:id="4881" w:author="Khamsaolee Xainhiaxang" w:date="2021-07-08T21:41:00Z">
              <w:r w:rsidR="00624CA0">
                <w:rPr>
                  <w:sz w:val="14"/>
                  <w:szCs w:val="14"/>
                </w:rPr>
                <w:t>Neeg Txom Nyem</w:t>
              </w:r>
            </w:ins>
          </w:p>
        </w:tc>
        <w:tc>
          <w:tcPr>
            <w:tcW w:w="1890" w:type="dxa"/>
            <w:tcBorders>
              <w:left w:val="single" w:sz="4" w:space="0" w:color="FFFFFF"/>
              <w:right w:val="single" w:sz="4" w:space="0" w:color="FFFFFF"/>
            </w:tcBorders>
            <w:shd w:val="clear" w:color="auto" w:fill="DDEBF6"/>
          </w:tcPr>
          <w:p w14:paraId="3DED61F8" w14:textId="77777777" w:rsidR="00E43EF1" w:rsidRPr="0055153F" w:rsidRDefault="00E43EF1">
            <w:pPr>
              <w:pStyle w:val="TableParagraph"/>
              <w:rPr>
                <w:rFonts w:ascii="Times New Roman"/>
                <w:sz w:val="14"/>
                <w:szCs w:val="14"/>
              </w:rPr>
            </w:pPr>
          </w:p>
        </w:tc>
        <w:tc>
          <w:tcPr>
            <w:tcW w:w="1800" w:type="dxa"/>
            <w:tcBorders>
              <w:left w:val="single" w:sz="4" w:space="0" w:color="FFFFFF"/>
              <w:right w:val="single" w:sz="4" w:space="0" w:color="FFFFFF"/>
            </w:tcBorders>
            <w:shd w:val="clear" w:color="auto" w:fill="DDEBF6"/>
          </w:tcPr>
          <w:p w14:paraId="56D4341E" w14:textId="77777777" w:rsidR="00E43EF1" w:rsidRPr="0055153F" w:rsidRDefault="000E40D2">
            <w:pPr>
              <w:pStyle w:val="TableParagraph"/>
              <w:spacing w:before="53"/>
              <w:ind w:right="466"/>
              <w:jc w:val="right"/>
              <w:rPr>
                <w:sz w:val="14"/>
                <w:szCs w:val="14"/>
              </w:rPr>
            </w:pPr>
            <w:r w:rsidRPr="0055153F">
              <w:rPr>
                <w:sz w:val="14"/>
                <w:szCs w:val="14"/>
              </w:rPr>
              <w:t>$ 143,658.00</w:t>
            </w:r>
          </w:p>
        </w:tc>
        <w:tc>
          <w:tcPr>
            <w:tcW w:w="1947" w:type="dxa"/>
            <w:tcBorders>
              <w:left w:val="single" w:sz="4" w:space="0" w:color="FFFFFF"/>
              <w:right w:val="nil"/>
            </w:tcBorders>
            <w:shd w:val="clear" w:color="auto" w:fill="DDEBF6"/>
          </w:tcPr>
          <w:p w14:paraId="25E0589D" w14:textId="77777777" w:rsidR="00E43EF1" w:rsidRPr="0055153F" w:rsidRDefault="000E40D2">
            <w:pPr>
              <w:pStyle w:val="TableParagraph"/>
              <w:spacing w:before="53"/>
              <w:ind w:left="385"/>
              <w:rPr>
                <w:sz w:val="14"/>
                <w:szCs w:val="14"/>
              </w:rPr>
            </w:pPr>
            <w:r w:rsidRPr="0055153F">
              <w:rPr>
                <w:sz w:val="14"/>
                <w:szCs w:val="14"/>
              </w:rPr>
              <w:t>$ 1,919,548.00</w:t>
            </w:r>
          </w:p>
        </w:tc>
      </w:tr>
      <w:tr w:rsidR="00E43EF1" w14:paraId="297F348D" w14:textId="77777777" w:rsidTr="00843BAF">
        <w:tblPrEx>
          <w:tblW w:w="0" w:type="auto"/>
          <w:tblInd w:w="257"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ExChange w:id="4882" w:author="Khamsaolee Xainhiaxang" w:date="2021-07-08T22:16:00Z">
            <w:tblPrEx>
              <w:tblW w:w="0" w:type="auto"/>
              <w:tblInd w:w="257"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Ex>
          </w:tblPrExChange>
        </w:tblPrEx>
        <w:trPr>
          <w:trHeight w:val="812"/>
          <w:trPrChange w:id="4883" w:author="Khamsaolee Xainhiaxang" w:date="2021-07-08T22:16:00Z">
            <w:trPr>
              <w:gridBefore w:val="1"/>
              <w:trHeight w:val="1012"/>
            </w:trPr>
          </w:trPrChange>
        </w:trPr>
        <w:tc>
          <w:tcPr>
            <w:tcW w:w="1183" w:type="dxa"/>
            <w:tcBorders>
              <w:left w:val="nil"/>
              <w:bottom w:val="single" w:sz="4" w:space="0" w:color="FFFFFF" w:themeColor="background1"/>
              <w:right w:val="single" w:sz="4" w:space="0" w:color="FFFFFF"/>
            </w:tcBorders>
            <w:shd w:val="clear" w:color="auto" w:fill="BDD7EE"/>
            <w:tcPrChange w:id="4884" w:author="Khamsaolee Xainhiaxang" w:date="2021-07-08T22:16:00Z">
              <w:tcPr>
                <w:tcW w:w="1183" w:type="dxa"/>
                <w:gridSpan w:val="2"/>
                <w:tcBorders>
                  <w:left w:val="nil"/>
                  <w:bottom w:val="single" w:sz="4" w:space="0" w:color="FFFFFF" w:themeColor="background1"/>
                  <w:right w:val="single" w:sz="4" w:space="0" w:color="FFFFFF"/>
                </w:tcBorders>
                <w:shd w:val="clear" w:color="auto" w:fill="BDD7EE"/>
              </w:tcPr>
            </w:tcPrChange>
          </w:tcPr>
          <w:p w14:paraId="6010A598" w14:textId="77777777" w:rsidR="00E43EF1" w:rsidRPr="0055153F" w:rsidRDefault="000E40D2">
            <w:pPr>
              <w:pStyle w:val="TableParagraph"/>
              <w:spacing w:before="55"/>
              <w:jc w:val="center"/>
              <w:rPr>
                <w:b/>
                <w:sz w:val="14"/>
                <w:szCs w:val="14"/>
              </w:rPr>
            </w:pPr>
            <w:r w:rsidRPr="0055153F">
              <w:rPr>
                <w:b/>
                <w:sz w:val="14"/>
                <w:szCs w:val="14"/>
              </w:rPr>
              <w:t>1</w:t>
            </w:r>
          </w:p>
        </w:tc>
        <w:tc>
          <w:tcPr>
            <w:tcW w:w="990" w:type="dxa"/>
            <w:tcBorders>
              <w:left w:val="single" w:sz="4" w:space="0" w:color="FFFFFF"/>
              <w:bottom w:val="single" w:sz="4" w:space="0" w:color="FFFFFF" w:themeColor="background1"/>
              <w:right w:val="single" w:sz="4" w:space="0" w:color="FFFFFF"/>
            </w:tcBorders>
            <w:shd w:val="clear" w:color="auto" w:fill="BDD7EE"/>
            <w:tcPrChange w:id="4885" w:author="Khamsaolee Xainhiaxang" w:date="2021-07-08T22:16:00Z">
              <w:tcPr>
                <w:tcW w:w="990" w:type="dxa"/>
                <w:gridSpan w:val="2"/>
                <w:tcBorders>
                  <w:left w:val="single" w:sz="4" w:space="0" w:color="FFFFFF"/>
                  <w:bottom w:val="single" w:sz="4" w:space="0" w:color="FFFFFF" w:themeColor="background1"/>
                  <w:right w:val="single" w:sz="4" w:space="0" w:color="FFFFFF"/>
                </w:tcBorders>
                <w:shd w:val="clear" w:color="auto" w:fill="BDD7EE"/>
              </w:tcPr>
            </w:tcPrChange>
          </w:tcPr>
          <w:p w14:paraId="79AD9EB8" w14:textId="426347D9" w:rsidR="00E43EF1" w:rsidRPr="0055153F" w:rsidRDefault="000E40D2">
            <w:pPr>
              <w:pStyle w:val="TableParagraph"/>
              <w:spacing w:before="55"/>
              <w:ind w:left="315" w:right="315"/>
              <w:jc w:val="center"/>
              <w:rPr>
                <w:b/>
                <w:sz w:val="14"/>
                <w:szCs w:val="14"/>
              </w:rPr>
            </w:pPr>
            <w:r w:rsidRPr="0055153F">
              <w:rPr>
                <w:b/>
                <w:sz w:val="14"/>
                <w:szCs w:val="14"/>
              </w:rPr>
              <w:t>15</w:t>
            </w:r>
          </w:p>
        </w:tc>
        <w:tc>
          <w:tcPr>
            <w:tcW w:w="2250" w:type="dxa"/>
            <w:tcBorders>
              <w:left w:val="single" w:sz="4" w:space="0" w:color="FFFFFF"/>
              <w:bottom w:val="single" w:sz="4" w:space="0" w:color="FFFFFF" w:themeColor="background1"/>
              <w:right w:val="single" w:sz="4" w:space="0" w:color="FFFFFF"/>
            </w:tcBorders>
            <w:shd w:val="clear" w:color="auto" w:fill="BDD7EE"/>
            <w:tcPrChange w:id="4886" w:author="Khamsaolee Xainhiaxang" w:date="2021-07-08T22:16:00Z">
              <w:tcPr>
                <w:tcW w:w="2250" w:type="dxa"/>
                <w:gridSpan w:val="2"/>
                <w:tcBorders>
                  <w:left w:val="single" w:sz="4" w:space="0" w:color="FFFFFF"/>
                  <w:bottom w:val="single" w:sz="4" w:space="0" w:color="FFFFFF" w:themeColor="background1"/>
                  <w:right w:val="single" w:sz="4" w:space="0" w:color="FFFFFF"/>
                </w:tcBorders>
                <w:shd w:val="clear" w:color="auto" w:fill="BDD7EE"/>
              </w:tcPr>
            </w:tcPrChange>
          </w:tcPr>
          <w:p w14:paraId="14AEE545" w14:textId="619E5B1B" w:rsidR="00E43EF1" w:rsidRPr="0055153F" w:rsidRDefault="000E40D2" w:rsidP="007B6550">
            <w:pPr>
              <w:pStyle w:val="TableParagraph"/>
              <w:spacing w:before="55"/>
              <w:ind w:left="53" w:right="753"/>
              <w:rPr>
                <w:sz w:val="14"/>
                <w:szCs w:val="14"/>
              </w:rPr>
            </w:pPr>
            <w:r w:rsidRPr="0055153F">
              <w:rPr>
                <w:sz w:val="14"/>
                <w:szCs w:val="14"/>
              </w:rPr>
              <w:t>Chaw Ua Hauj</w:t>
            </w:r>
            <w:r w:rsidR="00881569" w:rsidRPr="0055153F">
              <w:rPr>
                <w:sz w:val="14"/>
                <w:szCs w:val="14"/>
              </w:rPr>
              <w:t xml:space="preserve"> </w:t>
            </w:r>
            <w:r w:rsidRPr="0055153F">
              <w:rPr>
                <w:sz w:val="14"/>
                <w:szCs w:val="14"/>
              </w:rPr>
              <w:t xml:space="preserve">lwm Txhawb </w:t>
            </w:r>
            <w:del w:id="4887" w:author="Khamsaolee Xainhiaxang" w:date="2021-07-08T22:15:00Z">
              <w:r w:rsidR="00881569" w:rsidRPr="0055153F" w:rsidDel="007B6550">
                <w:rPr>
                  <w:sz w:val="14"/>
                  <w:szCs w:val="14"/>
                </w:rPr>
                <w:delText>Nruab Nrab</w:delText>
              </w:r>
              <w:r w:rsidRPr="0055153F" w:rsidDel="007B6550">
                <w:rPr>
                  <w:sz w:val="14"/>
                  <w:szCs w:val="14"/>
                </w:rPr>
                <w:delText xml:space="preserve"> </w:delText>
              </w:r>
            </w:del>
            <w:r w:rsidRPr="0055153F">
              <w:rPr>
                <w:sz w:val="14"/>
                <w:szCs w:val="14"/>
              </w:rPr>
              <w:t>&amp; Pab Txhawb Ntxiv</w:t>
            </w:r>
            <w:r w:rsidR="00881569" w:rsidRPr="0055153F">
              <w:rPr>
                <w:sz w:val="14"/>
                <w:szCs w:val="14"/>
              </w:rPr>
              <w:t xml:space="preserve"> </w:t>
            </w:r>
            <w:del w:id="4888" w:author="Khamsaolee Xainhiaxang" w:date="2021-07-08T22:15:00Z">
              <w:r w:rsidR="00881569" w:rsidRPr="0055153F" w:rsidDel="007B6550">
                <w:rPr>
                  <w:sz w:val="14"/>
                  <w:szCs w:val="14"/>
                </w:rPr>
                <w:delText>Uas</w:delText>
              </w:r>
            </w:del>
          </w:p>
        </w:tc>
        <w:tc>
          <w:tcPr>
            <w:tcW w:w="2250" w:type="dxa"/>
            <w:tcBorders>
              <w:left w:val="single" w:sz="4" w:space="0" w:color="FFFFFF"/>
              <w:bottom w:val="single" w:sz="4" w:space="0" w:color="FFFFFF" w:themeColor="background1"/>
              <w:right w:val="single" w:sz="4" w:space="0" w:color="FFFFFF"/>
            </w:tcBorders>
            <w:shd w:val="clear" w:color="auto" w:fill="BDD7EE"/>
            <w:tcPrChange w:id="4889" w:author="Khamsaolee Xainhiaxang" w:date="2021-07-08T22:16:00Z">
              <w:tcPr>
                <w:tcW w:w="2250" w:type="dxa"/>
                <w:gridSpan w:val="2"/>
                <w:tcBorders>
                  <w:left w:val="single" w:sz="4" w:space="0" w:color="FFFFFF"/>
                  <w:bottom w:val="single" w:sz="4" w:space="0" w:color="FFFFFF" w:themeColor="background1"/>
                  <w:right w:val="single" w:sz="4" w:space="0" w:color="FFFFFF"/>
                </w:tcBorders>
                <w:shd w:val="clear" w:color="auto" w:fill="BDD7EE"/>
              </w:tcPr>
            </w:tcPrChange>
          </w:tcPr>
          <w:p w14:paraId="149E3540" w14:textId="71C63408" w:rsidR="00E43EF1" w:rsidRPr="0055153F" w:rsidRDefault="00C1669D">
            <w:pPr>
              <w:pStyle w:val="TableParagraph"/>
              <w:spacing w:before="55"/>
              <w:ind w:left="157"/>
              <w:rPr>
                <w:sz w:val="14"/>
                <w:szCs w:val="14"/>
              </w:rPr>
            </w:pPr>
            <w:r w:rsidRPr="0055153F">
              <w:rPr>
                <w:sz w:val="14"/>
                <w:szCs w:val="14"/>
              </w:rPr>
              <w:t>Txhuas Nrho-LEA</w:t>
            </w:r>
          </w:p>
        </w:tc>
        <w:tc>
          <w:tcPr>
            <w:tcW w:w="2790" w:type="dxa"/>
            <w:tcBorders>
              <w:left w:val="single" w:sz="4" w:space="0" w:color="FFFFFF"/>
              <w:bottom w:val="single" w:sz="4" w:space="0" w:color="FFFFFF" w:themeColor="background1"/>
              <w:right w:val="single" w:sz="4" w:space="0" w:color="FFFFFF"/>
            </w:tcBorders>
            <w:shd w:val="clear" w:color="auto" w:fill="BDD7EE"/>
            <w:tcPrChange w:id="4890" w:author="Khamsaolee Xainhiaxang" w:date="2021-07-08T22:16:00Z">
              <w:tcPr>
                <w:tcW w:w="2790" w:type="dxa"/>
                <w:gridSpan w:val="2"/>
                <w:tcBorders>
                  <w:left w:val="single" w:sz="4" w:space="0" w:color="FFFFFF"/>
                  <w:bottom w:val="single" w:sz="4" w:space="0" w:color="FFFFFF" w:themeColor="background1"/>
                  <w:right w:val="single" w:sz="4" w:space="0" w:color="FFFFFF"/>
                </w:tcBorders>
                <w:shd w:val="clear" w:color="auto" w:fill="BDD7EE"/>
              </w:tcPr>
            </w:tcPrChange>
          </w:tcPr>
          <w:p w14:paraId="6C8F7493" w14:textId="77777777" w:rsidR="00F87F0D" w:rsidRDefault="00C1669D" w:rsidP="00C1669D">
            <w:pPr>
              <w:pStyle w:val="TableParagraph"/>
              <w:spacing w:before="55" w:line="300" w:lineRule="auto"/>
              <w:ind w:right="394"/>
              <w:rPr>
                <w:ins w:id="4891" w:author="Khamsaolee Xainhiaxang" w:date="2021-07-08T22:20:00Z"/>
                <w:sz w:val="14"/>
                <w:szCs w:val="14"/>
              </w:rPr>
            </w:pPr>
            <w:r w:rsidRPr="0055153F">
              <w:rPr>
                <w:sz w:val="14"/>
                <w:szCs w:val="14"/>
              </w:rPr>
              <w:t xml:space="preserve"> Cov Kawm Lus Askiv </w:t>
            </w:r>
          </w:p>
          <w:p w14:paraId="293E9676" w14:textId="77777777" w:rsidR="00F87F0D" w:rsidRDefault="00C1669D" w:rsidP="00C1669D">
            <w:pPr>
              <w:pStyle w:val="TableParagraph"/>
              <w:spacing w:before="55" w:line="300" w:lineRule="auto"/>
              <w:ind w:right="394"/>
              <w:rPr>
                <w:ins w:id="4892" w:author="Khamsaolee Xainhiaxang" w:date="2021-07-08T22:20:00Z"/>
                <w:sz w:val="14"/>
                <w:szCs w:val="14"/>
              </w:rPr>
            </w:pPr>
            <w:r w:rsidRPr="0055153F">
              <w:rPr>
                <w:sz w:val="14"/>
                <w:szCs w:val="14"/>
              </w:rPr>
              <w:t xml:space="preserve">Cov Hlua Uas Coj Los Tu </w:t>
            </w:r>
          </w:p>
          <w:p w14:paraId="146DA009" w14:textId="492EF374" w:rsidR="00E43EF1" w:rsidRPr="0055153F" w:rsidRDefault="00C1669D" w:rsidP="00C1669D">
            <w:pPr>
              <w:pStyle w:val="TableParagraph"/>
              <w:spacing w:before="55" w:line="300" w:lineRule="auto"/>
              <w:ind w:right="394"/>
              <w:rPr>
                <w:sz w:val="14"/>
                <w:szCs w:val="14"/>
              </w:rPr>
            </w:pPr>
            <w:r w:rsidRPr="0055153F">
              <w:rPr>
                <w:sz w:val="14"/>
                <w:szCs w:val="14"/>
              </w:rPr>
              <w:t xml:space="preserve">Cov </w:t>
            </w:r>
            <w:del w:id="4893" w:author="Khamsaolee Xainhiaxang" w:date="2021-07-08T21:41:00Z">
              <w:r w:rsidRPr="0055153F" w:rsidDel="00624CA0">
                <w:rPr>
                  <w:sz w:val="14"/>
                  <w:szCs w:val="14"/>
                </w:rPr>
                <w:delText>Tau Nyiaj Tsawg</w:delText>
              </w:r>
            </w:del>
            <w:ins w:id="4894" w:author="Khamsaolee Xainhiaxang" w:date="2021-07-08T21:41:00Z">
              <w:r w:rsidR="00624CA0">
                <w:rPr>
                  <w:sz w:val="14"/>
                  <w:szCs w:val="14"/>
                </w:rPr>
                <w:t>Neeg Txom Nyem</w:t>
              </w:r>
            </w:ins>
          </w:p>
        </w:tc>
        <w:tc>
          <w:tcPr>
            <w:tcW w:w="1890" w:type="dxa"/>
            <w:tcBorders>
              <w:left w:val="single" w:sz="4" w:space="0" w:color="FFFFFF"/>
              <w:bottom w:val="single" w:sz="4" w:space="0" w:color="FFFFFF" w:themeColor="background1"/>
              <w:right w:val="single" w:sz="4" w:space="0" w:color="FFFFFF"/>
            </w:tcBorders>
            <w:shd w:val="clear" w:color="auto" w:fill="BDD7EE"/>
            <w:tcPrChange w:id="4895" w:author="Khamsaolee Xainhiaxang" w:date="2021-07-08T22:16:00Z">
              <w:tcPr>
                <w:tcW w:w="1890" w:type="dxa"/>
                <w:gridSpan w:val="2"/>
                <w:tcBorders>
                  <w:left w:val="single" w:sz="4" w:space="0" w:color="FFFFFF"/>
                  <w:bottom w:val="single" w:sz="4" w:space="0" w:color="FFFFFF" w:themeColor="background1"/>
                  <w:right w:val="single" w:sz="4" w:space="0" w:color="FFFFFF"/>
                </w:tcBorders>
                <w:shd w:val="clear" w:color="auto" w:fill="BDD7EE"/>
              </w:tcPr>
            </w:tcPrChange>
          </w:tcPr>
          <w:p w14:paraId="4CA12D32" w14:textId="77777777" w:rsidR="00E43EF1" w:rsidRPr="0055153F" w:rsidRDefault="000E40D2">
            <w:pPr>
              <w:pStyle w:val="TableParagraph"/>
              <w:spacing w:before="55"/>
              <w:ind w:left="143"/>
              <w:rPr>
                <w:sz w:val="14"/>
                <w:szCs w:val="14"/>
              </w:rPr>
            </w:pPr>
            <w:r w:rsidRPr="0055153F">
              <w:rPr>
                <w:sz w:val="14"/>
                <w:szCs w:val="14"/>
              </w:rPr>
              <w:t>Txhua Lub Tsev Kawm</w:t>
            </w:r>
          </w:p>
        </w:tc>
        <w:tc>
          <w:tcPr>
            <w:tcW w:w="1800" w:type="dxa"/>
            <w:tcBorders>
              <w:left w:val="single" w:sz="4" w:space="0" w:color="FFFFFF"/>
              <w:bottom w:val="single" w:sz="4" w:space="0" w:color="FFFFFF" w:themeColor="background1"/>
              <w:right w:val="single" w:sz="4" w:space="0" w:color="FFFFFF"/>
            </w:tcBorders>
            <w:shd w:val="clear" w:color="auto" w:fill="BDD7EE"/>
            <w:tcPrChange w:id="4896" w:author="Khamsaolee Xainhiaxang" w:date="2021-07-08T22:16:00Z">
              <w:tcPr>
                <w:tcW w:w="1800" w:type="dxa"/>
                <w:gridSpan w:val="2"/>
                <w:tcBorders>
                  <w:left w:val="single" w:sz="4" w:space="0" w:color="FFFFFF"/>
                  <w:bottom w:val="single" w:sz="4" w:space="0" w:color="FFFFFF" w:themeColor="background1"/>
                  <w:right w:val="single" w:sz="4" w:space="0" w:color="FFFFFF"/>
                </w:tcBorders>
                <w:shd w:val="clear" w:color="auto" w:fill="BDD7EE"/>
              </w:tcPr>
            </w:tcPrChange>
          </w:tcPr>
          <w:p w14:paraId="5E4FAC48" w14:textId="77777777" w:rsidR="00E43EF1" w:rsidRPr="0055153F" w:rsidRDefault="000E40D2">
            <w:pPr>
              <w:pStyle w:val="TableParagraph"/>
              <w:spacing w:before="55"/>
              <w:ind w:right="466"/>
              <w:jc w:val="right"/>
              <w:rPr>
                <w:sz w:val="14"/>
                <w:szCs w:val="14"/>
              </w:rPr>
            </w:pPr>
            <w:r w:rsidRPr="0055153F">
              <w:rPr>
                <w:sz w:val="14"/>
                <w:szCs w:val="14"/>
              </w:rPr>
              <w:t>$ 388,031.00</w:t>
            </w:r>
          </w:p>
        </w:tc>
        <w:tc>
          <w:tcPr>
            <w:tcW w:w="1947" w:type="dxa"/>
            <w:tcBorders>
              <w:left w:val="single" w:sz="4" w:space="0" w:color="FFFFFF"/>
              <w:bottom w:val="single" w:sz="4" w:space="0" w:color="FFFFFF" w:themeColor="background1"/>
              <w:right w:val="nil"/>
            </w:tcBorders>
            <w:shd w:val="clear" w:color="auto" w:fill="BDD7EE"/>
            <w:tcPrChange w:id="4897" w:author="Khamsaolee Xainhiaxang" w:date="2021-07-08T22:16:00Z">
              <w:tcPr>
                <w:tcW w:w="1947" w:type="dxa"/>
                <w:gridSpan w:val="2"/>
                <w:tcBorders>
                  <w:left w:val="single" w:sz="4" w:space="0" w:color="FFFFFF"/>
                  <w:bottom w:val="single" w:sz="4" w:space="0" w:color="FFFFFF" w:themeColor="background1"/>
                  <w:right w:val="nil"/>
                </w:tcBorders>
                <w:shd w:val="clear" w:color="auto" w:fill="BDD7EE"/>
              </w:tcPr>
            </w:tcPrChange>
          </w:tcPr>
          <w:p w14:paraId="31912D2F" w14:textId="77777777" w:rsidR="00E43EF1" w:rsidRPr="0055153F" w:rsidRDefault="000E40D2">
            <w:pPr>
              <w:pStyle w:val="TableParagraph"/>
              <w:spacing w:before="55"/>
              <w:ind w:left="468"/>
              <w:rPr>
                <w:sz w:val="14"/>
                <w:szCs w:val="14"/>
              </w:rPr>
            </w:pPr>
            <w:r w:rsidRPr="0055153F">
              <w:rPr>
                <w:sz w:val="14"/>
                <w:szCs w:val="14"/>
              </w:rPr>
              <w:t>$ 388,031.00</w:t>
            </w:r>
          </w:p>
        </w:tc>
      </w:tr>
      <w:tr w:rsidR="00E43EF1" w14:paraId="1F42DDDC" w14:textId="77777777" w:rsidTr="007B6550">
        <w:trPr>
          <w:trHeight w:val="892"/>
        </w:trPr>
        <w:tc>
          <w:tcPr>
            <w:tcW w:w="1183" w:type="dxa"/>
            <w:tcBorders>
              <w:top w:val="single" w:sz="4" w:space="0" w:color="FFFFFF" w:themeColor="background1"/>
              <w:left w:val="nil"/>
              <w:right w:val="single" w:sz="4" w:space="0" w:color="FFFFFF"/>
            </w:tcBorders>
            <w:shd w:val="clear" w:color="auto" w:fill="BDD7EE"/>
          </w:tcPr>
          <w:p w14:paraId="100FBBD9" w14:textId="77777777" w:rsidR="00E43EF1" w:rsidRPr="0055153F" w:rsidRDefault="000E40D2">
            <w:pPr>
              <w:pStyle w:val="TableParagraph"/>
              <w:spacing w:before="30"/>
              <w:jc w:val="center"/>
              <w:rPr>
                <w:b/>
                <w:sz w:val="14"/>
                <w:szCs w:val="14"/>
              </w:rPr>
            </w:pPr>
            <w:r w:rsidRPr="0055153F">
              <w:rPr>
                <w:b/>
                <w:sz w:val="14"/>
                <w:szCs w:val="14"/>
              </w:rPr>
              <w:t>1</w:t>
            </w:r>
          </w:p>
        </w:tc>
        <w:tc>
          <w:tcPr>
            <w:tcW w:w="990" w:type="dxa"/>
            <w:tcBorders>
              <w:top w:val="single" w:sz="4" w:space="0" w:color="FFFFFF" w:themeColor="background1"/>
              <w:left w:val="single" w:sz="4" w:space="0" w:color="FFFFFF"/>
              <w:right w:val="single" w:sz="4" w:space="0" w:color="FFFFFF"/>
            </w:tcBorders>
            <w:shd w:val="clear" w:color="auto" w:fill="BDD7EE"/>
          </w:tcPr>
          <w:p w14:paraId="46A63744" w14:textId="77777777" w:rsidR="00E43EF1" w:rsidRPr="0055153F" w:rsidRDefault="000E40D2">
            <w:pPr>
              <w:pStyle w:val="TableParagraph"/>
              <w:spacing w:before="30"/>
              <w:ind w:left="315" w:right="315"/>
              <w:jc w:val="center"/>
              <w:rPr>
                <w:b/>
                <w:sz w:val="14"/>
                <w:szCs w:val="14"/>
              </w:rPr>
            </w:pPr>
            <w:r w:rsidRPr="0055153F">
              <w:rPr>
                <w:b/>
                <w:sz w:val="14"/>
                <w:szCs w:val="14"/>
              </w:rPr>
              <w:t>17</w:t>
            </w:r>
          </w:p>
        </w:tc>
        <w:tc>
          <w:tcPr>
            <w:tcW w:w="2250" w:type="dxa"/>
            <w:tcBorders>
              <w:top w:val="single" w:sz="4" w:space="0" w:color="FFFFFF" w:themeColor="background1"/>
              <w:left w:val="single" w:sz="4" w:space="0" w:color="FFFFFF"/>
              <w:right w:val="single" w:sz="4" w:space="0" w:color="FFFFFF"/>
            </w:tcBorders>
            <w:shd w:val="clear" w:color="auto" w:fill="BDD7EE"/>
          </w:tcPr>
          <w:p w14:paraId="6C66ADA3" w14:textId="77777777" w:rsidR="00E43EF1" w:rsidRDefault="000E40D2">
            <w:pPr>
              <w:pStyle w:val="TableParagraph"/>
              <w:spacing w:before="30"/>
              <w:ind w:left="53" w:right="164"/>
              <w:rPr>
                <w:ins w:id="4898" w:author="Khamsaolee Xainhiaxang" w:date="2021-07-08T22:17:00Z"/>
                <w:sz w:val="14"/>
                <w:szCs w:val="14"/>
              </w:rPr>
            </w:pPr>
            <w:r w:rsidRPr="0055153F">
              <w:rPr>
                <w:sz w:val="14"/>
                <w:szCs w:val="14"/>
              </w:rPr>
              <w:t>Muab Kev Tshab Foob Ntxiv rau Cov Tsev Kawm Ntawv</w:t>
            </w:r>
          </w:p>
          <w:p w14:paraId="73F08D41" w14:textId="77777777" w:rsidR="00843BAF" w:rsidRPr="00843BAF" w:rsidRDefault="00843BAF" w:rsidP="00843BAF">
            <w:pPr>
              <w:pStyle w:val="TableParagraph"/>
              <w:spacing w:before="30"/>
              <w:ind w:left="53" w:right="164"/>
              <w:rPr>
                <w:ins w:id="4899" w:author="Khamsaolee Xainhiaxang" w:date="2021-07-08T22:17:00Z"/>
                <w:sz w:val="14"/>
                <w:szCs w:val="14"/>
              </w:rPr>
            </w:pPr>
            <w:ins w:id="4900" w:author="Khamsaolee Xainhiaxang" w:date="2021-07-08T22:17:00Z">
              <w:r>
                <w:rPr>
                  <w:sz w:val="14"/>
                  <w:szCs w:val="14"/>
                </w:rPr>
                <w:t>(</w:t>
              </w:r>
              <w:r w:rsidRPr="00843BAF">
                <w:rPr>
                  <w:sz w:val="14"/>
                  <w:szCs w:val="14"/>
                </w:rPr>
                <w:t>Supplemental</w:t>
              </w:r>
            </w:ins>
          </w:p>
          <w:p w14:paraId="6E67F16B" w14:textId="77777777" w:rsidR="00843BAF" w:rsidRPr="00843BAF" w:rsidRDefault="00843BAF" w:rsidP="00843BAF">
            <w:pPr>
              <w:pStyle w:val="TableParagraph"/>
              <w:spacing w:before="30"/>
              <w:ind w:left="53" w:right="164"/>
              <w:rPr>
                <w:ins w:id="4901" w:author="Khamsaolee Xainhiaxang" w:date="2021-07-08T22:17:00Z"/>
                <w:sz w:val="14"/>
                <w:szCs w:val="14"/>
              </w:rPr>
            </w:pPr>
            <w:ins w:id="4902" w:author="Khamsaolee Xainhiaxang" w:date="2021-07-08T22:17:00Z">
              <w:r w:rsidRPr="00843BAF">
                <w:rPr>
                  <w:sz w:val="14"/>
                  <w:szCs w:val="14"/>
                </w:rPr>
                <w:t>Concentration</w:t>
              </w:r>
            </w:ins>
          </w:p>
          <w:p w14:paraId="71A317D2" w14:textId="40D9B576" w:rsidR="00843BAF" w:rsidRPr="0055153F" w:rsidRDefault="00843BAF" w:rsidP="00843BAF">
            <w:pPr>
              <w:pStyle w:val="TableParagraph"/>
              <w:spacing w:before="30"/>
              <w:ind w:left="53" w:right="164"/>
              <w:rPr>
                <w:sz w:val="14"/>
                <w:szCs w:val="14"/>
              </w:rPr>
            </w:pPr>
            <w:ins w:id="4903" w:author="Khamsaolee Xainhiaxang" w:date="2021-07-08T22:17:00Z">
              <w:r w:rsidRPr="00843BAF">
                <w:rPr>
                  <w:sz w:val="14"/>
                  <w:szCs w:val="14"/>
                </w:rPr>
                <w:t>Allocated to Schools</w:t>
              </w:r>
              <w:r>
                <w:rPr>
                  <w:sz w:val="14"/>
                  <w:szCs w:val="14"/>
                </w:rPr>
                <w:t>)</w:t>
              </w:r>
            </w:ins>
          </w:p>
        </w:tc>
        <w:tc>
          <w:tcPr>
            <w:tcW w:w="2250" w:type="dxa"/>
            <w:tcBorders>
              <w:top w:val="single" w:sz="4" w:space="0" w:color="FFFFFF" w:themeColor="background1"/>
              <w:left w:val="single" w:sz="4" w:space="0" w:color="FFFFFF"/>
              <w:right w:val="single" w:sz="4" w:space="0" w:color="FFFFFF"/>
            </w:tcBorders>
            <w:shd w:val="clear" w:color="auto" w:fill="BDD7EE"/>
          </w:tcPr>
          <w:p w14:paraId="18D5D79D" w14:textId="3534FEBB" w:rsidR="00E43EF1" w:rsidRPr="0055153F" w:rsidRDefault="00C1669D">
            <w:pPr>
              <w:pStyle w:val="TableParagraph"/>
              <w:spacing w:before="30"/>
              <w:ind w:left="157"/>
              <w:rPr>
                <w:sz w:val="14"/>
                <w:szCs w:val="14"/>
              </w:rPr>
            </w:pPr>
            <w:r w:rsidRPr="0055153F">
              <w:rPr>
                <w:sz w:val="14"/>
                <w:szCs w:val="14"/>
              </w:rPr>
              <w:t>Txhuas Nrho-LEA</w:t>
            </w:r>
          </w:p>
        </w:tc>
        <w:tc>
          <w:tcPr>
            <w:tcW w:w="2790" w:type="dxa"/>
            <w:tcBorders>
              <w:top w:val="single" w:sz="4" w:space="0" w:color="FFFFFF" w:themeColor="background1"/>
              <w:left w:val="single" w:sz="4" w:space="0" w:color="FFFFFF"/>
              <w:right w:val="single" w:sz="4" w:space="0" w:color="FFFFFF"/>
            </w:tcBorders>
            <w:shd w:val="clear" w:color="auto" w:fill="BDD7EE"/>
          </w:tcPr>
          <w:p w14:paraId="45FC74A2" w14:textId="77777777" w:rsidR="00244D13" w:rsidRDefault="00C1669D">
            <w:pPr>
              <w:pStyle w:val="TableParagraph"/>
              <w:spacing w:before="1"/>
              <w:ind w:left="144"/>
              <w:rPr>
                <w:ins w:id="4904" w:author="Khamsaolee Xainhiaxang" w:date="2021-07-08T22:20:00Z"/>
                <w:sz w:val="14"/>
                <w:szCs w:val="14"/>
              </w:rPr>
            </w:pPr>
            <w:r w:rsidRPr="0055153F">
              <w:rPr>
                <w:sz w:val="14"/>
                <w:szCs w:val="14"/>
              </w:rPr>
              <w:t xml:space="preserve">Cov Kawm Lus Askiv </w:t>
            </w:r>
          </w:p>
          <w:p w14:paraId="69BD8F24" w14:textId="77777777" w:rsidR="00F87F0D" w:rsidRDefault="00C1669D">
            <w:pPr>
              <w:pStyle w:val="TableParagraph"/>
              <w:spacing w:before="1"/>
              <w:ind w:left="144"/>
              <w:rPr>
                <w:ins w:id="4905" w:author="Khamsaolee Xainhiaxang" w:date="2021-07-08T22:20:00Z"/>
                <w:sz w:val="14"/>
                <w:szCs w:val="14"/>
              </w:rPr>
            </w:pPr>
            <w:r w:rsidRPr="0055153F">
              <w:rPr>
                <w:sz w:val="14"/>
                <w:szCs w:val="14"/>
              </w:rPr>
              <w:t xml:space="preserve">Cov Hlua Uas Coj Los Tu </w:t>
            </w:r>
          </w:p>
          <w:p w14:paraId="25042089" w14:textId="65E0522E" w:rsidR="00E43EF1" w:rsidRPr="0055153F" w:rsidRDefault="00C1669D">
            <w:pPr>
              <w:pStyle w:val="TableParagraph"/>
              <w:spacing w:before="1"/>
              <w:ind w:left="144"/>
              <w:rPr>
                <w:sz w:val="14"/>
                <w:szCs w:val="14"/>
              </w:rPr>
            </w:pPr>
            <w:r w:rsidRPr="0055153F">
              <w:rPr>
                <w:sz w:val="14"/>
                <w:szCs w:val="14"/>
              </w:rPr>
              <w:t xml:space="preserve">Cov </w:t>
            </w:r>
            <w:del w:id="4906" w:author="Khamsaolee Xainhiaxang" w:date="2021-07-08T21:41:00Z">
              <w:r w:rsidRPr="0055153F" w:rsidDel="00624CA0">
                <w:rPr>
                  <w:sz w:val="14"/>
                  <w:szCs w:val="14"/>
                </w:rPr>
                <w:delText>Tau Nyiaj Tsawg</w:delText>
              </w:r>
            </w:del>
            <w:ins w:id="4907" w:author="Khamsaolee Xainhiaxang" w:date="2021-07-08T21:41:00Z">
              <w:r w:rsidR="00624CA0">
                <w:rPr>
                  <w:sz w:val="14"/>
                  <w:szCs w:val="14"/>
                </w:rPr>
                <w:t>Neeg Txom Nyem</w:t>
              </w:r>
            </w:ins>
          </w:p>
        </w:tc>
        <w:tc>
          <w:tcPr>
            <w:tcW w:w="1890" w:type="dxa"/>
            <w:tcBorders>
              <w:top w:val="single" w:sz="4" w:space="0" w:color="FFFFFF" w:themeColor="background1"/>
              <w:left w:val="single" w:sz="4" w:space="0" w:color="FFFFFF"/>
              <w:right w:val="single" w:sz="4" w:space="0" w:color="FFFFFF"/>
            </w:tcBorders>
            <w:shd w:val="clear" w:color="auto" w:fill="BDD7EE"/>
          </w:tcPr>
          <w:p w14:paraId="2A60DBFF" w14:textId="77777777" w:rsidR="00E43EF1" w:rsidRPr="0055153F" w:rsidRDefault="000E40D2">
            <w:pPr>
              <w:pStyle w:val="TableParagraph"/>
              <w:spacing w:before="30"/>
              <w:ind w:left="143"/>
              <w:rPr>
                <w:sz w:val="14"/>
                <w:szCs w:val="14"/>
              </w:rPr>
            </w:pPr>
            <w:r w:rsidRPr="0055153F">
              <w:rPr>
                <w:sz w:val="14"/>
                <w:szCs w:val="14"/>
              </w:rPr>
              <w:t>Txhua Lub Tsev Kawm</w:t>
            </w:r>
          </w:p>
        </w:tc>
        <w:tc>
          <w:tcPr>
            <w:tcW w:w="1800" w:type="dxa"/>
            <w:tcBorders>
              <w:top w:val="single" w:sz="4" w:space="0" w:color="FFFFFF" w:themeColor="background1"/>
              <w:left w:val="single" w:sz="4" w:space="0" w:color="FFFFFF"/>
              <w:right w:val="single" w:sz="4" w:space="0" w:color="FFFFFF"/>
            </w:tcBorders>
            <w:shd w:val="clear" w:color="auto" w:fill="BDD7EE"/>
          </w:tcPr>
          <w:p w14:paraId="60E49043" w14:textId="77777777" w:rsidR="00E43EF1" w:rsidRPr="0055153F" w:rsidRDefault="000E40D2">
            <w:pPr>
              <w:pStyle w:val="TableParagraph"/>
              <w:spacing w:before="30"/>
              <w:ind w:right="383"/>
              <w:jc w:val="right"/>
              <w:rPr>
                <w:sz w:val="14"/>
                <w:szCs w:val="14"/>
              </w:rPr>
            </w:pPr>
            <w:r w:rsidRPr="0055153F">
              <w:rPr>
                <w:sz w:val="14"/>
                <w:szCs w:val="14"/>
              </w:rPr>
              <w:t>$ 2,241,867.00</w:t>
            </w:r>
          </w:p>
        </w:tc>
        <w:tc>
          <w:tcPr>
            <w:tcW w:w="1947" w:type="dxa"/>
            <w:tcBorders>
              <w:top w:val="single" w:sz="4" w:space="0" w:color="FFFFFF" w:themeColor="background1"/>
              <w:left w:val="single" w:sz="4" w:space="0" w:color="FFFFFF"/>
              <w:right w:val="nil"/>
            </w:tcBorders>
            <w:shd w:val="clear" w:color="auto" w:fill="BDD7EE"/>
          </w:tcPr>
          <w:p w14:paraId="3B7F573F" w14:textId="77777777" w:rsidR="00E43EF1" w:rsidRPr="0055153F" w:rsidRDefault="000E40D2">
            <w:pPr>
              <w:pStyle w:val="TableParagraph"/>
              <w:spacing w:before="30"/>
              <w:ind w:left="385"/>
              <w:rPr>
                <w:sz w:val="14"/>
                <w:szCs w:val="14"/>
              </w:rPr>
            </w:pPr>
            <w:r w:rsidRPr="0055153F">
              <w:rPr>
                <w:sz w:val="14"/>
                <w:szCs w:val="14"/>
              </w:rPr>
              <w:t>$ 2,241,867.00</w:t>
            </w:r>
          </w:p>
        </w:tc>
      </w:tr>
      <w:tr w:rsidR="00E43EF1" w14:paraId="16C7C152" w14:textId="77777777" w:rsidTr="009D08FF">
        <w:trPr>
          <w:trHeight w:val="515"/>
        </w:trPr>
        <w:tc>
          <w:tcPr>
            <w:tcW w:w="1183" w:type="dxa"/>
            <w:tcBorders>
              <w:left w:val="nil"/>
              <w:bottom w:val="single" w:sz="4" w:space="0" w:color="FFFFFF"/>
              <w:right w:val="single" w:sz="4" w:space="0" w:color="FFFFFF"/>
            </w:tcBorders>
            <w:shd w:val="clear" w:color="auto" w:fill="DDEBF6"/>
          </w:tcPr>
          <w:p w14:paraId="63460FD2" w14:textId="77777777" w:rsidR="00E43EF1" w:rsidRPr="0055153F" w:rsidRDefault="000E40D2">
            <w:pPr>
              <w:pStyle w:val="TableParagraph"/>
              <w:spacing w:before="55"/>
              <w:jc w:val="center"/>
              <w:rPr>
                <w:b/>
                <w:sz w:val="14"/>
                <w:szCs w:val="14"/>
              </w:rPr>
            </w:pPr>
            <w:r w:rsidRPr="0055153F">
              <w:rPr>
                <w:b/>
                <w:sz w:val="14"/>
                <w:szCs w:val="14"/>
              </w:rPr>
              <w:t>1</w:t>
            </w:r>
          </w:p>
        </w:tc>
        <w:tc>
          <w:tcPr>
            <w:tcW w:w="990" w:type="dxa"/>
            <w:tcBorders>
              <w:left w:val="single" w:sz="4" w:space="0" w:color="FFFFFF"/>
              <w:bottom w:val="single" w:sz="4" w:space="0" w:color="FFFFFF"/>
              <w:right w:val="single" w:sz="4" w:space="0" w:color="FFFFFF"/>
            </w:tcBorders>
            <w:shd w:val="clear" w:color="auto" w:fill="DDEBF6"/>
          </w:tcPr>
          <w:p w14:paraId="11D9CF65" w14:textId="1C57ED1F" w:rsidR="00E43EF1" w:rsidRPr="0055153F" w:rsidRDefault="000E40D2">
            <w:pPr>
              <w:pStyle w:val="TableParagraph"/>
              <w:spacing w:before="55"/>
              <w:ind w:left="315" w:right="315"/>
              <w:jc w:val="center"/>
              <w:rPr>
                <w:b/>
                <w:sz w:val="14"/>
                <w:szCs w:val="14"/>
              </w:rPr>
            </w:pPr>
            <w:r w:rsidRPr="0055153F">
              <w:rPr>
                <w:b/>
                <w:sz w:val="14"/>
                <w:szCs w:val="14"/>
              </w:rPr>
              <w:t xml:space="preserve">18 </w:t>
            </w:r>
          </w:p>
        </w:tc>
        <w:tc>
          <w:tcPr>
            <w:tcW w:w="2250" w:type="dxa"/>
            <w:tcBorders>
              <w:left w:val="single" w:sz="4" w:space="0" w:color="FFFFFF"/>
              <w:bottom w:val="single" w:sz="4" w:space="0" w:color="FFFFFF"/>
              <w:right w:val="single" w:sz="4" w:space="0" w:color="FFFFFF"/>
            </w:tcBorders>
            <w:shd w:val="clear" w:color="auto" w:fill="DDEBF6"/>
          </w:tcPr>
          <w:p w14:paraId="6BF622F1" w14:textId="2B14CA44" w:rsidR="00E43EF1" w:rsidRPr="0055153F" w:rsidRDefault="00881569">
            <w:pPr>
              <w:pStyle w:val="TableParagraph"/>
              <w:spacing w:before="55" w:line="230" w:lineRule="atLeast"/>
              <w:ind w:left="53" w:right="142"/>
              <w:rPr>
                <w:sz w:val="14"/>
                <w:szCs w:val="14"/>
              </w:rPr>
            </w:pPr>
            <w:r w:rsidRPr="0055153F">
              <w:rPr>
                <w:sz w:val="14"/>
                <w:szCs w:val="14"/>
              </w:rPr>
              <w:t xml:space="preserve">Pab Rau Cov </w:t>
            </w:r>
            <w:r w:rsidR="000E40D2" w:rsidRPr="0055153F">
              <w:rPr>
                <w:sz w:val="14"/>
                <w:szCs w:val="14"/>
              </w:rPr>
              <w:t xml:space="preserve">Kawm Lus Askiv (EL) </w:t>
            </w:r>
          </w:p>
        </w:tc>
        <w:tc>
          <w:tcPr>
            <w:tcW w:w="2250" w:type="dxa"/>
            <w:tcBorders>
              <w:left w:val="single" w:sz="4" w:space="0" w:color="FFFFFF"/>
              <w:bottom w:val="single" w:sz="4" w:space="0" w:color="FFFFFF"/>
              <w:right w:val="single" w:sz="4" w:space="0" w:color="FFFFFF"/>
            </w:tcBorders>
            <w:shd w:val="clear" w:color="auto" w:fill="DDEBF6"/>
          </w:tcPr>
          <w:p w14:paraId="5CA75BCE" w14:textId="0EBB25B4" w:rsidR="00E43EF1" w:rsidRPr="0055153F" w:rsidRDefault="00C1669D">
            <w:pPr>
              <w:pStyle w:val="TableParagraph"/>
              <w:spacing w:before="55"/>
              <w:ind w:left="157"/>
              <w:rPr>
                <w:sz w:val="14"/>
                <w:szCs w:val="14"/>
              </w:rPr>
            </w:pPr>
            <w:r w:rsidRPr="0055153F">
              <w:rPr>
                <w:sz w:val="14"/>
                <w:szCs w:val="14"/>
              </w:rPr>
              <w:t>Txhuas Nrho-LEA</w:t>
            </w:r>
          </w:p>
        </w:tc>
        <w:tc>
          <w:tcPr>
            <w:tcW w:w="2790" w:type="dxa"/>
            <w:tcBorders>
              <w:left w:val="single" w:sz="4" w:space="0" w:color="FFFFFF"/>
              <w:bottom w:val="single" w:sz="4" w:space="0" w:color="FFFFFF"/>
              <w:right w:val="single" w:sz="4" w:space="0" w:color="FFFFFF"/>
            </w:tcBorders>
            <w:shd w:val="clear" w:color="auto" w:fill="DDEBF6"/>
          </w:tcPr>
          <w:p w14:paraId="1B79C92D" w14:textId="0B0B7E7C" w:rsidR="00E43EF1" w:rsidRPr="0055153F" w:rsidRDefault="00DB3330">
            <w:pPr>
              <w:pStyle w:val="TableParagraph"/>
              <w:spacing w:before="55"/>
              <w:ind w:left="144"/>
              <w:rPr>
                <w:sz w:val="14"/>
                <w:szCs w:val="14"/>
              </w:rPr>
            </w:pPr>
            <w:r w:rsidRPr="0055153F">
              <w:rPr>
                <w:sz w:val="14"/>
                <w:szCs w:val="14"/>
              </w:rPr>
              <w:t xml:space="preserve">Cov </w:t>
            </w:r>
            <w:r w:rsidR="000E40D2" w:rsidRPr="0055153F">
              <w:rPr>
                <w:sz w:val="14"/>
                <w:szCs w:val="14"/>
              </w:rPr>
              <w:t>Kawm Lus Askiv</w:t>
            </w:r>
          </w:p>
        </w:tc>
        <w:tc>
          <w:tcPr>
            <w:tcW w:w="1890" w:type="dxa"/>
            <w:tcBorders>
              <w:left w:val="single" w:sz="4" w:space="0" w:color="FFFFFF"/>
              <w:bottom w:val="single" w:sz="4" w:space="0" w:color="FFFFFF"/>
              <w:right w:val="single" w:sz="4" w:space="0" w:color="FFFFFF"/>
            </w:tcBorders>
            <w:shd w:val="clear" w:color="auto" w:fill="DDEBF6"/>
          </w:tcPr>
          <w:p w14:paraId="2A2786EF" w14:textId="77777777" w:rsidR="00E43EF1" w:rsidRPr="0055153F" w:rsidRDefault="000E40D2">
            <w:pPr>
              <w:pStyle w:val="TableParagraph"/>
              <w:spacing w:before="55"/>
              <w:ind w:left="143"/>
              <w:rPr>
                <w:sz w:val="14"/>
                <w:szCs w:val="14"/>
              </w:rPr>
            </w:pPr>
            <w:r w:rsidRPr="0055153F">
              <w:rPr>
                <w:sz w:val="14"/>
                <w:szCs w:val="14"/>
              </w:rPr>
              <w:t>Txhua Lub Tsev Kawm</w:t>
            </w:r>
          </w:p>
        </w:tc>
        <w:tc>
          <w:tcPr>
            <w:tcW w:w="1800" w:type="dxa"/>
            <w:tcBorders>
              <w:left w:val="single" w:sz="4" w:space="0" w:color="FFFFFF"/>
              <w:bottom w:val="single" w:sz="4" w:space="0" w:color="FFFFFF"/>
              <w:right w:val="single" w:sz="4" w:space="0" w:color="FFFFFF"/>
            </w:tcBorders>
            <w:shd w:val="clear" w:color="auto" w:fill="DDEBF6"/>
          </w:tcPr>
          <w:p w14:paraId="49705285" w14:textId="77777777" w:rsidR="00E43EF1" w:rsidRPr="0055153F" w:rsidRDefault="000E40D2">
            <w:pPr>
              <w:pStyle w:val="TableParagraph"/>
              <w:spacing w:before="55"/>
              <w:ind w:right="383"/>
              <w:jc w:val="right"/>
              <w:rPr>
                <w:sz w:val="14"/>
                <w:szCs w:val="14"/>
              </w:rPr>
            </w:pPr>
            <w:r w:rsidRPr="0055153F">
              <w:rPr>
                <w:sz w:val="14"/>
                <w:szCs w:val="14"/>
              </w:rPr>
              <w:t>$ 4,335,070.00</w:t>
            </w:r>
          </w:p>
        </w:tc>
        <w:tc>
          <w:tcPr>
            <w:tcW w:w="1947" w:type="dxa"/>
            <w:tcBorders>
              <w:left w:val="single" w:sz="4" w:space="0" w:color="FFFFFF"/>
              <w:bottom w:val="single" w:sz="4" w:space="0" w:color="FFFFFF"/>
              <w:right w:val="nil"/>
            </w:tcBorders>
            <w:shd w:val="clear" w:color="auto" w:fill="DDEBF6"/>
          </w:tcPr>
          <w:p w14:paraId="751A8E08" w14:textId="77777777" w:rsidR="00E43EF1" w:rsidRPr="0055153F" w:rsidRDefault="000E40D2">
            <w:pPr>
              <w:pStyle w:val="TableParagraph"/>
              <w:spacing w:before="55"/>
              <w:ind w:left="385"/>
              <w:rPr>
                <w:sz w:val="14"/>
                <w:szCs w:val="14"/>
              </w:rPr>
            </w:pPr>
            <w:r w:rsidRPr="0055153F">
              <w:rPr>
                <w:sz w:val="14"/>
                <w:szCs w:val="14"/>
              </w:rPr>
              <w:t>$ 4,335,070.00</w:t>
            </w:r>
          </w:p>
        </w:tc>
      </w:tr>
      <w:tr w:rsidR="00E43EF1" w14:paraId="2959FBB4" w14:textId="77777777" w:rsidTr="009D08FF">
        <w:trPr>
          <w:trHeight w:val="919"/>
        </w:trPr>
        <w:tc>
          <w:tcPr>
            <w:tcW w:w="1183" w:type="dxa"/>
            <w:tcBorders>
              <w:top w:val="single" w:sz="4" w:space="0" w:color="FFFFFF"/>
              <w:left w:val="nil"/>
              <w:right w:val="single" w:sz="4" w:space="0" w:color="FFFFFF"/>
            </w:tcBorders>
            <w:shd w:val="clear" w:color="auto" w:fill="BDD7EE"/>
          </w:tcPr>
          <w:p w14:paraId="0850165F" w14:textId="77777777" w:rsidR="00E43EF1" w:rsidRPr="0055153F" w:rsidRDefault="000E40D2">
            <w:pPr>
              <w:pStyle w:val="TableParagraph"/>
              <w:spacing w:before="58"/>
              <w:jc w:val="center"/>
              <w:rPr>
                <w:b/>
                <w:sz w:val="14"/>
                <w:szCs w:val="14"/>
              </w:rPr>
            </w:pPr>
            <w:r w:rsidRPr="0055153F">
              <w:rPr>
                <w:b/>
                <w:sz w:val="14"/>
                <w:szCs w:val="14"/>
              </w:rPr>
              <w:t>1</w:t>
            </w:r>
          </w:p>
        </w:tc>
        <w:tc>
          <w:tcPr>
            <w:tcW w:w="990" w:type="dxa"/>
            <w:tcBorders>
              <w:top w:val="single" w:sz="4" w:space="0" w:color="FFFFFF"/>
              <w:left w:val="single" w:sz="4" w:space="0" w:color="FFFFFF"/>
              <w:right w:val="single" w:sz="4" w:space="0" w:color="FFFFFF"/>
            </w:tcBorders>
            <w:shd w:val="clear" w:color="auto" w:fill="BDD7EE"/>
          </w:tcPr>
          <w:p w14:paraId="0376FB1B" w14:textId="77777777" w:rsidR="00E43EF1" w:rsidRPr="0055153F" w:rsidRDefault="000E40D2">
            <w:pPr>
              <w:pStyle w:val="TableParagraph"/>
              <w:spacing w:before="58"/>
              <w:ind w:left="315" w:right="315"/>
              <w:jc w:val="center"/>
              <w:rPr>
                <w:b/>
                <w:sz w:val="14"/>
                <w:szCs w:val="14"/>
              </w:rPr>
            </w:pPr>
            <w:r w:rsidRPr="0055153F">
              <w:rPr>
                <w:b/>
                <w:sz w:val="14"/>
                <w:szCs w:val="14"/>
              </w:rPr>
              <w:t>19</w:t>
            </w:r>
          </w:p>
        </w:tc>
        <w:tc>
          <w:tcPr>
            <w:tcW w:w="2250" w:type="dxa"/>
            <w:tcBorders>
              <w:top w:val="single" w:sz="4" w:space="0" w:color="FFFFFF"/>
              <w:left w:val="single" w:sz="4" w:space="0" w:color="FFFFFF"/>
              <w:right w:val="single" w:sz="4" w:space="0" w:color="FFFFFF"/>
            </w:tcBorders>
            <w:shd w:val="clear" w:color="auto" w:fill="BDD7EE"/>
          </w:tcPr>
          <w:p w14:paraId="0DF23642" w14:textId="77777777" w:rsidR="00626C89" w:rsidRPr="00626C89" w:rsidRDefault="00626C89" w:rsidP="00626C89">
            <w:pPr>
              <w:pStyle w:val="TableParagraph"/>
              <w:spacing w:before="58"/>
              <w:ind w:left="53" w:right="120"/>
              <w:rPr>
                <w:ins w:id="4908" w:author="Khamsaolee Xainhiaxang" w:date="2021-07-08T22:18:00Z"/>
                <w:sz w:val="14"/>
                <w:szCs w:val="14"/>
              </w:rPr>
            </w:pPr>
            <w:ins w:id="4909" w:author="Khamsaolee Xainhiaxang" w:date="2021-07-08T22:17:00Z">
              <w:r>
                <w:rPr>
                  <w:sz w:val="14"/>
                  <w:szCs w:val="14"/>
                </w:rPr>
                <w:t>Cov Xibfwb Uas Qhia Lawv Cov Lus Thiab L</w:t>
              </w:r>
            </w:ins>
            <w:ins w:id="4910" w:author="Khamsaolee Xainhiaxang" w:date="2021-07-08T22:18:00Z">
              <w:r>
                <w:rPr>
                  <w:sz w:val="14"/>
                  <w:szCs w:val="14"/>
                </w:rPr>
                <w:t>us Ntiaj Teb</w:t>
              </w:r>
            </w:ins>
            <w:del w:id="4911" w:author="Khamsaolee Xainhiaxang" w:date="2021-07-08T22:18:00Z">
              <w:r w:rsidR="000E40D2" w:rsidRPr="0055153F" w:rsidDel="00626C89">
                <w:rPr>
                  <w:sz w:val="14"/>
                  <w:szCs w:val="14"/>
                </w:rPr>
                <w:delText>Ntiaj teb lus thiab cov nais</w:delText>
              </w:r>
              <w:r w:rsidR="003772CB" w:rsidRPr="0055153F" w:rsidDel="00626C89">
                <w:rPr>
                  <w:sz w:val="14"/>
                  <w:szCs w:val="14"/>
                </w:rPr>
                <w:delText xml:space="preserve"> </w:delText>
              </w:r>
              <w:r w:rsidR="000E40D2" w:rsidRPr="0055153F" w:rsidDel="00626C89">
                <w:rPr>
                  <w:sz w:val="14"/>
                  <w:szCs w:val="14"/>
                </w:rPr>
                <w:delText xml:space="preserve">khu </w:delText>
              </w:r>
              <w:r w:rsidR="003772CB" w:rsidRPr="0055153F" w:rsidDel="00626C89">
                <w:rPr>
                  <w:sz w:val="14"/>
                  <w:szCs w:val="14"/>
                </w:rPr>
                <w:delText xml:space="preserve">kev </w:delText>
              </w:r>
              <w:r w:rsidR="000E40D2" w:rsidRPr="0055153F" w:rsidDel="00626C89">
                <w:rPr>
                  <w:sz w:val="14"/>
                  <w:szCs w:val="14"/>
                </w:rPr>
                <w:delText>hais lus</w:delText>
              </w:r>
            </w:del>
            <w:ins w:id="4912" w:author="Khamsaolee Xainhiaxang" w:date="2021-07-08T22:18:00Z">
              <w:r>
                <w:rPr>
                  <w:sz w:val="14"/>
                  <w:szCs w:val="14"/>
                </w:rPr>
                <w:t>(</w:t>
              </w:r>
              <w:r w:rsidRPr="00626C89">
                <w:rPr>
                  <w:sz w:val="14"/>
                  <w:szCs w:val="14"/>
                </w:rPr>
                <w:t>World Language and</w:t>
              </w:r>
            </w:ins>
          </w:p>
          <w:p w14:paraId="20183441" w14:textId="77777777" w:rsidR="00626C89" w:rsidRPr="00626C89" w:rsidRDefault="00626C89" w:rsidP="00626C89">
            <w:pPr>
              <w:pStyle w:val="TableParagraph"/>
              <w:spacing w:before="58"/>
              <w:ind w:left="53" w:right="120"/>
              <w:rPr>
                <w:ins w:id="4913" w:author="Khamsaolee Xainhiaxang" w:date="2021-07-08T22:18:00Z"/>
                <w:sz w:val="14"/>
                <w:szCs w:val="14"/>
              </w:rPr>
            </w:pPr>
            <w:ins w:id="4914" w:author="Khamsaolee Xainhiaxang" w:date="2021-07-08T22:18:00Z">
              <w:r w:rsidRPr="00626C89">
                <w:rPr>
                  <w:sz w:val="14"/>
                  <w:szCs w:val="14"/>
                </w:rPr>
                <w:t>Native Speaking</w:t>
              </w:r>
            </w:ins>
          </w:p>
          <w:p w14:paraId="068BDDF4" w14:textId="316EAFB4" w:rsidR="00E43EF1" w:rsidRPr="0055153F" w:rsidRDefault="00626C89" w:rsidP="00626C89">
            <w:pPr>
              <w:pStyle w:val="TableParagraph"/>
              <w:spacing w:before="58"/>
              <w:ind w:left="53" w:right="120"/>
              <w:rPr>
                <w:sz w:val="14"/>
                <w:szCs w:val="14"/>
              </w:rPr>
            </w:pPr>
            <w:ins w:id="4915" w:author="Khamsaolee Xainhiaxang" w:date="2021-07-08T22:18:00Z">
              <w:r w:rsidRPr="00626C89">
                <w:rPr>
                  <w:sz w:val="14"/>
                  <w:szCs w:val="14"/>
                </w:rPr>
                <w:t>Teachers</w:t>
              </w:r>
              <w:r>
                <w:rPr>
                  <w:sz w:val="14"/>
                  <w:szCs w:val="14"/>
                </w:rPr>
                <w:t>)</w:t>
              </w:r>
            </w:ins>
          </w:p>
        </w:tc>
        <w:tc>
          <w:tcPr>
            <w:tcW w:w="2250" w:type="dxa"/>
            <w:tcBorders>
              <w:top w:val="single" w:sz="4" w:space="0" w:color="FFFFFF"/>
              <w:left w:val="single" w:sz="4" w:space="0" w:color="FFFFFF"/>
              <w:right w:val="single" w:sz="4" w:space="0" w:color="FFFFFF"/>
            </w:tcBorders>
            <w:shd w:val="clear" w:color="auto" w:fill="BDD7EE"/>
          </w:tcPr>
          <w:p w14:paraId="3ECE9463" w14:textId="19CD8BC9" w:rsidR="00E43EF1" w:rsidRPr="0055153F" w:rsidRDefault="00C1669D">
            <w:pPr>
              <w:pStyle w:val="TableParagraph"/>
              <w:spacing w:before="58"/>
              <w:ind w:left="157"/>
              <w:rPr>
                <w:sz w:val="14"/>
                <w:szCs w:val="14"/>
              </w:rPr>
            </w:pPr>
            <w:r w:rsidRPr="0055153F">
              <w:rPr>
                <w:sz w:val="14"/>
                <w:szCs w:val="14"/>
              </w:rPr>
              <w:t>Txhuas Nrho-LEA</w:t>
            </w:r>
          </w:p>
        </w:tc>
        <w:tc>
          <w:tcPr>
            <w:tcW w:w="2790" w:type="dxa"/>
            <w:tcBorders>
              <w:top w:val="single" w:sz="4" w:space="0" w:color="FFFFFF"/>
              <w:left w:val="single" w:sz="4" w:space="0" w:color="FFFFFF"/>
              <w:right w:val="single" w:sz="4" w:space="0" w:color="FFFFFF"/>
            </w:tcBorders>
            <w:shd w:val="clear" w:color="auto" w:fill="BDD7EE"/>
          </w:tcPr>
          <w:p w14:paraId="3E1A5549" w14:textId="77777777" w:rsidR="00244D13" w:rsidRDefault="00DB3330">
            <w:pPr>
              <w:pStyle w:val="TableParagraph"/>
              <w:spacing w:before="8" w:line="280" w:lineRule="atLeast"/>
              <w:ind w:left="144" w:right="394"/>
              <w:rPr>
                <w:ins w:id="4916" w:author="Khamsaolee Xainhiaxang" w:date="2021-07-08T22:20:00Z"/>
                <w:sz w:val="14"/>
                <w:szCs w:val="14"/>
              </w:rPr>
            </w:pPr>
            <w:r w:rsidRPr="0055153F">
              <w:rPr>
                <w:sz w:val="14"/>
                <w:szCs w:val="14"/>
              </w:rPr>
              <w:t xml:space="preserve">Cov Kawm Lus Askiv </w:t>
            </w:r>
          </w:p>
          <w:p w14:paraId="161F5D07" w14:textId="047CAD8B" w:rsidR="00E43EF1" w:rsidRPr="0055153F" w:rsidRDefault="00DB3330">
            <w:pPr>
              <w:pStyle w:val="TableParagraph"/>
              <w:spacing w:before="8" w:line="280" w:lineRule="atLeast"/>
              <w:ind w:left="144" w:right="394"/>
              <w:rPr>
                <w:sz w:val="14"/>
                <w:szCs w:val="14"/>
              </w:rPr>
            </w:pPr>
            <w:r w:rsidRPr="0055153F">
              <w:rPr>
                <w:sz w:val="14"/>
                <w:szCs w:val="14"/>
              </w:rPr>
              <w:t xml:space="preserve">Cov Hlua Uas Coj Los Tu Cov </w:t>
            </w:r>
            <w:del w:id="4917" w:author="Khamsaolee Xainhiaxang" w:date="2021-07-08T21:41:00Z">
              <w:r w:rsidRPr="0055153F" w:rsidDel="00624CA0">
                <w:rPr>
                  <w:sz w:val="14"/>
                  <w:szCs w:val="14"/>
                </w:rPr>
                <w:delText>Tau Nyiaj Tsawg</w:delText>
              </w:r>
            </w:del>
            <w:ins w:id="4918" w:author="Khamsaolee Xainhiaxang" w:date="2021-07-08T21:41:00Z">
              <w:r w:rsidR="00624CA0">
                <w:rPr>
                  <w:sz w:val="14"/>
                  <w:szCs w:val="14"/>
                </w:rPr>
                <w:t>Neeg Txom Nyem</w:t>
              </w:r>
            </w:ins>
          </w:p>
        </w:tc>
        <w:tc>
          <w:tcPr>
            <w:tcW w:w="1890" w:type="dxa"/>
            <w:tcBorders>
              <w:top w:val="single" w:sz="4" w:space="0" w:color="FFFFFF"/>
              <w:left w:val="single" w:sz="4" w:space="0" w:color="FFFFFF"/>
              <w:right w:val="single" w:sz="4" w:space="0" w:color="FFFFFF"/>
            </w:tcBorders>
            <w:shd w:val="clear" w:color="auto" w:fill="BDD7EE"/>
          </w:tcPr>
          <w:p w14:paraId="4C409ED3" w14:textId="11884206" w:rsidR="00E43EF1" w:rsidRPr="0055153F" w:rsidRDefault="007C5263">
            <w:pPr>
              <w:pStyle w:val="TableParagraph"/>
              <w:spacing w:before="58"/>
              <w:ind w:left="143"/>
              <w:rPr>
                <w:sz w:val="14"/>
                <w:szCs w:val="14"/>
              </w:rPr>
            </w:pPr>
            <w:r w:rsidRPr="0055153F">
              <w:rPr>
                <w:sz w:val="14"/>
                <w:szCs w:val="14"/>
              </w:rPr>
              <w:t xml:space="preserve">Tsev Kawm Qib </w:t>
            </w:r>
            <w:r w:rsidR="000E40D2" w:rsidRPr="0055153F">
              <w:rPr>
                <w:sz w:val="14"/>
                <w:szCs w:val="14"/>
              </w:rPr>
              <w:t>Ob</w:t>
            </w:r>
          </w:p>
        </w:tc>
        <w:tc>
          <w:tcPr>
            <w:tcW w:w="1800" w:type="dxa"/>
            <w:tcBorders>
              <w:top w:val="single" w:sz="4" w:space="0" w:color="FFFFFF"/>
              <w:left w:val="single" w:sz="4" w:space="0" w:color="FFFFFF"/>
              <w:right w:val="single" w:sz="4" w:space="0" w:color="FFFFFF"/>
            </w:tcBorders>
            <w:shd w:val="clear" w:color="auto" w:fill="BDD7EE"/>
          </w:tcPr>
          <w:p w14:paraId="6619D0DA" w14:textId="77777777" w:rsidR="00E43EF1" w:rsidRPr="0055153F" w:rsidRDefault="000E40D2">
            <w:pPr>
              <w:pStyle w:val="TableParagraph"/>
              <w:spacing w:before="58"/>
              <w:ind w:right="383"/>
              <w:jc w:val="right"/>
              <w:rPr>
                <w:sz w:val="14"/>
                <w:szCs w:val="14"/>
              </w:rPr>
            </w:pPr>
            <w:r w:rsidRPr="0055153F">
              <w:rPr>
                <w:sz w:val="14"/>
                <w:szCs w:val="14"/>
              </w:rPr>
              <w:t>$ 1,099,953.00</w:t>
            </w:r>
          </w:p>
        </w:tc>
        <w:tc>
          <w:tcPr>
            <w:tcW w:w="1947" w:type="dxa"/>
            <w:tcBorders>
              <w:top w:val="single" w:sz="4" w:space="0" w:color="FFFFFF"/>
              <w:left w:val="single" w:sz="4" w:space="0" w:color="FFFFFF"/>
              <w:right w:val="nil"/>
            </w:tcBorders>
            <w:shd w:val="clear" w:color="auto" w:fill="BDD7EE"/>
          </w:tcPr>
          <w:p w14:paraId="076E30FD" w14:textId="77777777" w:rsidR="00E43EF1" w:rsidRPr="0055153F" w:rsidRDefault="000E40D2">
            <w:pPr>
              <w:pStyle w:val="TableParagraph"/>
              <w:spacing w:before="58"/>
              <w:ind w:left="385"/>
              <w:rPr>
                <w:sz w:val="14"/>
                <w:szCs w:val="14"/>
              </w:rPr>
            </w:pPr>
            <w:r w:rsidRPr="0055153F">
              <w:rPr>
                <w:sz w:val="14"/>
                <w:szCs w:val="14"/>
              </w:rPr>
              <w:t>$ 1,099,953.00</w:t>
            </w:r>
          </w:p>
        </w:tc>
      </w:tr>
      <w:tr w:rsidR="00E43EF1" w14:paraId="6BFEE5F9" w14:textId="77777777" w:rsidTr="009D08FF">
        <w:trPr>
          <w:trHeight w:val="917"/>
        </w:trPr>
        <w:tc>
          <w:tcPr>
            <w:tcW w:w="1183" w:type="dxa"/>
            <w:tcBorders>
              <w:left w:val="nil"/>
              <w:right w:val="single" w:sz="4" w:space="0" w:color="FFFFFF"/>
            </w:tcBorders>
            <w:shd w:val="clear" w:color="auto" w:fill="DDEBF6"/>
          </w:tcPr>
          <w:p w14:paraId="7C19FF27" w14:textId="77777777" w:rsidR="00E43EF1" w:rsidRPr="0055153F" w:rsidRDefault="000E40D2">
            <w:pPr>
              <w:pStyle w:val="TableParagraph"/>
              <w:spacing w:before="55"/>
              <w:jc w:val="center"/>
              <w:rPr>
                <w:b/>
                <w:sz w:val="14"/>
                <w:szCs w:val="14"/>
              </w:rPr>
            </w:pPr>
            <w:r w:rsidRPr="0055153F">
              <w:rPr>
                <w:b/>
                <w:sz w:val="14"/>
                <w:szCs w:val="14"/>
              </w:rPr>
              <w:t>1</w:t>
            </w:r>
          </w:p>
        </w:tc>
        <w:tc>
          <w:tcPr>
            <w:tcW w:w="990" w:type="dxa"/>
            <w:tcBorders>
              <w:left w:val="single" w:sz="4" w:space="0" w:color="FFFFFF"/>
              <w:right w:val="single" w:sz="4" w:space="0" w:color="FFFFFF"/>
            </w:tcBorders>
            <w:shd w:val="clear" w:color="auto" w:fill="DDEBF6"/>
          </w:tcPr>
          <w:p w14:paraId="0C5E8869" w14:textId="77777777" w:rsidR="00E43EF1" w:rsidRPr="0055153F" w:rsidRDefault="000E40D2">
            <w:pPr>
              <w:pStyle w:val="TableParagraph"/>
              <w:spacing w:before="55"/>
              <w:ind w:left="315" w:right="315"/>
              <w:jc w:val="center"/>
              <w:rPr>
                <w:b/>
                <w:sz w:val="14"/>
                <w:szCs w:val="14"/>
              </w:rPr>
            </w:pPr>
            <w:r w:rsidRPr="0055153F">
              <w:rPr>
                <w:b/>
                <w:sz w:val="14"/>
                <w:szCs w:val="14"/>
              </w:rPr>
              <w:t>22</w:t>
            </w:r>
          </w:p>
        </w:tc>
        <w:tc>
          <w:tcPr>
            <w:tcW w:w="2250" w:type="dxa"/>
            <w:tcBorders>
              <w:left w:val="single" w:sz="4" w:space="0" w:color="FFFFFF"/>
              <w:right w:val="single" w:sz="4" w:space="0" w:color="FFFFFF"/>
            </w:tcBorders>
            <w:shd w:val="clear" w:color="auto" w:fill="DDEBF6"/>
          </w:tcPr>
          <w:p w14:paraId="12F9CEF2" w14:textId="77777777" w:rsidR="00244D13" w:rsidRPr="00244D13" w:rsidRDefault="009318CE" w:rsidP="00244D13">
            <w:pPr>
              <w:pStyle w:val="TableParagraph"/>
              <w:spacing w:before="55"/>
              <w:ind w:left="53" w:right="75"/>
              <w:rPr>
                <w:ins w:id="4919" w:author="Khamsaolee Xainhiaxang" w:date="2021-07-08T22:20:00Z"/>
                <w:sz w:val="14"/>
                <w:szCs w:val="14"/>
              </w:rPr>
            </w:pPr>
            <w:ins w:id="4920" w:author="Khamsaolee Xainhiaxang" w:date="2021-07-08T22:18:00Z">
              <w:r>
                <w:rPr>
                  <w:sz w:val="14"/>
                  <w:szCs w:val="14"/>
                </w:rPr>
                <w:t xml:space="preserve">Pab Pawg </w:t>
              </w:r>
            </w:ins>
            <w:del w:id="4921" w:author="Khamsaolee Xainhiaxang" w:date="2021-07-08T22:19:00Z">
              <w:r w:rsidR="000E40D2" w:rsidRPr="0055153F" w:rsidDel="009318CE">
                <w:rPr>
                  <w:sz w:val="14"/>
                  <w:szCs w:val="14"/>
                </w:rPr>
                <w:delText>Kev</w:delText>
              </w:r>
            </w:del>
            <w:r w:rsidR="000E40D2" w:rsidRPr="0055153F">
              <w:rPr>
                <w:sz w:val="14"/>
                <w:szCs w:val="14"/>
              </w:rPr>
              <w:t xml:space="preserve"> Pab Txhawb Kom Muaj </w:t>
            </w:r>
            <w:del w:id="4922" w:author="Khamsaolee Xainhiaxang" w:date="2021-07-08T22:19:00Z">
              <w:r w:rsidR="000E40D2" w:rsidRPr="0055153F" w:rsidDel="00244D13">
                <w:rPr>
                  <w:sz w:val="14"/>
                  <w:szCs w:val="14"/>
                </w:rPr>
                <w:delText xml:space="preserve">Kev Tiv Thaiv </w:delText>
              </w:r>
            </w:del>
            <w:r w:rsidR="003772CB" w:rsidRPr="0055153F">
              <w:rPr>
                <w:sz w:val="14"/>
                <w:szCs w:val="14"/>
              </w:rPr>
              <w:t>Tus</w:t>
            </w:r>
            <w:r w:rsidR="000E40D2" w:rsidRPr="0055153F">
              <w:rPr>
                <w:sz w:val="14"/>
                <w:szCs w:val="14"/>
              </w:rPr>
              <w:t xml:space="preserve"> Cwj Pwm</w:t>
            </w:r>
            <w:ins w:id="4923" w:author="Khamsaolee Xainhiaxang" w:date="2021-07-08T22:19:00Z">
              <w:r w:rsidR="00244D13">
                <w:rPr>
                  <w:sz w:val="14"/>
                  <w:szCs w:val="14"/>
                </w:rPr>
                <w:t xml:space="preserve"> Zoo </w:t>
              </w:r>
            </w:ins>
            <w:ins w:id="4924" w:author="Khamsaolee Xainhiaxang" w:date="2021-07-08T22:20:00Z">
              <w:r w:rsidR="00244D13">
                <w:rPr>
                  <w:sz w:val="14"/>
                  <w:szCs w:val="14"/>
                </w:rPr>
                <w:t>(</w:t>
              </w:r>
              <w:r w:rsidR="00244D13" w:rsidRPr="00244D13">
                <w:rPr>
                  <w:sz w:val="14"/>
                  <w:szCs w:val="14"/>
                </w:rPr>
                <w:t>Intensive Intervention</w:t>
              </w:r>
            </w:ins>
          </w:p>
          <w:p w14:paraId="1484E705" w14:textId="77777777" w:rsidR="00244D13" w:rsidRPr="00244D13" w:rsidRDefault="00244D13" w:rsidP="00244D13">
            <w:pPr>
              <w:pStyle w:val="TableParagraph"/>
              <w:spacing w:before="55"/>
              <w:ind w:left="53" w:right="75"/>
              <w:rPr>
                <w:ins w:id="4925" w:author="Khamsaolee Xainhiaxang" w:date="2021-07-08T22:20:00Z"/>
                <w:sz w:val="14"/>
                <w:szCs w:val="14"/>
              </w:rPr>
            </w:pPr>
            <w:ins w:id="4926" w:author="Khamsaolee Xainhiaxang" w:date="2021-07-08T22:20:00Z">
              <w:r w:rsidRPr="00244D13">
                <w:rPr>
                  <w:sz w:val="14"/>
                  <w:szCs w:val="14"/>
                </w:rPr>
                <w:t>Behavior Support</w:t>
              </w:r>
            </w:ins>
          </w:p>
          <w:p w14:paraId="21A3E6C2" w14:textId="31BB6A68" w:rsidR="00E43EF1" w:rsidRPr="0055153F" w:rsidRDefault="00244D13" w:rsidP="00244D13">
            <w:pPr>
              <w:pStyle w:val="TableParagraph"/>
              <w:spacing w:before="55"/>
              <w:ind w:left="53" w:right="75"/>
              <w:rPr>
                <w:sz w:val="14"/>
                <w:szCs w:val="14"/>
              </w:rPr>
            </w:pPr>
            <w:ins w:id="4927" w:author="Khamsaolee Xainhiaxang" w:date="2021-07-08T22:20:00Z">
              <w:r w:rsidRPr="00244D13">
                <w:rPr>
                  <w:sz w:val="14"/>
                  <w:szCs w:val="14"/>
                </w:rPr>
                <w:t>Team</w:t>
              </w:r>
              <w:r>
                <w:rPr>
                  <w:sz w:val="14"/>
                  <w:szCs w:val="14"/>
                </w:rPr>
                <w:t>)</w:t>
              </w:r>
            </w:ins>
          </w:p>
        </w:tc>
        <w:tc>
          <w:tcPr>
            <w:tcW w:w="2250" w:type="dxa"/>
            <w:tcBorders>
              <w:left w:val="single" w:sz="4" w:space="0" w:color="FFFFFF"/>
              <w:right w:val="single" w:sz="4" w:space="0" w:color="FFFFFF"/>
            </w:tcBorders>
            <w:shd w:val="clear" w:color="auto" w:fill="DDEBF6"/>
          </w:tcPr>
          <w:p w14:paraId="27D86650" w14:textId="5226B173" w:rsidR="00E43EF1" w:rsidRPr="0055153F" w:rsidRDefault="00740936">
            <w:pPr>
              <w:pStyle w:val="TableParagraph"/>
              <w:spacing w:before="55"/>
              <w:ind w:left="157"/>
              <w:rPr>
                <w:sz w:val="14"/>
                <w:szCs w:val="14"/>
              </w:rPr>
            </w:pPr>
            <w:r w:rsidRPr="0055153F">
              <w:rPr>
                <w:sz w:val="14"/>
                <w:szCs w:val="14"/>
              </w:rPr>
              <w:t>Tx</w:t>
            </w:r>
            <w:r w:rsidR="00C1669D" w:rsidRPr="0055153F">
              <w:rPr>
                <w:sz w:val="14"/>
                <w:szCs w:val="14"/>
              </w:rPr>
              <w:t>h</w:t>
            </w:r>
            <w:r w:rsidRPr="0055153F">
              <w:rPr>
                <w:sz w:val="14"/>
                <w:szCs w:val="14"/>
              </w:rPr>
              <w:t>uas Nrho-LEA</w:t>
            </w:r>
          </w:p>
        </w:tc>
        <w:tc>
          <w:tcPr>
            <w:tcW w:w="2790" w:type="dxa"/>
            <w:tcBorders>
              <w:left w:val="single" w:sz="4" w:space="0" w:color="FFFFFF"/>
              <w:right w:val="single" w:sz="4" w:space="0" w:color="FFFFFF"/>
            </w:tcBorders>
            <w:shd w:val="clear" w:color="auto" w:fill="DDEBF6"/>
          </w:tcPr>
          <w:p w14:paraId="01000E7E" w14:textId="77777777" w:rsidR="00244D13" w:rsidRDefault="00DB3330">
            <w:pPr>
              <w:pStyle w:val="TableParagraph"/>
              <w:spacing w:before="12" w:line="288" w:lineRule="exact"/>
              <w:ind w:left="144" w:right="394"/>
              <w:rPr>
                <w:ins w:id="4928" w:author="Khamsaolee Xainhiaxang" w:date="2021-07-08T22:20:00Z"/>
                <w:sz w:val="14"/>
                <w:szCs w:val="14"/>
              </w:rPr>
            </w:pPr>
            <w:r w:rsidRPr="0055153F">
              <w:rPr>
                <w:sz w:val="14"/>
                <w:szCs w:val="14"/>
              </w:rPr>
              <w:t xml:space="preserve">Cov Kawm Lus Askiv </w:t>
            </w:r>
          </w:p>
          <w:p w14:paraId="33D9C9A1" w14:textId="35B1CC86" w:rsidR="00E43EF1" w:rsidRPr="0055153F" w:rsidRDefault="00DB3330">
            <w:pPr>
              <w:pStyle w:val="TableParagraph"/>
              <w:spacing w:before="12" w:line="288" w:lineRule="exact"/>
              <w:ind w:left="144" w:right="394"/>
              <w:rPr>
                <w:sz w:val="14"/>
                <w:szCs w:val="14"/>
              </w:rPr>
            </w:pPr>
            <w:r w:rsidRPr="0055153F">
              <w:rPr>
                <w:sz w:val="14"/>
                <w:szCs w:val="14"/>
              </w:rPr>
              <w:t xml:space="preserve">Cov Hlua Uas Coj Los Tu Cov </w:t>
            </w:r>
            <w:del w:id="4929" w:author="Khamsaolee Xainhiaxang" w:date="2021-07-08T21:41:00Z">
              <w:r w:rsidRPr="0055153F" w:rsidDel="00624CA0">
                <w:rPr>
                  <w:sz w:val="14"/>
                  <w:szCs w:val="14"/>
                </w:rPr>
                <w:delText>Tau Nyiaj Tsawg</w:delText>
              </w:r>
            </w:del>
            <w:ins w:id="4930" w:author="Khamsaolee Xainhiaxang" w:date="2021-07-08T21:41:00Z">
              <w:r w:rsidR="00624CA0">
                <w:rPr>
                  <w:sz w:val="14"/>
                  <w:szCs w:val="14"/>
                </w:rPr>
                <w:t>Neeg Txom Nyem</w:t>
              </w:r>
            </w:ins>
          </w:p>
        </w:tc>
        <w:tc>
          <w:tcPr>
            <w:tcW w:w="1890" w:type="dxa"/>
            <w:tcBorders>
              <w:left w:val="single" w:sz="4" w:space="0" w:color="FFFFFF"/>
              <w:right w:val="single" w:sz="4" w:space="0" w:color="FFFFFF"/>
            </w:tcBorders>
            <w:shd w:val="clear" w:color="auto" w:fill="DDEBF6"/>
          </w:tcPr>
          <w:p w14:paraId="4518F2AA" w14:textId="77777777" w:rsidR="00E43EF1" w:rsidRPr="0055153F" w:rsidRDefault="000E40D2">
            <w:pPr>
              <w:pStyle w:val="TableParagraph"/>
              <w:spacing w:before="55"/>
              <w:ind w:left="143"/>
              <w:rPr>
                <w:sz w:val="14"/>
                <w:szCs w:val="14"/>
              </w:rPr>
            </w:pPr>
            <w:r w:rsidRPr="0055153F">
              <w:rPr>
                <w:sz w:val="14"/>
                <w:szCs w:val="14"/>
              </w:rPr>
              <w:t>Txhua Lub Tsev Kawm</w:t>
            </w:r>
          </w:p>
        </w:tc>
        <w:tc>
          <w:tcPr>
            <w:tcW w:w="1800" w:type="dxa"/>
            <w:tcBorders>
              <w:left w:val="single" w:sz="4" w:space="0" w:color="FFFFFF"/>
              <w:right w:val="single" w:sz="4" w:space="0" w:color="FFFFFF"/>
            </w:tcBorders>
            <w:shd w:val="clear" w:color="auto" w:fill="DDEBF6"/>
          </w:tcPr>
          <w:p w14:paraId="6922410B" w14:textId="77777777" w:rsidR="00E43EF1" w:rsidRPr="0055153F" w:rsidRDefault="000E40D2">
            <w:pPr>
              <w:pStyle w:val="TableParagraph"/>
              <w:spacing w:before="55"/>
              <w:ind w:right="466"/>
              <w:jc w:val="right"/>
              <w:rPr>
                <w:sz w:val="14"/>
                <w:szCs w:val="14"/>
              </w:rPr>
            </w:pPr>
            <w:r w:rsidRPr="0055153F">
              <w:rPr>
                <w:sz w:val="14"/>
                <w:szCs w:val="14"/>
              </w:rPr>
              <w:t>$ 707,150.00</w:t>
            </w:r>
          </w:p>
        </w:tc>
        <w:tc>
          <w:tcPr>
            <w:tcW w:w="1947" w:type="dxa"/>
            <w:tcBorders>
              <w:left w:val="single" w:sz="4" w:space="0" w:color="FFFFFF"/>
              <w:right w:val="nil"/>
            </w:tcBorders>
            <w:shd w:val="clear" w:color="auto" w:fill="DDEBF6"/>
          </w:tcPr>
          <w:p w14:paraId="6226224E" w14:textId="77777777" w:rsidR="00E43EF1" w:rsidRPr="0055153F" w:rsidRDefault="000E40D2">
            <w:pPr>
              <w:pStyle w:val="TableParagraph"/>
              <w:spacing w:before="55"/>
              <w:ind w:left="468"/>
              <w:rPr>
                <w:sz w:val="14"/>
                <w:szCs w:val="14"/>
              </w:rPr>
            </w:pPr>
            <w:r w:rsidRPr="0055153F">
              <w:rPr>
                <w:sz w:val="14"/>
                <w:szCs w:val="14"/>
              </w:rPr>
              <w:t>$ 707,150.00</w:t>
            </w:r>
          </w:p>
        </w:tc>
      </w:tr>
      <w:tr w:rsidR="00E43EF1" w14:paraId="2877FBE8" w14:textId="77777777" w:rsidTr="009D08FF">
        <w:trPr>
          <w:trHeight w:val="919"/>
        </w:trPr>
        <w:tc>
          <w:tcPr>
            <w:tcW w:w="1183" w:type="dxa"/>
            <w:tcBorders>
              <w:left w:val="nil"/>
              <w:bottom w:val="nil"/>
              <w:right w:val="single" w:sz="4" w:space="0" w:color="FFFFFF"/>
            </w:tcBorders>
            <w:shd w:val="clear" w:color="auto" w:fill="BDD7EE"/>
          </w:tcPr>
          <w:p w14:paraId="2CC960EB" w14:textId="77777777" w:rsidR="00E43EF1" w:rsidRPr="0055153F" w:rsidRDefault="000E40D2">
            <w:pPr>
              <w:pStyle w:val="TableParagraph"/>
              <w:spacing w:before="55"/>
              <w:jc w:val="center"/>
              <w:rPr>
                <w:b/>
                <w:sz w:val="14"/>
                <w:szCs w:val="14"/>
              </w:rPr>
            </w:pPr>
            <w:r w:rsidRPr="0055153F">
              <w:rPr>
                <w:b/>
                <w:sz w:val="14"/>
                <w:szCs w:val="14"/>
              </w:rPr>
              <w:t>1</w:t>
            </w:r>
          </w:p>
        </w:tc>
        <w:tc>
          <w:tcPr>
            <w:tcW w:w="990" w:type="dxa"/>
            <w:tcBorders>
              <w:left w:val="single" w:sz="4" w:space="0" w:color="FFFFFF"/>
              <w:bottom w:val="nil"/>
              <w:right w:val="single" w:sz="4" w:space="0" w:color="FFFFFF"/>
            </w:tcBorders>
            <w:shd w:val="clear" w:color="auto" w:fill="BDD7EE"/>
          </w:tcPr>
          <w:p w14:paraId="4497DABB" w14:textId="77777777" w:rsidR="00E43EF1" w:rsidRPr="0055153F" w:rsidRDefault="000E40D2">
            <w:pPr>
              <w:pStyle w:val="TableParagraph"/>
              <w:spacing w:before="55"/>
              <w:ind w:left="315" w:right="315"/>
              <w:jc w:val="center"/>
              <w:rPr>
                <w:b/>
                <w:sz w:val="14"/>
                <w:szCs w:val="14"/>
              </w:rPr>
            </w:pPr>
            <w:r w:rsidRPr="0055153F">
              <w:rPr>
                <w:b/>
                <w:sz w:val="14"/>
                <w:szCs w:val="14"/>
              </w:rPr>
              <w:t>23</w:t>
            </w:r>
          </w:p>
        </w:tc>
        <w:tc>
          <w:tcPr>
            <w:tcW w:w="2250" w:type="dxa"/>
            <w:tcBorders>
              <w:left w:val="single" w:sz="4" w:space="0" w:color="FFFFFF"/>
              <w:bottom w:val="nil"/>
              <w:right w:val="single" w:sz="4" w:space="0" w:color="FFFFFF"/>
            </w:tcBorders>
            <w:shd w:val="clear" w:color="auto" w:fill="BDD7EE"/>
          </w:tcPr>
          <w:p w14:paraId="10AF1D17" w14:textId="77777777" w:rsidR="00E43EF1" w:rsidRPr="0055153F" w:rsidRDefault="000E40D2">
            <w:pPr>
              <w:pStyle w:val="TableParagraph"/>
              <w:spacing w:before="55"/>
              <w:ind w:left="53" w:right="375"/>
              <w:rPr>
                <w:sz w:val="14"/>
                <w:szCs w:val="14"/>
              </w:rPr>
            </w:pPr>
            <w:r w:rsidRPr="0055153F">
              <w:rPr>
                <w:sz w:val="14"/>
                <w:szCs w:val="14"/>
              </w:rPr>
              <w:t>Cov saib xyuas kev kawm tshwj xeeb</w:t>
            </w:r>
          </w:p>
        </w:tc>
        <w:tc>
          <w:tcPr>
            <w:tcW w:w="2250" w:type="dxa"/>
            <w:tcBorders>
              <w:left w:val="single" w:sz="4" w:space="0" w:color="FFFFFF"/>
              <w:bottom w:val="nil"/>
              <w:right w:val="single" w:sz="4" w:space="0" w:color="FFFFFF"/>
            </w:tcBorders>
            <w:shd w:val="clear" w:color="auto" w:fill="BDD7EE"/>
          </w:tcPr>
          <w:p w14:paraId="28FBB713" w14:textId="351DC54C" w:rsidR="00E43EF1" w:rsidRPr="0055153F" w:rsidRDefault="00C1669D">
            <w:pPr>
              <w:pStyle w:val="TableParagraph"/>
              <w:spacing w:before="55"/>
              <w:ind w:left="157"/>
              <w:rPr>
                <w:sz w:val="14"/>
                <w:szCs w:val="14"/>
              </w:rPr>
            </w:pPr>
            <w:r w:rsidRPr="0055153F">
              <w:rPr>
                <w:sz w:val="14"/>
                <w:szCs w:val="14"/>
              </w:rPr>
              <w:t xml:space="preserve">Txhua Nrho </w:t>
            </w:r>
            <w:r w:rsidR="000E40D2" w:rsidRPr="0055153F">
              <w:rPr>
                <w:sz w:val="14"/>
                <w:szCs w:val="14"/>
              </w:rPr>
              <w:t>Tsev Kawm</w:t>
            </w:r>
          </w:p>
        </w:tc>
        <w:tc>
          <w:tcPr>
            <w:tcW w:w="2790" w:type="dxa"/>
            <w:tcBorders>
              <w:left w:val="single" w:sz="4" w:space="0" w:color="FFFFFF"/>
              <w:bottom w:val="nil"/>
              <w:right w:val="single" w:sz="4" w:space="0" w:color="FFFFFF"/>
            </w:tcBorders>
            <w:shd w:val="clear" w:color="auto" w:fill="BDD7EE"/>
          </w:tcPr>
          <w:p w14:paraId="385AB76A" w14:textId="77777777" w:rsidR="00244D13" w:rsidRDefault="00DB3330">
            <w:pPr>
              <w:pStyle w:val="TableParagraph"/>
              <w:spacing w:before="12" w:line="288" w:lineRule="exact"/>
              <w:ind w:left="144" w:right="394"/>
              <w:rPr>
                <w:ins w:id="4931" w:author="Khamsaolee Xainhiaxang" w:date="2021-07-08T22:20:00Z"/>
                <w:sz w:val="14"/>
                <w:szCs w:val="14"/>
              </w:rPr>
            </w:pPr>
            <w:r w:rsidRPr="0055153F">
              <w:rPr>
                <w:sz w:val="14"/>
                <w:szCs w:val="14"/>
              </w:rPr>
              <w:t xml:space="preserve">Cov Kawm Lus Askiv </w:t>
            </w:r>
          </w:p>
          <w:p w14:paraId="5BAB24D3" w14:textId="7B2E4003" w:rsidR="00E43EF1" w:rsidRPr="0055153F" w:rsidRDefault="00DB3330">
            <w:pPr>
              <w:pStyle w:val="TableParagraph"/>
              <w:spacing w:before="12" w:line="288" w:lineRule="exact"/>
              <w:ind w:left="144" w:right="394"/>
              <w:rPr>
                <w:sz w:val="14"/>
                <w:szCs w:val="14"/>
              </w:rPr>
            </w:pPr>
            <w:r w:rsidRPr="0055153F">
              <w:rPr>
                <w:sz w:val="14"/>
                <w:szCs w:val="14"/>
              </w:rPr>
              <w:t xml:space="preserve">Cov Hlua Uas Coj Los Tu Cov </w:t>
            </w:r>
            <w:del w:id="4932" w:author="Khamsaolee Xainhiaxang" w:date="2021-07-08T21:41:00Z">
              <w:r w:rsidRPr="0055153F" w:rsidDel="00624CA0">
                <w:rPr>
                  <w:sz w:val="14"/>
                  <w:szCs w:val="14"/>
                </w:rPr>
                <w:delText>Tau Nyiaj Tsawg</w:delText>
              </w:r>
            </w:del>
            <w:ins w:id="4933" w:author="Khamsaolee Xainhiaxang" w:date="2021-07-08T21:41:00Z">
              <w:r w:rsidR="00624CA0">
                <w:rPr>
                  <w:sz w:val="14"/>
                  <w:szCs w:val="14"/>
                </w:rPr>
                <w:t>Neeg Txom Nyem</w:t>
              </w:r>
            </w:ins>
          </w:p>
        </w:tc>
        <w:tc>
          <w:tcPr>
            <w:tcW w:w="1890" w:type="dxa"/>
            <w:tcBorders>
              <w:left w:val="single" w:sz="4" w:space="0" w:color="FFFFFF"/>
              <w:bottom w:val="nil"/>
              <w:right w:val="single" w:sz="4" w:space="0" w:color="FFFFFF"/>
            </w:tcBorders>
            <w:shd w:val="clear" w:color="auto" w:fill="BDD7EE"/>
          </w:tcPr>
          <w:p w14:paraId="4FB09316" w14:textId="77777777" w:rsidR="00E43EF1" w:rsidRPr="0055153F" w:rsidRDefault="000E40D2" w:rsidP="007C5263">
            <w:pPr>
              <w:pStyle w:val="TableParagraph"/>
              <w:spacing w:before="55"/>
              <w:ind w:left="143" w:right="325"/>
              <w:rPr>
                <w:sz w:val="14"/>
                <w:szCs w:val="14"/>
              </w:rPr>
            </w:pPr>
            <w:r w:rsidRPr="0055153F">
              <w:rPr>
                <w:sz w:val="14"/>
                <w:szCs w:val="14"/>
              </w:rPr>
              <w:t>Cov Tsev Kawm Tshwj Xeeb: Vineland &amp; Mile P Richmond</w:t>
            </w:r>
          </w:p>
        </w:tc>
        <w:tc>
          <w:tcPr>
            <w:tcW w:w="1800" w:type="dxa"/>
            <w:tcBorders>
              <w:left w:val="single" w:sz="4" w:space="0" w:color="FFFFFF"/>
              <w:bottom w:val="nil"/>
              <w:right w:val="single" w:sz="4" w:space="0" w:color="FFFFFF"/>
            </w:tcBorders>
            <w:shd w:val="clear" w:color="auto" w:fill="BDD7EE"/>
          </w:tcPr>
          <w:p w14:paraId="44078411" w14:textId="77777777" w:rsidR="00E43EF1" w:rsidRPr="0055153F" w:rsidRDefault="000E40D2">
            <w:pPr>
              <w:pStyle w:val="TableParagraph"/>
              <w:spacing w:before="55"/>
              <w:ind w:left="524"/>
              <w:rPr>
                <w:sz w:val="14"/>
                <w:szCs w:val="14"/>
              </w:rPr>
            </w:pPr>
            <w:r w:rsidRPr="0055153F">
              <w:rPr>
                <w:sz w:val="14"/>
                <w:szCs w:val="14"/>
              </w:rPr>
              <w:t>$ 98,874.00</w:t>
            </w:r>
          </w:p>
        </w:tc>
        <w:tc>
          <w:tcPr>
            <w:tcW w:w="1947" w:type="dxa"/>
            <w:tcBorders>
              <w:left w:val="single" w:sz="4" w:space="0" w:color="FFFFFF"/>
              <w:bottom w:val="nil"/>
              <w:right w:val="nil"/>
            </w:tcBorders>
            <w:shd w:val="clear" w:color="auto" w:fill="BDD7EE"/>
          </w:tcPr>
          <w:p w14:paraId="6F62482E" w14:textId="77777777" w:rsidR="00E43EF1" w:rsidRPr="0055153F" w:rsidRDefault="000E40D2">
            <w:pPr>
              <w:pStyle w:val="TableParagraph"/>
              <w:spacing w:before="55"/>
              <w:ind w:left="524"/>
              <w:rPr>
                <w:sz w:val="14"/>
                <w:szCs w:val="14"/>
              </w:rPr>
            </w:pPr>
            <w:r w:rsidRPr="0055153F">
              <w:rPr>
                <w:sz w:val="14"/>
                <w:szCs w:val="14"/>
              </w:rPr>
              <w:t>$ 98,874.00</w:t>
            </w:r>
          </w:p>
        </w:tc>
      </w:tr>
    </w:tbl>
    <w:p w14:paraId="1E07BC0A" w14:textId="77777777" w:rsidR="00E43EF1" w:rsidRDefault="00E43EF1">
      <w:pPr>
        <w:rPr>
          <w:sz w:val="20"/>
        </w:rPr>
        <w:sectPr w:rsidR="00E43EF1">
          <w:pgSz w:w="15840" w:h="12240" w:orient="landscape"/>
          <w:pgMar w:top="640" w:right="120" w:bottom="480" w:left="120" w:header="0" w:footer="284" w:gutter="0"/>
          <w:cols w:space="720"/>
        </w:sectPr>
      </w:pPr>
    </w:p>
    <w:tbl>
      <w:tblPr>
        <w:tblW w:w="15120" w:type="dxa"/>
        <w:tblInd w:w="27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1E0" w:firstRow="1" w:lastRow="1" w:firstColumn="1" w:lastColumn="1" w:noHBand="0" w:noVBand="0"/>
      </w:tblPr>
      <w:tblGrid>
        <w:gridCol w:w="1170"/>
        <w:gridCol w:w="990"/>
        <w:gridCol w:w="2250"/>
        <w:gridCol w:w="2250"/>
        <w:gridCol w:w="2790"/>
        <w:gridCol w:w="1890"/>
        <w:gridCol w:w="1800"/>
        <w:gridCol w:w="1980"/>
        <w:tblGridChange w:id="4934">
          <w:tblGrid>
            <w:gridCol w:w="202"/>
            <w:gridCol w:w="968"/>
            <w:gridCol w:w="215"/>
            <w:gridCol w:w="775"/>
            <w:gridCol w:w="215"/>
            <w:gridCol w:w="2035"/>
            <w:gridCol w:w="125"/>
            <w:gridCol w:w="2125"/>
            <w:gridCol w:w="215"/>
            <w:gridCol w:w="2575"/>
            <w:gridCol w:w="215"/>
            <w:gridCol w:w="1675"/>
            <w:gridCol w:w="215"/>
            <w:gridCol w:w="1585"/>
            <w:gridCol w:w="215"/>
            <w:gridCol w:w="1765"/>
            <w:gridCol w:w="182"/>
          </w:tblGrid>
        </w:tblGridChange>
      </w:tblGrid>
      <w:tr w:rsidR="007B09C6" w14:paraId="1F2368D4" w14:textId="77777777" w:rsidTr="00CF6AA0">
        <w:trPr>
          <w:trHeight w:val="517"/>
        </w:trPr>
        <w:tc>
          <w:tcPr>
            <w:tcW w:w="1170" w:type="dxa"/>
            <w:tcBorders>
              <w:top w:val="nil"/>
              <w:left w:val="nil"/>
            </w:tcBorders>
            <w:shd w:val="clear" w:color="auto" w:fill="1F4E79"/>
          </w:tcPr>
          <w:p w14:paraId="29C58D6C" w14:textId="4D76B5F9" w:rsidR="007B09C6" w:rsidRDefault="007B09C6" w:rsidP="007B09C6">
            <w:pPr>
              <w:pStyle w:val="TableParagraph"/>
              <w:spacing w:before="173"/>
              <w:ind w:left="392" w:right="392"/>
              <w:jc w:val="center"/>
              <w:rPr>
                <w:b/>
                <w:sz w:val="20"/>
              </w:rPr>
            </w:pPr>
            <w:r w:rsidRPr="0055153F">
              <w:rPr>
                <w:b/>
                <w:color w:val="FFFFFF"/>
                <w:sz w:val="14"/>
                <w:szCs w:val="14"/>
              </w:rPr>
              <w:lastRenderedPageBreak/>
              <w:t>Lub Hom Phiaj</w:t>
            </w:r>
          </w:p>
        </w:tc>
        <w:tc>
          <w:tcPr>
            <w:tcW w:w="990" w:type="dxa"/>
            <w:tcBorders>
              <w:top w:val="nil"/>
            </w:tcBorders>
            <w:shd w:val="clear" w:color="auto" w:fill="1F4E79"/>
          </w:tcPr>
          <w:p w14:paraId="1ACF2E25" w14:textId="6E432136" w:rsidR="007B09C6" w:rsidRDefault="007B09C6" w:rsidP="007B09C6">
            <w:pPr>
              <w:pStyle w:val="TableParagraph"/>
              <w:spacing w:before="173"/>
              <w:ind w:left="315" w:right="315"/>
              <w:jc w:val="center"/>
              <w:rPr>
                <w:b/>
                <w:sz w:val="20"/>
              </w:rPr>
            </w:pPr>
            <w:r w:rsidRPr="0055153F">
              <w:rPr>
                <w:b/>
                <w:color w:val="FFFFFF"/>
                <w:sz w:val="14"/>
                <w:szCs w:val="14"/>
              </w:rPr>
              <w:t>Kev Ua #</w:t>
            </w:r>
          </w:p>
        </w:tc>
        <w:tc>
          <w:tcPr>
            <w:tcW w:w="2250" w:type="dxa"/>
            <w:tcBorders>
              <w:top w:val="nil"/>
            </w:tcBorders>
            <w:shd w:val="clear" w:color="auto" w:fill="1F4E79"/>
          </w:tcPr>
          <w:p w14:paraId="192A06FA" w14:textId="52C4DFE2" w:rsidR="007B09C6" w:rsidRDefault="007B09C6" w:rsidP="007B09C6">
            <w:pPr>
              <w:pStyle w:val="TableParagraph"/>
              <w:spacing w:before="173"/>
              <w:ind w:left="480"/>
              <w:rPr>
                <w:b/>
                <w:sz w:val="20"/>
              </w:rPr>
            </w:pPr>
            <w:r w:rsidRPr="0055153F">
              <w:rPr>
                <w:b/>
                <w:color w:val="FFFFFF"/>
                <w:sz w:val="14"/>
                <w:szCs w:val="14"/>
              </w:rPr>
              <w:t>Nqe Kev Ua Ntsiab lus</w:t>
            </w:r>
          </w:p>
        </w:tc>
        <w:tc>
          <w:tcPr>
            <w:tcW w:w="2250" w:type="dxa"/>
            <w:tcBorders>
              <w:top w:val="nil"/>
            </w:tcBorders>
            <w:shd w:val="clear" w:color="auto" w:fill="1F4E79"/>
          </w:tcPr>
          <w:p w14:paraId="7C5A6DDF" w14:textId="2080E19D" w:rsidR="007B09C6" w:rsidRDefault="007B09C6" w:rsidP="007B09C6">
            <w:pPr>
              <w:pStyle w:val="TableParagraph"/>
              <w:spacing w:before="58"/>
              <w:ind w:left="309" w:right="309"/>
              <w:jc w:val="center"/>
              <w:rPr>
                <w:b/>
                <w:sz w:val="20"/>
              </w:rPr>
            </w:pPr>
            <w:r w:rsidRPr="0055153F">
              <w:rPr>
                <w:b/>
                <w:color w:val="FFFFFF"/>
                <w:sz w:val="14"/>
                <w:szCs w:val="14"/>
              </w:rPr>
              <w:t>Tsaj Tsam</w:t>
            </w:r>
          </w:p>
        </w:tc>
        <w:tc>
          <w:tcPr>
            <w:tcW w:w="2790" w:type="dxa"/>
            <w:tcBorders>
              <w:top w:val="nil"/>
            </w:tcBorders>
            <w:shd w:val="clear" w:color="auto" w:fill="1F4E79"/>
          </w:tcPr>
          <w:p w14:paraId="34360809" w14:textId="63FC39B2" w:rsidR="007B09C6" w:rsidRDefault="007B09C6" w:rsidP="007B09C6">
            <w:pPr>
              <w:pStyle w:val="TableParagraph"/>
              <w:spacing w:before="58" w:line="230" w:lineRule="atLeast"/>
              <w:ind w:left="202" w:right="183" w:firstLine="188"/>
              <w:rPr>
                <w:b/>
                <w:sz w:val="20"/>
              </w:rPr>
            </w:pPr>
            <w:r w:rsidRPr="0055153F">
              <w:rPr>
                <w:b/>
                <w:color w:val="FFFFFF"/>
                <w:sz w:val="14"/>
                <w:szCs w:val="14"/>
              </w:rPr>
              <w:t>Pab Pawg Tub Ntxhais Kawm Uas Tsis Txaus Siab</w:t>
            </w:r>
          </w:p>
        </w:tc>
        <w:tc>
          <w:tcPr>
            <w:tcW w:w="1890" w:type="dxa"/>
            <w:tcBorders>
              <w:top w:val="nil"/>
            </w:tcBorders>
            <w:shd w:val="clear" w:color="auto" w:fill="1F4E79"/>
          </w:tcPr>
          <w:p w14:paraId="17DF1D36" w14:textId="19B63967" w:rsidR="007B09C6" w:rsidRDefault="007B09C6" w:rsidP="007B09C6">
            <w:pPr>
              <w:pStyle w:val="TableParagraph"/>
              <w:spacing w:before="58"/>
              <w:ind w:left="608"/>
              <w:rPr>
                <w:b/>
                <w:sz w:val="20"/>
              </w:rPr>
            </w:pPr>
            <w:r w:rsidRPr="0055153F">
              <w:rPr>
                <w:b/>
                <w:color w:val="FFFFFF"/>
                <w:sz w:val="14"/>
                <w:szCs w:val="14"/>
              </w:rPr>
              <w:t xml:space="preserve">   Qhov chaw nyob</w:t>
            </w:r>
          </w:p>
        </w:tc>
        <w:tc>
          <w:tcPr>
            <w:tcW w:w="1800" w:type="dxa"/>
            <w:tcBorders>
              <w:top w:val="nil"/>
            </w:tcBorders>
            <w:shd w:val="clear" w:color="auto" w:fill="1F4E79"/>
          </w:tcPr>
          <w:p w14:paraId="65704F38" w14:textId="60D1DB68" w:rsidR="007B09C6" w:rsidRDefault="007B09C6" w:rsidP="007B09C6">
            <w:pPr>
              <w:pStyle w:val="TableParagraph"/>
              <w:spacing w:before="173"/>
              <w:ind w:right="439"/>
              <w:jc w:val="right"/>
              <w:rPr>
                <w:b/>
                <w:sz w:val="20"/>
              </w:rPr>
            </w:pPr>
            <w:r w:rsidRPr="0055153F">
              <w:rPr>
                <w:b/>
                <w:color w:val="FFFFFF"/>
                <w:sz w:val="14"/>
                <w:szCs w:val="14"/>
              </w:rPr>
              <w:t>LCFF Pob Nyiaj</w:t>
            </w:r>
          </w:p>
        </w:tc>
        <w:tc>
          <w:tcPr>
            <w:tcW w:w="1980" w:type="dxa"/>
            <w:tcBorders>
              <w:top w:val="nil"/>
              <w:right w:val="nil"/>
            </w:tcBorders>
            <w:shd w:val="clear" w:color="auto" w:fill="1F4E79"/>
          </w:tcPr>
          <w:p w14:paraId="209C16CD" w14:textId="051C2ECD" w:rsidR="007B09C6" w:rsidRDefault="007B09C6" w:rsidP="007B09C6">
            <w:pPr>
              <w:pStyle w:val="TableParagraph"/>
              <w:spacing w:before="173"/>
              <w:ind w:left="458"/>
              <w:rPr>
                <w:b/>
                <w:sz w:val="20"/>
              </w:rPr>
            </w:pPr>
            <w:r w:rsidRPr="0055153F">
              <w:rPr>
                <w:b/>
                <w:color w:val="FFFFFF"/>
                <w:sz w:val="14"/>
                <w:szCs w:val="14"/>
              </w:rPr>
              <w:t>Tag Nrho Pob Nyaij</w:t>
            </w:r>
          </w:p>
        </w:tc>
      </w:tr>
      <w:tr w:rsidR="00E43EF1" w14:paraId="6E243D11" w14:textId="77777777" w:rsidTr="00CF6AA0">
        <w:trPr>
          <w:trHeight w:val="919"/>
        </w:trPr>
        <w:tc>
          <w:tcPr>
            <w:tcW w:w="1170" w:type="dxa"/>
            <w:tcBorders>
              <w:left w:val="nil"/>
              <w:bottom w:val="single" w:sz="6" w:space="0" w:color="FFFFFF"/>
            </w:tcBorders>
            <w:shd w:val="clear" w:color="auto" w:fill="DDEBF6"/>
          </w:tcPr>
          <w:p w14:paraId="2C7942E4" w14:textId="77777777" w:rsidR="00E43EF1" w:rsidRPr="001964A1" w:rsidRDefault="000E40D2">
            <w:pPr>
              <w:pStyle w:val="TableParagraph"/>
              <w:spacing w:before="58"/>
              <w:jc w:val="center"/>
              <w:rPr>
                <w:b/>
                <w:sz w:val="14"/>
                <w:szCs w:val="14"/>
              </w:rPr>
            </w:pPr>
            <w:r w:rsidRPr="001964A1">
              <w:rPr>
                <w:b/>
                <w:sz w:val="14"/>
                <w:szCs w:val="14"/>
              </w:rPr>
              <w:t>1</w:t>
            </w:r>
          </w:p>
        </w:tc>
        <w:tc>
          <w:tcPr>
            <w:tcW w:w="990" w:type="dxa"/>
            <w:tcBorders>
              <w:bottom w:val="single" w:sz="6" w:space="0" w:color="FFFFFF"/>
            </w:tcBorders>
            <w:shd w:val="clear" w:color="auto" w:fill="DDEBF6"/>
          </w:tcPr>
          <w:p w14:paraId="4307EF4F" w14:textId="77777777" w:rsidR="00E43EF1" w:rsidRPr="001964A1" w:rsidRDefault="000E40D2">
            <w:pPr>
              <w:pStyle w:val="TableParagraph"/>
              <w:spacing w:before="58"/>
              <w:ind w:left="315" w:right="315"/>
              <w:jc w:val="center"/>
              <w:rPr>
                <w:b/>
                <w:sz w:val="14"/>
                <w:szCs w:val="14"/>
              </w:rPr>
            </w:pPr>
            <w:r w:rsidRPr="001964A1">
              <w:rPr>
                <w:b/>
                <w:sz w:val="14"/>
                <w:szCs w:val="14"/>
              </w:rPr>
              <w:t>24</w:t>
            </w:r>
          </w:p>
        </w:tc>
        <w:tc>
          <w:tcPr>
            <w:tcW w:w="2250" w:type="dxa"/>
            <w:tcBorders>
              <w:bottom w:val="single" w:sz="6" w:space="0" w:color="FFFFFF"/>
            </w:tcBorders>
            <w:shd w:val="clear" w:color="auto" w:fill="DDEBF6"/>
          </w:tcPr>
          <w:p w14:paraId="2274724F" w14:textId="12ECCAA2" w:rsidR="00E43EF1" w:rsidRPr="001964A1" w:rsidRDefault="006703DF">
            <w:pPr>
              <w:pStyle w:val="TableParagraph"/>
              <w:spacing w:before="58"/>
              <w:ind w:left="53" w:right="220"/>
              <w:rPr>
                <w:sz w:val="14"/>
                <w:szCs w:val="14"/>
              </w:rPr>
            </w:pPr>
            <w:r>
              <w:rPr>
                <w:sz w:val="14"/>
                <w:szCs w:val="14"/>
              </w:rPr>
              <w:t xml:space="preserve">Tsim </w:t>
            </w:r>
            <w:r w:rsidR="000E40D2" w:rsidRPr="001964A1">
              <w:rPr>
                <w:sz w:val="14"/>
                <w:szCs w:val="14"/>
              </w:rPr>
              <w:t>Kev Qhia Lus Askiv ELA</w:t>
            </w:r>
          </w:p>
        </w:tc>
        <w:tc>
          <w:tcPr>
            <w:tcW w:w="2250" w:type="dxa"/>
            <w:tcBorders>
              <w:bottom w:val="single" w:sz="6" w:space="0" w:color="FFFFFF"/>
            </w:tcBorders>
            <w:shd w:val="clear" w:color="auto" w:fill="DDEBF6"/>
          </w:tcPr>
          <w:p w14:paraId="6851F48C" w14:textId="5E9E25F8" w:rsidR="00E43EF1" w:rsidRPr="001964A1" w:rsidRDefault="0000052D">
            <w:pPr>
              <w:pStyle w:val="TableParagraph"/>
              <w:spacing w:before="58"/>
              <w:ind w:left="157"/>
              <w:rPr>
                <w:sz w:val="14"/>
                <w:szCs w:val="14"/>
              </w:rPr>
            </w:pPr>
            <w:r w:rsidRPr="0055153F">
              <w:rPr>
                <w:sz w:val="14"/>
                <w:szCs w:val="14"/>
              </w:rPr>
              <w:t>Txhuas Nrho-LEA</w:t>
            </w:r>
          </w:p>
        </w:tc>
        <w:tc>
          <w:tcPr>
            <w:tcW w:w="2790" w:type="dxa"/>
            <w:tcBorders>
              <w:bottom w:val="single" w:sz="6" w:space="0" w:color="FFFFFF"/>
            </w:tcBorders>
            <w:shd w:val="clear" w:color="auto" w:fill="DDEBF6"/>
          </w:tcPr>
          <w:p w14:paraId="7D25A10F" w14:textId="77777777" w:rsidR="00D8081C" w:rsidRDefault="00BB3041">
            <w:pPr>
              <w:pStyle w:val="TableParagraph"/>
              <w:spacing w:before="8" w:line="280" w:lineRule="atLeast"/>
              <w:ind w:left="144" w:right="394"/>
              <w:rPr>
                <w:ins w:id="4935" w:author="Khamsaolee Xainhiaxang" w:date="2021-07-08T22:24:00Z"/>
                <w:sz w:val="14"/>
                <w:szCs w:val="14"/>
              </w:rPr>
            </w:pPr>
            <w:r w:rsidRPr="0055153F">
              <w:rPr>
                <w:sz w:val="14"/>
                <w:szCs w:val="14"/>
              </w:rPr>
              <w:t xml:space="preserve">Cov Kawm Lus Askiv </w:t>
            </w:r>
          </w:p>
          <w:p w14:paraId="445FF1B3" w14:textId="77777777" w:rsidR="00D8081C" w:rsidRDefault="00BB3041">
            <w:pPr>
              <w:pStyle w:val="TableParagraph"/>
              <w:spacing w:before="8" w:line="280" w:lineRule="atLeast"/>
              <w:ind w:left="144" w:right="394"/>
              <w:rPr>
                <w:ins w:id="4936" w:author="Khamsaolee Xainhiaxang" w:date="2021-07-08T22:24:00Z"/>
                <w:sz w:val="14"/>
                <w:szCs w:val="14"/>
              </w:rPr>
            </w:pPr>
            <w:r w:rsidRPr="0055153F">
              <w:rPr>
                <w:sz w:val="14"/>
                <w:szCs w:val="14"/>
              </w:rPr>
              <w:t xml:space="preserve">Cov Hlua Uas Coj Los Tu </w:t>
            </w:r>
          </w:p>
          <w:p w14:paraId="2B1F9360" w14:textId="1CB41A41" w:rsidR="00E43EF1" w:rsidRPr="001964A1" w:rsidRDefault="00BB3041">
            <w:pPr>
              <w:pStyle w:val="TableParagraph"/>
              <w:spacing w:before="8" w:line="280" w:lineRule="atLeast"/>
              <w:ind w:left="144" w:right="394"/>
              <w:rPr>
                <w:sz w:val="14"/>
                <w:szCs w:val="14"/>
              </w:rPr>
            </w:pPr>
            <w:r w:rsidRPr="0055153F">
              <w:rPr>
                <w:sz w:val="14"/>
                <w:szCs w:val="14"/>
              </w:rPr>
              <w:t xml:space="preserve">Cov </w:t>
            </w:r>
            <w:del w:id="4937" w:author="Khamsaolee Xainhiaxang" w:date="2021-07-08T21:41:00Z">
              <w:r w:rsidRPr="0055153F" w:rsidDel="00624CA0">
                <w:rPr>
                  <w:sz w:val="14"/>
                  <w:szCs w:val="14"/>
                </w:rPr>
                <w:delText>Tau Nyiaj Tsawg</w:delText>
              </w:r>
            </w:del>
            <w:ins w:id="4938" w:author="Khamsaolee Xainhiaxang" w:date="2021-07-08T21:41:00Z">
              <w:r w:rsidR="00624CA0">
                <w:rPr>
                  <w:sz w:val="14"/>
                  <w:szCs w:val="14"/>
                </w:rPr>
                <w:t>Neeg Txom Nyem</w:t>
              </w:r>
            </w:ins>
          </w:p>
        </w:tc>
        <w:tc>
          <w:tcPr>
            <w:tcW w:w="1890" w:type="dxa"/>
            <w:tcBorders>
              <w:bottom w:val="single" w:sz="6" w:space="0" w:color="FFFFFF"/>
            </w:tcBorders>
            <w:shd w:val="clear" w:color="auto" w:fill="DDEBF6"/>
          </w:tcPr>
          <w:p w14:paraId="75658EA8" w14:textId="77777777" w:rsidR="00E43EF1" w:rsidRPr="001964A1" w:rsidRDefault="000E40D2">
            <w:pPr>
              <w:pStyle w:val="TableParagraph"/>
              <w:spacing w:before="58"/>
              <w:ind w:left="143"/>
              <w:rPr>
                <w:sz w:val="14"/>
                <w:szCs w:val="14"/>
              </w:rPr>
            </w:pPr>
            <w:r w:rsidRPr="001964A1">
              <w:rPr>
                <w:sz w:val="14"/>
                <w:szCs w:val="14"/>
              </w:rPr>
              <w:t>Txhua Lub Tsev Kawm</w:t>
            </w:r>
          </w:p>
        </w:tc>
        <w:tc>
          <w:tcPr>
            <w:tcW w:w="1800" w:type="dxa"/>
            <w:tcBorders>
              <w:bottom w:val="single" w:sz="6" w:space="0" w:color="FFFFFF"/>
            </w:tcBorders>
            <w:shd w:val="clear" w:color="auto" w:fill="DDEBF6"/>
          </w:tcPr>
          <w:p w14:paraId="541EB97E" w14:textId="77777777" w:rsidR="00E43EF1" w:rsidRPr="001964A1" w:rsidRDefault="000E40D2">
            <w:pPr>
              <w:pStyle w:val="TableParagraph"/>
              <w:spacing w:before="58"/>
              <w:ind w:right="466"/>
              <w:jc w:val="right"/>
              <w:rPr>
                <w:sz w:val="14"/>
                <w:szCs w:val="14"/>
              </w:rPr>
            </w:pPr>
            <w:r w:rsidRPr="001964A1">
              <w:rPr>
                <w:sz w:val="14"/>
                <w:szCs w:val="14"/>
              </w:rPr>
              <w:t>$ 445,531.00</w:t>
            </w:r>
          </w:p>
        </w:tc>
        <w:tc>
          <w:tcPr>
            <w:tcW w:w="1980" w:type="dxa"/>
            <w:tcBorders>
              <w:bottom w:val="single" w:sz="6" w:space="0" w:color="FFFFFF"/>
              <w:right w:val="nil"/>
            </w:tcBorders>
            <w:shd w:val="clear" w:color="auto" w:fill="DDEBF6"/>
          </w:tcPr>
          <w:p w14:paraId="39BEF75B" w14:textId="77777777" w:rsidR="00E43EF1" w:rsidRPr="001964A1" w:rsidRDefault="000E40D2">
            <w:pPr>
              <w:pStyle w:val="TableParagraph"/>
              <w:spacing w:before="58"/>
              <w:ind w:left="385"/>
              <w:rPr>
                <w:sz w:val="14"/>
                <w:szCs w:val="14"/>
              </w:rPr>
            </w:pPr>
            <w:r w:rsidRPr="001964A1">
              <w:rPr>
                <w:sz w:val="14"/>
                <w:szCs w:val="14"/>
              </w:rPr>
              <w:t>$ 1,480,531.00</w:t>
            </w:r>
          </w:p>
        </w:tc>
      </w:tr>
      <w:tr w:rsidR="00E43EF1" w14:paraId="3928FCC5" w14:textId="77777777" w:rsidTr="00CF6AA0">
        <w:trPr>
          <w:trHeight w:val="916"/>
        </w:trPr>
        <w:tc>
          <w:tcPr>
            <w:tcW w:w="1170" w:type="dxa"/>
            <w:tcBorders>
              <w:top w:val="single" w:sz="6" w:space="0" w:color="FFFFFF"/>
              <w:left w:val="nil"/>
              <w:bottom w:val="single" w:sz="6" w:space="0" w:color="FFFFFF"/>
            </w:tcBorders>
            <w:shd w:val="clear" w:color="auto" w:fill="BDD7EE"/>
          </w:tcPr>
          <w:p w14:paraId="7F479B4D" w14:textId="77777777" w:rsidR="00E43EF1" w:rsidRPr="001964A1" w:rsidRDefault="000E40D2">
            <w:pPr>
              <w:pStyle w:val="TableParagraph"/>
              <w:spacing w:before="55"/>
              <w:jc w:val="center"/>
              <w:rPr>
                <w:b/>
                <w:sz w:val="14"/>
                <w:szCs w:val="14"/>
              </w:rPr>
            </w:pPr>
            <w:r w:rsidRPr="001964A1">
              <w:rPr>
                <w:b/>
                <w:sz w:val="14"/>
                <w:szCs w:val="14"/>
              </w:rPr>
              <w:t>1</w:t>
            </w:r>
          </w:p>
        </w:tc>
        <w:tc>
          <w:tcPr>
            <w:tcW w:w="990" w:type="dxa"/>
            <w:tcBorders>
              <w:top w:val="single" w:sz="6" w:space="0" w:color="FFFFFF"/>
              <w:bottom w:val="single" w:sz="6" w:space="0" w:color="FFFFFF"/>
            </w:tcBorders>
            <w:shd w:val="clear" w:color="auto" w:fill="BDD7EE"/>
          </w:tcPr>
          <w:p w14:paraId="791DC8FD" w14:textId="7490071D" w:rsidR="00E43EF1" w:rsidRPr="001964A1" w:rsidRDefault="000E40D2">
            <w:pPr>
              <w:pStyle w:val="TableParagraph"/>
              <w:spacing w:before="55"/>
              <w:ind w:left="315" w:right="315"/>
              <w:jc w:val="center"/>
              <w:rPr>
                <w:b/>
                <w:sz w:val="14"/>
                <w:szCs w:val="14"/>
              </w:rPr>
            </w:pPr>
            <w:r w:rsidRPr="001964A1">
              <w:rPr>
                <w:b/>
                <w:sz w:val="14"/>
                <w:szCs w:val="14"/>
              </w:rPr>
              <w:t>25</w:t>
            </w:r>
          </w:p>
        </w:tc>
        <w:tc>
          <w:tcPr>
            <w:tcW w:w="2250" w:type="dxa"/>
            <w:tcBorders>
              <w:top w:val="single" w:sz="6" w:space="0" w:color="FFFFFF"/>
              <w:bottom w:val="single" w:sz="6" w:space="0" w:color="FFFFFF"/>
            </w:tcBorders>
            <w:shd w:val="clear" w:color="auto" w:fill="BDD7EE"/>
          </w:tcPr>
          <w:p w14:paraId="06B48108" w14:textId="19866D44" w:rsidR="00E43EF1" w:rsidRPr="001964A1" w:rsidRDefault="000E40D2">
            <w:pPr>
              <w:pStyle w:val="TableParagraph"/>
              <w:spacing w:before="55"/>
              <w:ind w:left="53" w:right="175"/>
              <w:rPr>
                <w:sz w:val="14"/>
                <w:szCs w:val="14"/>
              </w:rPr>
            </w:pPr>
            <w:r w:rsidRPr="001964A1">
              <w:rPr>
                <w:sz w:val="14"/>
                <w:szCs w:val="14"/>
              </w:rPr>
              <w:t>Kev Pab</w:t>
            </w:r>
            <w:r w:rsidR="006703DF">
              <w:rPr>
                <w:sz w:val="14"/>
                <w:szCs w:val="14"/>
              </w:rPr>
              <w:t xml:space="preserve"> </w:t>
            </w:r>
            <w:del w:id="4939" w:author="Khamsaolee Xainhiaxang" w:date="2021-07-11T09:39:00Z">
              <w:r w:rsidRPr="001964A1" w:rsidDel="00F8367E">
                <w:rPr>
                  <w:sz w:val="14"/>
                  <w:szCs w:val="14"/>
                </w:rPr>
                <w:delText xml:space="preserve">cuam </w:delText>
              </w:r>
            </w:del>
            <w:r w:rsidR="006703DF">
              <w:rPr>
                <w:sz w:val="14"/>
                <w:szCs w:val="14"/>
              </w:rPr>
              <w:t xml:space="preserve">Kev </w:t>
            </w:r>
            <w:r w:rsidRPr="001964A1">
              <w:rPr>
                <w:sz w:val="14"/>
                <w:szCs w:val="14"/>
              </w:rPr>
              <w:t>Coj Tus Cwj Pwm Zoo (PBIS) Cov Kws Tshwj Xeeb</w:t>
            </w:r>
          </w:p>
        </w:tc>
        <w:tc>
          <w:tcPr>
            <w:tcW w:w="2250" w:type="dxa"/>
            <w:tcBorders>
              <w:top w:val="single" w:sz="6" w:space="0" w:color="FFFFFF"/>
              <w:bottom w:val="single" w:sz="6" w:space="0" w:color="FFFFFF"/>
            </w:tcBorders>
            <w:shd w:val="clear" w:color="auto" w:fill="BDD7EE"/>
          </w:tcPr>
          <w:p w14:paraId="55C6D1C4" w14:textId="11520F17" w:rsidR="00E43EF1" w:rsidRPr="001964A1" w:rsidRDefault="0000052D">
            <w:pPr>
              <w:pStyle w:val="TableParagraph"/>
              <w:spacing w:before="55"/>
              <w:ind w:left="157"/>
              <w:rPr>
                <w:sz w:val="14"/>
                <w:szCs w:val="14"/>
              </w:rPr>
            </w:pPr>
            <w:r w:rsidRPr="0055153F">
              <w:rPr>
                <w:sz w:val="14"/>
                <w:szCs w:val="14"/>
              </w:rPr>
              <w:t>Txhuas Nrho-LEA</w:t>
            </w:r>
          </w:p>
        </w:tc>
        <w:tc>
          <w:tcPr>
            <w:tcW w:w="2790" w:type="dxa"/>
            <w:tcBorders>
              <w:top w:val="single" w:sz="6" w:space="0" w:color="FFFFFF"/>
              <w:bottom w:val="single" w:sz="6" w:space="0" w:color="FFFFFF"/>
            </w:tcBorders>
            <w:shd w:val="clear" w:color="auto" w:fill="BDD7EE"/>
          </w:tcPr>
          <w:p w14:paraId="6C0D93A6" w14:textId="77777777" w:rsidR="00D8081C" w:rsidRDefault="00BB3041">
            <w:pPr>
              <w:pStyle w:val="TableParagraph"/>
              <w:spacing w:before="12" w:line="288" w:lineRule="exact"/>
              <w:ind w:left="144" w:right="394"/>
              <w:rPr>
                <w:ins w:id="4940" w:author="Khamsaolee Xainhiaxang" w:date="2021-07-08T22:24:00Z"/>
                <w:sz w:val="14"/>
                <w:szCs w:val="14"/>
              </w:rPr>
            </w:pPr>
            <w:r w:rsidRPr="0055153F">
              <w:rPr>
                <w:sz w:val="14"/>
                <w:szCs w:val="14"/>
              </w:rPr>
              <w:t xml:space="preserve">Cov Kawm Lus Askiv </w:t>
            </w:r>
          </w:p>
          <w:p w14:paraId="01C3BC51" w14:textId="77777777" w:rsidR="00D8081C" w:rsidRDefault="00BB3041">
            <w:pPr>
              <w:pStyle w:val="TableParagraph"/>
              <w:spacing w:before="12" w:line="288" w:lineRule="exact"/>
              <w:ind w:left="144" w:right="394"/>
              <w:rPr>
                <w:ins w:id="4941" w:author="Khamsaolee Xainhiaxang" w:date="2021-07-08T22:24:00Z"/>
                <w:sz w:val="14"/>
                <w:szCs w:val="14"/>
              </w:rPr>
            </w:pPr>
            <w:r w:rsidRPr="0055153F">
              <w:rPr>
                <w:sz w:val="14"/>
                <w:szCs w:val="14"/>
              </w:rPr>
              <w:t xml:space="preserve">Cov Hlua Uas Coj Los Tu </w:t>
            </w:r>
          </w:p>
          <w:p w14:paraId="476A3F71" w14:textId="5F7760A6" w:rsidR="00E43EF1" w:rsidRPr="001964A1" w:rsidRDefault="00BB3041">
            <w:pPr>
              <w:pStyle w:val="TableParagraph"/>
              <w:spacing w:before="12" w:line="288" w:lineRule="exact"/>
              <w:ind w:left="144" w:right="394"/>
              <w:rPr>
                <w:sz w:val="14"/>
                <w:szCs w:val="14"/>
              </w:rPr>
            </w:pPr>
            <w:r w:rsidRPr="0055153F">
              <w:rPr>
                <w:sz w:val="14"/>
                <w:szCs w:val="14"/>
              </w:rPr>
              <w:t xml:space="preserve">Cov </w:t>
            </w:r>
            <w:del w:id="4942" w:author="Khamsaolee Xainhiaxang" w:date="2021-07-08T21:41:00Z">
              <w:r w:rsidRPr="0055153F" w:rsidDel="00624CA0">
                <w:rPr>
                  <w:sz w:val="14"/>
                  <w:szCs w:val="14"/>
                </w:rPr>
                <w:delText>Tau Nyiaj Tsawg</w:delText>
              </w:r>
            </w:del>
            <w:ins w:id="4943" w:author="Khamsaolee Xainhiaxang" w:date="2021-07-08T21:41:00Z">
              <w:r w:rsidR="00624CA0">
                <w:rPr>
                  <w:sz w:val="14"/>
                  <w:szCs w:val="14"/>
                </w:rPr>
                <w:t>Neeg Txom Nyem</w:t>
              </w:r>
            </w:ins>
          </w:p>
        </w:tc>
        <w:tc>
          <w:tcPr>
            <w:tcW w:w="1890" w:type="dxa"/>
            <w:tcBorders>
              <w:top w:val="single" w:sz="6" w:space="0" w:color="FFFFFF"/>
              <w:bottom w:val="single" w:sz="6" w:space="0" w:color="FFFFFF"/>
            </w:tcBorders>
            <w:shd w:val="clear" w:color="auto" w:fill="BDD7EE"/>
          </w:tcPr>
          <w:p w14:paraId="5210B9D3" w14:textId="77777777" w:rsidR="00E43EF1" w:rsidRPr="001964A1" w:rsidRDefault="000E40D2">
            <w:pPr>
              <w:pStyle w:val="TableParagraph"/>
              <w:spacing w:before="55"/>
              <w:ind w:left="143"/>
              <w:rPr>
                <w:sz w:val="14"/>
                <w:szCs w:val="14"/>
              </w:rPr>
            </w:pPr>
            <w:r w:rsidRPr="001964A1">
              <w:rPr>
                <w:sz w:val="14"/>
                <w:szCs w:val="14"/>
              </w:rPr>
              <w:t>Txhua Lub Tsev Kawm</w:t>
            </w:r>
          </w:p>
        </w:tc>
        <w:tc>
          <w:tcPr>
            <w:tcW w:w="1800" w:type="dxa"/>
            <w:tcBorders>
              <w:top w:val="single" w:sz="6" w:space="0" w:color="FFFFFF"/>
              <w:bottom w:val="single" w:sz="6" w:space="0" w:color="FFFFFF"/>
            </w:tcBorders>
            <w:shd w:val="clear" w:color="auto" w:fill="BDD7EE"/>
          </w:tcPr>
          <w:p w14:paraId="66B5C371" w14:textId="77777777" w:rsidR="00E43EF1" w:rsidRPr="001964A1" w:rsidRDefault="000E40D2">
            <w:pPr>
              <w:pStyle w:val="TableParagraph"/>
              <w:spacing w:before="55"/>
              <w:ind w:right="466"/>
              <w:jc w:val="right"/>
              <w:rPr>
                <w:sz w:val="14"/>
                <w:szCs w:val="14"/>
              </w:rPr>
            </w:pPr>
            <w:r w:rsidRPr="001964A1">
              <w:rPr>
                <w:sz w:val="14"/>
                <w:szCs w:val="14"/>
              </w:rPr>
              <w:t>$ 567,701.00</w:t>
            </w:r>
          </w:p>
        </w:tc>
        <w:tc>
          <w:tcPr>
            <w:tcW w:w="1980" w:type="dxa"/>
            <w:tcBorders>
              <w:top w:val="single" w:sz="6" w:space="0" w:color="FFFFFF"/>
              <w:bottom w:val="single" w:sz="6" w:space="0" w:color="FFFFFF"/>
              <w:right w:val="nil"/>
            </w:tcBorders>
            <w:shd w:val="clear" w:color="auto" w:fill="BDD7EE"/>
          </w:tcPr>
          <w:p w14:paraId="6617C68D" w14:textId="77777777" w:rsidR="00E43EF1" w:rsidRPr="001964A1" w:rsidRDefault="000E40D2">
            <w:pPr>
              <w:pStyle w:val="TableParagraph"/>
              <w:spacing w:before="55"/>
              <w:ind w:left="468"/>
              <w:rPr>
                <w:sz w:val="14"/>
                <w:szCs w:val="14"/>
              </w:rPr>
            </w:pPr>
            <w:r w:rsidRPr="001964A1">
              <w:rPr>
                <w:sz w:val="14"/>
                <w:szCs w:val="14"/>
              </w:rPr>
              <w:t>$ 567,701.00</w:t>
            </w:r>
          </w:p>
        </w:tc>
      </w:tr>
      <w:tr w:rsidR="00E43EF1" w14:paraId="17F8B286" w14:textId="77777777" w:rsidTr="00CF6AA0">
        <w:trPr>
          <w:trHeight w:val="917"/>
        </w:trPr>
        <w:tc>
          <w:tcPr>
            <w:tcW w:w="1170" w:type="dxa"/>
            <w:tcBorders>
              <w:top w:val="single" w:sz="6" w:space="0" w:color="FFFFFF"/>
              <w:left w:val="nil"/>
              <w:bottom w:val="single" w:sz="6" w:space="0" w:color="FFFFFF"/>
            </w:tcBorders>
            <w:shd w:val="clear" w:color="auto" w:fill="DDEBF6"/>
          </w:tcPr>
          <w:p w14:paraId="7475DA78" w14:textId="77777777" w:rsidR="00E43EF1" w:rsidRPr="001964A1" w:rsidRDefault="000E40D2">
            <w:pPr>
              <w:pStyle w:val="TableParagraph"/>
              <w:spacing w:before="55"/>
              <w:jc w:val="center"/>
              <w:rPr>
                <w:b/>
                <w:sz w:val="14"/>
                <w:szCs w:val="14"/>
              </w:rPr>
            </w:pPr>
            <w:r w:rsidRPr="001964A1">
              <w:rPr>
                <w:b/>
                <w:sz w:val="14"/>
                <w:szCs w:val="14"/>
              </w:rPr>
              <w:t>1</w:t>
            </w:r>
          </w:p>
        </w:tc>
        <w:tc>
          <w:tcPr>
            <w:tcW w:w="990" w:type="dxa"/>
            <w:tcBorders>
              <w:top w:val="single" w:sz="6" w:space="0" w:color="FFFFFF"/>
              <w:bottom w:val="single" w:sz="6" w:space="0" w:color="FFFFFF"/>
            </w:tcBorders>
            <w:shd w:val="clear" w:color="auto" w:fill="DDEBF6"/>
          </w:tcPr>
          <w:p w14:paraId="684B23AE" w14:textId="77777777" w:rsidR="00E43EF1" w:rsidRPr="001964A1" w:rsidRDefault="000E40D2">
            <w:pPr>
              <w:pStyle w:val="TableParagraph"/>
              <w:spacing w:before="55"/>
              <w:ind w:left="315" w:right="315"/>
              <w:jc w:val="center"/>
              <w:rPr>
                <w:b/>
                <w:sz w:val="14"/>
                <w:szCs w:val="14"/>
              </w:rPr>
            </w:pPr>
            <w:r w:rsidRPr="001964A1">
              <w:rPr>
                <w:b/>
                <w:sz w:val="14"/>
                <w:szCs w:val="14"/>
              </w:rPr>
              <w:t>26</w:t>
            </w:r>
          </w:p>
        </w:tc>
        <w:tc>
          <w:tcPr>
            <w:tcW w:w="2250" w:type="dxa"/>
            <w:tcBorders>
              <w:top w:val="single" w:sz="6" w:space="0" w:color="FFFFFF"/>
              <w:bottom w:val="single" w:sz="6" w:space="0" w:color="FFFFFF"/>
            </w:tcBorders>
            <w:shd w:val="clear" w:color="auto" w:fill="DDEBF6"/>
          </w:tcPr>
          <w:p w14:paraId="25A4AE3E" w14:textId="77777777" w:rsidR="00E43EF1" w:rsidRPr="001964A1" w:rsidRDefault="000E40D2">
            <w:pPr>
              <w:pStyle w:val="TableParagraph"/>
              <w:spacing w:before="55"/>
              <w:ind w:left="53" w:right="375"/>
              <w:rPr>
                <w:sz w:val="14"/>
                <w:szCs w:val="14"/>
              </w:rPr>
            </w:pPr>
            <w:r w:rsidRPr="001964A1">
              <w:rPr>
                <w:sz w:val="14"/>
                <w:szCs w:val="14"/>
              </w:rPr>
              <w:t>Lwm Thawj Xib Fwb Rau Kev Kawm Tshwj Xeeb</w:t>
            </w:r>
          </w:p>
        </w:tc>
        <w:tc>
          <w:tcPr>
            <w:tcW w:w="2250" w:type="dxa"/>
            <w:tcBorders>
              <w:top w:val="single" w:sz="6" w:space="0" w:color="FFFFFF"/>
              <w:bottom w:val="single" w:sz="6" w:space="0" w:color="FFFFFF"/>
            </w:tcBorders>
            <w:shd w:val="clear" w:color="auto" w:fill="DDEBF6"/>
          </w:tcPr>
          <w:p w14:paraId="39BD46CF" w14:textId="382DD0D7" w:rsidR="00E43EF1" w:rsidRPr="001964A1" w:rsidRDefault="0000052D">
            <w:pPr>
              <w:pStyle w:val="TableParagraph"/>
              <w:spacing w:before="55"/>
              <w:ind w:left="157"/>
              <w:rPr>
                <w:sz w:val="14"/>
                <w:szCs w:val="14"/>
              </w:rPr>
            </w:pPr>
            <w:r w:rsidRPr="0055153F">
              <w:rPr>
                <w:sz w:val="14"/>
                <w:szCs w:val="14"/>
              </w:rPr>
              <w:t>Txhuas Nrho-LEA</w:t>
            </w:r>
          </w:p>
        </w:tc>
        <w:tc>
          <w:tcPr>
            <w:tcW w:w="2790" w:type="dxa"/>
            <w:tcBorders>
              <w:top w:val="single" w:sz="6" w:space="0" w:color="FFFFFF"/>
              <w:bottom w:val="single" w:sz="6" w:space="0" w:color="FFFFFF"/>
            </w:tcBorders>
            <w:shd w:val="clear" w:color="auto" w:fill="DDEBF6"/>
          </w:tcPr>
          <w:p w14:paraId="35B41665" w14:textId="77777777" w:rsidR="00D8081C" w:rsidRDefault="00BB3041">
            <w:pPr>
              <w:pStyle w:val="TableParagraph"/>
              <w:spacing w:before="12" w:line="288" w:lineRule="exact"/>
              <w:ind w:left="144" w:right="394"/>
              <w:rPr>
                <w:ins w:id="4944" w:author="Khamsaolee Xainhiaxang" w:date="2021-07-08T22:25:00Z"/>
                <w:sz w:val="14"/>
                <w:szCs w:val="14"/>
              </w:rPr>
            </w:pPr>
            <w:r w:rsidRPr="0055153F">
              <w:rPr>
                <w:sz w:val="14"/>
                <w:szCs w:val="14"/>
              </w:rPr>
              <w:t xml:space="preserve">Cov Kawm Lus Askiv </w:t>
            </w:r>
          </w:p>
          <w:p w14:paraId="22FF53D0" w14:textId="77777777" w:rsidR="00D8081C" w:rsidRDefault="00BB3041">
            <w:pPr>
              <w:pStyle w:val="TableParagraph"/>
              <w:spacing w:before="12" w:line="288" w:lineRule="exact"/>
              <w:ind w:left="144" w:right="394"/>
              <w:rPr>
                <w:ins w:id="4945" w:author="Khamsaolee Xainhiaxang" w:date="2021-07-08T22:25:00Z"/>
                <w:sz w:val="14"/>
                <w:szCs w:val="14"/>
              </w:rPr>
            </w:pPr>
            <w:r w:rsidRPr="0055153F">
              <w:rPr>
                <w:sz w:val="14"/>
                <w:szCs w:val="14"/>
              </w:rPr>
              <w:t xml:space="preserve">Cov Hlua Uas Coj Los Tu </w:t>
            </w:r>
          </w:p>
          <w:p w14:paraId="2D523536" w14:textId="10017557" w:rsidR="00E43EF1" w:rsidRPr="001964A1" w:rsidRDefault="00BB3041">
            <w:pPr>
              <w:pStyle w:val="TableParagraph"/>
              <w:spacing w:before="12" w:line="288" w:lineRule="exact"/>
              <w:ind w:left="144" w:right="394"/>
              <w:rPr>
                <w:sz w:val="14"/>
                <w:szCs w:val="14"/>
              </w:rPr>
            </w:pPr>
            <w:r w:rsidRPr="0055153F">
              <w:rPr>
                <w:sz w:val="14"/>
                <w:szCs w:val="14"/>
              </w:rPr>
              <w:t xml:space="preserve">Cov </w:t>
            </w:r>
            <w:del w:id="4946" w:author="Khamsaolee Xainhiaxang" w:date="2021-07-08T21:41:00Z">
              <w:r w:rsidRPr="0055153F" w:rsidDel="00624CA0">
                <w:rPr>
                  <w:sz w:val="14"/>
                  <w:szCs w:val="14"/>
                </w:rPr>
                <w:delText>Tau Nyiaj Tsawg</w:delText>
              </w:r>
            </w:del>
            <w:ins w:id="4947" w:author="Khamsaolee Xainhiaxang" w:date="2021-07-08T21:41:00Z">
              <w:r w:rsidR="00624CA0">
                <w:rPr>
                  <w:sz w:val="14"/>
                  <w:szCs w:val="14"/>
                </w:rPr>
                <w:t>Neeg Txom Nyem</w:t>
              </w:r>
            </w:ins>
          </w:p>
        </w:tc>
        <w:tc>
          <w:tcPr>
            <w:tcW w:w="1890" w:type="dxa"/>
            <w:tcBorders>
              <w:top w:val="single" w:sz="6" w:space="0" w:color="FFFFFF"/>
              <w:bottom w:val="single" w:sz="6" w:space="0" w:color="FFFFFF"/>
            </w:tcBorders>
            <w:shd w:val="clear" w:color="auto" w:fill="DDEBF6"/>
          </w:tcPr>
          <w:p w14:paraId="45D0336E" w14:textId="77777777" w:rsidR="00E43EF1" w:rsidRPr="001964A1" w:rsidRDefault="000E40D2">
            <w:pPr>
              <w:pStyle w:val="TableParagraph"/>
              <w:spacing w:before="55"/>
              <w:ind w:left="143"/>
              <w:rPr>
                <w:sz w:val="14"/>
                <w:szCs w:val="14"/>
              </w:rPr>
            </w:pPr>
            <w:r w:rsidRPr="001964A1">
              <w:rPr>
                <w:sz w:val="14"/>
                <w:szCs w:val="14"/>
              </w:rPr>
              <w:t>Txhua Lub Tsev Kawm</w:t>
            </w:r>
          </w:p>
        </w:tc>
        <w:tc>
          <w:tcPr>
            <w:tcW w:w="1800" w:type="dxa"/>
            <w:tcBorders>
              <w:top w:val="single" w:sz="6" w:space="0" w:color="FFFFFF"/>
              <w:bottom w:val="single" w:sz="6" w:space="0" w:color="FFFFFF"/>
            </w:tcBorders>
            <w:shd w:val="clear" w:color="auto" w:fill="DDEBF6"/>
          </w:tcPr>
          <w:p w14:paraId="5F51E27E" w14:textId="77777777" w:rsidR="00E43EF1" w:rsidRPr="001964A1" w:rsidRDefault="000E40D2">
            <w:pPr>
              <w:pStyle w:val="TableParagraph"/>
              <w:spacing w:before="55"/>
              <w:ind w:right="466"/>
              <w:jc w:val="right"/>
              <w:rPr>
                <w:sz w:val="14"/>
                <w:szCs w:val="14"/>
              </w:rPr>
            </w:pPr>
            <w:r w:rsidRPr="001964A1">
              <w:rPr>
                <w:sz w:val="14"/>
                <w:szCs w:val="14"/>
              </w:rPr>
              <w:t>$ 138,499.00</w:t>
            </w:r>
          </w:p>
        </w:tc>
        <w:tc>
          <w:tcPr>
            <w:tcW w:w="1980" w:type="dxa"/>
            <w:tcBorders>
              <w:top w:val="single" w:sz="6" w:space="0" w:color="FFFFFF"/>
              <w:bottom w:val="single" w:sz="6" w:space="0" w:color="FFFFFF"/>
              <w:right w:val="nil"/>
            </w:tcBorders>
            <w:shd w:val="clear" w:color="auto" w:fill="DDEBF6"/>
          </w:tcPr>
          <w:p w14:paraId="636AEC50" w14:textId="77777777" w:rsidR="00E43EF1" w:rsidRPr="001964A1" w:rsidRDefault="000E40D2">
            <w:pPr>
              <w:pStyle w:val="TableParagraph"/>
              <w:spacing w:before="55"/>
              <w:ind w:left="468"/>
              <w:rPr>
                <w:sz w:val="14"/>
                <w:szCs w:val="14"/>
              </w:rPr>
            </w:pPr>
            <w:r w:rsidRPr="001964A1">
              <w:rPr>
                <w:sz w:val="14"/>
                <w:szCs w:val="14"/>
              </w:rPr>
              <w:t>$ 138,499.00</w:t>
            </w:r>
          </w:p>
        </w:tc>
      </w:tr>
      <w:tr w:rsidR="00E43EF1" w14:paraId="707DB1FB" w14:textId="77777777" w:rsidTr="00CF6AA0">
        <w:trPr>
          <w:trHeight w:val="605"/>
        </w:trPr>
        <w:tc>
          <w:tcPr>
            <w:tcW w:w="1170" w:type="dxa"/>
            <w:tcBorders>
              <w:top w:val="single" w:sz="6" w:space="0" w:color="FFFFFF"/>
              <w:left w:val="nil"/>
              <w:bottom w:val="nil"/>
            </w:tcBorders>
            <w:shd w:val="clear" w:color="auto" w:fill="BDD7EE"/>
          </w:tcPr>
          <w:p w14:paraId="3AE58304" w14:textId="77777777" w:rsidR="00E43EF1" w:rsidRPr="001964A1" w:rsidRDefault="000E40D2">
            <w:pPr>
              <w:pStyle w:val="TableParagraph"/>
              <w:spacing w:before="55"/>
              <w:jc w:val="center"/>
              <w:rPr>
                <w:b/>
                <w:sz w:val="14"/>
                <w:szCs w:val="14"/>
              </w:rPr>
            </w:pPr>
            <w:r w:rsidRPr="001964A1">
              <w:rPr>
                <w:b/>
                <w:sz w:val="14"/>
                <w:szCs w:val="14"/>
              </w:rPr>
              <w:t>1</w:t>
            </w:r>
          </w:p>
        </w:tc>
        <w:tc>
          <w:tcPr>
            <w:tcW w:w="990" w:type="dxa"/>
            <w:tcBorders>
              <w:top w:val="single" w:sz="6" w:space="0" w:color="FFFFFF"/>
              <w:bottom w:val="single" w:sz="4" w:space="0" w:color="FFFFFF" w:themeColor="background1"/>
            </w:tcBorders>
            <w:shd w:val="clear" w:color="auto" w:fill="BDD7EE"/>
          </w:tcPr>
          <w:p w14:paraId="11DFFD1C" w14:textId="0D1D69D3" w:rsidR="00E43EF1" w:rsidRPr="001964A1" w:rsidRDefault="000E40D2">
            <w:pPr>
              <w:pStyle w:val="TableParagraph"/>
              <w:spacing w:before="55"/>
              <w:ind w:left="315" w:right="315"/>
              <w:jc w:val="center"/>
              <w:rPr>
                <w:b/>
                <w:sz w:val="14"/>
                <w:szCs w:val="14"/>
              </w:rPr>
            </w:pPr>
            <w:r w:rsidRPr="001964A1">
              <w:rPr>
                <w:b/>
                <w:sz w:val="14"/>
                <w:szCs w:val="14"/>
              </w:rPr>
              <w:t>27</w:t>
            </w:r>
          </w:p>
        </w:tc>
        <w:tc>
          <w:tcPr>
            <w:tcW w:w="2250" w:type="dxa"/>
            <w:tcBorders>
              <w:top w:val="single" w:sz="6" w:space="0" w:color="FFFFFF"/>
              <w:bottom w:val="single" w:sz="4" w:space="0" w:color="FFFFFF" w:themeColor="background1"/>
            </w:tcBorders>
            <w:shd w:val="clear" w:color="auto" w:fill="BDD7EE"/>
          </w:tcPr>
          <w:p w14:paraId="58FDC7AE" w14:textId="77777777" w:rsidR="00E43EF1" w:rsidRPr="001964A1" w:rsidRDefault="000E40D2">
            <w:pPr>
              <w:pStyle w:val="TableParagraph"/>
              <w:spacing w:before="55"/>
              <w:ind w:left="53" w:right="787"/>
              <w:rPr>
                <w:sz w:val="14"/>
                <w:szCs w:val="14"/>
              </w:rPr>
            </w:pPr>
            <w:r w:rsidRPr="001964A1">
              <w:rPr>
                <w:sz w:val="14"/>
                <w:szCs w:val="14"/>
              </w:rPr>
              <w:t>Kev Txhawb Nqa Cov Xib Fwb Tshiab</w:t>
            </w:r>
          </w:p>
        </w:tc>
        <w:tc>
          <w:tcPr>
            <w:tcW w:w="2250" w:type="dxa"/>
            <w:tcBorders>
              <w:top w:val="single" w:sz="6" w:space="0" w:color="FFFFFF"/>
              <w:bottom w:val="single" w:sz="4" w:space="0" w:color="FFFFFF" w:themeColor="background1"/>
            </w:tcBorders>
            <w:shd w:val="clear" w:color="auto" w:fill="BDD7EE"/>
          </w:tcPr>
          <w:p w14:paraId="1AE23402" w14:textId="491A5889" w:rsidR="00E43EF1" w:rsidRPr="001964A1" w:rsidRDefault="0000052D">
            <w:pPr>
              <w:pStyle w:val="TableParagraph"/>
              <w:spacing w:before="55"/>
              <w:ind w:left="157"/>
              <w:rPr>
                <w:sz w:val="14"/>
                <w:szCs w:val="14"/>
              </w:rPr>
            </w:pPr>
            <w:r w:rsidRPr="0055153F">
              <w:rPr>
                <w:sz w:val="14"/>
                <w:szCs w:val="14"/>
              </w:rPr>
              <w:t>Txhuas Nrho-LEA</w:t>
            </w:r>
          </w:p>
        </w:tc>
        <w:tc>
          <w:tcPr>
            <w:tcW w:w="2790" w:type="dxa"/>
            <w:tcBorders>
              <w:top w:val="single" w:sz="6" w:space="0" w:color="FFFFFF"/>
              <w:bottom w:val="single" w:sz="4" w:space="0" w:color="FFFFFF" w:themeColor="background1"/>
            </w:tcBorders>
            <w:shd w:val="clear" w:color="auto" w:fill="BDD7EE"/>
          </w:tcPr>
          <w:p w14:paraId="59523A10" w14:textId="77777777" w:rsidR="00D8081C" w:rsidRDefault="00BB3041">
            <w:pPr>
              <w:pStyle w:val="TableParagraph"/>
              <w:spacing w:before="12" w:line="288" w:lineRule="exact"/>
              <w:ind w:left="144" w:right="385"/>
              <w:rPr>
                <w:ins w:id="4948" w:author="Khamsaolee Xainhiaxang" w:date="2021-07-08T22:25:00Z"/>
                <w:sz w:val="14"/>
                <w:szCs w:val="14"/>
              </w:rPr>
            </w:pPr>
            <w:r w:rsidRPr="0055153F">
              <w:rPr>
                <w:sz w:val="14"/>
                <w:szCs w:val="14"/>
              </w:rPr>
              <w:t xml:space="preserve">Cov Kawm Lus Askiv </w:t>
            </w:r>
          </w:p>
          <w:p w14:paraId="35637794" w14:textId="77777777" w:rsidR="00D8081C" w:rsidRDefault="00BB3041">
            <w:pPr>
              <w:pStyle w:val="TableParagraph"/>
              <w:spacing w:before="12" w:line="288" w:lineRule="exact"/>
              <w:ind w:left="144" w:right="385"/>
              <w:rPr>
                <w:ins w:id="4949" w:author="Khamsaolee Xainhiaxang" w:date="2021-07-08T22:25:00Z"/>
                <w:sz w:val="14"/>
                <w:szCs w:val="14"/>
              </w:rPr>
            </w:pPr>
            <w:r w:rsidRPr="0055153F">
              <w:rPr>
                <w:sz w:val="14"/>
                <w:szCs w:val="14"/>
              </w:rPr>
              <w:t xml:space="preserve">Cov Hlua Uas Coj Los Tu </w:t>
            </w:r>
          </w:p>
          <w:p w14:paraId="72F1E360" w14:textId="63EA7A52" w:rsidR="00E43EF1" w:rsidRPr="001964A1" w:rsidRDefault="00BB3041">
            <w:pPr>
              <w:pStyle w:val="TableParagraph"/>
              <w:spacing w:before="12" w:line="288" w:lineRule="exact"/>
              <w:ind w:left="144" w:right="385"/>
              <w:rPr>
                <w:sz w:val="14"/>
                <w:szCs w:val="14"/>
              </w:rPr>
            </w:pPr>
            <w:r w:rsidRPr="0055153F">
              <w:rPr>
                <w:sz w:val="14"/>
                <w:szCs w:val="14"/>
              </w:rPr>
              <w:t xml:space="preserve">Cov </w:t>
            </w:r>
            <w:del w:id="4950" w:author="Khamsaolee Xainhiaxang" w:date="2021-07-08T21:41:00Z">
              <w:r w:rsidRPr="0055153F" w:rsidDel="00624CA0">
                <w:rPr>
                  <w:sz w:val="14"/>
                  <w:szCs w:val="14"/>
                </w:rPr>
                <w:delText>Tau Nyiaj Tsawg</w:delText>
              </w:r>
            </w:del>
            <w:ins w:id="4951" w:author="Khamsaolee Xainhiaxang" w:date="2021-07-08T21:41:00Z">
              <w:r w:rsidR="00624CA0">
                <w:rPr>
                  <w:sz w:val="14"/>
                  <w:szCs w:val="14"/>
                </w:rPr>
                <w:t>Neeg Txom Nyem</w:t>
              </w:r>
            </w:ins>
          </w:p>
        </w:tc>
        <w:tc>
          <w:tcPr>
            <w:tcW w:w="1890" w:type="dxa"/>
            <w:tcBorders>
              <w:top w:val="single" w:sz="6" w:space="0" w:color="FFFFFF"/>
              <w:bottom w:val="single" w:sz="4" w:space="0" w:color="FFFFFF" w:themeColor="background1"/>
            </w:tcBorders>
            <w:shd w:val="clear" w:color="auto" w:fill="BDD7EE"/>
          </w:tcPr>
          <w:p w14:paraId="44ACD1FC" w14:textId="77777777" w:rsidR="00E43EF1" w:rsidRPr="001964A1" w:rsidRDefault="000E40D2">
            <w:pPr>
              <w:pStyle w:val="TableParagraph"/>
              <w:spacing w:before="55"/>
              <w:ind w:left="143"/>
              <w:rPr>
                <w:sz w:val="14"/>
                <w:szCs w:val="14"/>
              </w:rPr>
            </w:pPr>
            <w:r w:rsidRPr="001964A1">
              <w:rPr>
                <w:sz w:val="14"/>
                <w:szCs w:val="14"/>
              </w:rPr>
              <w:t>Txhua Lub Tsev Kawm</w:t>
            </w:r>
          </w:p>
        </w:tc>
        <w:tc>
          <w:tcPr>
            <w:tcW w:w="1800" w:type="dxa"/>
            <w:tcBorders>
              <w:top w:val="single" w:sz="6" w:space="0" w:color="FFFFFF"/>
              <w:bottom w:val="single" w:sz="4" w:space="0" w:color="FFFFFF" w:themeColor="background1"/>
            </w:tcBorders>
            <w:shd w:val="clear" w:color="auto" w:fill="BDD7EE"/>
          </w:tcPr>
          <w:p w14:paraId="350090FB" w14:textId="77777777" w:rsidR="00E43EF1" w:rsidRPr="001964A1" w:rsidRDefault="000E40D2">
            <w:pPr>
              <w:pStyle w:val="TableParagraph"/>
              <w:spacing w:before="55"/>
              <w:ind w:right="466"/>
              <w:jc w:val="right"/>
              <w:rPr>
                <w:sz w:val="14"/>
                <w:szCs w:val="14"/>
              </w:rPr>
            </w:pPr>
            <w:r w:rsidRPr="001964A1">
              <w:rPr>
                <w:sz w:val="14"/>
                <w:szCs w:val="14"/>
              </w:rPr>
              <w:t>$ 147,209.00</w:t>
            </w:r>
          </w:p>
        </w:tc>
        <w:tc>
          <w:tcPr>
            <w:tcW w:w="1980" w:type="dxa"/>
            <w:tcBorders>
              <w:top w:val="single" w:sz="6" w:space="0" w:color="FFFFFF"/>
              <w:bottom w:val="single" w:sz="4" w:space="0" w:color="FFFFFF" w:themeColor="background1"/>
              <w:right w:val="nil"/>
            </w:tcBorders>
            <w:shd w:val="clear" w:color="auto" w:fill="BDD7EE"/>
          </w:tcPr>
          <w:p w14:paraId="71C6BE41" w14:textId="77777777" w:rsidR="00E43EF1" w:rsidRPr="001964A1" w:rsidRDefault="000E40D2">
            <w:pPr>
              <w:pStyle w:val="TableParagraph"/>
              <w:spacing w:before="55"/>
              <w:ind w:left="468"/>
              <w:rPr>
                <w:sz w:val="14"/>
                <w:szCs w:val="14"/>
              </w:rPr>
            </w:pPr>
            <w:r w:rsidRPr="001964A1">
              <w:rPr>
                <w:sz w:val="14"/>
                <w:szCs w:val="14"/>
              </w:rPr>
              <w:t>$ 147,209.00</w:t>
            </w:r>
          </w:p>
        </w:tc>
      </w:tr>
      <w:tr w:rsidR="00E43EF1" w:rsidDel="00D8081C" w14:paraId="249A8EC4" w14:textId="0542BC1F" w:rsidTr="00CF6AA0">
        <w:trPr>
          <w:trHeight w:val="321"/>
          <w:del w:id="4952" w:author="Khamsaolee Xainhiaxang" w:date="2021-07-08T22:25:00Z"/>
        </w:trPr>
        <w:tc>
          <w:tcPr>
            <w:tcW w:w="1170" w:type="dxa"/>
            <w:tcBorders>
              <w:top w:val="nil"/>
              <w:left w:val="nil"/>
              <w:bottom w:val="nil"/>
            </w:tcBorders>
            <w:shd w:val="clear" w:color="auto" w:fill="BDD7EE"/>
          </w:tcPr>
          <w:p w14:paraId="2121D974" w14:textId="78FA8EDF" w:rsidR="00E43EF1" w:rsidRPr="001964A1" w:rsidDel="00D8081C" w:rsidRDefault="00E43EF1">
            <w:pPr>
              <w:pStyle w:val="TableParagraph"/>
              <w:rPr>
                <w:del w:id="4953" w:author="Khamsaolee Xainhiaxang" w:date="2021-07-08T22:25:00Z"/>
                <w:rFonts w:ascii="Times New Roman"/>
                <w:sz w:val="14"/>
                <w:szCs w:val="14"/>
              </w:rPr>
            </w:pPr>
          </w:p>
        </w:tc>
        <w:tc>
          <w:tcPr>
            <w:tcW w:w="990" w:type="dxa"/>
            <w:tcBorders>
              <w:top w:val="single" w:sz="4" w:space="0" w:color="FFFFFF" w:themeColor="background1"/>
              <w:bottom w:val="nil"/>
            </w:tcBorders>
            <w:shd w:val="clear" w:color="auto" w:fill="BDD7EE"/>
          </w:tcPr>
          <w:p w14:paraId="2AA006F1" w14:textId="3F47F8BF" w:rsidR="00E43EF1" w:rsidRPr="001964A1" w:rsidDel="00D8081C" w:rsidRDefault="00E43EF1">
            <w:pPr>
              <w:pStyle w:val="TableParagraph"/>
              <w:rPr>
                <w:del w:id="4954" w:author="Khamsaolee Xainhiaxang" w:date="2021-07-08T22:25:00Z"/>
                <w:rFonts w:ascii="Times New Roman"/>
                <w:sz w:val="14"/>
                <w:szCs w:val="14"/>
              </w:rPr>
            </w:pPr>
          </w:p>
        </w:tc>
        <w:tc>
          <w:tcPr>
            <w:tcW w:w="2250" w:type="dxa"/>
            <w:tcBorders>
              <w:top w:val="single" w:sz="4" w:space="0" w:color="FFFFFF" w:themeColor="background1"/>
              <w:bottom w:val="nil"/>
            </w:tcBorders>
            <w:shd w:val="clear" w:color="auto" w:fill="BDD7EE"/>
          </w:tcPr>
          <w:p w14:paraId="5837102F" w14:textId="471E9B6A" w:rsidR="00E43EF1" w:rsidRPr="001964A1" w:rsidDel="00D8081C" w:rsidRDefault="00E43EF1">
            <w:pPr>
              <w:pStyle w:val="TableParagraph"/>
              <w:rPr>
                <w:del w:id="4955" w:author="Khamsaolee Xainhiaxang" w:date="2021-07-08T22:25:00Z"/>
                <w:rFonts w:ascii="Times New Roman"/>
                <w:sz w:val="14"/>
                <w:szCs w:val="14"/>
              </w:rPr>
            </w:pPr>
          </w:p>
        </w:tc>
        <w:tc>
          <w:tcPr>
            <w:tcW w:w="2250" w:type="dxa"/>
            <w:tcBorders>
              <w:top w:val="single" w:sz="4" w:space="0" w:color="FFFFFF" w:themeColor="background1"/>
              <w:bottom w:val="nil"/>
            </w:tcBorders>
            <w:shd w:val="clear" w:color="auto" w:fill="BDD7EE"/>
          </w:tcPr>
          <w:p w14:paraId="5374C399" w14:textId="7C3D1E27" w:rsidR="00E43EF1" w:rsidRPr="001964A1" w:rsidDel="00D8081C" w:rsidRDefault="00E43EF1">
            <w:pPr>
              <w:pStyle w:val="TableParagraph"/>
              <w:rPr>
                <w:del w:id="4956" w:author="Khamsaolee Xainhiaxang" w:date="2021-07-08T22:25:00Z"/>
                <w:rFonts w:ascii="Times New Roman"/>
                <w:sz w:val="14"/>
                <w:szCs w:val="14"/>
              </w:rPr>
            </w:pPr>
          </w:p>
        </w:tc>
        <w:tc>
          <w:tcPr>
            <w:tcW w:w="2790" w:type="dxa"/>
            <w:tcBorders>
              <w:top w:val="single" w:sz="4" w:space="0" w:color="FFFFFF" w:themeColor="background1"/>
              <w:bottom w:val="nil"/>
            </w:tcBorders>
            <w:shd w:val="clear" w:color="auto" w:fill="BDD7EE"/>
          </w:tcPr>
          <w:p w14:paraId="4180AD55" w14:textId="4FBAA68B" w:rsidR="00E43EF1" w:rsidRPr="001964A1" w:rsidDel="00D8081C" w:rsidRDefault="00E43EF1" w:rsidP="00BB3041">
            <w:pPr>
              <w:pStyle w:val="TableParagraph"/>
              <w:spacing w:before="25"/>
              <w:rPr>
                <w:del w:id="4957" w:author="Khamsaolee Xainhiaxang" w:date="2021-07-08T22:25:00Z"/>
                <w:sz w:val="14"/>
                <w:szCs w:val="14"/>
              </w:rPr>
            </w:pPr>
          </w:p>
        </w:tc>
        <w:tc>
          <w:tcPr>
            <w:tcW w:w="1890" w:type="dxa"/>
            <w:tcBorders>
              <w:top w:val="single" w:sz="4" w:space="0" w:color="FFFFFF" w:themeColor="background1"/>
              <w:bottom w:val="nil"/>
            </w:tcBorders>
            <w:shd w:val="clear" w:color="auto" w:fill="BDD7EE"/>
          </w:tcPr>
          <w:p w14:paraId="00866D2D" w14:textId="4693FD62" w:rsidR="00E43EF1" w:rsidRPr="001964A1" w:rsidDel="00D8081C" w:rsidRDefault="00E43EF1">
            <w:pPr>
              <w:pStyle w:val="TableParagraph"/>
              <w:rPr>
                <w:del w:id="4958" w:author="Khamsaolee Xainhiaxang" w:date="2021-07-08T22:25:00Z"/>
                <w:rFonts w:ascii="Times New Roman"/>
                <w:sz w:val="14"/>
                <w:szCs w:val="14"/>
              </w:rPr>
            </w:pPr>
          </w:p>
        </w:tc>
        <w:tc>
          <w:tcPr>
            <w:tcW w:w="1800" w:type="dxa"/>
            <w:tcBorders>
              <w:top w:val="single" w:sz="4" w:space="0" w:color="FFFFFF" w:themeColor="background1"/>
              <w:bottom w:val="nil"/>
            </w:tcBorders>
            <w:shd w:val="clear" w:color="auto" w:fill="BDD7EE"/>
          </w:tcPr>
          <w:p w14:paraId="4016FBEA" w14:textId="366C7F1B" w:rsidR="00E43EF1" w:rsidRPr="001964A1" w:rsidDel="00D8081C" w:rsidRDefault="00E43EF1">
            <w:pPr>
              <w:pStyle w:val="TableParagraph"/>
              <w:rPr>
                <w:del w:id="4959" w:author="Khamsaolee Xainhiaxang" w:date="2021-07-08T22:25:00Z"/>
                <w:rFonts w:ascii="Times New Roman"/>
                <w:sz w:val="14"/>
                <w:szCs w:val="14"/>
              </w:rPr>
            </w:pPr>
          </w:p>
        </w:tc>
        <w:tc>
          <w:tcPr>
            <w:tcW w:w="1980" w:type="dxa"/>
            <w:tcBorders>
              <w:top w:val="single" w:sz="4" w:space="0" w:color="FFFFFF" w:themeColor="background1"/>
              <w:bottom w:val="nil"/>
              <w:right w:val="nil"/>
            </w:tcBorders>
            <w:shd w:val="clear" w:color="auto" w:fill="BDD7EE"/>
          </w:tcPr>
          <w:p w14:paraId="4CCB0C10" w14:textId="7B54F4DD" w:rsidR="00E43EF1" w:rsidRPr="001964A1" w:rsidDel="00D8081C" w:rsidRDefault="00E43EF1">
            <w:pPr>
              <w:pStyle w:val="TableParagraph"/>
              <w:rPr>
                <w:del w:id="4960" w:author="Khamsaolee Xainhiaxang" w:date="2021-07-08T22:25:00Z"/>
                <w:rFonts w:ascii="Times New Roman"/>
                <w:sz w:val="14"/>
                <w:szCs w:val="14"/>
              </w:rPr>
            </w:pPr>
          </w:p>
        </w:tc>
      </w:tr>
      <w:tr w:rsidR="00E43EF1" w14:paraId="5EC71B72" w14:textId="77777777" w:rsidTr="00CF6AA0">
        <w:trPr>
          <w:trHeight w:val="609"/>
        </w:trPr>
        <w:tc>
          <w:tcPr>
            <w:tcW w:w="1170" w:type="dxa"/>
            <w:tcBorders>
              <w:top w:val="nil"/>
              <w:left w:val="nil"/>
              <w:bottom w:val="nil"/>
            </w:tcBorders>
            <w:shd w:val="clear" w:color="auto" w:fill="BDD7EE"/>
          </w:tcPr>
          <w:p w14:paraId="5863BD95" w14:textId="77777777" w:rsidR="00E43EF1" w:rsidRPr="001964A1" w:rsidRDefault="000E40D2">
            <w:pPr>
              <w:pStyle w:val="TableParagraph"/>
              <w:spacing w:before="59"/>
              <w:jc w:val="center"/>
              <w:rPr>
                <w:b/>
                <w:sz w:val="14"/>
                <w:szCs w:val="14"/>
              </w:rPr>
            </w:pPr>
            <w:r w:rsidRPr="001964A1">
              <w:rPr>
                <w:b/>
                <w:sz w:val="14"/>
                <w:szCs w:val="14"/>
              </w:rPr>
              <w:t>2</w:t>
            </w:r>
          </w:p>
        </w:tc>
        <w:tc>
          <w:tcPr>
            <w:tcW w:w="990" w:type="dxa"/>
            <w:tcBorders>
              <w:top w:val="nil"/>
              <w:bottom w:val="nil"/>
            </w:tcBorders>
            <w:shd w:val="clear" w:color="auto" w:fill="BDD7EE"/>
          </w:tcPr>
          <w:p w14:paraId="056CE8CE" w14:textId="77777777" w:rsidR="00E43EF1" w:rsidRPr="001964A1" w:rsidRDefault="000E40D2">
            <w:pPr>
              <w:pStyle w:val="TableParagraph"/>
              <w:spacing w:before="59"/>
              <w:jc w:val="center"/>
              <w:rPr>
                <w:b/>
                <w:sz w:val="14"/>
                <w:szCs w:val="14"/>
              </w:rPr>
            </w:pPr>
            <w:r w:rsidRPr="001964A1">
              <w:rPr>
                <w:b/>
                <w:sz w:val="14"/>
                <w:szCs w:val="14"/>
              </w:rPr>
              <w:t>1</w:t>
            </w:r>
          </w:p>
        </w:tc>
        <w:tc>
          <w:tcPr>
            <w:tcW w:w="2250" w:type="dxa"/>
            <w:tcBorders>
              <w:top w:val="nil"/>
              <w:bottom w:val="nil"/>
            </w:tcBorders>
            <w:shd w:val="clear" w:color="auto" w:fill="BDD7EE"/>
          </w:tcPr>
          <w:p w14:paraId="3E2BDAFD" w14:textId="5DEDD568" w:rsidR="00E43EF1" w:rsidRPr="001964A1" w:rsidRDefault="000E40D2">
            <w:pPr>
              <w:pStyle w:val="TableParagraph"/>
              <w:spacing w:before="59"/>
              <w:ind w:left="53" w:right="454"/>
              <w:rPr>
                <w:sz w:val="14"/>
                <w:szCs w:val="14"/>
              </w:rPr>
            </w:pPr>
            <w:r w:rsidRPr="001964A1">
              <w:rPr>
                <w:sz w:val="14"/>
                <w:szCs w:val="14"/>
              </w:rPr>
              <w:t>Kev Kawm Ua Hauj</w:t>
            </w:r>
            <w:r w:rsidR="006703DF">
              <w:rPr>
                <w:sz w:val="14"/>
                <w:szCs w:val="14"/>
              </w:rPr>
              <w:t xml:space="preserve"> </w:t>
            </w:r>
            <w:r w:rsidRPr="001964A1">
              <w:rPr>
                <w:sz w:val="14"/>
                <w:szCs w:val="14"/>
              </w:rPr>
              <w:t>lwm</w:t>
            </w:r>
          </w:p>
        </w:tc>
        <w:tc>
          <w:tcPr>
            <w:tcW w:w="2250" w:type="dxa"/>
            <w:tcBorders>
              <w:top w:val="nil"/>
              <w:bottom w:val="nil"/>
            </w:tcBorders>
            <w:shd w:val="clear" w:color="auto" w:fill="BDD7EE"/>
          </w:tcPr>
          <w:p w14:paraId="337CDF92" w14:textId="6AEA0BFF" w:rsidR="00E43EF1" w:rsidRPr="001964A1" w:rsidRDefault="0000052D">
            <w:pPr>
              <w:pStyle w:val="TableParagraph"/>
              <w:spacing w:before="59"/>
              <w:ind w:left="157"/>
              <w:rPr>
                <w:sz w:val="14"/>
                <w:szCs w:val="14"/>
              </w:rPr>
            </w:pPr>
            <w:r w:rsidRPr="0055153F">
              <w:rPr>
                <w:sz w:val="14"/>
                <w:szCs w:val="14"/>
              </w:rPr>
              <w:t>Txhuas Nrho-LEA</w:t>
            </w:r>
          </w:p>
        </w:tc>
        <w:tc>
          <w:tcPr>
            <w:tcW w:w="2790" w:type="dxa"/>
            <w:tcBorders>
              <w:top w:val="nil"/>
              <w:bottom w:val="nil"/>
            </w:tcBorders>
            <w:shd w:val="clear" w:color="auto" w:fill="BDD7EE"/>
          </w:tcPr>
          <w:p w14:paraId="095DAFF8" w14:textId="77777777" w:rsidR="00D8081C" w:rsidRDefault="00BB3041">
            <w:pPr>
              <w:pStyle w:val="TableParagraph"/>
              <w:spacing w:line="290" w:lineRule="atLeast"/>
              <w:ind w:left="144" w:right="385"/>
              <w:rPr>
                <w:ins w:id="4961" w:author="Khamsaolee Xainhiaxang" w:date="2021-07-08T22:25:00Z"/>
                <w:sz w:val="14"/>
                <w:szCs w:val="14"/>
              </w:rPr>
            </w:pPr>
            <w:r w:rsidRPr="0055153F">
              <w:rPr>
                <w:sz w:val="14"/>
                <w:szCs w:val="14"/>
              </w:rPr>
              <w:t xml:space="preserve">Cov Kawm Lus Askiv </w:t>
            </w:r>
          </w:p>
          <w:p w14:paraId="408D81BD" w14:textId="77777777" w:rsidR="00D8081C" w:rsidRDefault="00BB3041">
            <w:pPr>
              <w:pStyle w:val="TableParagraph"/>
              <w:spacing w:line="290" w:lineRule="atLeast"/>
              <w:ind w:left="144" w:right="385"/>
              <w:rPr>
                <w:ins w:id="4962" w:author="Khamsaolee Xainhiaxang" w:date="2021-07-08T22:25:00Z"/>
                <w:sz w:val="14"/>
                <w:szCs w:val="14"/>
              </w:rPr>
            </w:pPr>
            <w:r w:rsidRPr="0055153F">
              <w:rPr>
                <w:sz w:val="14"/>
                <w:szCs w:val="14"/>
              </w:rPr>
              <w:t xml:space="preserve">Cov Hlua Uas Coj Los Tu </w:t>
            </w:r>
          </w:p>
          <w:p w14:paraId="5899BEB3" w14:textId="51E45B40" w:rsidR="00E43EF1" w:rsidRPr="001964A1" w:rsidRDefault="00BB3041">
            <w:pPr>
              <w:pStyle w:val="TableParagraph"/>
              <w:spacing w:line="290" w:lineRule="atLeast"/>
              <w:ind w:left="144" w:right="385"/>
              <w:rPr>
                <w:sz w:val="14"/>
                <w:szCs w:val="14"/>
              </w:rPr>
            </w:pPr>
            <w:r w:rsidRPr="0055153F">
              <w:rPr>
                <w:sz w:val="14"/>
                <w:szCs w:val="14"/>
              </w:rPr>
              <w:t xml:space="preserve">Cov </w:t>
            </w:r>
            <w:del w:id="4963" w:author="Khamsaolee Xainhiaxang" w:date="2021-07-08T21:41:00Z">
              <w:r w:rsidRPr="0055153F" w:rsidDel="00624CA0">
                <w:rPr>
                  <w:sz w:val="14"/>
                  <w:szCs w:val="14"/>
                </w:rPr>
                <w:delText>Tau Nyiaj Tsawg</w:delText>
              </w:r>
            </w:del>
            <w:ins w:id="4964" w:author="Khamsaolee Xainhiaxang" w:date="2021-07-08T21:41:00Z">
              <w:r w:rsidR="00624CA0">
                <w:rPr>
                  <w:sz w:val="14"/>
                  <w:szCs w:val="14"/>
                </w:rPr>
                <w:t>Neeg Txom Nyem</w:t>
              </w:r>
            </w:ins>
          </w:p>
        </w:tc>
        <w:tc>
          <w:tcPr>
            <w:tcW w:w="1890" w:type="dxa"/>
            <w:tcBorders>
              <w:top w:val="nil"/>
              <w:bottom w:val="nil"/>
            </w:tcBorders>
            <w:shd w:val="clear" w:color="auto" w:fill="BDD7EE"/>
          </w:tcPr>
          <w:p w14:paraId="1D35D0FD" w14:textId="77777777" w:rsidR="00E43EF1" w:rsidRPr="001964A1" w:rsidRDefault="000E40D2">
            <w:pPr>
              <w:pStyle w:val="TableParagraph"/>
              <w:spacing w:before="59"/>
              <w:ind w:left="143"/>
              <w:rPr>
                <w:sz w:val="14"/>
                <w:szCs w:val="14"/>
              </w:rPr>
            </w:pPr>
            <w:r w:rsidRPr="001964A1">
              <w:rPr>
                <w:sz w:val="14"/>
                <w:szCs w:val="14"/>
              </w:rPr>
              <w:t>MS &amp; HS</w:t>
            </w:r>
          </w:p>
        </w:tc>
        <w:tc>
          <w:tcPr>
            <w:tcW w:w="1800" w:type="dxa"/>
            <w:tcBorders>
              <w:top w:val="nil"/>
              <w:bottom w:val="nil"/>
            </w:tcBorders>
            <w:shd w:val="clear" w:color="auto" w:fill="BDD7EE"/>
          </w:tcPr>
          <w:p w14:paraId="349F4C55" w14:textId="77777777" w:rsidR="00E43EF1" w:rsidRPr="001964A1" w:rsidRDefault="000E40D2">
            <w:pPr>
              <w:pStyle w:val="TableParagraph"/>
              <w:spacing w:before="59"/>
              <w:ind w:right="383"/>
              <w:jc w:val="right"/>
              <w:rPr>
                <w:sz w:val="14"/>
                <w:szCs w:val="14"/>
              </w:rPr>
            </w:pPr>
            <w:r w:rsidRPr="001964A1">
              <w:rPr>
                <w:sz w:val="14"/>
                <w:szCs w:val="14"/>
              </w:rPr>
              <w:t>$ 1,867,081.00</w:t>
            </w:r>
          </w:p>
        </w:tc>
        <w:tc>
          <w:tcPr>
            <w:tcW w:w="1980" w:type="dxa"/>
            <w:tcBorders>
              <w:top w:val="nil"/>
              <w:bottom w:val="nil"/>
              <w:right w:val="nil"/>
            </w:tcBorders>
            <w:shd w:val="clear" w:color="auto" w:fill="BDD7EE"/>
          </w:tcPr>
          <w:p w14:paraId="5E402B39" w14:textId="77777777" w:rsidR="00E43EF1" w:rsidRPr="001964A1" w:rsidRDefault="000E40D2">
            <w:pPr>
              <w:pStyle w:val="TableParagraph"/>
              <w:spacing w:before="59"/>
              <w:ind w:left="385"/>
              <w:rPr>
                <w:sz w:val="14"/>
                <w:szCs w:val="14"/>
              </w:rPr>
            </w:pPr>
            <w:r w:rsidRPr="001964A1">
              <w:rPr>
                <w:sz w:val="14"/>
                <w:szCs w:val="14"/>
              </w:rPr>
              <w:t>$ 2,601,929.00</w:t>
            </w:r>
          </w:p>
        </w:tc>
      </w:tr>
      <w:tr w:rsidR="00E43EF1" w:rsidDel="008D766C" w14:paraId="00FAA87E" w14:textId="386CC127" w:rsidTr="00CF6AA0">
        <w:trPr>
          <w:trHeight w:val="311"/>
          <w:del w:id="4965" w:author="Khamsaolee Xainhiaxang" w:date="2021-07-08T22:25:00Z"/>
        </w:trPr>
        <w:tc>
          <w:tcPr>
            <w:tcW w:w="1170" w:type="dxa"/>
            <w:tcBorders>
              <w:top w:val="nil"/>
              <w:left w:val="nil"/>
              <w:bottom w:val="single" w:sz="6" w:space="0" w:color="FFFFFF"/>
            </w:tcBorders>
            <w:shd w:val="clear" w:color="auto" w:fill="BDD7EE"/>
          </w:tcPr>
          <w:p w14:paraId="1774DA47" w14:textId="29B013DB" w:rsidR="00E43EF1" w:rsidRPr="001964A1" w:rsidDel="008D766C" w:rsidRDefault="00E43EF1">
            <w:pPr>
              <w:pStyle w:val="TableParagraph"/>
              <w:rPr>
                <w:del w:id="4966" w:author="Khamsaolee Xainhiaxang" w:date="2021-07-08T22:25:00Z"/>
                <w:rFonts w:ascii="Times New Roman"/>
                <w:sz w:val="14"/>
                <w:szCs w:val="14"/>
              </w:rPr>
            </w:pPr>
          </w:p>
        </w:tc>
        <w:tc>
          <w:tcPr>
            <w:tcW w:w="990" w:type="dxa"/>
            <w:tcBorders>
              <w:top w:val="nil"/>
              <w:bottom w:val="single" w:sz="6" w:space="0" w:color="FFFFFF"/>
            </w:tcBorders>
            <w:shd w:val="clear" w:color="auto" w:fill="BDD7EE"/>
          </w:tcPr>
          <w:p w14:paraId="78E6A4EA" w14:textId="62F6886E" w:rsidR="00E43EF1" w:rsidRPr="001964A1" w:rsidDel="008D766C" w:rsidRDefault="00E43EF1">
            <w:pPr>
              <w:pStyle w:val="TableParagraph"/>
              <w:rPr>
                <w:del w:id="4967" w:author="Khamsaolee Xainhiaxang" w:date="2021-07-08T22:25:00Z"/>
                <w:rFonts w:ascii="Times New Roman"/>
                <w:sz w:val="14"/>
                <w:szCs w:val="14"/>
              </w:rPr>
            </w:pPr>
          </w:p>
        </w:tc>
        <w:tc>
          <w:tcPr>
            <w:tcW w:w="2250" w:type="dxa"/>
            <w:tcBorders>
              <w:top w:val="nil"/>
              <w:bottom w:val="single" w:sz="6" w:space="0" w:color="FFFFFF"/>
            </w:tcBorders>
            <w:shd w:val="clear" w:color="auto" w:fill="BDD7EE"/>
          </w:tcPr>
          <w:p w14:paraId="43519E04" w14:textId="26DCD5EE" w:rsidR="00E43EF1" w:rsidRPr="001964A1" w:rsidDel="008D766C" w:rsidRDefault="00E43EF1">
            <w:pPr>
              <w:pStyle w:val="TableParagraph"/>
              <w:rPr>
                <w:del w:id="4968" w:author="Khamsaolee Xainhiaxang" w:date="2021-07-08T22:25:00Z"/>
                <w:rFonts w:ascii="Times New Roman"/>
                <w:sz w:val="14"/>
                <w:szCs w:val="14"/>
              </w:rPr>
            </w:pPr>
          </w:p>
        </w:tc>
        <w:tc>
          <w:tcPr>
            <w:tcW w:w="2250" w:type="dxa"/>
            <w:tcBorders>
              <w:top w:val="nil"/>
              <w:bottom w:val="single" w:sz="6" w:space="0" w:color="FFFFFF"/>
            </w:tcBorders>
            <w:shd w:val="clear" w:color="auto" w:fill="BDD7EE"/>
          </w:tcPr>
          <w:p w14:paraId="2D27E6C8" w14:textId="0107C981" w:rsidR="00E43EF1" w:rsidRPr="001964A1" w:rsidDel="008D766C" w:rsidRDefault="00E43EF1">
            <w:pPr>
              <w:pStyle w:val="TableParagraph"/>
              <w:rPr>
                <w:del w:id="4969" w:author="Khamsaolee Xainhiaxang" w:date="2021-07-08T22:25:00Z"/>
                <w:rFonts w:ascii="Times New Roman"/>
                <w:sz w:val="14"/>
                <w:szCs w:val="14"/>
              </w:rPr>
            </w:pPr>
          </w:p>
        </w:tc>
        <w:tc>
          <w:tcPr>
            <w:tcW w:w="2790" w:type="dxa"/>
            <w:tcBorders>
              <w:top w:val="nil"/>
              <w:bottom w:val="single" w:sz="6" w:space="0" w:color="FFFFFF"/>
            </w:tcBorders>
            <w:shd w:val="clear" w:color="auto" w:fill="BDD7EE"/>
          </w:tcPr>
          <w:p w14:paraId="6ECD4CA3" w14:textId="22CA1CA0" w:rsidR="00E43EF1" w:rsidRPr="001964A1" w:rsidDel="008D766C" w:rsidRDefault="00E43EF1" w:rsidP="00BB3041">
            <w:pPr>
              <w:pStyle w:val="TableParagraph"/>
              <w:spacing w:before="25"/>
              <w:rPr>
                <w:del w:id="4970" w:author="Khamsaolee Xainhiaxang" w:date="2021-07-08T22:25:00Z"/>
                <w:sz w:val="14"/>
                <w:szCs w:val="14"/>
              </w:rPr>
            </w:pPr>
          </w:p>
        </w:tc>
        <w:tc>
          <w:tcPr>
            <w:tcW w:w="1890" w:type="dxa"/>
            <w:tcBorders>
              <w:top w:val="nil"/>
              <w:bottom w:val="single" w:sz="6" w:space="0" w:color="FFFFFF"/>
            </w:tcBorders>
            <w:shd w:val="clear" w:color="auto" w:fill="BDD7EE"/>
          </w:tcPr>
          <w:p w14:paraId="5501FC14" w14:textId="3EB8F9E5" w:rsidR="00E43EF1" w:rsidRPr="001964A1" w:rsidDel="008D766C" w:rsidRDefault="00E43EF1">
            <w:pPr>
              <w:pStyle w:val="TableParagraph"/>
              <w:rPr>
                <w:del w:id="4971" w:author="Khamsaolee Xainhiaxang" w:date="2021-07-08T22:25:00Z"/>
                <w:rFonts w:ascii="Times New Roman"/>
                <w:sz w:val="14"/>
                <w:szCs w:val="14"/>
              </w:rPr>
            </w:pPr>
          </w:p>
        </w:tc>
        <w:tc>
          <w:tcPr>
            <w:tcW w:w="1800" w:type="dxa"/>
            <w:tcBorders>
              <w:top w:val="nil"/>
              <w:bottom w:val="single" w:sz="6" w:space="0" w:color="FFFFFF"/>
            </w:tcBorders>
            <w:shd w:val="clear" w:color="auto" w:fill="BDD7EE"/>
          </w:tcPr>
          <w:p w14:paraId="483076A3" w14:textId="5957AE61" w:rsidR="00E43EF1" w:rsidRPr="001964A1" w:rsidDel="008D766C" w:rsidRDefault="00E43EF1">
            <w:pPr>
              <w:pStyle w:val="TableParagraph"/>
              <w:rPr>
                <w:del w:id="4972" w:author="Khamsaolee Xainhiaxang" w:date="2021-07-08T22:25:00Z"/>
                <w:rFonts w:ascii="Times New Roman"/>
                <w:sz w:val="14"/>
                <w:szCs w:val="14"/>
              </w:rPr>
            </w:pPr>
          </w:p>
        </w:tc>
        <w:tc>
          <w:tcPr>
            <w:tcW w:w="1980" w:type="dxa"/>
            <w:tcBorders>
              <w:top w:val="nil"/>
              <w:bottom w:val="single" w:sz="6" w:space="0" w:color="FFFFFF"/>
              <w:right w:val="nil"/>
            </w:tcBorders>
            <w:shd w:val="clear" w:color="auto" w:fill="BDD7EE"/>
          </w:tcPr>
          <w:p w14:paraId="06443039" w14:textId="13C99BDA" w:rsidR="00E43EF1" w:rsidRPr="001964A1" w:rsidDel="008D766C" w:rsidRDefault="00E43EF1">
            <w:pPr>
              <w:pStyle w:val="TableParagraph"/>
              <w:rPr>
                <w:del w:id="4973" w:author="Khamsaolee Xainhiaxang" w:date="2021-07-08T22:25:00Z"/>
                <w:rFonts w:ascii="Times New Roman"/>
                <w:sz w:val="14"/>
                <w:szCs w:val="14"/>
              </w:rPr>
            </w:pPr>
          </w:p>
        </w:tc>
      </w:tr>
      <w:tr w:rsidR="00E43EF1" w14:paraId="26F55A7D" w14:textId="77777777" w:rsidTr="00CF6AA0">
        <w:trPr>
          <w:trHeight w:val="917"/>
        </w:trPr>
        <w:tc>
          <w:tcPr>
            <w:tcW w:w="1170" w:type="dxa"/>
            <w:tcBorders>
              <w:top w:val="single" w:sz="6" w:space="0" w:color="FFFFFF"/>
              <w:left w:val="nil"/>
              <w:bottom w:val="single" w:sz="6" w:space="0" w:color="FFFFFF"/>
            </w:tcBorders>
            <w:shd w:val="clear" w:color="auto" w:fill="DDEBF6"/>
          </w:tcPr>
          <w:p w14:paraId="2B1E9C94" w14:textId="77777777" w:rsidR="00E43EF1" w:rsidRPr="001964A1" w:rsidRDefault="000E40D2">
            <w:pPr>
              <w:pStyle w:val="TableParagraph"/>
              <w:spacing w:before="55"/>
              <w:jc w:val="center"/>
              <w:rPr>
                <w:b/>
                <w:sz w:val="14"/>
                <w:szCs w:val="14"/>
              </w:rPr>
            </w:pPr>
            <w:r w:rsidRPr="001964A1">
              <w:rPr>
                <w:b/>
                <w:sz w:val="14"/>
                <w:szCs w:val="14"/>
              </w:rPr>
              <w:t>2</w:t>
            </w:r>
          </w:p>
        </w:tc>
        <w:tc>
          <w:tcPr>
            <w:tcW w:w="990" w:type="dxa"/>
            <w:tcBorders>
              <w:top w:val="single" w:sz="6" w:space="0" w:color="FFFFFF"/>
              <w:bottom w:val="single" w:sz="6" w:space="0" w:color="FFFFFF"/>
            </w:tcBorders>
            <w:shd w:val="clear" w:color="auto" w:fill="DDEBF6"/>
          </w:tcPr>
          <w:p w14:paraId="50699316" w14:textId="77777777" w:rsidR="00E43EF1" w:rsidRPr="001964A1" w:rsidRDefault="000E40D2">
            <w:pPr>
              <w:pStyle w:val="TableParagraph"/>
              <w:spacing w:before="55"/>
              <w:jc w:val="center"/>
              <w:rPr>
                <w:b/>
                <w:sz w:val="14"/>
                <w:szCs w:val="14"/>
              </w:rPr>
            </w:pPr>
            <w:r w:rsidRPr="001964A1">
              <w:rPr>
                <w:b/>
                <w:sz w:val="14"/>
                <w:szCs w:val="14"/>
              </w:rPr>
              <w:t>2</w:t>
            </w:r>
          </w:p>
        </w:tc>
        <w:tc>
          <w:tcPr>
            <w:tcW w:w="2250" w:type="dxa"/>
            <w:tcBorders>
              <w:top w:val="single" w:sz="6" w:space="0" w:color="FFFFFF"/>
              <w:bottom w:val="single" w:sz="6" w:space="0" w:color="FFFFFF"/>
            </w:tcBorders>
            <w:shd w:val="clear" w:color="auto" w:fill="DDEBF6"/>
          </w:tcPr>
          <w:p w14:paraId="7D3C969B" w14:textId="77777777" w:rsidR="00E43EF1" w:rsidRPr="001964A1" w:rsidRDefault="000E40D2">
            <w:pPr>
              <w:pStyle w:val="TableParagraph"/>
              <w:spacing w:before="55"/>
              <w:ind w:left="53"/>
              <w:rPr>
                <w:sz w:val="14"/>
                <w:szCs w:val="14"/>
              </w:rPr>
            </w:pPr>
            <w:r w:rsidRPr="001964A1">
              <w:rPr>
                <w:sz w:val="14"/>
                <w:szCs w:val="14"/>
              </w:rPr>
              <w:t>PSAT &amp; SAT thiab AP</w:t>
            </w:r>
          </w:p>
        </w:tc>
        <w:tc>
          <w:tcPr>
            <w:tcW w:w="2250" w:type="dxa"/>
            <w:tcBorders>
              <w:top w:val="single" w:sz="6" w:space="0" w:color="FFFFFF"/>
              <w:bottom w:val="single" w:sz="6" w:space="0" w:color="FFFFFF"/>
            </w:tcBorders>
            <w:shd w:val="clear" w:color="auto" w:fill="DDEBF6"/>
          </w:tcPr>
          <w:p w14:paraId="186AB824" w14:textId="06D8946D" w:rsidR="00E43EF1" w:rsidRPr="001964A1" w:rsidRDefault="0000052D">
            <w:pPr>
              <w:pStyle w:val="TableParagraph"/>
              <w:spacing w:before="55"/>
              <w:ind w:left="157"/>
              <w:rPr>
                <w:sz w:val="14"/>
                <w:szCs w:val="14"/>
              </w:rPr>
            </w:pPr>
            <w:r w:rsidRPr="0055153F">
              <w:rPr>
                <w:sz w:val="14"/>
                <w:szCs w:val="14"/>
              </w:rPr>
              <w:t>Txhuas Nrho-LEA</w:t>
            </w:r>
          </w:p>
        </w:tc>
        <w:tc>
          <w:tcPr>
            <w:tcW w:w="2790" w:type="dxa"/>
            <w:tcBorders>
              <w:top w:val="single" w:sz="6" w:space="0" w:color="FFFFFF"/>
              <w:bottom w:val="single" w:sz="6" w:space="0" w:color="FFFFFF"/>
            </w:tcBorders>
            <w:shd w:val="clear" w:color="auto" w:fill="DDEBF6"/>
          </w:tcPr>
          <w:p w14:paraId="5126EC0F" w14:textId="4C659356" w:rsidR="00E43EF1" w:rsidRPr="001964A1" w:rsidRDefault="00BB3041">
            <w:pPr>
              <w:pStyle w:val="TableParagraph"/>
              <w:spacing w:before="12" w:line="288" w:lineRule="exact"/>
              <w:ind w:left="144" w:right="394"/>
              <w:rPr>
                <w:sz w:val="14"/>
                <w:szCs w:val="14"/>
              </w:rPr>
            </w:pPr>
            <w:r w:rsidRPr="0055153F">
              <w:rPr>
                <w:sz w:val="14"/>
                <w:szCs w:val="14"/>
              </w:rPr>
              <w:t xml:space="preserve">Cov Kawm Lus Askiv Cov Hlua Uas Coj Los Tu Cov </w:t>
            </w:r>
            <w:del w:id="4974" w:author="Khamsaolee Xainhiaxang" w:date="2021-07-08T21:41:00Z">
              <w:r w:rsidRPr="0055153F" w:rsidDel="00624CA0">
                <w:rPr>
                  <w:sz w:val="14"/>
                  <w:szCs w:val="14"/>
                </w:rPr>
                <w:delText>Tau Nyiaj Tsawg</w:delText>
              </w:r>
            </w:del>
            <w:ins w:id="4975" w:author="Khamsaolee Xainhiaxang" w:date="2021-07-08T21:41:00Z">
              <w:r w:rsidR="00624CA0">
                <w:rPr>
                  <w:sz w:val="14"/>
                  <w:szCs w:val="14"/>
                </w:rPr>
                <w:t>Neeg Txom Nyem</w:t>
              </w:r>
            </w:ins>
          </w:p>
        </w:tc>
        <w:tc>
          <w:tcPr>
            <w:tcW w:w="1890" w:type="dxa"/>
            <w:tcBorders>
              <w:top w:val="single" w:sz="6" w:space="0" w:color="FFFFFF"/>
              <w:bottom w:val="single" w:sz="6" w:space="0" w:color="FFFFFF"/>
            </w:tcBorders>
            <w:shd w:val="clear" w:color="auto" w:fill="DDEBF6"/>
          </w:tcPr>
          <w:p w14:paraId="5D3AD104" w14:textId="77777777" w:rsidR="00E43EF1" w:rsidRPr="001964A1" w:rsidRDefault="000E40D2">
            <w:pPr>
              <w:pStyle w:val="TableParagraph"/>
              <w:spacing w:before="55"/>
              <w:ind w:left="143"/>
              <w:rPr>
                <w:sz w:val="14"/>
                <w:szCs w:val="14"/>
              </w:rPr>
            </w:pPr>
            <w:r w:rsidRPr="001964A1">
              <w:rPr>
                <w:sz w:val="14"/>
                <w:szCs w:val="14"/>
              </w:rPr>
              <w:t>11h - 12</w:t>
            </w:r>
          </w:p>
        </w:tc>
        <w:tc>
          <w:tcPr>
            <w:tcW w:w="1800" w:type="dxa"/>
            <w:tcBorders>
              <w:top w:val="single" w:sz="6" w:space="0" w:color="FFFFFF"/>
              <w:bottom w:val="single" w:sz="6" w:space="0" w:color="FFFFFF"/>
            </w:tcBorders>
            <w:shd w:val="clear" w:color="auto" w:fill="DDEBF6"/>
          </w:tcPr>
          <w:p w14:paraId="347170ED" w14:textId="77777777" w:rsidR="00E43EF1" w:rsidRPr="001964A1" w:rsidRDefault="000E40D2">
            <w:pPr>
              <w:pStyle w:val="TableParagraph"/>
              <w:spacing w:before="55"/>
              <w:ind w:right="466"/>
              <w:jc w:val="right"/>
              <w:rPr>
                <w:sz w:val="14"/>
                <w:szCs w:val="14"/>
              </w:rPr>
            </w:pPr>
            <w:r w:rsidRPr="001964A1">
              <w:rPr>
                <w:sz w:val="14"/>
                <w:szCs w:val="14"/>
              </w:rPr>
              <w:t>$ 138,702.00</w:t>
            </w:r>
          </w:p>
        </w:tc>
        <w:tc>
          <w:tcPr>
            <w:tcW w:w="1980" w:type="dxa"/>
            <w:tcBorders>
              <w:top w:val="single" w:sz="6" w:space="0" w:color="FFFFFF"/>
              <w:bottom w:val="single" w:sz="6" w:space="0" w:color="FFFFFF"/>
              <w:right w:val="nil"/>
            </w:tcBorders>
            <w:shd w:val="clear" w:color="auto" w:fill="DDEBF6"/>
          </w:tcPr>
          <w:p w14:paraId="7F061234" w14:textId="77777777" w:rsidR="00E43EF1" w:rsidRPr="001964A1" w:rsidRDefault="000E40D2">
            <w:pPr>
              <w:pStyle w:val="TableParagraph"/>
              <w:spacing w:before="55"/>
              <w:ind w:left="468"/>
              <w:rPr>
                <w:sz w:val="14"/>
                <w:szCs w:val="14"/>
              </w:rPr>
            </w:pPr>
            <w:r w:rsidRPr="001964A1">
              <w:rPr>
                <w:sz w:val="14"/>
                <w:szCs w:val="14"/>
              </w:rPr>
              <w:t>$ 138,702.00</w:t>
            </w:r>
          </w:p>
        </w:tc>
      </w:tr>
      <w:tr w:rsidR="00E43EF1" w14:paraId="61F1D99F" w14:textId="77777777" w:rsidTr="00CF6AA0">
        <w:trPr>
          <w:trHeight w:val="917"/>
        </w:trPr>
        <w:tc>
          <w:tcPr>
            <w:tcW w:w="1170" w:type="dxa"/>
            <w:tcBorders>
              <w:top w:val="single" w:sz="6" w:space="0" w:color="FFFFFF"/>
              <w:left w:val="nil"/>
              <w:bottom w:val="single" w:sz="6" w:space="0" w:color="FFFFFF"/>
            </w:tcBorders>
            <w:shd w:val="clear" w:color="auto" w:fill="BDD7EE"/>
          </w:tcPr>
          <w:p w14:paraId="2D9D4228" w14:textId="77777777" w:rsidR="00E43EF1" w:rsidRPr="001964A1" w:rsidRDefault="000E40D2">
            <w:pPr>
              <w:pStyle w:val="TableParagraph"/>
              <w:spacing w:before="55"/>
              <w:jc w:val="center"/>
              <w:rPr>
                <w:b/>
                <w:sz w:val="14"/>
                <w:szCs w:val="14"/>
              </w:rPr>
            </w:pPr>
            <w:r w:rsidRPr="001964A1">
              <w:rPr>
                <w:b/>
                <w:sz w:val="14"/>
                <w:szCs w:val="14"/>
              </w:rPr>
              <w:t>2</w:t>
            </w:r>
          </w:p>
        </w:tc>
        <w:tc>
          <w:tcPr>
            <w:tcW w:w="990" w:type="dxa"/>
            <w:tcBorders>
              <w:top w:val="single" w:sz="6" w:space="0" w:color="FFFFFF"/>
              <w:bottom w:val="single" w:sz="6" w:space="0" w:color="FFFFFF"/>
            </w:tcBorders>
            <w:shd w:val="clear" w:color="auto" w:fill="BDD7EE"/>
          </w:tcPr>
          <w:p w14:paraId="04FFBCB8" w14:textId="77777777" w:rsidR="00E43EF1" w:rsidRPr="001964A1" w:rsidRDefault="000E40D2">
            <w:pPr>
              <w:pStyle w:val="TableParagraph"/>
              <w:spacing w:before="55"/>
              <w:jc w:val="center"/>
              <w:rPr>
                <w:b/>
                <w:sz w:val="14"/>
                <w:szCs w:val="14"/>
              </w:rPr>
            </w:pPr>
            <w:r w:rsidRPr="001964A1">
              <w:rPr>
                <w:b/>
                <w:sz w:val="14"/>
                <w:szCs w:val="14"/>
              </w:rPr>
              <w:t>3</w:t>
            </w:r>
          </w:p>
        </w:tc>
        <w:tc>
          <w:tcPr>
            <w:tcW w:w="2250" w:type="dxa"/>
            <w:tcBorders>
              <w:top w:val="single" w:sz="6" w:space="0" w:color="FFFFFF"/>
              <w:bottom w:val="single" w:sz="6" w:space="0" w:color="FFFFFF"/>
            </w:tcBorders>
            <w:shd w:val="clear" w:color="auto" w:fill="BDD7EE"/>
          </w:tcPr>
          <w:p w14:paraId="61F79D8F" w14:textId="7EBAE948" w:rsidR="00E43EF1" w:rsidRPr="001964A1" w:rsidRDefault="006703DF">
            <w:pPr>
              <w:pStyle w:val="TableParagraph"/>
              <w:spacing w:before="55"/>
              <w:ind w:left="53" w:right="509"/>
              <w:rPr>
                <w:sz w:val="14"/>
                <w:szCs w:val="14"/>
              </w:rPr>
            </w:pPr>
            <w:del w:id="4976" w:author="Khamsaolee Xainhiaxang" w:date="2021-07-08T22:24:00Z">
              <w:r w:rsidDel="00D8081C">
                <w:rPr>
                  <w:sz w:val="14"/>
                  <w:szCs w:val="14"/>
                </w:rPr>
                <w:delText xml:space="preserve">YEEJ Tuam </w:delText>
              </w:r>
            </w:del>
            <w:r>
              <w:rPr>
                <w:sz w:val="14"/>
                <w:szCs w:val="14"/>
              </w:rPr>
              <w:t>Tsev Kawm Ntawm</w:t>
            </w:r>
            <w:r w:rsidR="000E40D2" w:rsidRPr="001964A1">
              <w:rPr>
                <w:sz w:val="14"/>
                <w:szCs w:val="14"/>
              </w:rPr>
              <w:t xml:space="preserve"> Hnub Saturday Lub Tsev Kawm Ntawv</w:t>
            </w:r>
            <w:ins w:id="4977" w:author="Khamsaolee Xainhiaxang" w:date="2021-07-08T22:24:00Z">
              <w:r w:rsidR="00D8081C">
                <w:rPr>
                  <w:sz w:val="14"/>
                  <w:szCs w:val="14"/>
                </w:rPr>
                <w:t xml:space="preserve"> WIN</w:t>
              </w:r>
            </w:ins>
          </w:p>
        </w:tc>
        <w:tc>
          <w:tcPr>
            <w:tcW w:w="2250" w:type="dxa"/>
            <w:tcBorders>
              <w:top w:val="single" w:sz="6" w:space="0" w:color="FFFFFF"/>
              <w:bottom w:val="single" w:sz="6" w:space="0" w:color="FFFFFF"/>
            </w:tcBorders>
            <w:shd w:val="clear" w:color="auto" w:fill="BDD7EE"/>
          </w:tcPr>
          <w:p w14:paraId="7364520F" w14:textId="75F17BAF" w:rsidR="00E43EF1" w:rsidRPr="001964A1" w:rsidRDefault="0000052D">
            <w:pPr>
              <w:pStyle w:val="TableParagraph"/>
              <w:spacing w:before="55"/>
              <w:ind w:left="157"/>
              <w:rPr>
                <w:sz w:val="14"/>
                <w:szCs w:val="14"/>
              </w:rPr>
            </w:pPr>
            <w:r w:rsidRPr="0055153F">
              <w:rPr>
                <w:sz w:val="14"/>
                <w:szCs w:val="14"/>
              </w:rPr>
              <w:t>Txhuas Nrho-LEA</w:t>
            </w:r>
          </w:p>
        </w:tc>
        <w:tc>
          <w:tcPr>
            <w:tcW w:w="2790" w:type="dxa"/>
            <w:tcBorders>
              <w:top w:val="single" w:sz="6" w:space="0" w:color="FFFFFF"/>
              <w:bottom w:val="single" w:sz="6" w:space="0" w:color="FFFFFF"/>
            </w:tcBorders>
            <w:shd w:val="clear" w:color="auto" w:fill="BDD7EE"/>
          </w:tcPr>
          <w:p w14:paraId="6AAD04DB" w14:textId="5C7FA22A" w:rsidR="00E43EF1" w:rsidRPr="001964A1" w:rsidRDefault="00BB3041">
            <w:pPr>
              <w:pStyle w:val="TableParagraph"/>
              <w:spacing w:before="12" w:line="288" w:lineRule="exact"/>
              <w:ind w:left="144" w:right="394"/>
              <w:rPr>
                <w:sz w:val="14"/>
                <w:szCs w:val="14"/>
              </w:rPr>
            </w:pPr>
            <w:r w:rsidRPr="0055153F">
              <w:rPr>
                <w:sz w:val="14"/>
                <w:szCs w:val="14"/>
              </w:rPr>
              <w:t xml:space="preserve">Cov Kawm Lus Askiv Cov Hlua Uas Coj Los Tu Cov </w:t>
            </w:r>
            <w:del w:id="4978" w:author="Khamsaolee Xainhiaxang" w:date="2021-07-08T21:41:00Z">
              <w:r w:rsidRPr="0055153F" w:rsidDel="00624CA0">
                <w:rPr>
                  <w:sz w:val="14"/>
                  <w:szCs w:val="14"/>
                </w:rPr>
                <w:delText>Tau Nyiaj Tsawg</w:delText>
              </w:r>
            </w:del>
            <w:ins w:id="4979" w:author="Khamsaolee Xainhiaxang" w:date="2021-07-08T21:41:00Z">
              <w:r w:rsidR="00624CA0">
                <w:rPr>
                  <w:sz w:val="14"/>
                  <w:szCs w:val="14"/>
                </w:rPr>
                <w:t>Neeg Txom Nyem</w:t>
              </w:r>
            </w:ins>
          </w:p>
        </w:tc>
        <w:tc>
          <w:tcPr>
            <w:tcW w:w="1890" w:type="dxa"/>
            <w:tcBorders>
              <w:top w:val="single" w:sz="6" w:space="0" w:color="FFFFFF"/>
              <w:bottom w:val="single" w:sz="6" w:space="0" w:color="FFFFFF"/>
            </w:tcBorders>
            <w:shd w:val="clear" w:color="auto" w:fill="BDD7EE"/>
          </w:tcPr>
          <w:p w14:paraId="0AA025B2" w14:textId="77777777" w:rsidR="00E43EF1" w:rsidRPr="001964A1" w:rsidRDefault="000E40D2">
            <w:pPr>
              <w:pStyle w:val="TableParagraph"/>
              <w:spacing w:before="55"/>
              <w:ind w:left="143"/>
              <w:rPr>
                <w:sz w:val="14"/>
                <w:szCs w:val="14"/>
              </w:rPr>
            </w:pPr>
            <w:r w:rsidRPr="001964A1">
              <w:rPr>
                <w:sz w:val="14"/>
                <w:szCs w:val="14"/>
              </w:rPr>
              <w:t>Txhua Lub Tsev Kawm</w:t>
            </w:r>
          </w:p>
        </w:tc>
        <w:tc>
          <w:tcPr>
            <w:tcW w:w="1800" w:type="dxa"/>
            <w:tcBorders>
              <w:top w:val="single" w:sz="6" w:space="0" w:color="FFFFFF"/>
              <w:bottom w:val="single" w:sz="6" w:space="0" w:color="FFFFFF"/>
            </w:tcBorders>
            <w:shd w:val="clear" w:color="auto" w:fill="BDD7EE"/>
          </w:tcPr>
          <w:p w14:paraId="3CD2D2DD" w14:textId="77777777" w:rsidR="00E43EF1" w:rsidRPr="001964A1" w:rsidRDefault="000E40D2">
            <w:pPr>
              <w:pStyle w:val="TableParagraph"/>
              <w:spacing w:before="55"/>
              <w:ind w:right="466"/>
              <w:jc w:val="right"/>
              <w:rPr>
                <w:sz w:val="14"/>
                <w:szCs w:val="14"/>
              </w:rPr>
            </w:pPr>
            <w:r w:rsidRPr="001964A1">
              <w:rPr>
                <w:sz w:val="14"/>
                <w:szCs w:val="14"/>
              </w:rPr>
              <w:t>$ 545,907.00</w:t>
            </w:r>
          </w:p>
        </w:tc>
        <w:tc>
          <w:tcPr>
            <w:tcW w:w="1980" w:type="dxa"/>
            <w:tcBorders>
              <w:top w:val="single" w:sz="6" w:space="0" w:color="FFFFFF"/>
              <w:bottom w:val="single" w:sz="6" w:space="0" w:color="FFFFFF"/>
              <w:right w:val="nil"/>
            </w:tcBorders>
            <w:shd w:val="clear" w:color="auto" w:fill="BDD7EE"/>
          </w:tcPr>
          <w:p w14:paraId="7EF040C6" w14:textId="77777777" w:rsidR="00E43EF1" w:rsidRPr="001964A1" w:rsidRDefault="000E40D2">
            <w:pPr>
              <w:pStyle w:val="TableParagraph"/>
              <w:spacing w:before="55"/>
              <w:ind w:left="468"/>
              <w:rPr>
                <w:sz w:val="14"/>
                <w:szCs w:val="14"/>
              </w:rPr>
            </w:pPr>
            <w:r w:rsidRPr="001964A1">
              <w:rPr>
                <w:sz w:val="14"/>
                <w:szCs w:val="14"/>
              </w:rPr>
              <w:t>$ 545,907.00</w:t>
            </w:r>
          </w:p>
        </w:tc>
      </w:tr>
      <w:tr w:rsidR="00E43EF1" w14:paraId="623F2AAB" w14:textId="77777777" w:rsidTr="00CF6AA0">
        <w:tblPrEx>
          <w:tblW w:w="15120" w:type="dxa"/>
          <w:tblInd w:w="27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1E0" w:firstRow="1" w:lastRow="1" w:firstColumn="1" w:lastColumn="1" w:noHBand="0" w:noVBand="0"/>
          <w:tblPrExChange w:id="4980" w:author="Khamsaolee Xainhiaxang" w:date="2021-07-08T22:26:00Z">
            <w:tblPrEx>
              <w:tblW w:w="0" w:type="auto"/>
              <w:tblInd w:w="25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1E0" w:firstRow="1" w:lastRow="1" w:firstColumn="1" w:lastColumn="1" w:noHBand="0" w:noVBand="0"/>
            </w:tblPrEx>
          </w:tblPrExChange>
        </w:tblPrEx>
        <w:trPr>
          <w:trHeight w:val="974"/>
          <w:trPrChange w:id="4981" w:author="Khamsaolee Xainhiaxang" w:date="2021-07-08T22:26:00Z">
            <w:trPr>
              <w:gridBefore w:val="1"/>
              <w:trHeight w:val="2672"/>
            </w:trPr>
          </w:trPrChange>
        </w:trPr>
        <w:tc>
          <w:tcPr>
            <w:tcW w:w="1170" w:type="dxa"/>
            <w:tcBorders>
              <w:top w:val="single" w:sz="6" w:space="0" w:color="FFFFFF"/>
              <w:left w:val="nil"/>
            </w:tcBorders>
            <w:shd w:val="clear" w:color="auto" w:fill="DDEBF6"/>
            <w:tcPrChange w:id="4982" w:author="Khamsaolee Xainhiaxang" w:date="2021-07-08T22:26:00Z">
              <w:tcPr>
                <w:tcW w:w="1183" w:type="dxa"/>
                <w:gridSpan w:val="2"/>
                <w:tcBorders>
                  <w:top w:val="single" w:sz="6" w:space="0" w:color="FFFFFF"/>
                  <w:left w:val="nil"/>
                </w:tcBorders>
                <w:shd w:val="clear" w:color="auto" w:fill="DDEBF6"/>
              </w:tcPr>
            </w:tcPrChange>
          </w:tcPr>
          <w:p w14:paraId="1636A5F8" w14:textId="77777777" w:rsidR="00E43EF1" w:rsidRPr="001964A1" w:rsidRDefault="000E40D2">
            <w:pPr>
              <w:pStyle w:val="TableParagraph"/>
              <w:spacing w:before="55"/>
              <w:jc w:val="center"/>
              <w:rPr>
                <w:b/>
                <w:sz w:val="14"/>
                <w:szCs w:val="14"/>
              </w:rPr>
            </w:pPr>
            <w:r w:rsidRPr="001964A1">
              <w:rPr>
                <w:b/>
                <w:sz w:val="14"/>
                <w:szCs w:val="14"/>
              </w:rPr>
              <w:t>2</w:t>
            </w:r>
          </w:p>
        </w:tc>
        <w:tc>
          <w:tcPr>
            <w:tcW w:w="990" w:type="dxa"/>
            <w:tcBorders>
              <w:top w:val="single" w:sz="6" w:space="0" w:color="FFFFFF"/>
            </w:tcBorders>
            <w:shd w:val="clear" w:color="auto" w:fill="DDEBF6"/>
            <w:tcPrChange w:id="4983" w:author="Khamsaolee Xainhiaxang" w:date="2021-07-08T22:26:00Z">
              <w:tcPr>
                <w:tcW w:w="990" w:type="dxa"/>
                <w:gridSpan w:val="2"/>
                <w:tcBorders>
                  <w:top w:val="single" w:sz="6" w:space="0" w:color="FFFFFF"/>
                </w:tcBorders>
                <w:shd w:val="clear" w:color="auto" w:fill="DDEBF6"/>
              </w:tcPr>
            </w:tcPrChange>
          </w:tcPr>
          <w:p w14:paraId="4989E293" w14:textId="77777777" w:rsidR="00E43EF1" w:rsidRPr="001964A1" w:rsidRDefault="000E40D2">
            <w:pPr>
              <w:pStyle w:val="TableParagraph"/>
              <w:spacing w:before="55"/>
              <w:jc w:val="center"/>
              <w:rPr>
                <w:b/>
                <w:sz w:val="14"/>
                <w:szCs w:val="14"/>
              </w:rPr>
            </w:pPr>
            <w:r w:rsidRPr="001964A1">
              <w:rPr>
                <w:b/>
                <w:sz w:val="14"/>
                <w:szCs w:val="14"/>
              </w:rPr>
              <w:t>4</w:t>
            </w:r>
          </w:p>
        </w:tc>
        <w:tc>
          <w:tcPr>
            <w:tcW w:w="2250" w:type="dxa"/>
            <w:tcBorders>
              <w:top w:val="single" w:sz="6" w:space="0" w:color="FFFFFF"/>
            </w:tcBorders>
            <w:shd w:val="clear" w:color="auto" w:fill="DDEBF6"/>
            <w:tcPrChange w:id="4984" w:author="Khamsaolee Xainhiaxang" w:date="2021-07-08T22:26:00Z">
              <w:tcPr>
                <w:tcW w:w="2160" w:type="dxa"/>
                <w:gridSpan w:val="2"/>
                <w:tcBorders>
                  <w:top w:val="single" w:sz="6" w:space="0" w:color="FFFFFF"/>
                </w:tcBorders>
                <w:shd w:val="clear" w:color="auto" w:fill="DDEBF6"/>
              </w:tcPr>
            </w:tcPrChange>
          </w:tcPr>
          <w:p w14:paraId="49C6062E" w14:textId="22260965" w:rsidR="00E43EF1" w:rsidRPr="001964A1" w:rsidRDefault="006703DF">
            <w:pPr>
              <w:pStyle w:val="TableParagraph"/>
              <w:spacing w:before="55"/>
              <w:ind w:left="53" w:right="265"/>
              <w:rPr>
                <w:sz w:val="14"/>
                <w:szCs w:val="14"/>
              </w:rPr>
            </w:pPr>
            <w:r>
              <w:rPr>
                <w:sz w:val="14"/>
                <w:szCs w:val="14"/>
              </w:rPr>
              <w:t xml:space="preserve">Cov Khoos Kas </w:t>
            </w:r>
            <w:r w:rsidR="000E40D2" w:rsidRPr="001964A1">
              <w:rPr>
                <w:sz w:val="14"/>
                <w:szCs w:val="14"/>
              </w:rPr>
              <w:t>Qhia Rau Tsev Kawm Qib Siab</w:t>
            </w:r>
          </w:p>
        </w:tc>
        <w:tc>
          <w:tcPr>
            <w:tcW w:w="2250" w:type="dxa"/>
            <w:tcBorders>
              <w:top w:val="single" w:sz="6" w:space="0" w:color="FFFFFF"/>
            </w:tcBorders>
            <w:shd w:val="clear" w:color="auto" w:fill="DDEBF6"/>
            <w:tcPrChange w:id="4985" w:author="Khamsaolee Xainhiaxang" w:date="2021-07-08T22:26:00Z">
              <w:tcPr>
                <w:tcW w:w="2340" w:type="dxa"/>
                <w:gridSpan w:val="2"/>
                <w:tcBorders>
                  <w:top w:val="single" w:sz="6" w:space="0" w:color="FFFFFF"/>
                </w:tcBorders>
                <w:shd w:val="clear" w:color="auto" w:fill="DDEBF6"/>
              </w:tcPr>
            </w:tcPrChange>
          </w:tcPr>
          <w:p w14:paraId="4CE7F850" w14:textId="6F0A317D" w:rsidR="00E43EF1" w:rsidRPr="001964A1" w:rsidRDefault="0000052D">
            <w:pPr>
              <w:pStyle w:val="TableParagraph"/>
              <w:spacing w:before="55"/>
              <w:ind w:left="157"/>
              <w:rPr>
                <w:sz w:val="14"/>
                <w:szCs w:val="14"/>
              </w:rPr>
            </w:pPr>
            <w:r w:rsidRPr="0055153F">
              <w:rPr>
                <w:sz w:val="14"/>
                <w:szCs w:val="14"/>
              </w:rPr>
              <w:t>Txhuas Nrho-LEA</w:t>
            </w:r>
          </w:p>
        </w:tc>
        <w:tc>
          <w:tcPr>
            <w:tcW w:w="2790" w:type="dxa"/>
            <w:tcBorders>
              <w:top w:val="single" w:sz="6" w:space="0" w:color="FFFFFF"/>
            </w:tcBorders>
            <w:shd w:val="clear" w:color="auto" w:fill="DDEBF6"/>
            <w:tcPrChange w:id="4986" w:author="Khamsaolee Xainhiaxang" w:date="2021-07-08T22:26:00Z">
              <w:tcPr>
                <w:tcW w:w="2790" w:type="dxa"/>
                <w:gridSpan w:val="2"/>
                <w:tcBorders>
                  <w:top w:val="single" w:sz="6" w:space="0" w:color="FFFFFF"/>
                </w:tcBorders>
                <w:shd w:val="clear" w:color="auto" w:fill="DDEBF6"/>
              </w:tcPr>
            </w:tcPrChange>
          </w:tcPr>
          <w:p w14:paraId="7A2DFA96" w14:textId="751299C5" w:rsidR="00E43EF1" w:rsidRPr="001964A1" w:rsidRDefault="00BB3041">
            <w:pPr>
              <w:pStyle w:val="TableParagraph"/>
              <w:spacing w:before="55" w:line="300" w:lineRule="auto"/>
              <w:ind w:left="144" w:right="394"/>
              <w:rPr>
                <w:sz w:val="14"/>
                <w:szCs w:val="14"/>
              </w:rPr>
            </w:pPr>
            <w:r w:rsidRPr="0055153F">
              <w:rPr>
                <w:sz w:val="14"/>
                <w:szCs w:val="14"/>
              </w:rPr>
              <w:t xml:space="preserve">Cov Kawm Lus Askiv Cov Hlua Uas Coj Los Tu Cov </w:t>
            </w:r>
            <w:del w:id="4987" w:author="Khamsaolee Xainhiaxang" w:date="2021-07-08T21:41:00Z">
              <w:r w:rsidRPr="0055153F" w:rsidDel="00624CA0">
                <w:rPr>
                  <w:sz w:val="14"/>
                  <w:szCs w:val="14"/>
                </w:rPr>
                <w:delText>Tau Nyiaj Tsawg</w:delText>
              </w:r>
            </w:del>
            <w:ins w:id="4988" w:author="Khamsaolee Xainhiaxang" w:date="2021-07-08T21:41:00Z">
              <w:r w:rsidR="00624CA0">
                <w:rPr>
                  <w:sz w:val="14"/>
                  <w:szCs w:val="14"/>
                </w:rPr>
                <w:t>Neeg Txom Nyem</w:t>
              </w:r>
            </w:ins>
          </w:p>
        </w:tc>
        <w:tc>
          <w:tcPr>
            <w:tcW w:w="1890" w:type="dxa"/>
            <w:tcBorders>
              <w:top w:val="single" w:sz="6" w:space="0" w:color="FFFFFF"/>
            </w:tcBorders>
            <w:shd w:val="clear" w:color="auto" w:fill="DDEBF6"/>
            <w:tcPrChange w:id="4989" w:author="Khamsaolee Xainhiaxang" w:date="2021-07-08T22:26:00Z">
              <w:tcPr>
                <w:tcW w:w="1890" w:type="dxa"/>
                <w:gridSpan w:val="2"/>
                <w:tcBorders>
                  <w:top w:val="single" w:sz="6" w:space="0" w:color="FFFFFF"/>
                </w:tcBorders>
                <w:shd w:val="clear" w:color="auto" w:fill="DDEBF6"/>
              </w:tcPr>
            </w:tcPrChange>
          </w:tcPr>
          <w:p w14:paraId="50F3516A" w14:textId="3F3BFE60" w:rsidR="00E43EF1" w:rsidRPr="001964A1" w:rsidRDefault="000E40D2">
            <w:pPr>
              <w:pStyle w:val="TableParagraph"/>
              <w:spacing w:before="55"/>
              <w:ind w:left="143" w:right="69"/>
              <w:rPr>
                <w:sz w:val="14"/>
                <w:szCs w:val="14"/>
              </w:rPr>
            </w:pPr>
            <w:r w:rsidRPr="001964A1">
              <w:rPr>
                <w:sz w:val="14"/>
                <w:szCs w:val="14"/>
              </w:rPr>
              <w:t xml:space="preserve">Cov Tsev Kawm Tshwj Xeeb: Rio Linda Tsev Kawm Ntawv </w:t>
            </w:r>
            <w:r w:rsidR="009F265B">
              <w:rPr>
                <w:sz w:val="14"/>
                <w:szCs w:val="14"/>
              </w:rPr>
              <w:t>Qib</w:t>
            </w:r>
            <w:r w:rsidRPr="001964A1">
              <w:rPr>
                <w:sz w:val="14"/>
                <w:szCs w:val="14"/>
              </w:rPr>
              <w:t xml:space="preserve"> Siab, Tsev Kawm </w:t>
            </w:r>
            <w:r w:rsidR="009F265B">
              <w:rPr>
                <w:sz w:val="14"/>
                <w:szCs w:val="14"/>
              </w:rPr>
              <w:t>Qib</w:t>
            </w:r>
            <w:r w:rsidRPr="001964A1">
              <w:rPr>
                <w:sz w:val="14"/>
                <w:szCs w:val="14"/>
              </w:rPr>
              <w:t xml:space="preserve"> Siab, Tsev Kawm Ntawv Qib Siab, Vista Nueva Tsev Kawm Ntawv Qib Siab, MLK Technology Academy, Foothill Ranch Middle Tsev Kawm Ntawv</w:t>
            </w:r>
          </w:p>
          <w:p w14:paraId="21873257" w14:textId="77777777" w:rsidR="00E43EF1" w:rsidRPr="001964A1" w:rsidRDefault="000E40D2">
            <w:pPr>
              <w:pStyle w:val="TableParagraph"/>
              <w:ind w:left="143"/>
              <w:rPr>
                <w:sz w:val="14"/>
                <w:szCs w:val="14"/>
              </w:rPr>
            </w:pPr>
            <w:r w:rsidRPr="001964A1">
              <w:rPr>
                <w:sz w:val="14"/>
                <w:szCs w:val="14"/>
              </w:rPr>
              <w:t>7-12</w:t>
            </w:r>
          </w:p>
        </w:tc>
        <w:tc>
          <w:tcPr>
            <w:tcW w:w="1800" w:type="dxa"/>
            <w:tcBorders>
              <w:top w:val="single" w:sz="6" w:space="0" w:color="FFFFFF"/>
            </w:tcBorders>
            <w:shd w:val="clear" w:color="auto" w:fill="DDEBF6"/>
            <w:tcPrChange w:id="4990" w:author="Khamsaolee Xainhiaxang" w:date="2021-07-08T22:26:00Z">
              <w:tcPr>
                <w:tcW w:w="1800" w:type="dxa"/>
                <w:gridSpan w:val="2"/>
                <w:tcBorders>
                  <w:top w:val="single" w:sz="6" w:space="0" w:color="FFFFFF"/>
                </w:tcBorders>
                <w:shd w:val="clear" w:color="auto" w:fill="DDEBF6"/>
              </w:tcPr>
            </w:tcPrChange>
          </w:tcPr>
          <w:p w14:paraId="5AA2FD7C" w14:textId="77777777" w:rsidR="00E43EF1" w:rsidRPr="001964A1" w:rsidRDefault="00E43EF1">
            <w:pPr>
              <w:pStyle w:val="TableParagraph"/>
              <w:rPr>
                <w:rFonts w:ascii="Times New Roman"/>
                <w:sz w:val="14"/>
                <w:szCs w:val="14"/>
              </w:rPr>
            </w:pPr>
          </w:p>
        </w:tc>
        <w:tc>
          <w:tcPr>
            <w:tcW w:w="1980" w:type="dxa"/>
            <w:tcBorders>
              <w:top w:val="single" w:sz="6" w:space="0" w:color="FFFFFF"/>
              <w:right w:val="nil"/>
            </w:tcBorders>
            <w:shd w:val="clear" w:color="auto" w:fill="DDEBF6"/>
            <w:tcPrChange w:id="4991" w:author="Khamsaolee Xainhiaxang" w:date="2021-07-08T22:26:00Z">
              <w:tcPr>
                <w:tcW w:w="1947" w:type="dxa"/>
                <w:gridSpan w:val="2"/>
                <w:tcBorders>
                  <w:top w:val="single" w:sz="6" w:space="0" w:color="FFFFFF"/>
                  <w:right w:val="nil"/>
                </w:tcBorders>
                <w:shd w:val="clear" w:color="auto" w:fill="DDEBF6"/>
              </w:tcPr>
            </w:tcPrChange>
          </w:tcPr>
          <w:p w14:paraId="39E35BA2" w14:textId="77777777" w:rsidR="00E43EF1" w:rsidRPr="001964A1" w:rsidRDefault="000E40D2">
            <w:pPr>
              <w:pStyle w:val="TableParagraph"/>
              <w:spacing w:before="55"/>
              <w:ind w:left="468"/>
              <w:rPr>
                <w:sz w:val="14"/>
                <w:szCs w:val="14"/>
              </w:rPr>
            </w:pPr>
            <w:r w:rsidRPr="001964A1">
              <w:rPr>
                <w:sz w:val="14"/>
                <w:szCs w:val="14"/>
              </w:rPr>
              <w:t>$ 150,000.00</w:t>
            </w:r>
          </w:p>
        </w:tc>
      </w:tr>
      <w:tr w:rsidR="00E43EF1" w14:paraId="066A8288" w14:textId="77777777" w:rsidTr="00CF6AA0">
        <w:trPr>
          <w:trHeight w:val="921"/>
        </w:trPr>
        <w:tc>
          <w:tcPr>
            <w:tcW w:w="1170" w:type="dxa"/>
            <w:tcBorders>
              <w:left w:val="nil"/>
              <w:bottom w:val="nil"/>
            </w:tcBorders>
            <w:shd w:val="clear" w:color="auto" w:fill="BDD7EE"/>
          </w:tcPr>
          <w:p w14:paraId="2C54D3A4" w14:textId="77777777" w:rsidR="00E43EF1" w:rsidRPr="001964A1" w:rsidRDefault="000E40D2">
            <w:pPr>
              <w:pStyle w:val="TableParagraph"/>
              <w:spacing w:before="58"/>
              <w:jc w:val="center"/>
              <w:rPr>
                <w:b/>
                <w:sz w:val="14"/>
                <w:szCs w:val="14"/>
              </w:rPr>
            </w:pPr>
            <w:r w:rsidRPr="001964A1">
              <w:rPr>
                <w:b/>
                <w:sz w:val="14"/>
                <w:szCs w:val="14"/>
              </w:rPr>
              <w:t>2</w:t>
            </w:r>
          </w:p>
        </w:tc>
        <w:tc>
          <w:tcPr>
            <w:tcW w:w="990" w:type="dxa"/>
            <w:tcBorders>
              <w:bottom w:val="nil"/>
            </w:tcBorders>
            <w:shd w:val="clear" w:color="auto" w:fill="BDD7EE"/>
          </w:tcPr>
          <w:p w14:paraId="4D47F52C" w14:textId="77777777" w:rsidR="00E43EF1" w:rsidRPr="001964A1" w:rsidRDefault="000E40D2">
            <w:pPr>
              <w:pStyle w:val="TableParagraph"/>
              <w:spacing w:before="58"/>
              <w:jc w:val="center"/>
              <w:rPr>
                <w:b/>
                <w:sz w:val="14"/>
                <w:szCs w:val="14"/>
              </w:rPr>
            </w:pPr>
            <w:r w:rsidRPr="001964A1">
              <w:rPr>
                <w:b/>
                <w:sz w:val="14"/>
                <w:szCs w:val="14"/>
              </w:rPr>
              <w:t>5</w:t>
            </w:r>
          </w:p>
        </w:tc>
        <w:tc>
          <w:tcPr>
            <w:tcW w:w="2250" w:type="dxa"/>
            <w:tcBorders>
              <w:bottom w:val="nil"/>
            </w:tcBorders>
            <w:shd w:val="clear" w:color="auto" w:fill="BDD7EE"/>
          </w:tcPr>
          <w:p w14:paraId="5C957478" w14:textId="282AD477" w:rsidR="00E43EF1" w:rsidRPr="001964A1" w:rsidRDefault="000E40D2">
            <w:pPr>
              <w:pStyle w:val="TableParagraph"/>
              <w:spacing w:before="58"/>
              <w:ind w:left="53"/>
              <w:rPr>
                <w:sz w:val="14"/>
                <w:szCs w:val="14"/>
              </w:rPr>
            </w:pPr>
            <w:r w:rsidRPr="001964A1">
              <w:rPr>
                <w:sz w:val="14"/>
                <w:szCs w:val="14"/>
              </w:rPr>
              <w:t>Kev Npaj Mus Kawm Q</w:t>
            </w:r>
            <w:r w:rsidR="006703DF">
              <w:rPr>
                <w:sz w:val="14"/>
                <w:szCs w:val="14"/>
              </w:rPr>
              <w:t>i</w:t>
            </w:r>
            <w:r w:rsidRPr="001964A1">
              <w:rPr>
                <w:sz w:val="14"/>
                <w:szCs w:val="14"/>
              </w:rPr>
              <w:t xml:space="preserve">b </w:t>
            </w:r>
            <w:r w:rsidR="006703DF">
              <w:rPr>
                <w:sz w:val="14"/>
                <w:szCs w:val="14"/>
              </w:rPr>
              <w:t>Saib</w:t>
            </w:r>
          </w:p>
        </w:tc>
        <w:tc>
          <w:tcPr>
            <w:tcW w:w="2250" w:type="dxa"/>
            <w:tcBorders>
              <w:bottom w:val="nil"/>
            </w:tcBorders>
            <w:shd w:val="clear" w:color="auto" w:fill="BDD7EE"/>
          </w:tcPr>
          <w:p w14:paraId="6CA2177A" w14:textId="6C2288D1" w:rsidR="00E43EF1" w:rsidRPr="001964A1" w:rsidRDefault="0000052D">
            <w:pPr>
              <w:pStyle w:val="TableParagraph"/>
              <w:spacing w:before="58"/>
              <w:ind w:left="157"/>
              <w:rPr>
                <w:sz w:val="14"/>
                <w:szCs w:val="14"/>
              </w:rPr>
            </w:pPr>
            <w:r w:rsidRPr="0055153F">
              <w:rPr>
                <w:sz w:val="14"/>
                <w:szCs w:val="14"/>
              </w:rPr>
              <w:t>Txhuas Nrho-LEA</w:t>
            </w:r>
          </w:p>
        </w:tc>
        <w:tc>
          <w:tcPr>
            <w:tcW w:w="2790" w:type="dxa"/>
            <w:tcBorders>
              <w:bottom w:val="nil"/>
            </w:tcBorders>
            <w:shd w:val="clear" w:color="auto" w:fill="BDD7EE"/>
          </w:tcPr>
          <w:p w14:paraId="216B9523" w14:textId="737A4A90" w:rsidR="00E43EF1" w:rsidRPr="001964A1" w:rsidRDefault="00BB3041">
            <w:pPr>
              <w:pStyle w:val="TableParagraph"/>
              <w:spacing w:before="8" w:line="280" w:lineRule="atLeast"/>
              <w:ind w:left="144" w:right="394"/>
              <w:rPr>
                <w:sz w:val="14"/>
                <w:szCs w:val="14"/>
              </w:rPr>
            </w:pPr>
            <w:r w:rsidRPr="0055153F">
              <w:rPr>
                <w:sz w:val="14"/>
                <w:szCs w:val="14"/>
              </w:rPr>
              <w:t xml:space="preserve">Cov Kawm Lus Askiv Cov Hlua Uas Coj Los Tu Cov </w:t>
            </w:r>
            <w:del w:id="4992" w:author="Khamsaolee Xainhiaxang" w:date="2021-07-08T21:41:00Z">
              <w:r w:rsidRPr="0055153F" w:rsidDel="00624CA0">
                <w:rPr>
                  <w:sz w:val="14"/>
                  <w:szCs w:val="14"/>
                </w:rPr>
                <w:delText>Tau Nyiaj Tsawg</w:delText>
              </w:r>
            </w:del>
            <w:ins w:id="4993" w:author="Khamsaolee Xainhiaxang" w:date="2021-07-08T21:41:00Z">
              <w:r w:rsidR="00624CA0">
                <w:rPr>
                  <w:sz w:val="14"/>
                  <w:szCs w:val="14"/>
                </w:rPr>
                <w:t>Neeg Txom Nyem</w:t>
              </w:r>
            </w:ins>
          </w:p>
        </w:tc>
        <w:tc>
          <w:tcPr>
            <w:tcW w:w="1890" w:type="dxa"/>
            <w:tcBorders>
              <w:bottom w:val="nil"/>
            </w:tcBorders>
            <w:shd w:val="clear" w:color="auto" w:fill="BDD7EE"/>
          </w:tcPr>
          <w:p w14:paraId="37453642" w14:textId="77777777" w:rsidR="00E43EF1" w:rsidRPr="001964A1" w:rsidRDefault="000E40D2">
            <w:pPr>
              <w:pStyle w:val="TableParagraph"/>
              <w:spacing w:before="58"/>
              <w:ind w:left="143"/>
              <w:rPr>
                <w:sz w:val="14"/>
                <w:szCs w:val="14"/>
              </w:rPr>
            </w:pPr>
            <w:r w:rsidRPr="001964A1">
              <w:rPr>
                <w:sz w:val="14"/>
                <w:szCs w:val="14"/>
              </w:rPr>
              <w:t>Txhua Lub Tsev Kawm</w:t>
            </w:r>
          </w:p>
        </w:tc>
        <w:tc>
          <w:tcPr>
            <w:tcW w:w="1800" w:type="dxa"/>
            <w:tcBorders>
              <w:bottom w:val="nil"/>
            </w:tcBorders>
            <w:shd w:val="clear" w:color="auto" w:fill="BDD7EE"/>
          </w:tcPr>
          <w:p w14:paraId="753F53F2" w14:textId="77777777" w:rsidR="00E43EF1" w:rsidRPr="001964A1" w:rsidRDefault="000E40D2">
            <w:pPr>
              <w:pStyle w:val="TableParagraph"/>
              <w:spacing w:before="58"/>
              <w:ind w:left="524"/>
              <w:rPr>
                <w:sz w:val="14"/>
                <w:szCs w:val="14"/>
              </w:rPr>
            </w:pPr>
            <w:r w:rsidRPr="001964A1">
              <w:rPr>
                <w:sz w:val="14"/>
                <w:szCs w:val="14"/>
              </w:rPr>
              <w:t>$ 23,000.00</w:t>
            </w:r>
          </w:p>
        </w:tc>
        <w:tc>
          <w:tcPr>
            <w:tcW w:w="1980" w:type="dxa"/>
            <w:tcBorders>
              <w:bottom w:val="nil"/>
              <w:right w:val="nil"/>
            </w:tcBorders>
            <w:shd w:val="clear" w:color="auto" w:fill="BDD7EE"/>
          </w:tcPr>
          <w:p w14:paraId="1984602E" w14:textId="77777777" w:rsidR="00E43EF1" w:rsidRPr="001964A1" w:rsidRDefault="000E40D2">
            <w:pPr>
              <w:pStyle w:val="TableParagraph"/>
              <w:spacing w:before="58"/>
              <w:ind w:left="524"/>
              <w:rPr>
                <w:sz w:val="14"/>
                <w:szCs w:val="14"/>
              </w:rPr>
            </w:pPr>
            <w:r w:rsidRPr="001964A1">
              <w:rPr>
                <w:sz w:val="14"/>
                <w:szCs w:val="14"/>
              </w:rPr>
              <w:t>$ 23,000.00</w:t>
            </w:r>
          </w:p>
        </w:tc>
      </w:tr>
    </w:tbl>
    <w:p w14:paraId="54C9F30B" w14:textId="3B893EE4" w:rsidR="00E43EF1" w:rsidRDefault="00E43EF1" w:rsidP="007C22B8">
      <w:pPr>
        <w:pStyle w:val="BodyText"/>
        <w:spacing w:before="80"/>
        <w:ind w:right="10764"/>
        <w:rPr>
          <w:sz w:val="22"/>
          <w:szCs w:val="22"/>
        </w:rPr>
      </w:pPr>
    </w:p>
    <w:p w14:paraId="1B3E8D84" w14:textId="56AC5AD6" w:rsidR="00AD19E5" w:rsidRDefault="00AD19E5" w:rsidP="007C22B8">
      <w:pPr>
        <w:pStyle w:val="BodyText"/>
        <w:spacing w:before="80"/>
        <w:ind w:right="10764"/>
        <w:rPr>
          <w:sz w:val="22"/>
          <w:szCs w:val="22"/>
        </w:rPr>
      </w:pPr>
    </w:p>
    <w:p w14:paraId="2D25A454" w14:textId="77777777" w:rsidR="00CF6AA0" w:rsidRDefault="00CF6AA0" w:rsidP="007C22B8">
      <w:pPr>
        <w:pStyle w:val="BodyText"/>
        <w:spacing w:before="80"/>
        <w:ind w:right="10764"/>
        <w:rPr>
          <w:sz w:val="22"/>
          <w:szCs w:val="22"/>
        </w:rPr>
      </w:pPr>
    </w:p>
    <w:tbl>
      <w:tblPr>
        <w:tblW w:w="0" w:type="auto"/>
        <w:tblCellSpacing w:w="5" w:type="dxa"/>
        <w:tblInd w:w="262" w:type="dxa"/>
        <w:tblLayout w:type="fixed"/>
        <w:tblCellMar>
          <w:left w:w="0" w:type="dxa"/>
          <w:right w:w="0" w:type="dxa"/>
        </w:tblCellMar>
        <w:tblLook w:val="01E0" w:firstRow="1" w:lastRow="1" w:firstColumn="1" w:lastColumn="1" w:noHBand="0" w:noVBand="0"/>
      </w:tblPr>
      <w:tblGrid>
        <w:gridCol w:w="1188"/>
        <w:gridCol w:w="990"/>
        <w:gridCol w:w="2790"/>
        <w:gridCol w:w="1350"/>
        <w:gridCol w:w="2970"/>
        <w:gridCol w:w="2070"/>
        <w:gridCol w:w="1800"/>
        <w:gridCol w:w="2032"/>
      </w:tblGrid>
      <w:tr w:rsidR="00AD19E5" w14:paraId="03E117E3" w14:textId="77777777" w:rsidTr="00AD19E5">
        <w:trPr>
          <w:trHeight w:val="507"/>
          <w:tblCellSpacing w:w="5" w:type="dxa"/>
        </w:trPr>
        <w:tc>
          <w:tcPr>
            <w:tcW w:w="1173" w:type="dxa"/>
            <w:tcBorders>
              <w:top w:val="nil"/>
              <w:left w:val="nil"/>
            </w:tcBorders>
            <w:shd w:val="clear" w:color="auto" w:fill="1F4E79"/>
          </w:tcPr>
          <w:p w14:paraId="0F06FB50" w14:textId="77777777" w:rsidR="00AD19E5" w:rsidRDefault="00AD19E5" w:rsidP="00AD19E5">
            <w:pPr>
              <w:pStyle w:val="TableParagraph"/>
              <w:spacing w:before="173"/>
              <w:ind w:left="395" w:right="395"/>
              <w:jc w:val="center"/>
              <w:rPr>
                <w:b/>
                <w:sz w:val="20"/>
              </w:rPr>
            </w:pPr>
            <w:r w:rsidRPr="0055153F">
              <w:rPr>
                <w:b/>
                <w:color w:val="FFFFFF"/>
                <w:sz w:val="14"/>
                <w:szCs w:val="14"/>
              </w:rPr>
              <w:lastRenderedPageBreak/>
              <w:t>Lub Hom Phiaj</w:t>
            </w:r>
          </w:p>
        </w:tc>
        <w:tc>
          <w:tcPr>
            <w:tcW w:w="980" w:type="dxa"/>
            <w:tcBorders>
              <w:top w:val="nil"/>
            </w:tcBorders>
            <w:shd w:val="clear" w:color="auto" w:fill="1F4E79"/>
          </w:tcPr>
          <w:p w14:paraId="19E3E250" w14:textId="77777777" w:rsidR="00AD19E5" w:rsidRDefault="00AD19E5" w:rsidP="00AD19E5">
            <w:pPr>
              <w:pStyle w:val="TableParagraph"/>
              <w:spacing w:before="173"/>
              <w:ind w:left="320" w:right="320"/>
              <w:jc w:val="center"/>
              <w:rPr>
                <w:b/>
                <w:sz w:val="20"/>
              </w:rPr>
            </w:pPr>
            <w:r w:rsidRPr="0055153F">
              <w:rPr>
                <w:b/>
                <w:color w:val="FFFFFF"/>
                <w:sz w:val="14"/>
                <w:szCs w:val="14"/>
              </w:rPr>
              <w:t>Kev Ua #</w:t>
            </w:r>
          </w:p>
        </w:tc>
        <w:tc>
          <w:tcPr>
            <w:tcW w:w="2780" w:type="dxa"/>
            <w:tcBorders>
              <w:top w:val="nil"/>
            </w:tcBorders>
            <w:shd w:val="clear" w:color="auto" w:fill="1F4E79"/>
          </w:tcPr>
          <w:p w14:paraId="566DDE05" w14:textId="77777777" w:rsidR="00AD19E5" w:rsidRDefault="00AD19E5" w:rsidP="00AD19E5">
            <w:pPr>
              <w:pStyle w:val="TableParagraph"/>
              <w:spacing w:before="173"/>
              <w:ind w:left="480"/>
              <w:rPr>
                <w:b/>
                <w:sz w:val="20"/>
              </w:rPr>
            </w:pPr>
            <w:r w:rsidRPr="0055153F">
              <w:rPr>
                <w:b/>
                <w:color w:val="FFFFFF"/>
                <w:sz w:val="14"/>
                <w:szCs w:val="14"/>
              </w:rPr>
              <w:t>Nqe Kev Ua Ntsiab lus</w:t>
            </w:r>
          </w:p>
        </w:tc>
        <w:tc>
          <w:tcPr>
            <w:tcW w:w="1340" w:type="dxa"/>
            <w:tcBorders>
              <w:top w:val="nil"/>
            </w:tcBorders>
            <w:shd w:val="clear" w:color="auto" w:fill="1F4E79"/>
          </w:tcPr>
          <w:p w14:paraId="4FEB402E" w14:textId="77777777" w:rsidR="00AD19E5" w:rsidRDefault="00AD19E5" w:rsidP="00AD19E5">
            <w:pPr>
              <w:pStyle w:val="TableParagraph"/>
              <w:spacing w:before="58"/>
              <w:ind w:left="314" w:right="314"/>
              <w:jc w:val="center"/>
              <w:rPr>
                <w:b/>
                <w:sz w:val="20"/>
              </w:rPr>
            </w:pPr>
            <w:r w:rsidRPr="0055153F">
              <w:rPr>
                <w:b/>
                <w:color w:val="FFFFFF"/>
                <w:sz w:val="14"/>
                <w:szCs w:val="14"/>
              </w:rPr>
              <w:t>Tsaj Tsam</w:t>
            </w:r>
          </w:p>
        </w:tc>
        <w:tc>
          <w:tcPr>
            <w:tcW w:w="2960" w:type="dxa"/>
            <w:tcBorders>
              <w:top w:val="nil"/>
            </w:tcBorders>
            <w:shd w:val="clear" w:color="auto" w:fill="1F4E79"/>
          </w:tcPr>
          <w:p w14:paraId="0F0A00CD" w14:textId="77777777" w:rsidR="00AD19E5" w:rsidRDefault="00AD19E5" w:rsidP="00AD19E5">
            <w:pPr>
              <w:pStyle w:val="TableParagraph"/>
              <w:spacing w:before="58" w:line="230" w:lineRule="atLeast"/>
              <w:ind w:left="202" w:right="193" w:firstLine="188"/>
              <w:rPr>
                <w:b/>
                <w:sz w:val="20"/>
              </w:rPr>
            </w:pPr>
            <w:r w:rsidRPr="0055153F">
              <w:rPr>
                <w:b/>
                <w:color w:val="FFFFFF"/>
                <w:sz w:val="14"/>
                <w:szCs w:val="14"/>
              </w:rPr>
              <w:t xml:space="preserve">Pab Pawg Tub Ntxhais Kawm </w:t>
            </w:r>
            <w:ins w:id="4994" w:author="year" w:date="2021-07-02T22:12:00Z">
              <w:r>
                <w:rPr>
                  <w:b/>
                  <w:color w:val="FFFFFF"/>
                  <w:sz w:val="14"/>
                  <w:szCs w:val="14"/>
                </w:rPr>
                <w:t xml:space="preserve">tsis zoo ib yam </w:t>
              </w:r>
            </w:ins>
            <w:del w:id="4995" w:author="year" w:date="2021-07-02T22:12:00Z">
              <w:r w:rsidRPr="0055153F" w:rsidDel="000246D5">
                <w:rPr>
                  <w:b/>
                  <w:color w:val="FFFFFF"/>
                  <w:sz w:val="14"/>
                  <w:szCs w:val="14"/>
                </w:rPr>
                <w:delText>Uas Tsis Txaus Siab</w:delText>
              </w:r>
            </w:del>
          </w:p>
        </w:tc>
        <w:tc>
          <w:tcPr>
            <w:tcW w:w="2060" w:type="dxa"/>
            <w:tcBorders>
              <w:top w:val="nil"/>
            </w:tcBorders>
            <w:shd w:val="clear" w:color="auto" w:fill="1F4E79"/>
          </w:tcPr>
          <w:p w14:paraId="0DCD7505" w14:textId="77777777" w:rsidR="00AD19E5" w:rsidRDefault="00AD19E5" w:rsidP="00AD19E5">
            <w:pPr>
              <w:pStyle w:val="TableParagraph"/>
              <w:spacing w:before="58"/>
              <w:ind w:left="608"/>
              <w:rPr>
                <w:b/>
                <w:sz w:val="20"/>
              </w:rPr>
            </w:pPr>
            <w:r w:rsidRPr="0055153F">
              <w:rPr>
                <w:b/>
                <w:color w:val="FFFFFF"/>
                <w:sz w:val="14"/>
                <w:szCs w:val="14"/>
              </w:rPr>
              <w:t xml:space="preserve">   </w:t>
            </w:r>
            <w:del w:id="4996" w:author="year" w:date="2021-07-02T22:07:00Z">
              <w:r w:rsidRPr="0055153F" w:rsidDel="000246D5">
                <w:rPr>
                  <w:b/>
                  <w:color w:val="FFFFFF"/>
                  <w:sz w:val="14"/>
                  <w:szCs w:val="14"/>
                </w:rPr>
                <w:delText>Qhov</w:delText>
              </w:r>
            </w:del>
            <w:r w:rsidRPr="0055153F">
              <w:rPr>
                <w:b/>
                <w:color w:val="FFFFFF"/>
                <w:sz w:val="14"/>
                <w:szCs w:val="14"/>
              </w:rPr>
              <w:t xml:space="preserve"> chaw nyob</w:t>
            </w:r>
          </w:p>
        </w:tc>
        <w:tc>
          <w:tcPr>
            <w:tcW w:w="1790" w:type="dxa"/>
            <w:tcBorders>
              <w:top w:val="nil"/>
            </w:tcBorders>
            <w:shd w:val="clear" w:color="auto" w:fill="1F4E79"/>
          </w:tcPr>
          <w:p w14:paraId="1E0EEB4E" w14:textId="77777777" w:rsidR="00AD19E5" w:rsidRDefault="00AD19E5" w:rsidP="00AD19E5">
            <w:pPr>
              <w:pStyle w:val="TableParagraph"/>
              <w:spacing w:before="173"/>
              <w:ind w:right="439"/>
              <w:jc w:val="right"/>
              <w:rPr>
                <w:b/>
                <w:sz w:val="20"/>
              </w:rPr>
            </w:pPr>
            <w:ins w:id="4997" w:author="year" w:date="2021-07-02T22:07:00Z">
              <w:r>
                <w:rPr>
                  <w:b/>
                  <w:color w:val="FFFFFF"/>
                  <w:sz w:val="14"/>
                  <w:szCs w:val="14"/>
                </w:rPr>
                <w:t xml:space="preserve">Pob nyiaj </w:t>
              </w:r>
            </w:ins>
            <w:r w:rsidRPr="0055153F">
              <w:rPr>
                <w:b/>
                <w:color w:val="FFFFFF"/>
                <w:sz w:val="14"/>
                <w:szCs w:val="14"/>
              </w:rPr>
              <w:t xml:space="preserve">LCFF </w:t>
            </w:r>
            <w:del w:id="4998" w:author="year" w:date="2021-07-02T22:07:00Z">
              <w:r w:rsidRPr="0055153F" w:rsidDel="000246D5">
                <w:rPr>
                  <w:b/>
                  <w:color w:val="FFFFFF"/>
                  <w:sz w:val="14"/>
                  <w:szCs w:val="14"/>
                </w:rPr>
                <w:delText>Pob Nyiaj</w:delText>
              </w:r>
            </w:del>
          </w:p>
        </w:tc>
        <w:tc>
          <w:tcPr>
            <w:tcW w:w="2017" w:type="dxa"/>
            <w:tcBorders>
              <w:top w:val="nil"/>
              <w:right w:val="nil"/>
            </w:tcBorders>
            <w:shd w:val="clear" w:color="auto" w:fill="1F4E79"/>
          </w:tcPr>
          <w:p w14:paraId="3D65C270" w14:textId="77777777" w:rsidR="00AD19E5" w:rsidRDefault="00AD19E5" w:rsidP="00AD19E5">
            <w:pPr>
              <w:pStyle w:val="TableParagraph"/>
              <w:spacing w:before="173"/>
              <w:ind w:left="458"/>
              <w:rPr>
                <w:b/>
                <w:sz w:val="20"/>
              </w:rPr>
            </w:pPr>
            <w:del w:id="4999" w:author="year" w:date="2021-07-02T22:07:00Z">
              <w:r w:rsidRPr="0055153F" w:rsidDel="000246D5">
                <w:rPr>
                  <w:b/>
                  <w:color w:val="FFFFFF"/>
                  <w:sz w:val="14"/>
                  <w:szCs w:val="14"/>
                </w:rPr>
                <w:delText>Tag Nrho</w:delText>
              </w:r>
            </w:del>
            <w:r w:rsidRPr="0055153F">
              <w:rPr>
                <w:b/>
                <w:color w:val="FFFFFF"/>
                <w:sz w:val="14"/>
                <w:szCs w:val="14"/>
              </w:rPr>
              <w:t xml:space="preserve"> Pob Nyaij</w:t>
            </w:r>
            <w:ins w:id="5000" w:author="year" w:date="2021-07-02T22:08:00Z">
              <w:r>
                <w:rPr>
                  <w:b/>
                  <w:color w:val="FFFFFF"/>
                  <w:sz w:val="14"/>
                  <w:szCs w:val="14"/>
                </w:rPr>
                <w:t xml:space="preserve"> tag nrho</w:t>
              </w:r>
            </w:ins>
          </w:p>
        </w:tc>
      </w:tr>
      <w:tr w:rsidR="00AD19E5" w14:paraId="5FD441D3" w14:textId="77777777" w:rsidTr="00AD19E5">
        <w:trPr>
          <w:trHeight w:val="909"/>
          <w:tblCellSpacing w:w="5" w:type="dxa"/>
        </w:trPr>
        <w:tc>
          <w:tcPr>
            <w:tcW w:w="1173" w:type="dxa"/>
            <w:tcBorders>
              <w:left w:val="nil"/>
              <w:bottom w:val="nil"/>
            </w:tcBorders>
            <w:shd w:val="clear" w:color="auto" w:fill="BDD7EE"/>
          </w:tcPr>
          <w:p w14:paraId="6D5E00BB" w14:textId="77777777" w:rsidR="00AD19E5" w:rsidRPr="003222EE" w:rsidRDefault="00AD19E5" w:rsidP="00AD19E5">
            <w:pPr>
              <w:pStyle w:val="TableParagraph"/>
              <w:spacing w:before="58"/>
              <w:jc w:val="center"/>
              <w:rPr>
                <w:b/>
                <w:sz w:val="14"/>
                <w:szCs w:val="14"/>
              </w:rPr>
            </w:pPr>
            <w:r w:rsidRPr="003222EE">
              <w:rPr>
                <w:b/>
                <w:sz w:val="14"/>
                <w:szCs w:val="14"/>
              </w:rPr>
              <w:t>3</w:t>
            </w:r>
          </w:p>
        </w:tc>
        <w:tc>
          <w:tcPr>
            <w:tcW w:w="980" w:type="dxa"/>
            <w:tcBorders>
              <w:bottom w:val="nil"/>
            </w:tcBorders>
            <w:shd w:val="clear" w:color="auto" w:fill="BDD7EE"/>
          </w:tcPr>
          <w:p w14:paraId="4A4EF8A6" w14:textId="77777777" w:rsidR="00AD19E5" w:rsidRPr="003222EE" w:rsidRDefault="00AD19E5" w:rsidP="00AD19E5">
            <w:pPr>
              <w:pStyle w:val="TableParagraph"/>
              <w:spacing w:before="58"/>
              <w:jc w:val="center"/>
              <w:rPr>
                <w:b/>
                <w:sz w:val="14"/>
                <w:szCs w:val="14"/>
              </w:rPr>
            </w:pPr>
            <w:r w:rsidRPr="003222EE">
              <w:rPr>
                <w:b/>
                <w:sz w:val="14"/>
                <w:szCs w:val="14"/>
              </w:rPr>
              <w:t>1</w:t>
            </w:r>
          </w:p>
        </w:tc>
        <w:tc>
          <w:tcPr>
            <w:tcW w:w="2780" w:type="dxa"/>
            <w:tcBorders>
              <w:bottom w:val="nil"/>
            </w:tcBorders>
            <w:shd w:val="clear" w:color="auto" w:fill="BDD7EE"/>
          </w:tcPr>
          <w:p w14:paraId="52A5D5BD" w14:textId="77777777" w:rsidR="00AD19E5" w:rsidRPr="003222EE" w:rsidRDefault="00AD19E5" w:rsidP="00AD19E5">
            <w:pPr>
              <w:pStyle w:val="TableParagraph"/>
              <w:spacing w:before="58"/>
              <w:ind w:left="53"/>
              <w:rPr>
                <w:sz w:val="14"/>
                <w:szCs w:val="14"/>
              </w:rPr>
            </w:pPr>
            <w:r>
              <w:rPr>
                <w:sz w:val="14"/>
                <w:szCs w:val="14"/>
              </w:rPr>
              <w:t>Cov Pab Hauj Lwm</w:t>
            </w:r>
          </w:p>
        </w:tc>
        <w:tc>
          <w:tcPr>
            <w:tcW w:w="1340" w:type="dxa"/>
            <w:tcBorders>
              <w:bottom w:val="nil"/>
            </w:tcBorders>
            <w:shd w:val="clear" w:color="auto" w:fill="BDD7EE"/>
          </w:tcPr>
          <w:p w14:paraId="3F05A0E8" w14:textId="77777777" w:rsidR="00AD19E5" w:rsidRPr="003222EE" w:rsidRDefault="00AD19E5" w:rsidP="00AD19E5">
            <w:pPr>
              <w:pStyle w:val="TableParagraph"/>
              <w:spacing w:before="58"/>
              <w:ind w:left="157"/>
              <w:rPr>
                <w:sz w:val="14"/>
                <w:szCs w:val="14"/>
              </w:rPr>
            </w:pPr>
            <w:r w:rsidRPr="0055153F">
              <w:rPr>
                <w:sz w:val="14"/>
                <w:szCs w:val="14"/>
              </w:rPr>
              <w:t>Txhuas Nrho-LEA</w:t>
            </w:r>
          </w:p>
        </w:tc>
        <w:tc>
          <w:tcPr>
            <w:tcW w:w="2960" w:type="dxa"/>
            <w:tcBorders>
              <w:bottom w:val="nil"/>
            </w:tcBorders>
            <w:shd w:val="clear" w:color="auto" w:fill="BDD7EE"/>
          </w:tcPr>
          <w:p w14:paraId="55FAB7AD" w14:textId="77777777" w:rsidR="00AD19E5" w:rsidRDefault="00AD19E5" w:rsidP="00AD19E5">
            <w:pPr>
              <w:pStyle w:val="TableParagraph"/>
              <w:spacing w:before="8" w:line="280" w:lineRule="atLeast"/>
              <w:ind w:left="144" w:right="402"/>
              <w:rPr>
                <w:ins w:id="5001" w:author="year" w:date="2021-07-02T22:26:00Z"/>
                <w:sz w:val="14"/>
                <w:szCs w:val="14"/>
              </w:rPr>
            </w:pPr>
            <w:r w:rsidRPr="0055153F">
              <w:rPr>
                <w:sz w:val="14"/>
                <w:szCs w:val="14"/>
              </w:rPr>
              <w:t>Cov Kawm Lus Askiv</w:t>
            </w:r>
            <w:del w:id="5002" w:author="year" w:date="2021-07-02T23:19:00Z">
              <w:r w:rsidRPr="0055153F" w:rsidDel="00DC26FA">
                <w:rPr>
                  <w:sz w:val="14"/>
                  <w:szCs w:val="14"/>
                </w:rPr>
                <w:delText xml:space="preserve"> </w:delText>
              </w:r>
            </w:del>
            <w:r w:rsidRPr="0055153F">
              <w:rPr>
                <w:sz w:val="14"/>
                <w:szCs w:val="14"/>
              </w:rPr>
              <w:t xml:space="preserve">Cov </w:t>
            </w:r>
            <w:ins w:id="5003" w:author="year" w:date="2021-07-02T23:18:00Z">
              <w:r>
                <w:rPr>
                  <w:sz w:val="14"/>
                  <w:szCs w:val="14"/>
                </w:rPr>
                <w:t>me nyuam tu</w:t>
              </w:r>
            </w:ins>
            <w:del w:id="5004" w:author="year" w:date="2021-07-02T23:18:00Z">
              <w:r w:rsidRPr="0055153F" w:rsidDel="00DC26FA">
                <w:rPr>
                  <w:sz w:val="14"/>
                  <w:szCs w:val="14"/>
                </w:rPr>
                <w:delText>Hlua Uas Coj Los Tu</w:delText>
              </w:r>
            </w:del>
            <w:r w:rsidRPr="0055153F">
              <w:rPr>
                <w:sz w:val="14"/>
                <w:szCs w:val="14"/>
              </w:rPr>
              <w:t xml:space="preserve"> </w:t>
            </w:r>
          </w:p>
          <w:p w14:paraId="0E65480F" w14:textId="77777777" w:rsidR="00AD19E5" w:rsidRPr="003222EE" w:rsidRDefault="00AD19E5" w:rsidP="00AD19E5">
            <w:pPr>
              <w:pStyle w:val="TableParagraph"/>
              <w:spacing w:before="8" w:line="280" w:lineRule="atLeast"/>
              <w:ind w:left="144" w:right="402"/>
              <w:rPr>
                <w:sz w:val="14"/>
                <w:szCs w:val="14"/>
              </w:rPr>
            </w:pPr>
            <w:r w:rsidRPr="0055153F">
              <w:rPr>
                <w:sz w:val="14"/>
                <w:szCs w:val="14"/>
              </w:rPr>
              <w:t xml:space="preserve">Cov Tau Nyiaj </w:t>
            </w:r>
            <w:ins w:id="5005" w:author="year" w:date="2021-07-02T22:30:00Z">
              <w:r>
                <w:rPr>
                  <w:sz w:val="14"/>
                  <w:szCs w:val="14"/>
                </w:rPr>
                <w:t>q</w:t>
              </w:r>
            </w:ins>
            <w:ins w:id="5006" w:author="year" w:date="2021-07-02T23:39:00Z">
              <w:r>
                <w:rPr>
                  <w:sz w:val="14"/>
                  <w:szCs w:val="14"/>
                </w:rPr>
                <w:t>is</w:t>
              </w:r>
            </w:ins>
            <w:del w:id="5007" w:author="year" w:date="2021-07-02T22:30:00Z">
              <w:r w:rsidRPr="0055153F" w:rsidDel="00207911">
                <w:rPr>
                  <w:sz w:val="14"/>
                  <w:szCs w:val="14"/>
                </w:rPr>
                <w:delText>Tsawg</w:delText>
              </w:r>
            </w:del>
          </w:p>
        </w:tc>
        <w:tc>
          <w:tcPr>
            <w:tcW w:w="2060" w:type="dxa"/>
            <w:tcBorders>
              <w:bottom w:val="nil"/>
            </w:tcBorders>
            <w:shd w:val="clear" w:color="auto" w:fill="BDD7EE"/>
          </w:tcPr>
          <w:p w14:paraId="5E8A239D" w14:textId="77777777" w:rsidR="00AD19E5" w:rsidRPr="003222EE" w:rsidRDefault="00AD19E5" w:rsidP="00AD19E5">
            <w:pPr>
              <w:pStyle w:val="TableParagraph"/>
              <w:spacing w:before="58"/>
              <w:ind w:left="143"/>
              <w:rPr>
                <w:sz w:val="14"/>
                <w:szCs w:val="14"/>
              </w:rPr>
            </w:pPr>
            <w:r w:rsidRPr="003222EE">
              <w:rPr>
                <w:sz w:val="14"/>
                <w:szCs w:val="14"/>
              </w:rPr>
              <w:t xml:space="preserve">Qib </w:t>
            </w:r>
            <w:r>
              <w:rPr>
                <w:sz w:val="14"/>
                <w:szCs w:val="14"/>
              </w:rPr>
              <w:t>Pib</w:t>
            </w:r>
          </w:p>
        </w:tc>
        <w:tc>
          <w:tcPr>
            <w:tcW w:w="1790" w:type="dxa"/>
            <w:tcBorders>
              <w:bottom w:val="nil"/>
            </w:tcBorders>
            <w:shd w:val="clear" w:color="auto" w:fill="BDD7EE"/>
          </w:tcPr>
          <w:p w14:paraId="748538C4" w14:textId="77777777" w:rsidR="00AD19E5" w:rsidRPr="003222EE" w:rsidRDefault="00AD19E5" w:rsidP="00AD19E5">
            <w:pPr>
              <w:pStyle w:val="TableParagraph"/>
              <w:spacing w:before="58"/>
              <w:ind w:right="466"/>
              <w:jc w:val="right"/>
              <w:rPr>
                <w:sz w:val="14"/>
                <w:szCs w:val="14"/>
              </w:rPr>
            </w:pPr>
            <w:r w:rsidRPr="003222EE">
              <w:rPr>
                <w:sz w:val="14"/>
                <w:szCs w:val="14"/>
              </w:rPr>
              <w:t>$ 616,964.00</w:t>
            </w:r>
          </w:p>
        </w:tc>
        <w:tc>
          <w:tcPr>
            <w:tcW w:w="2017" w:type="dxa"/>
            <w:tcBorders>
              <w:bottom w:val="nil"/>
              <w:right w:val="nil"/>
            </w:tcBorders>
            <w:shd w:val="clear" w:color="auto" w:fill="BDD7EE"/>
          </w:tcPr>
          <w:p w14:paraId="35DFA546" w14:textId="77777777" w:rsidR="00AD19E5" w:rsidRPr="003222EE" w:rsidRDefault="00AD19E5" w:rsidP="00AD19E5">
            <w:pPr>
              <w:pStyle w:val="TableParagraph"/>
              <w:spacing w:before="58"/>
              <w:ind w:left="468"/>
              <w:rPr>
                <w:sz w:val="14"/>
                <w:szCs w:val="14"/>
              </w:rPr>
            </w:pPr>
            <w:r w:rsidRPr="003222EE">
              <w:rPr>
                <w:sz w:val="14"/>
                <w:szCs w:val="14"/>
              </w:rPr>
              <w:t>$ 616,964.00</w:t>
            </w:r>
          </w:p>
        </w:tc>
      </w:tr>
      <w:tr w:rsidR="00AD19E5" w14:paraId="1EA3A5A4" w14:textId="77777777" w:rsidTr="00AD19E5">
        <w:trPr>
          <w:trHeight w:val="906"/>
          <w:tblCellSpacing w:w="5" w:type="dxa"/>
        </w:trPr>
        <w:tc>
          <w:tcPr>
            <w:tcW w:w="1173" w:type="dxa"/>
            <w:tcBorders>
              <w:top w:val="nil"/>
              <w:left w:val="nil"/>
              <w:bottom w:val="nil"/>
            </w:tcBorders>
            <w:shd w:val="clear" w:color="auto" w:fill="DDEBF6"/>
          </w:tcPr>
          <w:p w14:paraId="6CEE1BDC" w14:textId="77777777" w:rsidR="00AD19E5" w:rsidRPr="003222EE" w:rsidRDefault="00AD19E5" w:rsidP="00AD19E5">
            <w:pPr>
              <w:pStyle w:val="TableParagraph"/>
              <w:spacing w:before="55"/>
              <w:jc w:val="center"/>
              <w:rPr>
                <w:b/>
                <w:sz w:val="14"/>
                <w:szCs w:val="14"/>
              </w:rPr>
            </w:pPr>
            <w:r w:rsidRPr="003222EE">
              <w:rPr>
                <w:b/>
                <w:sz w:val="14"/>
                <w:szCs w:val="14"/>
              </w:rPr>
              <w:t>3</w:t>
            </w:r>
          </w:p>
        </w:tc>
        <w:tc>
          <w:tcPr>
            <w:tcW w:w="980" w:type="dxa"/>
            <w:tcBorders>
              <w:top w:val="nil"/>
              <w:bottom w:val="nil"/>
            </w:tcBorders>
            <w:shd w:val="clear" w:color="auto" w:fill="DDEBF6"/>
          </w:tcPr>
          <w:p w14:paraId="05AFA975" w14:textId="77777777" w:rsidR="00AD19E5" w:rsidRPr="003222EE" w:rsidRDefault="00AD19E5" w:rsidP="00AD19E5">
            <w:pPr>
              <w:pStyle w:val="TableParagraph"/>
              <w:spacing w:before="55"/>
              <w:jc w:val="center"/>
              <w:rPr>
                <w:b/>
                <w:sz w:val="14"/>
                <w:szCs w:val="14"/>
              </w:rPr>
            </w:pPr>
            <w:r w:rsidRPr="003222EE">
              <w:rPr>
                <w:b/>
                <w:sz w:val="14"/>
                <w:szCs w:val="14"/>
              </w:rPr>
              <w:t>2</w:t>
            </w:r>
          </w:p>
        </w:tc>
        <w:tc>
          <w:tcPr>
            <w:tcW w:w="2780" w:type="dxa"/>
            <w:tcBorders>
              <w:top w:val="nil"/>
              <w:bottom w:val="nil"/>
            </w:tcBorders>
            <w:shd w:val="clear" w:color="auto" w:fill="DDEBF6"/>
          </w:tcPr>
          <w:p w14:paraId="3F049B96" w14:textId="77777777" w:rsidR="00AD19E5" w:rsidRPr="003222EE" w:rsidRDefault="00AD19E5" w:rsidP="00AD19E5">
            <w:pPr>
              <w:pStyle w:val="TableParagraph"/>
              <w:spacing w:before="55"/>
              <w:ind w:left="53"/>
              <w:rPr>
                <w:sz w:val="14"/>
                <w:szCs w:val="14"/>
              </w:rPr>
            </w:pPr>
            <w:r w:rsidRPr="003222EE">
              <w:rPr>
                <w:sz w:val="14"/>
                <w:szCs w:val="14"/>
              </w:rPr>
              <w:t xml:space="preserve">Kev </w:t>
            </w:r>
            <w:del w:id="5008" w:author="year" w:date="2021-07-02T22:22:00Z">
              <w:r w:rsidRPr="003222EE" w:rsidDel="00745348">
                <w:rPr>
                  <w:sz w:val="14"/>
                  <w:szCs w:val="14"/>
                </w:rPr>
                <w:delText>Thauj</w:delText>
              </w:r>
            </w:del>
            <w:r w:rsidRPr="003222EE">
              <w:rPr>
                <w:sz w:val="14"/>
                <w:szCs w:val="14"/>
              </w:rPr>
              <w:t xml:space="preserve"> Mus Los</w:t>
            </w:r>
          </w:p>
        </w:tc>
        <w:tc>
          <w:tcPr>
            <w:tcW w:w="1340" w:type="dxa"/>
            <w:tcBorders>
              <w:top w:val="nil"/>
              <w:bottom w:val="nil"/>
            </w:tcBorders>
            <w:shd w:val="clear" w:color="auto" w:fill="DDEBF6"/>
          </w:tcPr>
          <w:p w14:paraId="2ED1982B" w14:textId="77777777" w:rsidR="00AD19E5" w:rsidRPr="003222EE" w:rsidRDefault="00AD19E5" w:rsidP="00AD19E5">
            <w:pPr>
              <w:pStyle w:val="TableParagraph"/>
              <w:spacing w:before="55"/>
              <w:ind w:left="157"/>
              <w:rPr>
                <w:sz w:val="14"/>
                <w:szCs w:val="14"/>
              </w:rPr>
            </w:pPr>
            <w:r w:rsidRPr="0055153F">
              <w:rPr>
                <w:sz w:val="14"/>
                <w:szCs w:val="14"/>
              </w:rPr>
              <w:t>Txhuas Nrho-LEA</w:t>
            </w:r>
          </w:p>
        </w:tc>
        <w:tc>
          <w:tcPr>
            <w:tcW w:w="2960" w:type="dxa"/>
            <w:tcBorders>
              <w:top w:val="nil"/>
              <w:bottom w:val="nil"/>
            </w:tcBorders>
            <w:shd w:val="clear" w:color="auto" w:fill="DDEBF6"/>
          </w:tcPr>
          <w:p w14:paraId="39C778D2" w14:textId="77777777" w:rsidR="00AD19E5" w:rsidRPr="003222EE" w:rsidRDefault="00AD19E5" w:rsidP="00AD19E5">
            <w:pPr>
              <w:pStyle w:val="TableParagraph"/>
              <w:spacing w:before="12" w:line="288" w:lineRule="exact"/>
              <w:ind w:left="144" w:right="402"/>
              <w:rPr>
                <w:sz w:val="14"/>
                <w:szCs w:val="14"/>
              </w:rPr>
            </w:pPr>
            <w:r w:rsidRPr="0055153F">
              <w:rPr>
                <w:sz w:val="14"/>
                <w:szCs w:val="14"/>
              </w:rPr>
              <w:t>Cov Kawm Lus Askiv Cov</w:t>
            </w:r>
            <w:ins w:id="5009" w:author="year" w:date="2021-07-02T23:19:00Z">
              <w:r>
                <w:rPr>
                  <w:sz w:val="14"/>
                  <w:szCs w:val="14"/>
                </w:rPr>
                <w:t xml:space="preserve"> me nyuam tu </w:t>
              </w:r>
            </w:ins>
            <w:del w:id="5010" w:author="year" w:date="2021-07-02T23:19:00Z">
              <w:r w:rsidRPr="0055153F" w:rsidDel="00DC26FA">
                <w:rPr>
                  <w:sz w:val="14"/>
                  <w:szCs w:val="14"/>
                </w:rPr>
                <w:delText xml:space="preserve"> Hlua Uas Coj Los Tu</w:delText>
              </w:r>
            </w:del>
            <w:r w:rsidRPr="0055153F">
              <w:rPr>
                <w:sz w:val="14"/>
                <w:szCs w:val="14"/>
              </w:rPr>
              <w:t xml:space="preserve"> Cov Tau Nyiaj </w:t>
            </w:r>
            <w:ins w:id="5011" w:author="year" w:date="2021-07-02T22:31:00Z">
              <w:r>
                <w:rPr>
                  <w:sz w:val="14"/>
                  <w:szCs w:val="14"/>
                </w:rPr>
                <w:t>q</w:t>
              </w:r>
            </w:ins>
            <w:ins w:id="5012" w:author="year" w:date="2021-07-02T23:39:00Z">
              <w:r>
                <w:rPr>
                  <w:sz w:val="14"/>
                  <w:szCs w:val="14"/>
                </w:rPr>
                <w:t>is</w:t>
              </w:r>
            </w:ins>
            <w:del w:id="5013" w:author="year" w:date="2021-07-02T22:31:00Z">
              <w:r w:rsidRPr="0055153F" w:rsidDel="00207911">
                <w:rPr>
                  <w:sz w:val="14"/>
                  <w:szCs w:val="14"/>
                </w:rPr>
                <w:delText>Tsawg</w:delText>
              </w:r>
            </w:del>
          </w:p>
        </w:tc>
        <w:tc>
          <w:tcPr>
            <w:tcW w:w="2060" w:type="dxa"/>
            <w:tcBorders>
              <w:top w:val="nil"/>
              <w:bottom w:val="nil"/>
            </w:tcBorders>
            <w:shd w:val="clear" w:color="auto" w:fill="DDEBF6"/>
          </w:tcPr>
          <w:p w14:paraId="3472E9E8" w14:textId="77777777" w:rsidR="00AD19E5" w:rsidRPr="003222EE" w:rsidRDefault="00AD19E5" w:rsidP="00AD19E5">
            <w:pPr>
              <w:pStyle w:val="TableParagraph"/>
              <w:spacing w:before="55"/>
              <w:ind w:left="143"/>
              <w:rPr>
                <w:sz w:val="14"/>
                <w:szCs w:val="14"/>
              </w:rPr>
            </w:pPr>
            <w:r w:rsidRPr="003222EE">
              <w:rPr>
                <w:sz w:val="14"/>
                <w:szCs w:val="14"/>
              </w:rPr>
              <w:t>Txhua Lub Tsev Kawm</w:t>
            </w:r>
          </w:p>
        </w:tc>
        <w:tc>
          <w:tcPr>
            <w:tcW w:w="1790" w:type="dxa"/>
            <w:tcBorders>
              <w:top w:val="nil"/>
              <w:bottom w:val="nil"/>
            </w:tcBorders>
            <w:shd w:val="clear" w:color="auto" w:fill="DDEBF6"/>
          </w:tcPr>
          <w:p w14:paraId="3784260D" w14:textId="77777777" w:rsidR="00AD19E5" w:rsidRPr="003222EE" w:rsidRDefault="00AD19E5" w:rsidP="00AD19E5">
            <w:pPr>
              <w:pStyle w:val="TableParagraph"/>
              <w:spacing w:before="55"/>
              <w:ind w:right="383"/>
              <w:jc w:val="right"/>
              <w:rPr>
                <w:sz w:val="14"/>
                <w:szCs w:val="14"/>
              </w:rPr>
            </w:pPr>
            <w:r w:rsidRPr="003222EE">
              <w:rPr>
                <w:sz w:val="14"/>
                <w:szCs w:val="14"/>
              </w:rPr>
              <w:t>$ 9,692,233.00</w:t>
            </w:r>
          </w:p>
        </w:tc>
        <w:tc>
          <w:tcPr>
            <w:tcW w:w="2017" w:type="dxa"/>
            <w:tcBorders>
              <w:top w:val="nil"/>
              <w:bottom w:val="nil"/>
              <w:right w:val="nil"/>
            </w:tcBorders>
            <w:shd w:val="clear" w:color="auto" w:fill="DDEBF6"/>
          </w:tcPr>
          <w:p w14:paraId="63B4801C" w14:textId="77777777" w:rsidR="00AD19E5" w:rsidRPr="003222EE" w:rsidRDefault="00AD19E5" w:rsidP="00AD19E5">
            <w:pPr>
              <w:pStyle w:val="TableParagraph"/>
              <w:spacing w:before="55"/>
              <w:ind w:left="385"/>
              <w:rPr>
                <w:sz w:val="14"/>
                <w:szCs w:val="14"/>
              </w:rPr>
            </w:pPr>
            <w:r w:rsidRPr="003222EE">
              <w:rPr>
                <w:sz w:val="14"/>
                <w:szCs w:val="14"/>
              </w:rPr>
              <w:t>$ 9,692,233.00</w:t>
            </w:r>
          </w:p>
        </w:tc>
      </w:tr>
      <w:tr w:rsidR="00AD19E5" w14:paraId="5735744E" w14:textId="77777777" w:rsidTr="00AD19E5">
        <w:trPr>
          <w:trHeight w:val="907"/>
          <w:tblCellSpacing w:w="5" w:type="dxa"/>
        </w:trPr>
        <w:tc>
          <w:tcPr>
            <w:tcW w:w="1173" w:type="dxa"/>
            <w:tcBorders>
              <w:top w:val="nil"/>
              <w:left w:val="nil"/>
              <w:bottom w:val="nil"/>
            </w:tcBorders>
            <w:shd w:val="clear" w:color="auto" w:fill="BDD7EE"/>
          </w:tcPr>
          <w:p w14:paraId="07163489" w14:textId="77777777" w:rsidR="00AD19E5" w:rsidRPr="003222EE" w:rsidRDefault="00AD19E5" w:rsidP="00AD19E5">
            <w:pPr>
              <w:pStyle w:val="TableParagraph"/>
              <w:spacing w:before="55"/>
              <w:jc w:val="center"/>
              <w:rPr>
                <w:b/>
                <w:sz w:val="14"/>
                <w:szCs w:val="14"/>
              </w:rPr>
            </w:pPr>
            <w:r w:rsidRPr="003222EE">
              <w:rPr>
                <w:b/>
                <w:sz w:val="14"/>
                <w:szCs w:val="14"/>
              </w:rPr>
              <w:t>3</w:t>
            </w:r>
          </w:p>
        </w:tc>
        <w:tc>
          <w:tcPr>
            <w:tcW w:w="980" w:type="dxa"/>
            <w:tcBorders>
              <w:top w:val="nil"/>
              <w:bottom w:val="nil"/>
            </w:tcBorders>
            <w:shd w:val="clear" w:color="auto" w:fill="BDD7EE"/>
          </w:tcPr>
          <w:p w14:paraId="79EA28D5" w14:textId="77777777" w:rsidR="00AD19E5" w:rsidRPr="003222EE" w:rsidRDefault="00AD19E5" w:rsidP="00AD19E5">
            <w:pPr>
              <w:pStyle w:val="TableParagraph"/>
              <w:spacing w:before="55"/>
              <w:jc w:val="center"/>
              <w:rPr>
                <w:b/>
                <w:sz w:val="14"/>
                <w:szCs w:val="14"/>
              </w:rPr>
            </w:pPr>
            <w:r w:rsidRPr="003222EE">
              <w:rPr>
                <w:b/>
                <w:sz w:val="14"/>
                <w:szCs w:val="14"/>
              </w:rPr>
              <w:t>3</w:t>
            </w:r>
          </w:p>
        </w:tc>
        <w:tc>
          <w:tcPr>
            <w:tcW w:w="2780" w:type="dxa"/>
            <w:tcBorders>
              <w:top w:val="nil"/>
              <w:bottom w:val="nil"/>
            </w:tcBorders>
            <w:shd w:val="clear" w:color="auto" w:fill="BDD7EE"/>
          </w:tcPr>
          <w:p w14:paraId="272D7502" w14:textId="77777777" w:rsidR="00AD19E5" w:rsidRPr="003222EE" w:rsidRDefault="00AD19E5" w:rsidP="00AD19E5">
            <w:pPr>
              <w:pStyle w:val="TableParagraph"/>
              <w:spacing w:before="55"/>
              <w:ind w:left="53" w:right="853"/>
              <w:rPr>
                <w:sz w:val="14"/>
                <w:szCs w:val="14"/>
              </w:rPr>
            </w:pPr>
            <w:r w:rsidRPr="003222EE">
              <w:rPr>
                <w:sz w:val="14"/>
                <w:szCs w:val="14"/>
              </w:rPr>
              <w:t>Cov Kws Pab Tswv Yim Hauv Tsev Kawm Q</w:t>
            </w:r>
            <w:r>
              <w:rPr>
                <w:sz w:val="14"/>
                <w:szCs w:val="14"/>
              </w:rPr>
              <w:t>i</w:t>
            </w:r>
            <w:r w:rsidRPr="003222EE">
              <w:rPr>
                <w:sz w:val="14"/>
                <w:szCs w:val="14"/>
              </w:rPr>
              <w:t>b Qis - Ntxiv</w:t>
            </w:r>
          </w:p>
        </w:tc>
        <w:tc>
          <w:tcPr>
            <w:tcW w:w="1340" w:type="dxa"/>
            <w:tcBorders>
              <w:top w:val="nil"/>
              <w:bottom w:val="nil"/>
            </w:tcBorders>
            <w:shd w:val="clear" w:color="auto" w:fill="BDD7EE"/>
          </w:tcPr>
          <w:p w14:paraId="15EE8A7F" w14:textId="77777777" w:rsidR="00AD19E5" w:rsidRPr="003222EE" w:rsidRDefault="00AD19E5" w:rsidP="00AD19E5">
            <w:pPr>
              <w:pStyle w:val="TableParagraph"/>
              <w:spacing w:before="55"/>
              <w:ind w:left="157"/>
              <w:rPr>
                <w:sz w:val="14"/>
                <w:szCs w:val="14"/>
              </w:rPr>
            </w:pPr>
            <w:r w:rsidRPr="0055153F">
              <w:rPr>
                <w:sz w:val="14"/>
                <w:szCs w:val="14"/>
              </w:rPr>
              <w:t>Txhuas Nrho-LEA</w:t>
            </w:r>
          </w:p>
        </w:tc>
        <w:tc>
          <w:tcPr>
            <w:tcW w:w="2960" w:type="dxa"/>
            <w:tcBorders>
              <w:top w:val="nil"/>
              <w:bottom w:val="nil"/>
            </w:tcBorders>
            <w:shd w:val="clear" w:color="auto" w:fill="BDD7EE"/>
          </w:tcPr>
          <w:p w14:paraId="7B43E986" w14:textId="77777777" w:rsidR="00AD19E5" w:rsidRPr="003222EE" w:rsidRDefault="00AD19E5" w:rsidP="00AD19E5">
            <w:pPr>
              <w:pStyle w:val="TableParagraph"/>
              <w:spacing w:before="12" w:line="288" w:lineRule="exact"/>
              <w:ind w:left="144" w:right="402"/>
              <w:rPr>
                <w:sz w:val="14"/>
                <w:szCs w:val="14"/>
              </w:rPr>
            </w:pPr>
            <w:r w:rsidRPr="0055153F">
              <w:rPr>
                <w:sz w:val="14"/>
                <w:szCs w:val="14"/>
              </w:rPr>
              <w:t>Cov Kawm Lus Askiv Cov</w:t>
            </w:r>
            <w:ins w:id="5014" w:author="year" w:date="2021-07-02T23:20:00Z">
              <w:r>
                <w:rPr>
                  <w:sz w:val="14"/>
                  <w:szCs w:val="14"/>
                </w:rPr>
                <w:t xml:space="preserve"> me nyuam tu </w:t>
              </w:r>
            </w:ins>
            <w:del w:id="5015" w:author="year" w:date="2021-07-02T23:20:00Z">
              <w:r w:rsidRPr="0055153F" w:rsidDel="00DC26FA">
                <w:rPr>
                  <w:sz w:val="14"/>
                  <w:szCs w:val="14"/>
                </w:rPr>
                <w:delText xml:space="preserve"> Hlua U</w:delText>
              </w:r>
            </w:del>
            <w:del w:id="5016" w:author="year" w:date="2021-07-02T23:19:00Z">
              <w:r w:rsidRPr="0055153F" w:rsidDel="00DC26FA">
                <w:rPr>
                  <w:sz w:val="14"/>
                  <w:szCs w:val="14"/>
                </w:rPr>
                <w:delText>as Coj Los Tu</w:delText>
              </w:r>
            </w:del>
            <w:r w:rsidRPr="0055153F">
              <w:rPr>
                <w:sz w:val="14"/>
                <w:szCs w:val="14"/>
              </w:rPr>
              <w:t xml:space="preserve"> Cov Tau Nyiaj </w:t>
            </w:r>
            <w:ins w:id="5017" w:author="year" w:date="2021-07-02T22:36:00Z">
              <w:r>
                <w:rPr>
                  <w:sz w:val="14"/>
                  <w:szCs w:val="14"/>
                </w:rPr>
                <w:t>q</w:t>
              </w:r>
            </w:ins>
            <w:ins w:id="5018" w:author="year" w:date="2021-07-02T23:39:00Z">
              <w:r>
                <w:rPr>
                  <w:sz w:val="14"/>
                  <w:szCs w:val="14"/>
                </w:rPr>
                <w:t>is</w:t>
              </w:r>
            </w:ins>
            <w:del w:id="5019" w:author="year" w:date="2021-07-02T22:36:00Z">
              <w:r w:rsidRPr="0055153F" w:rsidDel="00B3101F">
                <w:rPr>
                  <w:sz w:val="14"/>
                  <w:szCs w:val="14"/>
                </w:rPr>
                <w:delText>Tsawg</w:delText>
              </w:r>
            </w:del>
          </w:p>
        </w:tc>
        <w:tc>
          <w:tcPr>
            <w:tcW w:w="2060" w:type="dxa"/>
            <w:tcBorders>
              <w:top w:val="nil"/>
              <w:bottom w:val="nil"/>
            </w:tcBorders>
            <w:shd w:val="clear" w:color="auto" w:fill="BDD7EE"/>
          </w:tcPr>
          <w:p w14:paraId="7762AD24" w14:textId="77777777" w:rsidR="00AD19E5" w:rsidRPr="003222EE" w:rsidRDefault="00AD19E5" w:rsidP="00AD19E5">
            <w:pPr>
              <w:pStyle w:val="TableParagraph"/>
              <w:spacing w:before="55" w:line="300" w:lineRule="auto"/>
              <w:ind w:left="143" w:right="885"/>
              <w:rPr>
                <w:sz w:val="14"/>
                <w:szCs w:val="14"/>
              </w:rPr>
            </w:pPr>
            <w:r w:rsidRPr="003222EE">
              <w:rPr>
                <w:sz w:val="14"/>
                <w:szCs w:val="14"/>
              </w:rPr>
              <w:t xml:space="preserve">Txhua lub Tsev Kawm Ntawv </w:t>
            </w:r>
            <w:r>
              <w:rPr>
                <w:sz w:val="14"/>
                <w:szCs w:val="14"/>
              </w:rPr>
              <w:t>Qib Pib</w:t>
            </w:r>
          </w:p>
        </w:tc>
        <w:tc>
          <w:tcPr>
            <w:tcW w:w="1790" w:type="dxa"/>
            <w:tcBorders>
              <w:top w:val="nil"/>
              <w:bottom w:val="nil"/>
            </w:tcBorders>
            <w:shd w:val="clear" w:color="auto" w:fill="BDD7EE"/>
          </w:tcPr>
          <w:p w14:paraId="1F993AD6" w14:textId="77777777" w:rsidR="00AD19E5" w:rsidRPr="003222EE" w:rsidRDefault="00AD19E5" w:rsidP="00AD19E5">
            <w:pPr>
              <w:pStyle w:val="TableParagraph"/>
              <w:spacing w:before="55"/>
              <w:ind w:right="383"/>
              <w:jc w:val="right"/>
              <w:rPr>
                <w:sz w:val="14"/>
                <w:szCs w:val="14"/>
              </w:rPr>
            </w:pPr>
            <w:r w:rsidRPr="003222EE">
              <w:rPr>
                <w:sz w:val="14"/>
                <w:szCs w:val="14"/>
              </w:rPr>
              <w:t>$ 1,270,222.00</w:t>
            </w:r>
          </w:p>
        </w:tc>
        <w:tc>
          <w:tcPr>
            <w:tcW w:w="2017" w:type="dxa"/>
            <w:tcBorders>
              <w:top w:val="nil"/>
              <w:bottom w:val="nil"/>
              <w:right w:val="nil"/>
            </w:tcBorders>
            <w:shd w:val="clear" w:color="auto" w:fill="BDD7EE"/>
          </w:tcPr>
          <w:p w14:paraId="5472E7DA" w14:textId="77777777" w:rsidR="00AD19E5" w:rsidRPr="003222EE" w:rsidRDefault="00AD19E5" w:rsidP="00AD19E5">
            <w:pPr>
              <w:pStyle w:val="TableParagraph"/>
              <w:spacing w:before="55"/>
              <w:ind w:left="385"/>
              <w:rPr>
                <w:sz w:val="14"/>
                <w:szCs w:val="14"/>
              </w:rPr>
            </w:pPr>
            <w:r w:rsidRPr="003222EE">
              <w:rPr>
                <w:sz w:val="14"/>
                <w:szCs w:val="14"/>
              </w:rPr>
              <w:t>$ 1,270,222.00</w:t>
            </w:r>
          </w:p>
        </w:tc>
      </w:tr>
      <w:tr w:rsidR="00AD19E5" w14:paraId="51CEE82B" w14:textId="77777777" w:rsidTr="00AD19E5">
        <w:trPr>
          <w:trHeight w:val="909"/>
          <w:tblCellSpacing w:w="5" w:type="dxa"/>
        </w:trPr>
        <w:tc>
          <w:tcPr>
            <w:tcW w:w="1173" w:type="dxa"/>
            <w:tcBorders>
              <w:top w:val="nil"/>
              <w:left w:val="nil"/>
            </w:tcBorders>
            <w:shd w:val="clear" w:color="auto" w:fill="DDEBF6"/>
          </w:tcPr>
          <w:p w14:paraId="38BBB392" w14:textId="77777777" w:rsidR="00AD19E5" w:rsidRPr="003222EE" w:rsidRDefault="00AD19E5" w:rsidP="00AD19E5">
            <w:pPr>
              <w:pStyle w:val="TableParagraph"/>
              <w:spacing w:before="55"/>
              <w:jc w:val="center"/>
              <w:rPr>
                <w:b/>
                <w:sz w:val="14"/>
                <w:szCs w:val="14"/>
              </w:rPr>
            </w:pPr>
            <w:r w:rsidRPr="003222EE">
              <w:rPr>
                <w:b/>
                <w:sz w:val="14"/>
                <w:szCs w:val="14"/>
              </w:rPr>
              <w:t>3</w:t>
            </w:r>
          </w:p>
        </w:tc>
        <w:tc>
          <w:tcPr>
            <w:tcW w:w="980" w:type="dxa"/>
            <w:tcBorders>
              <w:top w:val="nil"/>
            </w:tcBorders>
            <w:shd w:val="clear" w:color="auto" w:fill="DDEBF6"/>
          </w:tcPr>
          <w:p w14:paraId="13E4BCB6" w14:textId="77777777" w:rsidR="00AD19E5" w:rsidRPr="003222EE" w:rsidRDefault="00AD19E5" w:rsidP="00AD19E5">
            <w:pPr>
              <w:pStyle w:val="TableParagraph"/>
              <w:spacing w:before="55"/>
              <w:jc w:val="center"/>
              <w:rPr>
                <w:b/>
                <w:sz w:val="14"/>
                <w:szCs w:val="14"/>
              </w:rPr>
            </w:pPr>
            <w:r w:rsidRPr="003222EE">
              <w:rPr>
                <w:b/>
                <w:sz w:val="14"/>
                <w:szCs w:val="14"/>
              </w:rPr>
              <w:t>4</w:t>
            </w:r>
          </w:p>
        </w:tc>
        <w:tc>
          <w:tcPr>
            <w:tcW w:w="2780" w:type="dxa"/>
            <w:tcBorders>
              <w:top w:val="nil"/>
            </w:tcBorders>
            <w:shd w:val="clear" w:color="auto" w:fill="DDEBF6"/>
          </w:tcPr>
          <w:p w14:paraId="49284F55" w14:textId="77777777" w:rsidR="00AD19E5" w:rsidRPr="003222EE" w:rsidRDefault="00AD19E5" w:rsidP="00AD19E5">
            <w:pPr>
              <w:pStyle w:val="TableParagraph"/>
              <w:spacing w:before="55"/>
              <w:ind w:left="53" w:right="908"/>
              <w:rPr>
                <w:sz w:val="14"/>
                <w:szCs w:val="14"/>
              </w:rPr>
            </w:pPr>
            <w:r w:rsidRPr="003222EE">
              <w:rPr>
                <w:sz w:val="14"/>
                <w:szCs w:val="14"/>
              </w:rPr>
              <w:t xml:space="preserve">Cov Kws Pab Tswv Yim </w:t>
            </w:r>
            <w:r>
              <w:rPr>
                <w:sz w:val="14"/>
                <w:szCs w:val="14"/>
              </w:rPr>
              <w:t>Hauv Tsev Kawm Qib Nrab</w:t>
            </w:r>
            <w:r w:rsidRPr="003222EE">
              <w:rPr>
                <w:sz w:val="14"/>
                <w:szCs w:val="14"/>
              </w:rPr>
              <w:t xml:space="preserve"> - Ntxiv</w:t>
            </w:r>
          </w:p>
        </w:tc>
        <w:tc>
          <w:tcPr>
            <w:tcW w:w="1340" w:type="dxa"/>
            <w:tcBorders>
              <w:top w:val="nil"/>
            </w:tcBorders>
            <w:shd w:val="clear" w:color="auto" w:fill="DDEBF6"/>
          </w:tcPr>
          <w:p w14:paraId="2A785914" w14:textId="77777777" w:rsidR="00AD19E5" w:rsidRPr="003222EE" w:rsidRDefault="00AD19E5" w:rsidP="00AD19E5">
            <w:pPr>
              <w:pStyle w:val="TableParagraph"/>
              <w:spacing w:before="55"/>
              <w:ind w:left="157"/>
              <w:rPr>
                <w:sz w:val="14"/>
                <w:szCs w:val="14"/>
              </w:rPr>
            </w:pPr>
            <w:r w:rsidRPr="0055153F">
              <w:rPr>
                <w:sz w:val="14"/>
                <w:szCs w:val="14"/>
              </w:rPr>
              <w:t>Txhuas Nrho-LEA</w:t>
            </w:r>
          </w:p>
        </w:tc>
        <w:tc>
          <w:tcPr>
            <w:tcW w:w="2960" w:type="dxa"/>
            <w:tcBorders>
              <w:top w:val="nil"/>
            </w:tcBorders>
            <w:shd w:val="clear" w:color="auto" w:fill="DDEBF6"/>
          </w:tcPr>
          <w:p w14:paraId="65FE2F00" w14:textId="77777777" w:rsidR="00AD19E5" w:rsidRPr="003222EE" w:rsidRDefault="00AD19E5" w:rsidP="00AD19E5">
            <w:pPr>
              <w:pStyle w:val="TableParagraph"/>
              <w:spacing w:before="12" w:line="288" w:lineRule="exact"/>
              <w:ind w:left="144" w:right="402"/>
              <w:rPr>
                <w:sz w:val="14"/>
                <w:szCs w:val="14"/>
              </w:rPr>
            </w:pPr>
            <w:r w:rsidRPr="0055153F">
              <w:rPr>
                <w:sz w:val="14"/>
                <w:szCs w:val="14"/>
              </w:rPr>
              <w:t xml:space="preserve">Cov Kawm Lus Askiv Cov </w:t>
            </w:r>
            <w:ins w:id="5020" w:author="year" w:date="2021-07-02T23:20:00Z">
              <w:r>
                <w:rPr>
                  <w:sz w:val="14"/>
                  <w:szCs w:val="14"/>
                </w:rPr>
                <w:t xml:space="preserve">me nyuam tu </w:t>
              </w:r>
            </w:ins>
            <w:del w:id="5021" w:author="year" w:date="2021-07-02T23:20:00Z">
              <w:r w:rsidRPr="0055153F" w:rsidDel="00DC26FA">
                <w:rPr>
                  <w:sz w:val="14"/>
                  <w:szCs w:val="14"/>
                </w:rPr>
                <w:delText>Hlua Uas Coj Los Tu</w:delText>
              </w:r>
            </w:del>
            <w:r w:rsidRPr="0055153F">
              <w:rPr>
                <w:sz w:val="14"/>
                <w:szCs w:val="14"/>
              </w:rPr>
              <w:t xml:space="preserve"> Cov Tau Nyiaj </w:t>
            </w:r>
            <w:ins w:id="5022" w:author="year" w:date="2021-07-02T22:39:00Z">
              <w:r>
                <w:rPr>
                  <w:sz w:val="14"/>
                  <w:szCs w:val="14"/>
                </w:rPr>
                <w:t>q</w:t>
              </w:r>
            </w:ins>
            <w:ins w:id="5023" w:author="year" w:date="2021-07-02T23:39:00Z">
              <w:r>
                <w:rPr>
                  <w:sz w:val="14"/>
                  <w:szCs w:val="14"/>
                </w:rPr>
                <w:t>is</w:t>
              </w:r>
            </w:ins>
            <w:del w:id="5024" w:author="year" w:date="2021-07-02T22:39:00Z">
              <w:r w:rsidRPr="0055153F" w:rsidDel="00B3101F">
                <w:rPr>
                  <w:sz w:val="14"/>
                  <w:szCs w:val="14"/>
                </w:rPr>
                <w:delText>Tsawg</w:delText>
              </w:r>
            </w:del>
          </w:p>
        </w:tc>
        <w:tc>
          <w:tcPr>
            <w:tcW w:w="2060" w:type="dxa"/>
            <w:tcBorders>
              <w:top w:val="nil"/>
            </w:tcBorders>
            <w:shd w:val="clear" w:color="auto" w:fill="DDEBF6"/>
          </w:tcPr>
          <w:p w14:paraId="635E11ED" w14:textId="77777777" w:rsidR="00AD19E5" w:rsidRPr="003222EE" w:rsidRDefault="00AD19E5" w:rsidP="00AD19E5">
            <w:pPr>
              <w:pStyle w:val="TableParagraph"/>
              <w:spacing w:before="55" w:line="300" w:lineRule="auto"/>
              <w:ind w:left="143" w:right="907"/>
              <w:rPr>
                <w:sz w:val="14"/>
                <w:szCs w:val="14"/>
              </w:rPr>
            </w:pPr>
            <w:r w:rsidRPr="003222EE">
              <w:rPr>
                <w:sz w:val="14"/>
                <w:szCs w:val="14"/>
              </w:rPr>
              <w:t>Txhua Lub Tsev Kawm MS &amp; HS</w:t>
            </w:r>
          </w:p>
        </w:tc>
        <w:tc>
          <w:tcPr>
            <w:tcW w:w="1790" w:type="dxa"/>
            <w:tcBorders>
              <w:top w:val="nil"/>
            </w:tcBorders>
            <w:shd w:val="clear" w:color="auto" w:fill="DDEBF6"/>
          </w:tcPr>
          <w:p w14:paraId="2AE2A5C3" w14:textId="77777777" w:rsidR="00AD19E5" w:rsidRPr="003222EE" w:rsidRDefault="00AD19E5" w:rsidP="00AD19E5">
            <w:pPr>
              <w:pStyle w:val="TableParagraph"/>
              <w:spacing w:before="55"/>
              <w:ind w:right="383"/>
              <w:jc w:val="right"/>
              <w:rPr>
                <w:sz w:val="14"/>
                <w:szCs w:val="14"/>
              </w:rPr>
            </w:pPr>
            <w:r w:rsidRPr="003222EE">
              <w:rPr>
                <w:sz w:val="14"/>
                <w:szCs w:val="14"/>
              </w:rPr>
              <w:t>$ 1,623,101.00</w:t>
            </w:r>
          </w:p>
        </w:tc>
        <w:tc>
          <w:tcPr>
            <w:tcW w:w="2017" w:type="dxa"/>
            <w:tcBorders>
              <w:top w:val="nil"/>
              <w:right w:val="nil"/>
            </w:tcBorders>
            <w:shd w:val="clear" w:color="auto" w:fill="DDEBF6"/>
          </w:tcPr>
          <w:p w14:paraId="53FDFC8F" w14:textId="77777777" w:rsidR="00AD19E5" w:rsidRPr="003222EE" w:rsidRDefault="00AD19E5" w:rsidP="00AD19E5">
            <w:pPr>
              <w:pStyle w:val="TableParagraph"/>
              <w:spacing w:before="55"/>
              <w:ind w:left="385"/>
              <w:rPr>
                <w:sz w:val="14"/>
                <w:szCs w:val="14"/>
              </w:rPr>
            </w:pPr>
            <w:r w:rsidRPr="003222EE">
              <w:rPr>
                <w:sz w:val="14"/>
                <w:szCs w:val="14"/>
              </w:rPr>
              <w:t>$ 1,623,101.00</w:t>
            </w:r>
          </w:p>
        </w:tc>
      </w:tr>
      <w:tr w:rsidR="00AD19E5" w14:paraId="79314FC4" w14:textId="77777777" w:rsidTr="00AD19E5">
        <w:trPr>
          <w:trHeight w:val="909"/>
          <w:tblCellSpacing w:w="5" w:type="dxa"/>
        </w:trPr>
        <w:tc>
          <w:tcPr>
            <w:tcW w:w="1173" w:type="dxa"/>
            <w:tcBorders>
              <w:left w:val="nil"/>
              <w:bottom w:val="nil"/>
            </w:tcBorders>
            <w:shd w:val="clear" w:color="auto" w:fill="BDD7EE"/>
          </w:tcPr>
          <w:p w14:paraId="09AD9AE2" w14:textId="77777777" w:rsidR="00AD19E5" w:rsidRPr="003222EE" w:rsidRDefault="00AD19E5" w:rsidP="00AD19E5">
            <w:pPr>
              <w:pStyle w:val="TableParagraph"/>
              <w:spacing w:before="58"/>
              <w:jc w:val="center"/>
              <w:rPr>
                <w:b/>
                <w:sz w:val="14"/>
                <w:szCs w:val="14"/>
              </w:rPr>
            </w:pPr>
            <w:r w:rsidRPr="003222EE">
              <w:rPr>
                <w:b/>
                <w:sz w:val="14"/>
                <w:szCs w:val="14"/>
              </w:rPr>
              <w:t>3</w:t>
            </w:r>
          </w:p>
        </w:tc>
        <w:tc>
          <w:tcPr>
            <w:tcW w:w="980" w:type="dxa"/>
            <w:tcBorders>
              <w:bottom w:val="nil"/>
            </w:tcBorders>
            <w:shd w:val="clear" w:color="auto" w:fill="BDD7EE"/>
          </w:tcPr>
          <w:p w14:paraId="641B7ABC" w14:textId="77777777" w:rsidR="00AD19E5" w:rsidRPr="003222EE" w:rsidRDefault="00AD19E5" w:rsidP="00AD19E5">
            <w:pPr>
              <w:pStyle w:val="TableParagraph"/>
              <w:spacing w:before="58"/>
              <w:jc w:val="center"/>
              <w:rPr>
                <w:b/>
                <w:sz w:val="14"/>
                <w:szCs w:val="14"/>
              </w:rPr>
            </w:pPr>
            <w:r w:rsidRPr="003222EE">
              <w:rPr>
                <w:b/>
                <w:sz w:val="14"/>
                <w:szCs w:val="14"/>
              </w:rPr>
              <w:t>5</w:t>
            </w:r>
          </w:p>
        </w:tc>
        <w:tc>
          <w:tcPr>
            <w:tcW w:w="2780" w:type="dxa"/>
            <w:tcBorders>
              <w:bottom w:val="nil"/>
            </w:tcBorders>
            <w:shd w:val="clear" w:color="auto" w:fill="BDD7EE"/>
          </w:tcPr>
          <w:p w14:paraId="0D4065B4" w14:textId="77777777" w:rsidR="00AD19E5" w:rsidRPr="003222EE" w:rsidRDefault="00AD19E5" w:rsidP="00AD19E5">
            <w:pPr>
              <w:pStyle w:val="TableParagraph"/>
              <w:spacing w:before="58"/>
              <w:ind w:left="53" w:right="553"/>
              <w:rPr>
                <w:sz w:val="14"/>
                <w:szCs w:val="14"/>
              </w:rPr>
            </w:pPr>
            <w:r w:rsidRPr="003222EE">
              <w:rPr>
                <w:sz w:val="14"/>
                <w:szCs w:val="14"/>
              </w:rPr>
              <w:t>Lwm Thawj Xib</w:t>
            </w:r>
            <w:r>
              <w:rPr>
                <w:sz w:val="14"/>
                <w:szCs w:val="14"/>
              </w:rPr>
              <w:t xml:space="preserve"> </w:t>
            </w:r>
            <w:r w:rsidRPr="003222EE">
              <w:rPr>
                <w:sz w:val="14"/>
                <w:szCs w:val="14"/>
              </w:rPr>
              <w:t>fwb - Ntxiv</w:t>
            </w:r>
          </w:p>
        </w:tc>
        <w:tc>
          <w:tcPr>
            <w:tcW w:w="1340" w:type="dxa"/>
            <w:tcBorders>
              <w:bottom w:val="nil"/>
            </w:tcBorders>
            <w:shd w:val="clear" w:color="auto" w:fill="BDD7EE"/>
          </w:tcPr>
          <w:p w14:paraId="7A8A50FA" w14:textId="77777777" w:rsidR="00AD19E5" w:rsidRPr="003222EE" w:rsidRDefault="00AD19E5" w:rsidP="00AD19E5">
            <w:pPr>
              <w:pStyle w:val="TableParagraph"/>
              <w:spacing w:before="58"/>
              <w:ind w:left="157"/>
              <w:rPr>
                <w:sz w:val="14"/>
                <w:szCs w:val="14"/>
              </w:rPr>
            </w:pPr>
            <w:r w:rsidRPr="0055153F">
              <w:rPr>
                <w:sz w:val="14"/>
                <w:szCs w:val="14"/>
              </w:rPr>
              <w:t>Txhuas Nrho-LEA</w:t>
            </w:r>
          </w:p>
        </w:tc>
        <w:tc>
          <w:tcPr>
            <w:tcW w:w="2960" w:type="dxa"/>
            <w:tcBorders>
              <w:bottom w:val="nil"/>
            </w:tcBorders>
            <w:shd w:val="clear" w:color="auto" w:fill="BDD7EE"/>
          </w:tcPr>
          <w:p w14:paraId="27517591" w14:textId="77777777" w:rsidR="00AD19E5" w:rsidRPr="003222EE" w:rsidRDefault="00AD19E5" w:rsidP="00AD19E5">
            <w:pPr>
              <w:pStyle w:val="TableParagraph"/>
              <w:spacing w:before="8" w:line="280" w:lineRule="atLeast"/>
              <w:ind w:left="144" w:right="402"/>
              <w:rPr>
                <w:sz w:val="14"/>
                <w:szCs w:val="14"/>
              </w:rPr>
            </w:pPr>
            <w:r w:rsidRPr="0055153F">
              <w:rPr>
                <w:sz w:val="14"/>
                <w:szCs w:val="14"/>
              </w:rPr>
              <w:t>Cov Kawm Lus Askiv Cov</w:t>
            </w:r>
            <w:ins w:id="5025" w:author="year" w:date="2021-07-02T23:20:00Z">
              <w:r>
                <w:rPr>
                  <w:sz w:val="14"/>
                  <w:szCs w:val="14"/>
                </w:rPr>
                <w:t xml:space="preserve"> me nyuam tu </w:t>
              </w:r>
            </w:ins>
            <w:del w:id="5026" w:author="year" w:date="2021-07-02T23:20:00Z">
              <w:r w:rsidRPr="0055153F" w:rsidDel="00DC26FA">
                <w:rPr>
                  <w:sz w:val="14"/>
                  <w:szCs w:val="14"/>
                </w:rPr>
                <w:delText xml:space="preserve"> Hlua Uas Coj Los Tu</w:delText>
              </w:r>
            </w:del>
            <w:r w:rsidRPr="0055153F">
              <w:rPr>
                <w:sz w:val="14"/>
                <w:szCs w:val="14"/>
              </w:rPr>
              <w:t xml:space="preserve"> Cov Tau Nyiaj </w:t>
            </w:r>
            <w:ins w:id="5027" w:author="year" w:date="2021-07-02T22:41:00Z">
              <w:r>
                <w:rPr>
                  <w:sz w:val="14"/>
                  <w:szCs w:val="14"/>
                </w:rPr>
                <w:t>q</w:t>
              </w:r>
            </w:ins>
            <w:ins w:id="5028" w:author="year" w:date="2021-07-02T23:39:00Z">
              <w:r>
                <w:rPr>
                  <w:sz w:val="14"/>
                  <w:szCs w:val="14"/>
                </w:rPr>
                <w:t>is</w:t>
              </w:r>
            </w:ins>
            <w:del w:id="5029" w:author="year" w:date="2021-07-02T22:41:00Z">
              <w:r w:rsidRPr="0055153F" w:rsidDel="00B3101F">
                <w:rPr>
                  <w:sz w:val="14"/>
                  <w:szCs w:val="14"/>
                </w:rPr>
                <w:delText>Tsawg</w:delText>
              </w:r>
            </w:del>
          </w:p>
        </w:tc>
        <w:tc>
          <w:tcPr>
            <w:tcW w:w="2060" w:type="dxa"/>
            <w:tcBorders>
              <w:bottom w:val="nil"/>
            </w:tcBorders>
            <w:shd w:val="clear" w:color="auto" w:fill="BDD7EE"/>
          </w:tcPr>
          <w:p w14:paraId="7B180122" w14:textId="77777777" w:rsidR="00AD19E5" w:rsidRPr="003222EE" w:rsidRDefault="00AD19E5" w:rsidP="00AD19E5">
            <w:pPr>
              <w:pStyle w:val="TableParagraph"/>
              <w:spacing w:before="58"/>
              <w:ind w:left="143"/>
              <w:rPr>
                <w:sz w:val="14"/>
                <w:szCs w:val="14"/>
              </w:rPr>
            </w:pPr>
            <w:r w:rsidRPr="003222EE">
              <w:rPr>
                <w:sz w:val="14"/>
                <w:szCs w:val="14"/>
              </w:rPr>
              <w:t>Txhua Lub Tsev Kawm</w:t>
            </w:r>
          </w:p>
        </w:tc>
        <w:tc>
          <w:tcPr>
            <w:tcW w:w="1790" w:type="dxa"/>
            <w:tcBorders>
              <w:bottom w:val="nil"/>
            </w:tcBorders>
            <w:shd w:val="clear" w:color="auto" w:fill="BDD7EE"/>
          </w:tcPr>
          <w:p w14:paraId="62F05DCD" w14:textId="77777777" w:rsidR="00AD19E5" w:rsidRPr="003222EE" w:rsidRDefault="00AD19E5" w:rsidP="00AD19E5">
            <w:pPr>
              <w:pStyle w:val="TableParagraph"/>
              <w:spacing w:before="58"/>
              <w:ind w:right="383"/>
              <w:jc w:val="right"/>
              <w:rPr>
                <w:sz w:val="14"/>
                <w:szCs w:val="14"/>
              </w:rPr>
            </w:pPr>
            <w:r w:rsidRPr="003222EE">
              <w:rPr>
                <w:sz w:val="14"/>
                <w:szCs w:val="14"/>
              </w:rPr>
              <w:t>$ 2,884,166.00</w:t>
            </w:r>
          </w:p>
        </w:tc>
        <w:tc>
          <w:tcPr>
            <w:tcW w:w="2017" w:type="dxa"/>
            <w:tcBorders>
              <w:bottom w:val="nil"/>
              <w:right w:val="nil"/>
            </w:tcBorders>
            <w:shd w:val="clear" w:color="auto" w:fill="BDD7EE"/>
          </w:tcPr>
          <w:p w14:paraId="3A4B6368" w14:textId="77777777" w:rsidR="00AD19E5" w:rsidRPr="003222EE" w:rsidRDefault="00AD19E5" w:rsidP="00AD19E5">
            <w:pPr>
              <w:pStyle w:val="TableParagraph"/>
              <w:spacing w:before="58"/>
              <w:ind w:left="385"/>
              <w:rPr>
                <w:sz w:val="14"/>
                <w:szCs w:val="14"/>
              </w:rPr>
            </w:pPr>
            <w:r w:rsidRPr="003222EE">
              <w:rPr>
                <w:sz w:val="14"/>
                <w:szCs w:val="14"/>
              </w:rPr>
              <w:t>$ 2,884,166.00</w:t>
            </w:r>
          </w:p>
        </w:tc>
      </w:tr>
      <w:tr w:rsidR="00AD19E5" w14:paraId="0486A865" w14:textId="77777777" w:rsidTr="00AD19E5">
        <w:trPr>
          <w:trHeight w:val="907"/>
          <w:tblCellSpacing w:w="5" w:type="dxa"/>
        </w:trPr>
        <w:tc>
          <w:tcPr>
            <w:tcW w:w="1173" w:type="dxa"/>
            <w:tcBorders>
              <w:top w:val="nil"/>
              <w:left w:val="nil"/>
              <w:bottom w:val="nil"/>
            </w:tcBorders>
            <w:shd w:val="clear" w:color="auto" w:fill="DDEBF6"/>
          </w:tcPr>
          <w:p w14:paraId="73CDFAE0" w14:textId="77777777" w:rsidR="00AD19E5" w:rsidRPr="003222EE" w:rsidRDefault="00AD19E5" w:rsidP="00AD19E5">
            <w:pPr>
              <w:pStyle w:val="TableParagraph"/>
              <w:spacing w:before="55"/>
              <w:jc w:val="center"/>
              <w:rPr>
                <w:b/>
                <w:sz w:val="14"/>
                <w:szCs w:val="14"/>
              </w:rPr>
            </w:pPr>
            <w:r w:rsidRPr="003222EE">
              <w:rPr>
                <w:b/>
                <w:sz w:val="14"/>
                <w:szCs w:val="14"/>
              </w:rPr>
              <w:t>3</w:t>
            </w:r>
          </w:p>
        </w:tc>
        <w:tc>
          <w:tcPr>
            <w:tcW w:w="980" w:type="dxa"/>
            <w:tcBorders>
              <w:top w:val="nil"/>
              <w:bottom w:val="nil"/>
            </w:tcBorders>
            <w:shd w:val="clear" w:color="auto" w:fill="DDEBF6"/>
          </w:tcPr>
          <w:p w14:paraId="401E5A23" w14:textId="77777777" w:rsidR="00AD19E5" w:rsidRPr="003222EE" w:rsidRDefault="00AD19E5" w:rsidP="00AD19E5">
            <w:pPr>
              <w:pStyle w:val="TableParagraph"/>
              <w:spacing w:before="55"/>
              <w:jc w:val="center"/>
              <w:rPr>
                <w:b/>
                <w:sz w:val="14"/>
                <w:szCs w:val="14"/>
              </w:rPr>
            </w:pPr>
            <w:r w:rsidRPr="003222EE">
              <w:rPr>
                <w:b/>
                <w:sz w:val="14"/>
                <w:szCs w:val="14"/>
              </w:rPr>
              <w:t>6</w:t>
            </w:r>
          </w:p>
        </w:tc>
        <w:tc>
          <w:tcPr>
            <w:tcW w:w="2780" w:type="dxa"/>
            <w:tcBorders>
              <w:top w:val="nil"/>
              <w:bottom w:val="nil"/>
            </w:tcBorders>
            <w:shd w:val="clear" w:color="auto" w:fill="DDEBF6"/>
          </w:tcPr>
          <w:p w14:paraId="6774C6CE" w14:textId="77777777" w:rsidR="00AD19E5" w:rsidRPr="003222EE" w:rsidRDefault="00AD19E5" w:rsidP="00AD19E5">
            <w:pPr>
              <w:pStyle w:val="TableParagraph"/>
              <w:spacing w:before="55"/>
              <w:ind w:left="53" w:right="597"/>
              <w:rPr>
                <w:sz w:val="14"/>
                <w:szCs w:val="14"/>
              </w:rPr>
            </w:pPr>
            <w:ins w:id="5030" w:author="year" w:date="2021-07-02T22:51:00Z">
              <w:r>
                <w:rPr>
                  <w:sz w:val="14"/>
                  <w:szCs w:val="14"/>
                </w:rPr>
                <w:t xml:space="preserve">Pom tiag thiab </w:t>
              </w:r>
            </w:ins>
            <w:r>
              <w:rPr>
                <w:sz w:val="14"/>
                <w:szCs w:val="14"/>
              </w:rPr>
              <w:t xml:space="preserve">Kev Ua Yeeb Yam </w:t>
            </w:r>
            <w:del w:id="5031" w:author="year" w:date="2021-07-02T22:50:00Z">
              <w:r w:rsidDel="007A5525">
                <w:rPr>
                  <w:sz w:val="14"/>
                  <w:szCs w:val="14"/>
                </w:rPr>
                <w:delText>thiab Pom Zoo lis tiag (Visual)</w:delText>
              </w:r>
            </w:del>
          </w:p>
        </w:tc>
        <w:tc>
          <w:tcPr>
            <w:tcW w:w="1340" w:type="dxa"/>
            <w:tcBorders>
              <w:top w:val="nil"/>
              <w:bottom w:val="nil"/>
            </w:tcBorders>
            <w:shd w:val="clear" w:color="auto" w:fill="DDEBF6"/>
          </w:tcPr>
          <w:p w14:paraId="05FBC1BA" w14:textId="77777777" w:rsidR="00AD19E5" w:rsidRPr="003222EE" w:rsidRDefault="00AD19E5" w:rsidP="00AD19E5">
            <w:pPr>
              <w:pStyle w:val="TableParagraph"/>
              <w:spacing w:before="55"/>
              <w:ind w:left="157"/>
              <w:rPr>
                <w:sz w:val="14"/>
                <w:szCs w:val="14"/>
              </w:rPr>
            </w:pPr>
            <w:r w:rsidRPr="0055153F">
              <w:rPr>
                <w:sz w:val="14"/>
                <w:szCs w:val="14"/>
              </w:rPr>
              <w:t>Txhuas Nrho-LEA</w:t>
            </w:r>
          </w:p>
        </w:tc>
        <w:tc>
          <w:tcPr>
            <w:tcW w:w="2960" w:type="dxa"/>
            <w:tcBorders>
              <w:top w:val="nil"/>
              <w:bottom w:val="nil"/>
            </w:tcBorders>
            <w:shd w:val="clear" w:color="auto" w:fill="DDEBF6"/>
          </w:tcPr>
          <w:p w14:paraId="2643BDD6" w14:textId="77777777" w:rsidR="00AD19E5" w:rsidRPr="003222EE" w:rsidRDefault="00AD19E5" w:rsidP="00AD19E5">
            <w:pPr>
              <w:pStyle w:val="TableParagraph"/>
              <w:spacing w:before="12" w:line="288" w:lineRule="exact"/>
              <w:ind w:left="144" w:right="402"/>
              <w:rPr>
                <w:sz w:val="14"/>
                <w:szCs w:val="14"/>
              </w:rPr>
            </w:pPr>
            <w:r w:rsidRPr="0055153F">
              <w:rPr>
                <w:sz w:val="14"/>
                <w:szCs w:val="14"/>
              </w:rPr>
              <w:t xml:space="preserve">Cov Kawm Lus Askiv Cov </w:t>
            </w:r>
            <w:ins w:id="5032" w:author="year" w:date="2021-07-02T23:21:00Z">
              <w:r>
                <w:rPr>
                  <w:sz w:val="14"/>
                  <w:szCs w:val="14"/>
                </w:rPr>
                <w:t xml:space="preserve">me nyuam tu </w:t>
              </w:r>
            </w:ins>
            <w:del w:id="5033" w:author="year" w:date="2021-07-02T23:20:00Z">
              <w:r w:rsidRPr="0055153F" w:rsidDel="00DC26FA">
                <w:rPr>
                  <w:sz w:val="14"/>
                  <w:szCs w:val="14"/>
                </w:rPr>
                <w:delText>Hlua Uas Coj Los Tu</w:delText>
              </w:r>
            </w:del>
            <w:r w:rsidRPr="0055153F">
              <w:rPr>
                <w:sz w:val="14"/>
                <w:szCs w:val="14"/>
              </w:rPr>
              <w:t xml:space="preserve"> Cov Tau Nyiaj </w:t>
            </w:r>
            <w:ins w:id="5034" w:author="year" w:date="2021-07-02T22:46:00Z">
              <w:r>
                <w:rPr>
                  <w:sz w:val="14"/>
                  <w:szCs w:val="14"/>
                </w:rPr>
                <w:t>q</w:t>
              </w:r>
            </w:ins>
            <w:ins w:id="5035" w:author="year" w:date="2021-07-02T23:39:00Z">
              <w:r>
                <w:rPr>
                  <w:sz w:val="14"/>
                  <w:szCs w:val="14"/>
                </w:rPr>
                <w:t>is</w:t>
              </w:r>
            </w:ins>
            <w:del w:id="5036" w:author="year" w:date="2021-07-02T22:46:00Z">
              <w:r w:rsidRPr="0055153F" w:rsidDel="00B3101F">
                <w:rPr>
                  <w:sz w:val="14"/>
                  <w:szCs w:val="14"/>
                </w:rPr>
                <w:delText>Tsawg</w:delText>
              </w:r>
            </w:del>
          </w:p>
        </w:tc>
        <w:tc>
          <w:tcPr>
            <w:tcW w:w="2060" w:type="dxa"/>
            <w:tcBorders>
              <w:top w:val="nil"/>
              <w:bottom w:val="nil"/>
            </w:tcBorders>
            <w:shd w:val="clear" w:color="auto" w:fill="DDEBF6"/>
          </w:tcPr>
          <w:p w14:paraId="0FD6763D" w14:textId="77777777" w:rsidR="00AD19E5" w:rsidRPr="003222EE" w:rsidRDefault="00AD19E5" w:rsidP="00AD19E5">
            <w:pPr>
              <w:pStyle w:val="TableParagraph"/>
              <w:spacing w:before="55"/>
              <w:ind w:left="143"/>
              <w:rPr>
                <w:sz w:val="14"/>
                <w:szCs w:val="14"/>
              </w:rPr>
            </w:pPr>
            <w:r w:rsidRPr="003222EE">
              <w:rPr>
                <w:sz w:val="14"/>
                <w:szCs w:val="14"/>
              </w:rPr>
              <w:t>Txhua Lub Tsev Kawm</w:t>
            </w:r>
          </w:p>
        </w:tc>
        <w:tc>
          <w:tcPr>
            <w:tcW w:w="1790" w:type="dxa"/>
            <w:tcBorders>
              <w:top w:val="nil"/>
              <w:bottom w:val="nil"/>
            </w:tcBorders>
            <w:shd w:val="clear" w:color="auto" w:fill="DDEBF6"/>
          </w:tcPr>
          <w:p w14:paraId="3182BE2E" w14:textId="77777777" w:rsidR="00AD19E5" w:rsidRPr="003222EE" w:rsidRDefault="00AD19E5" w:rsidP="00AD19E5">
            <w:pPr>
              <w:pStyle w:val="TableParagraph"/>
              <w:spacing w:before="55"/>
              <w:ind w:right="383"/>
              <w:jc w:val="right"/>
              <w:rPr>
                <w:sz w:val="14"/>
                <w:szCs w:val="14"/>
              </w:rPr>
            </w:pPr>
            <w:r w:rsidRPr="003222EE">
              <w:rPr>
                <w:sz w:val="14"/>
                <w:szCs w:val="14"/>
              </w:rPr>
              <w:t>$ 2,923,221.00</w:t>
            </w:r>
          </w:p>
        </w:tc>
        <w:tc>
          <w:tcPr>
            <w:tcW w:w="2017" w:type="dxa"/>
            <w:tcBorders>
              <w:top w:val="nil"/>
              <w:bottom w:val="nil"/>
              <w:right w:val="nil"/>
            </w:tcBorders>
            <w:shd w:val="clear" w:color="auto" w:fill="DDEBF6"/>
          </w:tcPr>
          <w:p w14:paraId="7FC6B124" w14:textId="77777777" w:rsidR="00AD19E5" w:rsidRPr="003222EE" w:rsidRDefault="00AD19E5" w:rsidP="00AD19E5">
            <w:pPr>
              <w:pStyle w:val="TableParagraph"/>
              <w:spacing w:before="55"/>
              <w:ind w:left="385"/>
              <w:rPr>
                <w:sz w:val="14"/>
                <w:szCs w:val="14"/>
              </w:rPr>
            </w:pPr>
            <w:r w:rsidRPr="003222EE">
              <w:rPr>
                <w:sz w:val="14"/>
                <w:szCs w:val="14"/>
              </w:rPr>
              <w:t>$ 2,923,221.00</w:t>
            </w:r>
          </w:p>
        </w:tc>
      </w:tr>
      <w:tr w:rsidR="00AD19E5" w14:paraId="5FDD98E0" w14:textId="77777777" w:rsidTr="00AD19E5">
        <w:trPr>
          <w:trHeight w:val="907"/>
          <w:tblCellSpacing w:w="5" w:type="dxa"/>
        </w:trPr>
        <w:tc>
          <w:tcPr>
            <w:tcW w:w="1173" w:type="dxa"/>
            <w:tcBorders>
              <w:top w:val="nil"/>
              <w:left w:val="nil"/>
              <w:bottom w:val="nil"/>
            </w:tcBorders>
            <w:shd w:val="clear" w:color="auto" w:fill="BDD7EE"/>
          </w:tcPr>
          <w:p w14:paraId="3CF6D6F9" w14:textId="77777777" w:rsidR="00AD19E5" w:rsidRPr="003222EE" w:rsidRDefault="00AD19E5" w:rsidP="00AD19E5">
            <w:pPr>
              <w:pStyle w:val="TableParagraph"/>
              <w:spacing w:before="55"/>
              <w:jc w:val="center"/>
              <w:rPr>
                <w:b/>
                <w:sz w:val="14"/>
                <w:szCs w:val="14"/>
              </w:rPr>
            </w:pPr>
            <w:r w:rsidRPr="003222EE">
              <w:rPr>
                <w:b/>
                <w:sz w:val="14"/>
                <w:szCs w:val="14"/>
              </w:rPr>
              <w:t>3</w:t>
            </w:r>
          </w:p>
        </w:tc>
        <w:tc>
          <w:tcPr>
            <w:tcW w:w="980" w:type="dxa"/>
            <w:tcBorders>
              <w:top w:val="nil"/>
              <w:bottom w:val="nil"/>
            </w:tcBorders>
            <w:shd w:val="clear" w:color="auto" w:fill="BDD7EE"/>
          </w:tcPr>
          <w:p w14:paraId="64A1F5B5" w14:textId="77777777" w:rsidR="00AD19E5" w:rsidRPr="003222EE" w:rsidRDefault="00AD19E5" w:rsidP="00AD19E5">
            <w:pPr>
              <w:pStyle w:val="TableParagraph"/>
              <w:spacing w:before="55"/>
              <w:jc w:val="center"/>
              <w:rPr>
                <w:b/>
                <w:sz w:val="14"/>
                <w:szCs w:val="14"/>
              </w:rPr>
            </w:pPr>
            <w:r w:rsidRPr="003222EE">
              <w:rPr>
                <w:b/>
                <w:sz w:val="14"/>
                <w:szCs w:val="14"/>
              </w:rPr>
              <w:t>7</w:t>
            </w:r>
          </w:p>
        </w:tc>
        <w:tc>
          <w:tcPr>
            <w:tcW w:w="2780" w:type="dxa"/>
            <w:tcBorders>
              <w:top w:val="nil"/>
              <w:bottom w:val="nil"/>
            </w:tcBorders>
            <w:shd w:val="clear" w:color="auto" w:fill="BDD7EE"/>
          </w:tcPr>
          <w:p w14:paraId="345C0622" w14:textId="77777777" w:rsidR="00AD19E5" w:rsidRPr="003222EE" w:rsidRDefault="00AD19E5" w:rsidP="00AD19E5">
            <w:pPr>
              <w:pStyle w:val="TableParagraph"/>
              <w:spacing w:before="55"/>
              <w:ind w:left="53" w:right="308"/>
              <w:rPr>
                <w:sz w:val="14"/>
                <w:szCs w:val="14"/>
              </w:rPr>
            </w:pPr>
            <w:r w:rsidRPr="003222EE">
              <w:rPr>
                <w:sz w:val="14"/>
                <w:szCs w:val="14"/>
              </w:rPr>
              <w:t xml:space="preserve">Tus Kws Tshwj Xeeb </w:t>
            </w:r>
            <w:ins w:id="5037" w:author="year" w:date="2021-07-02T22:56:00Z">
              <w:r>
                <w:rPr>
                  <w:sz w:val="14"/>
                  <w:szCs w:val="14"/>
                </w:rPr>
                <w:t xml:space="preserve">ntawm </w:t>
              </w:r>
            </w:ins>
            <w:r w:rsidRPr="003222EE">
              <w:rPr>
                <w:sz w:val="14"/>
                <w:szCs w:val="14"/>
              </w:rPr>
              <w:t>Pab Tub Ntxhais Kawm</w:t>
            </w:r>
          </w:p>
        </w:tc>
        <w:tc>
          <w:tcPr>
            <w:tcW w:w="1340" w:type="dxa"/>
            <w:tcBorders>
              <w:top w:val="nil"/>
              <w:bottom w:val="nil"/>
            </w:tcBorders>
            <w:shd w:val="clear" w:color="auto" w:fill="BDD7EE"/>
          </w:tcPr>
          <w:p w14:paraId="496416F9" w14:textId="77777777" w:rsidR="00AD19E5" w:rsidRPr="003222EE" w:rsidRDefault="00AD19E5" w:rsidP="00AD19E5">
            <w:pPr>
              <w:pStyle w:val="TableParagraph"/>
              <w:spacing w:before="55"/>
              <w:ind w:left="157"/>
              <w:rPr>
                <w:sz w:val="14"/>
                <w:szCs w:val="14"/>
              </w:rPr>
            </w:pPr>
            <w:r w:rsidRPr="0055153F">
              <w:rPr>
                <w:sz w:val="14"/>
                <w:szCs w:val="14"/>
              </w:rPr>
              <w:t>Txhuas Nrho-LEA</w:t>
            </w:r>
          </w:p>
        </w:tc>
        <w:tc>
          <w:tcPr>
            <w:tcW w:w="2960" w:type="dxa"/>
            <w:tcBorders>
              <w:top w:val="nil"/>
              <w:bottom w:val="nil"/>
            </w:tcBorders>
            <w:shd w:val="clear" w:color="auto" w:fill="BDD7EE"/>
          </w:tcPr>
          <w:p w14:paraId="1FD23962" w14:textId="77777777" w:rsidR="00AD19E5" w:rsidRPr="003222EE" w:rsidRDefault="00AD19E5" w:rsidP="00AD19E5">
            <w:pPr>
              <w:pStyle w:val="TableParagraph"/>
              <w:spacing w:before="12" w:line="288" w:lineRule="exact"/>
              <w:ind w:left="144" w:right="402"/>
              <w:rPr>
                <w:sz w:val="14"/>
                <w:szCs w:val="14"/>
              </w:rPr>
            </w:pPr>
            <w:r w:rsidRPr="0055153F">
              <w:rPr>
                <w:sz w:val="14"/>
                <w:szCs w:val="14"/>
              </w:rPr>
              <w:t xml:space="preserve">Cov Kawm Lus Askiv Cov </w:t>
            </w:r>
            <w:ins w:id="5038" w:author="year" w:date="2021-07-02T23:21:00Z">
              <w:r>
                <w:rPr>
                  <w:sz w:val="14"/>
                  <w:szCs w:val="14"/>
                </w:rPr>
                <w:t xml:space="preserve">me nyuam tu </w:t>
              </w:r>
            </w:ins>
            <w:del w:id="5039" w:author="year" w:date="2021-07-02T23:21:00Z">
              <w:r w:rsidRPr="0055153F" w:rsidDel="00DC26FA">
                <w:rPr>
                  <w:sz w:val="14"/>
                  <w:szCs w:val="14"/>
                </w:rPr>
                <w:delText>Hlua Uas Coj Los Tu</w:delText>
              </w:r>
            </w:del>
            <w:r w:rsidRPr="0055153F">
              <w:rPr>
                <w:sz w:val="14"/>
                <w:szCs w:val="14"/>
              </w:rPr>
              <w:t xml:space="preserve"> Cov Tau Nyiaj </w:t>
            </w:r>
            <w:ins w:id="5040" w:author="year" w:date="2021-07-02T22:56:00Z">
              <w:r>
                <w:rPr>
                  <w:sz w:val="14"/>
                  <w:szCs w:val="14"/>
                </w:rPr>
                <w:t>q</w:t>
              </w:r>
            </w:ins>
            <w:ins w:id="5041" w:author="year" w:date="2021-07-02T23:39:00Z">
              <w:r>
                <w:rPr>
                  <w:sz w:val="14"/>
                  <w:szCs w:val="14"/>
                </w:rPr>
                <w:t>is</w:t>
              </w:r>
            </w:ins>
            <w:del w:id="5042" w:author="year" w:date="2021-07-02T22:56:00Z">
              <w:r w:rsidRPr="0055153F" w:rsidDel="007A5525">
                <w:rPr>
                  <w:sz w:val="14"/>
                  <w:szCs w:val="14"/>
                </w:rPr>
                <w:delText>Tsawg</w:delText>
              </w:r>
            </w:del>
          </w:p>
        </w:tc>
        <w:tc>
          <w:tcPr>
            <w:tcW w:w="2060" w:type="dxa"/>
            <w:tcBorders>
              <w:top w:val="nil"/>
              <w:bottom w:val="nil"/>
            </w:tcBorders>
            <w:shd w:val="clear" w:color="auto" w:fill="BDD7EE"/>
          </w:tcPr>
          <w:p w14:paraId="5EF01FCB" w14:textId="77777777" w:rsidR="00AD19E5" w:rsidRPr="003222EE" w:rsidRDefault="00AD19E5" w:rsidP="00AD19E5">
            <w:pPr>
              <w:pStyle w:val="TableParagraph"/>
              <w:spacing w:before="55"/>
              <w:ind w:left="143"/>
              <w:rPr>
                <w:sz w:val="14"/>
                <w:szCs w:val="14"/>
              </w:rPr>
            </w:pPr>
            <w:r w:rsidRPr="003222EE">
              <w:rPr>
                <w:sz w:val="14"/>
                <w:szCs w:val="14"/>
              </w:rPr>
              <w:t>Txhua Lub Tsev Kawm</w:t>
            </w:r>
          </w:p>
        </w:tc>
        <w:tc>
          <w:tcPr>
            <w:tcW w:w="1790" w:type="dxa"/>
            <w:tcBorders>
              <w:top w:val="nil"/>
              <w:bottom w:val="nil"/>
            </w:tcBorders>
            <w:shd w:val="clear" w:color="auto" w:fill="BDD7EE"/>
          </w:tcPr>
          <w:p w14:paraId="3D009B9E" w14:textId="77777777" w:rsidR="00AD19E5" w:rsidRPr="003222EE" w:rsidRDefault="00AD19E5" w:rsidP="00AD19E5">
            <w:pPr>
              <w:pStyle w:val="TableParagraph"/>
              <w:spacing w:before="55"/>
              <w:ind w:right="466"/>
              <w:jc w:val="right"/>
              <w:rPr>
                <w:sz w:val="14"/>
                <w:szCs w:val="14"/>
              </w:rPr>
            </w:pPr>
            <w:r w:rsidRPr="003222EE">
              <w:rPr>
                <w:sz w:val="14"/>
                <w:szCs w:val="14"/>
              </w:rPr>
              <w:t>$ 152,202.00</w:t>
            </w:r>
          </w:p>
        </w:tc>
        <w:tc>
          <w:tcPr>
            <w:tcW w:w="2017" w:type="dxa"/>
            <w:tcBorders>
              <w:top w:val="nil"/>
              <w:bottom w:val="nil"/>
              <w:right w:val="nil"/>
            </w:tcBorders>
            <w:shd w:val="clear" w:color="auto" w:fill="BDD7EE"/>
          </w:tcPr>
          <w:p w14:paraId="5B5ED350" w14:textId="77777777" w:rsidR="00AD19E5" w:rsidRPr="003222EE" w:rsidRDefault="00AD19E5" w:rsidP="00AD19E5">
            <w:pPr>
              <w:pStyle w:val="TableParagraph"/>
              <w:spacing w:before="55"/>
              <w:ind w:left="468"/>
              <w:rPr>
                <w:sz w:val="14"/>
                <w:szCs w:val="14"/>
              </w:rPr>
            </w:pPr>
            <w:r w:rsidRPr="003222EE">
              <w:rPr>
                <w:sz w:val="14"/>
                <w:szCs w:val="14"/>
              </w:rPr>
              <w:t>$ 152,202.00</w:t>
            </w:r>
          </w:p>
        </w:tc>
      </w:tr>
      <w:tr w:rsidR="00AD19E5" w14:paraId="38EB58FC" w14:textId="77777777" w:rsidTr="00AD19E5">
        <w:trPr>
          <w:trHeight w:val="909"/>
          <w:tblCellSpacing w:w="5" w:type="dxa"/>
        </w:trPr>
        <w:tc>
          <w:tcPr>
            <w:tcW w:w="1173" w:type="dxa"/>
            <w:tcBorders>
              <w:top w:val="nil"/>
              <w:left w:val="nil"/>
            </w:tcBorders>
            <w:shd w:val="clear" w:color="auto" w:fill="DDEBF6"/>
          </w:tcPr>
          <w:p w14:paraId="533EAA08" w14:textId="77777777" w:rsidR="00AD19E5" w:rsidRPr="003222EE" w:rsidRDefault="00AD19E5" w:rsidP="00AD19E5">
            <w:pPr>
              <w:pStyle w:val="TableParagraph"/>
              <w:spacing w:before="55"/>
              <w:jc w:val="center"/>
              <w:rPr>
                <w:b/>
                <w:sz w:val="14"/>
                <w:szCs w:val="14"/>
              </w:rPr>
            </w:pPr>
            <w:r w:rsidRPr="003222EE">
              <w:rPr>
                <w:b/>
                <w:sz w:val="14"/>
                <w:szCs w:val="14"/>
              </w:rPr>
              <w:t>3</w:t>
            </w:r>
          </w:p>
        </w:tc>
        <w:tc>
          <w:tcPr>
            <w:tcW w:w="980" w:type="dxa"/>
            <w:tcBorders>
              <w:top w:val="nil"/>
            </w:tcBorders>
            <w:shd w:val="clear" w:color="auto" w:fill="DDEBF6"/>
          </w:tcPr>
          <w:p w14:paraId="260DDAE3" w14:textId="77777777" w:rsidR="00AD19E5" w:rsidRPr="003222EE" w:rsidRDefault="00AD19E5" w:rsidP="00AD19E5">
            <w:pPr>
              <w:pStyle w:val="TableParagraph"/>
              <w:spacing w:before="55"/>
              <w:jc w:val="center"/>
              <w:rPr>
                <w:b/>
                <w:sz w:val="14"/>
                <w:szCs w:val="14"/>
              </w:rPr>
            </w:pPr>
            <w:r w:rsidRPr="003222EE">
              <w:rPr>
                <w:b/>
                <w:sz w:val="14"/>
                <w:szCs w:val="14"/>
              </w:rPr>
              <w:t>8</w:t>
            </w:r>
          </w:p>
        </w:tc>
        <w:tc>
          <w:tcPr>
            <w:tcW w:w="2780" w:type="dxa"/>
            <w:tcBorders>
              <w:top w:val="nil"/>
            </w:tcBorders>
            <w:shd w:val="clear" w:color="auto" w:fill="DDEBF6"/>
          </w:tcPr>
          <w:p w14:paraId="7C92F21B" w14:textId="77777777" w:rsidR="00AD19E5" w:rsidRPr="003222EE" w:rsidRDefault="00AD19E5" w:rsidP="00AD19E5">
            <w:pPr>
              <w:pStyle w:val="TableParagraph"/>
              <w:spacing w:before="55"/>
              <w:ind w:left="53" w:right="164"/>
              <w:rPr>
                <w:sz w:val="14"/>
                <w:szCs w:val="14"/>
              </w:rPr>
            </w:pPr>
            <w:r w:rsidRPr="003222EE">
              <w:rPr>
                <w:sz w:val="14"/>
                <w:szCs w:val="14"/>
              </w:rPr>
              <w:t>Kev Muaj Vaj Huam Sib Luag, Ntau Haiv Neeg thiab Kev Koom Tes</w:t>
            </w:r>
          </w:p>
        </w:tc>
        <w:tc>
          <w:tcPr>
            <w:tcW w:w="1340" w:type="dxa"/>
            <w:tcBorders>
              <w:top w:val="nil"/>
            </w:tcBorders>
            <w:shd w:val="clear" w:color="auto" w:fill="DDEBF6"/>
          </w:tcPr>
          <w:p w14:paraId="2C5EE621" w14:textId="77777777" w:rsidR="00AD19E5" w:rsidRPr="003222EE" w:rsidRDefault="00AD19E5" w:rsidP="00AD19E5">
            <w:pPr>
              <w:pStyle w:val="TableParagraph"/>
              <w:spacing w:before="55"/>
              <w:ind w:left="157"/>
              <w:rPr>
                <w:sz w:val="14"/>
                <w:szCs w:val="14"/>
              </w:rPr>
            </w:pPr>
            <w:r w:rsidRPr="0055153F">
              <w:rPr>
                <w:sz w:val="14"/>
                <w:szCs w:val="14"/>
              </w:rPr>
              <w:t>Txhuas Nrho-LEA</w:t>
            </w:r>
          </w:p>
        </w:tc>
        <w:tc>
          <w:tcPr>
            <w:tcW w:w="2960" w:type="dxa"/>
            <w:tcBorders>
              <w:top w:val="nil"/>
            </w:tcBorders>
            <w:shd w:val="clear" w:color="auto" w:fill="DDEBF6"/>
          </w:tcPr>
          <w:p w14:paraId="4FAF3E41" w14:textId="77777777" w:rsidR="00AD19E5" w:rsidRPr="003222EE" w:rsidRDefault="00AD19E5" w:rsidP="00AD19E5">
            <w:pPr>
              <w:pStyle w:val="TableParagraph"/>
              <w:spacing w:before="12" w:line="288" w:lineRule="exact"/>
              <w:ind w:left="144" w:right="402"/>
              <w:rPr>
                <w:sz w:val="14"/>
                <w:szCs w:val="14"/>
              </w:rPr>
            </w:pPr>
            <w:r w:rsidRPr="0055153F">
              <w:rPr>
                <w:sz w:val="14"/>
                <w:szCs w:val="14"/>
              </w:rPr>
              <w:t xml:space="preserve">Cov Kawm Lus Askiv Cov </w:t>
            </w:r>
            <w:ins w:id="5043" w:author="year" w:date="2021-07-02T23:21:00Z">
              <w:r>
                <w:rPr>
                  <w:sz w:val="14"/>
                  <w:szCs w:val="14"/>
                </w:rPr>
                <w:t xml:space="preserve">me nyuam tu </w:t>
              </w:r>
            </w:ins>
            <w:del w:id="5044" w:author="year" w:date="2021-07-02T23:21:00Z">
              <w:r w:rsidRPr="0055153F" w:rsidDel="00DC26FA">
                <w:rPr>
                  <w:sz w:val="14"/>
                  <w:szCs w:val="14"/>
                </w:rPr>
                <w:delText>Hlua Uas Coj Los Tu</w:delText>
              </w:r>
            </w:del>
            <w:r w:rsidRPr="0055153F">
              <w:rPr>
                <w:sz w:val="14"/>
                <w:szCs w:val="14"/>
              </w:rPr>
              <w:t xml:space="preserve"> Cov Tau Nyiaj </w:t>
            </w:r>
            <w:ins w:id="5045" w:author="year" w:date="2021-07-02T22:57:00Z">
              <w:r>
                <w:rPr>
                  <w:sz w:val="14"/>
                  <w:szCs w:val="14"/>
                </w:rPr>
                <w:t>q</w:t>
              </w:r>
            </w:ins>
            <w:ins w:id="5046" w:author="year" w:date="2021-07-02T23:39:00Z">
              <w:r>
                <w:rPr>
                  <w:sz w:val="14"/>
                  <w:szCs w:val="14"/>
                </w:rPr>
                <w:t>is</w:t>
              </w:r>
            </w:ins>
            <w:del w:id="5047" w:author="year" w:date="2021-07-02T22:57:00Z">
              <w:r w:rsidRPr="0055153F" w:rsidDel="004536AB">
                <w:rPr>
                  <w:sz w:val="14"/>
                  <w:szCs w:val="14"/>
                </w:rPr>
                <w:delText>Tsawg</w:delText>
              </w:r>
            </w:del>
          </w:p>
        </w:tc>
        <w:tc>
          <w:tcPr>
            <w:tcW w:w="2060" w:type="dxa"/>
            <w:tcBorders>
              <w:top w:val="nil"/>
            </w:tcBorders>
            <w:shd w:val="clear" w:color="auto" w:fill="DDEBF6"/>
          </w:tcPr>
          <w:p w14:paraId="10F41B48" w14:textId="77777777" w:rsidR="00AD19E5" w:rsidRPr="003222EE" w:rsidRDefault="00AD19E5" w:rsidP="00AD19E5">
            <w:pPr>
              <w:pStyle w:val="TableParagraph"/>
              <w:spacing w:before="55"/>
              <w:ind w:left="143"/>
              <w:rPr>
                <w:sz w:val="14"/>
                <w:szCs w:val="14"/>
              </w:rPr>
            </w:pPr>
            <w:r w:rsidRPr="003222EE">
              <w:rPr>
                <w:sz w:val="14"/>
                <w:szCs w:val="14"/>
              </w:rPr>
              <w:t>Txhua Lub Tsev Kawm</w:t>
            </w:r>
          </w:p>
        </w:tc>
        <w:tc>
          <w:tcPr>
            <w:tcW w:w="1790" w:type="dxa"/>
            <w:tcBorders>
              <w:top w:val="nil"/>
            </w:tcBorders>
            <w:shd w:val="clear" w:color="auto" w:fill="DDEBF6"/>
          </w:tcPr>
          <w:p w14:paraId="7FC7608F" w14:textId="77777777" w:rsidR="00AD19E5" w:rsidRPr="003222EE" w:rsidRDefault="00AD19E5" w:rsidP="00AD19E5">
            <w:pPr>
              <w:pStyle w:val="TableParagraph"/>
              <w:spacing w:before="55"/>
              <w:ind w:left="524"/>
              <w:rPr>
                <w:sz w:val="14"/>
                <w:szCs w:val="14"/>
              </w:rPr>
            </w:pPr>
            <w:r w:rsidRPr="003222EE">
              <w:rPr>
                <w:sz w:val="14"/>
                <w:szCs w:val="14"/>
              </w:rPr>
              <w:t>$ 10,000.00</w:t>
            </w:r>
          </w:p>
        </w:tc>
        <w:tc>
          <w:tcPr>
            <w:tcW w:w="2017" w:type="dxa"/>
            <w:tcBorders>
              <w:top w:val="nil"/>
              <w:right w:val="nil"/>
            </w:tcBorders>
            <w:shd w:val="clear" w:color="auto" w:fill="DDEBF6"/>
          </w:tcPr>
          <w:p w14:paraId="1ED05220" w14:textId="77777777" w:rsidR="00AD19E5" w:rsidRPr="003222EE" w:rsidRDefault="00AD19E5" w:rsidP="00AD19E5">
            <w:pPr>
              <w:pStyle w:val="TableParagraph"/>
              <w:spacing w:before="55"/>
              <w:ind w:left="468"/>
              <w:rPr>
                <w:sz w:val="14"/>
                <w:szCs w:val="14"/>
              </w:rPr>
            </w:pPr>
            <w:r w:rsidRPr="003222EE">
              <w:rPr>
                <w:sz w:val="14"/>
                <w:szCs w:val="14"/>
              </w:rPr>
              <w:t>$ 332,802.00</w:t>
            </w:r>
          </w:p>
        </w:tc>
      </w:tr>
      <w:tr w:rsidR="00AD19E5" w14:paraId="26ACA287" w14:textId="77777777" w:rsidTr="00AD19E5">
        <w:trPr>
          <w:trHeight w:val="909"/>
          <w:tblCellSpacing w:w="5" w:type="dxa"/>
        </w:trPr>
        <w:tc>
          <w:tcPr>
            <w:tcW w:w="1173" w:type="dxa"/>
            <w:tcBorders>
              <w:left w:val="nil"/>
              <w:bottom w:val="nil"/>
            </w:tcBorders>
            <w:shd w:val="clear" w:color="auto" w:fill="BDD7EE"/>
          </w:tcPr>
          <w:p w14:paraId="37C1A0B3" w14:textId="77777777" w:rsidR="00AD19E5" w:rsidRPr="003222EE" w:rsidRDefault="00AD19E5" w:rsidP="00AD19E5">
            <w:pPr>
              <w:pStyle w:val="TableParagraph"/>
              <w:spacing w:before="58"/>
              <w:jc w:val="center"/>
              <w:rPr>
                <w:b/>
                <w:sz w:val="14"/>
                <w:szCs w:val="14"/>
              </w:rPr>
            </w:pPr>
            <w:r w:rsidRPr="003222EE">
              <w:rPr>
                <w:b/>
                <w:sz w:val="14"/>
                <w:szCs w:val="14"/>
              </w:rPr>
              <w:t>3</w:t>
            </w:r>
          </w:p>
        </w:tc>
        <w:tc>
          <w:tcPr>
            <w:tcW w:w="980" w:type="dxa"/>
            <w:tcBorders>
              <w:bottom w:val="nil"/>
            </w:tcBorders>
            <w:shd w:val="clear" w:color="auto" w:fill="BDD7EE"/>
          </w:tcPr>
          <w:p w14:paraId="1A3ED51C" w14:textId="77777777" w:rsidR="00AD19E5" w:rsidRPr="003222EE" w:rsidRDefault="00AD19E5" w:rsidP="00AD19E5">
            <w:pPr>
              <w:pStyle w:val="TableParagraph"/>
              <w:spacing w:before="58"/>
              <w:jc w:val="center"/>
              <w:rPr>
                <w:b/>
                <w:sz w:val="14"/>
                <w:szCs w:val="14"/>
              </w:rPr>
            </w:pPr>
            <w:r w:rsidRPr="003222EE">
              <w:rPr>
                <w:b/>
                <w:sz w:val="14"/>
                <w:szCs w:val="14"/>
              </w:rPr>
              <w:t>9</w:t>
            </w:r>
          </w:p>
        </w:tc>
        <w:tc>
          <w:tcPr>
            <w:tcW w:w="2780" w:type="dxa"/>
            <w:tcBorders>
              <w:bottom w:val="nil"/>
            </w:tcBorders>
            <w:shd w:val="clear" w:color="auto" w:fill="BDD7EE"/>
          </w:tcPr>
          <w:p w14:paraId="77826417" w14:textId="77777777" w:rsidR="00AD19E5" w:rsidRPr="003222EE" w:rsidRDefault="00AD19E5" w:rsidP="00AD19E5">
            <w:pPr>
              <w:pStyle w:val="TableParagraph"/>
              <w:spacing w:before="58"/>
              <w:ind w:left="53"/>
              <w:rPr>
                <w:sz w:val="14"/>
                <w:szCs w:val="14"/>
              </w:rPr>
            </w:pPr>
            <w:r w:rsidRPr="003222EE">
              <w:rPr>
                <w:sz w:val="14"/>
                <w:szCs w:val="14"/>
              </w:rPr>
              <w:t>Cov Thawj Coj Ua Hauj</w:t>
            </w:r>
            <w:r>
              <w:rPr>
                <w:sz w:val="14"/>
                <w:szCs w:val="14"/>
              </w:rPr>
              <w:t xml:space="preserve"> </w:t>
            </w:r>
            <w:r w:rsidRPr="003222EE">
              <w:rPr>
                <w:sz w:val="14"/>
                <w:szCs w:val="14"/>
              </w:rPr>
              <w:t>lwm</w:t>
            </w:r>
          </w:p>
        </w:tc>
        <w:tc>
          <w:tcPr>
            <w:tcW w:w="1340" w:type="dxa"/>
            <w:tcBorders>
              <w:bottom w:val="nil"/>
            </w:tcBorders>
            <w:shd w:val="clear" w:color="auto" w:fill="BDD7EE"/>
          </w:tcPr>
          <w:p w14:paraId="6046CD26" w14:textId="77777777" w:rsidR="00AD19E5" w:rsidRPr="003222EE" w:rsidRDefault="00AD19E5" w:rsidP="00AD19E5">
            <w:pPr>
              <w:pStyle w:val="TableParagraph"/>
              <w:spacing w:before="58"/>
              <w:ind w:left="157"/>
              <w:rPr>
                <w:sz w:val="14"/>
                <w:szCs w:val="14"/>
              </w:rPr>
            </w:pPr>
            <w:r w:rsidRPr="0055153F">
              <w:rPr>
                <w:sz w:val="14"/>
                <w:szCs w:val="14"/>
              </w:rPr>
              <w:t>Txhuas Nrho-LEA</w:t>
            </w:r>
          </w:p>
        </w:tc>
        <w:tc>
          <w:tcPr>
            <w:tcW w:w="2960" w:type="dxa"/>
            <w:tcBorders>
              <w:bottom w:val="nil"/>
            </w:tcBorders>
            <w:shd w:val="clear" w:color="auto" w:fill="BDD7EE"/>
          </w:tcPr>
          <w:p w14:paraId="17392251" w14:textId="77777777" w:rsidR="00AD19E5" w:rsidRPr="003222EE" w:rsidRDefault="00AD19E5" w:rsidP="00AD19E5">
            <w:pPr>
              <w:pStyle w:val="TableParagraph"/>
              <w:spacing w:before="8" w:line="280" w:lineRule="atLeast"/>
              <w:ind w:left="144" w:right="402"/>
              <w:rPr>
                <w:sz w:val="14"/>
                <w:szCs w:val="14"/>
              </w:rPr>
            </w:pPr>
            <w:r w:rsidRPr="0055153F">
              <w:rPr>
                <w:sz w:val="14"/>
                <w:szCs w:val="14"/>
              </w:rPr>
              <w:t xml:space="preserve">Cov Kawm Lus Askiv Cov </w:t>
            </w:r>
            <w:ins w:id="5048" w:author="year" w:date="2021-07-02T23:22:00Z">
              <w:r>
                <w:rPr>
                  <w:sz w:val="14"/>
                  <w:szCs w:val="14"/>
                </w:rPr>
                <w:t xml:space="preserve">me nyuam tu </w:t>
              </w:r>
            </w:ins>
            <w:del w:id="5049" w:author="year" w:date="2021-07-02T23:22:00Z">
              <w:r w:rsidRPr="0055153F" w:rsidDel="00DC26FA">
                <w:rPr>
                  <w:sz w:val="14"/>
                  <w:szCs w:val="14"/>
                </w:rPr>
                <w:delText>Hlua Uas Coj Los Tu</w:delText>
              </w:r>
            </w:del>
            <w:r w:rsidRPr="0055153F">
              <w:rPr>
                <w:sz w:val="14"/>
                <w:szCs w:val="14"/>
              </w:rPr>
              <w:t xml:space="preserve"> Cov Tau Nyiaj </w:t>
            </w:r>
            <w:ins w:id="5050" w:author="year" w:date="2021-07-02T22:59:00Z">
              <w:r>
                <w:rPr>
                  <w:sz w:val="14"/>
                  <w:szCs w:val="14"/>
                </w:rPr>
                <w:t>q</w:t>
              </w:r>
            </w:ins>
            <w:ins w:id="5051" w:author="year" w:date="2021-07-02T23:38:00Z">
              <w:r>
                <w:rPr>
                  <w:sz w:val="14"/>
                  <w:szCs w:val="14"/>
                </w:rPr>
                <w:t>is</w:t>
              </w:r>
            </w:ins>
            <w:del w:id="5052" w:author="year" w:date="2021-07-02T22:59:00Z">
              <w:r w:rsidRPr="0055153F" w:rsidDel="004536AB">
                <w:rPr>
                  <w:sz w:val="14"/>
                  <w:szCs w:val="14"/>
                </w:rPr>
                <w:delText>Tsawg</w:delText>
              </w:r>
            </w:del>
          </w:p>
        </w:tc>
        <w:tc>
          <w:tcPr>
            <w:tcW w:w="2060" w:type="dxa"/>
            <w:tcBorders>
              <w:bottom w:val="nil"/>
            </w:tcBorders>
            <w:shd w:val="clear" w:color="auto" w:fill="BDD7EE"/>
          </w:tcPr>
          <w:p w14:paraId="05E64C67" w14:textId="77777777" w:rsidR="00AD19E5" w:rsidRPr="003222EE" w:rsidRDefault="00AD19E5" w:rsidP="00AD19E5">
            <w:pPr>
              <w:pStyle w:val="TableParagraph"/>
              <w:spacing w:before="58"/>
              <w:ind w:left="143"/>
              <w:rPr>
                <w:sz w:val="14"/>
                <w:szCs w:val="14"/>
              </w:rPr>
            </w:pPr>
            <w:r w:rsidRPr="003222EE">
              <w:rPr>
                <w:sz w:val="14"/>
                <w:szCs w:val="14"/>
              </w:rPr>
              <w:t>Txhua Lub Tsev Kawm</w:t>
            </w:r>
          </w:p>
        </w:tc>
        <w:tc>
          <w:tcPr>
            <w:tcW w:w="1790" w:type="dxa"/>
            <w:tcBorders>
              <w:bottom w:val="nil"/>
            </w:tcBorders>
            <w:shd w:val="clear" w:color="auto" w:fill="BDD7EE"/>
          </w:tcPr>
          <w:p w14:paraId="6F0DD020" w14:textId="77777777" w:rsidR="00AD19E5" w:rsidRPr="003222EE" w:rsidRDefault="00AD19E5" w:rsidP="00AD19E5">
            <w:pPr>
              <w:pStyle w:val="TableParagraph"/>
              <w:spacing w:before="58"/>
              <w:ind w:right="383"/>
              <w:jc w:val="right"/>
              <w:rPr>
                <w:sz w:val="14"/>
                <w:szCs w:val="14"/>
              </w:rPr>
            </w:pPr>
            <w:r w:rsidRPr="003222EE">
              <w:rPr>
                <w:sz w:val="14"/>
                <w:szCs w:val="14"/>
              </w:rPr>
              <w:t>$ 1,160,656.00</w:t>
            </w:r>
          </w:p>
        </w:tc>
        <w:tc>
          <w:tcPr>
            <w:tcW w:w="2017" w:type="dxa"/>
            <w:tcBorders>
              <w:bottom w:val="nil"/>
              <w:right w:val="nil"/>
            </w:tcBorders>
            <w:shd w:val="clear" w:color="auto" w:fill="BDD7EE"/>
          </w:tcPr>
          <w:p w14:paraId="7FF64B1D" w14:textId="77777777" w:rsidR="00AD19E5" w:rsidRPr="003222EE" w:rsidRDefault="00AD19E5" w:rsidP="00AD19E5">
            <w:pPr>
              <w:pStyle w:val="TableParagraph"/>
              <w:spacing w:before="58"/>
              <w:ind w:left="385"/>
              <w:rPr>
                <w:sz w:val="14"/>
                <w:szCs w:val="14"/>
              </w:rPr>
            </w:pPr>
            <w:r w:rsidRPr="003222EE">
              <w:rPr>
                <w:sz w:val="14"/>
                <w:szCs w:val="14"/>
              </w:rPr>
              <w:t>$ 1,160,656.00</w:t>
            </w:r>
          </w:p>
        </w:tc>
      </w:tr>
      <w:tr w:rsidR="00AD19E5" w14:paraId="39A7DE6C" w14:textId="77777777" w:rsidTr="00AD19E5">
        <w:trPr>
          <w:trHeight w:val="907"/>
          <w:tblCellSpacing w:w="5" w:type="dxa"/>
        </w:trPr>
        <w:tc>
          <w:tcPr>
            <w:tcW w:w="1173" w:type="dxa"/>
            <w:tcBorders>
              <w:top w:val="nil"/>
              <w:left w:val="nil"/>
              <w:bottom w:val="nil"/>
            </w:tcBorders>
            <w:shd w:val="clear" w:color="auto" w:fill="DDEBF6"/>
          </w:tcPr>
          <w:p w14:paraId="47E3ECC9" w14:textId="77777777" w:rsidR="00AD19E5" w:rsidRPr="003222EE" w:rsidRDefault="00AD19E5" w:rsidP="00AD19E5">
            <w:pPr>
              <w:pStyle w:val="TableParagraph"/>
              <w:spacing w:before="55"/>
              <w:jc w:val="center"/>
              <w:rPr>
                <w:b/>
                <w:sz w:val="14"/>
                <w:szCs w:val="14"/>
              </w:rPr>
            </w:pPr>
            <w:r w:rsidRPr="003222EE">
              <w:rPr>
                <w:b/>
                <w:sz w:val="14"/>
                <w:szCs w:val="14"/>
              </w:rPr>
              <w:t>3</w:t>
            </w:r>
          </w:p>
        </w:tc>
        <w:tc>
          <w:tcPr>
            <w:tcW w:w="980" w:type="dxa"/>
            <w:tcBorders>
              <w:top w:val="nil"/>
              <w:bottom w:val="nil"/>
            </w:tcBorders>
            <w:shd w:val="clear" w:color="auto" w:fill="DDEBF6"/>
          </w:tcPr>
          <w:p w14:paraId="0DFFA966" w14:textId="77777777" w:rsidR="00AD19E5" w:rsidRPr="003222EE" w:rsidRDefault="00AD19E5" w:rsidP="00AD19E5">
            <w:pPr>
              <w:pStyle w:val="TableParagraph"/>
              <w:spacing w:before="55"/>
              <w:ind w:left="320" w:right="320"/>
              <w:jc w:val="center"/>
              <w:rPr>
                <w:b/>
                <w:sz w:val="14"/>
                <w:szCs w:val="14"/>
              </w:rPr>
            </w:pPr>
            <w:r w:rsidRPr="003222EE">
              <w:rPr>
                <w:b/>
                <w:sz w:val="14"/>
                <w:szCs w:val="14"/>
              </w:rPr>
              <w:t>10</w:t>
            </w:r>
          </w:p>
        </w:tc>
        <w:tc>
          <w:tcPr>
            <w:tcW w:w="2780" w:type="dxa"/>
            <w:tcBorders>
              <w:top w:val="nil"/>
              <w:bottom w:val="nil"/>
            </w:tcBorders>
            <w:shd w:val="clear" w:color="auto" w:fill="DDEBF6"/>
          </w:tcPr>
          <w:p w14:paraId="24126162" w14:textId="77777777" w:rsidR="00AD19E5" w:rsidRPr="003222EE" w:rsidRDefault="00AD19E5" w:rsidP="00AD19E5">
            <w:pPr>
              <w:pStyle w:val="TableParagraph"/>
              <w:spacing w:before="55"/>
              <w:ind w:left="53" w:right="330"/>
              <w:rPr>
                <w:sz w:val="14"/>
                <w:szCs w:val="14"/>
              </w:rPr>
            </w:pPr>
            <w:r w:rsidRPr="003222EE">
              <w:rPr>
                <w:sz w:val="14"/>
                <w:szCs w:val="14"/>
              </w:rPr>
              <w:t>Tub Ntxhais Kawm Cov Hauj</w:t>
            </w:r>
            <w:r>
              <w:rPr>
                <w:sz w:val="14"/>
                <w:szCs w:val="14"/>
              </w:rPr>
              <w:t xml:space="preserve"> </w:t>
            </w:r>
            <w:r w:rsidRPr="003222EE">
              <w:rPr>
                <w:sz w:val="14"/>
                <w:szCs w:val="14"/>
              </w:rPr>
              <w:t>lwm - Ntxiv</w:t>
            </w:r>
          </w:p>
        </w:tc>
        <w:tc>
          <w:tcPr>
            <w:tcW w:w="1340" w:type="dxa"/>
            <w:tcBorders>
              <w:top w:val="nil"/>
              <w:bottom w:val="nil"/>
            </w:tcBorders>
            <w:shd w:val="clear" w:color="auto" w:fill="DDEBF6"/>
          </w:tcPr>
          <w:p w14:paraId="702EB056" w14:textId="77777777" w:rsidR="00AD19E5" w:rsidRPr="003222EE" w:rsidRDefault="00AD19E5" w:rsidP="00AD19E5">
            <w:pPr>
              <w:pStyle w:val="TableParagraph"/>
              <w:spacing w:before="55"/>
              <w:ind w:left="157"/>
              <w:rPr>
                <w:sz w:val="14"/>
                <w:szCs w:val="14"/>
              </w:rPr>
            </w:pPr>
            <w:r w:rsidRPr="0055153F">
              <w:rPr>
                <w:sz w:val="14"/>
                <w:szCs w:val="14"/>
              </w:rPr>
              <w:t>Txhuas Nrho-LEA</w:t>
            </w:r>
          </w:p>
        </w:tc>
        <w:tc>
          <w:tcPr>
            <w:tcW w:w="2960" w:type="dxa"/>
            <w:tcBorders>
              <w:top w:val="nil"/>
              <w:bottom w:val="nil"/>
            </w:tcBorders>
            <w:shd w:val="clear" w:color="auto" w:fill="DDEBF6"/>
          </w:tcPr>
          <w:p w14:paraId="4A2FB4E0" w14:textId="77777777" w:rsidR="00AD19E5" w:rsidRPr="003222EE" w:rsidRDefault="00AD19E5" w:rsidP="00AD19E5">
            <w:pPr>
              <w:pStyle w:val="TableParagraph"/>
              <w:spacing w:before="12" w:line="288" w:lineRule="exact"/>
              <w:ind w:left="144" w:right="402"/>
              <w:rPr>
                <w:sz w:val="14"/>
                <w:szCs w:val="14"/>
              </w:rPr>
            </w:pPr>
            <w:r w:rsidRPr="0055153F">
              <w:rPr>
                <w:sz w:val="14"/>
                <w:szCs w:val="14"/>
              </w:rPr>
              <w:t xml:space="preserve">Cov Kawm Lus Askiv Cov </w:t>
            </w:r>
            <w:ins w:id="5053" w:author="year" w:date="2021-07-02T23:22:00Z">
              <w:r>
                <w:rPr>
                  <w:sz w:val="14"/>
                  <w:szCs w:val="14"/>
                </w:rPr>
                <w:t xml:space="preserve">me nyuam tu </w:t>
              </w:r>
            </w:ins>
            <w:del w:id="5054" w:author="year" w:date="2021-07-02T23:22:00Z">
              <w:r w:rsidRPr="0055153F" w:rsidDel="00DC26FA">
                <w:rPr>
                  <w:sz w:val="14"/>
                  <w:szCs w:val="14"/>
                </w:rPr>
                <w:delText>Hlua Uas Coj Los Tu</w:delText>
              </w:r>
            </w:del>
            <w:r w:rsidRPr="0055153F">
              <w:rPr>
                <w:sz w:val="14"/>
                <w:szCs w:val="14"/>
              </w:rPr>
              <w:t xml:space="preserve"> Cov Tau Nyiaj </w:t>
            </w:r>
            <w:ins w:id="5055" w:author="year" w:date="2021-07-02T23:09:00Z">
              <w:r>
                <w:rPr>
                  <w:sz w:val="14"/>
                  <w:szCs w:val="14"/>
                </w:rPr>
                <w:t>q</w:t>
              </w:r>
            </w:ins>
            <w:ins w:id="5056" w:author="year" w:date="2021-07-02T23:38:00Z">
              <w:r>
                <w:rPr>
                  <w:sz w:val="14"/>
                  <w:szCs w:val="14"/>
                </w:rPr>
                <w:t>is</w:t>
              </w:r>
            </w:ins>
            <w:del w:id="5057" w:author="year" w:date="2021-07-02T23:09:00Z">
              <w:r w:rsidRPr="0055153F" w:rsidDel="00FC7CE4">
                <w:rPr>
                  <w:sz w:val="14"/>
                  <w:szCs w:val="14"/>
                </w:rPr>
                <w:delText>Tsawg</w:delText>
              </w:r>
            </w:del>
          </w:p>
        </w:tc>
        <w:tc>
          <w:tcPr>
            <w:tcW w:w="2060" w:type="dxa"/>
            <w:tcBorders>
              <w:top w:val="nil"/>
              <w:bottom w:val="nil"/>
            </w:tcBorders>
            <w:shd w:val="clear" w:color="auto" w:fill="DDEBF6"/>
          </w:tcPr>
          <w:p w14:paraId="233AC2EE" w14:textId="77777777" w:rsidR="00AD19E5" w:rsidRPr="003222EE" w:rsidRDefault="00AD19E5" w:rsidP="00AD19E5">
            <w:pPr>
              <w:pStyle w:val="TableParagraph"/>
              <w:spacing w:before="55"/>
              <w:ind w:left="143"/>
              <w:rPr>
                <w:sz w:val="14"/>
                <w:szCs w:val="14"/>
              </w:rPr>
            </w:pPr>
            <w:r w:rsidRPr="003222EE">
              <w:rPr>
                <w:sz w:val="14"/>
                <w:szCs w:val="14"/>
              </w:rPr>
              <w:t>Txhua Lub Tsev Kawm</w:t>
            </w:r>
          </w:p>
        </w:tc>
        <w:tc>
          <w:tcPr>
            <w:tcW w:w="1790" w:type="dxa"/>
            <w:tcBorders>
              <w:top w:val="nil"/>
              <w:bottom w:val="nil"/>
            </w:tcBorders>
            <w:shd w:val="clear" w:color="auto" w:fill="DDEBF6"/>
          </w:tcPr>
          <w:p w14:paraId="2054D7DD" w14:textId="77777777" w:rsidR="00AD19E5" w:rsidRPr="003222EE" w:rsidRDefault="00AD19E5" w:rsidP="00AD19E5">
            <w:pPr>
              <w:pStyle w:val="TableParagraph"/>
              <w:spacing w:before="55"/>
              <w:ind w:right="383"/>
              <w:jc w:val="right"/>
              <w:rPr>
                <w:sz w:val="14"/>
                <w:szCs w:val="14"/>
              </w:rPr>
            </w:pPr>
            <w:r w:rsidRPr="003222EE">
              <w:rPr>
                <w:sz w:val="14"/>
                <w:szCs w:val="14"/>
              </w:rPr>
              <w:t>$ 2,546,208.00</w:t>
            </w:r>
          </w:p>
        </w:tc>
        <w:tc>
          <w:tcPr>
            <w:tcW w:w="2017" w:type="dxa"/>
            <w:tcBorders>
              <w:top w:val="nil"/>
              <w:bottom w:val="nil"/>
              <w:right w:val="nil"/>
            </w:tcBorders>
            <w:shd w:val="clear" w:color="auto" w:fill="DDEBF6"/>
          </w:tcPr>
          <w:p w14:paraId="71EA03FC" w14:textId="77777777" w:rsidR="00AD19E5" w:rsidRPr="003222EE" w:rsidRDefault="00AD19E5" w:rsidP="00AD19E5">
            <w:pPr>
              <w:pStyle w:val="TableParagraph"/>
              <w:spacing w:before="55"/>
              <w:ind w:left="385"/>
              <w:rPr>
                <w:sz w:val="14"/>
                <w:szCs w:val="14"/>
              </w:rPr>
            </w:pPr>
            <w:r w:rsidRPr="003222EE">
              <w:rPr>
                <w:sz w:val="14"/>
                <w:szCs w:val="14"/>
              </w:rPr>
              <w:t>$ 2,546,208.00</w:t>
            </w:r>
          </w:p>
        </w:tc>
      </w:tr>
      <w:tr w:rsidR="00AD19E5" w14:paraId="0871C82F" w14:textId="77777777" w:rsidTr="00AD19E5">
        <w:trPr>
          <w:trHeight w:val="909"/>
          <w:tblCellSpacing w:w="5" w:type="dxa"/>
        </w:trPr>
        <w:tc>
          <w:tcPr>
            <w:tcW w:w="1173" w:type="dxa"/>
            <w:tcBorders>
              <w:top w:val="nil"/>
              <w:left w:val="nil"/>
              <w:bottom w:val="nil"/>
            </w:tcBorders>
            <w:shd w:val="clear" w:color="auto" w:fill="BDD7EE"/>
          </w:tcPr>
          <w:p w14:paraId="780CA315" w14:textId="77777777" w:rsidR="00AD19E5" w:rsidRPr="003222EE" w:rsidRDefault="00AD19E5" w:rsidP="00AD19E5">
            <w:pPr>
              <w:pStyle w:val="TableParagraph"/>
              <w:spacing w:before="55"/>
              <w:jc w:val="center"/>
              <w:rPr>
                <w:b/>
                <w:sz w:val="14"/>
                <w:szCs w:val="14"/>
              </w:rPr>
            </w:pPr>
            <w:r w:rsidRPr="003222EE">
              <w:rPr>
                <w:b/>
                <w:sz w:val="14"/>
                <w:szCs w:val="14"/>
              </w:rPr>
              <w:t>3</w:t>
            </w:r>
          </w:p>
        </w:tc>
        <w:tc>
          <w:tcPr>
            <w:tcW w:w="980" w:type="dxa"/>
            <w:tcBorders>
              <w:top w:val="nil"/>
              <w:bottom w:val="nil"/>
            </w:tcBorders>
            <w:shd w:val="clear" w:color="auto" w:fill="BDD7EE"/>
          </w:tcPr>
          <w:p w14:paraId="17D95245" w14:textId="77777777" w:rsidR="00AD19E5" w:rsidRPr="003222EE" w:rsidRDefault="00AD19E5" w:rsidP="00AD19E5">
            <w:pPr>
              <w:pStyle w:val="TableParagraph"/>
              <w:spacing w:before="55"/>
              <w:ind w:left="320" w:right="320"/>
              <w:jc w:val="center"/>
              <w:rPr>
                <w:b/>
                <w:sz w:val="14"/>
                <w:szCs w:val="14"/>
              </w:rPr>
            </w:pPr>
            <w:r w:rsidRPr="003222EE">
              <w:rPr>
                <w:b/>
                <w:sz w:val="14"/>
                <w:szCs w:val="14"/>
              </w:rPr>
              <w:t>11</w:t>
            </w:r>
          </w:p>
        </w:tc>
        <w:tc>
          <w:tcPr>
            <w:tcW w:w="2780" w:type="dxa"/>
            <w:tcBorders>
              <w:top w:val="nil"/>
              <w:bottom w:val="nil"/>
            </w:tcBorders>
            <w:shd w:val="clear" w:color="auto" w:fill="BDD7EE"/>
          </w:tcPr>
          <w:p w14:paraId="0735DB70" w14:textId="77777777" w:rsidR="00AD19E5" w:rsidRPr="003222EE" w:rsidRDefault="00AD19E5" w:rsidP="00AD19E5">
            <w:pPr>
              <w:pStyle w:val="TableParagraph"/>
              <w:spacing w:before="55"/>
              <w:ind w:left="53" w:right="86"/>
              <w:rPr>
                <w:sz w:val="14"/>
                <w:szCs w:val="14"/>
              </w:rPr>
            </w:pPr>
            <w:r w:rsidRPr="003222EE">
              <w:rPr>
                <w:sz w:val="14"/>
                <w:szCs w:val="14"/>
              </w:rPr>
              <w:t>Cov Kws Pab Tswv Yim</w:t>
            </w:r>
            <w:ins w:id="5058" w:author="year" w:date="2021-07-02T23:17:00Z">
              <w:r>
                <w:rPr>
                  <w:sz w:val="14"/>
                  <w:szCs w:val="14"/>
                </w:rPr>
                <w:t xml:space="preserve"> ntawm chaw loj</w:t>
              </w:r>
            </w:ins>
            <w:del w:id="5059" w:author="year" w:date="2021-07-02T23:16:00Z">
              <w:r w:rsidRPr="003222EE" w:rsidDel="00FC7CE4">
                <w:rPr>
                  <w:sz w:val="14"/>
                  <w:szCs w:val="14"/>
                </w:rPr>
                <w:delText xml:space="preserve"> Hauv </w:delText>
              </w:r>
            </w:del>
            <w:ins w:id="5060" w:author="year" w:date="2021-07-02T23:14:00Z">
              <w:r>
                <w:rPr>
                  <w:sz w:val="14"/>
                  <w:szCs w:val="14"/>
                </w:rPr>
                <w:t xml:space="preserve"> rau kev </w:t>
              </w:r>
            </w:ins>
            <w:ins w:id="5061" w:author="year" w:date="2021-07-02T23:30:00Z">
              <w:r>
                <w:rPr>
                  <w:sz w:val="14"/>
                  <w:szCs w:val="14"/>
                </w:rPr>
                <w:t>loj hlob kev xav ntawm</w:t>
              </w:r>
            </w:ins>
            <w:ins w:id="5062" w:author="year" w:date="2021-07-02T23:14:00Z">
              <w:r>
                <w:rPr>
                  <w:sz w:val="14"/>
                  <w:szCs w:val="14"/>
                </w:rPr>
                <w:t xml:space="preserve"> me nyuam</w:t>
              </w:r>
            </w:ins>
            <w:ins w:id="5063" w:author="year" w:date="2021-07-02T23:15:00Z">
              <w:r>
                <w:rPr>
                  <w:sz w:val="14"/>
                  <w:szCs w:val="14"/>
                </w:rPr>
                <w:t xml:space="preserve"> </w:t>
              </w:r>
            </w:ins>
            <w:del w:id="5064" w:author="year" w:date="2021-07-02T23:15:00Z">
              <w:r w:rsidRPr="003222EE" w:rsidDel="00FC7CE4">
                <w:rPr>
                  <w:sz w:val="14"/>
                  <w:szCs w:val="14"/>
                </w:rPr>
                <w:delText>Ib Cheeb Tsam rau lub siab ntsws</w:delText>
              </w:r>
            </w:del>
          </w:p>
        </w:tc>
        <w:tc>
          <w:tcPr>
            <w:tcW w:w="1340" w:type="dxa"/>
            <w:tcBorders>
              <w:top w:val="nil"/>
              <w:bottom w:val="nil"/>
            </w:tcBorders>
            <w:shd w:val="clear" w:color="auto" w:fill="BDD7EE"/>
          </w:tcPr>
          <w:p w14:paraId="38301E45" w14:textId="77777777" w:rsidR="00AD19E5" w:rsidRPr="003222EE" w:rsidRDefault="00AD19E5" w:rsidP="00AD19E5">
            <w:pPr>
              <w:pStyle w:val="TableParagraph"/>
              <w:spacing w:before="55"/>
              <w:ind w:left="157"/>
              <w:rPr>
                <w:sz w:val="14"/>
                <w:szCs w:val="14"/>
              </w:rPr>
            </w:pPr>
            <w:r w:rsidRPr="0055153F">
              <w:rPr>
                <w:sz w:val="14"/>
                <w:szCs w:val="14"/>
              </w:rPr>
              <w:t>Txhuas Nrho-LEA</w:t>
            </w:r>
          </w:p>
        </w:tc>
        <w:tc>
          <w:tcPr>
            <w:tcW w:w="2960" w:type="dxa"/>
            <w:tcBorders>
              <w:top w:val="nil"/>
              <w:bottom w:val="nil"/>
            </w:tcBorders>
            <w:shd w:val="clear" w:color="auto" w:fill="BDD7EE"/>
          </w:tcPr>
          <w:p w14:paraId="29061AF4" w14:textId="77777777" w:rsidR="00AD19E5" w:rsidRPr="003222EE" w:rsidRDefault="00AD19E5" w:rsidP="00AD19E5">
            <w:pPr>
              <w:pStyle w:val="TableParagraph"/>
              <w:spacing w:before="12" w:line="288" w:lineRule="exact"/>
              <w:ind w:left="144" w:right="402"/>
              <w:rPr>
                <w:sz w:val="14"/>
                <w:szCs w:val="14"/>
              </w:rPr>
            </w:pPr>
            <w:r w:rsidRPr="0055153F">
              <w:rPr>
                <w:sz w:val="14"/>
                <w:szCs w:val="14"/>
              </w:rPr>
              <w:t xml:space="preserve">Cov Kawm Lus Askiv Cov </w:t>
            </w:r>
            <w:ins w:id="5065" w:author="year" w:date="2021-07-02T23:23:00Z">
              <w:r>
                <w:rPr>
                  <w:sz w:val="14"/>
                  <w:szCs w:val="14"/>
                </w:rPr>
                <w:t xml:space="preserve">me nyuam tu </w:t>
              </w:r>
            </w:ins>
            <w:del w:id="5066" w:author="year" w:date="2021-07-02T23:23:00Z">
              <w:r w:rsidRPr="0055153F" w:rsidDel="00DC26FA">
                <w:rPr>
                  <w:sz w:val="14"/>
                  <w:szCs w:val="14"/>
                </w:rPr>
                <w:delText>Hl</w:delText>
              </w:r>
            </w:del>
            <w:del w:id="5067" w:author="year" w:date="2021-07-02T23:22:00Z">
              <w:r w:rsidRPr="0055153F" w:rsidDel="00DC26FA">
                <w:rPr>
                  <w:sz w:val="14"/>
                  <w:szCs w:val="14"/>
                </w:rPr>
                <w:delText>ua Uas Coj Los Tu</w:delText>
              </w:r>
            </w:del>
            <w:r w:rsidRPr="0055153F">
              <w:rPr>
                <w:sz w:val="14"/>
                <w:szCs w:val="14"/>
              </w:rPr>
              <w:t xml:space="preserve"> Cov Tau Nyiaj </w:t>
            </w:r>
            <w:ins w:id="5068" w:author="year" w:date="2021-07-02T23:17:00Z">
              <w:r>
                <w:rPr>
                  <w:sz w:val="14"/>
                  <w:szCs w:val="14"/>
                </w:rPr>
                <w:t>q</w:t>
              </w:r>
            </w:ins>
            <w:ins w:id="5069" w:author="year" w:date="2021-07-02T23:38:00Z">
              <w:r>
                <w:rPr>
                  <w:sz w:val="14"/>
                  <w:szCs w:val="14"/>
                </w:rPr>
                <w:t>is</w:t>
              </w:r>
            </w:ins>
            <w:del w:id="5070" w:author="year" w:date="2021-07-02T23:17:00Z">
              <w:r w:rsidRPr="0055153F" w:rsidDel="00DC26FA">
                <w:rPr>
                  <w:sz w:val="14"/>
                  <w:szCs w:val="14"/>
                </w:rPr>
                <w:delText>Tsawg</w:delText>
              </w:r>
            </w:del>
          </w:p>
        </w:tc>
        <w:tc>
          <w:tcPr>
            <w:tcW w:w="2060" w:type="dxa"/>
            <w:tcBorders>
              <w:top w:val="nil"/>
              <w:bottom w:val="nil"/>
            </w:tcBorders>
            <w:shd w:val="clear" w:color="auto" w:fill="BDD7EE"/>
          </w:tcPr>
          <w:p w14:paraId="6A44CCF8" w14:textId="77777777" w:rsidR="00AD19E5" w:rsidRPr="003222EE" w:rsidRDefault="00AD19E5" w:rsidP="00AD19E5">
            <w:pPr>
              <w:pStyle w:val="TableParagraph"/>
              <w:spacing w:before="55"/>
              <w:ind w:left="143"/>
              <w:rPr>
                <w:sz w:val="14"/>
                <w:szCs w:val="14"/>
              </w:rPr>
            </w:pPr>
            <w:r w:rsidRPr="003222EE">
              <w:rPr>
                <w:sz w:val="14"/>
                <w:szCs w:val="14"/>
              </w:rPr>
              <w:t>Txhua Lub Tsev Kawm</w:t>
            </w:r>
          </w:p>
        </w:tc>
        <w:tc>
          <w:tcPr>
            <w:tcW w:w="1790" w:type="dxa"/>
            <w:tcBorders>
              <w:top w:val="nil"/>
              <w:bottom w:val="nil"/>
            </w:tcBorders>
            <w:shd w:val="clear" w:color="auto" w:fill="BDD7EE"/>
          </w:tcPr>
          <w:p w14:paraId="6C782720" w14:textId="77777777" w:rsidR="00AD19E5" w:rsidRPr="003222EE" w:rsidRDefault="00AD19E5" w:rsidP="00AD19E5">
            <w:pPr>
              <w:pStyle w:val="TableParagraph"/>
              <w:rPr>
                <w:rFonts w:ascii="Times New Roman"/>
                <w:sz w:val="14"/>
                <w:szCs w:val="14"/>
              </w:rPr>
            </w:pPr>
          </w:p>
        </w:tc>
        <w:tc>
          <w:tcPr>
            <w:tcW w:w="2017" w:type="dxa"/>
            <w:tcBorders>
              <w:top w:val="nil"/>
              <w:bottom w:val="nil"/>
              <w:right w:val="nil"/>
            </w:tcBorders>
            <w:shd w:val="clear" w:color="auto" w:fill="BDD7EE"/>
          </w:tcPr>
          <w:p w14:paraId="5881D914" w14:textId="77777777" w:rsidR="00AD19E5" w:rsidRPr="003222EE" w:rsidRDefault="00AD19E5" w:rsidP="00AD19E5">
            <w:pPr>
              <w:pStyle w:val="TableParagraph"/>
              <w:spacing w:before="55"/>
              <w:ind w:left="468"/>
              <w:rPr>
                <w:sz w:val="14"/>
                <w:szCs w:val="14"/>
              </w:rPr>
            </w:pPr>
            <w:r w:rsidRPr="003222EE">
              <w:rPr>
                <w:sz w:val="14"/>
                <w:szCs w:val="14"/>
              </w:rPr>
              <w:t>$ 413,816.00</w:t>
            </w:r>
          </w:p>
        </w:tc>
      </w:tr>
    </w:tbl>
    <w:p w14:paraId="1019667A" w14:textId="77777777" w:rsidR="00AD19E5" w:rsidRDefault="00AD19E5" w:rsidP="00AD19E5">
      <w:pPr>
        <w:rPr>
          <w:sz w:val="20"/>
        </w:rPr>
        <w:sectPr w:rsidR="00AD19E5">
          <w:footerReference w:type="default" r:id="rId57"/>
          <w:pgSz w:w="15840" w:h="12240" w:orient="landscape"/>
          <w:pgMar w:top="640" w:right="120" w:bottom="480" w:left="120" w:header="0" w:footer="284" w:gutter="0"/>
          <w:cols w:space="720"/>
        </w:sectPr>
      </w:pPr>
    </w:p>
    <w:tbl>
      <w:tblPr>
        <w:tblW w:w="0" w:type="auto"/>
        <w:tblInd w:w="25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1E0" w:firstRow="1" w:lastRow="1" w:firstColumn="1" w:lastColumn="1" w:noHBand="0" w:noVBand="0"/>
      </w:tblPr>
      <w:tblGrid>
        <w:gridCol w:w="1183"/>
        <w:gridCol w:w="990"/>
        <w:gridCol w:w="2700"/>
        <w:gridCol w:w="1440"/>
        <w:gridCol w:w="2790"/>
        <w:gridCol w:w="2250"/>
        <w:gridCol w:w="1800"/>
        <w:gridCol w:w="1947"/>
      </w:tblGrid>
      <w:tr w:rsidR="00AD19E5" w14:paraId="325C530D" w14:textId="77777777" w:rsidTr="00AD19E5">
        <w:trPr>
          <w:trHeight w:val="517"/>
        </w:trPr>
        <w:tc>
          <w:tcPr>
            <w:tcW w:w="1183" w:type="dxa"/>
            <w:tcBorders>
              <w:top w:val="nil"/>
              <w:left w:val="nil"/>
            </w:tcBorders>
            <w:shd w:val="clear" w:color="auto" w:fill="1F4E79"/>
          </w:tcPr>
          <w:p w14:paraId="397D2106" w14:textId="77777777" w:rsidR="00AD19E5" w:rsidRDefault="00AD19E5" w:rsidP="00AD19E5">
            <w:pPr>
              <w:pStyle w:val="TableParagraph"/>
              <w:spacing w:before="173"/>
              <w:ind w:left="392" w:right="392"/>
              <w:jc w:val="center"/>
              <w:rPr>
                <w:b/>
                <w:sz w:val="20"/>
              </w:rPr>
            </w:pPr>
            <w:r w:rsidRPr="0055153F">
              <w:rPr>
                <w:b/>
                <w:color w:val="FFFFFF"/>
                <w:sz w:val="14"/>
                <w:szCs w:val="14"/>
              </w:rPr>
              <w:lastRenderedPageBreak/>
              <w:t>Lub Hom Phiaj</w:t>
            </w:r>
          </w:p>
        </w:tc>
        <w:tc>
          <w:tcPr>
            <w:tcW w:w="990" w:type="dxa"/>
            <w:tcBorders>
              <w:top w:val="nil"/>
            </w:tcBorders>
            <w:shd w:val="clear" w:color="auto" w:fill="1F4E79"/>
          </w:tcPr>
          <w:p w14:paraId="1068C0B2" w14:textId="77777777" w:rsidR="00AD19E5" w:rsidRDefault="00AD19E5" w:rsidP="00AD19E5">
            <w:pPr>
              <w:pStyle w:val="TableParagraph"/>
              <w:spacing w:before="173"/>
              <w:ind w:left="315" w:right="315"/>
              <w:jc w:val="center"/>
              <w:rPr>
                <w:b/>
                <w:sz w:val="20"/>
              </w:rPr>
            </w:pPr>
            <w:r w:rsidRPr="0055153F">
              <w:rPr>
                <w:b/>
                <w:color w:val="FFFFFF"/>
                <w:sz w:val="14"/>
                <w:szCs w:val="14"/>
              </w:rPr>
              <w:t>Kev Ua #</w:t>
            </w:r>
          </w:p>
        </w:tc>
        <w:tc>
          <w:tcPr>
            <w:tcW w:w="2700" w:type="dxa"/>
            <w:tcBorders>
              <w:top w:val="nil"/>
            </w:tcBorders>
            <w:shd w:val="clear" w:color="auto" w:fill="1F4E79"/>
          </w:tcPr>
          <w:p w14:paraId="1DB51427" w14:textId="77777777" w:rsidR="00AD19E5" w:rsidRDefault="00AD19E5" w:rsidP="00AD19E5">
            <w:pPr>
              <w:pStyle w:val="TableParagraph"/>
              <w:spacing w:before="173"/>
              <w:ind w:left="480"/>
              <w:rPr>
                <w:b/>
                <w:sz w:val="20"/>
              </w:rPr>
            </w:pPr>
            <w:r w:rsidRPr="0055153F">
              <w:rPr>
                <w:b/>
                <w:color w:val="FFFFFF"/>
                <w:sz w:val="14"/>
                <w:szCs w:val="14"/>
              </w:rPr>
              <w:t>Nqe Kev Ua Ntsiab lus</w:t>
            </w:r>
          </w:p>
        </w:tc>
        <w:tc>
          <w:tcPr>
            <w:tcW w:w="1440" w:type="dxa"/>
            <w:tcBorders>
              <w:top w:val="nil"/>
            </w:tcBorders>
            <w:shd w:val="clear" w:color="auto" w:fill="1F4E79"/>
          </w:tcPr>
          <w:p w14:paraId="46D2EB71" w14:textId="77777777" w:rsidR="00AD19E5" w:rsidRDefault="00AD19E5" w:rsidP="00AD19E5">
            <w:pPr>
              <w:pStyle w:val="TableParagraph"/>
              <w:spacing w:before="58"/>
              <w:ind w:left="309" w:right="309"/>
              <w:jc w:val="center"/>
              <w:rPr>
                <w:b/>
                <w:sz w:val="20"/>
              </w:rPr>
            </w:pPr>
            <w:r w:rsidRPr="0055153F">
              <w:rPr>
                <w:b/>
                <w:color w:val="FFFFFF"/>
                <w:sz w:val="14"/>
                <w:szCs w:val="14"/>
              </w:rPr>
              <w:t>Tsaj Tsam</w:t>
            </w:r>
          </w:p>
        </w:tc>
        <w:tc>
          <w:tcPr>
            <w:tcW w:w="2790" w:type="dxa"/>
            <w:tcBorders>
              <w:top w:val="nil"/>
            </w:tcBorders>
            <w:shd w:val="clear" w:color="auto" w:fill="1F4E79"/>
          </w:tcPr>
          <w:p w14:paraId="249F2EA3" w14:textId="77777777" w:rsidR="00AD19E5" w:rsidRDefault="00AD19E5" w:rsidP="00AD19E5">
            <w:pPr>
              <w:pStyle w:val="TableParagraph"/>
              <w:spacing w:before="58" w:line="230" w:lineRule="atLeast"/>
              <w:ind w:left="202" w:right="183" w:firstLine="188"/>
              <w:rPr>
                <w:b/>
                <w:sz w:val="20"/>
              </w:rPr>
            </w:pPr>
            <w:r w:rsidRPr="0055153F">
              <w:rPr>
                <w:b/>
                <w:color w:val="FFFFFF"/>
                <w:sz w:val="14"/>
                <w:szCs w:val="14"/>
              </w:rPr>
              <w:t>Pab Pawg Tub Ntxhais Kawm Uas Tsis Txaus Siab</w:t>
            </w:r>
          </w:p>
        </w:tc>
        <w:tc>
          <w:tcPr>
            <w:tcW w:w="2250" w:type="dxa"/>
            <w:tcBorders>
              <w:top w:val="nil"/>
            </w:tcBorders>
            <w:shd w:val="clear" w:color="auto" w:fill="1F4E79"/>
          </w:tcPr>
          <w:p w14:paraId="09CCDBDD" w14:textId="77777777" w:rsidR="00AD19E5" w:rsidRDefault="00AD19E5" w:rsidP="00AD19E5">
            <w:pPr>
              <w:pStyle w:val="TableParagraph"/>
              <w:spacing w:before="58"/>
              <w:ind w:left="608"/>
              <w:rPr>
                <w:b/>
                <w:sz w:val="20"/>
              </w:rPr>
            </w:pPr>
            <w:r w:rsidRPr="0055153F">
              <w:rPr>
                <w:b/>
                <w:color w:val="FFFFFF"/>
                <w:sz w:val="14"/>
                <w:szCs w:val="14"/>
              </w:rPr>
              <w:t xml:space="preserve">   Qhov chaw nyob</w:t>
            </w:r>
          </w:p>
        </w:tc>
        <w:tc>
          <w:tcPr>
            <w:tcW w:w="1800" w:type="dxa"/>
            <w:tcBorders>
              <w:top w:val="nil"/>
            </w:tcBorders>
            <w:shd w:val="clear" w:color="auto" w:fill="1F4E79"/>
          </w:tcPr>
          <w:p w14:paraId="131B6D0D" w14:textId="77777777" w:rsidR="00AD19E5" w:rsidRDefault="00AD19E5" w:rsidP="00AD19E5">
            <w:pPr>
              <w:pStyle w:val="TableParagraph"/>
              <w:spacing w:before="173"/>
              <w:ind w:left="309" w:right="309"/>
              <w:jc w:val="center"/>
              <w:rPr>
                <w:b/>
                <w:sz w:val="20"/>
              </w:rPr>
            </w:pPr>
            <w:r w:rsidRPr="0055153F">
              <w:rPr>
                <w:b/>
                <w:color w:val="FFFFFF"/>
                <w:sz w:val="14"/>
                <w:szCs w:val="14"/>
              </w:rPr>
              <w:t>LCFF Pob Nyiaj</w:t>
            </w:r>
          </w:p>
        </w:tc>
        <w:tc>
          <w:tcPr>
            <w:tcW w:w="1947" w:type="dxa"/>
            <w:tcBorders>
              <w:top w:val="nil"/>
              <w:right w:val="nil"/>
            </w:tcBorders>
            <w:shd w:val="clear" w:color="auto" w:fill="1F4E79"/>
          </w:tcPr>
          <w:p w14:paraId="1E33554E" w14:textId="77777777" w:rsidR="00AD19E5" w:rsidRDefault="00AD19E5" w:rsidP="00AD19E5">
            <w:pPr>
              <w:pStyle w:val="TableParagraph"/>
              <w:spacing w:before="173"/>
              <w:ind w:left="309" w:right="309"/>
              <w:jc w:val="center"/>
              <w:rPr>
                <w:b/>
                <w:sz w:val="20"/>
              </w:rPr>
            </w:pPr>
            <w:r w:rsidRPr="0055153F">
              <w:rPr>
                <w:b/>
                <w:color w:val="FFFFFF"/>
                <w:sz w:val="14"/>
                <w:szCs w:val="14"/>
              </w:rPr>
              <w:t>Tag Nrho Pob Nyaij</w:t>
            </w:r>
          </w:p>
        </w:tc>
      </w:tr>
      <w:tr w:rsidR="00AD19E5" w14:paraId="0C193092" w14:textId="77777777" w:rsidTr="00AD19E5">
        <w:trPr>
          <w:trHeight w:val="608"/>
        </w:trPr>
        <w:tc>
          <w:tcPr>
            <w:tcW w:w="1183" w:type="dxa"/>
            <w:tcBorders>
              <w:left w:val="nil"/>
              <w:bottom w:val="nil"/>
            </w:tcBorders>
            <w:shd w:val="clear" w:color="auto" w:fill="DDEBF6"/>
          </w:tcPr>
          <w:p w14:paraId="1AEAD8AA" w14:textId="77777777" w:rsidR="00AD19E5" w:rsidRPr="004A2C82" w:rsidRDefault="00AD19E5" w:rsidP="00AD19E5">
            <w:pPr>
              <w:pStyle w:val="TableParagraph"/>
              <w:spacing w:before="58"/>
              <w:jc w:val="center"/>
              <w:rPr>
                <w:b/>
                <w:sz w:val="14"/>
                <w:szCs w:val="14"/>
              </w:rPr>
            </w:pPr>
            <w:r w:rsidRPr="004A2C82">
              <w:rPr>
                <w:b/>
                <w:sz w:val="14"/>
                <w:szCs w:val="14"/>
              </w:rPr>
              <w:t>3</w:t>
            </w:r>
          </w:p>
        </w:tc>
        <w:tc>
          <w:tcPr>
            <w:tcW w:w="990" w:type="dxa"/>
            <w:tcBorders>
              <w:bottom w:val="nil"/>
            </w:tcBorders>
            <w:shd w:val="clear" w:color="auto" w:fill="DDEBF6"/>
          </w:tcPr>
          <w:p w14:paraId="3E86BB6A" w14:textId="77777777" w:rsidR="00AD19E5" w:rsidRPr="004A2C82" w:rsidRDefault="00AD19E5" w:rsidP="00AD19E5">
            <w:pPr>
              <w:pStyle w:val="TableParagraph"/>
              <w:spacing w:before="58"/>
              <w:ind w:left="315" w:right="315"/>
              <w:jc w:val="center"/>
              <w:rPr>
                <w:b/>
                <w:sz w:val="14"/>
                <w:szCs w:val="14"/>
              </w:rPr>
            </w:pPr>
            <w:r w:rsidRPr="004A2C82">
              <w:rPr>
                <w:b/>
                <w:sz w:val="14"/>
                <w:szCs w:val="14"/>
              </w:rPr>
              <w:t>12</w:t>
            </w:r>
          </w:p>
        </w:tc>
        <w:tc>
          <w:tcPr>
            <w:tcW w:w="2700" w:type="dxa"/>
            <w:tcBorders>
              <w:bottom w:val="nil"/>
            </w:tcBorders>
            <w:shd w:val="clear" w:color="auto" w:fill="DDEBF6"/>
          </w:tcPr>
          <w:p w14:paraId="51D09A30" w14:textId="77777777" w:rsidR="00AD19E5" w:rsidRPr="004A2C82" w:rsidRDefault="00AD19E5" w:rsidP="00AD19E5">
            <w:pPr>
              <w:pStyle w:val="TableParagraph"/>
              <w:spacing w:before="58"/>
              <w:ind w:left="53" w:right="220"/>
              <w:rPr>
                <w:sz w:val="14"/>
                <w:szCs w:val="14"/>
              </w:rPr>
            </w:pPr>
            <w:r>
              <w:rPr>
                <w:sz w:val="14"/>
                <w:szCs w:val="14"/>
              </w:rPr>
              <w:t xml:space="preserve">Kev Ntsuam Xyuas </w:t>
            </w:r>
            <w:ins w:id="5071" w:author="year" w:date="2021-07-02T23:42:00Z">
              <w:r>
                <w:rPr>
                  <w:sz w:val="14"/>
                  <w:szCs w:val="14"/>
                </w:rPr>
                <w:t xml:space="preserve">kev xav ntawm nyuam yaus </w:t>
              </w:r>
            </w:ins>
            <w:del w:id="5072" w:author="year" w:date="2021-07-02T23:42:00Z">
              <w:r w:rsidDel="00CF3953">
                <w:rPr>
                  <w:sz w:val="14"/>
                  <w:szCs w:val="14"/>
                </w:rPr>
                <w:delText>Siab Ntswv</w:delText>
              </w:r>
            </w:del>
            <w:r>
              <w:rPr>
                <w:sz w:val="14"/>
                <w:szCs w:val="14"/>
              </w:rPr>
              <w:t xml:space="preserve"> Ntawm</w:t>
            </w:r>
            <w:del w:id="5073" w:author="year" w:date="2021-07-02T23:31:00Z">
              <w:r w:rsidDel="00BA09D6">
                <w:rPr>
                  <w:sz w:val="14"/>
                  <w:szCs w:val="14"/>
                </w:rPr>
                <w:delText xml:space="preserve"> </w:delText>
              </w:r>
            </w:del>
            <w:r w:rsidRPr="004A2C82">
              <w:rPr>
                <w:sz w:val="14"/>
                <w:szCs w:val="14"/>
              </w:rPr>
              <w:t xml:space="preserve">Kelvin </w:t>
            </w:r>
          </w:p>
        </w:tc>
        <w:tc>
          <w:tcPr>
            <w:tcW w:w="1440" w:type="dxa"/>
            <w:tcBorders>
              <w:bottom w:val="nil"/>
            </w:tcBorders>
            <w:shd w:val="clear" w:color="auto" w:fill="DDEBF6"/>
          </w:tcPr>
          <w:p w14:paraId="4AB8049F" w14:textId="77777777" w:rsidR="00AD19E5" w:rsidRPr="004A2C82" w:rsidRDefault="00AD19E5" w:rsidP="00AD19E5">
            <w:pPr>
              <w:pStyle w:val="TableParagraph"/>
              <w:spacing w:before="58"/>
              <w:ind w:left="157"/>
              <w:rPr>
                <w:sz w:val="14"/>
                <w:szCs w:val="14"/>
              </w:rPr>
            </w:pPr>
            <w:r w:rsidRPr="0055153F">
              <w:rPr>
                <w:sz w:val="14"/>
                <w:szCs w:val="14"/>
              </w:rPr>
              <w:t>Txhuas Nrho-LEA</w:t>
            </w:r>
          </w:p>
        </w:tc>
        <w:tc>
          <w:tcPr>
            <w:tcW w:w="2790" w:type="dxa"/>
            <w:tcBorders>
              <w:bottom w:val="nil"/>
            </w:tcBorders>
            <w:shd w:val="clear" w:color="auto" w:fill="DDEBF6"/>
          </w:tcPr>
          <w:p w14:paraId="109611CB" w14:textId="77777777" w:rsidR="00AD19E5" w:rsidRPr="004A2C82" w:rsidRDefault="00AD19E5" w:rsidP="00AD19E5">
            <w:pPr>
              <w:pStyle w:val="TableParagraph"/>
              <w:spacing w:line="290" w:lineRule="atLeast"/>
              <w:ind w:left="144" w:right="385"/>
              <w:rPr>
                <w:sz w:val="14"/>
                <w:szCs w:val="14"/>
              </w:rPr>
            </w:pPr>
            <w:r w:rsidRPr="0055153F">
              <w:rPr>
                <w:sz w:val="14"/>
                <w:szCs w:val="14"/>
              </w:rPr>
              <w:t xml:space="preserve">Cov Kawm Lus Askiv Cov </w:t>
            </w:r>
            <w:ins w:id="5074" w:author="year" w:date="2021-07-02T23:37:00Z">
              <w:r>
                <w:rPr>
                  <w:sz w:val="14"/>
                  <w:szCs w:val="14"/>
                </w:rPr>
                <w:t xml:space="preserve">me nyuam tu </w:t>
              </w:r>
            </w:ins>
            <w:del w:id="5075" w:author="year" w:date="2021-07-02T23:36:00Z">
              <w:r w:rsidRPr="0055153F" w:rsidDel="00BA09D6">
                <w:rPr>
                  <w:sz w:val="14"/>
                  <w:szCs w:val="14"/>
                </w:rPr>
                <w:delText>Hlua Uas Coj Los Tu</w:delText>
              </w:r>
            </w:del>
            <w:r w:rsidRPr="0055153F">
              <w:rPr>
                <w:sz w:val="14"/>
                <w:szCs w:val="14"/>
              </w:rPr>
              <w:t xml:space="preserve"> Cov Tau Nyiaj </w:t>
            </w:r>
            <w:ins w:id="5076" w:author="year" w:date="2021-07-02T23:38:00Z">
              <w:r>
                <w:rPr>
                  <w:sz w:val="14"/>
                  <w:szCs w:val="14"/>
                </w:rPr>
                <w:t>qis</w:t>
              </w:r>
            </w:ins>
            <w:del w:id="5077" w:author="year" w:date="2021-07-02T23:38:00Z">
              <w:r w:rsidRPr="0055153F" w:rsidDel="00CF3953">
                <w:rPr>
                  <w:sz w:val="14"/>
                  <w:szCs w:val="14"/>
                </w:rPr>
                <w:delText>Tsawg</w:delText>
              </w:r>
            </w:del>
          </w:p>
        </w:tc>
        <w:tc>
          <w:tcPr>
            <w:tcW w:w="2250" w:type="dxa"/>
            <w:tcBorders>
              <w:bottom w:val="nil"/>
            </w:tcBorders>
            <w:shd w:val="clear" w:color="auto" w:fill="DDEBF6"/>
          </w:tcPr>
          <w:p w14:paraId="68355DE7" w14:textId="77777777" w:rsidR="00AD19E5" w:rsidRPr="004A2C82" w:rsidRDefault="00AD19E5" w:rsidP="00AD19E5">
            <w:pPr>
              <w:pStyle w:val="TableParagraph"/>
              <w:spacing w:before="58"/>
              <w:ind w:left="143"/>
              <w:rPr>
                <w:sz w:val="14"/>
                <w:szCs w:val="14"/>
              </w:rPr>
            </w:pPr>
            <w:r w:rsidRPr="004A2C82">
              <w:rPr>
                <w:sz w:val="14"/>
                <w:szCs w:val="14"/>
              </w:rPr>
              <w:t>Txhua Lub Tsev Kawm</w:t>
            </w:r>
          </w:p>
        </w:tc>
        <w:tc>
          <w:tcPr>
            <w:tcW w:w="1800" w:type="dxa"/>
            <w:tcBorders>
              <w:bottom w:val="nil"/>
            </w:tcBorders>
            <w:shd w:val="clear" w:color="auto" w:fill="DDEBF6"/>
          </w:tcPr>
          <w:p w14:paraId="626059DB" w14:textId="77777777" w:rsidR="00AD19E5" w:rsidRPr="004A2C82" w:rsidRDefault="00AD19E5" w:rsidP="00AD19E5">
            <w:pPr>
              <w:pStyle w:val="TableParagraph"/>
              <w:rPr>
                <w:rFonts w:ascii="Times New Roman"/>
                <w:sz w:val="14"/>
                <w:szCs w:val="14"/>
              </w:rPr>
            </w:pPr>
          </w:p>
        </w:tc>
        <w:tc>
          <w:tcPr>
            <w:tcW w:w="1947" w:type="dxa"/>
            <w:tcBorders>
              <w:bottom w:val="nil"/>
              <w:right w:val="nil"/>
            </w:tcBorders>
            <w:shd w:val="clear" w:color="auto" w:fill="DDEBF6"/>
          </w:tcPr>
          <w:p w14:paraId="256418D4" w14:textId="77777777" w:rsidR="00AD19E5" w:rsidRPr="004A2C82" w:rsidRDefault="00AD19E5" w:rsidP="00AD19E5">
            <w:pPr>
              <w:pStyle w:val="TableParagraph"/>
              <w:spacing w:before="58"/>
              <w:ind w:left="309" w:right="309"/>
              <w:jc w:val="center"/>
              <w:rPr>
                <w:sz w:val="14"/>
                <w:szCs w:val="14"/>
              </w:rPr>
            </w:pPr>
            <w:r w:rsidRPr="004A2C82">
              <w:rPr>
                <w:sz w:val="14"/>
                <w:szCs w:val="14"/>
              </w:rPr>
              <w:t>$ 87,240.00</w:t>
            </w:r>
          </w:p>
        </w:tc>
      </w:tr>
      <w:tr w:rsidR="00AD19E5" w14:paraId="6C12E9EA" w14:textId="77777777" w:rsidTr="00AD19E5">
        <w:trPr>
          <w:trHeight w:val="321"/>
        </w:trPr>
        <w:tc>
          <w:tcPr>
            <w:tcW w:w="1183" w:type="dxa"/>
            <w:tcBorders>
              <w:top w:val="nil"/>
              <w:left w:val="nil"/>
              <w:bottom w:val="nil"/>
            </w:tcBorders>
            <w:shd w:val="clear" w:color="auto" w:fill="DDEBF6"/>
          </w:tcPr>
          <w:p w14:paraId="3D690351" w14:textId="77777777" w:rsidR="00AD19E5" w:rsidRPr="004A2C82" w:rsidRDefault="00AD19E5" w:rsidP="00AD19E5">
            <w:pPr>
              <w:pStyle w:val="TableParagraph"/>
              <w:rPr>
                <w:rFonts w:ascii="Times New Roman"/>
                <w:sz w:val="14"/>
                <w:szCs w:val="14"/>
              </w:rPr>
            </w:pPr>
          </w:p>
        </w:tc>
        <w:tc>
          <w:tcPr>
            <w:tcW w:w="990" w:type="dxa"/>
            <w:tcBorders>
              <w:top w:val="nil"/>
              <w:bottom w:val="nil"/>
            </w:tcBorders>
            <w:shd w:val="clear" w:color="auto" w:fill="DDEBF6"/>
          </w:tcPr>
          <w:p w14:paraId="00B10FB3" w14:textId="77777777" w:rsidR="00AD19E5" w:rsidRPr="004A2C82" w:rsidRDefault="00AD19E5" w:rsidP="00AD19E5">
            <w:pPr>
              <w:pStyle w:val="TableParagraph"/>
              <w:rPr>
                <w:rFonts w:ascii="Times New Roman"/>
                <w:sz w:val="14"/>
                <w:szCs w:val="14"/>
              </w:rPr>
            </w:pPr>
          </w:p>
        </w:tc>
        <w:tc>
          <w:tcPr>
            <w:tcW w:w="2700" w:type="dxa"/>
            <w:tcBorders>
              <w:top w:val="nil"/>
              <w:bottom w:val="nil"/>
            </w:tcBorders>
            <w:shd w:val="clear" w:color="auto" w:fill="DDEBF6"/>
          </w:tcPr>
          <w:p w14:paraId="23B3EE44" w14:textId="77777777" w:rsidR="00AD19E5" w:rsidRPr="004A2C82" w:rsidRDefault="00AD19E5" w:rsidP="00AD19E5">
            <w:pPr>
              <w:pStyle w:val="TableParagraph"/>
              <w:rPr>
                <w:rFonts w:ascii="Times New Roman"/>
                <w:sz w:val="14"/>
                <w:szCs w:val="14"/>
              </w:rPr>
            </w:pPr>
          </w:p>
        </w:tc>
        <w:tc>
          <w:tcPr>
            <w:tcW w:w="1440" w:type="dxa"/>
            <w:tcBorders>
              <w:top w:val="nil"/>
              <w:bottom w:val="nil"/>
            </w:tcBorders>
            <w:shd w:val="clear" w:color="auto" w:fill="DDEBF6"/>
          </w:tcPr>
          <w:p w14:paraId="48C86EEF" w14:textId="77777777" w:rsidR="00AD19E5" w:rsidRPr="004A2C82" w:rsidRDefault="00AD19E5" w:rsidP="00AD19E5">
            <w:pPr>
              <w:pStyle w:val="TableParagraph"/>
              <w:rPr>
                <w:rFonts w:ascii="Times New Roman"/>
                <w:sz w:val="14"/>
                <w:szCs w:val="14"/>
              </w:rPr>
            </w:pPr>
          </w:p>
        </w:tc>
        <w:tc>
          <w:tcPr>
            <w:tcW w:w="2790" w:type="dxa"/>
            <w:tcBorders>
              <w:top w:val="nil"/>
              <w:bottom w:val="nil"/>
            </w:tcBorders>
            <w:shd w:val="clear" w:color="auto" w:fill="DDEBF6"/>
          </w:tcPr>
          <w:p w14:paraId="4C54B010" w14:textId="77777777" w:rsidR="00AD19E5" w:rsidRPr="004A2C82" w:rsidRDefault="00AD19E5" w:rsidP="00AD19E5">
            <w:pPr>
              <w:pStyle w:val="TableParagraph"/>
              <w:spacing w:before="25"/>
              <w:ind w:left="144"/>
              <w:rPr>
                <w:sz w:val="14"/>
                <w:szCs w:val="14"/>
              </w:rPr>
            </w:pPr>
          </w:p>
        </w:tc>
        <w:tc>
          <w:tcPr>
            <w:tcW w:w="2250" w:type="dxa"/>
            <w:tcBorders>
              <w:top w:val="nil"/>
              <w:bottom w:val="nil"/>
            </w:tcBorders>
            <w:shd w:val="clear" w:color="auto" w:fill="DDEBF6"/>
          </w:tcPr>
          <w:p w14:paraId="67F320E3" w14:textId="77777777" w:rsidR="00AD19E5" w:rsidRPr="004A2C82" w:rsidRDefault="00AD19E5" w:rsidP="00AD19E5">
            <w:pPr>
              <w:pStyle w:val="TableParagraph"/>
              <w:rPr>
                <w:rFonts w:ascii="Times New Roman"/>
                <w:sz w:val="14"/>
                <w:szCs w:val="14"/>
              </w:rPr>
            </w:pPr>
          </w:p>
        </w:tc>
        <w:tc>
          <w:tcPr>
            <w:tcW w:w="1800" w:type="dxa"/>
            <w:tcBorders>
              <w:top w:val="nil"/>
              <w:bottom w:val="nil"/>
            </w:tcBorders>
            <w:shd w:val="clear" w:color="auto" w:fill="DDEBF6"/>
          </w:tcPr>
          <w:p w14:paraId="7541A4D0" w14:textId="77777777" w:rsidR="00AD19E5" w:rsidRPr="004A2C82" w:rsidRDefault="00AD19E5" w:rsidP="00AD19E5">
            <w:pPr>
              <w:pStyle w:val="TableParagraph"/>
              <w:rPr>
                <w:rFonts w:ascii="Times New Roman"/>
                <w:sz w:val="14"/>
                <w:szCs w:val="14"/>
              </w:rPr>
            </w:pPr>
          </w:p>
        </w:tc>
        <w:tc>
          <w:tcPr>
            <w:tcW w:w="1947" w:type="dxa"/>
            <w:tcBorders>
              <w:top w:val="nil"/>
              <w:bottom w:val="nil"/>
              <w:right w:val="nil"/>
            </w:tcBorders>
            <w:shd w:val="clear" w:color="auto" w:fill="DDEBF6"/>
          </w:tcPr>
          <w:p w14:paraId="725CC588" w14:textId="77777777" w:rsidR="00AD19E5" w:rsidRPr="004A2C82" w:rsidRDefault="00AD19E5" w:rsidP="00AD19E5">
            <w:pPr>
              <w:pStyle w:val="TableParagraph"/>
              <w:rPr>
                <w:rFonts w:ascii="Times New Roman"/>
                <w:sz w:val="14"/>
                <w:szCs w:val="14"/>
              </w:rPr>
            </w:pPr>
          </w:p>
        </w:tc>
      </w:tr>
      <w:tr w:rsidR="00AD19E5" w14:paraId="7B942DC9" w14:textId="77777777" w:rsidTr="00AD19E5">
        <w:trPr>
          <w:trHeight w:val="921"/>
        </w:trPr>
        <w:tc>
          <w:tcPr>
            <w:tcW w:w="1183" w:type="dxa"/>
            <w:tcBorders>
              <w:top w:val="nil"/>
              <w:left w:val="nil"/>
              <w:bottom w:val="single" w:sz="6" w:space="0" w:color="FFFFFF"/>
            </w:tcBorders>
            <w:shd w:val="clear" w:color="auto" w:fill="DDEBF6"/>
          </w:tcPr>
          <w:p w14:paraId="2CA4AB6C" w14:textId="77777777" w:rsidR="00AD19E5" w:rsidRPr="004A2C82" w:rsidRDefault="00AD19E5" w:rsidP="00AD19E5">
            <w:pPr>
              <w:pStyle w:val="TableParagraph"/>
              <w:spacing w:before="59"/>
              <w:jc w:val="center"/>
              <w:rPr>
                <w:b/>
                <w:sz w:val="14"/>
                <w:szCs w:val="14"/>
              </w:rPr>
            </w:pPr>
            <w:r w:rsidRPr="004A2C82">
              <w:rPr>
                <w:b/>
                <w:sz w:val="14"/>
                <w:szCs w:val="14"/>
              </w:rPr>
              <w:t>3</w:t>
            </w:r>
          </w:p>
        </w:tc>
        <w:tc>
          <w:tcPr>
            <w:tcW w:w="990" w:type="dxa"/>
            <w:tcBorders>
              <w:top w:val="nil"/>
              <w:bottom w:val="single" w:sz="6" w:space="0" w:color="FFFFFF"/>
            </w:tcBorders>
            <w:shd w:val="clear" w:color="auto" w:fill="DDEBF6"/>
          </w:tcPr>
          <w:p w14:paraId="445119FD" w14:textId="77777777" w:rsidR="00AD19E5" w:rsidRPr="004A2C82" w:rsidRDefault="00AD19E5" w:rsidP="00AD19E5">
            <w:pPr>
              <w:pStyle w:val="TableParagraph"/>
              <w:spacing w:before="59"/>
              <w:ind w:left="315" w:right="315"/>
              <w:jc w:val="center"/>
              <w:rPr>
                <w:b/>
                <w:sz w:val="14"/>
                <w:szCs w:val="14"/>
              </w:rPr>
            </w:pPr>
            <w:r w:rsidRPr="004A2C82">
              <w:rPr>
                <w:b/>
                <w:sz w:val="14"/>
                <w:szCs w:val="14"/>
              </w:rPr>
              <w:t xml:space="preserve">14 </w:t>
            </w:r>
          </w:p>
        </w:tc>
        <w:tc>
          <w:tcPr>
            <w:tcW w:w="2700" w:type="dxa"/>
            <w:tcBorders>
              <w:top w:val="nil"/>
              <w:bottom w:val="single" w:sz="6" w:space="0" w:color="FFFFFF"/>
            </w:tcBorders>
            <w:shd w:val="clear" w:color="auto" w:fill="DDEBF6"/>
          </w:tcPr>
          <w:p w14:paraId="765ECAE2" w14:textId="77777777" w:rsidR="00AD19E5" w:rsidRPr="004A2C82" w:rsidRDefault="00AD19E5" w:rsidP="00AD19E5">
            <w:pPr>
              <w:pStyle w:val="TableParagraph"/>
              <w:spacing w:before="59"/>
              <w:ind w:left="53" w:right="609"/>
              <w:rPr>
                <w:sz w:val="14"/>
                <w:szCs w:val="14"/>
              </w:rPr>
            </w:pPr>
            <w:r w:rsidRPr="004A2C82">
              <w:rPr>
                <w:sz w:val="14"/>
                <w:szCs w:val="14"/>
              </w:rPr>
              <w:t>Cov Kws paub Kev Nyab Xeeb Hauv Tsev Kawm Ntawv - Ntxiv</w:t>
            </w:r>
          </w:p>
        </w:tc>
        <w:tc>
          <w:tcPr>
            <w:tcW w:w="1440" w:type="dxa"/>
            <w:tcBorders>
              <w:top w:val="nil"/>
              <w:bottom w:val="single" w:sz="6" w:space="0" w:color="FFFFFF"/>
            </w:tcBorders>
            <w:shd w:val="clear" w:color="auto" w:fill="DDEBF6"/>
          </w:tcPr>
          <w:p w14:paraId="2D9A4759" w14:textId="77777777" w:rsidR="00AD19E5" w:rsidRPr="004A2C82" w:rsidRDefault="00AD19E5" w:rsidP="00AD19E5">
            <w:pPr>
              <w:pStyle w:val="TableParagraph"/>
              <w:spacing w:before="59"/>
              <w:ind w:left="157"/>
              <w:rPr>
                <w:sz w:val="14"/>
                <w:szCs w:val="14"/>
              </w:rPr>
            </w:pPr>
            <w:r w:rsidRPr="0055153F">
              <w:rPr>
                <w:sz w:val="14"/>
                <w:szCs w:val="14"/>
              </w:rPr>
              <w:t>Txhuas Nrho-LEA</w:t>
            </w:r>
          </w:p>
        </w:tc>
        <w:tc>
          <w:tcPr>
            <w:tcW w:w="2790" w:type="dxa"/>
            <w:tcBorders>
              <w:top w:val="nil"/>
              <w:bottom w:val="single" w:sz="6" w:space="0" w:color="FFFFFF"/>
            </w:tcBorders>
            <w:shd w:val="clear" w:color="auto" w:fill="DDEBF6"/>
          </w:tcPr>
          <w:p w14:paraId="12AFF5EE" w14:textId="77777777" w:rsidR="00AD19E5" w:rsidRPr="004A2C82" w:rsidRDefault="00AD19E5" w:rsidP="00AD19E5">
            <w:pPr>
              <w:pStyle w:val="TableParagraph"/>
              <w:spacing w:before="9" w:line="280" w:lineRule="atLeast"/>
              <w:ind w:left="144" w:right="394"/>
              <w:rPr>
                <w:sz w:val="14"/>
                <w:szCs w:val="14"/>
              </w:rPr>
            </w:pPr>
            <w:r w:rsidRPr="0055153F">
              <w:rPr>
                <w:sz w:val="14"/>
                <w:szCs w:val="14"/>
              </w:rPr>
              <w:t xml:space="preserve">Cov Kawm Lus Askiv Cov </w:t>
            </w:r>
            <w:ins w:id="5078" w:author="year" w:date="2021-07-02T23:37:00Z">
              <w:r>
                <w:rPr>
                  <w:sz w:val="14"/>
                  <w:szCs w:val="14"/>
                </w:rPr>
                <w:t xml:space="preserve">me nyuam tu </w:t>
              </w:r>
            </w:ins>
            <w:del w:id="5079" w:author="year" w:date="2021-07-02T23:37:00Z">
              <w:r w:rsidRPr="0055153F" w:rsidDel="00CF3953">
                <w:rPr>
                  <w:sz w:val="14"/>
                  <w:szCs w:val="14"/>
                </w:rPr>
                <w:delText>Hlua Uas Coj Los Tu</w:delText>
              </w:r>
            </w:del>
            <w:r w:rsidRPr="0055153F">
              <w:rPr>
                <w:sz w:val="14"/>
                <w:szCs w:val="14"/>
              </w:rPr>
              <w:t xml:space="preserve"> Cov Tau Nyiaj </w:t>
            </w:r>
            <w:ins w:id="5080" w:author="year" w:date="2021-07-02T23:38:00Z">
              <w:r>
                <w:rPr>
                  <w:sz w:val="14"/>
                  <w:szCs w:val="14"/>
                </w:rPr>
                <w:t>qis</w:t>
              </w:r>
            </w:ins>
            <w:del w:id="5081" w:author="year" w:date="2021-07-02T23:38:00Z">
              <w:r w:rsidRPr="0055153F" w:rsidDel="00CF3953">
                <w:rPr>
                  <w:sz w:val="14"/>
                  <w:szCs w:val="14"/>
                </w:rPr>
                <w:delText>Tsawg</w:delText>
              </w:r>
            </w:del>
          </w:p>
        </w:tc>
        <w:tc>
          <w:tcPr>
            <w:tcW w:w="2250" w:type="dxa"/>
            <w:tcBorders>
              <w:top w:val="nil"/>
              <w:bottom w:val="single" w:sz="6" w:space="0" w:color="FFFFFF"/>
            </w:tcBorders>
            <w:shd w:val="clear" w:color="auto" w:fill="DDEBF6"/>
          </w:tcPr>
          <w:p w14:paraId="037A61B7" w14:textId="77777777" w:rsidR="00AD19E5" w:rsidRPr="004A2C82" w:rsidRDefault="00AD19E5" w:rsidP="00AD19E5">
            <w:pPr>
              <w:pStyle w:val="TableParagraph"/>
              <w:spacing w:before="59"/>
              <w:ind w:left="143"/>
              <w:rPr>
                <w:sz w:val="14"/>
                <w:szCs w:val="14"/>
              </w:rPr>
            </w:pPr>
            <w:r w:rsidRPr="004A2C82">
              <w:rPr>
                <w:sz w:val="14"/>
                <w:szCs w:val="14"/>
              </w:rPr>
              <w:t>Txhua Lub Tsev Kawm</w:t>
            </w:r>
          </w:p>
        </w:tc>
        <w:tc>
          <w:tcPr>
            <w:tcW w:w="1800" w:type="dxa"/>
            <w:tcBorders>
              <w:top w:val="nil"/>
              <w:bottom w:val="single" w:sz="6" w:space="0" w:color="FFFFFF"/>
            </w:tcBorders>
            <w:shd w:val="clear" w:color="auto" w:fill="DDEBF6"/>
          </w:tcPr>
          <w:p w14:paraId="09034A14" w14:textId="77777777" w:rsidR="00AD19E5" w:rsidRPr="004A2C82" w:rsidRDefault="00AD19E5" w:rsidP="00AD19E5">
            <w:pPr>
              <w:pStyle w:val="TableParagraph"/>
              <w:spacing w:before="59"/>
              <w:ind w:left="309" w:right="309"/>
              <w:jc w:val="center"/>
              <w:rPr>
                <w:sz w:val="14"/>
                <w:szCs w:val="14"/>
              </w:rPr>
            </w:pPr>
            <w:r w:rsidRPr="004A2C82">
              <w:rPr>
                <w:sz w:val="14"/>
                <w:szCs w:val="14"/>
              </w:rPr>
              <w:t>$ 157,863.00</w:t>
            </w:r>
          </w:p>
        </w:tc>
        <w:tc>
          <w:tcPr>
            <w:tcW w:w="1947" w:type="dxa"/>
            <w:tcBorders>
              <w:top w:val="nil"/>
              <w:bottom w:val="single" w:sz="6" w:space="0" w:color="FFFFFF"/>
              <w:right w:val="nil"/>
            </w:tcBorders>
            <w:shd w:val="clear" w:color="auto" w:fill="DDEBF6"/>
          </w:tcPr>
          <w:p w14:paraId="5E3D9544" w14:textId="77777777" w:rsidR="00AD19E5" w:rsidRPr="004A2C82" w:rsidRDefault="00AD19E5" w:rsidP="00AD19E5">
            <w:pPr>
              <w:pStyle w:val="TableParagraph"/>
              <w:spacing w:before="59"/>
              <w:ind w:left="309" w:right="309"/>
              <w:jc w:val="center"/>
              <w:rPr>
                <w:sz w:val="14"/>
                <w:szCs w:val="14"/>
              </w:rPr>
            </w:pPr>
            <w:r w:rsidRPr="004A2C82">
              <w:rPr>
                <w:sz w:val="14"/>
                <w:szCs w:val="14"/>
              </w:rPr>
              <w:t>$ 157,863.00</w:t>
            </w:r>
          </w:p>
        </w:tc>
      </w:tr>
      <w:tr w:rsidR="00AD19E5" w14:paraId="2864B5D6" w14:textId="77777777" w:rsidTr="00AD19E5">
        <w:trPr>
          <w:trHeight w:val="917"/>
        </w:trPr>
        <w:tc>
          <w:tcPr>
            <w:tcW w:w="1183" w:type="dxa"/>
            <w:tcBorders>
              <w:top w:val="single" w:sz="6" w:space="0" w:color="FFFFFF"/>
              <w:left w:val="nil"/>
              <w:bottom w:val="single" w:sz="6" w:space="0" w:color="FFFFFF"/>
            </w:tcBorders>
            <w:shd w:val="clear" w:color="auto" w:fill="BDD7EE"/>
          </w:tcPr>
          <w:p w14:paraId="7EAD8149" w14:textId="77777777" w:rsidR="00AD19E5" w:rsidRPr="004A2C82" w:rsidRDefault="00AD19E5" w:rsidP="00AD19E5">
            <w:pPr>
              <w:pStyle w:val="TableParagraph"/>
              <w:spacing w:before="55"/>
              <w:jc w:val="center"/>
              <w:rPr>
                <w:b/>
                <w:sz w:val="14"/>
                <w:szCs w:val="14"/>
              </w:rPr>
            </w:pPr>
            <w:r w:rsidRPr="004A2C82">
              <w:rPr>
                <w:b/>
                <w:sz w:val="14"/>
                <w:szCs w:val="14"/>
              </w:rPr>
              <w:t>3</w:t>
            </w:r>
          </w:p>
        </w:tc>
        <w:tc>
          <w:tcPr>
            <w:tcW w:w="990" w:type="dxa"/>
            <w:tcBorders>
              <w:top w:val="single" w:sz="6" w:space="0" w:color="FFFFFF"/>
              <w:bottom w:val="single" w:sz="6" w:space="0" w:color="FFFFFF"/>
            </w:tcBorders>
            <w:shd w:val="clear" w:color="auto" w:fill="BDD7EE"/>
          </w:tcPr>
          <w:p w14:paraId="6145C4BB" w14:textId="77777777" w:rsidR="00AD19E5" w:rsidRPr="004A2C82" w:rsidRDefault="00AD19E5" w:rsidP="00AD19E5">
            <w:pPr>
              <w:pStyle w:val="TableParagraph"/>
              <w:spacing w:before="55"/>
              <w:ind w:left="315" w:right="315"/>
              <w:jc w:val="center"/>
              <w:rPr>
                <w:b/>
                <w:sz w:val="14"/>
                <w:szCs w:val="14"/>
              </w:rPr>
            </w:pPr>
            <w:r w:rsidRPr="004A2C82">
              <w:rPr>
                <w:b/>
                <w:sz w:val="14"/>
                <w:szCs w:val="14"/>
              </w:rPr>
              <w:t>15</w:t>
            </w:r>
          </w:p>
        </w:tc>
        <w:tc>
          <w:tcPr>
            <w:tcW w:w="2700" w:type="dxa"/>
            <w:tcBorders>
              <w:top w:val="single" w:sz="6" w:space="0" w:color="FFFFFF"/>
              <w:bottom w:val="single" w:sz="6" w:space="0" w:color="FFFFFF"/>
            </w:tcBorders>
            <w:shd w:val="clear" w:color="auto" w:fill="BDD7EE"/>
          </w:tcPr>
          <w:p w14:paraId="4C991379" w14:textId="77777777" w:rsidR="00AD19E5" w:rsidRPr="004A2C82" w:rsidRDefault="00AD19E5" w:rsidP="00AD19E5">
            <w:pPr>
              <w:pStyle w:val="TableParagraph"/>
              <w:spacing w:before="55"/>
              <w:ind w:left="53" w:right="298"/>
              <w:rPr>
                <w:sz w:val="14"/>
                <w:szCs w:val="14"/>
              </w:rPr>
            </w:pPr>
            <w:r w:rsidRPr="004A2C82">
              <w:rPr>
                <w:sz w:val="14"/>
                <w:szCs w:val="14"/>
              </w:rPr>
              <w:t xml:space="preserve">Tub Ceev Xwm </w:t>
            </w:r>
            <w:r>
              <w:rPr>
                <w:sz w:val="14"/>
                <w:szCs w:val="14"/>
              </w:rPr>
              <w:t>Kev Xa Tawm</w:t>
            </w:r>
            <w:r w:rsidRPr="004A2C82">
              <w:rPr>
                <w:sz w:val="14"/>
                <w:szCs w:val="14"/>
              </w:rPr>
              <w:t xml:space="preserve"> - Ntxiv</w:t>
            </w:r>
          </w:p>
        </w:tc>
        <w:tc>
          <w:tcPr>
            <w:tcW w:w="1440" w:type="dxa"/>
            <w:tcBorders>
              <w:top w:val="single" w:sz="6" w:space="0" w:color="FFFFFF"/>
              <w:bottom w:val="single" w:sz="6" w:space="0" w:color="FFFFFF"/>
            </w:tcBorders>
            <w:shd w:val="clear" w:color="auto" w:fill="BDD7EE"/>
          </w:tcPr>
          <w:p w14:paraId="278CE51F" w14:textId="77777777" w:rsidR="00AD19E5" w:rsidRPr="004A2C82" w:rsidRDefault="00AD19E5" w:rsidP="00AD19E5">
            <w:pPr>
              <w:pStyle w:val="TableParagraph"/>
              <w:spacing w:before="55"/>
              <w:ind w:left="157"/>
              <w:rPr>
                <w:sz w:val="14"/>
                <w:szCs w:val="14"/>
              </w:rPr>
            </w:pPr>
            <w:r w:rsidRPr="0055153F">
              <w:rPr>
                <w:sz w:val="14"/>
                <w:szCs w:val="14"/>
              </w:rPr>
              <w:t>Txhuas Nrho-LEA</w:t>
            </w:r>
          </w:p>
        </w:tc>
        <w:tc>
          <w:tcPr>
            <w:tcW w:w="2790" w:type="dxa"/>
            <w:tcBorders>
              <w:top w:val="single" w:sz="6" w:space="0" w:color="FFFFFF"/>
              <w:bottom w:val="single" w:sz="6" w:space="0" w:color="FFFFFF"/>
            </w:tcBorders>
            <w:shd w:val="clear" w:color="auto" w:fill="BDD7EE"/>
          </w:tcPr>
          <w:p w14:paraId="633E99C5" w14:textId="77777777" w:rsidR="00AD19E5" w:rsidRPr="004A2C82" w:rsidRDefault="00AD19E5" w:rsidP="00AD19E5">
            <w:pPr>
              <w:pStyle w:val="TableParagraph"/>
              <w:spacing w:before="12" w:line="288" w:lineRule="exact"/>
              <w:ind w:left="144" w:right="394"/>
              <w:rPr>
                <w:sz w:val="14"/>
                <w:szCs w:val="14"/>
              </w:rPr>
            </w:pPr>
            <w:r w:rsidRPr="0055153F">
              <w:rPr>
                <w:sz w:val="14"/>
                <w:szCs w:val="14"/>
              </w:rPr>
              <w:t xml:space="preserve">Cov Kawm Lus Askiv Cov </w:t>
            </w:r>
            <w:ins w:id="5082" w:author="year" w:date="2021-07-02T23:40:00Z">
              <w:r>
                <w:rPr>
                  <w:sz w:val="14"/>
                  <w:szCs w:val="14"/>
                </w:rPr>
                <w:t xml:space="preserve">me nyuam tu </w:t>
              </w:r>
            </w:ins>
            <w:del w:id="5083" w:author="year" w:date="2021-07-02T23:40:00Z">
              <w:r w:rsidRPr="0055153F" w:rsidDel="00CF3953">
                <w:rPr>
                  <w:sz w:val="14"/>
                  <w:szCs w:val="14"/>
                </w:rPr>
                <w:delText>Hlua Uas Coj Los Tu</w:delText>
              </w:r>
            </w:del>
            <w:r w:rsidRPr="0055153F">
              <w:rPr>
                <w:sz w:val="14"/>
                <w:szCs w:val="14"/>
              </w:rPr>
              <w:t xml:space="preserve"> Cov Tau Nyiaj </w:t>
            </w:r>
            <w:ins w:id="5084" w:author="year" w:date="2021-07-02T23:40:00Z">
              <w:r>
                <w:rPr>
                  <w:sz w:val="14"/>
                  <w:szCs w:val="14"/>
                </w:rPr>
                <w:t>qis</w:t>
              </w:r>
            </w:ins>
            <w:del w:id="5085" w:author="year" w:date="2021-07-02T23:40:00Z">
              <w:r w:rsidRPr="0055153F" w:rsidDel="00CF3953">
                <w:rPr>
                  <w:sz w:val="14"/>
                  <w:szCs w:val="14"/>
                </w:rPr>
                <w:delText>Tsawg</w:delText>
              </w:r>
            </w:del>
          </w:p>
        </w:tc>
        <w:tc>
          <w:tcPr>
            <w:tcW w:w="2250" w:type="dxa"/>
            <w:tcBorders>
              <w:top w:val="single" w:sz="6" w:space="0" w:color="FFFFFF"/>
              <w:bottom w:val="single" w:sz="6" w:space="0" w:color="FFFFFF"/>
            </w:tcBorders>
            <w:shd w:val="clear" w:color="auto" w:fill="BDD7EE"/>
          </w:tcPr>
          <w:p w14:paraId="739E0DA7" w14:textId="77777777" w:rsidR="00AD19E5" w:rsidRPr="004A2C82" w:rsidRDefault="00AD19E5" w:rsidP="00AD19E5">
            <w:pPr>
              <w:pStyle w:val="TableParagraph"/>
              <w:spacing w:before="55"/>
              <w:ind w:left="143"/>
              <w:rPr>
                <w:sz w:val="14"/>
                <w:szCs w:val="14"/>
              </w:rPr>
            </w:pPr>
            <w:r w:rsidRPr="004A2C82">
              <w:rPr>
                <w:sz w:val="14"/>
                <w:szCs w:val="14"/>
              </w:rPr>
              <w:t>Txhua Lub Tsev Kawm</w:t>
            </w:r>
          </w:p>
        </w:tc>
        <w:tc>
          <w:tcPr>
            <w:tcW w:w="1800" w:type="dxa"/>
            <w:tcBorders>
              <w:top w:val="single" w:sz="6" w:space="0" w:color="FFFFFF"/>
              <w:bottom w:val="single" w:sz="6" w:space="0" w:color="FFFFFF"/>
            </w:tcBorders>
            <w:shd w:val="clear" w:color="auto" w:fill="BDD7EE"/>
          </w:tcPr>
          <w:p w14:paraId="117EBFE0" w14:textId="77777777" w:rsidR="00AD19E5" w:rsidRPr="004A2C82" w:rsidRDefault="00AD19E5" w:rsidP="00AD19E5">
            <w:pPr>
              <w:pStyle w:val="TableParagraph"/>
              <w:spacing w:before="55"/>
              <w:ind w:left="309" w:right="309"/>
              <w:jc w:val="center"/>
              <w:rPr>
                <w:sz w:val="14"/>
                <w:szCs w:val="14"/>
              </w:rPr>
            </w:pPr>
            <w:r w:rsidRPr="004A2C82">
              <w:rPr>
                <w:sz w:val="14"/>
                <w:szCs w:val="14"/>
              </w:rPr>
              <w:t>$ 91,751.00</w:t>
            </w:r>
          </w:p>
        </w:tc>
        <w:tc>
          <w:tcPr>
            <w:tcW w:w="1947" w:type="dxa"/>
            <w:tcBorders>
              <w:top w:val="single" w:sz="6" w:space="0" w:color="FFFFFF"/>
              <w:bottom w:val="single" w:sz="6" w:space="0" w:color="FFFFFF"/>
              <w:right w:val="nil"/>
            </w:tcBorders>
            <w:shd w:val="clear" w:color="auto" w:fill="BDD7EE"/>
          </w:tcPr>
          <w:p w14:paraId="46939FC2" w14:textId="77777777" w:rsidR="00AD19E5" w:rsidRPr="004A2C82" w:rsidRDefault="00AD19E5" w:rsidP="00AD19E5">
            <w:pPr>
              <w:pStyle w:val="TableParagraph"/>
              <w:spacing w:before="55"/>
              <w:ind w:left="309" w:right="309"/>
              <w:jc w:val="center"/>
              <w:rPr>
                <w:sz w:val="14"/>
                <w:szCs w:val="14"/>
              </w:rPr>
            </w:pPr>
            <w:r w:rsidRPr="004A2C82">
              <w:rPr>
                <w:sz w:val="14"/>
                <w:szCs w:val="14"/>
              </w:rPr>
              <w:t>$ 91,751.00</w:t>
            </w:r>
          </w:p>
        </w:tc>
      </w:tr>
      <w:tr w:rsidR="00AD19E5" w14:paraId="6D4D8496" w14:textId="77777777" w:rsidTr="00AD19E5">
        <w:trPr>
          <w:trHeight w:val="919"/>
        </w:trPr>
        <w:tc>
          <w:tcPr>
            <w:tcW w:w="1183" w:type="dxa"/>
            <w:tcBorders>
              <w:top w:val="single" w:sz="6" w:space="0" w:color="FFFFFF"/>
              <w:left w:val="nil"/>
            </w:tcBorders>
            <w:shd w:val="clear" w:color="auto" w:fill="DDEBF6"/>
          </w:tcPr>
          <w:p w14:paraId="3AA09CD9" w14:textId="77777777" w:rsidR="00AD19E5" w:rsidRPr="004A2C82" w:rsidRDefault="00AD19E5" w:rsidP="00AD19E5">
            <w:pPr>
              <w:pStyle w:val="TableParagraph"/>
              <w:spacing w:before="55"/>
              <w:jc w:val="center"/>
              <w:rPr>
                <w:b/>
                <w:sz w:val="14"/>
                <w:szCs w:val="14"/>
              </w:rPr>
            </w:pPr>
            <w:r w:rsidRPr="004A2C82">
              <w:rPr>
                <w:b/>
                <w:sz w:val="14"/>
                <w:szCs w:val="14"/>
              </w:rPr>
              <w:t>3</w:t>
            </w:r>
          </w:p>
        </w:tc>
        <w:tc>
          <w:tcPr>
            <w:tcW w:w="990" w:type="dxa"/>
            <w:tcBorders>
              <w:top w:val="single" w:sz="6" w:space="0" w:color="FFFFFF"/>
            </w:tcBorders>
            <w:shd w:val="clear" w:color="auto" w:fill="DDEBF6"/>
          </w:tcPr>
          <w:p w14:paraId="3EADFCF6" w14:textId="77777777" w:rsidR="00AD19E5" w:rsidRPr="004A2C82" w:rsidRDefault="00AD19E5" w:rsidP="00AD19E5">
            <w:pPr>
              <w:pStyle w:val="TableParagraph"/>
              <w:spacing w:before="55"/>
              <w:ind w:left="315" w:right="315"/>
              <w:jc w:val="center"/>
              <w:rPr>
                <w:b/>
                <w:sz w:val="14"/>
                <w:szCs w:val="14"/>
              </w:rPr>
            </w:pPr>
            <w:r w:rsidRPr="004A2C82">
              <w:rPr>
                <w:b/>
                <w:sz w:val="14"/>
                <w:szCs w:val="14"/>
              </w:rPr>
              <w:t>16</w:t>
            </w:r>
          </w:p>
        </w:tc>
        <w:tc>
          <w:tcPr>
            <w:tcW w:w="2700" w:type="dxa"/>
            <w:tcBorders>
              <w:top w:val="single" w:sz="6" w:space="0" w:color="FFFFFF"/>
            </w:tcBorders>
            <w:shd w:val="clear" w:color="auto" w:fill="DDEBF6"/>
          </w:tcPr>
          <w:p w14:paraId="33CE31D3" w14:textId="77777777" w:rsidR="00AD19E5" w:rsidRPr="004A2C82" w:rsidRDefault="00AD19E5" w:rsidP="00AD19E5">
            <w:pPr>
              <w:pStyle w:val="TableParagraph"/>
              <w:spacing w:before="55"/>
              <w:ind w:left="53" w:right="632"/>
              <w:rPr>
                <w:sz w:val="14"/>
                <w:szCs w:val="14"/>
              </w:rPr>
            </w:pPr>
            <w:r w:rsidRPr="004A2C82">
              <w:rPr>
                <w:sz w:val="14"/>
                <w:szCs w:val="14"/>
              </w:rPr>
              <w:t>Kws tshuaj xyuas hlwb - Ntxiv</w:t>
            </w:r>
          </w:p>
        </w:tc>
        <w:tc>
          <w:tcPr>
            <w:tcW w:w="1440" w:type="dxa"/>
            <w:tcBorders>
              <w:top w:val="single" w:sz="6" w:space="0" w:color="FFFFFF"/>
            </w:tcBorders>
            <w:shd w:val="clear" w:color="auto" w:fill="DDEBF6"/>
          </w:tcPr>
          <w:p w14:paraId="085A37EF" w14:textId="77777777" w:rsidR="00AD19E5" w:rsidRPr="004A2C82" w:rsidRDefault="00AD19E5" w:rsidP="00AD19E5">
            <w:pPr>
              <w:pStyle w:val="TableParagraph"/>
              <w:spacing w:before="55"/>
              <w:ind w:left="157"/>
              <w:rPr>
                <w:sz w:val="14"/>
                <w:szCs w:val="14"/>
              </w:rPr>
            </w:pPr>
          </w:p>
        </w:tc>
        <w:tc>
          <w:tcPr>
            <w:tcW w:w="2790" w:type="dxa"/>
            <w:tcBorders>
              <w:top w:val="single" w:sz="6" w:space="0" w:color="FFFFFF"/>
            </w:tcBorders>
            <w:shd w:val="clear" w:color="auto" w:fill="DDEBF6"/>
          </w:tcPr>
          <w:p w14:paraId="08207BDB" w14:textId="77777777" w:rsidR="00AD19E5" w:rsidRPr="004A2C82" w:rsidRDefault="00AD19E5" w:rsidP="00AD19E5">
            <w:pPr>
              <w:pStyle w:val="TableParagraph"/>
              <w:spacing w:before="12" w:line="288" w:lineRule="exact"/>
              <w:ind w:left="144" w:right="394"/>
              <w:rPr>
                <w:sz w:val="14"/>
                <w:szCs w:val="14"/>
              </w:rPr>
            </w:pPr>
            <w:r w:rsidRPr="0055153F">
              <w:rPr>
                <w:sz w:val="14"/>
                <w:szCs w:val="14"/>
              </w:rPr>
              <w:t xml:space="preserve">Cov Kawm Lus Askiv Cov </w:t>
            </w:r>
            <w:ins w:id="5086" w:author="year" w:date="2021-07-02T23:40:00Z">
              <w:r>
                <w:rPr>
                  <w:sz w:val="14"/>
                  <w:szCs w:val="14"/>
                </w:rPr>
                <w:t xml:space="preserve">me nyuam tu </w:t>
              </w:r>
            </w:ins>
            <w:del w:id="5087" w:author="year" w:date="2021-07-02T23:40:00Z">
              <w:r w:rsidRPr="0055153F" w:rsidDel="00CF3953">
                <w:rPr>
                  <w:sz w:val="14"/>
                  <w:szCs w:val="14"/>
                </w:rPr>
                <w:delText>Hlua Uas Coj Los Tu</w:delText>
              </w:r>
            </w:del>
            <w:r w:rsidRPr="0055153F">
              <w:rPr>
                <w:sz w:val="14"/>
                <w:szCs w:val="14"/>
              </w:rPr>
              <w:t xml:space="preserve"> Cov Tau Nyiaj </w:t>
            </w:r>
            <w:ins w:id="5088" w:author="year" w:date="2021-07-02T23:40:00Z">
              <w:r>
                <w:rPr>
                  <w:sz w:val="14"/>
                  <w:szCs w:val="14"/>
                </w:rPr>
                <w:t>qis</w:t>
              </w:r>
            </w:ins>
            <w:del w:id="5089" w:author="year" w:date="2021-07-02T23:40:00Z">
              <w:r w:rsidRPr="0055153F" w:rsidDel="00CF3953">
                <w:rPr>
                  <w:sz w:val="14"/>
                  <w:szCs w:val="14"/>
                </w:rPr>
                <w:delText>Tsawg</w:delText>
              </w:r>
            </w:del>
          </w:p>
        </w:tc>
        <w:tc>
          <w:tcPr>
            <w:tcW w:w="2250" w:type="dxa"/>
            <w:tcBorders>
              <w:top w:val="single" w:sz="6" w:space="0" w:color="FFFFFF"/>
            </w:tcBorders>
            <w:shd w:val="clear" w:color="auto" w:fill="DDEBF6"/>
          </w:tcPr>
          <w:p w14:paraId="613C4497" w14:textId="77777777" w:rsidR="00AD19E5" w:rsidRPr="004A2C82" w:rsidRDefault="00AD19E5" w:rsidP="00AD19E5">
            <w:pPr>
              <w:pStyle w:val="TableParagraph"/>
              <w:spacing w:before="55"/>
              <w:ind w:left="143"/>
              <w:rPr>
                <w:sz w:val="14"/>
                <w:szCs w:val="14"/>
              </w:rPr>
            </w:pPr>
            <w:r w:rsidRPr="004A2C82">
              <w:rPr>
                <w:sz w:val="14"/>
                <w:szCs w:val="14"/>
              </w:rPr>
              <w:t>Txhua Lub Tsev Kawm</w:t>
            </w:r>
          </w:p>
        </w:tc>
        <w:tc>
          <w:tcPr>
            <w:tcW w:w="1800" w:type="dxa"/>
            <w:tcBorders>
              <w:top w:val="single" w:sz="6" w:space="0" w:color="FFFFFF"/>
            </w:tcBorders>
            <w:shd w:val="clear" w:color="auto" w:fill="DDEBF6"/>
          </w:tcPr>
          <w:p w14:paraId="6020525C" w14:textId="77777777" w:rsidR="00AD19E5" w:rsidRPr="004A2C82" w:rsidRDefault="00AD19E5" w:rsidP="00AD19E5">
            <w:pPr>
              <w:pStyle w:val="TableParagraph"/>
              <w:spacing w:before="55"/>
              <w:ind w:left="309" w:right="309"/>
              <w:jc w:val="center"/>
              <w:rPr>
                <w:sz w:val="14"/>
                <w:szCs w:val="14"/>
              </w:rPr>
            </w:pPr>
            <w:r w:rsidRPr="004A2C82">
              <w:rPr>
                <w:sz w:val="14"/>
                <w:szCs w:val="14"/>
              </w:rPr>
              <w:t>$ 428,402.00</w:t>
            </w:r>
          </w:p>
        </w:tc>
        <w:tc>
          <w:tcPr>
            <w:tcW w:w="1947" w:type="dxa"/>
            <w:tcBorders>
              <w:top w:val="single" w:sz="6" w:space="0" w:color="FFFFFF"/>
              <w:right w:val="nil"/>
            </w:tcBorders>
            <w:shd w:val="clear" w:color="auto" w:fill="DDEBF6"/>
          </w:tcPr>
          <w:p w14:paraId="530476C7" w14:textId="77777777" w:rsidR="00AD19E5" w:rsidRPr="004A2C82" w:rsidRDefault="00AD19E5" w:rsidP="00AD19E5">
            <w:pPr>
              <w:pStyle w:val="TableParagraph"/>
              <w:spacing w:before="55"/>
              <w:ind w:left="309" w:right="309"/>
              <w:jc w:val="center"/>
              <w:rPr>
                <w:sz w:val="14"/>
                <w:szCs w:val="14"/>
              </w:rPr>
            </w:pPr>
            <w:r w:rsidRPr="004A2C82">
              <w:rPr>
                <w:sz w:val="14"/>
                <w:szCs w:val="14"/>
              </w:rPr>
              <w:t>$ 428,402.00</w:t>
            </w:r>
          </w:p>
        </w:tc>
      </w:tr>
      <w:tr w:rsidR="00AD19E5" w14:paraId="546BDC19" w14:textId="77777777" w:rsidTr="00AD19E5">
        <w:trPr>
          <w:trHeight w:val="919"/>
        </w:trPr>
        <w:tc>
          <w:tcPr>
            <w:tcW w:w="1183" w:type="dxa"/>
            <w:tcBorders>
              <w:left w:val="nil"/>
              <w:bottom w:val="single" w:sz="6" w:space="0" w:color="FFFFFF"/>
            </w:tcBorders>
            <w:shd w:val="clear" w:color="auto" w:fill="BDD7EE"/>
          </w:tcPr>
          <w:p w14:paraId="51E45598" w14:textId="77777777" w:rsidR="00AD19E5" w:rsidRPr="004A2C82" w:rsidRDefault="00AD19E5" w:rsidP="00AD19E5">
            <w:pPr>
              <w:pStyle w:val="TableParagraph"/>
              <w:spacing w:before="58"/>
              <w:jc w:val="center"/>
              <w:rPr>
                <w:b/>
                <w:sz w:val="14"/>
                <w:szCs w:val="14"/>
              </w:rPr>
            </w:pPr>
            <w:r w:rsidRPr="004A2C82">
              <w:rPr>
                <w:b/>
                <w:sz w:val="14"/>
                <w:szCs w:val="14"/>
              </w:rPr>
              <w:t>4</w:t>
            </w:r>
          </w:p>
        </w:tc>
        <w:tc>
          <w:tcPr>
            <w:tcW w:w="990" w:type="dxa"/>
            <w:tcBorders>
              <w:bottom w:val="single" w:sz="6" w:space="0" w:color="FFFFFF"/>
            </w:tcBorders>
            <w:shd w:val="clear" w:color="auto" w:fill="BDD7EE"/>
          </w:tcPr>
          <w:p w14:paraId="3FB47FA9" w14:textId="77777777" w:rsidR="00AD19E5" w:rsidRPr="004A2C82" w:rsidRDefault="00AD19E5" w:rsidP="00AD19E5">
            <w:pPr>
              <w:pStyle w:val="TableParagraph"/>
              <w:spacing w:before="58"/>
              <w:jc w:val="center"/>
              <w:rPr>
                <w:b/>
                <w:sz w:val="14"/>
                <w:szCs w:val="14"/>
              </w:rPr>
            </w:pPr>
            <w:r w:rsidRPr="004A2C82">
              <w:rPr>
                <w:b/>
                <w:sz w:val="14"/>
                <w:szCs w:val="14"/>
              </w:rPr>
              <w:t>1</w:t>
            </w:r>
          </w:p>
        </w:tc>
        <w:tc>
          <w:tcPr>
            <w:tcW w:w="2700" w:type="dxa"/>
            <w:tcBorders>
              <w:bottom w:val="single" w:sz="6" w:space="0" w:color="FFFFFF"/>
            </w:tcBorders>
            <w:shd w:val="clear" w:color="auto" w:fill="BDD7EE"/>
          </w:tcPr>
          <w:p w14:paraId="0A924F43" w14:textId="77777777" w:rsidR="00AD19E5" w:rsidRPr="004A2C82" w:rsidRDefault="00AD19E5" w:rsidP="00AD19E5">
            <w:pPr>
              <w:pStyle w:val="TableParagraph"/>
              <w:spacing w:before="58"/>
              <w:ind w:left="53"/>
              <w:rPr>
                <w:sz w:val="14"/>
                <w:szCs w:val="14"/>
              </w:rPr>
            </w:pPr>
            <w:r w:rsidRPr="004A2C82">
              <w:rPr>
                <w:sz w:val="14"/>
                <w:szCs w:val="14"/>
              </w:rPr>
              <w:t xml:space="preserve">Niam Txiv </w:t>
            </w:r>
            <w:r>
              <w:rPr>
                <w:sz w:val="14"/>
                <w:szCs w:val="14"/>
              </w:rPr>
              <w:t xml:space="preserve">Cov </w:t>
            </w:r>
            <w:ins w:id="5090" w:author="year" w:date="2021-07-02T23:48:00Z">
              <w:r>
                <w:rPr>
                  <w:sz w:val="14"/>
                  <w:szCs w:val="14"/>
                </w:rPr>
                <w:t xml:space="preserve">cib fim </w:t>
              </w:r>
            </w:ins>
            <w:del w:id="5091" w:author="year" w:date="2021-07-02T23:47:00Z">
              <w:r w:rsidDel="00DF7D78">
                <w:rPr>
                  <w:sz w:val="14"/>
                  <w:szCs w:val="14"/>
                </w:rPr>
                <w:delText>Ncaij Nyoog</w:delText>
              </w:r>
            </w:del>
          </w:p>
        </w:tc>
        <w:tc>
          <w:tcPr>
            <w:tcW w:w="1440" w:type="dxa"/>
            <w:tcBorders>
              <w:bottom w:val="single" w:sz="6" w:space="0" w:color="FFFFFF"/>
            </w:tcBorders>
            <w:shd w:val="clear" w:color="auto" w:fill="BDD7EE"/>
          </w:tcPr>
          <w:p w14:paraId="29F78127" w14:textId="77777777" w:rsidR="00AD19E5" w:rsidRPr="004A2C82" w:rsidRDefault="00AD19E5" w:rsidP="00AD19E5">
            <w:pPr>
              <w:pStyle w:val="TableParagraph"/>
              <w:spacing w:before="58"/>
              <w:ind w:left="157"/>
              <w:rPr>
                <w:sz w:val="14"/>
                <w:szCs w:val="14"/>
              </w:rPr>
            </w:pPr>
            <w:r w:rsidRPr="0055153F">
              <w:rPr>
                <w:sz w:val="14"/>
                <w:szCs w:val="14"/>
              </w:rPr>
              <w:t>Txhuas Nrho-LEA</w:t>
            </w:r>
          </w:p>
        </w:tc>
        <w:tc>
          <w:tcPr>
            <w:tcW w:w="2790" w:type="dxa"/>
            <w:tcBorders>
              <w:bottom w:val="single" w:sz="6" w:space="0" w:color="FFFFFF"/>
            </w:tcBorders>
            <w:shd w:val="clear" w:color="auto" w:fill="BDD7EE"/>
          </w:tcPr>
          <w:p w14:paraId="17227768" w14:textId="77777777" w:rsidR="00AD19E5" w:rsidRPr="004A2C82" w:rsidRDefault="00AD19E5" w:rsidP="00AD19E5">
            <w:pPr>
              <w:pStyle w:val="TableParagraph"/>
              <w:spacing w:before="8" w:line="280" w:lineRule="atLeast"/>
              <w:ind w:left="144" w:right="394"/>
              <w:rPr>
                <w:sz w:val="14"/>
                <w:szCs w:val="14"/>
              </w:rPr>
            </w:pPr>
            <w:r w:rsidRPr="0055153F">
              <w:rPr>
                <w:sz w:val="14"/>
                <w:szCs w:val="14"/>
              </w:rPr>
              <w:t xml:space="preserve">Cov Kawm Lus Askiv Cov </w:t>
            </w:r>
            <w:ins w:id="5092" w:author="year" w:date="2021-07-02T23:40:00Z">
              <w:r>
                <w:rPr>
                  <w:sz w:val="14"/>
                  <w:szCs w:val="14"/>
                </w:rPr>
                <w:t xml:space="preserve">me nyuam tu </w:t>
              </w:r>
            </w:ins>
            <w:del w:id="5093" w:author="year" w:date="2021-07-02T23:40:00Z">
              <w:r w:rsidRPr="0055153F" w:rsidDel="00CF3953">
                <w:rPr>
                  <w:sz w:val="14"/>
                  <w:szCs w:val="14"/>
                </w:rPr>
                <w:delText>Hlua Uas Coj Los Tu</w:delText>
              </w:r>
            </w:del>
            <w:r w:rsidRPr="0055153F">
              <w:rPr>
                <w:sz w:val="14"/>
                <w:szCs w:val="14"/>
              </w:rPr>
              <w:t xml:space="preserve"> Cov Tau Nyiaj </w:t>
            </w:r>
            <w:ins w:id="5094" w:author="year" w:date="2021-07-02T23:40:00Z">
              <w:r>
                <w:rPr>
                  <w:sz w:val="14"/>
                  <w:szCs w:val="14"/>
                </w:rPr>
                <w:t>qis</w:t>
              </w:r>
            </w:ins>
            <w:del w:id="5095" w:author="year" w:date="2021-07-02T23:40:00Z">
              <w:r w:rsidRPr="0055153F" w:rsidDel="00CF3953">
                <w:rPr>
                  <w:sz w:val="14"/>
                  <w:szCs w:val="14"/>
                </w:rPr>
                <w:delText>Tsawg</w:delText>
              </w:r>
            </w:del>
          </w:p>
        </w:tc>
        <w:tc>
          <w:tcPr>
            <w:tcW w:w="2250" w:type="dxa"/>
            <w:tcBorders>
              <w:bottom w:val="single" w:sz="6" w:space="0" w:color="FFFFFF"/>
            </w:tcBorders>
            <w:shd w:val="clear" w:color="auto" w:fill="BDD7EE"/>
          </w:tcPr>
          <w:p w14:paraId="204B9A23" w14:textId="77777777" w:rsidR="00AD19E5" w:rsidRPr="004A2C82" w:rsidRDefault="00AD19E5" w:rsidP="00AD19E5">
            <w:pPr>
              <w:pStyle w:val="TableParagraph"/>
              <w:spacing w:before="58"/>
              <w:ind w:left="143"/>
              <w:rPr>
                <w:sz w:val="14"/>
                <w:szCs w:val="14"/>
              </w:rPr>
            </w:pPr>
            <w:r w:rsidRPr="004A2C82">
              <w:rPr>
                <w:sz w:val="14"/>
                <w:szCs w:val="14"/>
              </w:rPr>
              <w:t>Txhua Lub Tsev Kawm</w:t>
            </w:r>
          </w:p>
        </w:tc>
        <w:tc>
          <w:tcPr>
            <w:tcW w:w="1800" w:type="dxa"/>
            <w:tcBorders>
              <w:bottom w:val="single" w:sz="6" w:space="0" w:color="FFFFFF"/>
            </w:tcBorders>
            <w:shd w:val="clear" w:color="auto" w:fill="BDD7EE"/>
          </w:tcPr>
          <w:p w14:paraId="0F6503E3" w14:textId="77777777" w:rsidR="00AD19E5" w:rsidRPr="004A2C82" w:rsidRDefault="00AD19E5" w:rsidP="00AD19E5">
            <w:pPr>
              <w:pStyle w:val="TableParagraph"/>
              <w:spacing w:before="58"/>
              <w:ind w:left="309" w:right="309"/>
              <w:jc w:val="center"/>
              <w:rPr>
                <w:sz w:val="14"/>
                <w:szCs w:val="14"/>
              </w:rPr>
            </w:pPr>
            <w:r w:rsidRPr="004A2C82">
              <w:rPr>
                <w:sz w:val="14"/>
                <w:szCs w:val="14"/>
              </w:rPr>
              <w:t>$ 68,700.00</w:t>
            </w:r>
          </w:p>
        </w:tc>
        <w:tc>
          <w:tcPr>
            <w:tcW w:w="1947" w:type="dxa"/>
            <w:tcBorders>
              <w:bottom w:val="single" w:sz="6" w:space="0" w:color="FFFFFF"/>
              <w:right w:val="nil"/>
            </w:tcBorders>
            <w:shd w:val="clear" w:color="auto" w:fill="BDD7EE"/>
          </w:tcPr>
          <w:p w14:paraId="3152E6C5" w14:textId="77777777" w:rsidR="00AD19E5" w:rsidRPr="004A2C82" w:rsidRDefault="00AD19E5" w:rsidP="00AD19E5">
            <w:pPr>
              <w:pStyle w:val="TableParagraph"/>
              <w:spacing w:before="58"/>
              <w:ind w:left="309" w:right="309"/>
              <w:jc w:val="center"/>
              <w:rPr>
                <w:sz w:val="14"/>
                <w:szCs w:val="14"/>
              </w:rPr>
            </w:pPr>
            <w:r w:rsidRPr="004A2C82">
              <w:rPr>
                <w:sz w:val="14"/>
                <w:szCs w:val="14"/>
              </w:rPr>
              <w:t>$ 130,333.00</w:t>
            </w:r>
          </w:p>
        </w:tc>
      </w:tr>
      <w:tr w:rsidR="00AD19E5" w14:paraId="524FC18B" w14:textId="77777777" w:rsidTr="00AD19E5">
        <w:trPr>
          <w:trHeight w:val="927"/>
        </w:trPr>
        <w:tc>
          <w:tcPr>
            <w:tcW w:w="1183" w:type="dxa"/>
            <w:tcBorders>
              <w:top w:val="single" w:sz="6" w:space="0" w:color="FFFFFF"/>
              <w:left w:val="nil"/>
              <w:bottom w:val="nil"/>
            </w:tcBorders>
            <w:shd w:val="clear" w:color="auto" w:fill="DDEBF6"/>
          </w:tcPr>
          <w:p w14:paraId="48E77E54" w14:textId="77777777" w:rsidR="00AD19E5" w:rsidRPr="004A2C82" w:rsidRDefault="00AD19E5" w:rsidP="00AD19E5">
            <w:pPr>
              <w:pStyle w:val="TableParagraph"/>
              <w:spacing w:before="55"/>
              <w:jc w:val="center"/>
              <w:rPr>
                <w:b/>
                <w:sz w:val="14"/>
                <w:szCs w:val="14"/>
              </w:rPr>
            </w:pPr>
            <w:r w:rsidRPr="004A2C82">
              <w:rPr>
                <w:b/>
                <w:sz w:val="14"/>
                <w:szCs w:val="14"/>
              </w:rPr>
              <w:t>4</w:t>
            </w:r>
          </w:p>
        </w:tc>
        <w:tc>
          <w:tcPr>
            <w:tcW w:w="990" w:type="dxa"/>
            <w:tcBorders>
              <w:top w:val="single" w:sz="6" w:space="0" w:color="FFFFFF"/>
              <w:bottom w:val="nil"/>
            </w:tcBorders>
            <w:shd w:val="clear" w:color="auto" w:fill="DDEBF6"/>
          </w:tcPr>
          <w:p w14:paraId="73E62EC9" w14:textId="77777777" w:rsidR="00AD19E5" w:rsidRPr="004A2C82" w:rsidRDefault="00AD19E5" w:rsidP="00AD19E5">
            <w:pPr>
              <w:pStyle w:val="TableParagraph"/>
              <w:spacing w:before="55"/>
              <w:jc w:val="center"/>
              <w:rPr>
                <w:b/>
                <w:sz w:val="14"/>
                <w:szCs w:val="14"/>
              </w:rPr>
            </w:pPr>
            <w:r w:rsidRPr="004A2C82">
              <w:rPr>
                <w:b/>
                <w:sz w:val="14"/>
                <w:szCs w:val="14"/>
              </w:rPr>
              <w:t>2</w:t>
            </w:r>
          </w:p>
        </w:tc>
        <w:tc>
          <w:tcPr>
            <w:tcW w:w="2700" w:type="dxa"/>
            <w:tcBorders>
              <w:top w:val="single" w:sz="6" w:space="0" w:color="FFFFFF"/>
              <w:bottom w:val="nil"/>
            </w:tcBorders>
            <w:shd w:val="clear" w:color="auto" w:fill="DDEBF6"/>
          </w:tcPr>
          <w:p w14:paraId="609DBFCA" w14:textId="77777777" w:rsidR="00AD19E5" w:rsidRPr="004A2C82" w:rsidRDefault="00AD19E5" w:rsidP="00AD19E5">
            <w:pPr>
              <w:pStyle w:val="TableParagraph"/>
              <w:spacing w:before="55"/>
              <w:ind w:left="53" w:right="120"/>
              <w:rPr>
                <w:sz w:val="14"/>
                <w:szCs w:val="14"/>
              </w:rPr>
            </w:pPr>
            <w:r w:rsidRPr="004A2C82">
              <w:rPr>
                <w:sz w:val="14"/>
                <w:szCs w:val="14"/>
              </w:rPr>
              <w:t>Kev Koom Tes Ntawm Tsev Neeg thiab Zej Zog (FACE)</w:t>
            </w:r>
          </w:p>
        </w:tc>
        <w:tc>
          <w:tcPr>
            <w:tcW w:w="1440" w:type="dxa"/>
            <w:tcBorders>
              <w:top w:val="single" w:sz="6" w:space="0" w:color="FFFFFF"/>
              <w:bottom w:val="nil"/>
            </w:tcBorders>
            <w:shd w:val="clear" w:color="auto" w:fill="DDEBF6"/>
          </w:tcPr>
          <w:p w14:paraId="1ED3A271" w14:textId="77777777" w:rsidR="00AD19E5" w:rsidRPr="004A2C82" w:rsidRDefault="00AD19E5" w:rsidP="00AD19E5">
            <w:pPr>
              <w:pStyle w:val="TableParagraph"/>
              <w:spacing w:before="55"/>
              <w:ind w:left="157"/>
              <w:rPr>
                <w:sz w:val="14"/>
                <w:szCs w:val="14"/>
              </w:rPr>
            </w:pPr>
            <w:r w:rsidRPr="0055153F">
              <w:rPr>
                <w:sz w:val="14"/>
                <w:szCs w:val="14"/>
              </w:rPr>
              <w:t>Txhuas Nrho-LEA</w:t>
            </w:r>
          </w:p>
        </w:tc>
        <w:tc>
          <w:tcPr>
            <w:tcW w:w="2790" w:type="dxa"/>
            <w:tcBorders>
              <w:top w:val="single" w:sz="6" w:space="0" w:color="FFFFFF"/>
              <w:bottom w:val="nil"/>
            </w:tcBorders>
            <w:shd w:val="clear" w:color="auto" w:fill="DDEBF6"/>
          </w:tcPr>
          <w:p w14:paraId="380B9EC5" w14:textId="77777777" w:rsidR="00AD19E5" w:rsidRPr="004A2C82" w:rsidRDefault="00AD19E5" w:rsidP="00AD19E5">
            <w:pPr>
              <w:pStyle w:val="TableParagraph"/>
              <w:spacing w:before="12" w:line="288" w:lineRule="exact"/>
              <w:ind w:left="144" w:right="394"/>
              <w:rPr>
                <w:sz w:val="14"/>
                <w:szCs w:val="14"/>
              </w:rPr>
            </w:pPr>
            <w:r w:rsidRPr="0055153F">
              <w:rPr>
                <w:sz w:val="14"/>
                <w:szCs w:val="14"/>
              </w:rPr>
              <w:t xml:space="preserve">Cov Kawm Lus Askiv Cov </w:t>
            </w:r>
            <w:ins w:id="5096" w:author="year" w:date="2021-07-02T23:41:00Z">
              <w:r>
                <w:rPr>
                  <w:sz w:val="14"/>
                  <w:szCs w:val="14"/>
                </w:rPr>
                <w:t xml:space="preserve">me nyuam tu </w:t>
              </w:r>
            </w:ins>
            <w:del w:id="5097" w:author="year" w:date="2021-07-02T23:41:00Z">
              <w:r w:rsidRPr="0055153F" w:rsidDel="00CF3953">
                <w:rPr>
                  <w:sz w:val="14"/>
                  <w:szCs w:val="14"/>
                </w:rPr>
                <w:delText>Hlua Uas Coj Los T</w:delText>
              </w:r>
            </w:del>
            <w:del w:id="5098" w:author="year" w:date="2021-07-02T23:40:00Z">
              <w:r w:rsidRPr="0055153F" w:rsidDel="00CF3953">
                <w:rPr>
                  <w:sz w:val="14"/>
                  <w:szCs w:val="14"/>
                </w:rPr>
                <w:delText>u</w:delText>
              </w:r>
            </w:del>
            <w:r w:rsidRPr="0055153F">
              <w:rPr>
                <w:sz w:val="14"/>
                <w:szCs w:val="14"/>
              </w:rPr>
              <w:t xml:space="preserve"> Cov Tau Nyiaj </w:t>
            </w:r>
            <w:ins w:id="5099" w:author="year" w:date="2021-07-02T23:41:00Z">
              <w:r>
                <w:rPr>
                  <w:sz w:val="14"/>
                  <w:szCs w:val="14"/>
                </w:rPr>
                <w:t>qis</w:t>
              </w:r>
            </w:ins>
            <w:del w:id="5100" w:author="year" w:date="2021-07-02T23:41:00Z">
              <w:r w:rsidRPr="0055153F" w:rsidDel="00CF3953">
                <w:rPr>
                  <w:sz w:val="14"/>
                  <w:szCs w:val="14"/>
                </w:rPr>
                <w:delText>Tsawg</w:delText>
              </w:r>
            </w:del>
          </w:p>
        </w:tc>
        <w:tc>
          <w:tcPr>
            <w:tcW w:w="2250" w:type="dxa"/>
            <w:tcBorders>
              <w:top w:val="single" w:sz="6" w:space="0" w:color="FFFFFF"/>
              <w:bottom w:val="nil"/>
            </w:tcBorders>
            <w:shd w:val="clear" w:color="auto" w:fill="DDEBF6"/>
          </w:tcPr>
          <w:p w14:paraId="30D6BD9D" w14:textId="77777777" w:rsidR="00AD19E5" w:rsidRPr="004A2C82" w:rsidRDefault="00AD19E5" w:rsidP="00AD19E5">
            <w:pPr>
              <w:pStyle w:val="TableParagraph"/>
              <w:spacing w:before="55"/>
              <w:ind w:left="143"/>
              <w:rPr>
                <w:sz w:val="14"/>
                <w:szCs w:val="14"/>
              </w:rPr>
            </w:pPr>
            <w:r w:rsidRPr="004A2C82">
              <w:rPr>
                <w:sz w:val="14"/>
                <w:szCs w:val="14"/>
              </w:rPr>
              <w:t>Txhua Lub Tsev Kawm</w:t>
            </w:r>
          </w:p>
        </w:tc>
        <w:tc>
          <w:tcPr>
            <w:tcW w:w="1800" w:type="dxa"/>
            <w:tcBorders>
              <w:top w:val="single" w:sz="6" w:space="0" w:color="FFFFFF"/>
              <w:bottom w:val="nil"/>
            </w:tcBorders>
            <w:shd w:val="clear" w:color="auto" w:fill="DDEBF6"/>
          </w:tcPr>
          <w:p w14:paraId="393505E7" w14:textId="77777777" w:rsidR="00AD19E5" w:rsidRPr="004A2C82" w:rsidRDefault="00AD19E5" w:rsidP="00AD19E5">
            <w:pPr>
              <w:pStyle w:val="TableParagraph"/>
              <w:spacing w:before="55"/>
              <w:ind w:left="309" w:right="309"/>
              <w:jc w:val="center"/>
              <w:rPr>
                <w:sz w:val="14"/>
                <w:szCs w:val="14"/>
              </w:rPr>
            </w:pPr>
            <w:r w:rsidRPr="004A2C82">
              <w:rPr>
                <w:sz w:val="14"/>
                <w:szCs w:val="14"/>
              </w:rPr>
              <w:t>$ 136,202.00</w:t>
            </w:r>
          </w:p>
        </w:tc>
        <w:tc>
          <w:tcPr>
            <w:tcW w:w="1947" w:type="dxa"/>
            <w:tcBorders>
              <w:top w:val="single" w:sz="6" w:space="0" w:color="FFFFFF"/>
              <w:bottom w:val="nil"/>
              <w:right w:val="nil"/>
            </w:tcBorders>
            <w:shd w:val="clear" w:color="auto" w:fill="DDEBF6"/>
          </w:tcPr>
          <w:p w14:paraId="42304EE7" w14:textId="77777777" w:rsidR="00AD19E5" w:rsidRPr="004A2C82" w:rsidRDefault="00AD19E5" w:rsidP="00AD19E5">
            <w:pPr>
              <w:pStyle w:val="TableParagraph"/>
              <w:spacing w:before="55"/>
              <w:ind w:left="309" w:right="309"/>
              <w:jc w:val="center"/>
              <w:rPr>
                <w:sz w:val="14"/>
                <w:szCs w:val="14"/>
              </w:rPr>
            </w:pPr>
            <w:r w:rsidRPr="004A2C82">
              <w:rPr>
                <w:sz w:val="14"/>
                <w:szCs w:val="14"/>
              </w:rPr>
              <w:t>$ 136,202.00</w:t>
            </w:r>
          </w:p>
        </w:tc>
      </w:tr>
      <w:tr w:rsidR="00AD19E5" w14:paraId="445978D3" w14:textId="77777777" w:rsidTr="00AD19E5">
        <w:trPr>
          <w:trHeight w:val="322"/>
        </w:trPr>
        <w:tc>
          <w:tcPr>
            <w:tcW w:w="1183" w:type="dxa"/>
            <w:tcBorders>
              <w:top w:val="nil"/>
              <w:left w:val="nil"/>
              <w:bottom w:val="nil"/>
            </w:tcBorders>
            <w:shd w:val="clear" w:color="auto" w:fill="DDEBF6"/>
          </w:tcPr>
          <w:p w14:paraId="58C0D23A" w14:textId="77777777" w:rsidR="00AD19E5" w:rsidRPr="004A2C82" w:rsidRDefault="00AD19E5" w:rsidP="00AD19E5">
            <w:pPr>
              <w:pStyle w:val="TableParagraph"/>
              <w:spacing w:before="59"/>
              <w:jc w:val="center"/>
              <w:rPr>
                <w:b/>
                <w:sz w:val="14"/>
                <w:szCs w:val="14"/>
              </w:rPr>
            </w:pPr>
            <w:r w:rsidRPr="004A2C82">
              <w:rPr>
                <w:b/>
                <w:sz w:val="14"/>
                <w:szCs w:val="14"/>
              </w:rPr>
              <w:t>5</w:t>
            </w:r>
          </w:p>
        </w:tc>
        <w:tc>
          <w:tcPr>
            <w:tcW w:w="990" w:type="dxa"/>
            <w:tcBorders>
              <w:top w:val="nil"/>
              <w:bottom w:val="nil"/>
            </w:tcBorders>
            <w:shd w:val="clear" w:color="auto" w:fill="DDEBF6"/>
          </w:tcPr>
          <w:p w14:paraId="784DE803" w14:textId="77777777" w:rsidR="00AD19E5" w:rsidRPr="004A2C82" w:rsidRDefault="00AD19E5" w:rsidP="00AD19E5">
            <w:pPr>
              <w:pStyle w:val="TableParagraph"/>
              <w:spacing w:before="59"/>
              <w:jc w:val="center"/>
              <w:rPr>
                <w:b/>
                <w:sz w:val="14"/>
                <w:szCs w:val="14"/>
              </w:rPr>
            </w:pPr>
            <w:r w:rsidRPr="004A2C82">
              <w:rPr>
                <w:b/>
                <w:sz w:val="14"/>
                <w:szCs w:val="14"/>
              </w:rPr>
              <w:t>2</w:t>
            </w:r>
          </w:p>
        </w:tc>
        <w:tc>
          <w:tcPr>
            <w:tcW w:w="2700" w:type="dxa"/>
            <w:tcBorders>
              <w:top w:val="nil"/>
              <w:bottom w:val="nil"/>
            </w:tcBorders>
            <w:shd w:val="clear" w:color="auto" w:fill="DDEBF6"/>
          </w:tcPr>
          <w:p w14:paraId="5FCABF56" w14:textId="77777777" w:rsidR="00AD19E5" w:rsidRPr="004A2C82" w:rsidRDefault="00AD19E5" w:rsidP="00AD19E5">
            <w:pPr>
              <w:pStyle w:val="TableParagraph"/>
              <w:spacing w:before="59"/>
              <w:ind w:left="53"/>
              <w:rPr>
                <w:sz w:val="14"/>
                <w:szCs w:val="14"/>
              </w:rPr>
            </w:pPr>
            <w:r w:rsidRPr="004A2C82">
              <w:rPr>
                <w:sz w:val="14"/>
                <w:szCs w:val="14"/>
              </w:rPr>
              <w:t>Cov Chaw Muaj Vaj Tse</w:t>
            </w:r>
          </w:p>
        </w:tc>
        <w:tc>
          <w:tcPr>
            <w:tcW w:w="1440" w:type="dxa"/>
            <w:tcBorders>
              <w:top w:val="nil"/>
              <w:bottom w:val="nil"/>
            </w:tcBorders>
            <w:shd w:val="clear" w:color="auto" w:fill="DDEBF6"/>
          </w:tcPr>
          <w:p w14:paraId="001B3703" w14:textId="77777777" w:rsidR="00AD19E5" w:rsidRPr="004A2C82" w:rsidRDefault="00AD19E5" w:rsidP="00AD19E5">
            <w:pPr>
              <w:pStyle w:val="TableParagraph"/>
              <w:spacing w:before="59"/>
              <w:ind w:left="157"/>
              <w:rPr>
                <w:sz w:val="14"/>
                <w:szCs w:val="14"/>
              </w:rPr>
            </w:pPr>
            <w:r w:rsidRPr="0055153F">
              <w:rPr>
                <w:sz w:val="14"/>
                <w:szCs w:val="14"/>
              </w:rPr>
              <w:t>Txhuas Nrho-LEA</w:t>
            </w:r>
          </w:p>
        </w:tc>
        <w:tc>
          <w:tcPr>
            <w:tcW w:w="2790" w:type="dxa"/>
            <w:tcBorders>
              <w:top w:val="nil"/>
              <w:bottom w:val="nil"/>
            </w:tcBorders>
            <w:shd w:val="clear" w:color="auto" w:fill="DDEBF6"/>
          </w:tcPr>
          <w:p w14:paraId="2F1A2FBA" w14:textId="77777777" w:rsidR="00AD19E5" w:rsidRPr="004A2C82" w:rsidRDefault="00AD19E5" w:rsidP="00AD19E5">
            <w:pPr>
              <w:pStyle w:val="TableParagraph"/>
              <w:spacing w:before="59"/>
              <w:ind w:left="144"/>
              <w:rPr>
                <w:sz w:val="14"/>
                <w:szCs w:val="14"/>
              </w:rPr>
            </w:pPr>
            <w:r w:rsidRPr="0055153F">
              <w:rPr>
                <w:sz w:val="14"/>
                <w:szCs w:val="14"/>
              </w:rPr>
              <w:t xml:space="preserve">Cov Kawm Lus Askiv Cov Hlua </w:t>
            </w:r>
            <w:ins w:id="5101" w:author="year" w:date="2021-07-02T23:41:00Z">
              <w:r>
                <w:rPr>
                  <w:sz w:val="14"/>
                  <w:szCs w:val="14"/>
                </w:rPr>
                <w:t xml:space="preserve">me nyuam tu </w:t>
              </w:r>
            </w:ins>
            <w:del w:id="5102" w:author="year" w:date="2021-07-02T23:41:00Z">
              <w:r w:rsidRPr="0055153F" w:rsidDel="00CF3953">
                <w:rPr>
                  <w:sz w:val="14"/>
                  <w:szCs w:val="14"/>
                </w:rPr>
                <w:delText>Uas Coj Los Tu</w:delText>
              </w:r>
            </w:del>
            <w:r w:rsidRPr="0055153F">
              <w:rPr>
                <w:sz w:val="14"/>
                <w:szCs w:val="14"/>
              </w:rPr>
              <w:t xml:space="preserve"> Cov Tau Nyiaj </w:t>
            </w:r>
            <w:ins w:id="5103" w:author="year" w:date="2021-07-02T23:41:00Z">
              <w:r>
                <w:rPr>
                  <w:sz w:val="14"/>
                  <w:szCs w:val="14"/>
                </w:rPr>
                <w:t>qis</w:t>
              </w:r>
            </w:ins>
            <w:del w:id="5104" w:author="year" w:date="2021-07-02T23:41:00Z">
              <w:r w:rsidRPr="0055153F" w:rsidDel="00CF3953">
                <w:rPr>
                  <w:sz w:val="14"/>
                  <w:szCs w:val="14"/>
                </w:rPr>
                <w:delText>Tsawg</w:delText>
              </w:r>
            </w:del>
          </w:p>
        </w:tc>
        <w:tc>
          <w:tcPr>
            <w:tcW w:w="2250" w:type="dxa"/>
            <w:tcBorders>
              <w:top w:val="nil"/>
              <w:bottom w:val="nil"/>
            </w:tcBorders>
            <w:shd w:val="clear" w:color="auto" w:fill="DDEBF6"/>
          </w:tcPr>
          <w:p w14:paraId="1AA5D0E9" w14:textId="77777777" w:rsidR="00AD19E5" w:rsidRPr="004A2C82" w:rsidRDefault="00AD19E5" w:rsidP="00AD19E5">
            <w:pPr>
              <w:pStyle w:val="TableParagraph"/>
              <w:spacing w:before="59"/>
              <w:ind w:left="143"/>
              <w:rPr>
                <w:sz w:val="14"/>
                <w:szCs w:val="14"/>
              </w:rPr>
            </w:pPr>
            <w:r w:rsidRPr="004A2C82">
              <w:rPr>
                <w:sz w:val="14"/>
                <w:szCs w:val="14"/>
              </w:rPr>
              <w:t>Txhua Lub Tsev Kawm</w:t>
            </w:r>
          </w:p>
        </w:tc>
        <w:tc>
          <w:tcPr>
            <w:tcW w:w="1800" w:type="dxa"/>
            <w:tcBorders>
              <w:top w:val="nil"/>
              <w:bottom w:val="nil"/>
            </w:tcBorders>
            <w:shd w:val="clear" w:color="auto" w:fill="DDEBF6"/>
          </w:tcPr>
          <w:p w14:paraId="664C3071" w14:textId="77777777" w:rsidR="00AD19E5" w:rsidRPr="004A2C82" w:rsidRDefault="00AD19E5" w:rsidP="00AD19E5">
            <w:pPr>
              <w:pStyle w:val="TableParagraph"/>
              <w:spacing w:before="59"/>
              <w:ind w:left="309" w:right="309"/>
              <w:jc w:val="center"/>
              <w:rPr>
                <w:sz w:val="14"/>
                <w:szCs w:val="14"/>
              </w:rPr>
            </w:pPr>
            <w:r w:rsidRPr="004A2C82">
              <w:rPr>
                <w:sz w:val="14"/>
                <w:szCs w:val="14"/>
              </w:rPr>
              <w:t>$ 10,626,458.00</w:t>
            </w:r>
          </w:p>
        </w:tc>
        <w:tc>
          <w:tcPr>
            <w:tcW w:w="1947" w:type="dxa"/>
            <w:tcBorders>
              <w:top w:val="nil"/>
              <w:bottom w:val="nil"/>
              <w:right w:val="nil"/>
            </w:tcBorders>
            <w:shd w:val="clear" w:color="auto" w:fill="DDEBF6"/>
          </w:tcPr>
          <w:p w14:paraId="13EB48ED" w14:textId="77777777" w:rsidR="00AD19E5" w:rsidRPr="004A2C82" w:rsidRDefault="00AD19E5" w:rsidP="00AD19E5">
            <w:pPr>
              <w:pStyle w:val="TableParagraph"/>
              <w:spacing w:before="59"/>
              <w:ind w:left="309" w:right="309"/>
              <w:jc w:val="center"/>
              <w:rPr>
                <w:sz w:val="14"/>
                <w:szCs w:val="14"/>
              </w:rPr>
            </w:pPr>
            <w:r w:rsidRPr="004A2C82">
              <w:rPr>
                <w:sz w:val="14"/>
                <w:szCs w:val="14"/>
              </w:rPr>
              <w:t>$ 10,626,458.00</w:t>
            </w:r>
          </w:p>
        </w:tc>
      </w:tr>
      <w:tr w:rsidR="00AD19E5" w14:paraId="50A69A99" w14:textId="77777777" w:rsidTr="00AD19E5">
        <w:trPr>
          <w:trHeight w:val="287"/>
        </w:trPr>
        <w:tc>
          <w:tcPr>
            <w:tcW w:w="1183" w:type="dxa"/>
            <w:tcBorders>
              <w:top w:val="nil"/>
              <w:left w:val="nil"/>
              <w:bottom w:val="nil"/>
            </w:tcBorders>
            <w:shd w:val="clear" w:color="auto" w:fill="DDEBF6"/>
          </w:tcPr>
          <w:p w14:paraId="377D107E" w14:textId="77777777" w:rsidR="00AD19E5" w:rsidRDefault="00AD19E5" w:rsidP="00AD19E5">
            <w:pPr>
              <w:pStyle w:val="TableParagraph"/>
              <w:rPr>
                <w:rFonts w:ascii="Times New Roman"/>
                <w:sz w:val="20"/>
              </w:rPr>
            </w:pPr>
          </w:p>
        </w:tc>
        <w:tc>
          <w:tcPr>
            <w:tcW w:w="990" w:type="dxa"/>
            <w:tcBorders>
              <w:top w:val="nil"/>
              <w:bottom w:val="nil"/>
            </w:tcBorders>
            <w:shd w:val="clear" w:color="auto" w:fill="DDEBF6"/>
          </w:tcPr>
          <w:p w14:paraId="53EE8372" w14:textId="77777777" w:rsidR="00AD19E5" w:rsidRDefault="00AD19E5" w:rsidP="00AD19E5">
            <w:pPr>
              <w:pStyle w:val="TableParagraph"/>
              <w:rPr>
                <w:rFonts w:ascii="Times New Roman"/>
                <w:sz w:val="20"/>
              </w:rPr>
            </w:pPr>
          </w:p>
        </w:tc>
        <w:tc>
          <w:tcPr>
            <w:tcW w:w="2700" w:type="dxa"/>
            <w:tcBorders>
              <w:top w:val="nil"/>
              <w:bottom w:val="nil"/>
            </w:tcBorders>
            <w:shd w:val="clear" w:color="auto" w:fill="DDEBF6"/>
          </w:tcPr>
          <w:p w14:paraId="003585CF" w14:textId="77777777" w:rsidR="00AD19E5" w:rsidRDefault="00AD19E5" w:rsidP="00AD19E5">
            <w:pPr>
              <w:pStyle w:val="TableParagraph"/>
              <w:rPr>
                <w:rFonts w:ascii="Times New Roman"/>
                <w:sz w:val="20"/>
              </w:rPr>
            </w:pPr>
          </w:p>
        </w:tc>
        <w:tc>
          <w:tcPr>
            <w:tcW w:w="1440" w:type="dxa"/>
            <w:tcBorders>
              <w:top w:val="nil"/>
              <w:bottom w:val="nil"/>
            </w:tcBorders>
            <w:shd w:val="clear" w:color="auto" w:fill="DDEBF6"/>
          </w:tcPr>
          <w:p w14:paraId="205AFE10" w14:textId="77777777" w:rsidR="00AD19E5" w:rsidRDefault="00AD19E5" w:rsidP="00AD19E5">
            <w:pPr>
              <w:pStyle w:val="TableParagraph"/>
              <w:rPr>
                <w:rFonts w:ascii="Times New Roman"/>
                <w:sz w:val="20"/>
              </w:rPr>
            </w:pPr>
          </w:p>
        </w:tc>
        <w:tc>
          <w:tcPr>
            <w:tcW w:w="2790" w:type="dxa"/>
            <w:tcBorders>
              <w:top w:val="nil"/>
              <w:bottom w:val="nil"/>
            </w:tcBorders>
            <w:shd w:val="clear" w:color="auto" w:fill="DDEBF6"/>
          </w:tcPr>
          <w:p w14:paraId="5DD17791" w14:textId="77777777" w:rsidR="00AD19E5" w:rsidRDefault="00AD19E5" w:rsidP="00AD19E5">
            <w:pPr>
              <w:pStyle w:val="TableParagraph"/>
              <w:spacing w:before="25"/>
              <w:ind w:left="144"/>
              <w:rPr>
                <w:sz w:val="20"/>
              </w:rPr>
            </w:pPr>
          </w:p>
        </w:tc>
        <w:tc>
          <w:tcPr>
            <w:tcW w:w="2250" w:type="dxa"/>
            <w:tcBorders>
              <w:top w:val="nil"/>
              <w:bottom w:val="nil"/>
            </w:tcBorders>
            <w:shd w:val="clear" w:color="auto" w:fill="DDEBF6"/>
          </w:tcPr>
          <w:p w14:paraId="47E4D00A" w14:textId="77777777" w:rsidR="00AD19E5" w:rsidRDefault="00AD19E5" w:rsidP="00AD19E5">
            <w:pPr>
              <w:pStyle w:val="TableParagraph"/>
              <w:rPr>
                <w:rFonts w:ascii="Times New Roman"/>
                <w:sz w:val="20"/>
              </w:rPr>
            </w:pPr>
          </w:p>
        </w:tc>
        <w:tc>
          <w:tcPr>
            <w:tcW w:w="1800" w:type="dxa"/>
            <w:tcBorders>
              <w:top w:val="nil"/>
              <w:bottom w:val="nil"/>
            </w:tcBorders>
            <w:shd w:val="clear" w:color="auto" w:fill="DDEBF6"/>
          </w:tcPr>
          <w:p w14:paraId="300DEBB9" w14:textId="77777777" w:rsidR="00AD19E5" w:rsidRDefault="00AD19E5" w:rsidP="00AD19E5">
            <w:pPr>
              <w:pStyle w:val="TableParagraph"/>
              <w:rPr>
                <w:rFonts w:ascii="Times New Roman"/>
                <w:sz w:val="20"/>
              </w:rPr>
            </w:pPr>
          </w:p>
        </w:tc>
        <w:tc>
          <w:tcPr>
            <w:tcW w:w="1947" w:type="dxa"/>
            <w:tcBorders>
              <w:top w:val="nil"/>
              <w:bottom w:val="nil"/>
              <w:right w:val="nil"/>
            </w:tcBorders>
            <w:shd w:val="clear" w:color="auto" w:fill="DDEBF6"/>
          </w:tcPr>
          <w:p w14:paraId="2118D4C0" w14:textId="77777777" w:rsidR="00AD19E5" w:rsidRDefault="00AD19E5" w:rsidP="00AD19E5">
            <w:pPr>
              <w:pStyle w:val="TableParagraph"/>
              <w:rPr>
                <w:rFonts w:ascii="Times New Roman"/>
                <w:sz w:val="20"/>
              </w:rPr>
            </w:pPr>
          </w:p>
        </w:tc>
      </w:tr>
      <w:tr w:rsidR="00AD19E5" w14:paraId="6C80AF81" w14:textId="77777777" w:rsidTr="00AD19E5">
        <w:trPr>
          <w:trHeight w:val="313"/>
        </w:trPr>
        <w:tc>
          <w:tcPr>
            <w:tcW w:w="1183" w:type="dxa"/>
            <w:tcBorders>
              <w:top w:val="nil"/>
              <w:left w:val="nil"/>
              <w:bottom w:val="nil"/>
            </w:tcBorders>
            <w:shd w:val="clear" w:color="auto" w:fill="DDEBF6"/>
          </w:tcPr>
          <w:p w14:paraId="2285B90C" w14:textId="77777777" w:rsidR="00AD19E5" w:rsidRDefault="00AD19E5" w:rsidP="00AD19E5">
            <w:pPr>
              <w:pStyle w:val="TableParagraph"/>
              <w:rPr>
                <w:rFonts w:ascii="Times New Roman"/>
                <w:sz w:val="20"/>
              </w:rPr>
            </w:pPr>
          </w:p>
        </w:tc>
        <w:tc>
          <w:tcPr>
            <w:tcW w:w="990" w:type="dxa"/>
            <w:tcBorders>
              <w:top w:val="nil"/>
              <w:bottom w:val="nil"/>
            </w:tcBorders>
            <w:shd w:val="clear" w:color="auto" w:fill="DDEBF6"/>
          </w:tcPr>
          <w:p w14:paraId="7F18D68D" w14:textId="77777777" w:rsidR="00AD19E5" w:rsidRDefault="00AD19E5" w:rsidP="00AD19E5">
            <w:pPr>
              <w:pStyle w:val="TableParagraph"/>
              <w:rPr>
                <w:rFonts w:ascii="Times New Roman"/>
                <w:sz w:val="20"/>
              </w:rPr>
            </w:pPr>
          </w:p>
        </w:tc>
        <w:tc>
          <w:tcPr>
            <w:tcW w:w="2700" w:type="dxa"/>
            <w:tcBorders>
              <w:top w:val="nil"/>
              <w:bottom w:val="nil"/>
            </w:tcBorders>
            <w:shd w:val="clear" w:color="auto" w:fill="DDEBF6"/>
          </w:tcPr>
          <w:p w14:paraId="76EBCD37" w14:textId="77777777" w:rsidR="00AD19E5" w:rsidRDefault="00AD19E5" w:rsidP="00AD19E5">
            <w:pPr>
              <w:pStyle w:val="TableParagraph"/>
              <w:rPr>
                <w:rFonts w:ascii="Times New Roman"/>
                <w:sz w:val="20"/>
              </w:rPr>
            </w:pPr>
          </w:p>
        </w:tc>
        <w:tc>
          <w:tcPr>
            <w:tcW w:w="1440" w:type="dxa"/>
            <w:tcBorders>
              <w:top w:val="nil"/>
              <w:bottom w:val="nil"/>
            </w:tcBorders>
            <w:shd w:val="clear" w:color="auto" w:fill="DDEBF6"/>
          </w:tcPr>
          <w:p w14:paraId="4F2CA9B2" w14:textId="77777777" w:rsidR="00AD19E5" w:rsidRDefault="00AD19E5" w:rsidP="00AD19E5">
            <w:pPr>
              <w:pStyle w:val="TableParagraph"/>
              <w:rPr>
                <w:rFonts w:ascii="Times New Roman"/>
                <w:sz w:val="20"/>
              </w:rPr>
            </w:pPr>
          </w:p>
        </w:tc>
        <w:tc>
          <w:tcPr>
            <w:tcW w:w="2790" w:type="dxa"/>
            <w:tcBorders>
              <w:top w:val="nil"/>
              <w:bottom w:val="nil"/>
            </w:tcBorders>
            <w:shd w:val="clear" w:color="auto" w:fill="DDEBF6"/>
          </w:tcPr>
          <w:p w14:paraId="7F76EF19" w14:textId="77777777" w:rsidR="00AD19E5" w:rsidRDefault="00AD19E5" w:rsidP="00AD19E5">
            <w:pPr>
              <w:pStyle w:val="TableParagraph"/>
              <w:spacing w:before="25"/>
              <w:ind w:left="144"/>
              <w:rPr>
                <w:sz w:val="20"/>
              </w:rPr>
            </w:pPr>
          </w:p>
        </w:tc>
        <w:tc>
          <w:tcPr>
            <w:tcW w:w="2250" w:type="dxa"/>
            <w:tcBorders>
              <w:top w:val="nil"/>
              <w:bottom w:val="nil"/>
            </w:tcBorders>
            <w:shd w:val="clear" w:color="auto" w:fill="DDEBF6"/>
          </w:tcPr>
          <w:p w14:paraId="10BF7F55" w14:textId="77777777" w:rsidR="00AD19E5" w:rsidRDefault="00AD19E5" w:rsidP="00AD19E5">
            <w:pPr>
              <w:pStyle w:val="TableParagraph"/>
              <w:rPr>
                <w:rFonts w:ascii="Times New Roman"/>
                <w:sz w:val="20"/>
              </w:rPr>
            </w:pPr>
          </w:p>
        </w:tc>
        <w:tc>
          <w:tcPr>
            <w:tcW w:w="1800" w:type="dxa"/>
            <w:tcBorders>
              <w:top w:val="nil"/>
              <w:bottom w:val="nil"/>
            </w:tcBorders>
            <w:shd w:val="clear" w:color="auto" w:fill="DDEBF6"/>
          </w:tcPr>
          <w:p w14:paraId="1D848D10" w14:textId="77777777" w:rsidR="00AD19E5" w:rsidRDefault="00AD19E5" w:rsidP="00AD19E5">
            <w:pPr>
              <w:pStyle w:val="TableParagraph"/>
              <w:rPr>
                <w:rFonts w:ascii="Times New Roman"/>
                <w:sz w:val="20"/>
              </w:rPr>
            </w:pPr>
          </w:p>
        </w:tc>
        <w:tc>
          <w:tcPr>
            <w:tcW w:w="1947" w:type="dxa"/>
            <w:tcBorders>
              <w:top w:val="nil"/>
              <w:bottom w:val="nil"/>
              <w:right w:val="nil"/>
            </w:tcBorders>
            <w:shd w:val="clear" w:color="auto" w:fill="DDEBF6"/>
          </w:tcPr>
          <w:p w14:paraId="01246699" w14:textId="77777777" w:rsidR="00AD19E5" w:rsidRDefault="00AD19E5" w:rsidP="00AD19E5">
            <w:pPr>
              <w:pStyle w:val="TableParagraph"/>
              <w:rPr>
                <w:rFonts w:ascii="Times New Roman"/>
                <w:sz w:val="20"/>
              </w:rPr>
            </w:pPr>
          </w:p>
        </w:tc>
      </w:tr>
    </w:tbl>
    <w:p w14:paraId="1FD9E359" w14:textId="77777777" w:rsidR="00AD19E5" w:rsidRDefault="00AD19E5" w:rsidP="00AD19E5">
      <w:pPr>
        <w:rPr>
          <w:rFonts w:ascii="Times New Roman"/>
          <w:sz w:val="20"/>
        </w:rPr>
        <w:sectPr w:rsidR="00AD19E5">
          <w:pgSz w:w="15840" w:h="12240" w:orient="landscape"/>
          <w:pgMar w:top="640" w:right="120" w:bottom="480" w:left="120" w:header="0" w:footer="284" w:gutter="0"/>
          <w:cols w:space="720"/>
        </w:sectPr>
      </w:pPr>
    </w:p>
    <w:p w14:paraId="04F3998A" w14:textId="77777777" w:rsidR="00AD19E5" w:rsidRPr="00280618" w:rsidRDefault="00AD19E5" w:rsidP="00AD19E5">
      <w:pPr>
        <w:spacing w:before="72"/>
        <w:ind w:left="240"/>
        <w:rPr>
          <w:b/>
          <w:sz w:val="20"/>
          <w:szCs w:val="20"/>
        </w:rPr>
      </w:pPr>
      <w:bookmarkStart w:id="5105" w:name="Annual_Update_Table_Year_1_[2021-22]"/>
      <w:bookmarkEnd w:id="5105"/>
      <w:r w:rsidRPr="00280618">
        <w:rPr>
          <w:b/>
          <w:sz w:val="20"/>
          <w:szCs w:val="20"/>
        </w:rPr>
        <w:lastRenderedPageBreak/>
        <w:t xml:space="preserve">Cov Txheej Txheem </w:t>
      </w:r>
      <w:r>
        <w:rPr>
          <w:b/>
          <w:sz w:val="20"/>
          <w:szCs w:val="20"/>
        </w:rPr>
        <w:t>Hloov</w:t>
      </w:r>
      <w:r w:rsidRPr="00280618">
        <w:rPr>
          <w:b/>
          <w:sz w:val="20"/>
          <w:szCs w:val="20"/>
        </w:rPr>
        <w:t xml:space="preserve"> </w:t>
      </w:r>
      <w:ins w:id="5106" w:author="year" w:date="2021-07-02T23:54:00Z">
        <w:r>
          <w:rPr>
            <w:b/>
            <w:sz w:val="20"/>
            <w:szCs w:val="20"/>
          </w:rPr>
          <w:t>Tshiab Txhua Xyoo Ntawm</w:t>
        </w:r>
      </w:ins>
      <w:del w:id="5107" w:author="year" w:date="2021-07-02T23:54:00Z">
        <w:r w:rsidRPr="00280618" w:rsidDel="00DF7D78">
          <w:rPr>
            <w:b/>
            <w:sz w:val="20"/>
            <w:szCs w:val="20"/>
          </w:rPr>
          <w:delText>Duas Tshaib Txhua</w:delText>
        </w:r>
      </w:del>
      <w:r w:rsidRPr="00280618">
        <w:rPr>
          <w:b/>
          <w:sz w:val="20"/>
          <w:szCs w:val="20"/>
        </w:rPr>
        <w:t xml:space="preserve"> Xyoo 1 [2021-22]</w:t>
      </w:r>
    </w:p>
    <w:p w14:paraId="1055EC32" w14:textId="77777777" w:rsidR="00AD19E5" w:rsidRDefault="00AD19E5" w:rsidP="00AD19E5">
      <w:pPr>
        <w:pStyle w:val="BodyText"/>
        <w:spacing w:before="11"/>
        <w:rPr>
          <w:b/>
          <w:sz w:val="23"/>
        </w:rPr>
      </w:pPr>
    </w:p>
    <w:p w14:paraId="4B530252" w14:textId="77777777" w:rsidR="00AD19E5" w:rsidRPr="000C3E3F" w:rsidRDefault="00AD19E5" w:rsidP="00AD19E5">
      <w:pPr>
        <w:pStyle w:val="BodyText"/>
        <w:ind w:left="240"/>
        <w:rPr>
          <w:sz w:val="20"/>
          <w:szCs w:val="20"/>
        </w:rPr>
      </w:pPr>
      <w:r w:rsidRPr="000C3E3F">
        <w:rPr>
          <w:sz w:val="20"/>
          <w:szCs w:val="20"/>
        </w:rPr>
        <w:t>Kev hloov tshiab txhua xyoo ntawm xyoo 2021-22 cov hom phiaj yuav tshwm sim thaum xyoo 2022-23 lub caij hloov pauv.</w:t>
      </w:r>
    </w:p>
    <w:p w14:paraId="4A8CDA8E" w14:textId="77777777" w:rsidR="00AD19E5" w:rsidRDefault="00AD19E5" w:rsidP="00AD19E5">
      <w:pPr>
        <w:pStyle w:val="BodyText"/>
        <w:spacing w:before="10"/>
      </w:pPr>
    </w:p>
    <w:tbl>
      <w:tblPr>
        <w:tblW w:w="0" w:type="auto"/>
        <w:tblCellSpacing w:w="4" w:type="dxa"/>
        <w:tblInd w:w="262" w:type="dxa"/>
        <w:tblLayout w:type="fixed"/>
        <w:tblCellMar>
          <w:left w:w="0" w:type="dxa"/>
          <w:right w:w="0" w:type="dxa"/>
        </w:tblCellMar>
        <w:tblLook w:val="01E0" w:firstRow="1" w:lastRow="1" w:firstColumn="1" w:lastColumn="1" w:noHBand="0" w:noVBand="0"/>
      </w:tblPr>
      <w:tblGrid>
        <w:gridCol w:w="1636"/>
        <w:gridCol w:w="1530"/>
        <w:gridCol w:w="3300"/>
        <w:gridCol w:w="2309"/>
        <w:gridCol w:w="3485"/>
        <w:gridCol w:w="2896"/>
      </w:tblGrid>
      <w:tr w:rsidR="00AD19E5" w14:paraId="50BA30F7" w14:textId="77777777" w:rsidTr="00AD19E5">
        <w:trPr>
          <w:trHeight w:val="737"/>
          <w:tblCellSpacing w:w="4" w:type="dxa"/>
        </w:trPr>
        <w:tc>
          <w:tcPr>
            <w:tcW w:w="1624" w:type="dxa"/>
            <w:tcBorders>
              <w:top w:val="nil"/>
              <w:left w:val="nil"/>
            </w:tcBorders>
            <w:shd w:val="clear" w:color="auto" w:fill="1F4E79"/>
          </w:tcPr>
          <w:p w14:paraId="18A96077" w14:textId="77777777" w:rsidR="00AD19E5" w:rsidRPr="00C9291D" w:rsidRDefault="00AD19E5" w:rsidP="00AD19E5">
            <w:pPr>
              <w:pStyle w:val="TableParagraph"/>
              <w:spacing w:before="173"/>
              <w:ind w:left="407" w:right="169" w:hanging="224"/>
              <w:rPr>
                <w:b/>
                <w:sz w:val="14"/>
                <w:szCs w:val="14"/>
              </w:rPr>
            </w:pPr>
            <w:r w:rsidRPr="00C9291D">
              <w:rPr>
                <w:b/>
                <w:color w:val="FFFFFF"/>
                <w:sz w:val="14"/>
                <w:szCs w:val="14"/>
              </w:rPr>
              <w:t>Lub Hom Phiaj Xyoo Tag Los #</w:t>
            </w:r>
          </w:p>
        </w:tc>
        <w:tc>
          <w:tcPr>
            <w:tcW w:w="1522" w:type="dxa"/>
            <w:tcBorders>
              <w:top w:val="nil"/>
            </w:tcBorders>
            <w:shd w:val="clear" w:color="auto" w:fill="1F4E79"/>
          </w:tcPr>
          <w:p w14:paraId="34E677C5" w14:textId="77777777" w:rsidR="00AD19E5" w:rsidRPr="00C9291D" w:rsidRDefault="00AD19E5" w:rsidP="00AD19E5">
            <w:pPr>
              <w:pStyle w:val="TableParagraph"/>
              <w:spacing w:before="173"/>
              <w:ind w:left="319" w:right="175" w:hanging="136"/>
              <w:rPr>
                <w:b/>
                <w:sz w:val="14"/>
                <w:szCs w:val="14"/>
              </w:rPr>
            </w:pPr>
            <w:r>
              <w:rPr>
                <w:b/>
                <w:color w:val="FFFFFF"/>
                <w:sz w:val="14"/>
                <w:szCs w:val="14"/>
              </w:rPr>
              <w:t xml:space="preserve">Cov </w:t>
            </w:r>
            <w:ins w:id="5108" w:author="year" w:date="2021-07-02T23:56:00Z">
              <w:r>
                <w:rPr>
                  <w:b/>
                  <w:color w:val="FFFFFF"/>
                  <w:sz w:val="14"/>
                  <w:szCs w:val="14"/>
                </w:rPr>
                <w:t>tau nqis tes</w:t>
              </w:r>
            </w:ins>
            <w:del w:id="5109" w:author="year" w:date="2021-07-02T23:56:00Z">
              <w:r w:rsidDel="00DF7D78">
                <w:rPr>
                  <w:b/>
                  <w:color w:val="FFFFFF"/>
                  <w:sz w:val="14"/>
                  <w:szCs w:val="14"/>
                </w:rPr>
                <w:delText>Kev</w:delText>
              </w:r>
            </w:del>
            <w:r>
              <w:rPr>
                <w:b/>
                <w:color w:val="FFFFFF"/>
                <w:sz w:val="14"/>
                <w:szCs w:val="14"/>
              </w:rPr>
              <w:t xml:space="preserve"> Ua Xyoo Tag Los</w:t>
            </w:r>
            <w:r w:rsidRPr="00C9291D">
              <w:rPr>
                <w:b/>
                <w:color w:val="FFFFFF"/>
                <w:sz w:val="14"/>
                <w:szCs w:val="14"/>
              </w:rPr>
              <w:t xml:space="preserve"> #</w:t>
            </w:r>
          </w:p>
        </w:tc>
        <w:tc>
          <w:tcPr>
            <w:tcW w:w="3292" w:type="dxa"/>
            <w:tcBorders>
              <w:top w:val="nil"/>
            </w:tcBorders>
            <w:shd w:val="clear" w:color="auto" w:fill="1F4E79"/>
          </w:tcPr>
          <w:p w14:paraId="088D7F6F" w14:textId="77777777" w:rsidR="00AD19E5" w:rsidRPr="00C9291D" w:rsidRDefault="00AD19E5" w:rsidP="00AD19E5">
            <w:pPr>
              <w:pStyle w:val="TableParagraph"/>
              <w:rPr>
                <w:sz w:val="14"/>
                <w:szCs w:val="14"/>
              </w:rPr>
            </w:pPr>
          </w:p>
          <w:p w14:paraId="375E8803" w14:textId="77777777" w:rsidR="00AD19E5" w:rsidRPr="00C9291D" w:rsidRDefault="00AD19E5" w:rsidP="00AD19E5">
            <w:pPr>
              <w:pStyle w:val="TableParagraph"/>
              <w:ind w:left="589"/>
              <w:rPr>
                <w:b/>
                <w:sz w:val="14"/>
                <w:szCs w:val="14"/>
              </w:rPr>
            </w:pPr>
            <w:r w:rsidRPr="00C9291D">
              <w:rPr>
                <w:b/>
                <w:color w:val="FFFFFF"/>
                <w:sz w:val="14"/>
                <w:szCs w:val="14"/>
              </w:rPr>
              <w:t xml:space="preserve">Qhov Kev Nqis Tes Ua Ua ntej / </w:t>
            </w:r>
            <w:ins w:id="5110" w:author="year" w:date="2021-07-03T00:02:00Z">
              <w:r>
                <w:rPr>
                  <w:b/>
                  <w:color w:val="FFFFFF"/>
                  <w:sz w:val="14"/>
                  <w:szCs w:val="14"/>
                </w:rPr>
                <w:t>Lub Npe</w:t>
              </w:r>
            </w:ins>
            <w:del w:id="5111" w:author="year" w:date="2021-07-03T00:02:00Z">
              <w:r w:rsidDel="00F018AC">
                <w:rPr>
                  <w:b/>
                  <w:color w:val="FFFFFF"/>
                  <w:sz w:val="14"/>
                  <w:szCs w:val="14"/>
                </w:rPr>
                <w:delText>Cov Ntsiab</w:delText>
              </w:r>
            </w:del>
            <w:r w:rsidRPr="00C9291D">
              <w:rPr>
                <w:b/>
                <w:color w:val="FFFFFF"/>
                <w:sz w:val="14"/>
                <w:szCs w:val="14"/>
              </w:rPr>
              <w:t xml:space="preserve"> Kev Pab</w:t>
            </w:r>
            <w:r>
              <w:rPr>
                <w:b/>
                <w:color w:val="FFFFFF"/>
                <w:sz w:val="14"/>
                <w:szCs w:val="14"/>
              </w:rPr>
              <w:t xml:space="preserve"> </w:t>
            </w:r>
            <w:r w:rsidRPr="00C9291D">
              <w:rPr>
                <w:b/>
                <w:color w:val="FFFFFF"/>
                <w:sz w:val="14"/>
                <w:szCs w:val="14"/>
              </w:rPr>
              <w:t>cuam</w:t>
            </w:r>
          </w:p>
        </w:tc>
        <w:tc>
          <w:tcPr>
            <w:tcW w:w="2301" w:type="dxa"/>
            <w:tcBorders>
              <w:top w:val="nil"/>
            </w:tcBorders>
            <w:shd w:val="clear" w:color="auto" w:fill="1F4E79"/>
          </w:tcPr>
          <w:p w14:paraId="4094A7E4" w14:textId="77777777" w:rsidR="00AD19E5" w:rsidRPr="00C9291D" w:rsidRDefault="00AD19E5" w:rsidP="00AD19E5">
            <w:pPr>
              <w:pStyle w:val="TableParagraph"/>
              <w:spacing w:before="58" w:line="230" w:lineRule="atLeast"/>
              <w:ind w:left="72" w:right="70" w:hanging="1"/>
              <w:jc w:val="center"/>
              <w:rPr>
                <w:b/>
                <w:sz w:val="14"/>
                <w:szCs w:val="14"/>
              </w:rPr>
            </w:pPr>
            <w:r w:rsidRPr="00C9291D">
              <w:rPr>
                <w:b/>
                <w:color w:val="FFFFFF"/>
                <w:sz w:val="14"/>
                <w:szCs w:val="14"/>
              </w:rPr>
              <w:t>Koom Nrog</w:t>
            </w:r>
            <w:r>
              <w:rPr>
                <w:b/>
                <w:color w:val="FFFFFF"/>
                <w:sz w:val="14"/>
                <w:szCs w:val="14"/>
              </w:rPr>
              <w:t xml:space="preserve"> Kev Pab Cuam Uas </w:t>
            </w:r>
            <w:ins w:id="5112" w:author="year" w:date="2021-07-03T00:07:00Z">
              <w:r>
                <w:rPr>
                  <w:b/>
                  <w:color w:val="FFFFFF"/>
                  <w:sz w:val="14"/>
                  <w:szCs w:val="14"/>
                </w:rPr>
                <w:t>tau txais kev txhawb thiab kev txhim kho</w:t>
              </w:r>
            </w:ins>
            <w:del w:id="5113" w:author="year" w:date="2021-07-03T00:06:00Z">
              <w:r w:rsidDel="00F018AC">
                <w:rPr>
                  <w:b/>
                  <w:color w:val="FFFFFF"/>
                  <w:sz w:val="14"/>
                  <w:szCs w:val="14"/>
                </w:rPr>
                <w:delText xml:space="preserve">Ntau </w:delText>
              </w:r>
              <w:r w:rsidRPr="00C9291D" w:rsidDel="00F018AC">
                <w:rPr>
                  <w:b/>
                  <w:color w:val="FFFFFF"/>
                  <w:sz w:val="14"/>
                  <w:szCs w:val="14"/>
                </w:rPr>
                <w:delText>los</w:delText>
              </w:r>
              <w:r w:rsidDel="00F018AC">
                <w:rPr>
                  <w:b/>
                  <w:color w:val="FFFFFF"/>
                  <w:sz w:val="14"/>
                  <w:szCs w:val="14"/>
                </w:rPr>
                <w:delText xml:space="preserve"> </w:delText>
              </w:r>
              <w:r w:rsidRPr="00C9291D" w:rsidDel="00F018AC">
                <w:rPr>
                  <w:b/>
                  <w:color w:val="FFFFFF"/>
                  <w:sz w:val="14"/>
                  <w:szCs w:val="14"/>
                </w:rPr>
                <w:delText xml:space="preserve">sis </w:delText>
              </w:r>
              <w:r w:rsidDel="00F018AC">
                <w:rPr>
                  <w:b/>
                  <w:color w:val="FFFFFF"/>
                  <w:sz w:val="14"/>
                  <w:szCs w:val="14"/>
                </w:rPr>
                <w:delText xml:space="preserve">Kev </w:delText>
              </w:r>
              <w:r w:rsidRPr="00C9291D" w:rsidDel="00F018AC">
                <w:rPr>
                  <w:b/>
                  <w:color w:val="FFFFFF"/>
                  <w:sz w:val="14"/>
                  <w:szCs w:val="14"/>
                </w:rPr>
                <w:delText>txhim kho</w:delText>
              </w:r>
            </w:del>
            <w:r w:rsidRPr="00C9291D">
              <w:rPr>
                <w:b/>
                <w:color w:val="FFFFFF"/>
                <w:sz w:val="14"/>
                <w:szCs w:val="14"/>
              </w:rPr>
              <w:t>?</w:t>
            </w:r>
          </w:p>
        </w:tc>
        <w:tc>
          <w:tcPr>
            <w:tcW w:w="3477" w:type="dxa"/>
            <w:tcBorders>
              <w:top w:val="nil"/>
            </w:tcBorders>
            <w:shd w:val="clear" w:color="auto" w:fill="1F4E79"/>
          </w:tcPr>
          <w:p w14:paraId="21F9B6A3" w14:textId="77777777" w:rsidR="00AD19E5" w:rsidRPr="00C9291D" w:rsidRDefault="00AD19E5" w:rsidP="00AD19E5">
            <w:pPr>
              <w:pStyle w:val="TableParagraph"/>
              <w:spacing w:before="173"/>
              <w:ind w:left="1100" w:right="510" w:hanging="580"/>
              <w:rPr>
                <w:b/>
                <w:sz w:val="14"/>
                <w:szCs w:val="14"/>
              </w:rPr>
            </w:pPr>
            <w:r>
              <w:rPr>
                <w:b/>
                <w:color w:val="FFFFFF"/>
                <w:sz w:val="14"/>
                <w:szCs w:val="14"/>
              </w:rPr>
              <w:t>Tag Nrho Cov Nyiaj Siv Ntawm Xyoo Tag Los</w:t>
            </w:r>
          </w:p>
        </w:tc>
        <w:tc>
          <w:tcPr>
            <w:tcW w:w="2884" w:type="dxa"/>
            <w:tcBorders>
              <w:top w:val="nil"/>
              <w:right w:val="nil"/>
            </w:tcBorders>
            <w:shd w:val="clear" w:color="auto" w:fill="1F4E79"/>
          </w:tcPr>
          <w:p w14:paraId="03E058C5" w14:textId="77777777" w:rsidR="00AD19E5" w:rsidRPr="00C9291D" w:rsidRDefault="00AD19E5" w:rsidP="00AD19E5">
            <w:pPr>
              <w:pStyle w:val="TableParagraph"/>
              <w:spacing w:before="173"/>
              <w:ind w:left="805" w:right="348" w:hanging="445"/>
              <w:rPr>
                <w:b/>
                <w:sz w:val="14"/>
                <w:szCs w:val="14"/>
              </w:rPr>
            </w:pPr>
            <w:r w:rsidRPr="00C9291D">
              <w:rPr>
                <w:b/>
                <w:color w:val="FFFFFF"/>
                <w:sz w:val="14"/>
                <w:szCs w:val="14"/>
              </w:rPr>
              <w:t xml:space="preserve">Tag Nrho </w:t>
            </w:r>
            <w:r>
              <w:rPr>
                <w:b/>
                <w:color w:val="FFFFFF"/>
                <w:sz w:val="14"/>
                <w:szCs w:val="14"/>
              </w:rPr>
              <w:t xml:space="preserve">Cov Nyiaj </w:t>
            </w:r>
            <w:ins w:id="5114" w:author="year" w:date="2021-07-03T00:11:00Z">
              <w:r>
                <w:rPr>
                  <w:b/>
                  <w:color w:val="FFFFFF"/>
                  <w:sz w:val="14"/>
                  <w:szCs w:val="14"/>
                </w:rPr>
                <w:t xml:space="preserve">Uas Tau Siv Tiag </w:t>
              </w:r>
            </w:ins>
            <w:del w:id="5115" w:author="year" w:date="2021-07-03T00:11:00Z">
              <w:r w:rsidDel="00D8251B">
                <w:rPr>
                  <w:b/>
                  <w:color w:val="FFFFFF"/>
                  <w:sz w:val="14"/>
                  <w:szCs w:val="14"/>
                </w:rPr>
                <w:delText>Siv Raws Lis Qhov Tiag</w:delText>
              </w:r>
            </w:del>
          </w:p>
        </w:tc>
      </w:tr>
      <w:tr w:rsidR="00AD19E5" w14:paraId="6BC8EB62" w14:textId="77777777" w:rsidTr="00AD19E5">
        <w:trPr>
          <w:trHeight w:val="323"/>
          <w:tblCellSpacing w:w="4" w:type="dxa"/>
        </w:trPr>
        <w:tc>
          <w:tcPr>
            <w:tcW w:w="1624" w:type="dxa"/>
            <w:tcBorders>
              <w:left w:val="nil"/>
              <w:bottom w:val="nil"/>
            </w:tcBorders>
            <w:shd w:val="clear" w:color="auto" w:fill="BDD7EE"/>
          </w:tcPr>
          <w:p w14:paraId="11F564CD" w14:textId="77777777" w:rsidR="00AD19E5" w:rsidRDefault="00AD19E5" w:rsidP="00AD19E5">
            <w:pPr>
              <w:pStyle w:val="TableParagraph"/>
              <w:rPr>
                <w:rFonts w:ascii="Times New Roman"/>
                <w:sz w:val="20"/>
              </w:rPr>
            </w:pPr>
          </w:p>
        </w:tc>
        <w:tc>
          <w:tcPr>
            <w:tcW w:w="1522" w:type="dxa"/>
            <w:tcBorders>
              <w:bottom w:val="nil"/>
            </w:tcBorders>
            <w:shd w:val="clear" w:color="auto" w:fill="BDD7EE"/>
          </w:tcPr>
          <w:p w14:paraId="0E28C3A0" w14:textId="77777777" w:rsidR="00AD19E5" w:rsidRDefault="00AD19E5" w:rsidP="00AD19E5">
            <w:pPr>
              <w:pStyle w:val="TableParagraph"/>
              <w:rPr>
                <w:rFonts w:ascii="Times New Roman"/>
                <w:sz w:val="20"/>
              </w:rPr>
            </w:pPr>
          </w:p>
        </w:tc>
        <w:tc>
          <w:tcPr>
            <w:tcW w:w="3292" w:type="dxa"/>
            <w:tcBorders>
              <w:bottom w:val="nil"/>
            </w:tcBorders>
            <w:shd w:val="clear" w:color="auto" w:fill="BDD7EE"/>
          </w:tcPr>
          <w:p w14:paraId="4CE5789D" w14:textId="77777777" w:rsidR="00AD19E5" w:rsidRDefault="00AD19E5" w:rsidP="00AD19E5">
            <w:pPr>
              <w:pStyle w:val="TableParagraph"/>
              <w:rPr>
                <w:rFonts w:ascii="Times New Roman"/>
                <w:sz w:val="20"/>
              </w:rPr>
            </w:pPr>
          </w:p>
        </w:tc>
        <w:tc>
          <w:tcPr>
            <w:tcW w:w="2301" w:type="dxa"/>
            <w:tcBorders>
              <w:bottom w:val="nil"/>
            </w:tcBorders>
            <w:shd w:val="clear" w:color="auto" w:fill="BDD7EE"/>
          </w:tcPr>
          <w:p w14:paraId="1A50EE50" w14:textId="77777777" w:rsidR="00AD19E5" w:rsidRDefault="00AD19E5" w:rsidP="00AD19E5">
            <w:pPr>
              <w:pStyle w:val="TableParagraph"/>
              <w:rPr>
                <w:rFonts w:ascii="Times New Roman"/>
                <w:sz w:val="20"/>
              </w:rPr>
            </w:pPr>
          </w:p>
        </w:tc>
        <w:tc>
          <w:tcPr>
            <w:tcW w:w="3477" w:type="dxa"/>
            <w:tcBorders>
              <w:bottom w:val="nil"/>
            </w:tcBorders>
            <w:shd w:val="clear" w:color="auto" w:fill="BDD7EE"/>
          </w:tcPr>
          <w:p w14:paraId="2DD32D49" w14:textId="77777777" w:rsidR="00AD19E5" w:rsidRDefault="00AD19E5" w:rsidP="00AD19E5">
            <w:pPr>
              <w:pStyle w:val="TableParagraph"/>
              <w:rPr>
                <w:rFonts w:ascii="Times New Roman"/>
                <w:sz w:val="20"/>
              </w:rPr>
            </w:pPr>
          </w:p>
        </w:tc>
        <w:tc>
          <w:tcPr>
            <w:tcW w:w="2884" w:type="dxa"/>
            <w:tcBorders>
              <w:bottom w:val="nil"/>
              <w:right w:val="nil"/>
            </w:tcBorders>
            <w:shd w:val="clear" w:color="auto" w:fill="BDD7EE"/>
          </w:tcPr>
          <w:p w14:paraId="197D022B" w14:textId="77777777" w:rsidR="00AD19E5" w:rsidRDefault="00AD19E5" w:rsidP="00AD19E5">
            <w:pPr>
              <w:pStyle w:val="TableParagraph"/>
              <w:rPr>
                <w:rFonts w:ascii="Times New Roman"/>
                <w:sz w:val="20"/>
              </w:rPr>
            </w:pPr>
          </w:p>
        </w:tc>
      </w:tr>
    </w:tbl>
    <w:p w14:paraId="15FAFE8C" w14:textId="77777777" w:rsidR="00AD19E5" w:rsidRDefault="00AD19E5" w:rsidP="00AD19E5">
      <w:pPr>
        <w:pStyle w:val="BodyText"/>
        <w:spacing w:before="8"/>
        <w:rPr>
          <w:sz w:val="21"/>
        </w:rPr>
      </w:pPr>
    </w:p>
    <w:tbl>
      <w:tblPr>
        <w:tblW w:w="0" w:type="auto"/>
        <w:tblCellSpacing w:w="5" w:type="dxa"/>
        <w:tblInd w:w="7213" w:type="dxa"/>
        <w:tblLayout w:type="fixed"/>
        <w:tblCellMar>
          <w:left w:w="0" w:type="dxa"/>
          <w:right w:w="0" w:type="dxa"/>
        </w:tblCellMar>
        <w:tblLook w:val="01E0" w:firstRow="1" w:lastRow="1" w:firstColumn="1" w:lastColumn="1" w:noHBand="0" w:noVBand="0"/>
      </w:tblPr>
      <w:tblGrid>
        <w:gridCol w:w="1704"/>
        <w:gridCol w:w="3625"/>
        <w:gridCol w:w="2860"/>
      </w:tblGrid>
      <w:tr w:rsidR="00AD19E5" w14:paraId="0E425837" w14:textId="77777777" w:rsidTr="00AD19E5">
        <w:trPr>
          <w:trHeight w:val="407"/>
          <w:tblCellSpacing w:w="5" w:type="dxa"/>
        </w:trPr>
        <w:tc>
          <w:tcPr>
            <w:tcW w:w="1689" w:type="dxa"/>
            <w:tcBorders>
              <w:top w:val="nil"/>
              <w:left w:val="nil"/>
            </w:tcBorders>
            <w:shd w:val="clear" w:color="auto" w:fill="1F4E79"/>
          </w:tcPr>
          <w:p w14:paraId="590402B8" w14:textId="77777777" w:rsidR="00AD19E5" w:rsidRPr="001822E8" w:rsidRDefault="00AD19E5" w:rsidP="00AD19E5">
            <w:pPr>
              <w:pStyle w:val="TableParagraph"/>
              <w:spacing w:before="123"/>
              <w:ind w:left="514"/>
              <w:rPr>
                <w:b/>
                <w:sz w:val="14"/>
                <w:szCs w:val="14"/>
              </w:rPr>
            </w:pPr>
            <w:r w:rsidRPr="001822E8">
              <w:rPr>
                <w:b/>
                <w:color w:val="FFFFFF"/>
                <w:sz w:val="14"/>
                <w:szCs w:val="14"/>
              </w:rPr>
              <w:t>Tag Nrho:</w:t>
            </w:r>
          </w:p>
        </w:tc>
        <w:tc>
          <w:tcPr>
            <w:tcW w:w="3615" w:type="dxa"/>
            <w:tcBorders>
              <w:top w:val="nil"/>
            </w:tcBorders>
            <w:shd w:val="clear" w:color="auto" w:fill="1F4E79"/>
          </w:tcPr>
          <w:p w14:paraId="09E94016" w14:textId="77777777" w:rsidR="00AD19E5" w:rsidRPr="001822E8" w:rsidRDefault="00AD19E5" w:rsidP="00AD19E5">
            <w:pPr>
              <w:pStyle w:val="TableParagraph"/>
              <w:spacing w:before="123"/>
              <w:ind w:left="541"/>
              <w:rPr>
                <w:b/>
                <w:sz w:val="14"/>
                <w:szCs w:val="14"/>
              </w:rPr>
            </w:pPr>
            <w:r>
              <w:rPr>
                <w:b/>
                <w:color w:val="FFFFFF"/>
                <w:sz w:val="14"/>
                <w:szCs w:val="14"/>
              </w:rPr>
              <w:t>Tag Nrho Cov Nyiaj Siv</w:t>
            </w:r>
            <w:ins w:id="5116" w:author="year" w:date="2021-07-03T00:17:00Z">
              <w:r>
                <w:rPr>
                  <w:b/>
                  <w:color w:val="FFFFFF"/>
                  <w:sz w:val="14"/>
                  <w:szCs w:val="14"/>
                </w:rPr>
                <w:t xml:space="preserve"> uas tau npaj</w:t>
              </w:r>
            </w:ins>
            <w:ins w:id="5117" w:author="year" w:date="2021-07-03T00:18:00Z">
              <w:r>
                <w:rPr>
                  <w:b/>
                  <w:color w:val="FFFFFF"/>
                  <w:sz w:val="14"/>
                  <w:szCs w:val="14"/>
                </w:rPr>
                <w:t xml:space="preserve"> tseg</w:t>
              </w:r>
            </w:ins>
          </w:p>
        </w:tc>
        <w:tc>
          <w:tcPr>
            <w:tcW w:w="2845" w:type="dxa"/>
            <w:tcBorders>
              <w:top w:val="nil"/>
              <w:right w:val="nil"/>
            </w:tcBorders>
            <w:shd w:val="clear" w:color="auto" w:fill="1F4E79"/>
          </w:tcPr>
          <w:p w14:paraId="544C4D67" w14:textId="77777777" w:rsidR="00AD19E5" w:rsidRPr="001822E8" w:rsidRDefault="00AD19E5" w:rsidP="00AD19E5">
            <w:pPr>
              <w:pStyle w:val="TableParagraph"/>
              <w:spacing w:before="123"/>
              <w:ind w:left="342"/>
              <w:rPr>
                <w:b/>
                <w:sz w:val="14"/>
                <w:szCs w:val="14"/>
              </w:rPr>
            </w:pPr>
            <w:r>
              <w:rPr>
                <w:b/>
                <w:color w:val="FFFFFF"/>
                <w:sz w:val="14"/>
                <w:szCs w:val="14"/>
              </w:rPr>
              <w:t xml:space="preserve">Tag Nrho </w:t>
            </w:r>
            <w:ins w:id="5118" w:author="year" w:date="2021-07-03T00:20:00Z">
              <w:r>
                <w:rPr>
                  <w:b/>
                  <w:color w:val="FFFFFF"/>
                  <w:sz w:val="14"/>
                  <w:szCs w:val="14"/>
                </w:rPr>
                <w:t>Cov Tau Siv Tiag Raws Kev Kwv Yees</w:t>
              </w:r>
            </w:ins>
            <w:del w:id="5119" w:author="year" w:date="2021-07-03T00:18:00Z">
              <w:r w:rsidDel="00DB2BD9">
                <w:rPr>
                  <w:b/>
                  <w:color w:val="FFFFFF"/>
                  <w:sz w:val="14"/>
                  <w:szCs w:val="14"/>
                </w:rPr>
                <w:delText>Raws Li Qhov Tiag</w:delText>
              </w:r>
            </w:del>
          </w:p>
        </w:tc>
      </w:tr>
      <w:tr w:rsidR="00AD19E5" w14:paraId="1C6B73B3" w14:textId="77777777" w:rsidTr="00AD19E5">
        <w:trPr>
          <w:trHeight w:val="407"/>
          <w:tblCellSpacing w:w="5" w:type="dxa"/>
        </w:trPr>
        <w:tc>
          <w:tcPr>
            <w:tcW w:w="1689" w:type="dxa"/>
            <w:tcBorders>
              <w:left w:val="nil"/>
              <w:bottom w:val="nil"/>
            </w:tcBorders>
            <w:shd w:val="clear" w:color="auto" w:fill="BDD7EE"/>
          </w:tcPr>
          <w:p w14:paraId="223EE9C2" w14:textId="77777777" w:rsidR="00AD19E5" w:rsidRPr="001822E8" w:rsidRDefault="00AD19E5" w:rsidP="00AD19E5">
            <w:pPr>
              <w:pStyle w:val="TableParagraph"/>
              <w:spacing w:before="123"/>
              <w:ind w:left="541"/>
              <w:rPr>
                <w:sz w:val="14"/>
                <w:szCs w:val="14"/>
              </w:rPr>
            </w:pPr>
            <w:r w:rsidRPr="001822E8">
              <w:rPr>
                <w:sz w:val="14"/>
                <w:szCs w:val="14"/>
              </w:rPr>
              <w:t>Tag Nrho:</w:t>
            </w:r>
          </w:p>
        </w:tc>
        <w:tc>
          <w:tcPr>
            <w:tcW w:w="3615" w:type="dxa"/>
            <w:tcBorders>
              <w:bottom w:val="nil"/>
            </w:tcBorders>
            <w:shd w:val="clear" w:color="auto" w:fill="BDD7EE"/>
          </w:tcPr>
          <w:p w14:paraId="629A7EA8" w14:textId="77777777" w:rsidR="00AD19E5" w:rsidRPr="001822E8" w:rsidRDefault="00AD19E5" w:rsidP="00AD19E5">
            <w:pPr>
              <w:pStyle w:val="TableParagraph"/>
              <w:rPr>
                <w:rFonts w:ascii="Times New Roman"/>
                <w:sz w:val="14"/>
                <w:szCs w:val="14"/>
              </w:rPr>
            </w:pPr>
          </w:p>
        </w:tc>
        <w:tc>
          <w:tcPr>
            <w:tcW w:w="2845" w:type="dxa"/>
            <w:tcBorders>
              <w:bottom w:val="nil"/>
              <w:right w:val="nil"/>
            </w:tcBorders>
            <w:shd w:val="clear" w:color="auto" w:fill="BDD7EE"/>
          </w:tcPr>
          <w:p w14:paraId="5BF9E24C" w14:textId="77777777" w:rsidR="00AD19E5" w:rsidRDefault="00AD19E5" w:rsidP="00AD19E5">
            <w:pPr>
              <w:pStyle w:val="TableParagraph"/>
              <w:rPr>
                <w:rFonts w:ascii="Times New Roman"/>
                <w:sz w:val="20"/>
              </w:rPr>
            </w:pPr>
          </w:p>
        </w:tc>
      </w:tr>
    </w:tbl>
    <w:p w14:paraId="614257B1" w14:textId="77777777" w:rsidR="00AD19E5" w:rsidRDefault="00AD19E5" w:rsidP="00AD19E5">
      <w:pPr>
        <w:rPr>
          <w:rFonts w:ascii="Times New Roman"/>
          <w:sz w:val="20"/>
        </w:rPr>
        <w:sectPr w:rsidR="00AD19E5">
          <w:pgSz w:w="15840" w:h="12240" w:orient="landscape"/>
          <w:pgMar w:top="840" w:right="120" w:bottom="480" w:left="120" w:header="0" w:footer="284" w:gutter="0"/>
          <w:cols w:space="720"/>
        </w:sectPr>
      </w:pPr>
    </w:p>
    <w:p w14:paraId="492B0DF2" w14:textId="77777777" w:rsidR="00AD19E5" w:rsidRDefault="00AD19E5" w:rsidP="00AD19E5">
      <w:pPr>
        <w:pStyle w:val="BodyText"/>
        <w:rPr>
          <w:sz w:val="20"/>
        </w:rPr>
      </w:pPr>
    </w:p>
    <w:p w14:paraId="13C2E54B" w14:textId="77777777" w:rsidR="00AD19E5" w:rsidRDefault="00AD19E5" w:rsidP="00AD19E5">
      <w:pPr>
        <w:pStyle w:val="BodyText"/>
        <w:rPr>
          <w:sz w:val="20"/>
        </w:rPr>
      </w:pPr>
    </w:p>
    <w:p w14:paraId="36E322B2" w14:textId="77777777" w:rsidR="00AD19E5" w:rsidRDefault="00AD19E5" w:rsidP="00AD19E5">
      <w:pPr>
        <w:pStyle w:val="BodyText"/>
        <w:rPr>
          <w:sz w:val="20"/>
        </w:rPr>
      </w:pPr>
    </w:p>
    <w:p w14:paraId="42B6E633" w14:textId="77777777" w:rsidR="00AD19E5" w:rsidRDefault="00AD19E5" w:rsidP="00AD19E5">
      <w:pPr>
        <w:pStyle w:val="BodyText"/>
        <w:spacing w:before="212" w:line="379" w:lineRule="auto"/>
        <w:ind w:left="240" w:right="149"/>
        <w:rPr>
          <w:ins w:id="5120" w:author="year" w:date="2021-07-03T00:41:00Z"/>
          <w:color w:val="0000FF"/>
          <w:sz w:val="20"/>
          <w:szCs w:val="20"/>
          <w:u w:val="single" w:color="0000FF"/>
        </w:rPr>
        <w:pPrChange w:id="5121" w:author="year" w:date="2021-07-03T00:41:00Z">
          <w:pPr>
            <w:pStyle w:val="BodyText"/>
            <w:spacing w:before="212" w:line="379" w:lineRule="auto"/>
            <w:ind w:left="240" w:right="12631"/>
          </w:pPr>
        </w:pPrChange>
      </w:pPr>
      <w:r>
        <w:rPr>
          <w:noProof/>
          <w:lang w:bidi="th-TH"/>
        </w:rPr>
        <mc:AlternateContent>
          <mc:Choice Requires="wps">
            <w:drawing>
              <wp:anchor distT="0" distB="0" distL="114300" distR="114300" simplePos="0" relativeHeight="252055552" behindDoc="0" locked="0" layoutInCell="1" allowOverlap="1" wp14:anchorId="4DD905B2" wp14:editId="19BC6BE3">
                <wp:simplePos x="0" y="0"/>
                <wp:positionH relativeFrom="page">
                  <wp:posOffset>145415</wp:posOffset>
                </wp:positionH>
                <wp:positionV relativeFrom="paragraph">
                  <wp:posOffset>-438785</wp:posOffset>
                </wp:positionV>
                <wp:extent cx="9768205" cy="346075"/>
                <wp:effectExtent l="0" t="0" r="0" b="0"/>
                <wp:wrapNone/>
                <wp:docPr id="260"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68205" cy="346075"/>
                        </a:xfrm>
                        <a:prstGeom prst="rect">
                          <a:avLst/>
                        </a:prstGeom>
                        <a:solidFill>
                          <a:srgbClr val="DBE5F1"/>
                        </a:solidFill>
                        <a:ln w="28575">
                          <a:solidFill>
                            <a:srgbClr val="000000"/>
                          </a:solidFill>
                          <a:miter lim="800000"/>
                          <a:headEnd/>
                          <a:tailEnd/>
                        </a:ln>
                      </wps:spPr>
                      <wps:txbx>
                        <w:txbxContent>
                          <w:p w14:paraId="725BDD3C" w14:textId="77777777" w:rsidR="00AD19E5" w:rsidRPr="00180CE0" w:rsidRDefault="00AD19E5" w:rsidP="00AD19E5">
                            <w:pPr>
                              <w:spacing w:before="20"/>
                              <w:ind w:left="108"/>
                              <w:rPr>
                                <w:b/>
                                <w:sz w:val="36"/>
                                <w:szCs w:val="36"/>
                              </w:rPr>
                            </w:pPr>
                            <w:r w:rsidRPr="00180CE0">
                              <w:rPr>
                                <w:b/>
                                <w:sz w:val="36"/>
                                <w:szCs w:val="36"/>
                              </w:rPr>
                              <w:t>Cov Lus Qhia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D905B2" id="Text Box 217" o:spid="_x0000_s1095" type="#_x0000_t202" style="position:absolute;left:0;text-align:left;margin-left:11.45pt;margin-top:-34.55pt;width:769.15pt;height:27.25pt;z-index:252055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" fillcolor="#dbe5f1" strokeweight="2.25pt">
                <v:textbox inset="0,0,0,0">
                  <w:txbxContent>
                    <w:p w14:paraId="725BDD3C" w14:textId="77777777" w:rsidR="00AD19E5" w:rsidRPr="00180CE0" w:rsidRDefault="00AD19E5" w:rsidP="00AD19E5">
                      <w:pPr>
                        <w:spacing w:before="20"/>
                        <w:ind w:left="108"/>
                        <w:rPr>
                          <w:b/>
                          <w:sz w:val="36"/>
                          <w:szCs w:val="36"/>
                        </w:rPr>
                      </w:pPr>
                      <w:r w:rsidRPr="00180CE0">
                        <w:rPr>
                          <w:b/>
                          <w:sz w:val="36"/>
                          <w:szCs w:val="36"/>
                        </w:rPr>
                        <w:t>Cov Lus Qhia</w:t>
                      </w:r>
                    </w:p>
                  </w:txbxContent>
                </v:textbox>
                <w10:wrap anchorx="page"/>
              </v:shape>
            </w:pict>
          </mc:Fallback>
        </mc:AlternateContent>
      </w:r>
      <w:bookmarkStart w:id="5122" w:name="Instructions"/>
      <w:bookmarkEnd w:id="5122"/>
      <w:del w:id="5123" w:author="year" w:date="2021-07-03T00:31:00Z">
        <w:r w:rsidRPr="00144698" w:rsidDel="00363471">
          <w:rPr>
            <w:color w:val="0000FF"/>
            <w:sz w:val="20"/>
            <w:szCs w:val="20"/>
            <w:u w:val="single" w:color="0000FF"/>
          </w:rPr>
          <w:delText>Xaus Txoj Kev Npaj</w:delText>
        </w:r>
        <w:r w:rsidRPr="00144698" w:rsidDel="00363471">
          <w:rPr>
            <w:color w:val="0000FF"/>
            <w:sz w:val="20"/>
            <w:szCs w:val="20"/>
          </w:rPr>
          <w:delText xml:space="preserve"> </w:delText>
        </w:r>
        <w:r w:rsidRPr="00144698" w:rsidDel="00363471">
          <w:rPr>
            <w:color w:val="0000FF"/>
            <w:sz w:val="20"/>
            <w:szCs w:val="20"/>
            <w:u w:val="single" w:color="0000FF"/>
          </w:rPr>
          <w:delText>Cov Neeg Muaj Feem Xyuas Lub Hom Phiaj thiab Cov Kev Ua</w:delText>
        </w:r>
      </w:del>
      <w:ins w:id="5124" w:author="year" w:date="2021-07-03T00:31:00Z">
        <w:r>
          <w:rPr>
            <w:color w:val="0000FF"/>
            <w:sz w:val="20"/>
            <w:szCs w:val="20"/>
            <w:u w:val="single" w:color="0000FF"/>
          </w:rPr>
          <w:t xml:space="preserve"> Lub Ntsiab </w:t>
        </w:r>
      </w:ins>
      <w:ins w:id="5125" w:author="year" w:date="2021-07-03T00:32:00Z">
        <w:r>
          <w:rPr>
            <w:color w:val="0000FF"/>
            <w:sz w:val="20"/>
            <w:szCs w:val="20"/>
            <w:u w:val="single" w:color="0000FF"/>
          </w:rPr>
          <w:t>Ntawm Txoj Kev Npaj</w:t>
        </w:r>
      </w:ins>
    </w:p>
    <w:p w14:paraId="7DA9FCB4" w14:textId="77777777" w:rsidR="00AD19E5" w:rsidRDefault="00AD19E5" w:rsidP="00AD19E5">
      <w:pPr>
        <w:pStyle w:val="BodyText"/>
        <w:spacing w:before="212" w:line="379" w:lineRule="auto"/>
        <w:ind w:left="240" w:right="149"/>
        <w:rPr>
          <w:ins w:id="5126" w:author="year" w:date="2021-07-03T00:48:00Z"/>
          <w:color w:val="0000FF"/>
          <w:sz w:val="20"/>
          <w:szCs w:val="20"/>
          <w:u w:val="single" w:color="0000FF"/>
        </w:rPr>
        <w:pPrChange w:id="5127" w:author="year" w:date="2021-07-03T00:41:00Z">
          <w:pPr>
            <w:pStyle w:val="BodyText"/>
            <w:spacing w:before="212" w:line="379" w:lineRule="auto"/>
            <w:ind w:left="240" w:right="12631"/>
          </w:pPr>
        </w:pPrChange>
      </w:pPr>
      <w:ins w:id="5128" w:author="year" w:date="2021-07-03T00:48:00Z">
        <w:r>
          <w:rPr>
            <w:color w:val="0000FF"/>
            <w:sz w:val="20"/>
            <w:szCs w:val="20"/>
            <w:u w:val="single" w:color="0000FF"/>
          </w:rPr>
          <w:t>Kev Pom Zoo Ntawm Cov Koom Tes Lag Luam</w:t>
        </w:r>
      </w:ins>
    </w:p>
    <w:p w14:paraId="7D507ED9" w14:textId="77777777" w:rsidR="00AD19E5" w:rsidRPr="00363471" w:rsidRDefault="00AD19E5" w:rsidP="00AD19E5">
      <w:pPr>
        <w:pStyle w:val="BodyText"/>
        <w:spacing w:before="212" w:line="379" w:lineRule="auto"/>
        <w:ind w:left="240" w:right="149"/>
        <w:rPr>
          <w:color w:val="0000FF"/>
          <w:sz w:val="20"/>
          <w:szCs w:val="20"/>
          <w:u w:val="single" w:color="0000FF"/>
          <w:rPrChange w:id="5129" w:author="year" w:date="2021-07-03T00:31:00Z">
            <w:rPr>
              <w:sz w:val="20"/>
              <w:szCs w:val="20"/>
            </w:rPr>
          </w:rPrChange>
        </w:rPr>
        <w:pPrChange w:id="5130" w:author="year" w:date="2021-07-03T00:41:00Z">
          <w:pPr>
            <w:pStyle w:val="BodyText"/>
            <w:spacing w:before="212" w:line="379" w:lineRule="auto"/>
            <w:ind w:left="240" w:right="12631"/>
          </w:pPr>
        </w:pPrChange>
      </w:pPr>
      <w:ins w:id="5131" w:author="year" w:date="2021-07-03T00:51:00Z">
        <w:r>
          <w:rPr>
            <w:color w:val="0000FF"/>
            <w:sz w:val="20"/>
            <w:szCs w:val="20"/>
            <w:u w:val="single" w:color="0000FF"/>
          </w:rPr>
          <w:t>Lub Hom Phiaj thiab Kev Nqis Tes Ua</w:t>
        </w:r>
      </w:ins>
    </w:p>
    <w:p w14:paraId="141F359C" w14:textId="77777777" w:rsidR="00AD19E5" w:rsidRPr="00144698" w:rsidRDefault="00AD19E5" w:rsidP="00AD19E5">
      <w:pPr>
        <w:pStyle w:val="BodyText"/>
        <w:rPr>
          <w:sz w:val="20"/>
          <w:szCs w:val="20"/>
        </w:rPr>
        <w:pPrChange w:id="5132" w:author="year" w:date="2021-07-03T00:54:00Z">
          <w:pPr>
            <w:pStyle w:val="BodyText"/>
            <w:ind w:left="240"/>
          </w:pPr>
        </w:pPrChange>
      </w:pPr>
      <w:ins w:id="5133" w:author="year" w:date="2021-07-03T00:54:00Z">
        <w:r>
          <w:rPr>
            <w:color w:val="0000FF"/>
            <w:sz w:val="20"/>
            <w:szCs w:val="20"/>
            <w:u w:val="single" w:color="0000FF"/>
          </w:rPr>
          <w:t xml:space="preserve">    </w:t>
        </w:r>
      </w:ins>
      <w:r w:rsidRPr="00144698">
        <w:rPr>
          <w:color w:val="0000FF"/>
          <w:sz w:val="20"/>
          <w:szCs w:val="20"/>
          <w:u w:val="single" w:color="0000FF"/>
        </w:rPr>
        <w:t xml:space="preserve">Tau nce los sis txhim kho Cov Kev Pab rau Cov Hluas Uas Coj Los Tu, Cov Kawm Lus Askiv, thiab Cov Neeg Kawm Ntawv uas tau nyiaj </w:t>
      </w:r>
      <w:ins w:id="5134" w:author="year" w:date="2021-07-03T00:54:00Z">
        <w:r>
          <w:rPr>
            <w:color w:val="0000FF"/>
            <w:sz w:val="20"/>
            <w:szCs w:val="20"/>
            <w:u w:val="single" w:color="0000FF"/>
          </w:rPr>
          <w:t>qis</w:t>
        </w:r>
      </w:ins>
      <w:del w:id="5135" w:author="year" w:date="2021-07-03T00:54:00Z">
        <w:r w:rsidRPr="00144698" w:rsidDel="00306F3E">
          <w:rPr>
            <w:color w:val="0000FF"/>
            <w:sz w:val="20"/>
            <w:szCs w:val="20"/>
            <w:u w:val="single" w:color="0000FF"/>
          </w:rPr>
          <w:delText>tsawg</w:delText>
        </w:r>
      </w:del>
    </w:p>
    <w:p w14:paraId="0C584F02" w14:textId="77777777" w:rsidR="00AD19E5" w:rsidRPr="00BA1472" w:rsidRDefault="00AD19E5" w:rsidP="00AD19E5">
      <w:pPr>
        <w:spacing w:before="159"/>
        <w:ind w:left="240" w:right="1278"/>
        <w:rPr>
          <w:i/>
          <w:sz w:val="20"/>
          <w:szCs w:val="20"/>
        </w:rPr>
      </w:pPr>
      <w:r w:rsidRPr="00BA1472">
        <w:rPr>
          <w:i/>
          <w:sz w:val="20"/>
          <w:szCs w:val="20"/>
        </w:rPr>
        <w:t xml:space="preserve">Yog muaj lus nug ntxiv los sis kev pab ua hauj lwm </w:t>
      </w:r>
      <w:del w:id="5136" w:author="year" w:date="2021-07-03T00:57:00Z">
        <w:r w:rsidRPr="00BA1472" w:rsidDel="00306F3E">
          <w:rPr>
            <w:i/>
            <w:sz w:val="20"/>
            <w:szCs w:val="20"/>
          </w:rPr>
          <w:delText>ntsig</w:delText>
        </w:r>
      </w:del>
      <w:ins w:id="5137" w:author="year" w:date="2021-07-03T00:57:00Z">
        <w:r>
          <w:rPr>
            <w:i/>
            <w:sz w:val="20"/>
            <w:szCs w:val="20"/>
          </w:rPr>
          <w:t>tshuam</w:t>
        </w:r>
      </w:ins>
      <w:r w:rsidRPr="00BA1472">
        <w:rPr>
          <w:i/>
          <w:sz w:val="20"/>
          <w:szCs w:val="20"/>
        </w:rPr>
        <w:t xml:space="preserve"> txog qhov ua tiav ntawm </w:t>
      </w:r>
      <w:del w:id="5138" w:author="year" w:date="2021-07-03T00:55:00Z">
        <w:r w:rsidRPr="00BA1472" w:rsidDel="00306F3E">
          <w:rPr>
            <w:i/>
            <w:sz w:val="20"/>
            <w:szCs w:val="20"/>
          </w:rPr>
          <w:delText>LCAP</w:delText>
        </w:r>
      </w:del>
      <w:r w:rsidRPr="00BA1472">
        <w:rPr>
          <w:i/>
          <w:sz w:val="20"/>
          <w:szCs w:val="20"/>
        </w:rPr>
        <w:t xml:space="preserve"> tus qauv</w:t>
      </w:r>
      <w:ins w:id="5139" w:author="year" w:date="2021-07-03T00:55:00Z">
        <w:r>
          <w:rPr>
            <w:i/>
            <w:sz w:val="20"/>
            <w:szCs w:val="20"/>
          </w:rPr>
          <w:t xml:space="preserve"> LCAP</w:t>
        </w:r>
      </w:ins>
      <w:r w:rsidRPr="00BA1472">
        <w:rPr>
          <w:i/>
          <w:sz w:val="20"/>
          <w:szCs w:val="20"/>
        </w:rPr>
        <w:t xml:space="preserve">, thov hu rau COE hauv </w:t>
      </w:r>
      <w:ins w:id="5140" w:author="year" w:date="2021-07-03T00:59:00Z">
        <w:r>
          <w:rPr>
            <w:i/>
            <w:sz w:val="20"/>
            <w:szCs w:val="20"/>
          </w:rPr>
          <w:t xml:space="preserve">ib </w:t>
        </w:r>
      </w:ins>
      <w:r w:rsidRPr="00BA1472">
        <w:rPr>
          <w:i/>
          <w:sz w:val="20"/>
          <w:szCs w:val="20"/>
        </w:rPr>
        <w:t xml:space="preserve">cheeb tsam, los sis California Lub Chaw Hauj lwm Saib Xyuas Kev Kawm Ntawv (CDE's) Lub Chaw Hauj lwm Pab cuam Hauv Zos </w:t>
      </w:r>
      <w:del w:id="5141" w:author="year" w:date="2021-07-03T01:01:00Z">
        <w:r w:rsidRPr="00BA1472" w:rsidDel="00306F3E">
          <w:rPr>
            <w:i/>
            <w:sz w:val="20"/>
            <w:szCs w:val="20"/>
          </w:rPr>
          <w:delText>hauv xov tooj ntawm</w:delText>
        </w:r>
      </w:del>
      <w:ins w:id="5142" w:author="year" w:date="2021-07-03T01:01:00Z">
        <w:r>
          <w:rPr>
            <w:i/>
            <w:sz w:val="20"/>
            <w:szCs w:val="20"/>
          </w:rPr>
          <w:t xml:space="preserve"> raws tus rauv xov tooj</w:t>
        </w:r>
      </w:ins>
      <w:r w:rsidRPr="00BA1472">
        <w:rPr>
          <w:i/>
          <w:sz w:val="20"/>
          <w:szCs w:val="20"/>
        </w:rPr>
        <w:t xml:space="preserve"> 916-319-0809 los sis </w:t>
      </w:r>
      <w:del w:id="5143" w:author="year" w:date="2021-07-03T01:02:00Z">
        <w:r w:rsidRPr="00BA1472" w:rsidDel="008B08A0">
          <w:rPr>
            <w:i/>
            <w:sz w:val="20"/>
            <w:szCs w:val="20"/>
          </w:rPr>
          <w:delText>ntawm</w:delText>
        </w:r>
      </w:del>
      <w:r w:rsidRPr="00BA1472">
        <w:rPr>
          <w:i/>
          <w:sz w:val="20"/>
          <w:szCs w:val="20"/>
        </w:rPr>
        <w:t xml:space="preserve"> </w:t>
      </w:r>
      <w:ins w:id="5144" w:author="year" w:date="2021-07-03T01:02:00Z">
        <w:r>
          <w:rPr>
            <w:i/>
            <w:sz w:val="20"/>
            <w:szCs w:val="20"/>
          </w:rPr>
          <w:t>sau rau tus</w:t>
        </w:r>
      </w:ins>
      <w:ins w:id="5145" w:author="year" w:date="2021-07-03T01:03:00Z">
        <w:r>
          <w:rPr>
            <w:i/>
            <w:sz w:val="20"/>
            <w:szCs w:val="20"/>
          </w:rPr>
          <w:t xml:space="preserve"> </w:t>
        </w:r>
      </w:ins>
      <w:r w:rsidRPr="00BA1472">
        <w:rPr>
          <w:i/>
          <w:sz w:val="20"/>
          <w:szCs w:val="20"/>
        </w:rPr>
        <w:t xml:space="preserve">email </w:t>
      </w:r>
      <w:hyperlink r:id="rId58">
        <w:r w:rsidRPr="00BA1472">
          <w:rPr>
            <w:i/>
            <w:color w:val="0000FF"/>
            <w:sz w:val="20"/>
            <w:szCs w:val="20"/>
            <w:u w:val="single" w:color="0000FF"/>
          </w:rPr>
          <w:t>lcff@cde.ca.gov</w:t>
        </w:r>
      </w:hyperlink>
      <w:r w:rsidRPr="00BA1472">
        <w:rPr>
          <w:i/>
          <w:sz w:val="20"/>
          <w:szCs w:val="20"/>
        </w:rPr>
        <w:t>.</w:t>
      </w:r>
    </w:p>
    <w:p w14:paraId="32DBAF15" w14:textId="77777777" w:rsidR="00AD19E5" w:rsidRDefault="00AD19E5" w:rsidP="00AD19E5">
      <w:pPr>
        <w:pStyle w:val="BodyText"/>
        <w:rPr>
          <w:i/>
          <w:sz w:val="14"/>
        </w:rPr>
      </w:pPr>
      <w:r>
        <w:rPr>
          <w:noProof/>
          <w:lang w:bidi="th-TH"/>
        </w:rPr>
        <mc:AlternateContent>
          <mc:Choice Requires="wps">
            <w:drawing>
              <wp:anchor distT="0" distB="0" distL="0" distR="0" simplePos="0" relativeHeight="252054528" behindDoc="1" locked="0" layoutInCell="1" allowOverlap="1" wp14:anchorId="6C839E5B" wp14:editId="105F006C">
                <wp:simplePos x="0" y="0"/>
                <wp:positionH relativeFrom="page">
                  <wp:posOffset>145415</wp:posOffset>
                </wp:positionH>
                <wp:positionV relativeFrom="paragraph">
                  <wp:posOffset>141605</wp:posOffset>
                </wp:positionV>
                <wp:extent cx="9768205" cy="346075"/>
                <wp:effectExtent l="0" t="0" r="0" b="0"/>
                <wp:wrapTopAndBottom/>
                <wp:docPr id="259"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68205" cy="346075"/>
                        </a:xfrm>
                        <a:prstGeom prst="rect">
                          <a:avLst/>
                        </a:prstGeom>
                        <a:solidFill>
                          <a:srgbClr val="DBE5F1"/>
                        </a:solidFill>
                        <a:ln w="28575">
                          <a:solidFill>
                            <a:srgbClr val="000000"/>
                          </a:solidFill>
                          <a:miter lim="800000"/>
                          <a:headEnd/>
                          <a:tailEnd/>
                        </a:ln>
                      </wps:spPr>
                      <wps:txbx>
                        <w:txbxContent>
                          <w:p w14:paraId="494336D0" w14:textId="77777777" w:rsidR="00AD19E5" w:rsidRPr="00DA3858" w:rsidRDefault="00AD19E5" w:rsidP="00AD19E5">
                            <w:pPr>
                              <w:spacing w:before="20"/>
                              <w:ind w:left="108"/>
                              <w:rPr>
                                <w:b/>
                                <w:sz w:val="36"/>
                                <w:szCs w:val="36"/>
                              </w:rPr>
                            </w:pPr>
                            <w:bookmarkStart w:id="5146" w:name="Introduction_and_Instructions"/>
                            <w:bookmarkEnd w:id="5146"/>
                            <w:r w:rsidRPr="00DA3858">
                              <w:rPr>
                                <w:b/>
                                <w:sz w:val="36"/>
                                <w:szCs w:val="36"/>
                              </w:rPr>
                              <w:t>Kev Taw qhia thiab Cov Lus Qhia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839E5B" id="Text Box 216" o:spid="_x0000_s1096" type="#_x0000_t202" style="position:absolute;margin-left:11.45pt;margin-top:11.15pt;width:769.15pt;height:27.25pt;z-index:-251261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" fillcolor="#dbe5f1" strokeweight="2.25pt">
                <v:textbox inset="0,0,0,0">
                  <w:txbxContent>
                    <w:p w14:paraId="494336D0" w14:textId="77777777" w:rsidR="00AD19E5" w:rsidRPr="00DA3858" w:rsidRDefault="00AD19E5" w:rsidP="00AD19E5">
                      <w:pPr>
                        <w:spacing w:before="20"/>
                        <w:ind w:left="108"/>
                        <w:rPr>
                          <w:b/>
                          <w:sz w:val="36"/>
                          <w:szCs w:val="36"/>
                        </w:rPr>
                      </w:pPr>
                      <w:bookmarkStart w:id="5147" w:name="Introduction_and_Instructions"/>
                      <w:bookmarkEnd w:id="5147"/>
                      <w:r w:rsidRPr="00DA3858">
                        <w:rPr>
                          <w:b/>
                          <w:sz w:val="36"/>
                          <w:szCs w:val="36"/>
                        </w:rPr>
                        <w:t>Kev Taw qhia thiab Cov Lus Qhia</w:t>
                      </w:r>
                    </w:p>
                  </w:txbxContent>
                </v:textbox>
                <w10:wrap type="topAndBottom" anchorx="page"/>
              </v:shape>
            </w:pict>
          </mc:Fallback>
        </mc:AlternateContent>
      </w:r>
    </w:p>
    <w:p w14:paraId="30D88AAD" w14:textId="77777777" w:rsidR="00AD19E5" w:rsidRPr="00DD19AD" w:rsidRDefault="00AD19E5" w:rsidP="00AD19E5">
      <w:pPr>
        <w:pStyle w:val="BodyText"/>
        <w:spacing w:before="30"/>
        <w:ind w:left="240" w:right="226"/>
        <w:jc w:val="both"/>
        <w:rPr>
          <w:sz w:val="20"/>
          <w:szCs w:val="20"/>
        </w:rPr>
      </w:pPr>
      <w:r w:rsidRPr="00DD19AD">
        <w:rPr>
          <w:sz w:val="20"/>
          <w:szCs w:val="20"/>
        </w:rPr>
        <w:t>Hauv Cheeb Tsam Tswj Cov Qauv Kev Siv Nyiaj (Local Control Funding Formula LCFF) xav kom LEA koom nrog cov neeg muaj feem xyuam hauv zej zog hauv kev npaj cov txheej txheem txhua xyoo los ntsuas lawv cov kev nce qib hauv yim lub xeev qhov tseem ceeb uas suav nrog txhua txoj cai ntsuam xyuas (COE muaj kaum lub xeev ntawm qhov tseem ceeb). LEAs sau txog cov ntsiab lus ntawm cov txheej txheem phiaj xwm no nyob rau hauv Ib Cheeb Tsam Kev Tswj thiab Ris Dej Num (LCAP) uas siv daim qauv uas tau siv los ntawm Pawg Tswj Xyuas Kev Kawm Ntawv Hauv Lub Xeev.</w:t>
      </w:r>
    </w:p>
    <w:p w14:paraId="7E4CE4B6" w14:textId="77777777" w:rsidR="00AD19E5" w:rsidRDefault="00AD19E5" w:rsidP="00AD19E5">
      <w:pPr>
        <w:pStyle w:val="BodyText"/>
        <w:spacing w:before="10"/>
        <w:rPr>
          <w:sz w:val="20"/>
        </w:rPr>
      </w:pPr>
    </w:p>
    <w:p w14:paraId="66EF2076" w14:textId="77777777" w:rsidR="00AD19E5" w:rsidRPr="00783097" w:rsidRDefault="00AD19E5" w:rsidP="00AD19E5">
      <w:pPr>
        <w:pStyle w:val="BodyText"/>
        <w:ind w:left="240"/>
        <w:rPr>
          <w:sz w:val="20"/>
          <w:szCs w:val="20"/>
        </w:rPr>
      </w:pPr>
      <w:del w:id="5148" w:author="year" w:date="2021-07-03T02:03:00Z">
        <w:r w:rsidRPr="00783097" w:rsidDel="00274620">
          <w:rPr>
            <w:sz w:val="20"/>
            <w:szCs w:val="20"/>
          </w:rPr>
          <w:delText>LCAP Cov txheej txheem txhim kho</w:delText>
        </w:r>
      </w:del>
      <w:ins w:id="5149" w:author="year" w:date="2021-07-03T02:04:00Z">
        <w:r>
          <w:rPr>
            <w:sz w:val="20"/>
            <w:szCs w:val="20"/>
          </w:rPr>
          <w:t>Cov Txheej txheem txim kho LCAP tau pab cuam rau</w:t>
        </w:r>
      </w:ins>
      <w:r w:rsidRPr="00783097">
        <w:rPr>
          <w:sz w:val="20"/>
          <w:szCs w:val="20"/>
        </w:rPr>
        <w:t xml:space="preserve"> peb qho sib txawv, tab sis </w:t>
      </w:r>
      <w:ins w:id="5150" w:author="year" w:date="2021-07-03T02:05:00Z">
        <w:r>
          <w:rPr>
            <w:sz w:val="20"/>
            <w:szCs w:val="20"/>
          </w:rPr>
          <w:t xml:space="preserve">yog </w:t>
        </w:r>
      </w:ins>
      <w:ins w:id="5151" w:author="year" w:date="2021-07-03T02:06:00Z">
        <w:r>
          <w:rPr>
            <w:sz w:val="20"/>
            <w:szCs w:val="20"/>
          </w:rPr>
          <w:t xml:space="preserve">cov </w:t>
        </w:r>
      </w:ins>
      <w:ins w:id="5152" w:author="year" w:date="2021-07-03T02:05:00Z">
        <w:r>
          <w:rPr>
            <w:sz w:val="20"/>
            <w:szCs w:val="20"/>
          </w:rPr>
          <w:t xml:space="preserve">hauj lwm sib cuam tshuam </w:t>
        </w:r>
      </w:ins>
      <w:del w:id="5153" w:author="year" w:date="2021-07-03T02:05:00Z">
        <w:r w:rsidRPr="00783097" w:rsidDel="00274620">
          <w:rPr>
            <w:sz w:val="20"/>
            <w:szCs w:val="20"/>
          </w:rPr>
          <w:delText>muaj feem ntawm hauj lwm</w:delText>
        </w:r>
      </w:del>
      <w:r w:rsidRPr="00783097">
        <w:rPr>
          <w:sz w:val="20"/>
          <w:szCs w:val="20"/>
        </w:rPr>
        <w:t>:</w:t>
      </w:r>
    </w:p>
    <w:p w14:paraId="7EBD42ED" w14:textId="77777777" w:rsidR="00AD19E5" w:rsidRDefault="00AD19E5" w:rsidP="00AD19E5">
      <w:pPr>
        <w:pStyle w:val="BodyText"/>
        <w:spacing w:before="10"/>
        <w:rPr>
          <w:sz w:val="20"/>
        </w:rPr>
      </w:pPr>
    </w:p>
    <w:p w14:paraId="3DBD8C2A" w14:textId="77777777" w:rsidR="00AD19E5" w:rsidRPr="00E966F4" w:rsidRDefault="00AD19E5" w:rsidP="00AD19E5">
      <w:pPr>
        <w:pStyle w:val="ListParagraph"/>
        <w:numPr>
          <w:ilvl w:val="2"/>
          <w:numId w:val="21"/>
        </w:numPr>
        <w:tabs>
          <w:tab w:val="left" w:pos="959"/>
          <w:tab w:val="left" w:pos="960"/>
        </w:tabs>
        <w:ind w:right="341"/>
        <w:jc w:val="both"/>
        <w:rPr>
          <w:rFonts w:ascii="Symbol" w:hAnsi="Symbol"/>
          <w:sz w:val="20"/>
          <w:szCs w:val="20"/>
        </w:rPr>
      </w:pPr>
      <w:del w:id="5154" w:author="year" w:date="2021-07-03T02:07:00Z">
        <w:r w:rsidRPr="00E966F4" w:rsidDel="00274620">
          <w:rPr>
            <w:b/>
            <w:sz w:val="20"/>
            <w:szCs w:val="20"/>
          </w:rPr>
          <w:delText>Cov Tswv Yim Npaj Nkag Siab</w:delText>
        </w:r>
      </w:del>
      <w:ins w:id="5155" w:author="year" w:date="2021-07-03T02:07:00Z">
        <w:r>
          <w:rPr>
            <w:b/>
            <w:sz w:val="20"/>
            <w:szCs w:val="20"/>
          </w:rPr>
          <w:t>Npaj Cov Tswv Yim uas Nka</w:t>
        </w:r>
      </w:ins>
      <w:ins w:id="5156" w:author="year" w:date="2021-07-03T02:11:00Z">
        <w:r>
          <w:rPr>
            <w:b/>
            <w:sz w:val="20"/>
            <w:szCs w:val="20"/>
          </w:rPr>
          <w:t>g</w:t>
        </w:r>
      </w:ins>
      <w:ins w:id="5157" w:author="year" w:date="2021-07-03T02:07:00Z">
        <w:r>
          <w:rPr>
            <w:b/>
            <w:sz w:val="20"/>
            <w:szCs w:val="20"/>
          </w:rPr>
          <w:t xml:space="preserve"> Siab Zoo</w:t>
        </w:r>
      </w:ins>
      <w:r w:rsidRPr="00E966F4">
        <w:rPr>
          <w:b/>
          <w:sz w:val="20"/>
          <w:szCs w:val="20"/>
        </w:rPr>
        <w:t xml:space="preserve">: </w:t>
      </w:r>
      <w:r w:rsidRPr="00E966F4">
        <w:rPr>
          <w:sz w:val="20"/>
          <w:szCs w:val="20"/>
        </w:rPr>
        <w:t xml:space="preserve">Cov txheej txheem ntawm kev tsim kho thiab kev kho dua tshiab txhua xyoo </w:t>
      </w:r>
      <w:ins w:id="5158" w:author="year" w:date="2021-07-03T02:10:00Z">
        <w:r>
          <w:rPr>
            <w:sz w:val="20"/>
            <w:szCs w:val="20"/>
          </w:rPr>
          <w:t xml:space="preserve">ntawm </w:t>
        </w:r>
      </w:ins>
      <w:r w:rsidRPr="00E966F4">
        <w:rPr>
          <w:sz w:val="20"/>
          <w:szCs w:val="20"/>
        </w:rPr>
        <w:t xml:space="preserve">LCAP </w:t>
      </w:r>
      <w:ins w:id="5159" w:author="year" w:date="2021-07-03T02:10:00Z">
        <w:r>
          <w:rPr>
            <w:sz w:val="20"/>
            <w:szCs w:val="20"/>
          </w:rPr>
          <w:t xml:space="preserve">tau </w:t>
        </w:r>
      </w:ins>
      <w:r w:rsidRPr="00E966F4">
        <w:rPr>
          <w:sz w:val="20"/>
          <w:szCs w:val="20"/>
        </w:rPr>
        <w:t xml:space="preserve">txhawb </w:t>
      </w:r>
      <w:ins w:id="5160" w:author="year" w:date="2021-07-03T02:10:00Z">
        <w:r>
          <w:rPr>
            <w:sz w:val="20"/>
            <w:szCs w:val="20"/>
          </w:rPr>
          <w:t xml:space="preserve">nqa </w:t>
        </w:r>
      </w:ins>
      <w:r w:rsidRPr="00E966F4">
        <w:rPr>
          <w:sz w:val="20"/>
          <w:szCs w:val="20"/>
        </w:rPr>
        <w:t xml:space="preserve">txoj kev npaj </w:t>
      </w:r>
      <w:ins w:id="5161" w:author="year" w:date="2021-07-03T02:11:00Z">
        <w:r>
          <w:rPr>
            <w:sz w:val="20"/>
            <w:szCs w:val="20"/>
          </w:rPr>
          <w:t xml:space="preserve">cov tswv yim uas nkag siab zoo </w:t>
        </w:r>
      </w:ins>
      <w:del w:id="5162" w:author="year" w:date="2021-07-03T02:11:00Z">
        <w:r w:rsidRPr="00E966F4" w:rsidDel="003B6FAB">
          <w:rPr>
            <w:sz w:val="20"/>
            <w:szCs w:val="20"/>
          </w:rPr>
          <w:delText>muaj tswv yim</w:delText>
        </w:r>
      </w:del>
      <w:r w:rsidRPr="00E966F4">
        <w:rPr>
          <w:sz w:val="20"/>
          <w:szCs w:val="20"/>
        </w:rPr>
        <w:t xml:space="preserve"> (California Txoj Cai Kawm Ntawv [EC] 52064 (e) (1)). Cov phiaj xwm kev npaj uas muaj txhij txhua txuas nrog kev txiav txim siab ntawm nyiaj txiag rau cov ntaub ntawv qhia thiab kev kawm. Cov chaw qhia ntawv hauv ib cheeb tsam (LEAs) yuav tsum ntsua</w:t>
      </w:r>
      <w:ins w:id="5163" w:author="year" w:date="2021-07-03T02:21:00Z">
        <w:r>
          <w:rPr>
            <w:sz w:val="20"/>
            <w:szCs w:val="20"/>
          </w:rPr>
          <w:t xml:space="preserve">m xyuas txog </w:t>
        </w:r>
      </w:ins>
      <w:del w:id="5164" w:author="year" w:date="2021-07-03T02:19:00Z">
        <w:r w:rsidRPr="00E966F4" w:rsidDel="008551F6">
          <w:rPr>
            <w:sz w:val="20"/>
            <w:szCs w:val="20"/>
          </w:rPr>
          <w:delText>s</w:delText>
        </w:r>
      </w:del>
      <w:del w:id="5165" w:author="year" w:date="2021-07-03T02:21:00Z">
        <w:r w:rsidRPr="00E966F4" w:rsidDel="008551F6">
          <w:rPr>
            <w:sz w:val="20"/>
            <w:szCs w:val="20"/>
          </w:rPr>
          <w:delText xml:space="preserve"> </w:delText>
        </w:r>
      </w:del>
      <w:del w:id="5166" w:author="year" w:date="2021-07-03T02:18:00Z">
        <w:r w:rsidRPr="00E966F4" w:rsidDel="008551F6">
          <w:rPr>
            <w:sz w:val="20"/>
            <w:szCs w:val="20"/>
          </w:rPr>
          <w:delText>qhov nyuaj</w:delText>
        </w:r>
      </w:del>
      <w:del w:id="5167" w:author="year" w:date="2021-07-03T02:22:00Z">
        <w:r w:rsidRPr="00E966F4" w:rsidDel="008551F6">
          <w:rPr>
            <w:sz w:val="20"/>
            <w:szCs w:val="20"/>
          </w:rPr>
          <w:delText xml:space="preserve"> uas</w:delText>
        </w:r>
      </w:del>
      <w:r w:rsidRPr="00E966F4">
        <w:rPr>
          <w:sz w:val="20"/>
          <w:szCs w:val="20"/>
        </w:rPr>
        <w:t xml:space="preserve"> </w:t>
      </w:r>
      <w:ins w:id="5168" w:author="year" w:date="2021-07-03T02:22:00Z">
        <w:r>
          <w:rPr>
            <w:sz w:val="20"/>
            <w:szCs w:val="20"/>
          </w:rPr>
          <w:t xml:space="preserve">qhov </w:t>
        </w:r>
      </w:ins>
      <w:r w:rsidRPr="00E966F4">
        <w:rPr>
          <w:sz w:val="20"/>
          <w:szCs w:val="20"/>
        </w:rPr>
        <w:t xml:space="preserve">lawv txiav txim siab </w:t>
      </w:r>
      <w:del w:id="5169" w:author="year" w:date="2021-07-03T02:20:00Z">
        <w:r w:rsidRPr="00E966F4" w:rsidDel="008551F6">
          <w:rPr>
            <w:sz w:val="20"/>
            <w:szCs w:val="20"/>
          </w:rPr>
          <w:delText>txog kev</w:delText>
        </w:r>
      </w:del>
      <w:r w:rsidRPr="00E966F4">
        <w:rPr>
          <w:sz w:val="20"/>
          <w:szCs w:val="20"/>
        </w:rPr>
        <w:t xml:space="preserve"> siv cov peev txheej </w:t>
      </w:r>
      <w:ins w:id="5170" w:author="year" w:date="2021-07-03T02:20:00Z">
        <w:r>
          <w:rPr>
            <w:sz w:val="20"/>
            <w:szCs w:val="20"/>
          </w:rPr>
          <w:t xml:space="preserve">uas nrhiav nyuaj heev ntawv </w:t>
        </w:r>
      </w:ins>
      <w:r w:rsidRPr="00E966F4">
        <w:rPr>
          <w:sz w:val="20"/>
          <w:szCs w:val="20"/>
        </w:rPr>
        <w:t xml:space="preserve">kom tau raws li cov tub ntxhais kawm thiab zej zog </w:t>
      </w:r>
      <w:ins w:id="5171" w:author="year" w:date="2021-07-03T02:24:00Z">
        <w:r>
          <w:rPr>
            <w:sz w:val="20"/>
            <w:szCs w:val="20"/>
          </w:rPr>
          <w:t xml:space="preserve">txoj </w:t>
        </w:r>
      </w:ins>
      <w:r w:rsidRPr="00E966F4">
        <w:rPr>
          <w:sz w:val="20"/>
          <w:szCs w:val="20"/>
        </w:rPr>
        <w:t xml:space="preserve">kev </w:t>
      </w:r>
      <w:ins w:id="5172" w:author="year" w:date="2021-07-03T02:28:00Z">
        <w:r>
          <w:rPr>
            <w:sz w:val="20"/>
            <w:szCs w:val="20"/>
          </w:rPr>
          <w:t xml:space="preserve">ntshaw </w:t>
        </w:r>
      </w:ins>
      <w:del w:id="5173" w:author="year" w:date="2021-07-03T02:28:00Z">
        <w:r w:rsidRPr="00E966F4" w:rsidDel="008551F6">
          <w:rPr>
            <w:sz w:val="20"/>
            <w:szCs w:val="20"/>
          </w:rPr>
          <w:delText>xav</w:delText>
        </w:r>
      </w:del>
      <w:r w:rsidRPr="00E966F4">
        <w:rPr>
          <w:sz w:val="20"/>
          <w:szCs w:val="20"/>
        </w:rPr>
        <w:t xml:space="preserve"> </w:t>
      </w:r>
      <w:del w:id="5174" w:author="year" w:date="2021-07-03T02:24:00Z">
        <w:r w:rsidRPr="00E966F4" w:rsidDel="008551F6">
          <w:rPr>
            <w:sz w:val="20"/>
            <w:szCs w:val="20"/>
          </w:rPr>
          <w:delText>tau kev ywj pheej</w:delText>
        </w:r>
      </w:del>
      <w:r w:rsidRPr="00E966F4">
        <w:rPr>
          <w:sz w:val="20"/>
          <w:szCs w:val="20"/>
        </w:rPr>
        <w:t xml:space="preserve"> </w:t>
      </w:r>
      <w:del w:id="5175" w:author="year" w:date="2021-07-03T02:26:00Z">
        <w:r w:rsidRPr="00E966F4" w:rsidDel="008551F6">
          <w:rPr>
            <w:sz w:val="20"/>
            <w:szCs w:val="20"/>
          </w:rPr>
          <w:delText>thiab cov txiaj ntsig tau txhim kho rau txhua tus tub ntxhais kawm</w:delText>
        </w:r>
      </w:del>
      <w:ins w:id="5176" w:author="year" w:date="2021-07-03T02:26:00Z">
        <w:r>
          <w:rPr>
            <w:sz w:val="20"/>
            <w:szCs w:val="20"/>
          </w:rPr>
          <w:t xml:space="preserve"> kom paub tias cov cib fim thiab cov txiaj ntsig raug txhim kho rau txhua leeg tub ntxhais kawm</w:t>
        </w:r>
      </w:ins>
      <w:r w:rsidRPr="00E966F4">
        <w:rPr>
          <w:sz w:val="20"/>
          <w:szCs w:val="20"/>
        </w:rPr>
        <w:t>.</w:t>
      </w:r>
    </w:p>
    <w:p w14:paraId="2BB6E9B9" w14:textId="77777777" w:rsidR="00AD19E5" w:rsidRDefault="00AD19E5" w:rsidP="00AD19E5">
      <w:pPr>
        <w:pStyle w:val="BodyText"/>
        <w:spacing w:before="8"/>
        <w:rPr>
          <w:sz w:val="20"/>
        </w:rPr>
      </w:pPr>
    </w:p>
    <w:p w14:paraId="2331161B" w14:textId="77777777" w:rsidR="00AD19E5" w:rsidRPr="00234306" w:rsidRDefault="00AD19E5" w:rsidP="00AD19E5">
      <w:pPr>
        <w:pStyle w:val="ListParagraph"/>
        <w:numPr>
          <w:ilvl w:val="2"/>
          <w:numId w:val="21"/>
        </w:numPr>
        <w:tabs>
          <w:tab w:val="left" w:pos="959"/>
          <w:tab w:val="left" w:pos="960"/>
        </w:tabs>
        <w:spacing w:before="1"/>
        <w:ind w:right="258"/>
        <w:jc w:val="both"/>
        <w:rPr>
          <w:rFonts w:ascii="Symbol" w:hAnsi="Symbol"/>
          <w:sz w:val="20"/>
          <w:szCs w:val="20"/>
        </w:rPr>
      </w:pPr>
      <w:del w:id="5177" w:author="year" w:date="2021-07-03T02:31:00Z">
        <w:r w:rsidRPr="00234306" w:rsidDel="00996CA0">
          <w:rPr>
            <w:b/>
            <w:sz w:val="20"/>
            <w:szCs w:val="20"/>
          </w:rPr>
          <w:delText xml:space="preserve">Lub Neej </w:delText>
        </w:r>
      </w:del>
      <w:del w:id="5178" w:author="year" w:date="2021-07-03T02:33:00Z">
        <w:r w:rsidRPr="00234306" w:rsidDel="00996CA0">
          <w:rPr>
            <w:b/>
            <w:sz w:val="20"/>
            <w:szCs w:val="20"/>
          </w:rPr>
          <w:delText xml:space="preserve">Muaj Feem Cuam Tshuam </w:delText>
        </w:r>
      </w:del>
      <w:ins w:id="5179" w:author="year" w:date="2021-07-03T02:33:00Z">
        <w:r>
          <w:rPr>
            <w:b/>
            <w:sz w:val="20"/>
            <w:szCs w:val="20"/>
          </w:rPr>
          <w:t xml:space="preserve">Kev Pom Zoo </w:t>
        </w:r>
      </w:ins>
      <w:r w:rsidRPr="00234306">
        <w:rPr>
          <w:b/>
          <w:sz w:val="20"/>
          <w:szCs w:val="20"/>
        </w:rPr>
        <w:t xml:space="preserve">Ntawm </w:t>
      </w:r>
      <w:ins w:id="5180" w:author="year" w:date="2021-07-03T02:44:00Z">
        <w:r>
          <w:rPr>
            <w:b/>
            <w:sz w:val="20"/>
            <w:szCs w:val="20"/>
          </w:rPr>
          <w:t>Cov Neeg</w:t>
        </w:r>
      </w:ins>
      <w:del w:id="5181" w:author="year" w:date="2021-07-03T02:44:00Z">
        <w:r w:rsidRPr="00234306" w:rsidDel="00B55A98">
          <w:rPr>
            <w:b/>
            <w:sz w:val="20"/>
            <w:szCs w:val="20"/>
          </w:rPr>
          <w:delText>Kev</w:delText>
        </w:r>
      </w:del>
      <w:r w:rsidRPr="00234306">
        <w:rPr>
          <w:b/>
          <w:sz w:val="20"/>
          <w:szCs w:val="20"/>
        </w:rPr>
        <w:t xml:space="preserve"> Koom Tes</w:t>
      </w:r>
      <w:ins w:id="5182" w:author="year" w:date="2021-07-03T02:33:00Z">
        <w:r>
          <w:rPr>
            <w:b/>
            <w:sz w:val="20"/>
            <w:szCs w:val="20"/>
          </w:rPr>
          <w:t xml:space="preserve"> Uas Tseem Ceeb</w:t>
        </w:r>
      </w:ins>
      <w:r w:rsidRPr="00234306">
        <w:rPr>
          <w:b/>
          <w:sz w:val="20"/>
          <w:szCs w:val="20"/>
        </w:rPr>
        <w:t xml:space="preserve">: </w:t>
      </w:r>
      <w:r w:rsidRPr="00234306">
        <w:rPr>
          <w:sz w:val="20"/>
          <w:szCs w:val="20"/>
        </w:rPr>
        <w:t xml:space="preserve">Txoj kev txhim kho LCAP yuav tsum ua rau LCAP uas hais txog cov kev txiav txim siab los ntawm </w:t>
      </w:r>
      <w:ins w:id="5183" w:author="year" w:date="2021-07-03T02:45:00Z">
        <w:r>
          <w:rPr>
            <w:sz w:val="20"/>
            <w:szCs w:val="20"/>
          </w:rPr>
          <w:t>kev pom zoo ntawm cov neeg koom tes uas tseem ceeb</w:t>
        </w:r>
      </w:ins>
      <w:del w:id="5184" w:author="year" w:date="2021-07-03T02:45:00Z">
        <w:r w:rsidRPr="00234306" w:rsidDel="00B55A98">
          <w:rPr>
            <w:sz w:val="20"/>
            <w:szCs w:val="20"/>
          </w:rPr>
          <w:delText xml:space="preserve">cov </w:delText>
        </w:r>
      </w:del>
      <w:del w:id="5185" w:author="year" w:date="2021-07-03T02:43:00Z">
        <w:r w:rsidRPr="00234306" w:rsidDel="00B55A98">
          <w:rPr>
            <w:sz w:val="20"/>
            <w:szCs w:val="20"/>
          </w:rPr>
          <w:delText>neeg muaj feem ntawm koom tes</w:delText>
        </w:r>
      </w:del>
      <w:r w:rsidRPr="00234306">
        <w:rPr>
          <w:sz w:val="20"/>
          <w:szCs w:val="20"/>
        </w:rPr>
        <w:t xml:space="preserve"> (EC 52064 (e) (1)). Cov neeg </w:t>
      </w:r>
      <w:ins w:id="5186" w:author="year" w:date="2021-07-03T02:47:00Z">
        <w:r>
          <w:rPr>
            <w:sz w:val="20"/>
            <w:szCs w:val="20"/>
          </w:rPr>
          <w:t xml:space="preserve">koom tes </w:t>
        </w:r>
      </w:ins>
      <w:del w:id="5187" w:author="year" w:date="2021-07-03T02:47:00Z">
        <w:r w:rsidRPr="00234306" w:rsidDel="00B55A98">
          <w:rPr>
            <w:sz w:val="20"/>
            <w:szCs w:val="20"/>
          </w:rPr>
          <w:delText>muaj feem</w:delText>
        </w:r>
      </w:del>
      <w:r w:rsidRPr="00234306">
        <w:rPr>
          <w:sz w:val="20"/>
          <w:szCs w:val="20"/>
        </w:rPr>
        <w:t xml:space="preserve"> hauv zej zog muaj cov kev pom thiab cov kev nkag siab zoo txog LEA cov hauj lwm thiab cov kev pab cuam. Lub tswv yim npaj tx</w:t>
      </w:r>
      <w:ins w:id="5188" w:author="year" w:date="2021-07-03T02:49:00Z">
        <w:r>
          <w:rPr>
            <w:sz w:val="20"/>
            <w:szCs w:val="20"/>
          </w:rPr>
          <w:t>h</w:t>
        </w:r>
      </w:ins>
      <w:r w:rsidRPr="00234306">
        <w:rPr>
          <w:sz w:val="20"/>
          <w:szCs w:val="20"/>
        </w:rPr>
        <w:t>ij uas muaj txiaj ntsig yuav tso nrog cov kev xav thiab kev nkag siab no txhawm rau txheeb xyuas lub hom phiaj thiab kev nqis tes ua uas yuav muab tso rau hauv LCAP</w:t>
      </w:r>
    </w:p>
    <w:p w14:paraId="2D29D09E" w14:textId="77777777" w:rsidR="00AD19E5" w:rsidRDefault="00AD19E5" w:rsidP="00AD19E5">
      <w:pPr>
        <w:pStyle w:val="BodyText"/>
        <w:spacing w:before="8"/>
        <w:rPr>
          <w:sz w:val="20"/>
        </w:rPr>
      </w:pPr>
    </w:p>
    <w:p w14:paraId="383509D3" w14:textId="77777777" w:rsidR="00AD19E5" w:rsidRPr="00051E71" w:rsidRDefault="00AD19E5" w:rsidP="00AD19E5">
      <w:pPr>
        <w:pStyle w:val="ListParagraph"/>
        <w:numPr>
          <w:ilvl w:val="2"/>
          <w:numId w:val="21"/>
        </w:numPr>
        <w:tabs>
          <w:tab w:val="left" w:pos="959"/>
          <w:tab w:val="left" w:pos="960"/>
        </w:tabs>
        <w:ind w:right="551"/>
        <w:jc w:val="both"/>
        <w:rPr>
          <w:rFonts w:ascii="Symbol" w:hAnsi="Symbol"/>
          <w:sz w:val="20"/>
          <w:szCs w:val="20"/>
        </w:rPr>
      </w:pPr>
      <w:r w:rsidRPr="00051E71">
        <w:rPr>
          <w:b/>
          <w:sz w:val="20"/>
          <w:szCs w:val="20"/>
        </w:rPr>
        <w:t xml:space="preserve">Kev Lees Paub thiab Kev Ua Raws Cai: </w:t>
      </w:r>
      <w:r w:rsidRPr="00051E71">
        <w:rPr>
          <w:sz w:val="20"/>
          <w:szCs w:val="20"/>
        </w:rPr>
        <w:t xml:space="preserve">LCAP ua lub luag hauj lwm tseem ceeb ntawm kev lees paub vim hais tias yam hauj lwm ntawm </w:t>
      </w:r>
      <w:ins w:id="5189" w:author="year" w:date="2021-07-03T02:54:00Z">
        <w:r>
          <w:rPr>
            <w:sz w:val="20"/>
            <w:szCs w:val="20"/>
          </w:rPr>
          <w:t xml:space="preserve">lub qauv </w:t>
        </w:r>
      </w:ins>
      <w:r w:rsidRPr="00051E71">
        <w:rPr>
          <w:sz w:val="20"/>
          <w:szCs w:val="20"/>
        </w:rPr>
        <w:t xml:space="preserve">LCAP </w:t>
      </w:r>
      <w:del w:id="5190" w:author="year" w:date="2021-07-03T02:54:00Z">
        <w:r w:rsidRPr="00051E71" w:rsidDel="00C057F4">
          <w:rPr>
            <w:sz w:val="20"/>
            <w:szCs w:val="20"/>
          </w:rPr>
          <w:delText>qauv</w:delText>
        </w:r>
      </w:del>
      <w:r w:rsidRPr="00051E71">
        <w:rPr>
          <w:sz w:val="20"/>
          <w:szCs w:val="20"/>
        </w:rPr>
        <w:t xml:space="preserve"> </w:t>
      </w:r>
      <w:del w:id="5191" w:author="year" w:date="2021-07-03T02:56:00Z">
        <w:r w:rsidRPr="00051E71" w:rsidDel="00C057F4">
          <w:rPr>
            <w:sz w:val="20"/>
            <w:szCs w:val="20"/>
          </w:rPr>
          <w:delText>yuav tsum</w:delText>
        </w:r>
      </w:del>
      <w:r w:rsidRPr="00051E71">
        <w:rPr>
          <w:sz w:val="20"/>
          <w:szCs w:val="20"/>
        </w:rPr>
        <w:t xml:space="preserve"> </w:t>
      </w:r>
      <w:ins w:id="5192" w:author="year" w:date="2021-07-03T02:57:00Z">
        <w:r>
          <w:rPr>
            <w:sz w:val="20"/>
            <w:szCs w:val="20"/>
          </w:rPr>
          <w:t xml:space="preserve">xav kom </w:t>
        </w:r>
      </w:ins>
      <w:r w:rsidRPr="00051E71">
        <w:rPr>
          <w:sz w:val="20"/>
          <w:szCs w:val="20"/>
        </w:rPr>
        <w:t xml:space="preserve">LEA </w:t>
      </w:r>
      <w:ins w:id="5193" w:author="year" w:date="2021-07-03T02:57:00Z">
        <w:r>
          <w:rPr>
            <w:sz w:val="20"/>
            <w:szCs w:val="20"/>
          </w:rPr>
          <w:t xml:space="preserve">nthuav </w:t>
        </w:r>
      </w:ins>
      <w:r w:rsidRPr="00051E71">
        <w:rPr>
          <w:sz w:val="20"/>
          <w:szCs w:val="20"/>
        </w:rPr>
        <w:t xml:space="preserve">qhia </w:t>
      </w:r>
      <w:del w:id="5194" w:author="year" w:date="2021-07-03T02:58:00Z">
        <w:r w:rsidRPr="00051E71" w:rsidDel="00E2688F">
          <w:rPr>
            <w:sz w:val="20"/>
            <w:szCs w:val="20"/>
          </w:rPr>
          <w:delText>pom</w:delText>
        </w:r>
      </w:del>
      <w:r w:rsidRPr="00051E71">
        <w:rPr>
          <w:sz w:val="20"/>
          <w:szCs w:val="20"/>
        </w:rPr>
        <w:t xml:space="preserve"> tias lawv tau ua raws li ntau yam kev cai uas tau hais hauv LCFF txoj cai thiab cov kev tswj hwm, feem ntau pom tau tias:</w:t>
      </w:r>
    </w:p>
    <w:p w14:paraId="65C6C7FB" w14:textId="77777777" w:rsidR="00AD19E5" w:rsidRDefault="00AD19E5" w:rsidP="00AD19E5">
      <w:pPr>
        <w:pStyle w:val="BodyText"/>
        <w:spacing w:before="10"/>
        <w:rPr>
          <w:sz w:val="21"/>
        </w:rPr>
      </w:pPr>
    </w:p>
    <w:p w14:paraId="15F2CA58" w14:textId="77777777" w:rsidR="00AD19E5" w:rsidRPr="004124DD" w:rsidRDefault="00AD19E5" w:rsidP="00AD19E5">
      <w:pPr>
        <w:pStyle w:val="ListParagraph"/>
        <w:numPr>
          <w:ilvl w:val="3"/>
          <w:numId w:val="21"/>
        </w:numPr>
        <w:tabs>
          <w:tab w:val="left" w:pos="1679"/>
          <w:tab w:val="left" w:pos="1680"/>
        </w:tabs>
        <w:spacing w:line="223" w:lineRule="auto"/>
        <w:ind w:right="577"/>
        <w:rPr>
          <w:rFonts w:ascii="Courier New" w:hAnsi="Courier New"/>
          <w:sz w:val="20"/>
          <w:szCs w:val="20"/>
        </w:rPr>
      </w:pPr>
      <w:r w:rsidRPr="004124DD">
        <w:rPr>
          <w:sz w:val="20"/>
          <w:szCs w:val="20"/>
        </w:rPr>
        <w:t xml:space="preserve">Tus qauv qhia tias LEA </w:t>
      </w:r>
      <w:ins w:id="5195" w:author="year" w:date="2021-07-03T06:26:00Z">
        <w:r>
          <w:rPr>
            <w:sz w:val="20"/>
            <w:szCs w:val="20"/>
          </w:rPr>
          <w:t xml:space="preserve">tab tom muaj kev nce ntxiv </w:t>
        </w:r>
      </w:ins>
      <w:del w:id="5196" w:author="year" w:date="2021-07-03T06:24:00Z">
        <w:r w:rsidRPr="004124DD" w:rsidDel="00DB0DB1">
          <w:rPr>
            <w:sz w:val="20"/>
            <w:szCs w:val="20"/>
          </w:rPr>
          <w:delText>muaj ntau dua</w:delText>
        </w:r>
      </w:del>
      <w:r w:rsidRPr="004124DD">
        <w:rPr>
          <w:sz w:val="20"/>
          <w:szCs w:val="20"/>
        </w:rPr>
        <w:t xml:space="preserve"> los sis txhim kho cov kev pab cuam rau cov hluas uas </w:t>
      </w:r>
      <w:del w:id="5197" w:author="year" w:date="2021-07-03T06:27:00Z">
        <w:r w:rsidRPr="004124DD" w:rsidDel="00DB0DB1">
          <w:rPr>
            <w:sz w:val="20"/>
            <w:szCs w:val="20"/>
          </w:rPr>
          <w:delText>coj los</w:delText>
        </w:r>
      </w:del>
      <w:r w:rsidRPr="004124DD">
        <w:rPr>
          <w:sz w:val="20"/>
          <w:szCs w:val="20"/>
        </w:rPr>
        <w:t xml:space="preserve"> </w:t>
      </w:r>
      <w:ins w:id="5198" w:author="year" w:date="2021-07-03T06:27:00Z">
        <w:r>
          <w:rPr>
            <w:sz w:val="20"/>
            <w:szCs w:val="20"/>
          </w:rPr>
          <w:t xml:space="preserve">me nyuam </w:t>
        </w:r>
      </w:ins>
      <w:r w:rsidRPr="004124DD">
        <w:rPr>
          <w:sz w:val="20"/>
          <w:szCs w:val="20"/>
        </w:rPr>
        <w:t xml:space="preserve">tu, cov neeg kawm </w:t>
      </w:r>
      <w:ins w:id="5199" w:author="year" w:date="2021-07-03T06:27:00Z">
        <w:r>
          <w:rPr>
            <w:sz w:val="20"/>
            <w:szCs w:val="20"/>
          </w:rPr>
          <w:t xml:space="preserve">lus </w:t>
        </w:r>
      </w:ins>
      <w:r w:rsidRPr="004124DD">
        <w:rPr>
          <w:sz w:val="20"/>
          <w:szCs w:val="20"/>
        </w:rPr>
        <w:t xml:space="preserve">Askiv, thiab cov tub ntxhais kawm tau nyiaj </w:t>
      </w:r>
      <w:ins w:id="5200" w:author="year" w:date="2021-07-03T06:27:00Z">
        <w:r>
          <w:rPr>
            <w:sz w:val="20"/>
            <w:szCs w:val="20"/>
          </w:rPr>
          <w:t xml:space="preserve">qis </w:t>
        </w:r>
      </w:ins>
      <w:del w:id="5201" w:author="year" w:date="2021-07-03T06:27:00Z">
        <w:r w:rsidRPr="004124DD" w:rsidDel="00DB0DB1">
          <w:rPr>
            <w:sz w:val="20"/>
            <w:szCs w:val="20"/>
          </w:rPr>
          <w:delText>tsawg</w:delText>
        </w:r>
      </w:del>
      <w:r w:rsidRPr="004124DD">
        <w:rPr>
          <w:sz w:val="20"/>
          <w:szCs w:val="20"/>
        </w:rPr>
        <w:t xml:space="preserve"> raws li qhov peev nyiaj ntxiv uas cov tub ntxhais kawm tau tsim hauv LCFF (EC 52064 (b) (4-6).</w:t>
      </w:r>
    </w:p>
    <w:p w14:paraId="1E494380" w14:textId="77777777" w:rsidR="00AD19E5" w:rsidRPr="004124DD" w:rsidRDefault="00AD19E5" w:rsidP="00AD19E5">
      <w:pPr>
        <w:pStyle w:val="BodyText"/>
        <w:spacing w:before="3"/>
        <w:rPr>
          <w:sz w:val="20"/>
          <w:szCs w:val="20"/>
        </w:rPr>
      </w:pPr>
    </w:p>
    <w:p w14:paraId="7BAF3B72" w14:textId="77777777" w:rsidR="00AD19E5" w:rsidRPr="004124DD" w:rsidRDefault="00AD19E5" w:rsidP="00AD19E5">
      <w:pPr>
        <w:pStyle w:val="ListParagraph"/>
        <w:numPr>
          <w:ilvl w:val="3"/>
          <w:numId w:val="21"/>
        </w:numPr>
        <w:tabs>
          <w:tab w:val="left" w:pos="1679"/>
          <w:tab w:val="left" w:pos="1680"/>
        </w:tabs>
        <w:spacing w:line="223" w:lineRule="auto"/>
        <w:ind w:right="1029"/>
        <w:rPr>
          <w:rFonts w:ascii="Courier New" w:hAnsi="Courier New"/>
          <w:sz w:val="20"/>
          <w:szCs w:val="20"/>
        </w:rPr>
      </w:pPr>
      <w:r w:rsidRPr="004124DD">
        <w:rPr>
          <w:sz w:val="20"/>
          <w:szCs w:val="20"/>
        </w:rPr>
        <w:t xml:space="preserve">Tsim cov hom phiaj, txhawb nqa los ntawm kev nqis tes ua thiab cov kev siv nyiaj </w:t>
      </w:r>
      <w:ins w:id="5202" w:author="year" w:date="2021-07-03T06:31:00Z">
        <w:r>
          <w:rPr>
            <w:sz w:val="20"/>
            <w:szCs w:val="20"/>
          </w:rPr>
          <w:t>uas cuam tshuam txog</w:t>
        </w:r>
      </w:ins>
      <w:del w:id="5203" w:author="year" w:date="2021-07-03T06:29:00Z">
        <w:r w:rsidRPr="004124DD" w:rsidDel="00DB0DB1">
          <w:rPr>
            <w:sz w:val="20"/>
            <w:szCs w:val="20"/>
          </w:rPr>
          <w:delText>ntsig txog</w:delText>
        </w:r>
      </w:del>
      <w:r w:rsidRPr="004124DD">
        <w:rPr>
          <w:sz w:val="20"/>
          <w:szCs w:val="20"/>
        </w:rPr>
        <w:t xml:space="preserve">, uas hais txog </w:t>
      </w:r>
      <w:del w:id="5204" w:author="year" w:date="2021-07-03T06:35:00Z">
        <w:r w:rsidRPr="004124DD" w:rsidDel="00392DC2">
          <w:rPr>
            <w:sz w:val="20"/>
            <w:szCs w:val="20"/>
          </w:rPr>
          <w:delText>thaj chaw</w:delText>
        </w:r>
      </w:del>
      <w:r w:rsidRPr="004124DD">
        <w:rPr>
          <w:sz w:val="20"/>
          <w:szCs w:val="20"/>
        </w:rPr>
        <w:t xml:space="preserve"> txoj cai tseem ceeb thiab txoj cai ntsuas (EC 52064 (b) (1) &amp; (2)).</w:t>
      </w:r>
    </w:p>
    <w:p w14:paraId="0C887C3A" w14:textId="77777777" w:rsidR="00AD19E5" w:rsidRPr="004124DD" w:rsidRDefault="00AD19E5" w:rsidP="00AD19E5">
      <w:pPr>
        <w:spacing w:line="223" w:lineRule="auto"/>
        <w:rPr>
          <w:rFonts w:ascii="Courier New" w:hAnsi="Courier New"/>
          <w:sz w:val="20"/>
          <w:szCs w:val="20"/>
        </w:rPr>
        <w:sectPr w:rsidR="00AD19E5" w:rsidRPr="004124DD">
          <w:pgSz w:w="15840" w:h="12240" w:orient="landscape"/>
          <w:pgMar w:top="720" w:right="120" w:bottom="560" w:left="120" w:header="0" w:footer="284" w:gutter="0"/>
          <w:cols w:space="720"/>
        </w:sectPr>
      </w:pPr>
    </w:p>
    <w:p w14:paraId="6B1281A1" w14:textId="77777777" w:rsidR="00AD19E5" w:rsidRPr="004124DD" w:rsidRDefault="00AD19E5" w:rsidP="00AD19E5">
      <w:pPr>
        <w:pStyle w:val="ListParagraph"/>
        <w:numPr>
          <w:ilvl w:val="3"/>
          <w:numId w:val="21"/>
        </w:numPr>
        <w:tabs>
          <w:tab w:val="left" w:pos="1679"/>
          <w:tab w:val="left" w:pos="1680"/>
        </w:tabs>
        <w:spacing w:before="76"/>
        <w:rPr>
          <w:rFonts w:ascii="Courier New" w:hAnsi="Courier New"/>
          <w:sz w:val="20"/>
          <w:szCs w:val="20"/>
        </w:rPr>
      </w:pPr>
      <w:r w:rsidRPr="004124DD">
        <w:rPr>
          <w:sz w:val="20"/>
          <w:szCs w:val="20"/>
        </w:rPr>
        <w:lastRenderedPageBreak/>
        <w:t xml:space="preserve">Kev tshuaj xyuas thiab kho dua </w:t>
      </w:r>
      <w:ins w:id="5205" w:author="year" w:date="2021-07-03T06:39:00Z">
        <w:r>
          <w:rPr>
            <w:sz w:val="20"/>
            <w:szCs w:val="20"/>
          </w:rPr>
          <w:t xml:space="preserve">LCAP </w:t>
        </w:r>
      </w:ins>
      <w:r w:rsidRPr="004124DD">
        <w:rPr>
          <w:sz w:val="20"/>
          <w:szCs w:val="20"/>
        </w:rPr>
        <w:t xml:space="preserve">tshiab </w:t>
      </w:r>
      <w:del w:id="5206" w:author="year" w:date="2021-07-03T06:39:00Z">
        <w:r w:rsidRPr="004124DD" w:rsidDel="00392DC2">
          <w:rPr>
            <w:sz w:val="20"/>
            <w:szCs w:val="20"/>
          </w:rPr>
          <w:delText>hauv</w:delText>
        </w:r>
      </w:del>
      <w:r w:rsidRPr="004124DD">
        <w:rPr>
          <w:sz w:val="20"/>
          <w:szCs w:val="20"/>
        </w:rPr>
        <w:t xml:space="preserve"> </w:t>
      </w:r>
      <w:del w:id="5207" w:author="year" w:date="2021-07-03T06:39:00Z">
        <w:r w:rsidRPr="004124DD" w:rsidDel="00392DC2">
          <w:rPr>
            <w:sz w:val="20"/>
            <w:szCs w:val="20"/>
          </w:rPr>
          <w:delText>LCAP</w:delText>
        </w:r>
      </w:del>
      <w:r w:rsidRPr="004124DD">
        <w:rPr>
          <w:sz w:val="20"/>
          <w:szCs w:val="20"/>
        </w:rPr>
        <w:t xml:space="preserve"> txhawm rau pom kev nce qib mus txog cov hom phiaj (EC 52064 (b) (7)).</w:t>
      </w:r>
    </w:p>
    <w:p w14:paraId="4003DF0C" w14:textId="77777777" w:rsidR="00AD19E5" w:rsidRPr="004858BE" w:rsidRDefault="00AD19E5" w:rsidP="00AD19E5">
      <w:pPr>
        <w:pStyle w:val="BodyText"/>
        <w:spacing w:before="220"/>
        <w:ind w:left="240" w:right="385"/>
        <w:jc w:val="both"/>
        <w:rPr>
          <w:sz w:val="22"/>
          <w:szCs w:val="22"/>
        </w:rPr>
      </w:pPr>
      <w:r w:rsidRPr="004858BE">
        <w:rPr>
          <w:sz w:val="22"/>
          <w:szCs w:val="22"/>
        </w:rPr>
        <w:t xml:space="preserve">LCAP tus qauv, zoo ib yam li </w:t>
      </w:r>
      <w:ins w:id="5208" w:author="year" w:date="2021-07-03T06:54:00Z">
        <w:r>
          <w:rPr>
            <w:sz w:val="22"/>
            <w:szCs w:val="22"/>
          </w:rPr>
          <w:t>kev txais yuav LCAP ntawm LEA</w:t>
        </w:r>
      </w:ins>
      <w:ins w:id="5209" w:author="year" w:date="2021-07-03T06:58:00Z">
        <w:r>
          <w:rPr>
            <w:sz w:val="22"/>
            <w:szCs w:val="22"/>
          </w:rPr>
          <w:t xml:space="preserve"> </w:t>
        </w:r>
      </w:ins>
      <w:del w:id="5210" w:author="year" w:date="2021-07-03T06:54:00Z">
        <w:r w:rsidRPr="004858BE" w:rsidDel="0068136C">
          <w:rPr>
            <w:sz w:val="22"/>
            <w:szCs w:val="22"/>
          </w:rPr>
          <w:delText>LEA qhov tau txais LCAP</w:delText>
        </w:r>
      </w:del>
      <w:r w:rsidRPr="004858BE">
        <w:rPr>
          <w:sz w:val="22"/>
          <w:szCs w:val="22"/>
        </w:rPr>
        <w:t xml:space="preserve">, yog cov ntaub ntawv, tsis yog txheej txheem. LEAs yuav tsum siv daim qauv los ua kev nco txog qhov ua tiav ntawm </w:t>
      </w:r>
      <w:del w:id="5211" w:author="year" w:date="2021-07-03T07:01:00Z">
        <w:r w:rsidRPr="004858BE" w:rsidDel="0068136C">
          <w:rPr>
            <w:sz w:val="22"/>
            <w:szCs w:val="22"/>
          </w:rPr>
          <w:delText>lawv cov</w:delText>
        </w:r>
      </w:del>
      <w:r w:rsidRPr="004858BE">
        <w:rPr>
          <w:sz w:val="22"/>
          <w:szCs w:val="22"/>
        </w:rPr>
        <w:t xml:space="preserve"> </w:t>
      </w:r>
      <w:ins w:id="5212" w:author="year" w:date="2021-07-03T07:01:00Z">
        <w:r>
          <w:rPr>
            <w:sz w:val="22"/>
            <w:szCs w:val="22"/>
          </w:rPr>
          <w:t xml:space="preserve">kev txhim kho </w:t>
        </w:r>
      </w:ins>
      <w:r w:rsidRPr="004858BE">
        <w:rPr>
          <w:sz w:val="22"/>
          <w:szCs w:val="22"/>
        </w:rPr>
        <w:t xml:space="preserve">LCAP </w:t>
      </w:r>
      <w:del w:id="5213" w:author="year" w:date="2021-07-03T07:01:00Z">
        <w:r w:rsidRPr="004858BE" w:rsidDel="0068136C">
          <w:rPr>
            <w:sz w:val="22"/>
            <w:szCs w:val="22"/>
          </w:rPr>
          <w:delText>txoj kev txhim kho</w:delText>
        </w:r>
      </w:del>
      <w:r w:rsidRPr="004858BE">
        <w:rPr>
          <w:sz w:val="22"/>
          <w:szCs w:val="22"/>
        </w:rPr>
        <w:t>, uas yuav tsum: (a) xav txog cov phiaj xwm tswv yim</w:t>
      </w:r>
      <w:ins w:id="5214" w:author="year" w:date="2021-07-03T07:05:00Z">
        <w:r>
          <w:rPr>
            <w:sz w:val="22"/>
            <w:szCs w:val="22"/>
          </w:rPr>
          <w:t xml:space="preserve"> uas tau npaj cia</w:t>
        </w:r>
      </w:ins>
      <w:r w:rsidRPr="004858BE">
        <w:rPr>
          <w:sz w:val="22"/>
          <w:szCs w:val="22"/>
        </w:rPr>
        <w:t xml:space="preserve"> (b) los ntawm kev </w:t>
      </w:r>
      <w:ins w:id="5215" w:author="year" w:date="2021-07-03T07:11:00Z">
        <w:r>
          <w:rPr>
            <w:sz w:val="22"/>
            <w:szCs w:val="22"/>
          </w:rPr>
          <w:t xml:space="preserve">pom zoo uas tseem ceeb nrog rau cov koom tes uas </w:t>
        </w:r>
      </w:ins>
      <w:del w:id="5216" w:author="year" w:date="2021-07-03T07:10:00Z">
        <w:r w:rsidRPr="004858BE" w:rsidDel="00A266C3">
          <w:rPr>
            <w:sz w:val="22"/>
            <w:szCs w:val="22"/>
          </w:rPr>
          <w:delText>sib koom tes nrog cov neeg muaj feem</w:delText>
        </w:r>
      </w:del>
      <w:r w:rsidRPr="004858BE">
        <w:rPr>
          <w:sz w:val="22"/>
          <w:szCs w:val="22"/>
        </w:rPr>
        <w:t xml:space="preserve"> (c) ua tau raws li kev </w:t>
      </w:r>
      <w:ins w:id="5217" w:author="year" w:date="2021-07-03T07:13:00Z">
        <w:r>
          <w:rPr>
            <w:sz w:val="22"/>
            <w:szCs w:val="22"/>
          </w:rPr>
          <w:t xml:space="preserve"> thov yam raug kev raug cai </w:t>
        </w:r>
      </w:ins>
      <w:del w:id="5218" w:author="year" w:date="2021-07-03T07:12:00Z">
        <w:r w:rsidRPr="004858BE" w:rsidDel="00A266C3">
          <w:rPr>
            <w:sz w:val="22"/>
            <w:szCs w:val="22"/>
          </w:rPr>
          <w:delText>cai lij choj</w:delText>
        </w:r>
      </w:del>
      <w:r w:rsidRPr="004858BE">
        <w:rPr>
          <w:sz w:val="22"/>
          <w:szCs w:val="22"/>
        </w:rPr>
        <w:t xml:space="preserve">, raws li pom muaj nyob hauv </w:t>
      </w:r>
      <w:ins w:id="5219" w:author="year" w:date="2021-07-03T07:16:00Z">
        <w:r>
          <w:rPr>
            <w:sz w:val="22"/>
            <w:szCs w:val="22"/>
          </w:rPr>
          <w:t xml:space="preserve">kev txais yuav </w:t>
        </w:r>
      </w:ins>
      <w:r w:rsidRPr="004858BE">
        <w:rPr>
          <w:sz w:val="22"/>
          <w:szCs w:val="22"/>
        </w:rPr>
        <w:t xml:space="preserve">LCAP </w:t>
      </w:r>
      <w:ins w:id="5220" w:author="year" w:date="2021-07-03T07:17:00Z">
        <w:r>
          <w:rPr>
            <w:sz w:val="22"/>
            <w:szCs w:val="22"/>
          </w:rPr>
          <w:t xml:space="preserve">zaum kawg nkaus. </w:t>
        </w:r>
      </w:ins>
      <w:r w:rsidRPr="004858BE">
        <w:rPr>
          <w:sz w:val="22"/>
          <w:szCs w:val="22"/>
        </w:rPr>
        <w:t xml:space="preserve">Cov seem </w:t>
      </w:r>
      <w:ins w:id="5221" w:author="year" w:date="2021-07-03T07:18:00Z">
        <w:r>
          <w:rPr>
            <w:sz w:val="22"/>
            <w:szCs w:val="22"/>
          </w:rPr>
          <w:t xml:space="preserve">uas </w:t>
        </w:r>
      </w:ins>
      <w:r w:rsidRPr="004858BE">
        <w:rPr>
          <w:sz w:val="22"/>
          <w:szCs w:val="22"/>
        </w:rPr>
        <w:t xml:space="preserve">muaj nyob hauv </w:t>
      </w:r>
      <w:ins w:id="5222" w:author="year" w:date="2021-07-03T07:20:00Z">
        <w:r>
          <w:rPr>
            <w:sz w:val="22"/>
            <w:szCs w:val="22"/>
          </w:rPr>
          <w:t xml:space="preserve">tus qauv </w:t>
        </w:r>
      </w:ins>
      <w:r w:rsidRPr="004858BE">
        <w:rPr>
          <w:sz w:val="22"/>
          <w:szCs w:val="22"/>
        </w:rPr>
        <w:t xml:space="preserve">LCAP </w:t>
      </w:r>
      <w:del w:id="5223" w:author="year" w:date="2021-07-03T07:20:00Z">
        <w:r w:rsidRPr="004858BE" w:rsidDel="004E04E4">
          <w:rPr>
            <w:sz w:val="22"/>
            <w:szCs w:val="22"/>
          </w:rPr>
          <w:delText>tus qauv</w:delText>
        </w:r>
      </w:del>
      <w:r w:rsidRPr="004858BE">
        <w:rPr>
          <w:sz w:val="22"/>
          <w:szCs w:val="22"/>
        </w:rPr>
        <w:t xml:space="preserve"> </w:t>
      </w:r>
      <w:ins w:id="5224" w:author="year" w:date="2021-07-03T07:20:00Z">
        <w:r>
          <w:rPr>
            <w:sz w:val="22"/>
            <w:szCs w:val="22"/>
          </w:rPr>
          <w:t xml:space="preserve">tsis muaj </w:t>
        </w:r>
      </w:ins>
      <w:r w:rsidRPr="004858BE">
        <w:rPr>
          <w:sz w:val="22"/>
          <w:szCs w:val="22"/>
        </w:rPr>
        <w:t xml:space="preserve">thiab tsis tuaj yeem ua </w:t>
      </w:r>
      <w:ins w:id="5225" w:author="year" w:date="2021-07-03T07:25:00Z">
        <w:r>
          <w:rPr>
            <w:sz w:val="22"/>
            <w:szCs w:val="22"/>
          </w:rPr>
          <w:t xml:space="preserve">kom pom txhua yam ntawm kev </w:t>
        </w:r>
      </w:ins>
      <w:del w:id="5226" w:author="year" w:date="2021-07-03T07:24:00Z">
        <w:r w:rsidRPr="004858BE" w:rsidDel="004E04E4">
          <w:rPr>
            <w:sz w:val="22"/>
            <w:szCs w:val="22"/>
          </w:rPr>
          <w:delText>raws li cov</w:delText>
        </w:r>
      </w:del>
      <w:r w:rsidRPr="004858BE">
        <w:rPr>
          <w:sz w:val="22"/>
          <w:szCs w:val="22"/>
        </w:rPr>
        <w:t xml:space="preserve"> </w:t>
      </w:r>
      <w:del w:id="5227" w:author="year" w:date="2021-07-03T07:25:00Z">
        <w:r w:rsidRPr="004858BE" w:rsidDel="004E04E4">
          <w:rPr>
            <w:sz w:val="22"/>
            <w:szCs w:val="22"/>
          </w:rPr>
          <w:delText>txheej txheem</w:delText>
        </w:r>
      </w:del>
      <w:r w:rsidRPr="004858BE">
        <w:rPr>
          <w:sz w:val="22"/>
          <w:szCs w:val="22"/>
        </w:rPr>
        <w:t xml:space="preserve"> txhim kho </w:t>
      </w:r>
      <w:del w:id="5228" w:author="year" w:date="2021-07-03T07:25:00Z">
        <w:r w:rsidRPr="004858BE" w:rsidDel="004E04E4">
          <w:rPr>
            <w:sz w:val="22"/>
            <w:szCs w:val="22"/>
          </w:rPr>
          <w:delText>tag nrho</w:delText>
        </w:r>
      </w:del>
      <w:r w:rsidRPr="004858BE">
        <w:rPr>
          <w:sz w:val="22"/>
          <w:szCs w:val="22"/>
        </w:rPr>
        <w:t xml:space="preserve">, ib yam li </w:t>
      </w:r>
      <w:ins w:id="5229" w:author="year" w:date="2021-07-03T07:29:00Z">
        <w:r>
          <w:rPr>
            <w:sz w:val="22"/>
            <w:szCs w:val="22"/>
          </w:rPr>
          <w:t xml:space="preserve">tus qauv </w:t>
        </w:r>
      </w:ins>
      <w:r w:rsidRPr="004858BE">
        <w:rPr>
          <w:sz w:val="22"/>
          <w:szCs w:val="22"/>
        </w:rPr>
        <w:t xml:space="preserve">LCAP </w:t>
      </w:r>
      <w:ins w:id="5230" w:author="year" w:date="2021-07-03T07:29:00Z">
        <w:r>
          <w:rPr>
            <w:sz w:val="22"/>
            <w:szCs w:val="22"/>
          </w:rPr>
          <w:t>nws tus kheej tsis yog tsim tseg ua twj pom zoo rau cov neeg koom tes</w:t>
        </w:r>
      </w:ins>
      <w:del w:id="5231" w:author="year" w:date="2021-07-03T07:29:00Z">
        <w:r w:rsidRPr="004858BE" w:rsidDel="0023247C">
          <w:rPr>
            <w:sz w:val="22"/>
            <w:szCs w:val="22"/>
          </w:rPr>
          <w:delText>tus qauv nws</w:delText>
        </w:r>
      </w:del>
      <w:r w:rsidRPr="004858BE">
        <w:rPr>
          <w:sz w:val="22"/>
          <w:szCs w:val="22"/>
        </w:rPr>
        <w:t xml:space="preserve"> </w:t>
      </w:r>
      <w:del w:id="5232" w:author="year" w:date="2021-07-03T07:30:00Z">
        <w:r w:rsidRPr="004858BE" w:rsidDel="0023247C">
          <w:rPr>
            <w:sz w:val="22"/>
            <w:szCs w:val="22"/>
          </w:rPr>
          <w:delText>tsis yog tsim los ua tus neeg koom tes nrog</w:delText>
        </w:r>
      </w:del>
      <w:r w:rsidRPr="004858BE">
        <w:rPr>
          <w:sz w:val="22"/>
          <w:szCs w:val="22"/>
        </w:rPr>
        <w:t>.</w:t>
      </w:r>
    </w:p>
    <w:p w14:paraId="6F909604" w14:textId="77777777" w:rsidR="00AD19E5" w:rsidRDefault="00AD19E5" w:rsidP="00AD19E5">
      <w:pPr>
        <w:pStyle w:val="BodyText"/>
        <w:spacing w:before="10"/>
        <w:rPr>
          <w:sz w:val="20"/>
        </w:rPr>
      </w:pPr>
    </w:p>
    <w:p w14:paraId="18D7FC4F" w14:textId="77777777" w:rsidR="00AD19E5" w:rsidRPr="004858BE" w:rsidRDefault="00AD19E5" w:rsidP="00AD19E5">
      <w:pPr>
        <w:pStyle w:val="BodyText"/>
        <w:ind w:left="240" w:right="589"/>
        <w:jc w:val="both"/>
        <w:rPr>
          <w:sz w:val="22"/>
          <w:szCs w:val="22"/>
        </w:rPr>
      </w:pPr>
      <w:r w:rsidRPr="004858BE">
        <w:rPr>
          <w:sz w:val="22"/>
          <w:szCs w:val="22"/>
        </w:rPr>
        <w:t xml:space="preserve">Yog tias </w:t>
      </w:r>
      <w:del w:id="5233" w:author="year" w:date="2021-07-03T07:32:00Z">
        <w:r w:rsidRPr="004858BE" w:rsidDel="0023247C">
          <w:rPr>
            <w:sz w:val="22"/>
            <w:szCs w:val="22"/>
          </w:rPr>
          <w:delText>ib cheeb tsam</w:delText>
        </w:r>
      </w:del>
      <w:r w:rsidRPr="004858BE">
        <w:rPr>
          <w:sz w:val="22"/>
          <w:szCs w:val="22"/>
        </w:rPr>
        <w:t xml:space="preserve"> tus thawj tswj hwm </w:t>
      </w:r>
      <w:del w:id="5234" w:author="year" w:date="2021-07-03T07:32:00Z">
        <w:r w:rsidRPr="004858BE" w:rsidDel="0023247C">
          <w:rPr>
            <w:sz w:val="22"/>
            <w:szCs w:val="22"/>
          </w:rPr>
          <w:delText>ntawm</w:delText>
        </w:r>
      </w:del>
      <w:r w:rsidRPr="004858BE">
        <w:rPr>
          <w:sz w:val="22"/>
          <w:szCs w:val="22"/>
        </w:rPr>
        <w:t xml:space="preserve"> cov tsev kawm ntawv</w:t>
      </w:r>
      <w:ins w:id="5235" w:author="year" w:date="2021-07-03T07:32:00Z">
        <w:r>
          <w:rPr>
            <w:sz w:val="22"/>
            <w:szCs w:val="22"/>
          </w:rPr>
          <w:t xml:space="preserve"> ntawm ib</w:t>
        </w:r>
      </w:ins>
      <w:ins w:id="5236" w:author="year" w:date="2021-07-03T07:33:00Z">
        <w:r>
          <w:rPr>
            <w:sz w:val="22"/>
            <w:szCs w:val="22"/>
          </w:rPr>
          <w:t xml:space="preserve"> cheeb tsam</w:t>
        </w:r>
      </w:ins>
      <w:r w:rsidRPr="004858BE">
        <w:rPr>
          <w:sz w:val="22"/>
          <w:szCs w:val="22"/>
        </w:rPr>
        <w:t xml:space="preserve"> muaj cai txiav txim rau </w:t>
      </w:r>
      <w:ins w:id="5237" w:author="year" w:date="2021-07-03T07:45:00Z">
        <w:r>
          <w:rPr>
            <w:sz w:val="22"/>
            <w:szCs w:val="22"/>
          </w:rPr>
          <w:t xml:space="preserve">lub </w:t>
        </w:r>
      </w:ins>
      <w:del w:id="5238" w:author="year" w:date="2021-07-03T07:44:00Z">
        <w:r w:rsidRPr="004858BE" w:rsidDel="006D204C">
          <w:rPr>
            <w:sz w:val="22"/>
            <w:szCs w:val="22"/>
          </w:rPr>
          <w:delText>ib cheeb tsam</w:delText>
        </w:r>
      </w:del>
      <w:r w:rsidRPr="004858BE">
        <w:rPr>
          <w:sz w:val="22"/>
          <w:szCs w:val="22"/>
        </w:rPr>
        <w:t xml:space="preserve"> tsev kawm ntawv </w:t>
      </w:r>
      <w:ins w:id="5239" w:author="year" w:date="2021-07-03T07:45:00Z">
        <w:r>
          <w:rPr>
            <w:sz w:val="22"/>
            <w:szCs w:val="22"/>
          </w:rPr>
          <w:t xml:space="preserve">ntawm </w:t>
        </w:r>
      </w:ins>
      <w:r w:rsidRPr="004858BE">
        <w:rPr>
          <w:sz w:val="22"/>
          <w:szCs w:val="22"/>
        </w:rPr>
        <w:t xml:space="preserve">ib cheeb tsam, </w:t>
      </w:r>
      <w:del w:id="5240" w:author="year" w:date="2021-07-03T07:49:00Z">
        <w:r w:rsidRPr="004858BE" w:rsidDel="00D04DCF">
          <w:rPr>
            <w:sz w:val="22"/>
            <w:szCs w:val="22"/>
          </w:rPr>
          <w:delText>lub nroog</w:delText>
        </w:r>
      </w:del>
      <w:r w:rsidRPr="004858BE">
        <w:rPr>
          <w:sz w:val="22"/>
          <w:szCs w:val="22"/>
        </w:rPr>
        <w:t xml:space="preserve"> </w:t>
      </w:r>
      <w:ins w:id="5241" w:author="year" w:date="2021-07-03T07:52:00Z">
        <w:r>
          <w:rPr>
            <w:sz w:val="22"/>
            <w:szCs w:val="22"/>
          </w:rPr>
          <w:t xml:space="preserve">tej zaum </w:t>
        </w:r>
      </w:ins>
      <w:r w:rsidRPr="004858BE">
        <w:rPr>
          <w:sz w:val="22"/>
          <w:szCs w:val="22"/>
        </w:rPr>
        <w:t xml:space="preserve">pawg thawj coj saib xyuas kev kawm thiab pawg thawj coj saib xyuas tsev kawm hauv nroog </w:t>
      </w:r>
      <w:del w:id="5242" w:author="year" w:date="2021-07-03T07:53:00Z">
        <w:r w:rsidRPr="004858BE" w:rsidDel="00D04DCF">
          <w:rPr>
            <w:sz w:val="22"/>
            <w:szCs w:val="22"/>
          </w:rPr>
          <w:delText>tuaj yeem</w:delText>
        </w:r>
      </w:del>
      <w:r w:rsidRPr="004858BE">
        <w:rPr>
          <w:sz w:val="22"/>
          <w:szCs w:val="22"/>
        </w:rPr>
        <w:t xml:space="preserve"> </w:t>
      </w:r>
      <w:ins w:id="5243" w:author="year" w:date="2021-07-03T07:53:00Z">
        <w:r>
          <w:rPr>
            <w:sz w:val="22"/>
            <w:szCs w:val="22"/>
          </w:rPr>
          <w:t xml:space="preserve">kuj yuav </w:t>
        </w:r>
      </w:ins>
      <w:r w:rsidRPr="004858BE">
        <w:rPr>
          <w:sz w:val="22"/>
          <w:szCs w:val="22"/>
        </w:rPr>
        <w:t>lees txais thiab ua ntawv thov tshuaj xyuas thiab pom zoo</w:t>
      </w:r>
      <w:ins w:id="5244" w:author="year" w:date="2021-07-03T07:57:00Z">
        <w:r>
          <w:rPr>
            <w:sz w:val="22"/>
            <w:szCs w:val="22"/>
          </w:rPr>
          <w:t xml:space="preserve"> rau LCAP uas raug raws li cov kev thov hauv seem EC</w:t>
        </w:r>
      </w:ins>
      <w:ins w:id="5245" w:author="year" w:date="2021-07-03T08:00:00Z">
        <w:r>
          <w:rPr>
            <w:sz w:val="22"/>
            <w:szCs w:val="22"/>
          </w:rPr>
          <w:t xml:space="preserve"> 52060, 52062, 52066</w:t>
        </w:r>
      </w:ins>
      <w:r w:rsidRPr="004858BE">
        <w:rPr>
          <w:sz w:val="22"/>
          <w:szCs w:val="22"/>
        </w:rPr>
        <w:t xml:space="preserve">, 52068, thiab 52070. LCAP yuav tsum </w:t>
      </w:r>
      <w:ins w:id="5246" w:author="year" w:date="2021-07-03T08:13:00Z">
        <w:r>
          <w:rPr>
            <w:sz w:val="22"/>
            <w:szCs w:val="22"/>
          </w:rPr>
          <w:t>nthuav qhia kom tseeb txog ntawm</w:t>
        </w:r>
      </w:ins>
      <w:ins w:id="5247" w:author="year" w:date="2021-07-03T08:16:00Z">
        <w:r>
          <w:rPr>
            <w:sz w:val="22"/>
            <w:szCs w:val="22"/>
          </w:rPr>
          <w:t xml:space="preserve"> cov nyiaj</w:t>
        </w:r>
      </w:ins>
      <w:ins w:id="5248" w:author="year" w:date="2021-07-03T08:14:00Z">
        <w:r>
          <w:rPr>
            <w:sz w:val="22"/>
            <w:szCs w:val="22"/>
          </w:rPr>
          <w:t xml:space="preserve"> tag nrho thiab cov raug siv rau lub luag hauj lwm </w:t>
        </w:r>
      </w:ins>
      <w:ins w:id="5249" w:author="year" w:date="2021-07-03T08:17:00Z">
        <w:r w:rsidRPr="004858BE">
          <w:rPr>
            <w:sz w:val="22"/>
            <w:szCs w:val="22"/>
          </w:rPr>
          <w:t xml:space="preserve">(cheeb tsam tsev kawm los sis lub nroog tus thawj saib xyuas tsev kawm ntawv) </w:t>
        </w:r>
      </w:ins>
      <w:ins w:id="5250" w:author="year" w:date="2021-07-03T08:14:00Z">
        <w:r>
          <w:rPr>
            <w:sz w:val="22"/>
            <w:szCs w:val="22"/>
          </w:rPr>
          <w:t>uas tau txais kev txhawb nqa</w:t>
        </w:r>
      </w:ins>
      <w:ins w:id="5251" w:author="year" w:date="2021-07-03T08:13:00Z">
        <w:r>
          <w:rPr>
            <w:sz w:val="22"/>
            <w:szCs w:val="22"/>
          </w:rPr>
          <w:t xml:space="preserve"> </w:t>
        </w:r>
      </w:ins>
      <w:del w:id="5252" w:author="year" w:date="2021-07-03T08:12:00Z">
        <w:r w:rsidRPr="004858BE" w:rsidDel="00DC47D3">
          <w:rPr>
            <w:sz w:val="22"/>
            <w:szCs w:val="22"/>
          </w:rPr>
          <w:delText>hais meej meej</w:delText>
        </w:r>
      </w:del>
      <w:del w:id="5253" w:author="year" w:date="2021-07-03T08:13:00Z">
        <w:r w:rsidRPr="004858BE" w:rsidDel="00DC47D3">
          <w:rPr>
            <w:sz w:val="22"/>
            <w:szCs w:val="22"/>
          </w:rPr>
          <w:delText xml:space="preserve"> rau</w:delText>
        </w:r>
      </w:del>
      <w:del w:id="5254" w:author="year" w:date="2021-07-03T08:14:00Z">
        <w:r w:rsidRPr="004858BE" w:rsidDel="00DC47D3">
          <w:rPr>
            <w:sz w:val="22"/>
            <w:szCs w:val="22"/>
          </w:rPr>
          <w:delText xml:space="preserve"> </w:delText>
        </w:r>
      </w:del>
      <w:del w:id="5255" w:author="year" w:date="2021-07-03T08:16:00Z">
        <w:r w:rsidRPr="004858BE" w:rsidDel="00DC47D3">
          <w:rPr>
            <w:sz w:val="22"/>
            <w:szCs w:val="22"/>
          </w:rPr>
          <w:delText>cov uas si</w:delText>
        </w:r>
      </w:del>
      <w:del w:id="5256" w:author="year" w:date="2021-07-03T08:15:00Z">
        <w:r w:rsidRPr="004858BE" w:rsidDel="00DC47D3">
          <w:rPr>
            <w:sz w:val="22"/>
            <w:szCs w:val="22"/>
          </w:rPr>
          <w:delText>v cov nyiaj</w:delText>
        </w:r>
      </w:del>
      <w:r w:rsidRPr="004858BE">
        <w:rPr>
          <w:sz w:val="22"/>
          <w:szCs w:val="22"/>
        </w:rPr>
        <w:t xml:space="preserve"> </w:t>
      </w:r>
      <w:del w:id="5257" w:author="year" w:date="2021-07-03T08:17:00Z">
        <w:r w:rsidRPr="004858BE" w:rsidDel="00DC47D3">
          <w:rPr>
            <w:sz w:val="22"/>
            <w:szCs w:val="22"/>
          </w:rPr>
          <w:delText xml:space="preserve">(cheeb tsam tsev kawm los sis lub nroog tus thawj saib xyuas tsev kawm ntawv) </w:delText>
        </w:r>
      </w:del>
      <w:del w:id="5258" w:author="year" w:date="2021-07-03T08:15:00Z">
        <w:r w:rsidRPr="004858BE" w:rsidDel="00DC47D3">
          <w:rPr>
            <w:sz w:val="22"/>
            <w:szCs w:val="22"/>
          </w:rPr>
          <w:delText>suav tag nrho cov pob nyiaj thiab cov kev siv nyiaj tiag tiag raug raws li</w:delText>
        </w:r>
      </w:del>
      <w:r w:rsidRPr="004858BE">
        <w:rPr>
          <w:sz w:val="22"/>
          <w:szCs w:val="22"/>
        </w:rPr>
        <w:t>.</w:t>
      </w:r>
    </w:p>
    <w:p w14:paraId="30F7290F" w14:textId="77777777" w:rsidR="00AD19E5" w:rsidRDefault="00AD19E5" w:rsidP="00AD19E5">
      <w:pPr>
        <w:pStyle w:val="BodyText"/>
        <w:spacing w:before="10"/>
        <w:rPr>
          <w:sz w:val="20"/>
        </w:rPr>
      </w:pPr>
    </w:p>
    <w:p w14:paraId="14EEED6F" w14:textId="77777777" w:rsidR="00AD19E5" w:rsidRPr="006D28D9" w:rsidRDefault="00AD19E5" w:rsidP="00AD19E5">
      <w:pPr>
        <w:pStyle w:val="BodyText"/>
        <w:ind w:left="240" w:right="718"/>
        <w:jc w:val="both"/>
        <w:rPr>
          <w:sz w:val="22"/>
          <w:szCs w:val="22"/>
        </w:rPr>
      </w:pPr>
      <w:r w:rsidRPr="006D28D9">
        <w:rPr>
          <w:sz w:val="22"/>
          <w:szCs w:val="22"/>
        </w:rPr>
        <w:t xml:space="preserve">Kev hloov pauv </w:t>
      </w:r>
      <w:ins w:id="5259" w:author="year" w:date="2021-07-03T08:18:00Z">
        <w:r>
          <w:rPr>
            <w:sz w:val="22"/>
            <w:szCs w:val="22"/>
          </w:rPr>
          <w:t xml:space="preserve">tus qauv </w:t>
        </w:r>
      </w:ins>
      <w:r w:rsidRPr="006D28D9">
        <w:rPr>
          <w:sz w:val="22"/>
          <w:szCs w:val="22"/>
        </w:rPr>
        <w:t xml:space="preserve">LCAP </w:t>
      </w:r>
      <w:del w:id="5260" w:author="year" w:date="2021-07-03T08:18:00Z">
        <w:r w:rsidRPr="006D28D9" w:rsidDel="00DC47D3">
          <w:rPr>
            <w:sz w:val="22"/>
            <w:szCs w:val="22"/>
          </w:rPr>
          <w:delText>tu qauv</w:delText>
        </w:r>
      </w:del>
      <w:r w:rsidRPr="006D28D9">
        <w:rPr>
          <w:sz w:val="22"/>
          <w:szCs w:val="22"/>
        </w:rPr>
        <w:t xml:space="preserve"> rau xyoo 2021–22, 2022–23, thiab xyoo 2023–24 qhia txog cov kev hloov pauv los ntawm Cov Cai Sib Tw 1840 (Pawg Saib Xyuas Kev Siv Nyiaj), Tshooj 243, Cov Cai ntawm xyoo 2018. Cov kev hloov pauv no </w:t>
      </w:r>
      <w:ins w:id="5261" w:author="year" w:date="2021-07-03T08:21:00Z">
        <w:r>
          <w:rPr>
            <w:sz w:val="22"/>
            <w:szCs w:val="22"/>
          </w:rPr>
          <w:t>txhawb rau kev dawb huv ntawm</w:t>
        </w:r>
      </w:ins>
      <w:ins w:id="5262" w:author="year" w:date="2021-07-03T08:22:00Z">
        <w:r>
          <w:rPr>
            <w:sz w:val="22"/>
            <w:szCs w:val="22"/>
          </w:rPr>
          <w:t xml:space="preserve"> </w:t>
        </w:r>
      </w:ins>
      <w:del w:id="5263" w:author="year" w:date="2021-07-03T08:21:00Z">
        <w:r w:rsidRPr="006D28D9" w:rsidDel="00824D02">
          <w:rPr>
            <w:sz w:val="22"/>
            <w:szCs w:val="22"/>
          </w:rPr>
          <w:delText>txhawb kev saib xyuas txog</w:delText>
        </w:r>
      </w:del>
      <w:r w:rsidRPr="006D28D9">
        <w:rPr>
          <w:sz w:val="22"/>
          <w:szCs w:val="22"/>
        </w:rPr>
        <w:t xml:space="preserve"> kev siv nyiaj </w:t>
      </w:r>
      <w:ins w:id="5264" w:author="year" w:date="2021-07-03T08:23:00Z">
        <w:r>
          <w:rPr>
            <w:sz w:val="22"/>
            <w:szCs w:val="22"/>
          </w:rPr>
          <w:t xml:space="preserve">txiag rau lub luag hauj lwm </w:t>
        </w:r>
      </w:ins>
      <w:del w:id="5265" w:author="year" w:date="2021-07-03T08:23:00Z">
        <w:r w:rsidRPr="006D28D9" w:rsidDel="00824D02">
          <w:rPr>
            <w:sz w:val="22"/>
            <w:szCs w:val="22"/>
          </w:rPr>
          <w:delText>ntawm kev nqis tes ua</w:delText>
        </w:r>
      </w:del>
      <w:del w:id="5266" w:author="year" w:date="2021-07-03T08:24:00Z">
        <w:r w:rsidRPr="006D28D9" w:rsidDel="00824D02">
          <w:rPr>
            <w:sz w:val="22"/>
            <w:szCs w:val="22"/>
          </w:rPr>
          <w:delText xml:space="preserve"> suav nrog</w:delText>
        </w:r>
      </w:del>
      <w:r w:rsidRPr="006D28D9">
        <w:rPr>
          <w:sz w:val="22"/>
          <w:szCs w:val="22"/>
        </w:rPr>
        <w:t xml:space="preserve"> </w:t>
      </w:r>
      <w:ins w:id="5267" w:author="year" w:date="2021-07-03T08:24:00Z">
        <w:r>
          <w:rPr>
            <w:sz w:val="22"/>
            <w:szCs w:val="22"/>
          </w:rPr>
          <w:t xml:space="preserve">uas muaj nyob </w:t>
        </w:r>
      </w:ins>
      <w:r w:rsidRPr="006D28D9">
        <w:rPr>
          <w:sz w:val="22"/>
          <w:szCs w:val="22"/>
        </w:rPr>
        <w:t xml:space="preserve">hauv LCAP, suav nrog cov kev </w:t>
      </w:r>
      <w:ins w:id="5268" w:author="year" w:date="2021-07-03T08:25:00Z">
        <w:r>
          <w:rPr>
            <w:sz w:val="22"/>
            <w:szCs w:val="22"/>
          </w:rPr>
          <w:t xml:space="preserve">nqis tes </w:t>
        </w:r>
      </w:ins>
      <w:r w:rsidRPr="006D28D9">
        <w:rPr>
          <w:sz w:val="22"/>
          <w:szCs w:val="22"/>
        </w:rPr>
        <w:t xml:space="preserve">ua uas pab </w:t>
      </w:r>
      <w:ins w:id="5269" w:author="year" w:date="2021-07-03T08:27:00Z">
        <w:r>
          <w:rPr>
            <w:sz w:val="22"/>
            <w:szCs w:val="22"/>
          </w:rPr>
          <w:t xml:space="preserve">txhawb kom </w:t>
        </w:r>
      </w:ins>
      <w:del w:id="5270" w:author="year" w:date="2021-07-03T08:27:00Z">
        <w:r w:rsidRPr="006D28D9" w:rsidDel="00824D02">
          <w:rPr>
            <w:sz w:val="22"/>
            <w:szCs w:val="22"/>
          </w:rPr>
          <w:delText>ua kom</w:delText>
        </w:r>
      </w:del>
      <w:r w:rsidRPr="006D28D9">
        <w:rPr>
          <w:sz w:val="22"/>
          <w:szCs w:val="22"/>
        </w:rPr>
        <w:t xml:space="preserve"> tau raws li </w:t>
      </w:r>
      <w:ins w:id="5271" w:author="year" w:date="2021-07-03T08:28:00Z">
        <w:r>
          <w:rPr>
            <w:sz w:val="22"/>
            <w:szCs w:val="22"/>
          </w:rPr>
          <w:t xml:space="preserve">siab xav </w:t>
        </w:r>
      </w:ins>
      <w:ins w:id="5272" w:author="year" w:date="2021-07-03T08:30:00Z">
        <w:r>
          <w:rPr>
            <w:sz w:val="22"/>
            <w:szCs w:val="22"/>
          </w:rPr>
          <w:t xml:space="preserve">txhawb </w:t>
        </w:r>
      </w:ins>
      <w:del w:id="5273" w:author="year" w:date="2021-07-03T08:28:00Z">
        <w:r w:rsidRPr="006D28D9" w:rsidDel="00824D02">
          <w:rPr>
            <w:sz w:val="22"/>
            <w:szCs w:val="22"/>
          </w:rPr>
          <w:delText>qhov yuav tsum tau</w:delText>
        </w:r>
      </w:del>
      <w:r w:rsidRPr="006D28D9">
        <w:rPr>
          <w:sz w:val="22"/>
          <w:szCs w:val="22"/>
        </w:rPr>
        <w:t xml:space="preserve"> nce los sis txhim kho cov kev pab cuam rau cov </w:t>
      </w:r>
      <w:ins w:id="5274" w:author="year" w:date="2021-07-03T08:31:00Z">
        <w:r>
          <w:rPr>
            <w:sz w:val="22"/>
            <w:szCs w:val="22"/>
          </w:rPr>
          <w:t xml:space="preserve">me nyuam tu </w:t>
        </w:r>
      </w:ins>
      <w:del w:id="5275" w:author="year" w:date="2021-07-03T08:31:00Z">
        <w:r w:rsidRPr="006D28D9" w:rsidDel="00FA6639">
          <w:rPr>
            <w:sz w:val="22"/>
            <w:szCs w:val="22"/>
          </w:rPr>
          <w:delText>hluas coj los tu</w:delText>
        </w:r>
      </w:del>
      <w:r w:rsidRPr="006D28D9">
        <w:rPr>
          <w:sz w:val="22"/>
          <w:szCs w:val="22"/>
        </w:rPr>
        <w:t xml:space="preserve">, cov neeg kawm lus Askiv, thiab cov tub ntxhais kawm tau nyiaj </w:t>
      </w:r>
      <w:ins w:id="5276" w:author="year" w:date="2021-07-03T08:31:00Z">
        <w:r>
          <w:rPr>
            <w:sz w:val="22"/>
            <w:szCs w:val="22"/>
          </w:rPr>
          <w:t xml:space="preserve">qis </w:t>
        </w:r>
      </w:ins>
      <w:del w:id="5277" w:author="year" w:date="2021-07-03T08:31:00Z">
        <w:r w:rsidRPr="006D28D9" w:rsidDel="00FA6639">
          <w:rPr>
            <w:sz w:val="22"/>
            <w:szCs w:val="22"/>
          </w:rPr>
          <w:delText>tsawg</w:delText>
        </w:r>
      </w:del>
      <w:r w:rsidRPr="006D28D9">
        <w:rPr>
          <w:sz w:val="22"/>
          <w:szCs w:val="22"/>
        </w:rPr>
        <w:t xml:space="preserve">, thiab </w:t>
      </w:r>
      <w:ins w:id="5278" w:author="year" w:date="2021-07-03T08:37:00Z">
        <w:r>
          <w:rPr>
            <w:sz w:val="22"/>
            <w:szCs w:val="22"/>
          </w:rPr>
          <w:t>kho</w:t>
        </w:r>
      </w:ins>
      <w:ins w:id="5279" w:author="year" w:date="2021-07-03T08:34:00Z">
        <w:r>
          <w:rPr>
            <w:sz w:val="22"/>
            <w:szCs w:val="22"/>
          </w:rPr>
          <w:t xml:space="preserve"> cov ntaub ntawv </w:t>
        </w:r>
      </w:ins>
      <w:ins w:id="5280" w:author="year" w:date="2021-07-03T08:39:00Z">
        <w:r>
          <w:rPr>
            <w:sz w:val="22"/>
            <w:szCs w:val="22"/>
          </w:rPr>
          <w:t>kom zoo</w:t>
        </w:r>
      </w:ins>
      <w:ins w:id="5281" w:author="year" w:date="2021-07-03T08:34:00Z">
        <w:r>
          <w:rPr>
            <w:sz w:val="22"/>
            <w:szCs w:val="22"/>
          </w:rPr>
          <w:t xml:space="preserve"> raws li </w:t>
        </w:r>
      </w:ins>
      <w:ins w:id="5282" w:author="year" w:date="2021-07-03T08:40:00Z">
        <w:r>
          <w:rPr>
            <w:sz w:val="22"/>
            <w:szCs w:val="22"/>
          </w:rPr>
          <w:t xml:space="preserve">cov raug nthuav tawm hauv </w:t>
        </w:r>
      </w:ins>
      <w:del w:id="5283" w:author="year" w:date="2021-07-03T08:40:00Z">
        <w:r w:rsidRPr="006D28D9" w:rsidDel="006B039F">
          <w:rPr>
            <w:sz w:val="22"/>
            <w:szCs w:val="22"/>
          </w:rPr>
          <w:delText>nthuav cov ntaub ntawv tshaj tawm hauv</w:delText>
        </w:r>
      </w:del>
      <w:r w:rsidRPr="006D28D9">
        <w:rPr>
          <w:sz w:val="22"/>
          <w:szCs w:val="22"/>
        </w:rPr>
        <w:t xml:space="preserve"> LCAP kom </w:t>
      </w:r>
      <w:ins w:id="5284" w:author="year" w:date="2021-07-03T08:43:00Z">
        <w:r>
          <w:rPr>
            <w:sz w:val="22"/>
            <w:szCs w:val="22"/>
          </w:rPr>
          <w:t xml:space="preserve">cov </w:t>
        </w:r>
      </w:ins>
      <w:del w:id="5285" w:author="year" w:date="2021-07-03T08:41:00Z">
        <w:r w:rsidRPr="006D28D9" w:rsidDel="006B039F">
          <w:rPr>
            <w:sz w:val="22"/>
            <w:szCs w:val="22"/>
          </w:rPr>
          <w:delText>ua rau tau txais</w:delText>
        </w:r>
      </w:del>
      <w:r w:rsidRPr="006D28D9">
        <w:rPr>
          <w:sz w:val="22"/>
          <w:szCs w:val="22"/>
        </w:rPr>
        <w:t xml:space="preserve"> LCAP </w:t>
      </w:r>
      <w:ins w:id="5286" w:author="year" w:date="2021-07-03T08:42:00Z">
        <w:r>
          <w:rPr>
            <w:sz w:val="22"/>
            <w:szCs w:val="22"/>
          </w:rPr>
          <w:t xml:space="preserve">uas tau txais yuav los ntawv </w:t>
        </w:r>
      </w:ins>
      <w:del w:id="5287" w:author="year" w:date="2021-07-03T08:43:00Z">
        <w:r w:rsidRPr="006D28D9" w:rsidDel="006B039F">
          <w:rPr>
            <w:sz w:val="22"/>
            <w:szCs w:val="22"/>
          </w:rPr>
          <w:delText>cov</w:delText>
        </w:r>
      </w:del>
      <w:r w:rsidRPr="006D28D9">
        <w:rPr>
          <w:sz w:val="22"/>
          <w:szCs w:val="22"/>
        </w:rPr>
        <w:t xml:space="preserve"> yooj yim rau cov neeg muaj </w:t>
      </w:r>
      <w:ins w:id="5288" w:author="year" w:date="2021-07-03T08:44:00Z">
        <w:r>
          <w:rPr>
            <w:sz w:val="22"/>
            <w:szCs w:val="22"/>
          </w:rPr>
          <w:t xml:space="preserve">koom tes </w:t>
        </w:r>
      </w:ins>
      <w:del w:id="5289" w:author="year" w:date="2021-07-03T08:44:00Z">
        <w:r w:rsidRPr="006D28D9" w:rsidDel="006B039F">
          <w:rPr>
            <w:sz w:val="22"/>
            <w:szCs w:val="22"/>
          </w:rPr>
          <w:delText>feem xyuam</w:delText>
        </w:r>
      </w:del>
      <w:r w:rsidRPr="006D28D9">
        <w:rPr>
          <w:sz w:val="22"/>
          <w:szCs w:val="22"/>
        </w:rPr>
        <w:t xml:space="preserve"> thiab laj mej pej xeem.</w:t>
      </w:r>
    </w:p>
    <w:p w14:paraId="2D176BA8" w14:textId="77777777" w:rsidR="00AD19E5" w:rsidRDefault="00AD19E5" w:rsidP="00AD19E5">
      <w:pPr>
        <w:pStyle w:val="BodyText"/>
        <w:spacing w:before="10"/>
        <w:rPr>
          <w:sz w:val="20"/>
        </w:rPr>
      </w:pPr>
    </w:p>
    <w:p w14:paraId="7689C593" w14:textId="77777777" w:rsidR="00AD19E5" w:rsidRPr="00087461" w:rsidRDefault="00AD19E5" w:rsidP="00AD19E5">
      <w:pPr>
        <w:pStyle w:val="BodyText"/>
        <w:ind w:left="240" w:right="623"/>
        <w:jc w:val="both"/>
        <w:rPr>
          <w:sz w:val="22"/>
          <w:szCs w:val="22"/>
        </w:rPr>
      </w:pPr>
      <w:ins w:id="5290" w:author="year" w:date="2021-07-03T08:47:00Z">
        <w:r>
          <w:rPr>
            <w:sz w:val="22"/>
            <w:szCs w:val="22"/>
          </w:rPr>
          <w:t>Qov xwb pib tshaj plaws</w:t>
        </w:r>
      </w:ins>
      <w:del w:id="5291" w:author="year" w:date="2021-07-03T08:47:00Z">
        <w:r w:rsidRPr="00087461" w:rsidDel="006B039F">
          <w:rPr>
            <w:sz w:val="22"/>
            <w:szCs w:val="22"/>
          </w:rPr>
          <w:delText>Ntawm nws qhov yooj yim tshaj plaws</w:delText>
        </w:r>
      </w:del>
      <w:r w:rsidRPr="00087461">
        <w:rPr>
          <w:sz w:val="22"/>
          <w:szCs w:val="22"/>
        </w:rPr>
        <w:t xml:space="preserve">, </w:t>
      </w:r>
      <w:del w:id="5292" w:author="year" w:date="2021-07-03T08:48:00Z">
        <w:r w:rsidRPr="00087461" w:rsidDel="006B039F">
          <w:rPr>
            <w:sz w:val="22"/>
            <w:szCs w:val="22"/>
          </w:rPr>
          <w:delText xml:space="preserve">qhov kev tsim los ntawm </w:delText>
        </w:r>
      </w:del>
      <w:r w:rsidRPr="00087461">
        <w:rPr>
          <w:sz w:val="22"/>
          <w:szCs w:val="22"/>
        </w:rPr>
        <w:t xml:space="preserve">LCAP </w:t>
      </w:r>
      <w:ins w:id="5293" w:author="year" w:date="2021-07-03T08:48:00Z">
        <w:r>
          <w:rPr>
            <w:sz w:val="22"/>
            <w:szCs w:val="22"/>
          </w:rPr>
          <w:t xml:space="preserve">uas tau txais yuav los ntawv </w:t>
        </w:r>
      </w:ins>
      <w:r w:rsidRPr="00087461">
        <w:rPr>
          <w:sz w:val="22"/>
          <w:szCs w:val="22"/>
        </w:rPr>
        <w:t xml:space="preserve">yuav tsum sim </w:t>
      </w:r>
      <w:ins w:id="5294" w:author="year" w:date="2021-07-03T08:50:00Z">
        <w:r>
          <w:rPr>
            <w:sz w:val="22"/>
            <w:szCs w:val="22"/>
          </w:rPr>
          <w:t xml:space="preserve">saib kom tseeb </w:t>
        </w:r>
      </w:ins>
      <w:del w:id="5295" w:author="year" w:date="2021-07-03T08:49:00Z">
        <w:r w:rsidRPr="00087461" w:rsidDel="006B039F">
          <w:rPr>
            <w:sz w:val="22"/>
            <w:szCs w:val="22"/>
          </w:rPr>
          <w:delText>ua</w:delText>
        </w:r>
      </w:del>
      <w:r w:rsidRPr="00087461">
        <w:rPr>
          <w:sz w:val="22"/>
          <w:szCs w:val="22"/>
        </w:rPr>
        <w:t xml:space="preserve"> tsis yog </w:t>
      </w:r>
      <w:ins w:id="5296" w:author="year" w:date="2021-07-03T08:50:00Z">
        <w:r>
          <w:rPr>
            <w:sz w:val="22"/>
            <w:szCs w:val="22"/>
          </w:rPr>
          <w:t xml:space="preserve">ua li </w:t>
        </w:r>
      </w:ins>
      <w:r w:rsidRPr="00087461">
        <w:rPr>
          <w:sz w:val="22"/>
          <w:szCs w:val="22"/>
        </w:rPr>
        <w:t xml:space="preserve">LEA </w:t>
      </w:r>
      <w:ins w:id="5297" w:author="year" w:date="2021-07-03T08:50:00Z">
        <w:r>
          <w:rPr>
            <w:sz w:val="22"/>
            <w:szCs w:val="22"/>
          </w:rPr>
          <w:t>tab tom ua nt</w:t>
        </w:r>
      </w:ins>
      <w:ins w:id="5298" w:author="year" w:date="2021-07-03T08:52:00Z">
        <w:r>
          <w:rPr>
            <w:sz w:val="22"/>
            <w:szCs w:val="22"/>
          </w:rPr>
          <w:t xml:space="preserve">awv xwb </w:t>
        </w:r>
      </w:ins>
      <w:del w:id="5299" w:author="year" w:date="2021-07-03T08:50:00Z">
        <w:r w:rsidRPr="00087461" w:rsidDel="00C649F0">
          <w:rPr>
            <w:sz w:val="22"/>
            <w:szCs w:val="22"/>
          </w:rPr>
          <w:delText>kev ua</w:delText>
        </w:r>
      </w:del>
      <w:r w:rsidRPr="00087461">
        <w:rPr>
          <w:sz w:val="22"/>
          <w:szCs w:val="22"/>
        </w:rPr>
        <w:t xml:space="preserve">, tab sis </w:t>
      </w:r>
      <w:del w:id="5300" w:author="year" w:date="2021-07-03T08:52:00Z">
        <w:r w:rsidRPr="00087461" w:rsidDel="00C649F0">
          <w:rPr>
            <w:sz w:val="22"/>
            <w:szCs w:val="22"/>
          </w:rPr>
          <w:delText xml:space="preserve">kuj tseem </w:delText>
        </w:r>
      </w:del>
      <w:ins w:id="5301" w:author="year" w:date="2021-07-03T08:52:00Z">
        <w:r>
          <w:rPr>
            <w:sz w:val="22"/>
            <w:szCs w:val="22"/>
          </w:rPr>
          <w:t xml:space="preserve">yuav tau </w:t>
        </w:r>
      </w:ins>
      <w:r w:rsidRPr="00087461">
        <w:rPr>
          <w:sz w:val="22"/>
          <w:szCs w:val="22"/>
        </w:rPr>
        <w:t xml:space="preserve">cia cov </w:t>
      </w:r>
      <w:ins w:id="5302" w:author="year" w:date="2021-07-03T08:53:00Z">
        <w:r>
          <w:rPr>
            <w:sz w:val="22"/>
            <w:szCs w:val="22"/>
          </w:rPr>
          <w:t xml:space="preserve">koom tes </w:t>
        </w:r>
      </w:ins>
      <w:del w:id="5303" w:author="year" w:date="2021-07-03T08:53:00Z">
        <w:r w:rsidRPr="00087461" w:rsidDel="00AF3944">
          <w:rPr>
            <w:sz w:val="22"/>
            <w:szCs w:val="22"/>
          </w:rPr>
          <w:delText xml:space="preserve">neeg </w:delText>
        </w:r>
      </w:del>
      <w:del w:id="5304" w:author="year" w:date="2021-07-03T08:52:00Z">
        <w:r w:rsidRPr="00087461" w:rsidDel="00AF3944">
          <w:rPr>
            <w:sz w:val="22"/>
            <w:szCs w:val="22"/>
          </w:rPr>
          <w:delText>muaj feem koom</w:delText>
        </w:r>
      </w:del>
      <w:r w:rsidRPr="00087461">
        <w:rPr>
          <w:sz w:val="22"/>
          <w:szCs w:val="22"/>
        </w:rPr>
        <w:t xml:space="preserve"> nkag siab txog tias vim li cas, thiab </w:t>
      </w:r>
      <w:ins w:id="5305" w:author="year" w:date="2021-07-03T08:55:00Z">
        <w:r>
          <w:rPr>
            <w:sz w:val="22"/>
            <w:szCs w:val="22"/>
          </w:rPr>
          <w:t xml:space="preserve">cov tswv yim </w:t>
        </w:r>
      </w:ins>
      <w:ins w:id="5306" w:author="year" w:date="2021-07-03T08:56:00Z">
        <w:r>
          <w:rPr>
            <w:sz w:val="22"/>
            <w:szCs w:val="22"/>
          </w:rPr>
          <w:t xml:space="preserve">tab tom coj cov cib fim thiab cov txiaj ntsig </w:t>
        </w:r>
      </w:ins>
      <w:ins w:id="5307" w:author="year" w:date="2021-07-03T08:57:00Z">
        <w:r>
          <w:rPr>
            <w:sz w:val="22"/>
            <w:szCs w:val="22"/>
          </w:rPr>
          <w:t>uas tau txais kev tsim kho rau cov tub ntxhais kawm.</w:t>
        </w:r>
      </w:ins>
      <w:del w:id="5308" w:author="year" w:date="2021-07-03T08:58:00Z">
        <w:r w:rsidRPr="00087461" w:rsidDel="00AF3944">
          <w:rPr>
            <w:sz w:val="22"/>
            <w:szCs w:val="22"/>
          </w:rPr>
          <w:delText>seb cov tswv yim no ua rau txhim kho cov hauv kev thiab cov txiaj ntsig rau cov tub ntxhais kawm li cas</w:delText>
        </w:r>
      </w:del>
      <w:r w:rsidRPr="00087461">
        <w:rPr>
          <w:sz w:val="22"/>
          <w:szCs w:val="22"/>
        </w:rPr>
        <w:t>.</w:t>
      </w:r>
      <w:del w:id="5309" w:author="year" w:date="2021-07-03T08:59:00Z">
        <w:r w:rsidRPr="00087461" w:rsidDel="00AF3944">
          <w:rPr>
            <w:sz w:val="22"/>
            <w:szCs w:val="22"/>
          </w:rPr>
          <w:delText>ntawm</w:delText>
        </w:r>
      </w:del>
      <w:r w:rsidRPr="00087461">
        <w:rPr>
          <w:sz w:val="22"/>
          <w:szCs w:val="22"/>
        </w:rPr>
        <w:t xml:space="preserve"> LEA </w:t>
      </w:r>
      <w:ins w:id="5310" w:author="year" w:date="2021-07-03T08:59:00Z">
        <w:r>
          <w:rPr>
            <w:sz w:val="22"/>
            <w:szCs w:val="22"/>
          </w:rPr>
          <w:t>tau txais kev</w:t>
        </w:r>
      </w:ins>
      <w:ins w:id="5311" w:author="year" w:date="2021-07-03T09:00:00Z">
        <w:r>
          <w:rPr>
            <w:sz w:val="22"/>
            <w:szCs w:val="22"/>
          </w:rPr>
          <w:t xml:space="preserve"> </w:t>
        </w:r>
      </w:ins>
      <w:del w:id="5312" w:author="year" w:date="2021-07-03T08:59:00Z">
        <w:r w:rsidRPr="00087461" w:rsidDel="00AF3944">
          <w:rPr>
            <w:sz w:val="22"/>
            <w:szCs w:val="22"/>
          </w:rPr>
          <w:delText>raug</w:delText>
        </w:r>
      </w:del>
      <w:r w:rsidRPr="00087461">
        <w:rPr>
          <w:sz w:val="22"/>
          <w:szCs w:val="22"/>
        </w:rPr>
        <w:t xml:space="preserve"> txhawb </w:t>
      </w:r>
      <w:ins w:id="5313" w:author="year" w:date="2021-07-03T09:00:00Z">
        <w:r>
          <w:rPr>
            <w:sz w:val="22"/>
            <w:szCs w:val="22"/>
          </w:rPr>
          <w:t xml:space="preserve">nqa </w:t>
        </w:r>
      </w:ins>
      <w:r w:rsidRPr="00087461">
        <w:rPr>
          <w:sz w:val="22"/>
          <w:szCs w:val="22"/>
        </w:rPr>
        <w:t xml:space="preserve">kom siv cov lus thiab </w:t>
      </w:r>
      <w:ins w:id="5314" w:author="year" w:date="2021-07-03T09:01:00Z">
        <w:r>
          <w:rPr>
            <w:sz w:val="22"/>
            <w:szCs w:val="22"/>
          </w:rPr>
          <w:t xml:space="preserve">ib </w:t>
        </w:r>
      </w:ins>
      <w:r w:rsidRPr="00087461">
        <w:rPr>
          <w:sz w:val="22"/>
          <w:szCs w:val="22"/>
        </w:rPr>
        <w:t xml:space="preserve">qib </w:t>
      </w:r>
      <w:ins w:id="5315" w:author="year" w:date="2021-07-03T09:02:00Z">
        <w:r>
          <w:rPr>
            <w:sz w:val="22"/>
            <w:szCs w:val="22"/>
          </w:rPr>
          <w:t>ntawm cov ntsiab hauv lawv cov LCAP uas tau txais yuav los ntawv</w:t>
        </w:r>
      </w:ins>
      <w:ins w:id="5316" w:author="year" w:date="2021-07-03T09:04:00Z">
        <w:r>
          <w:rPr>
            <w:sz w:val="22"/>
            <w:szCs w:val="22"/>
          </w:rPr>
          <w:t xml:space="preserve"> </w:t>
        </w:r>
      </w:ins>
      <w:r w:rsidRPr="00087461">
        <w:rPr>
          <w:sz w:val="22"/>
          <w:szCs w:val="22"/>
        </w:rPr>
        <w:t>lus piav qhia hauv lawv cov LCAP uas tau tsim los siv uas muaj txiaj ntsig thiab siv tau rau LEA cov neeg muaj feem xyuam sib txawv thiab dav rau pej xeem.</w:t>
      </w:r>
    </w:p>
    <w:p w14:paraId="1E6D856D" w14:textId="77777777" w:rsidR="00AD19E5" w:rsidRDefault="00AD19E5" w:rsidP="00AD19E5">
      <w:pPr>
        <w:pStyle w:val="BodyText"/>
        <w:spacing w:before="10"/>
        <w:rPr>
          <w:sz w:val="20"/>
        </w:rPr>
      </w:pPr>
    </w:p>
    <w:p w14:paraId="6AA46529" w14:textId="77777777" w:rsidR="00AD19E5" w:rsidRDefault="00AD19E5" w:rsidP="00AD19E5">
      <w:pPr>
        <w:pStyle w:val="BodyText"/>
        <w:ind w:left="240" w:right="1010"/>
      </w:pPr>
      <w:r>
        <w:t xml:space="preserve">Hauv kev tsim thiab ua tiav LCAP rau kev saws me nyuam, LEAs </w:t>
      </w:r>
      <w:ins w:id="5317" w:author="year" w:date="2021-07-03T18:15:00Z">
        <w:r>
          <w:t xml:space="preserve">tau </w:t>
        </w:r>
      </w:ins>
      <w:ins w:id="5318" w:author="year" w:date="2021-07-03T18:16:00Z">
        <w:r>
          <w:t xml:space="preserve">txais kev </w:t>
        </w:r>
      </w:ins>
      <w:del w:id="5319" w:author="year" w:date="2021-07-03T18:15:00Z">
        <w:r w:rsidDel="00F627E8">
          <w:delText>raug</w:delText>
        </w:r>
      </w:del>
      <w:r>
        <w:t xml:space="preserve"> txhawb kom ua raws li cov kab ke hauv qab no ntawm thawj lub phiaj xwm phiaj xwm thiab cov neeg muaj feem koom ua ke:</w:t>
      </w:r>
    </w:p>
    <w:p w14:paraId="3FC9C96F" w14:textId="77777777" w:rsidR="00AD19E5" w:rsidRDefault="00AD19E5" w:rsidP="00AD19E5">
      <w:pPr>
        <w:pStyle w:val="BodyText"/>
        <w:spacing w:before="10"/>
        <w:rPr>
          <w:sz w:val="20"/>
        </w:rPr>
      </w:pPr>
    </w:p>
    <w:p w14:paraId="3B41849C" w14:textId="77777777" w:rsidR="00AD19E5" w:rsidRPr="008F3E94" w:rsidRDefault="00AD19E5" w:rsidP="00AD19E5">
      <w:pPr>
        <w:pStyle w:val="BodyText"/>
        <w:ind w:left="960" w:right="625"/>
        <w:jc w:val="both"/>
        <w:rPr>
          <w:sz w:val="22"/>
          <w:szCs w:val="22"/>
        </w:rPr>
      </w:pPr>
      <w:r w:rsidRPr="008F3E94">
        <w:rPr>
          <w:sz w:val="22"/>
          <w:szCs w:val="22"/>
        </w:rPr>
        <w:t xml:space="preserve">Qhia txog kev ua tau zoo tam sim no thoob plaws lub xeev cov hom phiaj tseem ceeb thiab ntawm cov ntsuam xyuas hauv California Cov Kev Tswj Hauj lwm, LEA siv nws cov peev nyiaj li cas </w:t>
      </w:r>
      <w:ins w:id="5320" w:author="year" w:date="2021-07-03T18:19:00Z">
        <w:r>
          <w:rPr>
            <w:sz w:val="22"/>
            <w:szCs w:val="22"/>
          </w:rPr>
          <w:t xml:space="preserve">thiaj yuav txoj kev xav tau ntawm </w:t>
        </w:r>
      </w:ins>
      <w:del w:id="5321" w:author="year" w:date="2021-07-03T18:20:00Z">
        <w:r w:rsidRPr="008F3E94" w:rsidDel="00F627E8">
          <w:rPr>
            <w:sz w:val="22"/>
            <w:szCs w:val="22"/>
          </w:rPr>
          <w:delText xml:space="preserve">los teb rau </w:delText>
        </w:r>
      </w:del>
      <w:r w:rsidRPr="008F3E94">
        <w:rPr>
          <w:sz w:val="22"/>
          <w:szCs w:val="22"/>
        </w:rPr>
        <w:t xml:space="preserve">cov tub ntxhais kawm thiab </w:t>
      </w:r>
      <w:del w:id="5322" w:author="year" w:date="2021-07-03T18:20:00Z">
        <w:r w:rsidRPr="008F3E94" w:rsidDel="00F627E8">
          <w:rPr>
            <w:sz w:val="22"/>
            <w:szCs w:val="22"/>
          </w:rPr>
          <w:delText>cov</w:delText>
        </w:r>
      </w:del>
      <w:r w:rsidRPr="008F3E94">
        <w:rPr>
          <w:sz w:val="22"/>
          <w:szCs w:val="22"/>
        </w:rPr>
        <w:t xml:space="preserve"> zej zog </w:t>
      </w:r>
      <w:ins w:id="5323" w:author="year" w:date="2021-07-03T18:20:00Z">
        <w:r>
          <w:rPr>
            <w:sz w:val="22"/>
            <w:szCs w:val="22"/>
          </w:rPr>
          <w:t>sawv daws</w:t>
        </w:r>
      </w:ins>
      <w:del w:id="5324" w:author="year" w:date="2021-07-03T18:21:00Z">
        <w:r w:rsidRPr="008F3E94" w:rsidDel="00F627E8">
          <w:rPr>
            <w:sz w:val="22"/>
            <w:szCs w:val="22"/>
          </w:rPr>
          <w:delText>kev xav tau</w:delText>
        </w:r>
      </w:del>
      <w:r w:rsidRPr="008F3E94">
        <w:rPr>
          <w:sz w:val="22"/>
          <w:szCs w:val="22"/>
        </w:rPr>
        <w:t xml:space="preserve">, thiab </w:t>
      </w:r>
      <w:ins w:id="5325" w:author="year" w:date="2021-07-03T18:26:00Z">
        <w:r>
          <w:rPr>
            <w:sz w:val="22"/>
            <w:szCs w:val="22"/>
          </w:rPr>
          <w:t>qhia txog kev sib txawv ntawm cov ua tau zoo</w:t>
        </w:r>
      </w:ins>
      <w:del w:id="5326" w:author="year" w:date="2021-07-03T18:26:00Z">
        <w:r w:rsidRPr="008F3E94" w:rsidDel="00453144">
          <w:rPr>
            <w:sz w:val="22"/>
            <w:szCs w:val="22"/>
          </w:rPr>
          <w:delText>daws cov kev kawm tsis raug</w:delText>
        </w:r>
      </w:del>
      <w:r w:rsidRPr="008F3E94">
        <w:rPr>
          <w:sz w:val="22"/>
          <w:szCs w:val="22"/>
        </w:rPr>
        <w:t xml:space="preserve">, </w:t>
      </w:r>
      <w:ins w:id="5327" w:author="year" w:date="2021-07-03T18:30:00Z">
        <w:r>
          <w:rPr>
            <w:sz w:val="22"/>
            <w:szCs w:val="22"/>
          </w:rPr>
          <w:t>thiab kom tau raws li nws hwj chim txhawb thiab txhim kho kev pab cuam rau cov me nyuam tu,</w:t>
        </w:r>
      </w:ins>
      <w:ins w:id="5328" w:author="year" w:date="2021-07-03T18:32:00Z">
        <w:r w:rsidRPr="008F3E94" w:rsidDel="00453144">
          <w:rPr>
            <w:sz w:val="22"/>
            <w:szCs w:val="22"/>
          </w:rPr>
          <w:t xml:space="preserve"> </w:t>
        </w:r>
      </w:ins>
      <w:del w:id="5329" w:author="year" w:date="2021-07-03T18:32:00Z">
        <w:r w:rsidRPr="008F3E94" w:rsidDel="00453144">
          <w:rPr>
            <w:sz w:val="22"/>
            <w:szCs w:val="22"/>
          </w:rPr>
          <w:delText>suav nrog kev ua kom nws kev nce qib los sis txhim kho cov kev pab rau cov hluas</w:delText>
        </w:r>
      </w:del>
      <w:r w:rsidRPr="008F3E94">
        <w:rPr>
          <w:sz w:val="22"/>
          <w:szCs w:val="22"/>
        </w:rPr>
        <w:t xml:space="preserve">, Cov Kawm Lus Askiv, thiab cov tub ntxhais kawm tau nyiaj </w:t>
      </w:r>
      <w:ins w:id="5330" w:author="year" w:date="2021-07-03T18:32:00Z">
        <w:r>
          <w:rPr>
            <w:sz w:val="22"/>
            <w:szCs w:val="22"/>
          </w:rPr>
          <w:t xml:space="preserve">qis </w:t>
        </w:r>
      </w:ins>
      <w:del w:id="5331" w:author="year" w:date="2021-07-03T18:32:00Z">
        <w:r w:rsidRPr="008F3E94" w:rsidDel="00453144">
          <w:rPr>
            <w:sz w:val="22"/>
            <w:szCs w:val="22"/>
          </w:rPr>
          <w:delText>tsawg</w:delText>
        </w:r>
      </w:del>
      <w:r w:rsidRPr="008F3E94">
        <w:rPr>
          <w:sz w:val="22"/>
          <w:szCs w:val="22"/>
        </w:rPr>
        <w:t>?</w:t>
      </w:r>
    </w:p>
    <w:p w14:paraId="5B8933FB" w14:textId="77777777" w:rsidR="00AD19E5" w:rsidRDefault="00AD19E5" w:rsidP="00AD19E5">
      <w:pPr>
        <w:pStyle w:val="BodyText"/>
        <w:spacing w:before="10"/>
        <w:rPr>
          <w:sz w:val="20"/>
        </w:rPr>
      </w:pPr>
    </w:p>
    <w:p w14:paraId="399BFFD2" w14:textId="77777777" w:rsidR="00AD19E5" w:rsidRPr="00D07FC6" w:rsidRDefault="00AD19E5" w:rsidP="00AD19E5">
      <w:pPr>
        <w:pStyle w:val="BodyText"/>
        <w:ind w:left="240" w:right="1024"/>
        <w:rPr>
          <w:sz w:val="22"/>
          <w:szCs w:val="22"/>
        </w:rPr>
      </w:pPr>
      <w:r w:rsidRPr="00D07FC6">
        <w:rPr>
          <w:sz w:val="22"/>
          <w:szCs w:val="22"/>
        </w:rPr>
        <w:t xml:space="preserve">LEAs </w:t>
      </w:r>
      <w:ins w:id="5332" w:author="year" w:date="2021-07-03T18:34:00Z">
        <w:r>
          <w:rPr>
            <w:sz w:val="22"/>
            <w:szCs w:val="22"/>
          </w:rPr>
          <w:t xml:space="preserve">tau txais kev </w:t>
        </w:r>
      </w:ins>
      <w:del w:id="5333" w:author="year" w:date="2021-07-03T18:34:00Z">
        <w:r w:rsidRPr="00D07FC6" w:rsidDel="00524B1E">
          <w:rPr>
            <w:sz w:val="22"/>
            <w:szCs w:val="22"/>
          </w:rPr>
          <w:delText>raug</w:delText>
        </w:r>
      </w:del>
      <w:r w:rsidRPr="00D07FC6">
        <w:rPr>
          <w:sz w:val="22"/>
          <w:szCs w:val="22"/>
        </w:rPr>
        <w:t xml:space="preserve"> txhawb kom mob siab rau kev teeb tsa cov kev ntsuas los sis cov kev nqis tes ua uas LEA ntseeg </w:t>
      </w:r>
      <w:ins w:id="5334" w:author="year" w:date="2021-07-03T18:35:00Z">
        <w:r>
          <w:rPr>
            <w:sz w:val="22"/>
            <w:szCs w:val="22"/>
          </w:rPr>
          <w:t>ntawv</w:t>
        </w:r>
      </w:ins>
      <w:del w:id="5335" w:author="year" w:date="2021-07-03T18:35:00Z">
        <w:r w:rsidRPr="00D07FC6" w:rsidDel="00524B1E">
          <w:rPr>
            <w:sz w:val="22"/>
            <w:szCs w:val="22"/>
          </w:rPr>
          <w:delText>hais tias</w:delText>
        </w:r>
      </w:del>
      <w:r w:rsidRPr="00D07FC6">
        <w:rPr>
          <w:sz w:val="22"/>
          <w:szCs w:val="22"/>
        </w:rPr>
        <w:t>, raws cov lus pom los ntawm cov neeg koom nrog, kev tshawb nrhiav, thiab kev paub, yuav muaj kev cuam tshuam loj tshaj plaws rau nws cov tub ntxhais kawm.</w:t>
      </w:r>
    </w:p>
    <w:p w14:paraId="30B1FAC0" w14:textId="77777777" w:rsidR="00AD19E5" w:rsidRDefault="00AD19E5" w:rsidP="00AD19E5">
      <w:pPr>
        <w:pStyle w:val="BodyText"/>
        <w:spacing w:before="10"/>
        <w:rPr>
          <w:sz w:val="20"/>
        </w:rPr>
      </w:pPr>
    </w:p>
    <w:p w14:paraId="36ED5AF6" w14:textId="77777777" w:rsidR="00AD19E5" w:rsidRPr="00F60E04" w:rsidRDefault="00AD19E5" w:rsidP="00AD19E5">
      <w:pPr>
        <w:pStyle w:val="BodyText"/>
        <w:ind w:left="240" w:right="584"/>
        <w:rPr>
          <w:sz w:val="22"/>
          <w:szCs w:val="22"/>
        </w:rPr>
      </w:pPr>
      <w:r w:rsidRPr="00F60E04">
        <w:rPr>
          <w:sz w:val="22"/>
          <w:szCs w:val="22"/>
        </w:rPr>
        <w:t xml:space="preserve">Cov lus qhia no hais txog qhov xav tau rau txhua ntu hauv daim LCAP, tab sis kuj suav nrog cov ntaub ntawv ntsig txog kev ua hauj lwm zoo </w:t>
      </w:r>
      <w:del w:id="5336" w:author="year" w:date="2021-07-03T18:46:00Z">
        <w:r w:rsidRPr="00F60E04" w:rsidDel="00705A9B">
          <w:rPr>
            <w:sz w:val="22"/>
            <w:szCs w:val="22"/>
          </w:rPr>
          <w:delText>thaum</w:delText>
        </w:r>
      </w:del>
      <w:r w:rsidRPr="00F60E04">
        <w:rPr>
          <w:sz w:val="22"/>
          <w:szCs w:val="22"/>
        </w:rPr>
        <w:t xml:space="preserve"> </w:t>
      </w:r>
      <w:del w:id="5337" w:author="year" w:date="2021-07-03T18:45:00Z">
        <w:r w:rsidRPr="00F60E04" w:rsidDel="00705A9B">
          <w:rPr>
            <w:sz w:val="22"/>
            <w:szCs w:val="22"/>
          </w:rPr>
          <w:delText>tsim</w:delText>
        </w:r>
      </w:del>
      <w:r w:rsidRPr="00F60E04">
        <w:rPr>
          <w:sz w:val="22"/>
          <w:szCs w:val="22"/>
        </w:rPr>
        <w:t xml:space="preserve"> </w:t>
      </w:r>
      <w:ins w:id="5338" w:author="year" w:date="2021-07-03T18:46:00Z">
        <w:r>
          <w:rPr>
            <w:sz w:val="22"/>
            <w:szCs w:val="22"/>
          </w:rPr>
          <w:t xml:space="preserve">uas tau txhim kho </w:t>
        </w:r>
      </w:ins>
      <w:r w:rsidRPr="00F60E04">
        <w:rPr>
          <w:sz w:val="22"/>
          <w:szCs w:val="22"/>
        </w:rPr>
        <w:t xml:space="preserve">LCAP </w:t>
      </w:r>
      <w:del w:id="5339" w:author="year" w:date="2021-07-03T18:47:00Z">
        <w:r w:rsidRPr="00F60E04" w:rsidDel="00705A9B">
          <w:rPr>
            <w:sz w:val="22"/>
            <w:szCs w:val="22"/>
          </w:rPr>
          <w:delText>tus qauv</w:delText>
        </w:r>
      </w:del>
      <w:r w:rsidRPr="00F60E04">
        <w:rPr>
          <w:sz w:val="22"/>
          <w:szCs w:val="22"/>
        </w:rPr>
        <w:t xml:space="preserve"> thiab ua tiav LCAP ntawm nws tus kheej. Ib qho ntxiv, </w:t>
      </w:r>
      <w:ins w:id="5340" w:author="year" w:date="2021-07-03T18:57:00Z">
        <w:r>
          <w:rPr>
            <w:sz w:val="22"/>
            <w:szCs w:val="22"/>
          </w:rPr>
          <w:t xml:space="preserve">thaum pib </w:t>
        </w:r>
      </w:ins>
      <w:r w:rsidRPr="00F60E04">
        <w:rPr>
          <w:sz w:val="22"/>
          <w:szCs w:val="22"/>
        </w:rPr>
        <w:t xml:space="preserve">cov ntaub ntawv </w:t>
      </w:r>
      <w:ins w:id="5341" w:author="year" w:date="2021-07-03T18:57:00Z">
        <w:r>
          <w:rPr>
            <w:sz w:val="22"/>
            <w:szCs w:val="22"/>
          </w:rPr>
          <w:t xml:space="preserve">yeej </w:t>
        </w:r>
      </w:ins>
      <w:ins w:id="5342" w:author="year" w:date="2021-07-03T18:49:00Z">
        <w:r>
          <w:rPr>
            <w:sz w:val="22"/>
            <w:szCs w:val="22"/>
          </w:rPr>
          <w:t xml:space="preserve">tau nyob rau hauv </w:t>
        </w:r>
      </w:ins>
      <w:ins w:id="5343" w:author="year" w:date="2021-07-03T18:54:00Z">
        <w:r>
          <w:rPr>
            <w:sz w:val="22"/>
            <w:szCs w:val="22"/>
          </w:rPr>
          <w:t xml:space="preserve">kev </w:t>
        </w:r>
      </w:ins>
      <w:ins w:id="5344" w:author="year" w:date="2021-07-03T18:57:00Z">
        <w:r>
          <w:rPr>
            <w:sz w:val="22"/>
            <w:szCs w:val="22"/>
          </w:rPr>
          <w:t>hais</w:t>
        </w:r>
      </w:ins>
      <w:ins w:id="5345" w:author="year" w:date="2021-07-03T18:54:00Z">
        <w:r>
          <w:rPr>
            <w:sz w:val="22"/>
            <w:szCs w:val="22"/>
          </w:rPr>
          <w:t xml:space="preserve"> txog </w:t>
        </w:r>
      </w:ins>
      <w:ins w:id="5346" w:author="year" w:date="2021-07-03T18:55:00Z">
        <w:r>
          <w:rPr>
            <w:sz w:val="22"/>
            <w:szCs w:val="22"/>
          </w:rPr>
          <w:t xml:space="preserve">lub hom phiaj uas tau pab cuam ntawm txhua ntu </w:t>
        </w:r>
      </w:ins>
      <w:ins w:id="5347" w:author="year" w:date="2021-07-03T18:58:00Z">
        <w:r>
          <w:rPr>
            <w:sz w:val="22"/>
            <w:szCs w:val="22"/>
          </w:rPr>
          <w:t xml:space="preserve">los lawm </w:t>
        </w:r>
      </w:ins>
      <w:del w:id="5348" w:author="year" w:date="2021-07-03T18:49:00Z">
        <w:r w:rsidRPr="00F60E04" w:rsidDel="00705A9B">
          <w:rPr>
            <w:sz w:val="22"/>
            <w:szCs w:val="22"/>
          </w:rPr>
          <w:delText>suav nrog</w:delText>
        </w:r>
      </w:del>
      <w:del w:id="5349" w:author="year" w:date="2021-07-03T18:58:00Z">
        <w:r w:rsidRPr="00F60E04" w:rsidDel="00CA4581">
          <w:rPr>
            <w:sz w:val="22"/>
            <w:szCs w:val="22"/>
          </w:rPr>
          <w:delText xml:space="preserve"> thaum pib ntawm txhua ntu hais txog lub hom phiaj uas txhua ntu hauj lwm pab cuam</w:delText>
        </w:r>
      </w:del>
      <w:r w:rsidRPr="00F60E04">
        <w:rPr>
          <w:sz w:val="22"/>
          <w:szCs w:val="22"/>
        </w:rPr>
        <w:t>.</w:t>
      </w:r>
    </w:p>
    <w:p w14:paraId="4AC76695" w14:textId="77777777" w:rsidR="00AD19E5" w:rsidRDefault="00AD19E5" w:rsidP="00AD19E5">
      <w:pPr>
        <w:sectPr w:rsidR="00AD19E5">
          <w:pgSz w:w="15840" w:h="12240" w:orient="landscape"/>
          <w:pgMar w:top="560" w:right="120" w:bottom="560" w:left="120" w:header="0" w:footer="284" w:gutter="0"/>
          <w:cols w:space="720"/>
        </w:sectPr>
      </w:pPr>
    </w:p>
    <w:p w14:paraId="5EB74C73" w14:textId="77777777" w:rsidR="00AD19E5" w:rsidRDefault="00AD19E5" w:rsidP="00AD19E5">
      <w:pPr>
        <w:pStyle w:val="BodyText"/>
        <w:rPr>
          <w:sz w:val="20"/>
        </w:rPr>
      </w:pPr>
    </w:p>
    <w:p w14:paraId="38FCCE51" w14:textId="77777777" w:rsidR="00AD19E5" w:rsidRDefault="00AD19E5" w:rsidP="00AD19E5">
      <w:pPr>
        <w:pStyle w:val="BodyText"/>
        <w:rPr>
          <w:sz w:val="20"/>
        </w:rPr>
      </w:pPr>
    </w:p>
    <w:p w14:paraId="5583BA8A" w14:textId="77777777" w:rsidR="00AD19E5" w:rsidRDefault="00AD19E5" w:rsidP="00AD19E5">
      <w:pPr>
        <w:pStyle w:val="BodyText"/>
        <w:rPr>
          <w:sz w:val="20"/>
        </w:rPr>
      </w:pPr>
    </w:p>
    <w:p w14:paraId="3998140E" w14:textId="77777777" w:rsidR="00AD19E5" w:rsidRPr="00BF0A49" w:rsidRDefault="00AD19E5" w:rsidP="00AD19E5">
      <w:pPr>
        <w:spacing w:before="236"/>
        <w:ind w:left="240"/>
        <w:rPr>
          <w:b/>
          <w:sz w:val="24"/>
          <w:szCs w:val="24"/>
        </w:rPr>
      </w:pPr>
      <w:r>
        <w:rPr>
          <w:noProof/>
          <w:lang w:bidi="th-TH"/>
        </w:rPr>
        <mc:AlternateContent>
          <mc:Choice Requires="wps">
            <w:drawing>
              <wp:anchor distT="0" distB="0" distL="114300" distR="114300" simplePos="0" relativeHeight="252056576" behindDoc="0" locked="0" layoutInCell="1" allowOverlap="1" wp14:anchorId="279FF059" wp14:editId="3DD45A41">
                <wp:simplePos x="0" y="0"/>
                <wp:positionH relativeFrom="page">
                  <wp:posOffset>145415</wp:posOffset>
                </wp:positionH>
                <wp:positionV relativeFrom="paragraph">
                  <wp:posOffset>-438785</wp:posOffset>
                </wp:positionV>
                <wp:extent cx="9768205" cy="346075"/>
                <wp:effectExtent l="0" t="0" r="0" b="0"/>
                <wp:wrapNone/>
                <wp:docPr id="258"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68205" cy="346075"/>
                        </a:xfrm>
                        <a:prstGeom prst="rect">
                          <a:avLst/>
                        </a:prstGeom>
                        <a:solidFill>
                          <a:srgbClr val="DBE5F1"/>
                        </a:solidFill>
                        <a:ln w="28575">
                          <a:solidFill>
                            <a:srgbClr val="000000"/>
                          </a:solidFill>
                          <a:miter lim="800000"/>
                          <a:headEnd/>
                          <a:tailEnd/>
                        </a:ln>
                      </wps:spPr>
                      <wps:txbx>
                        <w:txbxContent>
                          <w:p w14:paraId="329AB8AF" w14:textId="77777777" w:rsidR="00AD19E5" w:rsidRPr="009910FB" w:rsidRDefault="00AD19E5" w:rsidP="00AD19E5">
                            <w:pPr>
                              <w:spacing w:before="20"/>
                              <w:ind w:left="108"/>
                              <w:rPr>
                                <w:b/>
                                <w:sz w:val="36"/>
                                <w:szCs w:val="36"/>
                              </w:rPr>
                            </w:pPr>
                            <w:r>
                              <w:rPr>
                                <w:b/>
                                <w:sz w:val="36"/>
                                <w:szCs w:val="36"/>
                              </w:rPr>
                              <w:t xml:space="preserve">Kev Npaj Cov </w:t>
                            </w:r>
                            <w:r w:rsidRPr="009910FB">
                              <w:rPr>
                                <w:b/>
                                <w:sz w:val="36"/>
                                <w:szCs w:val="36"/>
                              </w:rPr>
                              <w:t>Ntshiab Lus Xaus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9FF059" id="Text Box 215" o:spid="_x0000_s1097" type="#_x0000_t202" style="position:absolute;left:0;text-align:left;margin-left:11.45pt;margin-top:-34.55pt;width:769.15pt;height:27.25pt;z-index:252056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" fillcolor="#dbe5f1" strokeweight="2.25pt">
                <v:textbox inset="0,0,0,0">
                  <w:txbxContent>
                    <w:p w14:paraId="329AB8AF" w14:textId="77777777" w:rsidR="00AD19E5" w:rsidRPr="009910FB" w:rsidRDefault="00AD19E5" w:rsidP="00AD19E5">
                      <w:pPr>
                        <w:spacing w:before="20"/>
                        <w:ind w:left="108"/>
                        <w:rPr>
                          <w:b/>
                          <w:sz w:val="36"/>
                          <w:szCs w:val="36"/>
                        </w:rPr>
                      </w:pPr>
                      <w:r>
                        <w:rPr>
                          <w:b/>
                          <w:sz w:val="36"/>
                          <w:szCs w:val="36"/>
                        </w:rPr>
                        <w:t xml:space="preserve">Kev Npaj Cov </w:t>
                      </w:r>
                      <w:r w:rsidRPr="009910FB">
                        <w:rPr>
                          <w:b/>
                          <w:sz w:val="36"/>
                          <w:szCs w:val="36"/>
                        </w:rPr>
                        <w:t>Ntshiab Lus Xaus</w:t>
                      </w:r>
                    </w:p>
                  </w:txbxContent>
                </v:textbox>
                <w10:wrap anchorx="page"/>
              </v:shape>
            </w:pict>
          </mc:Fallback>
        </mc:AlternateContent>
      </w:r>
      <w:bookmarkStart w:id="5350" w:name="Plan_Summary"/>
      <w:bookmarkEnd w:id="5350"/>
      <w:r>
        <w:rPr>
          <w:b/>
          <w:sz w:val="28"/>
        </w:rPr>
        <w:t>L</w:t>
      </w:r>
      <w:r w:rsidRPr="00BF0A49">
        <w:rPr>
          <w:b/>
          <w:sz w:val="24"/>
          <w:szCs w:val="24"/>
        </w:rPr>
        <w:t>ub Hom Phiaj</w:t>
      </w:r>
    </w:p>
    <w:p w14:paraId="1A462159" w14:textId="77777777" w:rsidR="00AD19E5" w:rsidRPr="00915045" w:rsidRDefault="00AD19E5" w:rsidP="00AD19E5">
      <w:pPr>
        <w:pStyle w:val="BodyText"/>
        <w:spacing w:before="60"/>
        <w:ind w:left="240" w:right="490"/>
        <w:jc w:val="both"/>
        <w:rPr>
          <w:sz w:val="22"/>
          <w:szCs w:val="22"/>
        </w:rPr>
      </w:pPr>
      <w:ins w:id="5351" w:author="year" w:date="2021-07-03T19:01:00Z">
        <w:r>
          <w:rPr>
            <w:sz w:val="22"/>
            <w:szCs w:val="22"/>
          </w:rPr>
          <w:t>Ntu ntsiab lus ua npaj tau zoo nta</w:t>
        </w:r>
      </w:ins>
      <w:ins w:id="5352" w:author="year" w:date="2021-07-03T19:02:00Z">
        <w:r>
          <w:rPr>
            <w:sz w:val="22"/>
            <w:szCs w:val="22"/>
          </w:rPr>
          <w:t xml:space="preserve">wv tsim tau cov ntsiab </w:t>
        </w:r>
      </w:ins>
      <w:ins w:id="5353" w:author="year" w:date="2021-07-03T19:03:00Z">
        <w:r>
          <w:rPr>
            <w:sz w:val="22"/>
            <w:szCs w:val="22"/>
          </w:rPr>
          <w:t xml:space="preserve">lus </w:t>
        </w:r>
      </w:ins>
      <w:ins w:id="5354" w:author="year" w:date="2021-07-03T19:04:00Z">
        <w:r>
          <w:rPr>
            <w:sz w:val="22"/>
            <w:szCs w:val="22"/>
          </w:rPr>
          <w:t>uas tshwj xeeb</w:t>
        </w:r>
      </w:ins>
      <w:ins w:id="5355" w:author="year" w:date="2021-07-03T19:03:00Z">
        <w:r>
          <w:rPr>
            <w:sz w:val="22"/>
            <w:szCs w:val="22"/>
          </w:rPr>
          <w:t xml:space="preserve"> rau LCAP </w:t>
        </w:r>
      </w:ins>
      <w:del w:id="5356" w:author="year" w:date="2021-07-03T19:02:00Z">
        <w:r w:rsidRPr="00915045" w:rsidDel="00CA4581">
          <w:rPr>
            <w:sz w:val="22"/>
            <w:szCs w:val="22"/>
          </w:rPr>
          <w:delText>Yuav npaj</w:delText>
        </w:r>
      </w:del>
      <w:del w:id="5357" w:author="year" w:date="2021-07-03T19:03:00Z">
        <w:r w:rsidRPr="00915045" w:rsidDel="00CA4581">
          <w:rPr>
            <w:sz w:val="22"/>
            <w:szCs w:val="22"/>
          </w:rPr>
          <w:delText xml:space="preserve"> tsim tau zoo uas muaj cov ntsiab lus muaj txiaj ntsig zoo rau LCAP</w:delText>
        </w:r>
      </w:del>
      <w:r w:rsidRPr="00915045">
        <w:rPr>
          <w:sz w:val="22"/>
          <w:szCs w:val="22"/>
        </w:rPr>
        <w:t xml:space="preserve">. </w:t>
      </w:r>
      <w:ins w:id="5358" w:author="year" w:date="2021-07-03T19:07:00Z">
        <w:r>
          <w:rPr>
            <w:sz w:val="22"/>
            <w:szCs w:val="22"/>
          </w:rPr>
          <w:t xml:space="preserve">Seem no tau muab txog cov xwm </w:t>
        </w:r>
      </w:ins>
      <w:ins w:id="5359" w:author="year" w:date="2021-07-03T19:08:00Z">
        <w:r>
          <w:rPr>
            <w:sz w:val="22"/>
            <w:szCs w:val="22"/>
          </w:rPr>
          <w:t>uas ha</w:t>
        </w:r>
      </w:ins>
      <w:ins w:id="5360" w:author="year" w:date="2021-07-03T19:10:00Z">
        <w:r>
          <w:rPr>
            <w:sz w:val="22"/>
            <w:szCs w:val="22"/>
          </w:rPr>
          <w:t>i</w:t>
        </w:r>
      </w:ins>
      <w:ins w:id="5361" w:author="year" w:date="2021-07-03T19:08:00Z">
        <w:r>
          <w:rPr>
            <w:sz w:val="22"/>
            <w:szCs w:val="22"/>
          </w:rPr>
          <w:t>s txog LEA cov pej xeem</w:t>
        </w:r>
      </w:ins>
      <w:ins w:id="5362" w:author="year" w:date="2021-07-03T19:10:00Z">
        <w:r>
          <w:rPr>
            <w:sz w:val="22"/>
            <w:szCs w:val="22"/>
          </w:rPr>
          <w:t xml:space="preserve"> uas cuam tshuam txog cov kev xav tau thiab </w:t>
        </w:r>
      </w:ins>
      <w:ins w:id="5363" w:author="year" w:date="2021-07-03T19:11:00Z">
        <w:r>
          <w:rPr>
            <w:sz w:val="22"/>
            <w:szCs w:val="22"/>
          </w:rPr>
          <w:t xml:space="preserve">kev </w:t>
        </w:r>
      </w:ins>
      <w:ins w:id="5364" w:author="year" w:date="2021-07-03T19:10:00Z">
        <w:r>
          <w:rPr>
            <w:sz w:val="22"/>
            <w:szCs w:val="22"/>
          </w:rPr>
          <w:t>ua tau ntawm</w:t>
        </w:r>
      </w:ins>
      <w:ins w:id="5365" w:author="year" w:date="2021-07-03T19:11:00Z">
        <w:r>
          <w:rPr>
            <w:sz w:val="22"/>
            <w:szCs w:val="22"/>
          </w:rPr>
          <w:t xml:space="preserve"> cov tub ntxhais kawm.</w:t>
        </w:r>
      </w:ins>
      <w:del w:id="5366" w:author="year" w:date="2021-07-03T19:12:00Z">
        <w:r w:rsidRPr="00915045" w:rsidDel="005008B4">
          <w:rPr>
            <w:sz w:val="22"/>
            <w:szCs w:val="22"/>
          </w:rPr>
          <w:delText>Kev ua no muab cov ncauj lus txog LEA ib cheeb tsam nrog rau cov ntaub ntawv ntsig txog tub ntxhais kawm cov kev xav tau thiab kev ua tau zoo</w:delText>
        </w:r>
      </w:del>
      <w:r w:rsidRPr="00915045">
        <w:rPr>
          <w:sz w:val="22"/>
          <w:szCs w:val="22"/>
        </w:rPr>
        <w:t xml:space="preserve">. Txhawm rau </w:t>
      </w:r>
      <w:ins w:id="5367" w:author="year" w:date="2021-07-03T19:12:00Z">
        <w:r>
          <w:rPr>
            <w:sz w:val="22"/>
            <w:szCs w:val="22"/>
          </w:rPr>
          <w:t>tsim cov ntsiaj lus tshwj xeeb rau cov seem ntawm LCAP</w:t>
        </w:r>
      </w:ins>
      <w:ins w:id="5368" w:author="year" w:date="2021-07-03T19:14:00Z">
        <w:r>
          <w:rPr>
            <w:sz w:val="22"/>
            <w:szCs w:val="22"/>
          </w:rPr>
          <w:t xml:space="preserve">, </w:t>
        </w:r>
      </w:ins>
      <w:del w:id="5369" w:author="year" w:date="2021-07-03T19:23:00Z">
        <w:r w:rsidRPr="00915045" w:rsidDel="00BF0A56">
          <w:rPr>
            <w:sz w:val="22"/>
            <w:szCs w:val="22"/>
          </w:rPr>
          <w:delText>muab cov ntsiab lus muaj txiaj ntsig rau ntawm LCAP</w:delText>
        </w:r>
      </w:del>
      <w:r w:rsidRPr="00915045">
        <w:rPr>
          <w:sz w:val="22"/>
          <w:szCs w:val="22"/>
        </w:rPr>
        <w:t xml:space="preserve">, cov ntsiab lus ntawm ntu no yuav tsum raug pom meej thiab </w:t>
      </w:r>
      <w:ins w:id="5370" w:author="year" w:date="2021-07-03T19:23:00Z">
        <w:r>
          <w:rPr>
            <w:sz w:val="22"/>
            <w:szCs w:val="22"/>
          </w:rPr>
          <w:t xml:space="preserve">tshwj xeeb tiag tiag tias </w:t>
        </w:r>
      </w:ins>
      <w:del w:id="5371" w:author="year" w:date="2021-07-03T19:23:00Z">
        <w:r w:rsidRPr="00915045" w:rsidDel="00BF0A56">
          <w:rPr>
            <w:sz w:val="22"/>
            <w:szCs w:val="22"/>
          </w:rPr>
          <w:delText xml:space="preserve">muaj lub ntsiab lus </w:delText>
        </w:r>
      </w:del>
      <w:r w:rsidRPr="00915045">
        <w:rPr>
          <w:sz w:val="22"/>
          <w:szCs w:val="22"/>
        </w:rPr>
        <w:t xml:space="preserve">cuam tshuam nrog cov ntsiab lus muaj nyob hauv cov ntawv txuas tom </w:t>
      </w:r>
      <w:ins w:id="5372" w:author="year" w:date="2021-07-03T19:24:00Z">
        <w:r>
          <w:rPr>
            <w:sz w:val="22"/>
            <w:szCs w:val="22"/>
          </w:rPr>
          <w:t xml:space="preserve">qab </w:t>
        </w:r>
      </w:ins>
      <w:del w:id="5373" w:author="year" w:date="2021-07-03T19:24:00Z">
        <w:r w:rsidRPr="00915045" w:rsidDel="00BF0A56">
          <w:rPr>
            <w:sz w:val="22"/>
            <w:szCs w:val="22"/>
          </w:rPr>
          <w:delText>ntej</w:delText>
        </w:r>
      </w:del>
      <w:r w:rsidRPr="00915045">
        <w:rPr>
          <w:sz w:val="22"/>
          <w:szCs w:val="22"/>
        </w:rPr>
        <w:t xml:space="preserve"> ntawm LCAP.</w:t>
      </w:r>
    </w:p>
    <w:p w14:paraId="0F7A1905" w14:textId="77777777" w:rsidR="00AD19E5" w:rsidRDefault="00AD19E5" w:rsidP="00AD19E5">
      <w:pPr>
        <w:pStyle w:val="BodyText"/>
        <w:spacing w:before="2"/>
        <w:rPr>
          <w:sz w:val="29"/>
        </w:rPr>
      </w:pPr>
    </w:p>
    <w:p w14:paraId="5A1E8572" w14:textId="77777777" w:rsidR="00AD19E5" w:rsidRPr="00BF0A49" w:rsidRDefault="00AD19E5" w:rsidP="00AD19E5">
      <w:pPr>
        <w:pStyle w:val="Heading3"/>
        <w:spacing w:before="0"/>
        <w:ind w:left="240"/>
        <w:rPr>
          <w:sz w:val="24"/>
          <w:szCs w:val="24"/>
        </w:rPr>
      </w:pPr>
      <w:ins w:id="5374" w:author="year" w:date="2021-07-03T19:24:00Z">
        <w:r>
          <w:rPr>
            <w:sz w:val="24"/>
            <w:szCs w:val="24"/>
          </w:rPr>
          <w:t>Yam Kom Muaj</w:t>
        </w:r>
      </w:ins>
      <w:del w:id="5375" w:author="year" w:date="2021-07-03T19:24:00Z">
        <w:r w:rsidRPr="00BF0A49" w:rsidDel="00BF0A56">
          <w:rPr>
            <w:sz w:val="24"/>
            <w:szCs w:val="24"/>
          </w:rPr>
          <w:delText>Yuav Tsum Muaj</w:delText>
        </w:r>
      </w:del>
      <w:r w:rsidRPr="00BF0A49">
        <w:rPr>
          <w:sz w:val="24"/>
          <w:szCs w:val="24"/>
        </w:rPr>
        <w:t xml:space="preserve"> thiab Cov Lus Qhia</w:t>
      </w:r>
    </w:p>
    <w:p w14:paraId="5FF23BD5" w14:textId="77777777" w:rsidR="00AD19E5" w:rsidRPr="00D5236C" w:rsidRDefault="00AD19E5" w:rsidP="00AD19E5">
      <w:pPr>
        <w:pStyle w:val="BodyText"/>
        <w:spacing w:before="60"/>
        <w:ind w:left="240" w:right="785"/>
        <w:jc w:val="both"/>
        <w:rPr>
          <w:sz w:val="22"/>
          <w:szCs w:val="22"/>
        </w:rPr>
      </w:pPr>
      <w:r w:rsidRPr="00D5236C">
        <w:rPr>
          <w:b/>
          <w:i/>
          <w:sz w:val="22"/>
          <w:szCs w:val="22"/>
        </w:rPr>
        <w:t xml:space="preserve">Cov Ntaub Ntawv Ntau Yam </w:t>
      </w:r>
      <w:r w:rsidRPr="00D5236C">
        <w:rPr>
          <w:sz w:val="22"/>
          <w:szCs w:val="22"/>
        </w:rPr>
        <w:t xml:space="preserve">- Piav </w:t>
      </w:r>
      <w:ins w:id="5376" w:author="year" w:date="2021-07-03T19:26:00Z">
        <w:r>
          <w:rPr>
            <w:sz w:val="22"/>
            <w:szCs w:val="22"/>
          </w:rPr>
          <w:t xml:space="preserve">me ntsis </w:t>
        </w:r>
      </w:ins>
      <w:del w:id="5377" w:author="year" w:date="2021-07-03T19:26:00Z">
        <w:r w:rsidRPr="00D5236C" w:rsidDel="0044042F">
          <w:rPr>
            <w:sz w:val="22"/>
            <w:szCs w:val="22"/>
          </w:rPr>
          <w:delText>luv luv qhia</w:delText>
        </w:r>
      </w:del>
      <w:r w:rsidRPr="00D5236C">
        <w:rPr>
          <w:sz w:val="22"/>
          <w:szCs w:val="22"/>
        </w:rPr>
        <w:t xml:space="preserve"> txog cov tub ntxhais kawm thiab lub zej zog. Piv txwv, cov ntaub ntawv hais txog LEA nyob rau ntawm thaj chaw, kev </w:t>
      </w:r>
      <w:ins w:id="5378" w:author="year" w:date="2021-07-03T19:28:00Z">
        <w:r>
          <w:rPr>
            <w:sz w:val="22"/>
            <w:szCs w:val="22"/>
          </w:rPr>
          <w:t>rau</w:t>
        </w:r>
      </w:ins>
      <w:del w:id="5379" w:author="year" w:date="2021-07-03T19:28:00Z">
        <w:r w:rsidRPr="00D5236C" w:rsidDel="0044042F">
          <w:rPr>
            <w:sz w:val="22"/>
            <w:szCs w:val="22"/>
          </w:rPr>
          <w:delText>sau</w:delText>
        </w:r>
      </w:del>
      <w:r w:rsidRPr="00D5236C">
        <w:rPr>
          <w:sz w:val="22"/>
          <w:szCs w:val="22"/>
        </w:rPr>
        <w:t xml:space="preserve"> npe, los sis kev ua hauj lwm, tus </w:t>
      </w:r>
      <w:ins w:id="5380" w:author="year" w:date="2021-07-03T19:29:00Z">
        <w:r>
          <w:rPr>
            <w:sz w:val="22"/>
            <w:szCs w:val="22"/>
          </w:rPr>
          <w:t>zauv</w:t>
        </w:r>
      </w:ins>
      <w:del w:id="5381" w:author="year" w:date="2021-07-03T19:29:00Z">
        <w:r w:rsidRPr="00D5236C" w:rsidDel="0044042F">
          <w:rPr>
            <w:sz w:val="22"/>
            <w:szCs w:val="22"/>
          </w:rPr>
          <w:delText>lej</w:delText>
        </w:r>
      </w:del>
      <w:r w:rsidRPr="00D5236C">
        <w:rPr>
          <w:sz w:val="22"/>
          <w:szCs w:val="22"/>
        </w:rPr>
        <w:t xml:space="preserve"> thiab </w:t>
      </w:r>
      <w:ins w:id="5382" w:author="year" w:date="2021-07-03T19:29:00Z">
        <w:r>
          <w:rPr>
            <w:sz w:val="22"/>
            <w:szCs w:val="22"/>
          </w:rPr>
          <w:t xml:space="preserve">qov loj me </w:t>
        </w:r>
      </w:ins>
      <w:del w:id="5383" w:author="year" w:date="2021-07-03T19:29:00Z">
        <w:r w:rsidRPr="00D5236C" w:rsidDel="0044042F">
          <w:rPr>
            <w:sz w:val="22"/>
            <w:szCs w:val="22"/>
          </w:rPr>
          <w:delText xml:space="preserve">kev loj hlob </w:delText>
        </w:r>
      </w:del>
      <w:r w:rsidRPr="00D5236C">
        <w:rPr>
          <w:sz w:val="22"/>
          <w:szCs w:val="22"/>
        </w:rPr>
        <w:t xml:space="preserve">ntawm cov tsev kawm </w:t>
      </w:r>
      <w:del w:id="5384" w:author="year" w:date="2021-07-03T19:30:00Z">
        <w:r w:rsidRPr="00D5236C" w:rsidDel="0044042F">
          <w:rPr>
            <w:sz w:val="22"/>
            <w:szCs w:val="22"/>
          </w:rPr>
          <w:delText>tshwj xeeb</w:delText>
        </w:r>
      </w:del>
      <w:r w:rsidRPr="00D5236C">
        <w:rPr>
          <w:sz w:val="22"/>
          <w:szCs w:val="22"/>
        </w:rPr>
        <w:t>, kev cov nyom ntawm zej zog, thiab lwm yam ntaub ntawv xws li LEA xav kom muaj peev xwm pab tus nyeem ntawv nkag siab txog LEA cov LCAP.</w:t>
      </w:r>
    </w:p>
    <w:p w14:paraId="6AEE36EA" w14:textId="77777777" w:rsidR="00AD19E5" w:rsidRDefault="00AD19E5" w:rsidP="00AD19E5">
      <w:pPr>
        <w:pStyle w:val="BodyText"/>
        <w:spacing w:before="10"/>
        <w:rPr>
          <w:sz w:val="20"/>
        </w:rPr>
      </w:pPr>
    </w:p>
    <w:p w14:paraId="4FBD955C" w14:textId="77777777" w:rsidR="00AD19E5" w:rsidRPr="0011143E" w:rsidRDefault="00AD19E5" w:rsidP="00AD19E5">
      <w:pPr>
        <w:pStyle w:val="BodyText"/>
        <w:ind w:left="240" w:right="239"/>
        <w:jc w:val="both"/>
        <w:rPr>
          <w:sz w:val="22"/>
          <w:szCs w:val="22"/>
        </w:rPr>
      </w:pPr>
      <w:r w:rsidRPr="0011143E">
        <w:rPr>
          <w:b/>
          <w:i/>
          <w:sz w:val="22"/>
          <w:szCs w:val="22"/>
        </w:rPr>
        <w:t xml:space="preserve">Kev Xav Ntawv: Ua tiav </w:t>
      </w:r>
      <w:r w:rsidRPr="0011143E">
        <w:rPr>
          <w:sz w:val="22"/>
          <w:szCs w:val="22"/>
        </w:rPr>
        <w:t xml:space="preserve">- Raws li kev soj ntsuam kev ua tau zoo ntawm </w:t>
      </w:r>
      <w:del w:id="5385" w:author="year" w:date="2021-07-03T19:35:00Z">
        <w:r w:rsidRPr="0011143E" w:rsidDel="007F68A9">
          <w:rPr>
            <w:sz w:val="22"/>
            <w:szCs w:val="22"/>
          </w:rPr>
          <w:delText>lub xeev</w:delText>
        </w:r>
      </w:del>
      <w:r w:rsidRPr="0011143E">
        <w:rPr>
          <w:sz w:val="22"/>
          <w:szCs w:val="22"/>
        </w:rPr>
        <w:t xml:space="preserve"> cov kev ntsuam xyuas</w:t>
      </w:r>
      <w:ins w:id="5386" w:author="year" w:date="2021-07-03T19:35:00Z">
        <w:r>
          <w:rPr>
            <w:sz w:val="22"/>
            <w:szCs w:val="22"/>
          </w:rPr>
          <w:t xml:space="preserve"> </w:t>
        </w:r>
      </w:ins>
      <w:ins w:id="5387" w:author="year" w:date="2021-07-03T19:36:00Z">
        <w:r>
          <w:rPr>
            <w:sz w:val="22"/>
            <w:szCs w:val="22"/>
          </w:rPr>
          <w:t>hauv xeev</w:t>
        </w:r>
      </w:ins>
      <w:r w:rsidRPr="0011143E">
        <w:rPr>
          <w:sz w:val="22"/>
          <w:szCs w:val="22"/>
        </w:rPr>
        <w:t xml:space="preserve"> thiab cov ntsuas kev ua hauj lwm hauv ib cheeb tsam suav nrog hauv Kev Tswj Hwm, kev nce qib mus rau </w:t>
      </w:r>
      <w:ins w:id="5388" w:author="year" w:date="2021-07-03T19:37:00Z">
        <w:r>
          <w:rPr>
            <w:sz w:val="22"/>
            <w:szCs w:val="22"/>
          </w:rPr>
          <w:t xml:space="preserve">cov hom phiaj </w:t>
        </w:r>
      </w:ins>
      <w:r w:rsidRPr="0011143E">
        <w:rPr>
          <w:sz w:val="22"/>
          <w:szCs w:val="22"/>
        </w:rPr>
        <w:t>LCAP</w:t>
      </w:r>
      <w:del w:id="5389" w:author="year" w:date="2021-07-03T19:37:00Z">
        <w:r w:rsidRPr="0011143E" w:rsidDel="007F68A9">
          <w:rPr>
            <w:sz w:val="22"/>
            <w:szCs w:val="22"/>
          </w:rPr>
          <w:delText xml:space="preserve"> cov hom phiaj</w:delText>
        </w:r>
      </w:del>
      <w:r w:rsidRPr="0011143E">
        <w:rPr>
          <w:sz w:val="22"/>
          <w:szCs w:val="22"/>
        </w:rPr>
        <w:t xml:space="preserve">, cov cuab yeej ntsuas tus kheej hauv zej zos, </w:t>
      </w:r>
      <w:del w:id="5390" w:author="year" w:date="2021-07-03T19:41:00Z">
        <w:r w:rsidRPr="0011143E" w:rsidDel="007F68A9">
          <w:rPr>
            <w:sz w:val="22"/>
            <w:szCs w:val="22"/>
          </w:rPr>
          <w:delText>cov tswv yim cov tswv cuab</w:delText>
        </w:r>
      </w:del>
      <w:ins w:id="5391" w:author="year" w:date="2021-07-03T19:41:00Z">
        <w:r>
          <w:rPr>
            <w:sz w:val="22"/>
            <w:szCs w:val="22"/>
          </w:rPr>
          <w:t xml:space="preserve"> cov xwm ntawm cov koom tes</w:t>
        </w:r>
      </w:ins>
      <w:r w:rsidRPr="0011143E">
        <w:rPr>
          <w:sz w:val="22"/>
          <w:szCs w:val="22"/>
        </w:rPr>
        <w:t xml:space="preserve">, thiab lwm yam ntaub ntawv, </w:t>
      </w:r>
      <w:ins w:id="5392" w:author="year" w:date="2021-07-03T19:43:00Z">
        <w:r>
          <w:rPr>
            <w:sz w:val="22"/>
            <w:szCs w:val="22"/>
          </w:rPr>
          <w:t xml:space="preserve">qhov kev pauv txav uas LEA txaus siab tshaj plaws yog qhov twg thiab LEA tau npaj tsim </w:t>
        </w:r>
      </w:ins>
      <w:ins w:id="5393" w:author="year" w:date="2021-07-03T19:45:00Z">
        <w:r>
          <w:rPr>
            <w:sz w:val="22"/>
            <w:szCs w:val="22"/>
          </w:rPr>
          <w:t xml:space="preserve">kho </w:t>
        </w:r>
      </w:ins>
      <w:ins w:id="5394" w:author="year" w:date="2021-07-03T19:46:00Z">
        <w:r>
          <w:rPr>
            <w:sz w:val="22"/>
            <w:szCs w:val="22"/>
          </w:rPr>
          <w:t>txoj kev hauj vam li cas?</w:t>
        </w:r>
      </w:ins>
      <w:ins w:id="5395" w:author="year" w:date="2021-07-03T19:51:00Z">
        <w:r>
          <w:rPr>
            <w:sz w:val="22"/>
            <w:szCs w:val="22"/>
          </w:rPr>
          <w:t xml:space="preserve"> Qhov no yuav tau </w:t>
        </w:r>
      </w:ins>
      <w:ins w:id="5396" w:author="year" w:date="2021-07-03T19:53:00Z">
        <w:r>
          <w:rPr>
            <w:sz w:val="22"/>
            <w:szCs w:val="22"/>
          </w:rPr>
          <w:t xml:space="preserve">muab </w:t>
        </w:r>
      </w:ins>
      <w:ins w:id="5397" w:author="year" w:date="2021-07-03T19:51:00Z">
        <w:r>
          <w:rPr>
            <w:sz w:val="22"/>
            <w:szCs w:val="22"/>
          </w:rPr>
          <w:t xml:space="preserve">saib kom zoo rau </w:t>
        </w:r>
      </w:ins>
      <w:ins w:id="5398" w:author="year" w:date="2021-07-03T19:52:00Z">
        <w:r>
          <w:rPr>
            <w:sz w:val="22"/>
            <w:szCs w:val="22"/>
          </w:rPr>
          <w:t>txoj kev txhawb thiab txhim kho</w:t>
        </w:r>
      </w:ins>
      <w:ins w:id="5399" w:author="year" w:date="2021-07-03T19:53:00Z">
        <w:r>
          <w:rPr>
            <w:sz w:val="22"/>
            <w:szCs w:val="22"/>
          </w:rPr>
          <w:t xml:space="preserve"> kev pab cuam </w:t>
        </w:r>
      </w:ins>
      <w:ins w:id="5400" w:author="year" w:date="2021-07-03T19:55:00Z">
        <w:r>
          <w:rPr>
            <w:sz w:val="22"/>
            <w:szCs w:val="22"/>
          </w:rPr>
          <w:t>ntawm</w:t>
        </w:r>
      </w:ins>
      <w:ins w:id="5401" w:author="year" w:date="2021-07-03T19:53:00Z">
        <w:r>
          <w:rPr>
            <w:sz w:val="22"/>
            <w:szCs w:val="22"/>
          </w:rPr>
          <w:t xml:space="preserve"> cov me nyuam tu, cov kawm lus askiv thiab cov tub ntxhais kawm tau nyiaj qis yav tag los tias</w:t>
        </w:r>
      </w:ins>
      <w:ins w:id="5402" w:author="year" w:date="2021-07-03T19:56:00Z">
        <w:r>
          <w:rPr>
            <w:sz w:val="22"/>
            <w:szCs w:val="22"/>
          </w:rPr>
          <w:t xml:space="preserve"> nws tau txhim kho kev ua </w:t>
        </w:r>
      </w:ins>
      <w:ins w:id="5403" w:author="year" w:date="2021-07-03T20:00:00Z">
        <w:r>
          <w:rPr>
            <w:sz w:val="22"/>
            <w:szCs w:val="22"/>
          </w:rPr>
          <w:t>tau zoo</w:t>
        </w:r>
      </w:ins>
      <w:ins w:id="5404" w:author="year" w:date="2021-07-03T19:56:00Z">
        <w:r>
          <w:rPr>
            <w:sz w:val="22"/>
            <w:szCs w:val="22"/>
          </w:rPr>
          <w:t xml:space="preserve"> ntawm cov tub ntxhais kawm </w:t>
        </w:r>
      </w:ins>
      <w:ins w:id="5405" w:author="year" w:date="2021-07-03T19:53:00Z">
        <w:r>
          <w:rPr>
            <w:sz w:val="22"/>
            <w:szCs w:val="22"/>
          </w:rPr>
          <w:t xml:space="preserve"> </w:t>
        </w:r>
      </w:ins>
      <w:del w:id="5406" w:author="year" w:date="2021-07-03T19:47:00Z">
        <w:r w:rsidRPr="0011143E" w:rsidDel="00EB4028">
          <w:rPr>
            <w:sz w:val="22"/>
            <w:szCs w:val="22"/>
          </w:rPr>
          <w:delText>LEA tau txais txiaj ntsig zoo li cas thiab LEA npaj los tswj los sis ua raws li qhov ua tiav ntawv</w:delText>
        </w:r>
      </w:del>
      <w:r w:rsidRPr="0011143E">
        <w:rPr>
          <w:sz w:val="22"/>
          <w:szCs w:val="22"/>
        </w:rPr>
        <w:t xml:space="preserve">? </w:t>
      </w:r>
      <w:del w:id="5407" w:author="year" w:date="2021-07-03T20:41:00Z">
        <w:r w:rsidRPr="0011143E" w:rsidDel="00CA315D">
          <w:rPr>
            <w:sz w:val="22"/>
            <w:szCs w:val="22"/>
          </w:rPr>
          <w:delText>Qhov no suav nrog kev txheeb xyuas cov piv txwv tshwj xeeb ntawm qhov kev nce yav dhau los los txhim kho cov kev pab cuam rau cov hluas uas coj los tu, cov kawm lus Askiv, thiab cov tub ntxhais kawm tau nyiaj tsawg tau ua rau kev txhim kho kev ua tau zoo rau cov tub ntxhais kawm no.</w:delText>
        </w:r>
      </w:del>
    </w:p>
    <w:p w14:paraId="3717C90F" w14:textId="77777777" w:rsidR="00AD19E5" w:rsidRDefault="00AD19E5" w:rsidP="00AD19E5">
      <w:pPr>
        <w:pStyle w:val="BodyText"/>
        <w:spacing w:before="10"/>
        <w:rPr>
          <w:sz w:val="20"/>
        </w:rPr>
      </w:pPr>
    </w:p>
    <w:p w14:paraId="268907BD" w14:textId="77777777" w:rsidR="00AD19E5" w:rsidRPr="00CC712C" w:rsidRDefault="00AD19E5" w:rsidP="00AD19E5">
      <w:pPr>
        <w:pStyle w:val="BodyText"/>
        <w:ind w:left="240" w:right="380"/>
        <w:jc w:val="both"/>
        <w:rPr>
          <w:sz w:val="22"/>
          <w:szCs w:val="22"/>
        </w:rPr>
      </w:pPr>
      <w:r w:rsidRPr="00CC712C">
        <w:rPr>
          <w:b/>
          <w:i/>
          <w:sz w:val="22"/>
          <w:szCs w:val="22"/>
        </w:rPr>
        <w:t xml:space="preserve">Kev Xav Ntawv: Qhia </w:t>
      </w:r>
      <w:ins w:id="5408" w:author="year" w:date="2021-07-03T20:01:00Z">
        <w:r>
          <w:rPr>
            <w:b/>
            <w:i/>
            <w:sz w:val="22"/>
            <w:szCs w:val="22"/>
          </w:rPr>
          <w:t>Txog</w:t>
        </w:r>
      </w:ins>
      <w:del w:id="5409" w:author="year" w:date="2021-07-03T20:01:00Z">
        <w:r w:rsidRPr="00CC712C" w:rsidDel="00B57510">
          <w:rPr>
            <w:b/>
            <w:i/>
            <w:sz w:val="22"/>
            <w:szCs w:val="22"/>
          </w:rPr>
          <w:delText>Tias</w:delText>
        </w:r>
      </w:del>
      <w:r w:rsidRPr="00CC712C">
        <w:rPr>
          <w:b/>
          <w:i/>
          <w:sz w:val="22"/>
          <w:szCs w:val="22"/>
        </w:rPr>
        <w:t xml:space="preserve"> Qhov Kev Xav Tau </w:t>
      </w:r>
      <w:r w:rsidRPr="00CC712C">
        <w:rPr>
          <w:sz w:val="22"/>
          <w:szCs w:val="22"/>
        </w:rPr>
        <w:t xml:space="preserve">- Hais txog ntawm cov Kev Tswj Fwm, txheeb xyuas: (a) ib qho kev qhia </w:t>
      </w:r>
      <w:ins w:id="5410" w:author="year" w:date="2021-07-03T20:08:00Z">
        <w:r>
          <w:rPr>
            <w:sz w:val="22"/>
            <w:szCs w:val="22"/>
          </w:rPr>
          <w:t xml:space="preserve">ntawm lub xeev tias txhua yam tau ua ntawv nyob rau hauv </w:t>
        </w:r>
      </w:ins>
      <w:ins w:id="5411" w:author="year" w:date="2021-07-03T20:09:00Z">
        <w:r>
          <w:rPr>
            <w:sz w:val="22"/>
            <w:szCs w:val="22"/>
          </w:rPr>
          <w:t xml:space="preserve">“kob liab” los sis “kob txiv kab ntxwv” </w:t>
        </w:r>
      </w:ins>
      <w:del w:id="5412" w:author="year" w:date="2021-07-03T20:09:00Z">
        <w:r w:rsidRPr="00CC712C" w:rsidDel="009673BE">
          <w:rPr>
            <w:sz w:val="22"/>
            <w:szCs w:val="22"/>
          </w:rPr>
          <w:delText xml:space="preserve">rau lub xeev uas qhov kev ntsuas ua tau zoo hauv “qeb liab” lossis “Txiv Kab Ntxwv” </w:delText>
        </w:r>
      </w:del>
      <w:r w:rsidRPr="00CC712C">
        <w:rPr>
          <w:sz w:val="22"/>
          <w:szCs w:val="22"/>
        </w:rPr>
        <w:t xml:space="preserve">lossis cov ntsuas hauv cheeb tsam uas LEA tau </w:t>
      </w:r>
      <w:ins w:id="5413" w:author="year" w:date="2021-07-03T20:15:00Z">
        <w:r>
          <w:rPr>
            <w:sz w:val="22"/>
            <w:szCs w:val="22"/>
          </w:rPr>
          <w:t xml:space="preserve">raug ntaus nqi tias </w:t>
        </w:r>
      </w:ins>
      <w:del w:id="5414" w:author="year" w:date="2021-07-03T20:15:00Z">
        <w:r w:rsidRPr="00CC712C" w:rsidDel="009673BE">
          <w:rPr>
            <w:sz w:val="22"/>
            <w:szCs w:val="22"/>
          </w:rPr>
          <w:delText xml:space="preserve">txais </w:delText>
        </w:r>
      </w:del>
      <w:r w:rsidRPr="00CC712C">
        <w:rPr>
          <w:sz w:val="22"/>
          <w:szCs w:val="22"/>
        </w:rPr>
        <w:t xml:space="preserve">“Tsis Zoo” lossis “Tsis Txaus rau Ob </w:t>
      </w:r>
      <w:ins w:id="5415" w:author="year" w:date="2021-07-03T20:11:00Z">
        <w:r>
          <w:rPr>
            <w:sz w:val="22"/>
            <w:szCs w:val="22"/>
          </w:rPr>
          <w:t>xyoo</w:t>
        </w:r>
      </w:ins>
      <w:del w:id="5416" w:author="year" w:date="2021-07-03T20:11:00Z">
        <w:r w:rsidRPr="00CC712C" w:rsidDel="009673BE">
          <w:rPr>
            <w:sz w:val="22"/>
            <w:szCs w:val="22"/>
          </w:rPr>
          <w:delText>qhov</w:delText>
        </w:r>
      </w:del>
      <w:r w:rsidRPr="00CC712C">
        <w:rPr>
          <w:sz w:val="22"/>
          <w:szCs w:val="22"/>
        </w:rPr>
        <w:t xml:space="preserve"> los sis Ntau Xyoo”</w:t>
      </w:r>
      <w:del w:id="5417" w:author="year" w:date="2021-07-03T20:15:00Z">
        <w:r w:rsidRPr="00CC712C" w:rsidDel="009673BE">
          <w:rPr>
            <w:sz w:val="22"/>
            <w:szCs w:val="22"/>
          </w:rPr>
          <w:delText>qhov</w:delText>
        </w:r>
      </w:del>
      <w:r w:rsidRPr="00CC712C">
        <w:rPr>
          <w:sz w:val="22"/>
          <w:szCs w:val="22"/>
        </w:rPr>
        <w:t xml:space="preserve"> </w:t>
      </w:r>
      <w:del w:id="5418" w:author="year" w:date="2021-07-03T20:15:00Z">
        <w:r w:rsidRPr="00CC712C" w:rsidDel="009673BE">
          <w:rPr>
            <w:sz w:val="22"/>
            <w:szCs w:val="22"/>
          </w:rPr>
          <w:delText xml:space="preserve">ntaus nqi </w:delText>
        </w:r>
      </w:del>
      <w:r w:rsidRPr="00CC712C">
        <w:rPr>
          <w:sz w:val="22"/>
          <w:szCs w:val="22"/>
        </w:rPr>
        <w:t xml:space="preserve">THIAB (b) </w:t>
      </w:r>
      <w:ins w:id="5419" w:author="year" w:date="2021-07-03T20:17:00Z">
        <w:r w:rsidRPr="00CC712C">
          <w:rPr>
            <w:sz w:val="22"/>
            <w:szCs w:val="22"/>
          </w:rPr>
          <w:t>cov ntsuas hauv cheeb tsam</w:t>
        </w:r>
        <w:r>
          <w:rPr>
            <w:sz w:val="22"/>
            <w:szCs w:val="22"/>
          </w:rPr>
          <w:t xml:space="preserve"> </w:t>
        </w:r>
      </w:ins>
      <w:ins w:id="5420" w:author="year" w:date="2021-07-03T20:25:00Z">
        <w:r>
          <w:rPr>
            <w:sz w:val="22"/>
            <w:szCs w:val="22"/>
          </w:rPr>
          <w:t>ntawm</w:t>
        </w:r>
      </w:ins>
      <w:ins w:id="5421" w:author="year" w:date="2021-07-03T20:17:00Z">
        <w:r>
          <w:rPr>
            <w:sz w:val="22"/>
            <w:szCs w:val="22"/>
          </w:rPr>
          <w:t xml:space="preserve"> </w:t>
        </w:r>
      </w:ins>
      <w:ins w:id="5422" w:author="year" w:date="2021-07-03T20:18:00Z">
        <w:r>
          <w:rPr>
            <w:sz w:val="22"/>
            <w:szCs w:val="22"/>
          </w:rPr>
          <w:t xml:space="preserve">kev ua tau zoo ntawm </w:t>
        </w:r>
      </w:ins>
      <w:ins w:id="5423" w:author="year" w:date="2021-07-03T20:17:00Z">
        <w:r>
          <w:rPr>
            <w:sz w:val="22"/>
            <w:szCs w:val="22"/>
          </w:rPr>
          <w:t>pab pawg tub ntxhais kawm</w:t>
        </w:r>
      </w:ins>
      <w:ins w:id="5424" w:author="year" w:date="2021-07-03T20:21:00Z">
        <w:r>
          <w:rPr>
            <w:sz w:val="22"/>
            <w:szCs w:val="22"/>
          </w:rPr>
          <w:t xml:space="preserve"> </w:t>
        </w:r>
      </w:ins>
      <w:ins w:id="5425" w:author="year" w:date="2021-07-03T20:22:00Z">
        <w:r>
          <w:rPr>
            <w:sz w:val="22"/>
            <w:szCs w:val="22"/>
          </w:rPr>
          <w:t xml:space="preserve">qhia tau </w:t>
        </w:r>
      </w:ins>
      <w:ins w:id="5426" w:author="year" w:date="2021-07-03T20:21:00Z">
        <w:r>
          <w:rPr>
            <w:sz w:val="22"/>
            <w:szCs w:val="22"/>
          </w:rPr>
          <w:t xml:space="preserve">tias </w:t>
        </w:r>
      </w:ins>
      <w:ins w:id="5427" w:author="year" w:date="2021-07-03T20:23:00Z">
        <w:r>
          <w:rPr>
            <w:sz w:val="22"/>
            <w:szCs w:val="22"/>
          </w:rPr>
          <w:t xml:space="preserve">cov pab pawg muaj ob leeg los yog ntau dua ntawv tseem nyob rau qib hauv qab </w:t>
        </w:r>
      </w:ins>
      <w:ins w:id="5428" w:author="year" w:date="2021-07-03T20:26:00Z">
        <w:r>
          <w:rPr>
            <w:sz w:val="22"/>
            <w:szCs w:val="22"/>
          </w:rPr>
          <w:t xml:space="preserve">ntawm </w:t>
        </w:r>
      </w:ins>
      <w:ins w:id="5429" w:author="year" w:date="2021-07-03T20:23:00Z">
        <w:r>
          <w:rPr>
            <w:sz w:val="22"/>
            <w:szCs w:val="22"/>
          </w:rPr>
          <w:t xml:space="preserve">kev ua tau zoo </w:t>
        </w:r>
      </w:ins>
      <w:ins w:id="5430" w:author="year" w:date="2021-07-03T20:26:00Z">
        <w:r>
          <w:rPr>
            <w:sz w:val="22"/>
            <w:szCs w:val="22"/>
          </w:rPr>
          <w:t xml:space="preserve">los </w:t>
        </w:r>
      </w:ins>
      <w:ins w:id="5431" w:author="year" w:date="2021-07-03T20:23:00Z">
        <w:r>
          <w:rPr>
            <w:sz w:val="22"/>
            <w:szCs w:val="22"/>
          </w:rPr>
          <w:t>nta</w:t>
        </w:r>
      </w:ins>
      <w:ins w:id="5432" w:author="year" w:date="2021-07-03T20:26:00Z">
        <w:r>
          <w:rPr>
            <w:sz w:val="22"/>
            <w:szCs w:val="22"/>
          </w:rPr>
          <w:t>wm</w:t>
        </w:r>
      </w:ins>
      <w:ins w:id="5433" w:author="year" w:date="2021-07-03T20:23:00Z">
        <w:r>
          <w:rPr>
            <w:sz w:val="22"/>
            <w:szCs w:val="22"/>
          </w:rPr>
          <w:t xml:space="preserve"> </w:t>
        </w:r>
      </w:ins>
      <w:ins w:id="5434" w:author="year" w:date="2021-07-03T20:24:00Z">
        <w:r>
          <w:rPr>
            <w:sz w:val="22"/>
            <w:szCs w:val="22"/>
          </w:rPr>
          <w:t>pab paug “txhua leej tub txhais kawm”</w:t>
        </w:r>
      </w:ins>
      <w:ins w:id="5435" w:author="year" w:date="2021-07-03T20:25:00Z">
        <w:r>
          <w:rPr>
            <w:sz w:val="22"/>
            <w:szCs w:val="22"/>
          </w:rPr>
          <w:t xml:space="preserve"> </w:t>
        </w:r>
      </w:ins>
      <w:del w:id="5436" w:author="year" w:date="2021-07-03T20:25:00Z">
        <w:r w:rsidRPr="00CC712C" w:rsidDel="00994431">
          <w:rPr>
            <w:sz w:val="22"/>
            <w:szCs w:val="22"/>
          </w:rPr>
          <w:delText>txhua lub xeev cov lus qhia uas ua rau ib pawg tub ntxhais kawm twg yog ob los sis ntau dua theem kev ua tau qis dua“ txhua tus tub ntxhais kawm ”kev ua</w:delText>
        </w:r>
      </w:del>
      <w:r w:rsidRPr="00CC712C">
        <w:rPr>
          <w:sz w:val="22"/>
          <w:szCs w:val="22"/>
        </w:rPr>
        <w:t xml:space="preserve">. </w:t>
      </w:r>
      <w:ins w:id="5437" w:author="year" w:date="2021-07-03T20:42:00Z">
        <w:r>
          <w:rPr>
            <w:sz w:val="22"/>
            <w:szCs w:val="22"/>
          </w:rPr>
          <w:t xml:space="preserve">Kauj ruam uas LEA yuav npaj los hais txog cov ua tau tsis zoo thiab qhov txawv ntawm kev ua tau zoo yog dab tsi? Lwm yam kev xav tau yuav raug txheeb xyuas kom zoo uas yog yuav tau siv cov xwm </w:t>
        </w:r>
      </w:ins>
      <w:ins w:id="5438" w:author="year" w:date="2021-07-03T20:44:00Z">
        <w:r>
          <w:rPr>
            <w:sz w:val="22"/>
            <w:szCs w:val="22"/>
          </w:rPr>
          <w:t>hauv zos</w:t>
        </w:r>
      </w:ins>
      <w:ins w:id="5439" w:author="year" w:date="2021-07-03T20:42:00Z">
        <w:r>
          <w:rPr>
            <w:sz w:val="22"/>
            <w:szCs w:val="22"/>
          </w:rPr>
          <w:t xml:space="preserve"> </w:t>
        </w:r>
      </w:ins>
      <w:del w:id="5440" w:author="year" w:date="2021-07-03T20:44:00Z">
        <w:r w:rsidRPr="00CC712C" w:rsidDel="00CA315D">
          <w:rPr>
            <w:sz w:val="22"/>
            <w:szCs w:val="22"/>
          </w:rPr>
          <w:delText xml:space="preserve">LEA npaj ua dab tsi los daws cov thaj tsam ntawm cov hauj lwm qes ntawm kev ua hauj lwm qis thiab qhov ua tsis tau zoo? Lwm yam kev xav tau raug txheeb xyuas siv cov ntaub ntawv sau hauv zos </w:delText>
        </w:r>
      </w:del>
      <w:r w:rsidRPr="00CC712C">
        <w:rPr>
          <w:sz w:val="22"/>
          <w:szCs w:val="22"/>
        </w:rPr>
        <w:t xml:space="preserve">suav nrog cov ntaub ntawv sau los qhia cov cuab yeej tshuaj xyuas tus kheej thiab qhia cov </w:t>
      </w:r>
      <w:ins w:id="5441" w:author="year" w:date="2021-07-03T20:43:00Z">
        <w:r>
          <w:rPr>
            <w:sz w:val="22"/>
            <w:szCs w:val="22"/>
          </w:rPr>
          <w:t xml:space="preserve">kuaj </w:t>
        </w:r>
      </w:ins>
      <w:r w:rsidRPr="00CC712C">
        <w:rPr>
          <w:sz w:val="22"/>
          <w:szCs w:val="22"/>
        </w:rPr>
        <w:t>ntsuas thaj tsam hauv ib cheeb tsam ntawm Kev Tswj Fwm.</w:t>
      </w:r>
    </w:p>
    <w:p w14:paraId="71FA957B" w14:textId="77777777" w:rsidR="00AD19E5" w:rsidRDefault="00AD19E5" w:rsidP="00AD19E5">
      <w:pPr>
        <w:pStyle w:val="BodyText"/>
        <w:spacing w:before="10"/>
        <w:rPr>
          <w:sz w:val="20"/>
        </w:rPr>
      </w:pPr>
    </w:p>
    <w:p w14:paraId="354575E3" w14:textId="77777777" w:rsidR="00AD19E5" w:rsidRPr="002D096C" w:rsidRDefault="00AD19E5" w:rsidP="00AD19E5">
      <w:pPr>
        <w:pStyle w:val="BodyText"/>
        <w:ind w:left="240"/>
        <w:jc w:val="both"/>
        <w:rPr>
          <w:sz w:val="22"/>
          <w:szCs w:val="22"/>
        </w:rPr>
      </w:pPr>
      <w:r w:rsidRPr="002D096C">
        <w:rPr>
          <w:b/>
          <w:i/>
          <w:sz w:val="22"/>
          <w:szCs w:val="22"/>
        </w:rPr>
        <w:t xml:space="preserve">Cov lus tseem ceeb ntawm LCAP </w:t>
      </w:r>
      <w:r w:rsidRPr="002D096C">
        <w:rPr>
          <w:sz w:val="22"/>
          <w:szCs w:val="22"/>
        </w:rPr>
        <w:t xml:space="preserve">- Txheeb xyuas thiab </w:t>
      </w:r>
      <w:ins w:id="5442" w:author="year" w:date="2021-07-03T20:46:00Z">
        <w:r>
          <w:rPr>
            <w:sz w:val="22"/>
            <w:szCs w:val="22"/>
          </w:rPr>
          <w:t xml:space="preserve">qhia me ntsis txog </w:t>
        </w:r>
      </w:ins>
      <w:r w:rsidRPr="002D096C">
        <w:rPr>
          <w:sz w:val="22"/>
          <w:szCs w:val="22"/>
        </w:rPr>
        <w:t xml:space="preserve">cov ntsiab lus </w:t>
      </w:r>
      <w:del w:id="5443" w:author="year" w:date="2021-07-03T20:46:00Z">
        <w:r w:rsidRPr="002D096C" w:rsidDel="00CA315D">
          <w:rPr>
            <w:sz w:val="22"/>
            <w:szCs w:val="22"/>
          </w:rPr>
          <w:delText>luv luv uas</w:delText>
        </w:r>
      </w:del>
      <w:r w:rsidRPr="002D096C">
        <w:rPr>
          <w:sz w:val="22"/>
          <w:szCs w:val="22"/>
        </w:rPr>
        <w:t xml:space="preserve"> tseem ceeb ntawm LCAP xyoo no.</w:t>
      </w:r>
    </w:p>
    <w:p w14:paraId="44C85603" w14:textId="77777777" w:rsidR="00AD19E5" w:rsidRDefault="00AD19E5" w:rsidP="00AD19E5">
      <w:pPr>
        <w:pStyle w:val="BodyText"/>
        <w:spacing w:before="10"/>
        <w:rPr>
          <w:sz w:val="20"/>
        </w:rPr>
      </w:pPr>
    </w:p>
    <w:p w14:paraId="5498950B" w14:textId="77777777" w:rsidR="00AD19E5" w:rsidRDefault="00AD19E5" w:rsidP="00AD19E5">
      <w:pPr>
        <w:pStyle w:val="BodyText"/>
        <w:ind w:left="240" w:right="325"/>
        <w:jc w:val="both"/>
        <w:rPr>
          <w:sz w:val="22"/>
          <w:szCs w:val="22"/>
        </w:rPr>
      </w:pPr>
      <w:r w:rsidRPr="002D096C">
        <w:rPr>
          <w:b/>
          <w:i/>
          <w:sz w:val="22"/>
          <w:szCs w:val="22"/>
        </w:rPr>
        <w:t xml:space="preserve">Kev Txhawb nqa thiab Kev Txhim Kho </w:t>
      </w:r>
      <w:del w:id="5444" w:author="year" w:date="2021-07-03T20:52:00Z">
        <w:r w:rsidRPr="002D096C" w:rsidDel="00FC7F18">
          <w:rPr>
            <w:b/>
            <w:i/>
            <w:sz w:val="22"/>
            <w:szCs w:val="22"/>
          </w:rPr>
          <w:delText>Uas</w:delText>
        </w:r>
      </w:del>
      <w:r w:rsidRPr="002D096C">
        <w:rPr>
          <w:b/>
          <w:i/>
          <w:sz w:val="22"/>
          <w:szCs w:val="22"/>
        </w:rPr>
        <w:t xml:space="preserve"> </w:t>
      </w:r>
      <w:ins w:id="5445" w:author="year" w:date="2021-07-03T20:53:00Z">
        <w:r>
          <w:rPr>
            <w:b/>
            <w:i/>
            <w:sz w:val="22"/>
            <w:szCs w:val="22"/>
          </w:rPr>
          <w:t>Yam</w:t>
        </w:r>
      </w:ins>
      <w:ins w:id="5446" w:author="year" w:date="2021-07-03T20:52:00Z">
        <w:r>
          <w:rPr>
            <w:b/>
            <w:i/>
            <w:sz w:val="22"/>
            <w:szCs w:val="22"/>
          </w:rPr>
          <w:t xml:space="preserve"> </w:t>
        </w:r>
      </w:ins>
      <w:ins w:id="5447" w:author="year" w:date="2021-07-03T20:50:00Z">
        <w:r>
          <w:rPr>
            <w:b/>
            <w:i/>
            <w:sz w:val="22"/>
            <w:szCs w:val="22"/>
          </w:rPr>
          <w:t>Dav</w:t>
        </w:r>
      </w:ins>
      <w:ins w:id="5448" w:author="year" w:date="2021-07-03T20:52:00Z">
        <w:r>
          <w:rPr>
            <w:b/>
            <w:i/>
            <w:sz w:val="22"/>
            <w:szCs w:val="22"/>
          </w:rPr>
          <w:t xml:space="preserve"> </w:t>
        </w:r>
      </w:ins>
      <w:ins w:id="5449" w:author="year" w:date="2021-07-03T20:53:00Z">
        <w:r>
          <w:rPr>
            <w:b/>
            <w:i/>
            <w:sz w:val="22"/>
            <w:szCs w:val="22"/>
          </w:rPr>
          <w:t>Q</w:t>
        </w:r>
      </w:ins>
      <w:ins w:id="5450" w:author="year" w:date="2021-07-03T20:52:00Z">
        <w:r>
          <w:rPr>
            <w:b/>
            <w:i/>
            <w:sz w:val="22"/>
            <w:szCs w:val="22"/>
          </w:rPr>
          <w:t>ho</w:t>
        </w:r>
      </w:ins>
      <w:del w:id="5451" w:author="year" w:date="2021-07-03T20:50:00Z">
        <w:r w:rsidRPr="002D096C" w:rsidDel="00FC7F18">
          <w:rPr>
            <w:b/>
            <w:i/>
            <w:sz w:val="22"/>
            <w:szCs w:val="22"/>
          </w:rPr>
          <w:delText>Zoo</w:delText>
        </w:r>
      </w:del>
      <w:r w:rsidRPr="002D096C">
        <w:rPr>
          <w:b/>
          <w:i/>
          <w:sz w:val="22"/>
          <w:szCs w:val="22"/>
        </w:rPr>
        <w:t xml:space="preserve"> </w:t>
      </w:r>
      <w:r w:rsidRPr="002D096C">
        <w:rPr>
          <w:sz w:val="22"/>
          <w:szCs w:val="22"/>
        </w:rPr>
        <w:t xml:space="preserve">- LEA </w:t>
      </w:r>
      <w:ins w:id="5452" w:author="year" w:date="2021-07-03T20:48:00Z">
        <w:r>
          <w:rPr>
            <w:sz w:val="22"/>
            <w:szCs w:val="22"/>
          </w:rPr>
          <w:t>nrog rau lub tsev kawm</w:t>
        </w:r>
      </w:ins>
      <w:del w:id="5453" w:author="year" w:date="2021-07-03T20:48:00Z">
        <w:r w:rsidRPr="002D096C" w:rsidDel="00FC7F18">
          <w:rPr>
            <w:sz w:val="22"/>
            <w:szCs w:val="22"/>
          </w:rPr>
          <w:delText>uas muaj tsev kawm</w:delText>
        </w:r>
      </w:del>
      <w:r w:rsidRPr="002D096C">
        <w:rPr>
          <w:sz w:val="22"/>
          <w:szCs w:val="22"/>
        </w:rPr>
        <w:t xml:space="preserve"> los sis </w:t>
      </w:r>
      <w:ins w:id="5454" w:author="year" w:date="2021-07-03T20:49:00Z">
        <w:r>
          <w:rPr>
            <w:sz w:val="22"/>
            <w:szCs w:val="22"/>
          </w:rPr>
          <w:t xml:space="preserve">cov </w:t>
        </w:r>
      </w:ins>
      <w:r w:rsidRPr="002D096C">
        <w:rPr>
          <w:sz w:val="22"/>
          <w:szCs w:val="22"/>
        </w:rPr>
        <w:t xml:space="preserve">tsev kawm ntawv uas </w:t>
      </w:r>
      <w:ins w:id="5455" w:author="year" w:date="2021-07-03T20:50:00Z">
        <w:r>
          <w:rPr>
            <w:sz w:val="22"/>
            <w:szCs w:val="22"/>
          </w:rPr>
          <w:t xml:space="preserve">tau txais kev txheeb xyuas rau </w:t>
        </w:r>
      </w:ins>
      <w:ins w:id="5456" w:author="year" w:date="2021-07-03T20:51:00Z">
        <w:r>
          <w:rPr>
            <w:sz w:val="22"/>
            <w:szCs w:val="22"/>
          </w:rPr>
          <w:t xml:space="preserve">txoj kev txhawb nqa thiab kev txhim kho </w:t>
        </w:r>
      </w:ins>
      <w:ins w:id="5457" w:author="year" w:date="2021-07-03T20:52:00Z">
        <w:r>
          <w:rPr>
            <w:sz w:val="22"/>
            <w:szCs w:val="22"/>
          </w:rPr>
          <w:t>yam dav qho</w:t>
        </w:r>
      </w:ins>
      <w:ins w:id="5458" w:author="year" w:date="2021-07-03T20:53:00Z">
        <w:r>
          <w:rPr>
            <w:sz w:val="22"/>
            <w:szCs w:val="22"/>
          </w:rPr>
          <w:t xml:space="preserve"> los ntawm kev hauj vam ntawm cov tub ntxhais kawm txhua leej yuac tsum </w:t>
        </w:r>
      </w:ins>
      <w:ins w:id="5459" w:author="year" w:date="2021-07-03T20:56:00Z">
        <w:r>
          <w:rPr>
            <w:sz w:val="22"/>
            <w:szCs w:val="22"/>
          </w:rPr>
          <w:t xml:space="preserve">raug raws li cov kev txhawb hauv qab no: </w:t>
        </w:r>
      </w:ins>
    </w:p>
    <w:p w14:paraId="7C9AACAC" w14:textId="77777777" w:rsidR="00AD19E5" w:rsidRPr="00F14CC4" w:rsidRDefault="00AD19E5" w:rsidP="00AD19E5">
      <w:pPr>
        <w:pStyle w:val="BodyText"/>
        <w:ind w:left="240" w:right="325"/>
        <w:jc w:val="both"/>
        <w:rPr>
          <w:sz w:val="22"/>
          <w:szCs w:val="22"/>
        </w:rPr>
      </w:pPr>
      <w:del w:id="5460" w:author="year" w:date="2021-07-03T20:57:00Z">
        <w:r w:rsidRPr="002D096C" w:rsidDel="00DF4382">
          <w:rPr>
            <w:sz w:val="22"/>
            <w:szCs w:val="22"/>
          </w:rPr>
          <w:delText>pom tau tias muaj kev pab txhawb thiab txhim kho (CSI) nyob rau hauv Tsab Cai Txhua Tub Ntxhais Kawm Ua Tub Rog yuav tsum teb rau cov lus nug hauv qab no:</w:delText>
        </w:r>
      </w:del>
    </w:p>
    <w:p w14:paraId="54DF2EFB" w14:textId="77777777" w:rsidR="00AD19E5" w:rsidRPr="00D70D60" w:rsidRDefault="00AD19E5" w:rsidP="00AD19E5">
      <w:pPr>
        <w:pStyle w:val="ListParagraph"/>
        <w:numPr>
          <w:ilvl w:val="0"/>
          <w:numId w:val="20"/>
        </w:numPr>
        <w:tabs>
          <w:tab w:val="left" w:pos="959"/>
          <w:tab w:val="left" w:pos="960"/>
        </w:tabs>
      </w:pPr>
      <w:r w:rsidRPr="00CF30F9">
        <w:rPr>
          <w:b/>
        </w:rPr>
        <w:t>Qhia Meej Cov Tsev Kawm Ntawv</w:t>
      </w:r>
      <w:r w:rsidRPr="00CF30F9">
        <w:t>: Txheeb xyuas cov tsev kawm ntawv hauv LEA uas tau txheeb pom tias yog CSI.</w:t>
      </w:r>
    </w:p>
    <w:p w14:paraId="111A2DA0" w14:textId="77777777" w:rsidR="00AD19E5" w:rsidRPr="00D70D60" w:rsidRDefault="00AD19E5" w:rsidP="00AD19E5">
      <w:pPr>
        <w:pStyle w:val="ListParagraph"/>
        <w:numPr>
          <w:ilvl w:val="0"/>
          <w:numId w:val="20"/>
        </w:numPr>
        <w:tabs>
          <w:tab w:val="left" w:pos="959"/>
          <w:tab w:val="left" w:pos="960"/>
        </w:tabs>
        <w:ind w:right="365"/>
      </w:pPr>
      <w:r w:rsidRPr="00CF30F9">
        <w:rPr>
          <w:b/>
        </w:rPr>
        <w:t>Txhawb nqa Cov Tsev Kawm Ntawv Uas Tau Qhia Meej</w:t>
      </w:r>
      <w:r w:rsidRPr="00CF30F9">
        <w:t xml:space="preserve">: Piav qhia tias LEA muaj los yog pab li cas rau cov tsev kawm ntawv uas tau teev tseg </w:t>
      </w:r>
      <w:del w:id="5461" w:author="year" w:date="2021-07-03T21:01:00Z">
        <w:r w:rsidRPr="00CF30F9" w:rsidDel="00DF4382">
          <w:delText>hauv</w:delText>
        </w:r>
      </w:del>
      <w:r w:rsidRPr="00CF30F9">
        <w:t xml:space="preserve"> kev tsim CSI cov phiaj xwm uas suav nrog kev ntsuas </w:t>
      </w:r>
      <w:ins w:id="5462" w:author="year" w:date="2021-07-03T21:02:00Z">
        <w:r>
          <w:t xml:space="preserve">qib </w:t>
        </w:r>
      </w:ins>
      <w:r w:rsidRPr="00CF30F9">
        <w:t xml:space="preserve">tsev kawm ntawv </w:t>
      </w:r>
      <w:del w:id="5463" w:author="year" w:date="2021-07-03T21:02:00Z">
        <w:r w:rsidRPr="00CF30F9" w:rsidDel="00DF4382">
          <w:delText>xav tau</w:delText>
        </w:r>
      </w:del>
      <w:r w:rsidRPr="00CF30F9">
        <w:t>, kev cuam tshuam los ntawm pov thawj, thiab kev txheeb xyuas qee qhov kev tsis sib xws uas raug daws los ntawm kev siv CSI cov phiaj xwm.</w:t>
      </w:r>
    </w:p>
    <w:p w14:paraId="34550FD1" w14:textId="77777777" w:rsidR="00AD19E5" w:rsidRPr="00CF30F9" w:rsidRDefault="00AD19E5" w:rsidP="00AD19E5">
      <w:pPr>
        <w:pStyle w:val="ListParagraph"/>
        <w:numPr>
          <w:ilvl w:val="0"/>
          <w:numId w:val="20"/>
        </w:numPr>
        <w:tabs>
          <w:tab w:val="left" w:pos="959"/>
          <w:tab w:val="left" w:pos="960"/>
        </w:tabs>
        <w:ind w:right="498"/>
      </w:pPr>
      <w:r w:rsidRPr="00CF30F9">
        <w:rPr>
          <w:b/>
        </w:rPr>
        <w:t>Saib xyuas thiab Ntsuam Xyuas Kev Ua Tau Zoo</w:t>
      </w:r>
      <w:r w:rsidRPr="00CF30F9">
        <w:t xml:space="preserve">: Piav qhia </w:t>
      </w:r>
      <w:ins w:id="5464" w:author="year" w:date="2021-07-03T21:07:00Z">
        <w:r>
          <w:t xml:space="preserve">txog txoj kev uas </w:t>
        </w:r>
      </w:ins>
      <w:del w:id="5465" w:author="year" w:date="2021-07-03T21:07:00Z">
        <w:r w:rsidRPr="00CF30F9" w:rsidDel="00DF4382">
          <w:delText>tias</w:delText>
        </w:r>
      </w:del>
      <w:r w:rsidRPr="00CF30F9">
        <w:t xml:space="preserve"> LEA yuav saib xyuas thiab ntsuas kev nqis tes ua hauj lwm thiab txiaj ntsig ntawm CSI txoj kev npaj los txhawb pab </w:t>
      </w:r>
      <w:ins w:id="5466" w:author="year" w:date="2021-07-03T21:06:00Z">
        <w:r>
          <w:t xml:space="preserve">cov </w:t>
        </w:r>
      </w:ins>
      <w:r w:rsidRPr="00CF30F9">
        <w:t>tub ntxhais kawm thiab kev txhim kho tsev kawm ntawv</w:t>
      </w:r>
      <w:ins w:id="5467" w:author="year" w:date="2021-07-03T21:07:00Z">
        <w:r>
          <w:t>.</w:t>
        </w:r>
      </w:ins>
      <w:del w:id="5468" w:author="year" w:date="2021-07-03T21:07:00Z">
        <w:r w:rsidRPr="00CF30F9" w:rsidDel="00DF4382">
          <w:delText xml:space="preserve"> li cas</w:delText>
        </w:r>
      </w:del>
    </w:p>
    <w:p w14:paraId="3E4CA3B6" w14:textId="77777777" w:rsidR="00AD19E5" w:rsidRDefault="00AD19E5" w:rsidP="00AD19E5">
      <w:pPr>
        <w:rPr>
          <w:sz w:val="24"/>
        </w:rPr>
        <w:sectPr w:rsidR="00AD19E5">
          <w:pgSz w:w="15840" w:h="12240" w:orient="landscape"/>
          <w:pgMar w:top="660" w:right="120" w:bottom="560" w:left="120" w:header="0" w:footer="284" w:gutter="0"/>
          <w:cols w:space="720"/>
        </w:sectPr>
      </w:pPr>
    </w:p>
    <w:p w14:paraId="1D314E58" w14:textId="77777777" w:rsidR="00AD19E5" w:rsidRDefault="00AD19E5" w:rsidP="00AD19E5">
      <w:pPr>
        <w:pStyle w:val="BodyText"/>
        <w:rPr>
          <w:sz w:val="20"/>
        </w:rPr>
      </w:pPr>
    </w:p>
    <w:p w14:paraId="0797358D" w14:textId="77777777" w:rsidR="00AD19E5" w:rsidRDefault="00AD19E5" w:rsidP="00AD19E5">
      <w:pPr>
        <w:pStyle w:val="BodyText"/>
        <w:spacing w:before="6"/>
        <w:rPr>
          <w:sz w:val="26"/>
        </w:rPr>
      </w:pPr>
    </w:p>
    <w:p w14:paraId="4EEE22CF" w14:textId="77777777" w:rsidR="00AD19E5" w:rsidRPr="00413CBD" w:rsidRDefault="00AD19E5" w:rsidP="00AD19E5">
      <w:pPr>
        <w:pStyle w:val="Heading3"/>
        <w:ind w:left="240"/>
        <w:rPr>
          <w:sz w:val="24"/>
          <w:szCs w:val="24"/>
        </w:rPr>
      </w:pPr>
      <w:r>
        <w:rPr>
          <w:noProof/>
          <w:lang w:bidi="th-TH"/>
        </w:rPr>
        <mc:AlternateContent>
          <mc:Choice Requires="wps">
            <w:drawing>
              <wp:anchor distT="0" distB="0" distL="114300" distR="114300" simplePos="0" relativeHeight="252057600" behindDoc="0" locked="0" layoutInCell="1" allowOverlap="1" wp14:anchorId="169733E0" wp14:editId="41ADDE0F">
                <wp:simplePos x="0" y="0"/>
                <wp:positionH relativeFrom="page">
                  <wp:posOffset>145415</wp:posOffset>
                </wp:positionH>
                <wp:positionV relativeFrom="paragraph">
                  <wp:posOffset>-340360</wp:posOffset>
                </wp:positionV>
                <wp:extent cx="9768205" cy="346075"/>
                <wp:effectExtent l="0" t="0" r="0" b="0"/>
                <wp:wrapNone/>
                <wp:docPr id="257"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68205" cy="346075"/>
                        </a:xfrm>
                        <a:prstGeom prst="rect">
                          <a:avLst/>
                        </a:prstGeom>
                        <a:solidFill>
                          <a:srgbClr val="DBE5F1"/>
                        </a:solidFill>
                        <a:ln w="28575">
                          <a:solidFill>
                            <a:srgbClr val="000000"/>
                          </a:solidFill>
                          <a:miter lim="800000"/>
                          <a:headEnd/>
                          <a:tailEnd/>
                        </a:ln>
                      </wps:spPr>
                      <wps:txbx>
                        <w:txbxContent>
                          <w:p w14:paraId="74ABD35C" w14:textId="77777777" w:rsidR="00AD19E5" w:rsidRPr="008B2C09" w:rsidRDefault="00AD19E5" w:rsidP="00AD19E5">
                            <w:pPr>
                              <w:spacing w:before="20"/>
                              <w:ind w:left="108"/>
                              <w:rPr>
                                <w:b/>
                                <w:sz w:val="36"/>
                                <w:szCs w:val="36"/>
                              </w:rPr>
                            </w:pPr>
                            <w:r w:rsidRPr="008B2C09">
                              <w:rPr>
                                <w:b/>
                                <w:sz w:val="36"/>
                                <w:szCs w:val="36"/>
                              </w:rPr>
                              <w:t>Kev Koom Tes Ntawm Tus Uas Cuam Tshuam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9733E0" id="Text Box 214" o:spid="_x0000_s1098" type="#_x0000_t202" style="position:absolute;left:0;text-align:left;margin-left:11.45pt;margin-top:-26.8pt;width:769.15pt;height:27.25pt;z-index:252057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" fillcolor="#dbe5f1" strokeweight="2.25pt">
                <v:textbox inset="0,0,0,0">
                  <w:txbxContent>
                    <w:p w14:paraId="74ABD35C" w14:textId="77777777" w:rsidR="00AD19E5" w:rsidRPr="008B2C09" w:rsidRDefault="00AD19E5" w:rsidP="00AD19E5">
                      <w:pPr>
                        <w:spacing w:before="20"/>
                        <w:ind w:left="108"/>
                        <w:rPr>
                          <w:b/>
                          <w:sz w:val="36"/>
                          <w:szCs w:val="36"/>
                        </w:rPr>
                      </w:pPr>
                      <w:r w:rsidRPr="008B2C09">
                        <w:rPr>
                          <w:b/>
                          <w:sz w:val="36"/>
                          <w:szCs w:val="36"/>
                        </w:rPr>
                        <w:t>Kev Koom Tes Ntawm Tus Uas Cuam Tshuam</w:t>
                      </w:r>
                    </w:p>
                  </w:txbxContent>
                </v:textbox>
                <w10:wrap anchorx="page"/>
              </v:shape>
            </w:pict>
          </mc:Fallback>
        </mc:AlternateContent>
      </w:r>
      <w:bookmarkStart w:id="5469" w:name="Stakeholder_Engagement"/>
      <w:bookmarkEnd w:id="5469"/>
      <w:r>
        <w:t>L</w:t>
      </w:r>
      <w:r w:rsidRPr="00413CBD">
        <w:rPr>
          <w:sz w:val="24"/>
          <w:szCs w:val="24"/>
        </w:rPr>
        <w:t>ub Hom Phiaj</w:t>
      </w:r>
    </w:p>
    <w:p w14:paraId="20BA4F12" w14:textId="77777777" w:rsidR="00AD19E5" w:rsidRPr="004E2E10" w:rsidRDefault="00AD19E5" w:rsidP="00AD19E5">
      <w:pPr>
        <w:pStyle w:val="BodyText"/>
        <w:spacing w:before="60"/>
        <w:ind w:left="240" w:right="850"/>
        <w:jc w:val="both"/>
        <w:rPr>
          <w:sz w:val="22"/>
          <w:szCs w:val="22"/>
        </w:rPr>
      </w:pPr>
      <w:r w:rsidRPr="004E2E10">
        <w:rPr>
          <w:sz w:val="22"/>
          <w:szCs w:val="22"/>
        </w:rPr>
        <w:t>Qhov tseem ceeb thiab lub hom phiaj muaj kev koom tes ntawm niam txiv, tub ntxhais kawm, cov kws qhia ntawv, thiab lwm tus neeg muaj feem xyuam, nrog rau cov sawv cev ntawm cov pab pawg tub ntxhais kawm uas txheeb xyuas los ntawm LCFF, yog qhov tseem ceeb rau kev tsim LCAP tus qauv thiab kev siv nyiaj. Ua raws li txoj cai, xws li kev koom tes nrog ua ke yuav tsum txhawb kev npaj</w:t>
      </w:r>
      <w:ins w:id="5470" w:author="year" w:date="2021-07-03T21:14:00Z">
        <w:r>
          <w:rPr>
            <w:sz w:val="22"/>
            <w:szCs w:val="22"/>
          </w:rPr>
          <w:t xml:space="preserve"> dav</w:t>
        </w:r>
      </w:ins>
      <w:r w:rsidRPr="004E2E10">
        <w:rPr>
          <w:sz w:val="22"/>
          <w:szCs w:val="22"/>
        </w:rPr>
        <w:t>, kev saib xyuas kom zoo, thiab txhim kho thoob plaws lub xeev txoj cai tseem ceeb thiab cov tseem ceeb uas tau teev tseg hauv ib cheeb tsam (EC 52064 (e) (1). Cov neeg muaj feem koom nrog yog tus txheej txheem txuas ntxiv txhua xyoo.</w:t>
      </w:r>
    </w:p>
    <w:p w14:paraId="26782049" w14:textId="77777777" w:rsidR="00AD19E5" w:rsidRDefault="00AD19E5" w:rsidP="00AD19E5">
      <w:pPr>
        <w:pStyle w:val="BodyText"/>
        <w:spacing w:before="10"/>
        <w:rPr>
          <w:sz w:val="20"/>
        </w:rPr>
      </w:pPr>
    </w:p>
    <w:p w14:paraId="697B5394" w14:textId="77777777" w:rsidR="00AD19E5" w:rsidRPr="00A94F7B" w:rsidRDefault="00AD19E5" w:rsidP="00AD19E5">
      <w:pPr>
        <w:pStyle w:val="BodyText"/>
        <w:ind w:left="240" w:right="481"/>
        <w:jc w:val="both"/>
        <w:rPr>
          <w:sz w:val="22"/>
          <w:szCs w:val="22"/>
        </w:rPr>
      </w:pPr>
      <w:ins w:id="5471" w:author="year" w:date="2021-07-03T21:17:00Z">
        <w:r>
          <w:rPr>
            <w:sz w:val="22"/>
            <w:szCs w:val="22"/>
          </w:rPr>
          <w:t xml:space="preserve">Seem </w:t>
        </w:r>
      </w:ins>
      <w:del w:id="5472" w:author="year" w:date="2021-07-03T21:17:00Z">
        <w:r w:rsidRPr="00A94F7B" w:rsidDel="00564E12">
          <w:rPr>
            <w:sz w:val="22"/>
            <w:szCs w:val="22"/>
          </w:rPr>
          <w:delText>Cov kev ua</w:delText>
        </w:r>
      </w:del>
      <w:r w:rsidRPr="00A94F7B">
        <w:rPr>
          <w:sz w:val="22"/>
          <w:szCs w:val="22"/>
        </w:rPr>
        <w:t xml:space="preserve"> no yog tsim los qhia txog tias cov neeg muaj feem xyuam txuam nrog li cas rau txoj kev txiav txim siab </w:t>
      </w:r>
      <w:ins w:id="5473" w:author="year" w:date="2021-07-03T21:19:00Z">
        <w:r>
          <w:rPr>
            <w:sz w:val="22"/>
            <w:szCs w:val="22"/>
          </w:rPr>
          <w:t>ntawm</w:t>
        </w:r>
      </w:ins>
      <w:del w:id="5474" w:author="year" w:date="2021-07-03T21:19:00Z">
        <w:r w:rsidRPr="00A94F7B" w:rsidDel="00312197">
          <w:rPr>
            <w:sz w:val="22"/>
            <w:szCs w:val="22"/>
          </w:rPr>
          <w:delText>hauv</w:delText>
        </w:r>
      </w:del>
      <w:r w:rsidRPr="00A94F7B">
        <w:rPr>
          <w:sz w:val="22"/>
          <w:szCs w:val="22"/>
        </w:rPr>
        <w:t xml:space="preserve"> LCAP</w:t>
      </w:r>
      <w:ins w:id="5475" w:author="year" w:date="2021-07-03T21:19:00Z">
        <w:r>
          <w:rPr>
            <w:sz w:val="22"/>
            <w:szCs w:val="22"/>
          </w:rPr>
          <w:t xml:space="preserve"> uas</w:t>
        </w:r>
      </w:ins>
      <w:r w:rsidRPr="00A94F7B">
        <w:rPr>
          <w:sz w:val="22"/>
          <w:szCs w:val="22"/>
        </w:rPr>
        <w:t xml:space="preserve"> tau txais</w:t>
      </w:r>
      <w:ins w:id="5476" w:author="year" w:date="2021-07-03T21:19:00Z">
        <w:r>
          <w:rPr>
            <w:sz w:val="22"/>
            <w:szCs w:val="22"/>
          </w:rPr>
          <w:t xml:space="preserve"> los ntawv.</w:t>
        </w:r>
      </w:ins>
      <w:r w:rsidRPr="00A94F7B">
        <w:rPr>
          <w:sz w:val="22"/>
          <w:szCs w:val="22"/>
        </w:rPr>
        <w:t xml:space="preserve"> Lub hom phiaj yog cia cov neeg muaj feem koom hauv </w:t>
      </w:r>
      <w:ins w:id="5477" w:author="year" w:date="2021-07-03T21:20:00Z">
        <w:r>
          <w:rPr>
            <w:sz w:val="22"/>
            <w:szCs w:val="22"/>
          </w:rPr>
          <w:t xml:space="preserve">kev txhim kho </w:t>
        </w:r>
      </w:ins>
      <w:r w:rsidRPr="00A94F7B">
        <w:rPr>
          <w:sz w:val="22"/>
          <w:szCs w:val="22"/>
        </w:rPr>
        <w:t xml:space="preserve">LCAP </w:t>
      </w:r>
      <w:del w:id="5478" w:author="year" w:date="2021-07-03T21:20:00Z">
        <w:r w:rsidRPr="00A94F7B" w:rsidDel="00312197">
          <w:rPr>
            <w:sz w:val="22"/>
            <w:szCs w:val="22"/>
          </w:rPr>
          <w:delText xml:space="preserve">tus txheej txheem kev txhim kho </w:delText>
        </w:r>
      </w:del>
      <w:r w:rsidRPr="00A94F7B">
        <w:rPr>
          <w:sz w:val="22"/>
          <w:szCs w:val="22"/>
        </w:rPr>
        <w:t xml:space="preserve">thiab cov neeg zej zog to taub txog </w:t>
      </w:r>
      <w:ins w:id="5479" w:author="year" w:date="2021-07-03T21:22:00Z">
        <w:r>
          <w:rPr>
            <w:sz w:val="22"/>
            <w:szCs w:val="22"/>
          </w:rPr>
          <w:t xml:space="preserve">qhov </w:t>
        </w:r>
      </w:ins>
      <w:r w:rsidRPr="00A94F7B">
        <w:rPr>
          <w:sz w:val="22"/>
          <w:szCs w:val="22"/>
        </w:rPr>
        <w:t>LEA koom nrog cov neeg muaj feem cuam tshuam li cas thiab qhov cuam tshuam ntawm kev sib koom tes</w:t>
      </w:r>
      <w:ins w:id="5480" w:author="year" w:date="2021-07-03T21:22:00Z">
        <w:r>
          <w:rPr>
            <w:sz w:val="22"/>
            <w:szCs w:val="22"/>
          </w:rPr>
          <w:t>.</w:t>
        </w:r>
      </w:ins>
      <w:r w:rsidRPr="00A94F7B">
        <w:rPr>
          <w:sz w:val="22"/>
          <w:szCs w:val="22"/>
        </w:rPr>
        <w:t xml:space="preserve"> LEAs </w:t>
      </w:r>
      <w:ins w:id="5481" w:author="year" w:date="2021-07-03T21:22:00Z">
        <w:r>
          <w:rPr>
            <w:sz w:val="22"/>
            <w:szCs w:val="22"/>
          </w:rPr>
          <w:t xml:space="preserve">tau txais kev txhawb nqa </w:t>
        </w:r>
      </w:ins>
      <w:del w:id="5482" w:author="year" w:date="2021-07-03T21:22:00Z">
        <w:r w:rsidRPr="00A94F7B" w:rsidDel="00312197">
          <w:rPr>
            <w:sz w:val="22"/>
            <w:szCs w:val="22"/>
          </w:rPr>
          <w:delText>raug txhawb</w:delText>
        </w:r>
      </w:del>
      <w:r w:rsidRPr="00A94F7B">
        <w:rPr>
          <w:sz w:val="22"/>
          <w:szCs w:val="22"/>
        </w:rPr>
        <w:t xml:space="preserve"> kom ceev lub hom phiaj no ua ntej thaum ua tiav tshooj no.</w:t>
      </w:r>
    </w:p>
    <w:p w14:paraId="3B424469" w14:textId="77777777" w:rsidR="00AD19E5" w:rsidRDefault="00AD19E5" w:rsidP="00AD19E5">
      <w:pPr>
        <w:pStyle w:val="BodyText"/>
        <w:spacing w:before="10"/>
        <w:rPr>
          <w:sz w:val="20"/>
        </w:rPr>
      </w:pPr>
    </w:p>
    <w:p w14:paraId="78473C58" w14:textId="77777777" w:rsidR="00AD19E5" w:rsidRPr="003E3E71" w:rsidRDefault="00AD19E5" w:rsidP="00AD19E5">
      <w:pPr>
        <w:pStyle w:val="BodyText"/>
        <w:ind w:left="240" w:right="240"/>
        <w:jc w:val="both"/>
        <w:rPr>
          <w:sz w:val="21"/>
          <w:szCs w:val="21"/>
        </w:rPr>
      </w:pPr>
      <w:r w:rsidRPr="003E3E71">
        <w:rPr>
          <w:sz w:val="21"/>
          <w:szCs w:val="21"/>
        </w:rPr>
        <w:t xml:space="preserve">Cov kev cai thiab cov cai tswj fwm hais meej cov pawg muaj feem (stakeholders) uas cheeb tsam tsev kawm ntawv thiab COE yuav tsum sab laj thaum tsim LCAP tus qauv: cov kws qhia ntawv, cov thawj xib fwb, cov thawj coj, lwm cov neeg ua hauj lwm hauv tsev kawm, cov hauv zej zog hauv cheeb tsam ntawm LEA, cov niam txiv, thiab cov tub ntxhais kawm. Ua ntej yuav tsim LCAP tus qauv, cov cheeb tsam tsev kawm ntawv thiab cov COE yuav tsum tau muab qhia rau </w:t>
      </w:r>
      <w:ins w:id="5483" w:author="year" w:date="2021-07-03T21:29:00Z">
        <w:r>
          <w:rPr>
            <w:sz w:val="21"/>
            <w:szCs w:val="21"/>
          </w:rPr>
          <w:t xml:space="preserve">pab pawg pab tswv yim ntawm </w:t>
        </w:r>
      </w:ins>
      <w:r w:rsidRPr="003E3E71">
        <w:rPr>
          <w:sz w:val="21"/>
          <w:szCs w:val="21"/>
        </w:rPr>
        <w:t xml:space="preserve">Niam Txiv </w:t>
      </w:r>
      <w:del w:id="5484" w:author="year" w:date="2021-07-03T21:29:00Z">
        <w:r w:rsidRPr="003E3E71" w:rsidDel="00D92928">
          <w:rPr>
            <w:sz w:val="21"/>
            <w:szCs w:val="21"/>
          </w:rPr>
          <w:delText xml:space="preserve">Pab Pawg Pab Tswv Yim </w:delText>
        </w:r>
      </w:del>
      <w:r w:rsidRPr="003E3E71">
        <w:rPr>
          <w:sz w:val="21"/>
          <w:szCs w:val="21"/>
        </w:rPr>
        <w:t xml:space="preserve">thiab, yog tias tsim nyog, rau nws Cov Neeg Kawm Lus Askiv </w:t>
      </w:r>
      <w:del w:id="5485" w:author="year" w:date="2021-07-03T21:30:00Z">
        <w:r w:rsidRPr="003E3E71" w:rsidDel="00D92928">
          <w:rPr>
            <w:sz w:val="21"/>
            <w:szCs w:val="21"/>
          </w:rPr>
          <w:delText>Niam</w:delText>
        </w:r>
      </w:del>
      <w:r w:rsidRPr="003E3E71">
        <w:rPr>
          <w:sz w:val="21"/>
          <w:szCs w:val="21"/>
        </w:rPr>
        <w:t xml:space="preserve"> </w:t>
      </w:r>
      <w:ins w:id="5486" w:author="year" w:date="2021-07-03T21:31:00Z">
        <w:r>
          <w:rPr>
            <w:sz w:val="21"/>
            <w:szCs w:val="21"/>
          </w:rPr>
          <w:t xml:space="preserve">pab pawg pab tswv yim kawm lus as kiv ntawm </w:t>
        </w:r>
      </w:ins>
      <w:r w:rsidRPr="003E3E71">
        <w:rPr>
          <w:sz w:val="21"/>
          <w:szCs w:val="21"/>
        </w:rPr>
        <w:t>Niam Txiv</w:t>
      </w:r>
      <w:del w:id="5487" w:author="year" w:date="2021-07-03T21:31:00Z">
        <w:r w:rsidRPr="003E3E71" w:rsidDel="00D92928">
          <w:rPr>
            <w:sz w:val="21"/>
            <w:szCs w:val="21"/>
          </w:rPr>
          <w:delText xml:space="preserve"> Pab Pawg pab Tswv Yim</w:delText>
        </w:r>
      </w:del>
      <w:r w:rsidRPr="003E3E71">
        <w:rPr>
          <w:sz w:val="21"/>
          <w:szCs w:val="21"/>
        </w:rPr>
        <w:t xml:space="preserve">. Tus thawj saib xyuas tsev kawm ntawv tseev kom </w:t>
      </w:r>
      <w:ins w:id="5488" w:author="year" w:date="2021-07-03T21:35:00Z">
        <w:r>
          <w:rPr>
            <w:sz w:val="21"/>
            <w:szCs w:val="21"/>
          </w:rPr>
          <w:t xml:space="preserve">los sau ntawv teb cov lus uas tau txais los ntawm </w:t>
        </w:r>
      </w:ins>
      <w:ins w:id="5489" w:author="year" w:date="2021-07-03T21:36:00Z">
        <w:r>
          <w:rPr>
            <w:sz w:val="21"/>
            <w:szCs w:val="21"/>
          </w:rPr>
          <w:t>cov txiav txim raws kev raws cai.</w:t>
        </w:r>
      </w:ins>
      <w:ins w:id="5490" w:author="year" w:date="2021-07-03T21:37:00Z">
        <w:r>
          <w:rPr>
            <w:sz w:val="21"/>
            <w:szCs w:val="21"/>
          </w:rPr>
          <w:t xml:space="preserve"> </w:t>
        </w:r>
      </w:ins>
      <w:del w:id="5491" w:author="year" w:date="2021-07-03T21:37:00Z">
        <w:r w:rsidRPr="003E3E71" w:rsidDel="00D92928">
          <w:rPr>
            <w:sz w:val="21"/>
            <w:szCs w:val="21"/>
          </w:rPr>
          <w:delText>muaj los ntawm txoj cai los teb hauv kev sau ntawv rau cov lus uas tau txais los ntawm pab pawg no</w:delText>
        </w:r>
      </w:del>
      <w:r w:rsidRPr="003E3E71">
        <w:rPr>
          <w:sz w:val="21"/>
          <w:szCs w:val="21"/>
        </w:rPr>
        <w:t xml:space="preserve">. Cov cheeb tsam tsev kawm thiab cov COE yuav tsum tau sab laj nrog cov tswj hwm </w:t>
      </w:r>
      <w:ins w:id="5492" w:author="year" w:date="2021-07-03T21:39:00Z">
        <w:r>
          <w:rPr>
            <w:sz w:val="21"/>
            <w:szCs w:val="21"/>
          </w:rPr>
          <w:t xml:space="preserve">kev kawm </w:t>
        </w:r>
      </w:ins>
      <w:r w:rsidRPr="003E3E71">
        <w:rPr>
          <w:sz w:val="21"/>
          <w:szCs w:val="21"/>
        </w:rPr>
        <w:t xml:space="preserve">tshwj xeeb hauv cheeb tsam </w:t>
      </w:r>
      <w:del w:id="5493" w:author="year" w:date="2021-07-03T21:39:00Z">
        <w:r w:rsidRPr="003E3E71" w:rsidDel="00623542">
          <w:rPr>
            <w:sz w:val="21"/>
            <w:szCs w:val="21"/>
          </w:rPr>
          <w:delText xml:space="preserve">chaw saib xyuas </w:delText>
        </w:r>
      </w:del>
      <w:r w:rsidRPr="003E3E71">
        <w:rPr>
          <w:sz w:val="21"/>
          <w:szCs w:val="21"/>
        </w:rPr>
        <w:t xml:space="preserve">thaum </w:t>
      </w:r>
      <w:ins w:id="5494" w:author="year" w:date="2021-07-03T21:40:00Z">
        <w:r>
          <w:rPr>
            <w:sz w:val="21"/>
            <w:szCs w:val="21"/>
          </w:rPr>
          <w:t xml:space="preserve">yuav </w:t>
        </w:r>
      </w:ins>
      <w:r w:rsidRPr="003E3E71">
        <w:rPr>
          <w:sz w:val="21"/>
          <w:szCs w:val="21"/>
        </w:rPr>
        <w:t xml:space="preserve">tsim </w:t>
      </w:r>
      <w:ins w:id="5495" w:author="year" w:date="2021-07-03T21:40:00Z">
        <w:r>
          <w:rPr>
            <w:sz w:val="21"/>
            <w:szCs w:val="21"/>
          </w:rPr>
          <w:t xml:space="preserve">kho </w:t>
        </w:r>
      </w:ins>
      <w:del w:id="5496" w:author="year" w:date="2021-07-03T21:40:00Z">
        <w:r w:rsidRPr="003E3E71" w:rsidDel="00623542">
          <w:rPr>
            <w:sz w:val="21"/>
            <w:szCs w:val="21"/>
          </w:rPr>
          <w:delText>qhov</w:delText>
        </w:r>
      </w:del>
      <w:r w:rsidRPr="003E3E71">
        <w:rPr>
          <w:sz w:val="21"/>
          <w:szCs w:val="21"/>
        </w:rPr>
        <w:t xml:space="preserve"> LCAP. Txoj cai kom tsev kawm ntawv ntiav mus sab laj nrog cov xib fwb, thawj tswj tsev kawm ntawv, cov thawj coj hauv tsev kawm ntawv, lwm cov neeg ua hauj lwm hauv tsev kawm ntawv, niam txiv, thiab tub ntxhais kawm </w:t>
      </w:r>
      <w:ins w:id="5497" w:author="year" w:date="2021-07-03T21:41:00Z">
        <w:r>
          <w:rPr>
            <w:sz w:val="21"/>
            <w:szCs w:val="21"/>
          </w:rPr>
          <w:t xml:space="preserve">ntawm </w:t>
        </w:r>
      </w:ins>
      <w:del w:id="5498" w:author="year" w:date="2021-07-03T21:41:00Z">
        <w:r w:rsidRPr="003E3E71" w:rsidDel="00623542">
          <w:rPr>
            <w:sz w:val="21"/>
            <w:szCs w:val="21"/>
          </w:rPr>
          <w:delText>hauv</w:delText>
        </w:r>
      </w:del>
      <w:r w:rsidRPr="003E3E71">
        <w:rPr>
          <w:sz w:val="21"/>
          <w:szCs w:val="21"/>
        </w:rPr>
        <w:t xml:space="preserve"> kev tsim LCAP tu qauv. LCAP</w:t>
      </w:r>
      <w:del w:id="5499" w:author="year" w:date="2021-07-03T21:42:00Z">
        <w:r w:rsidRPr="003E3E71" w:rsidDel="00623542">
          <w:rPr>
            <w:sz w:val="21"/>
            <w:szCs w:val="21"/>
          </w:rPr>
          <w:delText xml:space="preserve"> </w:delText>
        </w:r>
      </w:del>
      <w:ins w:id="5500" w:author="year" w:date="2021-07-03T21:42:00Z">
        <w:r>
          <w:rPr>
            <w:sz w:val="21"/>
            <w:szCs w:val="21"/>
          </w:rPr>
          <w:t>los yuav tsum tau txais kev paub nrog</w:t>
        </w:r>
      </w:ins>
      <w:del w:id="5501" w:author="year" w:date="2021-07-03T21:42:00Z">
        <w:r w:rsidRPr="003E3E71" w:rsidDel="00623542">
          <w:rPr>
            <w:sz w:val="21"/>
            <w:szCs w:val="21"/>
          </w:rPr>
          <w:delText>kuj yuav tsum muaj kev sib qhia</w:delText>
        </w:r>
      </w:del>
      <w:r w:rsidRPr="003E3E71">
        <w:rPr>
          <w:sz w:val="21"/>
          <w:szCs w:val="21"/>
        </w:rPr>
        <w:t xml:space="preserve">, thiab LEA yuav tsum thov kev tawm tswv yim los ntawm, </w:t>
      </w:r>
      <w:ins w:id="5502" w:author="year" w:date="2021-07-03T21:44:00Z">
        <w:r>
          <w:rPr>
            <w:sz w:val="21"/>
            <w:szCs w:val="21"/>
          </w:rPr>
          <w:t xml:space="preserve">pab pawg pab tswv yim qib tsev kawm </w:t>
        </w:r>
      </w:ins>
      <w:del w:id="5503" w:author="year" w:date="2021-07-03T21:44:00Z">
        <w:r w:rsidRPr="003E3E71" w:rsidDel="00623542">
          <w:rPr>
            <w:sz w:val="21"/>
            <w:szCs w:val="21"/>
          </w:rPr>
          <w:delText>cov tsev kawm ntawv pab pawg</w:delText>
        </w:r>
      </w:del>
      <w:r w:rsidRPr="003E3E71">
        <w:rPr>
          <w:sz w:val="21"/>
          <w:szCs w:val="21"/>
        </w:rPr>
        <w:t xml:space="preserve">, raws li tsim nyog (piv txwv li, </w:t>
      </w:r>
      <w:ins w:id="5504" w:author="year" w:date="2021-07-03T21:45:00Z">
        <w:r>
          <w:rPr>
            <w:sz w:val="21"/>
            <w:szCs w:val="21"/>
          </w:rPr>
          <w:t xml:space="preserve">pab pawg sab laj ntawm </w:t>
        </w:r>
      </w:ins>
      <w:r w:rsidRPr="003E3E71">
        <w:rPr>
          <w:sz w:val="21"/>
          <w:szCs w:val="21"/>
        </w:rPr>
        <w:t>tsev kawm ntawv</w:t>
      </w:r>
      <w:del w:id="5505" w:author="year" w:date="2021-07-03T21:45:00Z">
        <w:r w:rsidRPr="003E3E71" w:rsidDel="00623542">
          <w:rPr>
            <w:sz w:val="21"/>
            <w:szCs w:val="21"/>
          </w:rPr>
          <w:delText xml:space="preserve"> pawg sab laj</w:delText>
        </w:r>
      </w:del>
      <w:r w:rsidRPr="003E3E71">
        <w:rPr>
          <w:sz w:val="21"/>
          <w:szCs w:val="21"/>
        </w:rPr>
        <w:t xml:space="preserve">, </w:t>
      </w:r>
      <w:ins w:id="5506" w:author="year" w:date="2021-07-03T21:45:00Z">
        <w:r>
          <w:rPr>
            <w:sz w:val="21"/>
            <w:szCs w:val="21"/>
          </w:rPr>
          <w:t xml:space="preserve">pab pawg sab laj ntawm cov kawm lus askiv </w:t>
        </w:r>
      </w:ins>
      <w:del w:id="5507" w:author="year" w:date="2021-07-03T21:45:00Z">
        <w:r w:rsidRPr="003E3E71" w:rsidDel="00623542">
          <w:rPr>
            <w:sz w:val="21"/>
            <w:szCs w:val="21"/>
          </w:rPr>
          <w:delText>Cov Kawm Lus Askiv Pawg Sab Laj</w:delText>
        </w:r>
      </w:del>
      <w:r w:rsidRPr="003E3E71">
        <w:rPr>
          <w:sz w:val="21"/>
          <w:szCs w:val="21"/>
        </w:rPr>
        <w:t xml:space="preserve">, </w:t>
      </w:r>
      <w:ins w:id="5508" w:author="year" w:date="2021-07-03T21:46:00Z">
        <w:r>
          <w:rPr>
            <w:sz w:val="21"/>
            <w:szCs w:val="21"/>
          </w:rPr>
          <w:t xml:space="preserve">pab pawg pab tswv yim ntawm cov tub ntxhais kawm </w:t>
        </w:r>
      </w:ins>
      <w:del w:id="5509" w:author="year" w:date="2021-07-03T21:46:00Z">
        <w:r w:rsidRPr="003E3E71" w:rsidDel="00623542">
          <w:rPr>
            <w:sz w:val="21"/>
            <w:szCs w:val="21"/>
          </w:rPr>
          <w:delText>Cov Pab Pawg Tub Ntxhais Kawm</w:delText>
        </w:r>
      </w:del>
      <w:r w:rsidRPr="003E3E71">
        <w:rPr>
          <w:sz w:val="21"/>
          <w:szCs w:val="21"/>
        </w:rPr>
        <w:t xml:space="preserve">, thiab lwm yam), los pab </w:t>
      </w:r>
      <w:ins w:id="5510" w:author="year" w:date="2021-07-03T21:51:00Z">
        <w:r>
          <w:rPr>
            <w:sz w:val="21"/>
            <w:szCs w:val="21"/>
          </w:rPr>
          <w:t xml:space="preserve">saib vaj huam ntawm lub hom phiaj thiab kev nqis tes ua los ntawm </w:t>
        </w:r>
      </w:ins>
      <w:ins w:id="5511" w:author="year" w:date="2021-07-03T21:55:00Z">
        <w:r>
          <w:rPr>
            <w:sz w:val="21"/>
            <w:szCs w:val="21"/>
          </w:rPr>
          <w:t xml:space="preserve">qib tsev kawm thiab cheeb tsam. </w:t>
        </w:r>
      </w:ins>
      <w:del w:id="5512" w:author="year" w:date="2021-07-03T21:55:00Z">
        <w:r w:rsidRPr="003E3E71" w:rsidDel="00581828">
          <w:rPr>
            <w:sz w:val="21"/>
            <w:szCs w:val="21"/>
          </w:rPr>
          <w:delText>txhawb kev sib ntawm tsev kawm thiab cheeb tsam- qib hom phiaj thiab kev nqis tes ua</w:delText>
        </w:r>
      </w:del>
      <w:r w:rsidRPr="003E3E71">
        <w:rPr>
          <w:sz w:val="21"/>
          <w:szCs w:val="21"/>
        </w:rPr>
        <w:t>.</w:t>
      </w:r>
    </w:p>
    <w:p w14:paraId="5FE2F1C1" w14:textId="77777777" w:rsidR="00AD19E5" w:rsidRDefault="00AD19E5" w:rsidP="00AD19E5">
      <w:pPr>
        <w:pStyle w:val="BodyText"/>
        <w:spacing w:before="10"/>
        <w:rPr>
          <w:sz w:val="20"/>
        </w:rPr>
      </w:pPr>
    </w:p>
    <w:p w14:paraId="206167A2" w14:textId="77777777" w:rsidR="00AD19E5" w:rsidRPr="005E7E2E" w:rsidRDefault="00AD19E5" w:rsidP="00AD19E5">
      <w:pPr>
        <w:pStyle w:val="BodyText"/>
        <w:ind w:left="240" w:right="612"/>
        <w:jc w:val="both"/>
        <w:rPr>
          <w:sz w:val="22"/>
          <w:szCs w:val="22"/>
        </w:rPr>
      </w:pPr>
      <w:r w:rsidRPr="005E7E2E">
        <w:rPr>
          <w:sz w:val="22"/>
          <w:szCs w:val="22"/>
        </w:rPr>
        <w:t xml:space="preserve">Cov ntaub ntawv thiab cov </w:t>
      </w:r>
      <w:del w:id="5513" w:author="year" w:date="2021-07-03T21:57:00Z">
        <w:r w:rsidRPr="005E7E2E" w:rsidDel="00581828">
          <w:rPr>
            <w:sz w:val="22"/>
            <w:szCs w:val="22"/>
          </w:rPr>
          <w:delText xml:space="preserve">kev pab cuam </w:delText>
        </w:r>
      </w:del>
      <w:r w:rsidRPr="005E7E2E">
        <w:rPr>
          <w:sz w:val="22"/>
          <w:szCs w:val="22"/>
        </w:rPr>
        <w:t xml:space="preserve">uas txhawb cov neeg muaj feem xyuam, </w:t>
      </w:r>
      <w:ins w:id="5514" w:author="year" w:date="2021-07-03T21:59:00Z">
        <w:r>
          <w:rPr>
            <w:sz w:val="22"/>
            <w:szCs w:val="22"/>
          </w:rPr>
          <w:t>qhia txog</w:t>
        </w:r>
      </w:ins>
      <w:del w:id="5515" w:author="year" w:date="2021-07-03T21:59:00Z">
        <w:r w:rsidRPr="005E7E2E" w:rsidDel="00575799">
          <w:rPr>
            <w:sz w:val="22"/>
            <w:szCs w:val="22"/>
          </w:rPr>
          <w:delText>txhais tus</w:delText>
        </w:r>
      </w:del>
      <w:r w:rsidRPr="005E7E2E">
        <w:rPr>
          <w:sz w:val="22"/>
          <w:szCs w:val="22"/>
        </w:rPr>
        <w:t xml:space="preserve"> tub ntxhais kawm kev sib tham, thiab muab cov tseev kom muaj rau </w:t>
      </w:r>
      <w:ins w:id="5516" w:author="year" w:date="2021-07-03T22:03:00Z">
        <w:r>
          <w:rPr>
            <w:sz w:val="22"/>
            <w:szCs w:val="22"/>
          </w:rPr>
          <w:t xml:space="preserve">yam khoom </w:t>
        </w:r>
      </w:ins>
      <w:ins w:id="5517" w:author="year" w:date="2021-07-03T22:04:00Z">
        <w:r>
          <w:rPr>
            <w:sz w:val="22"/>
            <w:szCs w:val="22"/>
          </w:rPr>
          <w:t>pab</w:t>
        </w:r>
      </w:ins>
      <w:ins w:id="5518" w:author="year" w:date="2021-07-03T22:03:00Z">
        <w:r>
          <w:rPr>
            <w:sz w:val="22"/>
            <w:szCs w:val="22"/>
          </w:rPr>
          <w:t xml:space="preserve"> ntawm </w:t>
        </w:r>
      </w:ins>
      <w:r w:rsidRPr="005E7E2E">
        <w:rPr>
          <w:sz w:val="22"/>
          <w:szCs w:val="22"/>
        </w:rPr>
        <w:t xml:space="preserve">pab pawg pab tswv yim </w:t>
      </w:r>
      <w:del w:id="5519" w:author="year" w:date="2021-07-03T22:02:00Z">
        <w:r w:rsidRPr="005E7E2E" w:rsidDel="00575799">
          <w:rPr>
            <w:sz w:val="22"/>
            <w:szCs w:val="22"/>
          </w:rPr>
          <w:delText>muaj</w:delText>
        </w:r>
      </w:del>
      <w:del w:id="5520" w:author="year" w:date="2021-07-03T22:01:00Z">
        <w:r w:rsidRPr="005E7E2E" w:rsidDel="00575799">
          <w:rPr>
            <w:sz w:val="22"/>
            <w:szCs w:val="22"/>
          </w:rPr>
          <w:delText xml:space="preserve"> pes tsawg leeg</w:delText>
        </w:r>
      </w:del>
      <w:r w:rsidRPr="005E7E2E">
        <w:rPr>
          <w:sz w:val="22"/>
          <w:szCs w:val="22"/>
        </w:rPr>
        <w:t xml:space="preserve">, tuaj yeem nrhiav tau nyob hauv Cov Khoom Muaj nyob ntawm </w:t>
      </w:r>
      <w:del w:id="5521" w:author="year" w:date="2021-07-03T22:05:00Z">
        <w:r w:rsidRPr="005E7E2E" w:rsidDel="00575799">
          <w:rPr>
            <w:sz w:val="22"/>
            <w:szCs w:val="22"/>
          </w:rPr>
          <w:delText xml:space="preserve">nplooj ntawv </w:delText>
        </w:r>
      </w:del>
      <w:ins w:id="5522" w:author="year" w:date="2021-07-03T22:05:00Z">
        <w:r>
          <w:rPr>
            <w:sz w:val="22"/>
            <w:szCs w:val="22"/>
          </w:rPr>
          <w:t xml:space="preserve">web page </w:t>
        </w:r>
      </w:ins>
      <w:r w:rsidRPr="005E7E2E">
        <w:rPr>
          <w:sz w:val="22"/>
          <w:szCs w:val="22"/>
        </w:rPr>
        <w:t xml:space="preserve">nram qab no ntawm CDE tus vev xaib </w:t>
      </w:r>
      <w:hyperlink r:id="rId59">
        <w:r w:rsidRPr="005E7E2E">
          <w:rPr>
            <w:color w:val="0000FF"/>
            <w:sz w:val="22"/>
            <w:szCs w:val="22"/>
            <w:u w:val="single" w:color="0000FF"/>
          </w:rPr>
          <w:t>https://www.cde.ca.gov/re/lc/</w:t>
        </w:r>
      </w:hyperlink>
      <w:r w:rsidRPr="005E7E2E">
        <w:rPr>
          <w:sz w:val="22"/>
          <w:szCs w:val="22"/>
        </w:rPr>
        <w:t>.</w:t>
      </w:r>
    </w:p>
    <w:p w14:paraId="53D1889E" w14:textId="77777777" w:rsidR="00AD19E5" w:rsidRDefault="00AD19E5" w:rsidP="00AD19E5">
      <w:pPr>
        <w:pStyle w:val="BodyText"/>
        <w:spacing w:before="10"/>
        <w:rPr>
          <w:sz w:val="20"/>
        </w:rPr>
      </w:pPr>
    </w:p>
    <w:p w14:paraId="2872FC47" w14:textId="77777777" w:rsidR="00AD19E5" w:rsidRPr="008B0A9C" w:rsidDel="00575799" w:rsidRDefault="00AD19E5" w:rsidP="00AD19E5">
      <w:pPr>
        <w:pStyle w:val="Heading3"/>
        <w:spacing w:before="0"/>
        <w:ind w:left="240"/>
        <w:jc w:val="both"/>
        <w:rPr>
          <w:del w:id="5523" w:author="year" w:date="2021-07-03T22:07:00Z"/>
          <w:sz w:val="24"/>
          <w:szCs w:val="24"/>
        </w:rPr>
      </w:pPr>
      <w:del w:id="5524" w:author="year" w:date="2021-07-03T22:07:00Z">
        <w:r w:rsidRPr="008B0A9C" w:rsidDel="00575799">
          <w:rPr>
            <w:sz w:val="24"/>
            <w:szCs w:val="24"/>
          </w:rPr>
          <w:delText>Cov</w:delText>
        </w:r>
        <w:r w:rsidDel="00575799">
          <w:rPr>
            <w:sz w:val="24"/>
            <w:szCs w:val="24"/>
          </w:rPr>
          <w:delText xml:space="preserve"> Kev Npaj Tswj Hwm thiab Kev Lees Paub  Hauv Cheeb Tsam</w:delText>
        </w:r>
      </w:del>
      <w:ins w:id="5525" w:author="year" w:date="2021-07-03T22:07:00Z">
        <w:r>
          <w:rPr>
            <w:sz w:val="24"/>
            <w:szCs w:val="24"/>
          </w:rPr>
          <w:t xml:space="preserve"> Yam Kom Muaj thiab Cov Lus Qhia</w:t>
        </w:r>
      </w:ins>
    </w:p>
    <w:p w14:paraId="5E44F254" w14:textId="77777777" w:rsidR="00AD19E5" w:rsidRPr="00D73A63" w:rsidRDefault="00AD19E5" w:rsidP="00AD19E5">
      <w:pPr>
        <w:spacing w:before="60"/>
        <w:ind w:left="240" w:right="482"/>
        <w:jc w:val="both"/>
      </w:pPr>
      <w:r w:rsidRPr="00D73A63">
        <w:t>Hauv qab no yog cov lus qhia tawm los ntawm xyoo 2018–19 Cov Lus Qhia rau Kev Ntsuam Xyuas Txhua Xyoo ntawm K – 12 Cov Chaw Hauj lwm Saib Xyuas Kev Kawm Hauv Ib Cheeb Tsam thiab Kev Tshaj Tawm Hauv Lub Xeev, uas tau muab los hais txog cov kev cai lij choj rau cov neeg koom nrog hauv txoj kev txhim kho LCAP:</w:t>
      </w:r>
    </w:p>
    <w:p w14:paraId="161165BF" w14:textId="77777777" w:rsidR="00AD19E5" w:rsidRDefault="00AD19E5" w:rsidP="00AD19E5">
      <w:pPr>
        <w:pStyle w:val="BodyText"/>
        <w:spacing w:before="10"/>
        <w:rPr>
          <w:sz w:val="20"/>
        </w:rPr>
      </w:pPr>
    </w:p>
    <w:p w14:paraId="34791313" w14:textId="77777777" w:rsidR="00AD19E5" w:rsidRDefault="00AD19E5" w:rsidP="00AD19E5">
      <w:pPr>
        <w:ind w:left="960"/>
        <w:rPr>
          <w:b/>
          <w:sz w:val="24"/>
        </w:rPr>
      </w:pPr>
      <w:ins w:id="5526" w:author="year" w:date="2021-07-03T22:11:00Z">
        <w:r>
          <w:rPr>
            <w:b/>
            <w:sz w:val="24"/>
          </w:rPr>
          <w:t xml:space="preserve">Kev Npaj Ntawm </w:t>
        </w:r>
      </w:ins>
      <w:r>
        <w:rPr>
          <w:b/>
          <w:sz w:val="24"/>
        </w:rPr>
        <w:t xml:space="preserve">Cov Kev Tswj </w:t>
      </w:r>
      <w:del w:id="5527" w:author="year" w:date="2021-07-03T22:11:00Z">
        <w:r w:rsidDel="00065226">
          <w:rPr>
            <w:b/>
            <w:sz w:val="24"/>
          </w:rPr>
          <w:delText>Hauv Cheeb Tsam thiab Npaj Npaj</w:delText>
        </w:r>
      </w:del>
      <w:ins w:id="5528" w:author="year" w:date="2021-07-03T22:11:00Z">
        <w:r>
          <w:rPr>
            <w:b/>
            <w:sz w:val="24"/>
          </w:rPr>
          <w:t>Thiab Kev Saib Xyuas Hauv Ib Cheeb Tsam</w:t>
        </w:r>
      </w:ins>
    </w:p>
    <w:p w14:paraId="23DD8CB5" w14:textId="77777777" w:rsidR="00AD19E5" w:rsidRPr="00F20680" w:rsidRDefault="00AD19E5" w:rsidP="00AD19E5">
      <w:pPr>
        <w:pStyle w:val="BodyText"/>
        <w:ind w:left="960"/>
        <w:rPr>
          <w:sz w:val="22"/>
          <w:szCs w:val="22"/>
        </w:rPr>
      </w:pPr>
      <w:r w:rsidRPr="00F20680">
        <w:rPr>
          <w:sz w:val="22"/>
          <w:szCs w:val="22"/>
        </w:rPr>
        <w:t>Rau cov chaw lis hauj lwm kev kawm hauv nroog thiab cov tsev kawm hauv nroog nkaus xwb, saib xyuas LEA:</w:t>
      </w:r>
    </w:p>
    <w:p w14:paraId="056BB634" w14:textId="77777777" w:rsidR="00AD19E5" w:rsidRPr="00F20680" w:rsidRDefault="00AD19E5" w:rsidP="00AD19E5">
      <w:pPr>
        <w:pStyle w:val="BodyText"/>
        <w:spacing w:before="10"/>
        <w:rPr>
          <w:sz w:val="22"/>
          <w:szCs w:val="22"/>
        </w:rPr>
      </w:pPr>
    </w:p>
    <w:p w14:paraId="10399015" w14:textId="77777777" w:rsidR="00AD19E5" w:rsidRPr="00F20680" w:rsidRDefault="00AD19E5" w:rsidP="00AD19E5">
      <w:pPr>
        <w:pStyle w:val="ListParagraph"/>
        <w:numPr>
          <w:ilvl w:val="0"/>
          <w:numId w:val="19"/>
        </w:numPr>
        <w:tabs>
          <w:tab w:val="left" w:pos="1680"/>
        </w:tabs>
        <w:ind w:right="363"/>
      </w:pPr>
      <w:r w:rsidRPr="00F20680">
        <w:t xml:space="preserve">Nthuav daim phiaj xwm tswj hwm hauv cheeb tsam thiab lub luag hauj lwm rau cov </w:t>
      </w:r>
      <w:ins w:id="5529" w:author="year" w:date="2021-07-03T22:15:00Z">
        <w:r>
          <w:t xml:space="preserve">pab tswv yim ntawm </w:t>
        </w:r>
      </w:ins>
      <w:r w:rsidRPr="00F20680">
        <w:t xml:space="preserve">niam txiv </w:t>
      </w:r>
      <w:del w:id="5530" w:author="year" w:date="2021-07-03T22:15:00Z">
        <w:r w:rsidRPr="00F20680" w:rsidDel="00065226">
          <w:delText xml:space="preserve">pab tswv yim </w:delText>
        </w:r>
      </w:del>
      <w:r w:rsidRPr="00F20680">
        <w:t>kev pom zoo raws li Kev Kawm Ntawv Txoj Cai tsooj 52062 (a) (1) los sis 52068 (a) (1), raws li qhov tsim nyog.</w:t>
      </w:r>
    </w:p>
    <w:p w14:paraId="0B592909" w14:textId="77777777" w:rsidR="00AD19E5" w:rsidRPr="00F20680" w:rsidRDefault="00AD19E5" w:rsidP="00AD19E5">
      <w:pPr>
        <w:pStyle w:val="BodyText"/>
        <w:spacing w:before="10"/>
        <w:rPr>
          <w:sz w:val="22"/>
          <w:szCs w:val="22"/>
        </w:rPr>
      </w:pPr>
    </w:p>
    <w:p w14:paraId="7687E29B" w14:textId="77777777" w:rsidR="00AD19E5" w:rsidRPr="00F20680" w:rsidRDefault="00AD19E5" w:rsidP="00AD19E5">
      <w:pPr>
        <w:pStyle w:val="ListParagraph"/>
        <w:numPr>
          <w:ilvl w:val="0"/>
          <w:numId w:val="19"/>
        </w:numPr>
        <w:tabs>
          <w:tab w:val="left" w:pos="1680"/>
        </w:tabs>
        <w:ind w:right="336"/>
      </w:pPr>
      <w:r w:rsidRPr="00F20680">
        <w:t>Yog tias tsim nyog, tshaj tawm</w:t>
      </w:r>
      <w:ins w:id="5531" w:author="year" w:date="2021-07-03T22:17:00Z">
        <w:r>
          <w:t xml:space="preserve"> lub phiaj xwm ntawm</w:t>
        </w:r>
      </w:ins>
      <w:r w:rsidRPr="00F20680">
        <w:t xml:space="preserve"> txoj kev tswj hwm </w:t>
      </w:r>
      <w:ins w:id="5532" w:author="year" w:date="2021-07-03T22:18:00Z">
        <w:r>
          <w:t xml:space="preserve">kev saib xyuas </w:t>
        </w:r>
      </w:ins>
      <w:r w:rsidRPr="00F20680">
        <w:t xml:space="preserve">hauv cheeb tsam </w:t>
      </w:r>
      <w:del w:id="5533" w:author="year" w:date="2021-07-03T22:18:00Z">
        <w:r w:rsidRPr="00F20680" w:rsidDel="00745BDF">
          <w:delText xml:space="preserve">thiab kev saib xyuas </w:delText>
        </w:r>
      </w:del>
      <w:del w:id="5534" w:author="year" w:date="2021-07-03T22:19:00Z">
        <w:r w:rsidRPr="00F20680" w:rsidDel="00745BDF">
          <w:delText xml:space="preserve">kom ncaj ncees </w:delText>
        </w:r>
      </w:del>
      <w:r w:rsidRPr="00F20680">
        <w:t xml:space="preserve">rau pawg kws pab tswv yim </w:t>
      </w:r>
      <w:ins w:id="5535" w:author="year" w:date="2021-07-03T22:20:00Z">
        <w:r>
          <w:t xml:space="preserve">kawm lus askiv </w:t>
        </w:r>
      </w:ins>
      <w:r w:rsidRPr="00F20680">
        <w:t>ntawm niam txiv</w:t>
      </w:r>
      <w:del w:id="5536" w:author="year" w:date="2021-07-03T22:19:00Z">
        <w:r w:rsidRPr="00F20680" w:rsidDel="00745BDF">
          <w:delText xml:space="preserve"> pab kawm lus Askiv</w:delText>
        </w:r>
      </w:del>
      <w:r w:rsidRPr="00F20680">
        <w:t>, raws li Txoj Cai Kev Kawm tshooj 52062 (a) (2) los sis 52068 (a) (2), raws li qhov tsim nyog</w:t>
      </w:r>
    </w:p>
    <w:p w14:paraId="560D582E" w14:textId="77777777" w:rsidR="00AD19E5" w:rsidRDefault="00AD19E5" w:rsidP="00AD19E5">
      <w:pPr>
        <w:rPr>
          <w:sz w:val="24"/>
        </w:rPr>
        <w:sectPr w:rsidR="00AD19E5">
          <w:pgSz w:w="15840" w:h="12240" w:orient="landscape"/>
          <w:pgMar w:top="660" w:right="120" w:bottom="560" w:left="120" w:header="0" w:footer="284" w:gutter="0"/>
          <w:cols w:space="720"/>
        </w:sectPr>
      </w:pPr>
    </w:p>
    <w:p w14:paraId="58FCD0EC" w14:textId="77777777" w:rsidR="00AD19E5" w:rsidRPr="003212A3" w:rsidRDefault="00AD19E5" w:rsidP="00AD19E5">
      <w:pPr>
        <w:pStyle w:val="ListParagraph"/>
        <w:numPr>
          <w:ilvl w:val="0"/>
          <w:numId w:val="19"/>
        </w:numPr>
        <w:tabs>
          <w:tab w:val="left" w:pos="1680"/>
        </w:tabs>
        <w:spacing w:before="76"/>
        <w:ind w:right="523"/>
        <w:jc w:val="both"/>
      </w:pPr>
      <w:ins w:id="5537" w:author="year" w:date="2021-07-03T22:21:00Z">
        <w:r>
          <w:lastRenderedPageBreak/>
          <w:t xml:space="preserve">Hais kom cov neeg hauv pab pawg uas muaj cib fim ntawv </w:t>
        </w:r>
      </w:ins>
      <w:ins w:id="5538" w:author="year" w:date="2021-07-03T22:23:00Z">
        <w:r>
          <w:t xml:space="preserve">xa </w:t>
        </w:r>
      </w:ins>
      <w:del w:id="5539" w:author="year" w:date="2021-07-03T22:24:00Z">
        <w:r w:rsidRPr="003212A3" w:rsidDel="00745BDF">
          <w:delText xml:space="preserve">Qhia rau cov tswv cuab ntawm cov pej xeem muaj lub sij hawm los xa </w:delText>
        </w:r>
      </w:del>
      <w:r w:rsidRPr="003212A3">
        <w:t>cov lus hais txog cov kev nqis tes ua tshwj xeeb thiab kev siv nyiaj tau npaj muaj rau hauv kev tswj hwm</w:t>
      </w:r>
      <w:ins w:id="5540" w:author="year" w:date="2021-07-03T22:26:00Z">
        <w:r>
          <w:t xml:space="preserve"> thiab saib xyuas</w:t>
        </w:r>
      </w:ins>
      <w:r w:rsidRPr="003212A3">
        <w:t xml:space="preserve"> hauv ib cheeb tsam </w:t>
      </w:r>
      <w:del w:id="5541" w:author="year" w:date="2021-07-03T22:26:00Z">
        <w:r w:rsidRPr="003212A3" w:rsidDel="00745BDF">
          <w:delText xml:space="preserve">thiab kev npaj saib xyuas </w:delText>
        </w:r>
      </w:del>
      <w:r w:rsidRPr="003212A3">
        <w:t>raws li Txoj Cai Kev Kawm Ntawv tshooj 52062 (a) (3) los sis 52068 (a) (3), raws li qhov tsim nyog.</w:t>
      </w:r>
    </w:p>
    <w:p w14:paraId="75E7E35E" w14:textId="77777777" w:rsidR="00AD19E5" w:rsidRPr="003212A3" w:rsidRDefault="00AD19E5" w:rsidP="00AD19E5">
      <w:pPr>
        <w:pStyle w:val="BodyText"/>
        <w:spacing w:before="10"/>
        <w:rPr>
          <w:sz w:val="22"/>
          <w:szCs w:val="22"/>
        </w:rPr>
      </w:pPr>
    </w:p>
    <w:p w14:paraId="5C0A9418" w14:textId="77777777" w:rsidR="00AD19E5" w:rsidRPr="00F85213" w:rsidRDefault="00AD19E5" w:rsidP="00AD19E5">
      <w:pPr>
        <w:pStyle w:val="ListParagraph"/>
        <w:numPr>
          <w:ilvl w:val="0"/>
          <w:numId w:val="19"/>
        </w:numPr>
        <w:tabs>
          <w:tab w:val="left" w:pos="1680"/>
        </w:tabs>
        <w:jc w:val="both"/>
        <w:rPr>
          <w:sz w:val="20"/>
          <w:szCs w:val="20"/>
        </w:rPr>
      </w:pPr>
      <w:r w:rsidRPr="00F85213">
        <w:rPr>
          <w:sz w:val="20"/>
          <w:szCs w:val="20"/>
        </w:rPr>
        <w:t>Muaj tsawg kawg ib lub rooj sib tham rau pej xeem raws li Txoj Cai Kev Kawm Ntawv tshooj 52062 (b) (1) los sis 52068 (b) (1), raws li qhov tsim nyog.</w:t>
      </w:r>
    </w:p>
    <w:p w14:paraId="1CE03BCE" w14:textId="77777777" w:rsidR="00AD19E5" w:rsidRPr="003212A3" w:rsidRDefault="00AD19E5" w:rsidP="00AD19E5">
      <w:pPr>
        <w:pStyle w:val="BodyText"/>
        <w:spacing w:before="10"/>
        <w:rPr>
          <w:sz w:val="22"/>
          <w:szCs w:val="22"/>
        </w:rPr>
      </w:pPr>
    </w:p>
    <w:p w14:paraId="61631491" w14:textId="77777777" w:rsidR="00AD19E5" w:rsidRPr="003212A3" w:rsidRDefault="00AD19E5" w:rsidP="00AD19E5">
      <w:pPr>
        <w:pStyle w:val="ListParagraph"/>
        <w:numPr>
          <w:ilvl w:val="0"/>
          <w:numId w:val="19"/>
        </w:numPr>
        <w:tabs>
          <w:tab w:val="left" w:pos="1680"/>
        </w:tabs>
        <w:ind w:right="443"/>
        <w:jc w:val="both"/>
      </w:pPr>
      <w:r w:rsidRPr="003212A3">
        <w:t xml:space="preserve">Txais yuav kev tswj hwm </w:t>
      </w:r>
      <w:ins w:id="5542" w:author="year" w:date="2021-07-03T22:29:00Z">
        <w:r>
          <w:t xml:space="preserve">thiab kev saib xyuas </w:t>
        </w:r>
      </w:ins>
      <w:r w:rsidRPr="003212A3">
        <w:t xml:space="preserve">hauv cheeb tsam </w:t>
      </w:r>
      <w:del w:id="5543" w:author="year" w:date="2021-07-03T22:29:00Z">
        <w:r w:rsidRPr="003212A3" w:rsidDel="00DC5D8C">
          <w:delText xml:space="preserve">kev tswj hwm thiab kev saib xyuas </w:delText>
        </w:r>
      </w:del>
      <w:ins w:id="5544" w:author="year" w:date="2021-07-03T22:30:00Z">
        <w:r>
          <w:t xml:space="preserve">rau </w:t>
        </w:r>
      </w:ins>
      <w:r w:rsidRPr="003212A3">
        <w:t>hauv pej xeem kev sib tham raws li Txoj Cai Kev Kawm Ntawv tshooj 52062 (b) (2) los sis 52068 (b) (2), raws li qhov tsim nyog.</w:t>
      </w:r>
    </w:p>
    <w:p w14:paraId="3118EA80" w14:textId="77777777" w:rsidR="00AD19E5" w:rsidRDefault="00AD19E5" w:rsidP="00AD19E5">
      <w:pPr>
        <w:pStyle w:val="BodyText"/>
        <w:spacing w:before="10"/>
        <w:rPr>
          <w:sz w:val="20"/>
        </w:rPr>
      </w:pPr>
    </w:p>
    <w:p w14:paraId="23E8F297" w14:textId="77777777" w:rsidR="00AD19E5" w:rsidRPr="00F82DB3" w:rsidRDefault="00AD19E5" w:rsidP="00AD19E5">
      <w:pPr>
        <w:pStyle w:val="BodyText"/>
        <w:ind w:left="240"/>
        <w:rPr>
          <w:sz w:val="22"/>
          <w:szCs w:val="22"/>
        </w:rPr>
      </w:pPr>
      <w:r w:rsidRPr="00F82DB3">
        <w:rPr>
          <w:b/>
          <w:sz w:val="22"/>
          <w:szCs w:val="22"/>
        </w:rPr>
        <w:t>Kev Tawm Tsam Qhia 1</w:t>
      </w:r>
      <w:r w:rsidRPr="00F82DB3">
        <w:rPr>
          <w:sz w:val="22"/>
          <w:szCs w:val="22"/>
        </w:rPr>
        <w:t xml:space="preserve">: "Cov ntsiab lus ntawm cov neeg muaj feem xyuam ntawm </w:t>
      </w:r>
      <w:del w:id="5545" w:author="year" w:date="2021-07-03T22:32:00Z">
        <w:r w:rsidRPr="00F82DB3" w:rsidDel="00D41524">
          <w:rPr>
            <w:sz w:val="22"/>
            <w:szCs w:val="22"/>
          </w:rPr>
          <w:delText xml:space="preserve">cov txheej txheem </w:delText>
        </w:r>
      </w:del>
      <w:r w:rsidRPr="00F82DB3">
        <w:rPr>
          <w:sz w:val="22"/>
          <w:szCs w:val="22"/>
        </w:rPr>
        <w:t xml:space="preserve">thiab </w:t>
      </w:r>
      <w:del w:id="5546" w:author="year" w:date="2021-07-03T22:33:00Z">
        <w:r w:rsidRPr="00F82DB3" w:rsidDel="00D41524">
          <w:rPr>
            <w:sz w:val="22"/>
            <w:szCs w:val="22"/>
          </w:rPr>
          <w:delText>yuav ua li cas</w:delText>
        </w:r>
      </w:del>
      <w:ins w:id="5547" w:author="year" w:date="2021-07-03T22:33:00Z">
        <w:r>
          <w:rPr>
            <w:sz w:val="22"/>
            <w:szCs w:val="22"/>
          </w:rPr>
          <w:t>qhov uas</w:t>
        </w:r>
      </w:ins>
      <w:ins w:id="5548" w:author="year" w:date="2021-07-03T22:34:00Z">
        <w:r>
          <w:rPr>
            <w:sz w:val="22"/>
            <w:szCs w:val="22"/>
          </w:rPr>
          <w:t xml:space="preserve"> kev</w:t>
        </w:r>
      </w:ins>
      <w:r w:rsidRPr="00F82DB3">
        <w:rPr>
          <w:sz w:val="22"/>
          <w:szCs w:val="22"/>
        </w:rPr>
        <w:t xml:space="preserve"> koom nrog cov neeg muaj feem </w:t>
      </w:r>
      <w:ins w:id="5549" w:author="year" w:date="2021-07-03T22:34:00Z">
        <w:r>
          <w:rPr>
            <w:sz w:val="22"/>
            <w:szCs w:val="22"/>
          </w:rPr>
          <w:t xml:space="preserve">yuav tau txais kev pom zoo ua ntej yuav muaj kev </w:t>
        </w:r>
      </w:ins>
      <w:del w:id="5550" w:author="year" w:date="2021-07-03T22:35:00Z">
        <w:r w:rsidRPr="00F82DB3" w:rsidDel="00D41524">
          <w:rPr>
            <w:sz w:val="22"/>
            <w:szCs w:val="22"/>
          </w:rPr>
          <w:delText xml:space="preserve">koom nrog ua ntej </w:delText>
        </w:r>
      </w:del>
      <w:r w:rsidRPr="00F82DB3">
        <w:rPr>
          <w:sz w:val="22"/>
          <w:szCs w:val="22"/>
        </w:rPr>
        <w:t>txiav txim siab rau LCAP</w:t>
      </w:r>
    </w:p>
    <w:p w14:paraId="3AAF4646" w14:textId="77777777" w:rsidR="00AD19E5" w:rsidRDefault="00AD19E5" w:rsidP="00AD19E5">
      <w:pPr>
        <w:pStyle w:val="BodyText"/>
        <w:spacing w:before="10"/>
        <w:rPr>
          <w:sz w:val="20"/>
        </w:rPr>
      </w:pPr>
    </w:p>
    <w:p w14:paraId="7127C6D7" w14:textId="77777777" w:rsidR="00AD19E5" w:rsidRPr="00314821" w:rsidRDefault="00AD19E5" w:rsidP="00AD19E5">
      <w:pPr>
        <w:pStyle w:val="BodyText"/>
        <w:ind w:left="240" w:right="292"/>
        <w:jc w:val="both"/>
        <w:rPr>
          <w:sz w:val="21"/>
          <w:szCs w:val="21"/>
        </w:rPr>
      </w:pPr>
      <w:r w:rsidRPr="00314821">
        <w:rPr>
          <w:sz w:val="21"/>
          <w:szCs w:val="21"/>
        </w:rPr>
        <w:t xml:space="preserve">Piav qhia txog cov </w:t>
      </w:r>
      <w:ins w:id="5551" w:author="year" w:date="2021-07-03T22:37:00Z">
        <w:r>
          <w:rPr>
            <w:sz w:val="21"/>
            <w:szCs w:val="21"/>
          </w:rPr>
          <w:t xml:space="preserve">txheej txeem </w:t>
        </w:r>
      </w:ins>
      <w:ins w:id="5552" w:author="year" w:date="2021-07-03T22:38:00Z">
        <w:r>
          <w:rPr>
            <w:sz w:val="21"/>
            <w:szCs w:val="21"/>
          </w:rPr>
          <w:t xml:space="preserve">koom tes ntawm cov </w:t>
        </w:r>
      </w:ins>
      <w:r w:rsidRPr="00314821">
        <w:rPr>
          <w:sz w:val="21"/>
          <w:szCs w:val="21"/>
        </w:rPr>
        <w:t xml:space="preserve">neeg muaj feem xyuam </w:t>
      </w:r>
      <w:del w:id="5553" w:author="year" w:date="2021-07-03T22:38:00Z">
        <w:r w:rsidRPr="00314821" w:rsidDel="00D41524">
          <w:rPr>
            <w:sz w:val="21"/>
            <w:szCs w:val="21"/>
          </w:rPr>
          <w:delText xml:space="preserve">koom cov </w:delText>
        </w:r>
      </w:del>
      <w:del w:id="5554" w:author="year" w:date="2021-07-03T22:36:00Z">
        <w:r w:rsidRPr="00314821" w:rsidDel="00D41524">
          <w:rPr>
            <w:sz w:val="21"/>
            <w:szCs w:val="21"/>
          </w:rPr>
          <w:delText xml:space="preserve">txheej txheem </w:delText>
        </w:r>
      </w:del>
      <w:r w:rsidRPr="00314821">
        <w:rPr>
          <w:sz w:val="21"/>
          <w:szCs w:val="21"/>
        </w:rPr>
        <w:t>uas siv los ntawm LEA</w:t>
      </w:r>
      <w:r>
        <w:rPr>
          <w:sz w:val="21"/>
          <w:szCs w:val="21"/>
        </w:rPr>
        <w:t xml:space="preserve"> </w:t>
      </w:r>
      <w:ins w:id="5555" w:author="year" w:date="2021-07-03T22:39:00Z">
        <w:r>
          <w:rPr>
            <w:sz w:val="21"/>
            <w:szCs w:val="21"/>
          </w:rPr>
          <w:t xml:space="preserve">kom muaj feem </w:t>
        </w:r>
      </w:ins>
      <w:r w:rsidRPr="00314821">
        <w:rPr>
          <w:sz w:val="21"/>
          <w:szCs w:val="21"/>
        </w:rPr>
        <w:t xml:space="preserve">nrog cov neeg </w:t>
      </w:r>
      <w:ins w:id="5556" w:author="year" w:date="2021-07-03T22:40:00Z">
        <w:r>
          <w:rPr>
            <w:sz w:val="21"/>
            <w:szCs w:val="21"/>
          </w:rPr>
          <w:t xml:space="preserve">koom tes ntawm </w:t>
        </w:r>
      </w:ins>
      <w:del w:id="5557" w:author="year" w:date="2021-07-03T22:40:00Z">
        <w:r w:rsidRPr="00314821" w:rsidDel="009A363D">
          <w:rPr>
            <w:sz w:val="21"/>
            <w:szCs w:val="21"/>
          </w:rPr>
          <w:delText xml:space="preserve">muaj feem hauv </w:delText>
        </w:r>
      </w:del>
      <w:r w:rsidRPr="00314821">
        <w:rPr>
          <w:sz w:val="21"/>
          <w:szCs w:val="21"/>
        </w:rPr>
        <w:t xml:space="preserve">kev tsim LCAP tus qauv, suav nrog, yam tsawg kawg, piav qhia </w:t>
      </w:r>
      <w:ins w:id="5558" w:author="year" w:date="2021-07-03T22:41:00Z">
        <w:r>
          <w:rPr>
            <w:sz w:val="21"/>
            <w:szCs w:val="21"/>
          </w:rPr>
          <w:t xml:space="preserve">txog qhov </w:t>
        </w:r>
      </w:ins>
      <w:del w:id="5559" w:author="year" w:date="2021-07-03T22:41:00Z">
        <w:r w:rsidRPr="00314821" w:rsidDel="009A363D">
          <w:rPr>
            <w:sz w:val="21"/>
            <w:szCs w:val="21"/>
          </w:rPr>
          <w:delText>tias</w:delText>
        </w:r>
      </w:del>
      <w:r w:rsidRPr="00314821">
        <w:rPr>
          <w:sz w:val="21"/>
          <w:szCs w:val="21"/>
        </w:rPr>
        <w:t xml:space="preserve"> LEA </w:t>
      </w:r>
      <w:ins w:id="5560" w:author="year" w:date="2021-07-03T22:43:00Z">
        <w:r>
          <w:rPr>
            <w:sz w:val="21"/>
            <w:szCs w:val="21"/>
          </w:rPr>
          <w:t xml:space="preserve">tau nws lub lwj chim ntawm kev </w:t>
        </w:r>
      </w:ins>
      <w:del w:id="5561" w:author="year" w:date="2021-07-03T22:41:00Z">
        <w:r w:rsidRPr="00314821" w:rsidDel="009A363D">
          <w:rPr>
            <w:sz w:val="21"/>
            <w:szCs w:val="21"/>
          </w:rPr>
          <w:delText>ua tau li cas thiaj</w:delText>
        </w:r>
        <w:r w:rsidDel="009A363D">
          <w:rPr>
            <w:sz w:val="21"/>
            <w:szCs w:val="21"/>
          </w:rPr>
          <w:delText xml:space="preserve"> </w:delText>
        </w:r>
      </w:del>
      <w:r w:rsidRPr="00314821">
        <w:rPr>
          <w:sz w:val="21"/>
          <w:szCs w:val="21"/>
        </w:rPr>
        <w:t xml:space="preserve">sab laj nrog txhua pawg neeg muaj feem xyuam uas tsim nyog raws li siv rau LEA. Cov lus teb txaus rau qhov tshwm sim no yuav tsum muaj cov ncauj lus ntau yam txog </w:t>
      </w:r>
      <w:ins w:id="5562" w:author="year" w:date="2021-07-03T22:46:00Z">
        <w:r>
          <w:rPr>
            <w:sz w:val="21"/>
            <w:szCs w:val="21"/>
          </w:rPr>
          <w:t>cov</w:t>
        </w:r>
      </w:ins>
      <w:del w:id="5563" w:author="year" w:date="2021-07-03T22:46:00Z">
        <w:r w:rsidDel="009A363D">
          <w:rPr>
            <w:sz w:val="21"/>
            <w:szCs w:val="21"/>
          </w:rPr>
          <w:delText>kev</w:delText>
        </w:r>
        <w:r w:rsidRPr="00314821" w:rsidDel="009A363D">
          <w:rPr>
            <w:sz w:val="21"/>
            <w:szCs w:val="21"/>
          </w:rPr>
          <w:delText xml:space="preserve"> ncua </w:delText>
        </w:r>
        <w:r w:rsidDel="009A363D">
          <w:rPr>
            <w:sz w:val="21"/>
            <w:szCs w:val="21"/>
          </w:rPr>
          <w:delText xml:space="preserve">lub </w:delText>
        </w:r>
      </w:del>
      <w:r w:rsidRPr="00314821">
        <w:rPr>
          <w:sz w:val="21"/>
          <w:szCs w:val="21"/>
        </w:rPr>
        <w:t>sij hawm ntawm cov txheej txheem thiab cov rooj sib tham los sis lwm cov tswv yim sib koom nrog cov neeg muaj feem. Cov lus teb kuj tseem yuav suav nrog cov ntaub ntawv hais txog LEA kev xav txog kev koom tes nrog cov koom nrog.</w:t>
      </w:r>
    </w:p>
    <w:p w14:paraId="1E041706" w14:textId="77777777" w:rsidR="00AD19E5" w:rsidRDefault="00AD19E5" w:rsidP="00AD19E5">
      <w:pPr>
        <w:pStyle w:val="BodyText"/>
        <w:spacing w:before="10"/>
        <w:rPr>
          <w:sz w:val="20"/>
        </w:rPr>
      </w:pPr>
    </w:p>
    <w:p w14:paraId="1DF410D5" w14:textId="77777777" w:rsidR="00AD19E5" w:rsidRPr="00F94BAF" w:rsidRDefault="00AD19E5" w:rsidP="00AD19E5">
      <w:pPr>
        <w:pStyle w:val="BodyText"/>
        <w:ind w:left="240"/>
        <w:rPr>
          <w:sz w:val="22"/>
          <w:szCs w:val="22"/>
        </w:rPr>
      </w:pPr>
      <w:r w:rsidRPr="00F94BAF">
        <w:rPr>
          <w:b/>
          <w:sz w:val="22"/>
          <w:szCs w:val="22"/>
        </w:rPr>
        <w:t>Kev Tawm Tsam Qhia 2</w:t>
      </w:r>
      <w:r w:rsidRPr="00F94BAF">
        <w:rPr>
          <w:sz w:val="22"/>
          <w:szCs w:val="22"/>
        </w:rPr>
        <w:t xml:space="preserve">: “Cov ntsiab lus ntawm cov lus </w:t>
      </w:r>
      <w:ins w:id="5564" w:author="year" w:date="2021-07-03T22:49:00Z">
        <w:r>
          <w:rPr>
            <w:sz w:val="22"/>
            <w:szCs w:val="22"/>
          </w:rPr>
          <w:t xml:space="preserve">qhuab qhia uas yog </w:t>
        </w:r>
      </w:ins>
      <w:ins w:id="5565" w:author="year" w:date="2021-07-03T22:50:00Z">
        <w:r>
          <w:rPr>
            <w:sz w:val="22"/>
            <w:szCs w:val="22"/>
          </w:rPr>
          <w:t xml:space="preserve">muab </w:t>
        </w:r>
      </w:ins>
      <w:ins w:id="5566" w:author="year" w:date="2021-07-03T22:49:00Z">
        <w:r>
          <w:rPr>
            <w:sz w:val="22"/>
            <w:szCs w:val="22"/>
          </w:rPr>
          <w:t xml:space="preserve">los ntawm pab pawg </w:t>
        </w:r>
      </w:ins>
      <w:ins w:id="5567" w:author="year" w:date="2021-07-03T22:50:00Z">
        <w:r>
          <w:rPr>
            <w:sz w:val="22"/>
            <w:szCs w:val="22"/>
          </w:rPr>
          <w:t xml:space="preserve">koom tes </w:t>
        </w:r>
      </w:ins>
      <w:del w:id="5568" w:author="year" w:date="2021-07-03T22:49:00Z">
        <w:r w:rsidRPr="00F94BAF" w:rsidDel="00276465">
          <w:rPr>
            <w:sz w:val="22"/>
            <w:szCs w:val="22"/>
          </w:rPr>
          <w:delText>tawm tswv yim yog muab los ntawm tej pawg neeg muaj feem xyuam nrog</w:delText>
        </w:r>
      </w:del>
      <w:r w:rsidRPr="00F94BAF">
        <w:rPr>
          <w:sz w:val="22"/>
          <w:szCs w:val="22"/>
        </w:rPr>
        <w:t>.”</w:t>
      </w:r>
    </w:p>
    <w:p w14:paraId="37367214" w14:textId="77777777" w:rsidR="00AD19E5" w:rsidRDefault="00AD19E5" w:rsidP="00AD19E5">
      <w:pPr>
        <w:pStyle w:val="BodyText"/>
        <w:spacing w:before="10"/>
        <w:rPr>
          <w:sz w:val="20"/>
        </w:rPr>
      </w:pPr>
    </w:p>
    <w:p w14:paraId="3EC333AB" w14:textId="77777777" w:rsidR="00AD19E5" w:rsidRPr="00FC2026" w:rsidRDefault="00AD19E5" w:rsidP="00AD19E5">
      <w:pPr>
        <w:pStyle w:val="BodyText"/>
        <w:ind w:left="240" w:right="452"/>
        <w:jc w:val="both"/>
        <w:rPr>
          <w:sz w:val="22"/>
          <w:szCs w:val="22"/>
        </w:rPr>
      </w:pPr>
      <w:ins w:id="5569" w:author="year" w:date="2021-07-03T22:51:00Z">
        <w:r>
          <w:rPr>
            <w:sz w:val="22"/>
            <w:szCs w:val="22"/>
          </w:rPr>
          <w:t>Ntuav c</w:t>
        </w:r>
        <w:r w:rsidRPr="00F94BAF">
          <w:rPr>
            <w:sz w:val="22"/>
            <w:szCs w:val="22"/>
          </w:rPr>
          <w:t xml:space="preserve">ov ntsiab lus ntawm cov lus </w:t>
        </w:r>
        <w:r>
          <w:rPr>
            <w:sz w:val="22"/>
            <w:szCs w:val="22"/>
          </w:rPr>
          <w:t xml:space="preserve">qhuab qhia uas yog muab los ntawm pab pawg koom tes </w:t>
        </w:r>
        <w:r w:rsidRPr="00F94BAF">
          <w:rPr>
            <w:sz w:val="22"/>
            <w:szCs w:val="22"/>
          </w:rPr>
          <w:t>.”</w:t>
        </w:r>
      </w:ins>
      <w:del w:id="5570" w:author="year" w:date="2021-07-03T22:50:00Z">
        <w:r w:rsidRPr="00FC2026" w:rsidDel="00276465">
          <w:rPr>
            <w:sz w:val="22"/>
            <w:szCs w:val="22"/>
          </w:rPr>
          <w:delText>Piav qhia thiab piav lub ntsiab ntawm cov ntsiab lus koom nrog cov neeg muaj feem xyuam tshwj xeeb</w:delText>
        </w:r>
      </w:del>
      <w:r w:rsidRPr="00FC2026">
        <w:rPr>
          <w:sz w:val="22"/>
          <w:szCs w:val="22"/>
        </w:rPr>
        <w:t xml:space="preserve">. Cov lus teb txaus rau qhov tshwm sim tam sim no yuav qhia cov tswv yim, </w:t>
      </w:r>
      <w:ins w:id="5571" w:author="year" w:date="2021-07-03T22:53:00Z">
        <w:r>
          <w:rPr>
            <w:sz w:val="22"/>
            <w:szCs w:val="22"/>
          </w:rPr>
          <w:t xml:space="preserve">ncauj ke </w:t>
        </w:r>
      </w:ins>
      <w:del w:id="5572" w:author="year" w:date="2021-07-03T22:53:00Z">
        <w:r w:rsidRPr="00FC2026" w:rsidDel="00276465">
          <w:rPr>
            <w:sz w:val="22"/>
            <w:szCs w:val="22"/>
          </w:rPr>
          <w:delText>tiam sis</w:delText>
        </w:r>
      </w:del>
      <w:r w:rsidRPr="00FC2026">
        <w:rPr>
          <w:sz w:val="22"/>
          <w:szCs w:val="22"/>
        </w:rPr>
        <w:t xml:space="preserve">, los sis cov </w:t>
      </w:r>
      <w:del w:id="5573" w:author="year" w:date="2021-07-03T22:54:00Z">
        <w:r w:rsidRPr="00FC2026" w:rsidDel="00276465">
          <w:rPr>
            <w:sz w:val="22"/>
            <w:szCs w:val="22"/>
          </w:rPr>
          <w:delText>tswv yim</w:delText>
        </w:r>
      </w:del>
      <w:ins w:id="5574" w:author="year" w:date="2021-07-03T22:54:00Z">
        <w:r>
          <w:rPr>
            <w:sz w:val="22"/>
            <w:szCs w:val="22"/>
          </w:rPr>
          <w:t xml:space="preserve"> kev ntxiv</w:t>
        </w:r>
      </w:ins>
      <w:r w:rsidRPr="00FC2026">
        <w:rPr>
          <w:sz w:val="22"/>
          <w:szCs w:val="22"/>
        </w:rPr>
        <w:t xml:space="preserve"> uas tshwm sim los ntawm kev tshuaj ntsuam ntawm cov lus </w:t>
      </w:r>
      <w:ins w:id="5575" w:author="year" w:date="2021-07-03T22:55:00Z">
        <w:r>
          <w:rPr>
            <w:sz w:val="22"/>
            <w:szCs w:val="22"/>
          </w:rPr>
          <w:t xml:space="preserve">qhuab qhia </w:t>
        </w:r>
      </w:ins>
      <w:del w:id="5576" w:author="year" w:date="2021-07-03T22:55:00Z">
        <w:r w:rsidRPr="00FC2026" w:rsidDel="00276465">
          <w:rPr>
            <w:sz w:val="22"/>
            <w:szCs w:val="22"/>
          </w:rPr>
          <w:delText xml:space="preserve">pom zoo </w:delText>
        </w:r>
      </w:del>
      <w:ins w:id="5577" w:author="year" w:date="2021-07-03T22:55:00Z">
        <w:r>
          <w:rPr>
            <w:sz w:val="22"/>
            <w:szCs w:val="22"/>
          </w:rPr>
          <w:t xml:space="preserve">uas </w:t>
        </w:r>
      </w:ins>
      <w:r w:rsidRPr="00FC2026">
        <w:rPr>
          <w:sz w:val="22"/>
          <w:szCs w:val="22"/>
        </w:rPr>
        <w:t>tau txais los ntawm cov neeg muaj feem xyuam.</w:t>
      </w:r>
    </w:p>
    <w:p w14:paraId="61A20F1F" w14:textId="77777777" w:rsidR="00AD19E5" w:rsidRDefault="00AD19E5" w:rsidP="00AD19E5">
      <w:pPr>
        <w:pStyle w:val="BodyText"/>
        <w:spacing w:before="10"/>
        <w:rPr>
          <w:sz w:val="20"/>
        </w:rPr>
      </w:pPr>
    </w:p>
    <w:p w14:paraId="212AF699" w14:textId="77777777" w:rsidR="00AD19E5" w:rsidRPr="00D647D9" w:rsidRDefault="00AD19E5" w:rsidP="00AD19E5">
      <w:pPr>
        <w:pStyle w:val="BodyText"/>
        <w:ind w:left="240"/>
        <w:jc w:val="both"/>
        <w:rPr>
          <w:sz w:val="22"/>
          <w:szCs w:val="22"/>
        </w:rPr>
      </w:pPr>
      <w:r w:rsidRPr="00D647D9">
        <w:rPr>
          <w:b/>
          <w:sz w:val="22"/>
          <w:szCs w:val="22"/>
        </w:rPr>
        <w:t>Kev Tawm Tsam Qhia 3</w:t>
      </w:r>
      <w:r w:rsidRPr="00D647D9">
        <w:rPr>
          <w:sz w:val="22"/>
          <w:szCs w:val="22"/>
        </w:rPr>
        <w:t xml:space="preserve">: "Cov lus piav qhia txog txhua yam ntawm LCAP uas raug cuam tshuam los ntawm </w:t>
      </w:r>
      <w:ins w:id="5578" w:author="year" w:date="2021-07-03T22:57:00Z">
        <w:r>
          <w:rPr>
            <w:sz w:val="22"/>
            <w:szCs w:val="22"/>
          </w:rPr>
          <w:t xml:space="preserve">kev ntxiv ntawm </w:t>
        </w:r>
      </w:ins>
      <w:r w:rsidRPr="00D647D9">
        <w:rPr>
          <w:sz w:val="22"/>
          <w:szCs w:val="22"/>
        </w:rPr>
        <w:t>cov neeg muaj feem xyuam</w:t>
      </w:r>
      <w:del w:id="5579" w:author="year" w:date="2021-07-03T22:57:00Z">
        <w:r w:rsidRPr="00D647D9" w:rsidDel="00276465">
          <w:rPr>
            <w:sz w:val="22"/>
            <w:szCs w:val="22"/>
          </w:rPr>
          <w:delText xml:space="preserve"> tshwj xeeb</w:delText>
        </w:r>
      </w:del>
      <w:r w:rsidRPr="00D647D9">
        <w:rPr>
          <w:sz w:val="22"/>
          <w:szCs w:val="22"/>
        </w:rPr>
        <w:t>."</w:t>
      </w:r>
    </w:p>
    <w:p w14:paraId="0843195C" w14:textId="77777777" w:rsidR="00AD19E5" w:rsidRDefault="00AD19E5" w:rsidP="00AD19E5">
      <w:pPr>
        <w:pStyle w:val="BodyText"/>
        <w:spacing w:before="10"/>
        <w:rPr>
          <w:sz w:val="20"/>
        </w:rPr>
      </w:pPr>
    </w:p>
    <w:p w14:paraId="1130A6BB" w14:textId="77777777" w:rsidR="00AD19E5" w:rsidRPr="00361798" w:rsidRDefault="00AD19E5" w:rsidP="00AD19E5">
      <w:pPr>
        <w:pStyle w:val="BodyText"/>
        <w:ind w:left="240" w:right="278"/>
        <w:jc w:val="both"/>
        <w:rPr>
          <w:sz w:val="21"/>
          <w:szCs w:val="21"/>
        </w:rPr>
      </w:pPr>
      <w:r w:rsidRPr="00314821">
        <w:rPr>
          <w:sz w:val="21"/>
          <w:szCs w:val="21"/>
        </w:rPr>
        <w:t xml:space="preserve">Cov lus teb txaus rau qhov tshwm sim no yuav ua rau cov muaj feem xyuam thiab cov pej xeem paub meej, cov </w:t>
      </w:r>
      <w:ins w:id="5580" w:author="year" w:date="2021-07-03T22:59:00Z">
        <w:r>
          <w:rPr>
            <w:sz w:val="21"/>
            <w:szCs w:val="21"/>
          </w:rPr>
          <w:t xml:space="preserve">xwm qhia txog ntawm </w:t>
        </w:r>
      </w:ins>
      <w:ins w:id="5581" w:author="year" w:date="2021-07-03T23:01:00Z">
        <w:r>
          <w:rPr>
            <w:sz w:val="21"/>
            <w:szCs w:val="21"/>
          </w:rPr>
          <w:t xml:space="preserve">txoj kev uas cov muaj feem koom tes </w:t>
        </w:r>
      </w:ins>
      <w:ins w:id="5582" w:author="year" w:date="2021-07-03T23:02:00Z">
        <w:r>
          <w:rPr>
            <w:sz w:val="21"/>
            <w:szCs w:val="21"/>
          </w:rPr>
          <w:t xml:space="preserve">cuam tshuam txog kev txhim kho LCAP. </w:t>
        </w:r>
      </w:ins>
      <w:del w:id="5583" w:author="year" w:date="2021-07-03T23:02:00Z">
        <w:r w:rsidRPr="00314821" w:rsidDel="00F615F8">
          <w:rPr>
            <w:sz w:val="21"/>
            <w:szCs w:val="21"/>
          </w:rPr>
          <w:delText xml:space="preserve">lus qhia meej txog yuav ua li cas tus txheej txheem cov neeg koom nrog uas cuam tshuam txoj kev txhim kho ntawm LCAP </w:delText>
        </w:r>
      </w:del>
      <w:r w:rsidRPr="00314821">
        <w:rPr>
          <w:sz w:val="21"/>
          <w:szCs w:val="21"/>
        </w:rPr>
        <w:t>Cov lus teb yuav tsum piav qhia txog yam nyob rau hauv LCAP uas tau raug cuam tshuam los yog tsim kho qhov kev teb rau cov neeg muaj feem xyuam cov lus taw qhia uas tau teb rau Qhov Kev Tshaj Tawm 2. Qhov no suav nrog kev piav qhia txog LEA kev saib xyuas cov neeg muaj feem xyuam li cas raws li cov peev nyiaj muaj los yog lwm qhov kev txiav txim siab ua ntej thaj chaw ntawm kev ua hauj lwm hauv LCAP</w:t>
      </w:r>
      <w:ins w:id="5584" w:author="year" w:date="2021-07-03T23:04:00Z">
        <w:r>
          <w:rPr>
            <w:sz w:val="21"/>
            <w:szCs w:val="21"/>
          </w:rPr>
          <w:t>.</w:t>
        </w:r>
      </w:ins>
      <w:r w:rsidRPr="00314821">
        <w:rPr>
          <w:sz w:val="21"/>
          <w:szCs w:val="21"/>
        </w:rPr>
        <w:t xml:space="preserve"> Rau lub hom phiaj ntawm qhov tshwm sim no, "yam ntxwv" ntawm LCAP uas tau raug cuam tshuam los ntawm cov neeg muaj feem xyuam cov tswv yim tuaj yeem suav nrog, tab sis tsis tas rau:</w:t>
      </w:r>
    </w:p>
    <w:p w14:paraId="12791247" w14:textId="77777777" w:rsidR="00AD19E5" w:rsidRPr="000B3588" w:rsidRDefault="00AD19E5" w:rsidP="00AD19E5">
      <w:pPr>
        <w:pStyle w:val="ListParagraph"/>
        <w:numPr>
          <w:ilvl w:val="2"/>
          <w:numId w:val="21"/>
        </w:numPr>
        <w:tabs>
          <w:tab w:val="left" w:pos="959"/>
          <w:tab w:val="left" w:pos="960"/>
        </w:tabs>
        <w:spacing w:before="100" w:line="293" w:lineRule="exact"/>
        <w:rPr>
          <w:rFonts w:ascii="Symbol" w:hAnsi="Symbol"/>
          <w:sz w:val="21"/>
          <w:szCs w:val="21"/>
        </w:rPr>
      </w:pPr>
      <w:ins w:id="5585" w:author="year" w:date="2021-07-03T23:11:00Z">
        <w:r>
          <w:rPr>
            <w:sz w:val="21"/>
            <w:szCs w:val="21"/>
          </w:rPr>
          <w:t xml:space="preserve">Suav nrog </w:t>
        </w:r>
      </w:ins>
      <w:ins w:id="5586" w:author="year" w:date="2021-07-03T23:06:00Z">
        <w:r>
          <w:rPr>
            <w:sz w:val="21"/>
            <w:szCs w:val="21"/>
          </w:rPr>
          <w:t xml:space="preserve">lus ntawm lub hom phiaj los sis kev txiav txim siab kom raws lub hom phiaj </w:t>
        </w:r>
      </w:ins>
      <w:del w:id="5587" w:author="year" w:date="2021-07-03T23:06:00Z">
        <w:r w:rsidDel="00F615F8">
          <w:rPr>
            <w:sz w:val="21"/>
            <w:szCs w:val="21"/>
          </w:rPr>
          <w:delText>S</w:delText>
        </w:r>
        <w:r w:rsidRPr="000B3588" w:rsidDel="00F615F8">
          <w:rPr>
            <w:sz w:val="21"/>
            <w:szCs w:val="21"/>
          </w:rPr>
          <w:delText xml:space="preserve">uav nrog </w:delText>
        </w:r>
        <w:r w:rsidDel="00F615F8">
          <w:rPr>
            <w:sz w:val="21"/>
            <w:szCs w:val="21"/>
          </w:rPr>
          <w:delText xml:space="preserve">ntawm </w:delText>
        </w:r>
      </w:del>
      <w:del w:id="5588" w:author="year" w:date="2021-07-03T23:09:00Z">
        <w:r w:rsidRPr="000B3588" w:rsidDel="007C3873">
          <w:rPr>
            <w:sz w:val="21"/>
            <w:szCs w:val="21"/>
          </w:rPr>
          <w:delText>lub hom phiaj los</w:delText>
        </w:r>
        <w:r w:rsidDel="007C3873">
          <w:rPr>
            <w:sz w:val="21"/>
            <w:szCs w:val="21"/>
          </w:rPr>
          <w:delText xml:space="preserve"> </w:delText>
        </w:r>
        <w:r w:rsidRPr="000B3588" w:rsidDel="007C3873">
          <w:rPr>
            <w:sz w:val="21"/>
            <w:szCs w:val="21"/>
          </w:rPr>
          <w:delText xml:space="preserve">sis kev txiav txim siab kom mus ua kom pom Lub Hom Phiaj </w:delText>
        </w:r>
      </w:del>
      <w:r w:rsidRPr="000B3588">
        <w:rPr>
          <w:sz w:val="21"/>
          <w:szCs w:val="21"/>
        </w:rPr>
        <w:t>(raws li tau piav qhia hauv qab no)</w:t>
      </w:r>
    </w:p>
    <w:p w14:paraId="49BEE610" w14:textId="77777777" w:rsidR="00AD19E5" w:rsidRPr="000B3588" w:rsidRDefault="00AD19E5" w:rsidP="00AD19E5">
      <w:pPr>
        <w:pStyle w:val="ListParagraph"/>
        <w:numPr>
          <w:ilvl w:val="2"/>
          <w:numId w:val="21"/>
        </w:numPr>
        <w:tabs>
          <w:tab w:val="left" w:pos="959"/>
          <w:tab w:val="left" w:pos="960"/>
        </w:tabs>
        <w:spacing w:line="292" w:lineRule="exact"/>
        <w:rPr>
          <w:rFonts w:ascii="Symbol" w:hAnsi="Symbol"/>
          <w:sz w:val="21"/>
          <w:szCs w:val="21"/>
        </w:rPr>
      </w:pPr>
      <w:r>
        <w:rPr>
          <w:sz w:val="21"/>
          <w:szCs w:val="21"/>
        </w:rPr>
        <w:t>Suav nrog</w:t>
      </w:r>
      <w:r w:rsidRPr="000B3588">
        <w:rPr>
          <w:sz w:val="21"/>
          <w:szCs w:val="21"/>
        </w:rPr>
        <w:t xml:space="preserve"> </w:t>
      </w:r>
      <w:r w:rsidRPr="003F63FF">
        <w:rPr>
          <w:sz w:val="21"/>
          <w:szCs w:val="21"/>
        </w:rPr>
        <w:t>ntawm kev ntsuas dua lwm txoj kev ntsuas</w:t>
      </w:r>
      <w:r>
        <w:rPr>
          <w:sz w:val="21"/>
          <w:szCs w:val="21"/>
        </w:rPr>
        <w:t xml:space="preserve"> uas xav tau</w:t>
      </w:r>
    </w:p>
    <w:p w14:paraId="3B8CDD76" w14:textId="77777777" w:rsidR="00AD19E5" w:rsidRPr="000B3588" w:rsidRDefault="00AD19E5" w:rsidP="00AD19E5">
      <w:pPr>
        <w:pStyle w:val="ListParagraph"/>
        <w:numPr>
          <w:ilvl w:val="2"/>
          <w:numId w:val="21"/>
        </w:numPr>
        <w:tabs>
          <w:tab w:val="left" w:pos="959"/>
          <w:tab w:val="left" w:pos="960"/>
        </w:tabs>
        <w:spacing w:line="292" w:lineRule="exact"/>
        <w:rPr>
          <w:rFonts w:ascii="Symbol" w:hAnsi="Symbol"/>
          <w:sz w:val="21"/>
          <w:szCs w:val="21"/>
        </w:rPr>
      </w:pPr>
      <w:r w:rsidRPr="000B3588">
        <w:rPr>
          <w:sz w:val="21"/>
          <w:szCs w:val="21"/>
        </w:rPr>
        <w:t>Kev txiav txim siab ntawm cov txiaj ntsig xav tau ntawm los</w:t>
      </w:r>
      <w:r>
        <w:rPr>
          <w:sz w:val="21"/>
          <w:szCs w:val="21"/>
        </w:rPr>
        <w:t xml:space="preserve"> </w:t>
      </w:r>
      <w:r w:rsidRPr="000B3588">
        <w:rPr>
          <w:sz w:val="21"/>
          <w:szCs w:val="21"/>
        </w:rPr>
        <w:t>sis ntau qhov kev ntsua</w:t>
      </w:r>
      <w:r>
        <w:rPr>
          <w:sz w:val="21"/>
          <w:szCs w:val="21"/>
        </w:rPr>
        <w:t>s</w:t>
      </w:r>
    </w:p>
    <w:p w14:paraId="2618D60E" w14:textId="77777777" w:rsidR="00AD19E5" w:rsidRPr="000B3588" w:rsidRDefault="00AD19E5" w:rsidP="00AD19E5">
      <w:pPr>
        <w:pStyle w:val="ListParagraph"/>
        <w:numPr>
          <w:ilvl w:val="2"/>
          <w:numId w:val="21"/>
        </w:numPr>
        <w:tabs>
          <w:tab w:val="left" w:pos="959"/>
          <w:tab w:val="left" w:pos="960"/>
        </w:tabs>
        <w:spacing w:line="292" w:lineRule="exact"/>
        <w:rPr>
          <w:rFonts w:ascii="Symbol" w:hAnsi="Symbol"/>
          <w:sz w:val="21"/>
          <w:szCs w:val="21"/>
        </w:rPr>
      </w:pPr>
      <w:r>
        <w:rPr>
          <w:sz w:val="21"/>
          <w:szCs w:val="21"/>
        </w:rPr>
        <w:t>Suav nrog ntawm</w:t>
      </w:r>
      <w:r w:rsidRPr="000B3588">
        <w:rPr>
          <w:sz w:val="21"/>
          <w:szCs w:val="21"/>
        </w:rPr>
        <w:t xml:space="preserve"> kev ua tau zoo los ntawm</w:t>
      </w:r>
      <w:r>
        <w:rPr>
          <w:sz w:val="21"/>
          <w:szCs w:val="21"/>
        </w:rPr>
        <w:t xml:space="preserve"> ib</w:t>
      </w:r>
      <w:r w:rsidRPr="000B3588">
        <w:rPr>
          <w:sz w:val="21"/>
          <w:szCs w:val="21"/>
        </w:rPr>
        <w:t xml:space="preserve"> los</w:t>
      </w:r>
      <w:r>
        <w:rPr>
          <w:sz w:val="21"/>
          <w:szCs w:val="21"/>
        </w:rPr>
        <w:t xml:space="preserve"> </w:t>
      </w:r>
      <w:r w:rsidRPr="000B3588">
        <w:rPr>
          <w:sz w:val="21"/>
          <w:szCs w:val="21"/>
        </w:rPr>
        <w:t xml:space="preserve">sis ntau pawg tub ntxhais kawm hauv Kev Ntsuas thiab Kev Ntsuas Kev Tshaj Tawm </w:t>
      </w:r>
      <w:r>
        <w:rPr>
          <w:sz w:val="21"/>
          <w:szCs w:val="21"/>
        </w:rPr>
        <w:t>Ua</w:t>
      </w:r>
      <w:r w:rsidRPr="000B3588">
        <w:rPr>
          <w:sz w:val="21"/>
          <w:szCs w:val="21"/>
        </w:rPr>
        <w:t xml:space="preserve"> Ntu</w:t>
      </w:r>
      <w:r>
        <w:rPr>
          <w:sz w:val="21"/>
          <w:szCs w:val="21"/>
        </w:rPr>
        <w:t xml:space="preserve"> Zus</w:t>
      </w:r>
    </w:p>
    <w:p w14:paraId="21D896ED" w14:textId="77777777" w:rsidR="00AD19E5" w:rsidRPr="000B3588" w:rsidRDefault="00AD19E5" w:rsidP="00AD19E5">
      <w:pPr>
        <w:pStyle w:val="ListParagraph"/>
        <w:numPr>
          <w:ilvl w:val="2"/>
          <w:numId w:val="21"/>
        </w:numPr>
        <w:tabs>
          <w:tab w:val="left" w:pos="959"/>
          <w:tab w:val="left" w:pos="960"/>
        </w:tabs>
        <w:spacing w:line="292" w:lineRule="exact"/>
        <w:rPr>
          <w:rFonts w:ascii="Symbol" w:hAnsi="Symbol"/>
          <w:sz w:val="21"/>
          <w:szCs w:val="21"/>
        </w:rPr>
      </w:pPr>
      <w:r>
        <w:rPr>
          <w:sz w:val="21"/>
          <w:szCs w:val="21"/>
        </w:rPr>
        <w:t>Suav nrog ntawm</w:t>
      </w:r>
      <w:r w:rsidRPr="000B3588">
        <w:rPr>
          <w:sz w:val="21"/>
          <w:szCs w:val="21"/>
        </w:rPr>
        <w:t xml:space="preserve"> kev ua (s) los yog pawg ua</w:t>
      </w:r>
    </w:p>
    <w:p w14:paraId="0D22D2A6" w14:textId="77777777" w:rsidR="00AD19E5" w:rsidRPr="000B3588" w:rsidRDefault="00AD19E5" w:rsidP="00AD19E5">
      <w:pPr>
        <w:pStyle w:val="ListParagraph"/>
        <w:numPr>
          <w:ilvl w:val="2"/>
          <w:numId w:val="21"/>
        </w:numPr>
        <w:tabs>
          <w:tab w:val="left" w:pos="959"/>
          <w:tab w:val="left" w:pos="960"/>
        </w:tabs>
        <w:spacing w:line="292" w:lineRule="exact"/>
        <w:rPr>
          <w:rFonts w:ascii="Symbol" w:hAnsi="Symbol"/>
          <w:sz w:val="21"/>
          <w:szCs w:val="21"/>
        </w:rPr>
      </w:pPr>
      <w:r w:rsidRPr="000B3588">
        <w:rPr>
          <w:sz w:val="21"/>
          <w:szCs w:val="21"/>
        </w:rPr>
        <w:t>Kev tshem tawm ntawm kev ua los</w:t>
      </w:r>
      <w:r>
        <w:rPr>
          <w:sz w:val="21"/>
          <w:szCs w:val="21"/>
        </w:rPr>
        <w:t xml:space="preserve"> </w:t>
      </w:r>
      <w:r w:rsidRPr="000B3588">
        <w:rPr>
          <w:sz w:val="21"/>
          <w:szCs w:val="21"/>
        </w:rPr>
        <w:t>sis pab pawg</w:t>
      </w:r>
    </w:p>
    <w:p w14:paraId="0BF7E7E6" w14:textId="77777777" w:rsidR="00AD19E5" w:rsidRPr="000B3588" w:rsidRDefault="00AD19E5" w:rsidP="00AD19E5">
      <w:pPr>
        <w:pStyle w:val="ListParagraph"/>
        <w:numPr>
          <w:ilvl w:val="2"/>
          <w:numId w:val="21"/>
        </w:numPr>
        <w:tabs>
          <w:tab w:val="left" w:pos="959"/>
          <w:tab w:val="left" w:pos="960"/>
        </w:tabs>
        <w:spacing w:line="292" w:lineRule="exact"/>
        <w:rPr>
          <w:rFonts w:ascii="Symbol" w:hAnsi="Symbol"/>
          <w:sz w:val="21"/>
          <w:szCs w:val="21"/>
        </w:rPr>
      </w:pPr>
      <w:r w:rsidRPr="000B3588">
        <w:rPr>
          <w:sz w:val="21"/>
          <w:szCs w:val="21"/>
        </w:rPr>
        <w:t>Hloov pauv mus rau theem ntawm cov kev siv nyiaj rau ib qho los</w:t>
      </w:r>
      <w:r>
        <w:rPr>
          <w:sz w:val="21"/>
          <w:szCs w:val="21"/>
        </w:rPr>
        <w:t xml:space="preserve"> </w:t>
      </w:r>
      <w:r w:rsidRPr="000B3588">
        <w:rPr>
          <w:sz w:val="21"/>
          <w:szCs w:val="21"/>
        </w:rPr>
        <w:t>sis ntau qhov nqis tes ua</w:t>
      </w:r>
    </w:p>
    <w:p w14:paraId="408821DF" w14:textId="77777777" w:rsidR="00AD19E5" w:rsidRPr="000B3588" w:rsidRDefault="00AD19E5" w:rsidP="00AD19E5">
      <w:pPr>
        <w:pStyle w:val="ListParagraph"/>
        <w:numPr>
          <w:ilvl w:val="2"/>
          <w:numId w:val="21"/>
        </w:numPr>
        <w:tabs>
          <w:tab w:val="left" w:pos="959"/>
          <w:tab w:val="left" w:pos="960"/>
        </w:tabs>
        <w:spacing w:line="292" w:lineRule="exact"/>
        <w:rPr>
          <w:rFonts w:ascii="Symbol" w:hAnsi="Symbol"/>
          <w:sz w:val="21"/>
          <w:szCs w:val="21"/>
        </w:rPr>
      </w:pPr>
      <w:r>
        <w:rPr>
          <w:sz w:val="21"/>
          <w:szCs w:val="21"/>
        </w:rPr>
        <w:t>Suav nrog ntawm</w:t>
      </w:r>
      <w:r w:rsidRPr="000B3588">
        <w:rPr>
          <w:sz w:val="21"/>
          <w:szCs w:val="21"/>
        </w:rPr>
        <w:t xml:space="preserve"> kev nqis tes ua ua</w:t>
      </w:r>
      <w:ins w:id="5589" w:author="year" w:date="2021-07-03T23:14:00Z">
        <w:r>
          <w:rPr>
            <w:sz w:val="21"/>
            <w:szCs w:val="21"/>
          </w:rPr>
          <w:t>s</w:t>
        </w:r>
      </w:ins>
      <w:r w:rsidRPr="000B3588">
        <w:rPr>
          <w:sz w:val="21"/>
          <w:szCs w:val="21"/>
        </w:rPr>
        <w:t xml:space="preserve"> pab txhawb ntxiv los yog txhim kho cov kev pab</w:t>
      </w:r>
      <w:r>
        <w:rPr>
          <w:sz w:val="21"/>
          <w:szCs w:val="21"/>
        </w:rPr>
        <w:t xml:space="preserve"> </w:t>
      </w:r>
      <w:r w:rsidRPr="000B3588">
        <w:rPr>
          <w:sz w:val="21"/>
          <w:szCs w:val="21"/>
        </w:rPr>
        <w:t>cuam rau cov kev pab</w:t>
      </w:r>
      <w:r>
        <w:rPr>
          <w:sz w:val="21"/>
          <w:szCs w:val="21"/>
        </w:rPr>
        <w:t xml:space="preserve"> </w:t>
      </w:r>
      <w:r w:rsidRPr="000B3588">
        <w:rPr>
          <w:sz w:val="21"/>
          <w:szCs w:val="21"/>
        </w:rPr>
        <w:t>cuam</w:t>
      </w:r>
      <w:r>
        <w:rPr>
          <w:sz w:val="21"/>
          <w:szCs w:val="21"/>
        </w:rPr>
        <w:t xml:space="preserve"> uas</w:t>
      </w:r>
      <w:r w:rsidRPr="000B3588">
        <w:rPr>
          <w:sz w:val="21"/>
          <w:szCs w:val="21"/>
        </w:rPr>
        <w:t xml:space="preserve"> tsis meej</w:t>
      </w:r>
    </w:p>
    <w:p w14:paraId="41882E25" w14:textId="77777777" w:rsidR="00AD19E5" w:rsidRPr="000B3588" w:rsidRDefault="00AD19E5" w:rsidP="00AD19E5">
      <w:pPr>
        <w:pStyle w:val="ListParagraph"/>
        <w:numPr>
          <w:ilvl w:val="2"/>
          <w:numId w:val="21"/>
        </w:numPr>
        <w:tabs>
          <w:tab w:val="left" w:pos="959"/>
          <w:tab w:val="left" w:pos="960"/>
        </w:tabs>
        <w:spacing w:line="292" w:lineRule="exact"/>
        <w:rPr>
          <w:rFonts w:ascii="Symbol" w:hAnsi="Symbol"/>
          <w:sz w:val="21"/>
          <w:szCs w:val="21"/>
        </w:rPr>
      </w:pPr>
      <w:r w:rsidRPr="000B3588">
        <w:rPr>
          <w:sz w:val="21"/>
          <w:szCs w:val="21"/>
        </w:rPr>
        <w:t xml:space="preserve">Kev txiav txim siab </w:t>
      </w:r>
      <w:del w:id="5590" w:author="year" w:date="2021-07-03T23:15:00Z">
        <w:r w:rsidDel="007C3873">
          <w:rPr>
            <w:sz w:val="21"/>
            <w:szCs w:val="21"/>
          </w:rPr>
          <w:delText xml:space="preserve">ntawm kev </w:delText>
        </w:r>
        <w:r w:rsidRPr="000B3588" w:rsidDel="007C3873">
          <w:rPr>
            <w:sz w:val="21"/>
            <w:szCs w:val="21"/>
          </w:rPr>
          <w:delText>ua hauj</w:delText>
        </w:r>
        <w:r w:rsidDel="007C3873">
          <w:rPr>
            <w:sz w:val="21"/>
            <w:szCs w:val="21"/>
          </w:rPr>
          <w:delText xml:space="preserve"> </w:delText>
        </w:r>
        <w:r w:rsidRPr="000B3588" w:rsidDel="007C3873">
          <w:rPr>
            <w:sz w:val="21"/>
            <w:szCs w:val="21"/>
          </w:rPr>
          <w:delText xml:space="preserve">lwm </w:delText>
        </w:r>
      </w:del>
      <w:r w:rsidRPr="000B3588">
        <w:rPr>
          <w:sz w:val="21"/>
          <w:szCs w:val="21"/>
        </w:rPr>
        <w:t>ntawm kev ua hauj</w:t>
      </w:r>
      <w:r>
        <w:rPr>
          <w:sz w:val="21"/>
          <w:szCs w:val="21"/>
        </w:rPr>
        <w:t xml:space="preserve"> </w:t>
      </w:r>
      <w:r w:rsidRPr="000B3588">
        <w:rPr>
          <w:sz w:val="21"/>
          <w:szCs w:val="21"/>
        </w:rPr>
        <w:t xml:space="preserve">lwm tshwj xeeb kom </w:t>
      </w:r>
      <w:del w:id="5591" w:author="year" w:date="2021-07-03T23:15:00Z">
        <w:r w:rsidRPr="000B3588" w:rsidDel="007C3873">
          <w:rPr>
            <w:sz w:val="21"/>
            <w:szCs w:val="21"/>
          </w:rPr>
          <w:delText>ua</w:delText>
        </w:r>
      </w:del>
      <w:r w:rsidRPr="000B3588">
        <w:rPr>
          <w:sz w:val="21"/>
          <w:szCs w:val="21"/>
        </w:rPr>
        <w:t xml:space="preserve"> tiav lub hom phiaj</w:t>
      </w:r>
    </w:p>
    <w:p w14:paraId="205F1BE2" w14:textId="77777777" w:rsidR="00AD19E5" w:rsidRPr="000B3588" w:rsidRDefault="00AD19E5" w:rsidP="00AD19E5">
      <w:pPr>
        <w:pStyle w:val="ListParagraph"/>
        <w:numPr>
          <w:ilvl w:val="2"/>
          <w:numId w:val="21"/>
        </w:numPr>
        <w:tabs>
          <w:tab w:val="left" w:pos="959"/>
          <w:tab w:val="left" w:pos="960"/>
        </w:tabs>
        <w:spacing w:line="293" w:lineRule="exact"/>
        <w:rPr>
          <w:rFonts w:ascii="Symbol" w:hAnsi="Symbol"/>
          <w:sz w:val="21"/>
          <w:szCs w:val="21"/>
        </w:rPr>
      </w:pPr>
      <w:r w:rsidRPr="000B3588">
        <w:rPr>
          <w:sz w:val="21"/>
          <w:szCs w:val="21"/>
        </w:rPr>
        <w:t xml:space="preserve">Kev txiav txim siab </w:t>
      </w:r>
      <w:r>
        <w:rPr>
          <w:sz w:val="21"/>
          <w:szCs w:val="21"/>
        </w:rPr>
        <w:t xml:space="preserve">ntawm </w:t>
      </w:r>
      <w:r w:rsidRPr="000B3588">
        <w:rPr>
          <w:sz w:val="21"/>
          <w:szCs w:val="21"/>
        </w:rPr>
        <w:t>cov khoom sib txawv hauv kev siv nyiaj</w:t>
      </w:r>
    </w:p>
    <w:p w14:paraId="7BBD69CA" w14:textId="77777777" w:rsidR="00AD19E5" w:rsidRPr="000B3588" w:rsidRDefault="00AD19E5" w:rsidP="00AD19E5">
      <w:pPr>
        <w:spacing w:line="293" w:lineRule="exact"/>
        <w:rPr>
          <w:rFonts w:ascii="Symbol" w:hAnsi="Symbol"/>
          <w:sz w:val="21"/>
          <w:szCs w:val="21"/>
        </w:rPr>
        <w:sectPr w:rsidR="00AD19E5" w:rsidRPr="000B3588">
          <w:pgSz w:w="15840" w:h="12240" w:orient="landscape"/>
          <w:pgMar w:top="560" w:right="120" w:bottom="560" w:left="120" w:header="0" w:footer="284" w:gutter="0"/>
          <w:cols w:space="720"/>
        </w:sectPr>
      </w:pPr>
    </w:p>
    <w:p w14:paraId="2C906F88" w14:textId="77777777" w:rsidR="00AD19E5" w:rsidRPr="000B3588" w:rsidRDefault="00AD19E5" w:rsidP="00AD19E5">
      <w:pPr>
        <w:pStyle w:val="ListParagraph"/>
        <w:numPr>
          <w:ilvl w:val="2"/>
          <w:numId w:val="21"/>
        </w:numPr>
        <w:tabs>
          <w:tab w:val="left" w:pos="959"/>
          <w:tab w:val="left" w:pos="960"/>
        </w:tabs>
        <w:spacing w:before="76" w:line="293" w:lineRule="exact"/>
        <w:rPr>
          <w:rFonts w:ascii="Symbol" w:hAnsi="Symbol"/>
          <w:sz w:val="21"/>
          <w:szCs w:val="21"/>
        </w:rPr>
      </w:pPr>
      <w:r w:rsidRPr="000B3588">
        <w:rPr>
          <w:sz w:val="21"/>
          <w:szCs w:val="21"/>
        </w:rPr>
        <w:lastRenderedPageBreak/>
        <w:t>Kev txiav txim siab txog</w:t>
      </w:r>
      <w:r>
        <w:rPr>
          <w:sz w:val="21"/>
          <w:szCs w:val="21"/>
        </w:rPr>
        <w:t xml:space="preserve"> ntawm</w:t>
      </w:r>
      <w:r w:rsidRPr="000B3588">
        <w:rPr>
          <w:sz w:val="21"/>
          <w:szCs w:val="21"/>
        </w:rPr>
        <w:t xml:space="preserve"> kev hloov pauv hloov mus rau lub hom phiaj rau LCAP </w:t>
      </w:r>
      <w:r>
        <w:rPr>
          <w:sz w:val="21"/>
          <w:szCs w:val="21"/>
        </w:rPr>
        <w:t xml:space="preserve">xyoo </w:t>
      </w:r>
      <w:r w:rsidRPr="000B3588">
        <w:rPr>
          <w:sz w:val="21"/>
          <w:szCs w:val="21"/>
        </w:rPr>
        <w:t>kom raws li cov txheej txheem hloov kho tshiab txhua xyoo</w:t>
      </w:r>
    </w:p>
    <w:p w14:paraId="3C1385B4" w14:textId="77777777" w:rsidR="00AD19E5" w:rsidRPr="000B3588" w:rsidRDefault="00AD19E5" w:rsidP="00AD19E5">
      <w:pPr>
        <w:pStyle w:val="ListParagraph"/>
        <w:numPr>
          <w:ilvl w:val="2"/>
          <w:numId w:val="21"/>
        </w:numPr>
        <w:tabs>
          <w:tab w:val="left" w:pos="959"/>
          <w:tab w:val="left" w:pos="960"/>
        </w:tabs>
        <w:spacing w:line="293" w:lineRule="exact"/>
        <w:rPr>
          <w:rFonts w:ascii="Symbol" w:hAnsi="Symbol"/>
          <w:sz w:val="21"/>
          <w:szCs w:val="21"/>
        </w:rPr>
      </w:pPr>
      <w:r w:rsidRPr="000B3588">
        <w:rPr>
          <w:sz w:val="21"/>
          <w:szCs w:val="21"/>
        </w:rPr>
        <w:t>Kev txiav txim siab ntawm kev sib tw los</w:t>
      </w:r>
      <w:r>
        <w:rPr>
          <w:sz w:val="21"/>
          <w:szCs w:val="21"/>
        </w:rPr>
        <w:t xml:space="preserve"> </w:t>
      </w:r>
      <w:r w:rsidRPr="000B3588">
        <w:rPr>
          <w:sz w:val="21"/>
          <w:szCs w:val="21"/>
        </w:rPr>
        <w:t xml:space="preserve">sis ua tiav zoo </w:t>
      </w:r>
      <w:ins w:id="5592" w:author="year" w:date="2021-07-03T23:18:00Z">
        <w:r>
          <w:rPr>
            <w:sz w:val="21"/>
            <w:szCs w:val="21"/>
          </w:rPr>
          <w:t xml:space="preserve">ntawm </w:t>
        </w:r>
      </w:ins>
      <w:del w:id="5593" w:author="year" w:date="2021-07-03T23:18:00Z">
        <w:r w:rsidRPr="000B3588" w:rsidDel="007C3873">
          <w:rPr>
            <w:sz w:val="21"/>
            <w:szCs w:val="21"/>
          </w:rPr>
          <w:delText>hauv</w:delText>
        </w:r>
      </w:del>
      <w:r w:rsidRPr="000B3588">
        <w:rPr>
          <w:sz w:val="21"/>
          <w:szCs w:val="21"/>
        </w:rPr>
        <w:t xml:space="preserve"> kev nqis tes ua</w:t>
      </w:r>
    </w:p>
    <w:p w14:paraId="53FD274D" w14:textId="77777777" w:rsidR="00AD19E5" w:rsidRDefault="00AD19E5" w:rsidP="00AD19E5">
      <w:pPr>
        <w:pStyle w:val="BodyText"/>
        <w:spacing w:before="3"/>
        <w:rPr>
          <w:sz w:val="17"/>
        </w:rPr>
      </w:pPr>
      <w:r>
        <w:rPr>
          <w:noProof/>
          <w:lang w:bidi="th-TH"/>
        </w:rPr>
        <mc:AlternateContent>
          <mc:Choice Requires="wps">
            <w:drawing>
              <wp:anchor distT="0" distB="0" distL="0" distR="0" simplePos="0" relativeHeight="252058624" behindDoc="1" locked="0" layoutInCell="1" allowOverlap="1" wp14:anchorId="462CBC71" wp14:editId="3D461078">
                <wp:simplePos x="0" y="0"/>
                <wp:positionH relativeFrom="page">
                  <wp:posOffset>145415</wp:posOffset>
                </wp:positionH>
                <wp:positionV relativeFrom="paragraph">
                  <wp:posOffset>165735</wp:posOffset>
                </wp:positionV>
                <wp:extent cx="9768205" cy="346075"/>
                <wp:effectExtent l="0" t="0" r="0" b="0"/>
                <wp:wrapTopAndBottom/>
                <wp:docPr id="256"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68205" cy="346075"/>
                        </a:xfrm>
                        <a:prstGeom prst="rect">
                          <a:avLst/>
                        </a:prstGeom>
                        <a:solidFill>
                          <a:srgbClr val="DBE5F1"/>
                        </a:solidFill>
                        <a:ln w="28575">
                          <a:solidFill>
                            <a:srgbClr val="000000"/>
                          </a:solidFill>
                          <a:miter lim="800000"/>
                          <a:headEnd/>
                          <a:tailEnd/>
                        </a:ln>
                      </wps:spPr>
                      <wps:txbx>
                        <w:txbxContent>
                          <w:p w14:paraId="7ED85CB1" w14:textId="77777777" w:rsidR="00AD19E5" w:rsidRPr="008B55CF" w:rsidRDefault="00AD19E5" w:rsidP="00AD19E5">
                            <w:pPr>
                              <w:spacing w:before="20"/>
                              <w:ind w:left="108"/>
                              <w:rPr>
                                <w:b/>
                                <w:sz w:val="36"/>
                                <w:szCs w:val="36"/>
                              </w:rPr>
                            </w:pPr>
                            <w:r w:rsidRPr="008B55CF">
                              <w:rPr>
                                <w:b/>
                                <w:sz w:val="36"/>
                                <w:szCs w:val="36"/>
                              </w:rPr>
                              <w:t>Cov Hom Phiaj thiab Cov Kev Ua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2CBC71" id="Text Box 213" o:spid="_x0000_s1099" type="#_x0000_t202" style="position:absolute;margin-left:11.45pt;margin-top:13.05pt;width:769.15pt;height:27.25pt;z-index:-25125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" fillcolor="#dbe5f1" strokeweight="2.25pt">
                <v:textbox inset="0,0,0,0">
                  <w:txbxContent>
                    <w:p w14:paraId="7ED85CB1" w14:textId="77777777" w:rsidR="00AD19E5" w:rsidRPr="008B55CF" w:rsidRDefault="00AD19E5" w:rsidP="00AD19E5">
                      <w:pPr>
                        <w:spacing w:before="20"/>
                        <w:ind w:left="108"/>
                        <w:rPr>
                          <w:b/>
                          <w:sz w:val="36"/>
                          <w:szCs w:val="36"/>
                        </w:rPr>
                      </w:pPr>
                      <w:r w:rsidRPr="008B55CF">
                        <w:rPr>
                          <w:b/>
                          <w:sz w:val="36"/>
                          <w:szCs w:val="36"/>
                        </w:rPr>
                        <w:t>Cov Hom Phiaj thiab Cov Kev Ua</w:t>
                      </w:r>
                    </w:p>
                  </w:txbxContent>
                </v:textbox>
                <w10:wrap type="topAndBottom" anchorx="page"/>
              </v:shape>
            </w:pict>
          </mc:Fallback>
        </mc:AlternateContent>
      </w:r>
    </w:p>
    <w:p w14:paraId="31D997CE" w14:textId="77777777" w:rsidR="00AD19E5" w:rsidRPr="008B55CF" w:rsidRDefault="00AD19E5" w:rsidP="00AD19E5">
      <w:pPr>
        <w:pStyle w:val="Heading3"/>
        <w:spacing w:before="30"/>
        <w:ind w:left="240"/>
        <w:rPr>
          <w:sz w:val="24"/>
          <w:szCs w:val="24"/>
        </w:rPr>
      </w:pPr>
      <w:r w:rsidRPr="008B55CF">
        <w:rPr>
          <w:sz w:val="24"/>
          <w:szCs w:val="24"/>
        </w:rPr>
        <w:t>Lub Hom Phiaj</w:t>
      </w:r>
    </w:p>
    <w:p w14:paraId="03A183B8" w14:textId="77777777" w:rsidR="00AD19E5" w:rsidRPr="007169BE" w:rsidRDefault="00AD19E5" w:rsidP="00AD19E5">
      <w:pPr>
        <w:pStyle w:val="BodyText"/>
        <w:spacing w:before="60"/>
        <w:ind w:left="240" w:right="477"/>
        <w:jc w:val="both"/>
        <w:rPr>
          <w:sz w:val="22"/>
          <w:szCs w:val="22"/>
        </w:rPr>
      </w:pPr>
      <w:r w:rsidRPr="007169BE">
        <w:rPr>
          <w:sz w:val="22"/>
          <w:szCs w:val="22"/>
        </w:rPr>
        <w:t xml:space="preserve">Cov hom phiaj uas tsim tau zoo yuav qhia meej rau cov neeg muaj feem xyuam txog </w:t>
      </w:r>
      <w:ins w:id="5594" w:author="year" w:date="2021-07-04T00:57:00Z">
        <w:r>
          <w:rPr>
            <w:sz w:val="22"/>
            <w:szCs w:val="22"/>
          </w:rPr>
          <w:t xml:space="preserve">yam uas </w:t>
        </w:r>
      </w:ins>
      <w:r w:rsidRPr="007169BE">
        <w:rPr>
          <w:sz w:val="22"/>
          <w:szCs w:val="22"/>
        </w:rPr>
        <w:t xml:space="preserve">LEA </w:t>
      </w:r>
      <w:ins w:id="5595" w:author="year" w:date="2021-07-04T00:58:00Z">
        <w:r>
          <w:rPr>
            <w:sz w:val="22"/>
            <w:szCs w:val="22"/>
          </w:rPr>
          <w:t xml:space="preserve">yuav </w:t>
        </w:r>
      </w:ins>
      <w:r w:rsidRPr="007169BE">
        <w:rPr>
          <w:sz w:val="22"/>
          <w:szCs w:val="22"/>
        </w:rPr>
        <w:t xml:space="preserve">npaj </w:t>
      </w:r>
      <w:del w:id="5596" w:author="year" w:date="2021-07-04T00:58:00Z">
        <w:r w:rsidRPr="007169BE" w:rsidDel="00146E93">
          <w:rPr>
            <w:sz w:val="22"/>
            <w:szCs w:val="22"/>
          </w:rPr>
          <w:delText xml:space="preserve">yuav </w:delText>
        </w:r>
      </w:del>
      <w:r w:rsidRPr="007169BE">
        <w:rPr>
          <w:sz w:val="22"/>
          <w:szCs w:val="22"/>
        </w:rPr>
        <w:t xml:space="preserve">ua </w:t>
      </w:r>
      <w:ins w:id="5597" w:author="year" w:date="2021-07-04T00:58:00Z">
        <w:r>
          <w:rPr>
            <w:sz w:val="22"/>
            <w:szCs w:val="22"/>
          </w:rPr>
          <w:t xml:space="preserve">kom </w:t>
        </w:r>
      </w:ins>
      <w:r w:rsidRPr="007169BE">
        <w:rPr>
          <w:sz w:val="22"/>
          <w:szCs w:val="22"/>
        </w:rPr>
        <w:t>tiav</w:t>
      </w:r>
      <w:del w:id="5598" w:author="year" w:date="2021-07-04T00:57:00Z">
        <w:r w:rsidRPr="007169BE" w:rsidDel="00146E93">
          <w:rPr>
            <w:sz w:val="22"/>
            <w:szCs w:val="22"/>
          </w:rPr>
          <w:delText xml:space="preserve"> dab tsi</w:delText>
        </w:r>
      </w:del>
      <w:r w:rsidRPr="007169BE">
        <w:rPr>
          <w:sz w:val="22"/>
          <w:szCs w:val="22"/>
        </w:rPr>
        <w:t>,</w:t>
      </w:r>
      <w:ins w:id="5599" w:author="year" w:date="2021-07-04T00:59:00Z">
        <w:r>
          <w:rPr>
            <w:sz w:val="22"/>
            <w:szCs w:val="22"/>
          </w:rPr>
          <w:t xml:space="preserve"> yam uas</w:t>
        </w:r>
      </w:ins>
      <w:r w:rsidRPr="007169BE">
        <w:rPr>
          <w:sz w:val="22"/>
          <w:szCs w:val="22"/>
        </w:rPr>
        <w:t xml:space="preserve"> LEA </w:t>
      </w:r>
      <w:ins w:id="5600" w:author="year" w:date="2021-07-04T00:59:00Z">
        <w:r>
          <w:rPr>
            <w:sz w:val="22"/>
            <w:szCs w:val="22"/>
          </w:rPr>
          <w:t>yuav npaj ua kom tiav raws li lub hom phiaj,</w:t>
        </w:r>
      </w:ins>
      <w:ins w:id="5601" w:author="year" w:date="2021-07-04T01:00:00Z">
        <w:r w:rsidRPr="007169BE" w:rsidDel="00146E93">
          <w:rPr>
            <w:sz w:val="22"/>
            <w:szCs w:val="22"/>
          </w:rPr>
          <w:t xml:space="preserve"> </w:t>
        </w:r>
      </w:ins>
      <w:del w:id="5602" w:author="year" w:date="2021-07-04T01:00:00Z">
        <w:r w:rsidRPr="007169BE" w:rsidDel="00146E93">
          <w:rPr>
            <w:sz w:val="22"/>
            <w:szCs w:val="22"/>
          </w:rPr>
          <w:delText>npaj yuav ua dab tsi kom tiav ntawmlub hom phiaj</w:delText>
        </w:r>
      </w:del>
      <w:r w:rsidRPr="007169BE">
        <w:rPr>
          <w:sz w:val="22"/>
          <w:szCs w:val="22"/>
        </w:rPr>
        <w:t xml:space="preserve">, thiab </w:t>
      </w:r>
      <w:ins w:id="5603" w:author="year" w:date="2021-07-04T01:01:00Z">
        <w:r>
          <w:rPr>
            <w:sz w:val="22"/>
            <w:szCs w:val="22"/>
          </w:rPr>
          <w:t xml:space="preserve">qhov </w:t>
        </w:r>
      </w:ins>
      <w:r w:rsidRPr="007169BE">
        <w:rPr>
          <w:sz w:val="22"/>
          <w:szCs w:val="22"/>
        </w:rPr>
        <w:t xml:space="preserve">LEA </w:t>
      </w:r>
      <w:del w:id="5604" w:author="year" w:date="2021-07-04T01:02:00Z">
        <w:r w:rsidRPr="007169BE" w:rsidDel="00146E93">
          <w:rPr>
            <w:sz w:val="22"/>
            <w:szCs w:val="22"/>
          </w:rPr>
          <w:delText>yuav paub tau li cas</w:delText>
        </w:r>
      </w:del>
      <w:ins w:id="5605" w:author="year" w:date="2021-07-04T01:02:00Z">
        <w:r>
          <w:rPr>
            <w:sz w:val="22"/>
            <w:szCs w:val="22"/>
          </w:rPr>
          <w:t>paub txog tias nws lub hom phiaj yuav tiav thaum twg.</w:t>
        </w:r>
      </w:ins>
      <w:del w:id="5606" w:author="year" w:date="2021-07-04T01:02:00Z">
        <w:r w:rsidRPr="007169BE" w:rsidDel="00146E93">
          <w:rPr>
            <w:sz w:val="22"/>
            <w:szCs w:val="22"/>
          </w:rPr>
          <w:delText xml:space="preserve"> thaum nws ua tiav lub hom phiaj</w:delText>
        </w:r>
      </w:del>
      <w:r w:rsidRPr="007169BE">
        <w:rPr>
          <w:sz w:val="22"/>
          <w:szCs w:val="22"/>
        </w:rPr>
        <w:t xml:space="preserve">. Ib lub hom phiaj tshaj tawm, cov kev ntsuas uas cuam tshuam thiab cov txiaj ntsig tau </w:t>
      </w:r>
      <w:del w:id="5607" w:author="year" w:date="2021-07-04T01:03:00Z">
        <w:r w:rsidRPr="007169BE" w:rsidDel="00146E93">
          <w:rPr>
            <w:sz w:val="22"/>
            <w:szCs w:val="22"/>
          </w:rPr>
          <w:delText>tshwm sim</w:delText>
        </w:r>
      </w:del>
      <w:ins w:id="5608" w:author="year" w:date="2021-07-04T01:03:00Z">
        <w:r>
          <w:rPr>
            <w:sz w:val="22"/>
            <w:szCs w:val="22"/>
          </w:rPr>
          <w:t xml:space="preserve"> xav tseg</w:t>
        </w:r>
      </w:ins>
      <w:r w:rsidRPr="007169BE">
        <w:rPr>
          <w:sz w:val="22"/>
          <w:szCs w:val="22"/>
        </w:rPr>
        <w:t xml:space="preserve">, thiab cov kev nqis tes ua hauv lub hom phiaj yuav tsum </w:t>
      </w:r>
      <w:del w:id="5609" w:author="year" w:date="2021-07-04T01:05:00Z">
        <w:r w:rsidRPr="007169BE" w:rsidDel="00146E93">
          <w:rPr>
            <w:sz w:val="22"/>
            <w:szCs w:val="22"/>
          </w:rPr>
          <w:delText>nyob ua ke</w:delText>
        </w:r>
      </w:del>
      <w:ins w:id="5610" w:author="year" w:date="2021-07-04T01:05:00Z">
        <w:r>
          <w:rPr>
            <w:sz w:val="22"/>
            <w:szCs w:val="22"/>
          </w:rPr>
          <w:t>tuab si lug</w:t>
        </w:r>
      </w:ins>
      <w:r w:rsidRPr="007169BE">
        <w:rPr>
          <w:sz w:val="22"/>
          <w:szCs w:val="22"/>
        </w:rPr>
        <w:t xml:space="preserve">. Cov lus piav qhia txog vim li cas LEA suav nrog lub hom phiaj yog ib lub </w:t>
      </w:r>
      <w:ins w:id="5611" w:author="year" w:date="2021-07-04T01:07:00Z">
        <w:r>
          <w:rPr>
            <w:sz w:val="22"/>
            <w:szCs w:val="22"/>
          </w:rPr>
          <w:t xml:space="preserve">cib fim </w:t>
        </w:r>
      </w:ins>
      <w:del w:id="5612" w:author="year" w:date="2021-07-04T01:07:00Z">
        <w:r w:rsidRPr="007169BE" w:rsidDel="00146E93">
          <w:rPr>
            <w:sz w:val="22"/>
            <w:szCs w:val="22"/>
          </w:rPr>
          <w:delText xml:space="preserve">sij hawm </w:delText>
        </w:r>
      </w:del>
      <w:r w:rsidRPr="007169BE">
        <w:rPr>
          <w:sz w:val="22"/>
          <w:szCs w:val="22"/>
        </w:rPr>
        <w:t>rau LEA qhia kom meej meej rau cov neeg muaj feem xyuam thiab pej xeem tias</w:t>
      </w:r>
      <w:del w:id="5613" w:author="year" w:date="2021-07-04T01:10:00Z">
        <w:r w:rsidRPr="007169BE" w:rsidDel="00D40980">
          <w:rPr>
            <w:sz w:val="22"/>
            <w:szCs w:val="22"/>
          </w:rPr>
          <w:delText xml:space="preserve"> </w:delText>
        </w:r>
      </w:del>
      <w:r w:rsidRPr="007169BE">
        <w:rPr>
          <w:sz w:val="22"/>
          <w:szCs w:val="22"/>
        </w:rPr>
        <w:t xml:space="preserve">vim li cas, ntawm ntau lub zog thiab thaj chaw rau kev txhim kho uas qhia los ntawm cov ntaub ntawv ua tau zoo thiab cov tswv yim thiab kev coj ua uas yuav ua tau, LEA txiav txim siab ua raws lub hom phiaj no, thiab cov kev ntsuas uas ntsig txog, </w:t>
      </w:r>
      <w:del w:id="5614" w:author="year" w:date="2021-07-04T01:14:00Z">
        <w:r w:rsidRPr="007169BE" w:rsidDel="00D40980">
          <w:rPr>
            <w:sz w:val="22"/>
            <w:szCs w:val="22"/>
          </w:rPr>
          <w:delText>xav pom kom tshwm sim</w:delText>
        </w:r>
      </w:del>
      <w:ins w:id="5615" w:author="year" w:date="2021-07-04T01:14:00Z">
        <w:r>
          <w:rPr>
            <w:sz w:val="22"/>
            <w:szCs w:val="22"/>
          </w:rPr>
          <w:t>qhov kawg uas tau xav tseg</w:t>
        </w:r>
      </w:ins>
      <w:r w:rsidRPr="007169BE">
        <w:rPr>
          <w:sz w:val="22"/>
          <w:szCs w:val="22"/>
        </w:rPr>
        <w:t>, kev nqis tes ua, thiab kev siv nyiaj.</w:t>
      </w:r>
    </w:p>
    <w:p w14:paraId="6646E110" w14:textId="77777777" w:rsidR="00AD19E5" w:rsidRPr="007169BE" w:rsidRDefault="00AD19E5" w:rsidP="00AD19E5">
      <w:pPr>
        <w:pStyle w:val="BodyText"/>
        <w:spacing w:before="160"/>
        <w:ind w:left="240" w:right="239"/>
        <w:jc w:val="both"/>
        <w:rPr>
          <w:sz w:val="22"/>
          <w:szCs w:val="22"/>
        </w:rPr>
      </w:pPr>
      <w:r w:rsidRPr="007169BE">
        <w:rPr>
          <w:sz w:val="22"/>
          <w:szCs w:val="22"/>
        </w:rPr>
        <w:t xml:space="preserve">Lub hom phiaj uas tsim tau zoo tuaj yeem tsom mus rau qhov ua tau zoo </w:t>
      </w:r>
      <w:ins w:id="5616" w:author="year" w:date="2021-07-04T01:16:00Z">
        <w:r>
          <w:rPr>
            <w:sz w:val="22"/>
            <w:szCs w:val="22"/>
          </w:rPr>
          <w:t xml:space="preserve">ntsig txog </w:t>
        </w:r>
      </w:ins>
      <w:del w:id="5617" w:author="year" w:date="2021-07-04T01:16:00Z">
        <w:r w:rsidRPr="007169BE" w:rsidDel="00D40980">
          <w:rPr>
            <w:sz w:val="22"/>
            <w:szCs w:val="22"/>
          </w:rPr>
          <w:delText xml:space="preserve">piv rau </w:delText>
        </w:r>
      </w:del>
      <w:r w:rsidRPr="007169BE">
        <w:rPr>
          <w:sz w:val="22"/>
          <w:szCs w:val="22"/>
        </w:rPr>
        <w:t xml:space="preserve">qhov ntsuas los sis </w:t>
      </w:r>
      <w:del w:id="5618" w:author="year" w:date="2021-07-04T01:16:00Z">
        <w:r w:rsidRPr="007169BE" w:rsidDel="00D40980">
          <w:rPr>
            <w:sz w:val="22"/>
            <w:szCs w:val="22"/>
          </w:rPr>
          <w:delText xml:space="preserve">ntsuas </w:delText>
        </w:r>
      </w:del>
      <w:r w:rsidRPr="007169BE">
        <w:rPr>
          <w:sz w:val="22"/>
          <w:szCs w:val="22"/>
        </w:rPr>
        <w:t xml:space="preserve">qhov ntsuas rau txhua tus tub ntxhais kawm, pawg tshwj xeeb ntawm cov tub ntxhais kawm, </w:t>
      </w:r>
      <w:del w:id="5619" w:author="year" w:date="2021-07-04T01:18:00Z">
        <w:r w:rsidRPr="007169BE" w:rsidDel="002C36CF">
          <w:rPr>
            <w:sz w:val="22"/>
            <w:szCs w:val="22"/>
          </w:rPr>
          <w:delText>qhov kev ncua ntawm qhov kev kawm</w:delText>
        </w:r>
      </w:del>
      <w:ins w:id="5620" w:author="year" w:date="2021-07-04T01:18:00Z">
        <w:r>
          <w:rPr>
            <w:sz w:val="22"/>
            <w:szCs w:val="22"/>
          </w:rPr>
          <w:t>ua kom kev ua tau zoo sib nrog nroog</w:t>
        </w:r>
      </w:ins>
      <w:r w:rsidRPr="007169BE">
        <w:rPr>
          <w:sz w:val="22"/>
          <w:szCs w:val="22"/>
        </w:rPr>
        <w:t>, los sis kev nqis tes ua cov phiaj xwm los sis cov phiaj xwm uas xav ua kom tshwm sim. LEAs yuav tsum ntsuas</w:t>
      </w:r>
      <w:ins w:id="5621" w:author="year" w:date="2021-07-04T01:24:00Z">
        <w:r>
          <w:rPr>
            <w:sz w:val="22"/>
            <w:szCs w:val="22"/>
          </w:rPr>
          <w:t xml:space="preserve"> txog</w:t>
        </w:r>
      </w:ins>
      <w:r w:rsidRPr="007169BE">
        <w:rPr>
          <w:sz w:val="22"/>
          <w:szCs w:val="22"/>
        </w:rPr>
        <w:t xml:space="preserve"> </w:t>
      </w:r>
      <w:del w:id="5622" w:author="year" w:date="2021-07-04T01:20:00Z">
        <w:r w:rsidRPr="007169BE" w:rsidDel="002C36CF">
          <w:rPr>
            <w:sz w:val="22"/>
            <w:szCs w:val="22"/>
          </w:rPr>
          <w:delText xml:space="preserve">tsev kawm ntawv txoj </w:delText>
        </w:r>
      </w:del>
      <w:r w:rsidRPr="007169BE">
        <w:rPr>
          <w:sz w:val="22"/>
          <w:szCs w:val="22"/>
        </w:rPr>
        <w:t xml:space="preserve">kev kawm ntawm </w:t>
      </w:r>
      <w:ins w:id="5623" w:author="year" w:date="2021-07-04T01:21:00Z">
        <w:r>
          <w:rPr>
            <w:sz w:val="22"/>
            <w:szCs w:val="22"/>
          </w:rPr>
          <w:t xml:space="preserve">pab pawg </w:t>
        </w:r>
      </w:ins>
      <w:del w:id="5624" w:author="year" w:date="2021-07-04T01:21:00Z">
        <w:r w:rsidRPr="007169BE" w:rsidDel="002C36CF">
          <w:rPr>
            <w:sz w:val="22"/>
            <w:szCs w:val="22"/>
          </w:rPr>
          <w:delText xml:space="preserve">lawv cov </w:delText>
        </w:r>
      </w:del>
      <w:r w:rsidRPr="007169BE">
        <w:rPr>
          <w:sz w:val="22"/>
          <w:szCs w:val="22"/>
        </w:rPr>
        <w:t xml:space="preserve">tub ntxhais kawm </w:t>
      </w:r>
      <w:ins w:id="5625" w:author="year" w:date="2021-07-04T01:22:00Z">
        <w:r>
          <w:rPr>
            <w:sz w:val="22"/>
            <w:szCs w:val="22"/>
          </w:rPr>
          <w:t xml:space="preserve">kom lub hom phiaj ua tab tom raug txhim kho </w:t>
        </w:r>
      </w:ins>
      <w:del w:id="5626" w:author="year" w:date="2021-07-04T01:22:00Z">
        <w:r w:rsidRPr="007169BE" w:rsidDel="002C36CF">
          <w:rPr>
            <w:sz w:val="22"/>
            <w:szCs w:val="22"/>
          </w:rPr>
          <w:delText xml:space="preserve">thaum </w:delText>
        </w:r>
      </w:del>
      <w:del w:id="5627" w:author="year" w:date="2021-07-04T01:23:00Z">
        <w:r w:rsidRPr="007169BE" w:rsidDel="002C36CF">
          <w:rPr>
            <w:sz w:val="22"/>
            <w:szCs w:val="22"/>
          </w:rPr>
          <w:delText xml:space="preserve">tsim lub hom phiaj </w:delText>
        </w:r>
      </w:del>
      <w:r w:rsidRPr="007169BE">
        <w:rPr>
          <w:sz w:val="22"/>
          <w:szCs w:val="22"/>
        </w:rPr>
        <w:t xml:space="preserve">thiab cov hauj lwm uas cuam tshuam </w:t>
      </w:r>
      <w:ins w:id="5628" w:author="year" w:date="2021-07-04T01:24:00Z">
        <w:r>
          <w:rPr>
            <w:sz w:val="22"/>
            <w:szCs w:val="22"/>
          </w:rPr>
          <w:t xml:space="preserve">ntawv </w:t>
        </w:r>
      </w:ins>
      <w:r w:rsidRPr="007169BE">
        <w:rPr>
          <w:sz w:val="22"/>
          <w:szCs w:val="22"/>
        </w:rPr>
        <w:t xml:space="preserve">kom </w:t>
      </w:r>
      <w:del w:id="5629" w:author="year" w:date="2021-07-04T01:24:00Z">
        <w:r w:rsidRPr="007169BE" w:rsidDel="002C36CF">
          <w:rPr>
            <w:sz w:val="22"/>
            <w:szCs w:val="22"/>
          </w:rPr>
          <w:delText>ua</w:delText>
        </w:r>
      </w:del>
      <w:r w:rsidRPr="007169BE">
        <w:rPr>
          <w:sz w:val="22"/>
          <w:szCs w:val="22"/>
        </w:rPr>
        <w:t xml:space="preserve"> tiav </w:t>
      </w:r>
      <w:ins w:id="5630" w:author="year" w:date="2021-07-04T01:25:00Z">
        <w:r>
          <w:rPr>
            <w:sz w:val="22"/>
            <w:szCs w:val="22"/>
          </w:rPr>
          <w:t xml:space="preserve">hlo raws </w:t>
        </w:r>
      </w:ins>
      <w:r w:rsidRPr="007169BE">
        <w:rPr>
          <w:sz w:val="22"/>
          <w:szCs w:val="22"/>
        </w:rPr>
        <w:t>cov hom phiaj</w:t>
      </w:r>
      <w:del w:id="5631" w:author="year" w:date="2021-07-04T01:25:00Z">
        <w:r w:rsidRPr="007169BE" w:rsidDel="002C36CF">
          <w:rPr>
            <w:sz w:val="22"/>
            <w:szCs w:val="22"/>
          </w:rPr>
          <w:delText xml:space="preserve"> </w:delText>
        </w:r>
      </w:del>
      <w:ins w:id="5632" w:author="year" w:date="2021-07-04T01:25:00Z">
        <w:r>
          <w:rPr>
            <w:sz w:val="22"/>
            <w:szCs w:val="22"/>
          </w:rPr>
          <w:t xml:space="preserve">uas tau npaj tseg </w:t>
        </w:r>
      </w:ins>
      <w:del w:id="5633" w:author="year" w:date="2021-07-04T01:25:00Z">
        <w:r w:rsidRPr="007169BE" w:rsidDel="002C36CF">
          <w:rPr>
            <w:sz w:val="22"/>
            <w:szCs w:val="22"/>
          </w:rPr>
          <w:delText>ntawv</w:delText>
        </w:r>
      </w:del>
      <w:r w:rsidRPr="007169BE">
        <w:rPr>
          <w:sz w:val="22"/>
          <w:szCs w:val="22"/>
        </w:rPr>
        <w:t>.</w:t>
      </w:r>
    </w:p>
    <w:p w14:paraId="48351DFF" w14:textId="77777777" w:rsidR="00AD19E5" w:rsidRPr="00AD749D" w:rsidRDefault="00AD19E5" w:rsidP="00AD19E5">
      <w:pPr>
        <w:pStyle w:val="Heading3"/>
        <w:spacing w:before="160"/>
        <w:ind w:left="240"/>
        <w:rPr>
          <w:sz w:val="24"/>
          <w:szCs w:val="24"/>
        </w:rPr>
      </w:pPr>
      <w:r w:rsidRPr="00AD749D">
        <w:rPr>
          <w:sz w:val="24"/>
          <w:szCs w:val="24"/>
        </w:rPr>
        <w:t>Cov Yuav Tsum Muaj thiab Cov Lus Qhia</w:t>
      </w:r>
    </w:p>
    <w:p w14:paraId="38CC8ACA" w14:textId="77777777" w:rsidR="00AD19E5" w:rsidRPr="008E199A" w:rsidRDefault="00AD19E5" w:rsidP="00AD19E5">
      <w:pPr>
        <w:pStyle w:val="BodyText"/>
        <w:spacing w:before="60"/>
        <w:ind w:left="240" w:right="398"/>
        <w:jc w:val="both"/>
        <w:rPr>
          <w:sz w:val="22"/>
          <w:szCs w:val="22"/>
        </w:rPr>
      </w:pPr>
      <w:r w:rsidRPr="008E199A">
        <w:rPr>
          <w:sz w:val="22"/>
          <w:szCs w:val="22"/>
        </w:rPr>
        <w:t xml:space="preserve">LEAs yuav tsum </w:t>
      </w:r>
      <w:ins w:id="5634" w:author="year" w:date="2021-07-04T01:26:00Z">
        <w:r>
          <w:rPr>
            <w:sz w:val="22"/>
            <w:szCs w:val="22"/>
          </w:rPr>
          <w:t xml:space="preserve">xub </w:t>
        </w:r>
      </w:ins>
      <w:r w:rsidRPr="008E199A">
        <w:rPr>
          <w:sz w:val="22"/>
          <w:szCs w:val="22"/>
        </w:rPr>
        <w:t xml:space="preserve">saib xyuas cov hom phiaj, cov kev nqis tes ua tshwj xeeb, thiab cov kev siv nyiaj ntsig txog muaj nyob hauv LCAP los sis ntau lub xeev cov hauj lwm tseem ceeb. LEAs yuav tsum xav txog qhov ua tau zoo nyob rau lub xeev thiab cov lus qhia hauv ib cheeb tsam, suav nrog lawv cov xov xwm </w:t>
      </w:r>
      <w:ins w:id="5635" w:author="year" w:date="2021-07-04T01:29:00Z">
        <w:r>
          <w:rPr>
            <w:sz w:val="22"/>
            <w:szCs w:val="22"/>
          </w:rPr>
          <w:t xml:space="preserve">uas tau muab thiab nthuav tawm los </w:t>
        </w:r>
      </w:ins>
      <w:r w:rsidRPr="008E199A">
        <w:rPr>
          <w:sz w:val="22"/>
          <w:szCs w:val="22"/>
        </w:rPr>
        <w:t xml:space="preserve">hauv ib cheeb tsam </w:t>
      </w:r>
      <w:del w:id="5636" w:author="year" w:date="2021-07-04T01:30:00Z">
        <w:r w:rsidRPr="008E199A" w:rsidDel="003E778D">
          <w:rPr>
            <w:sz w:val="22"/>
            <w:szCs w:val="22"/>
          </w:rPr>
          <w:delText xml:space="preserve">thiab cov ntaub ntawv qhia rau cov kev ntsuas nyob hauv ib cheeb tsam </w:delText>
        </w:r>
      </w:del>
      <w:r w:rsidRPr="008E199A">
        <w:rPr>
          <w:sz w:val="22"/>
          <w:szCs w:val="22"/>
        </w:rPr>
        <w:t xml:space="preserve">uas muaj nyob hauv Kev Tswj Hwm ntawm kev txiav txim siab seb </w:t>
      </w:r>
      <w:del w:id="5637" w:author="year" w:date="2021-07-04T01:33:00Z">
        <w:r w:rsidRPr="008E199A" w:rsidDel="003B7D24">
          <w:rPr>
            <w:sz w:val="22"/>
            <w:szCs w:val="22"/>
          </w:rPr>
          <w:delText xml:space="preserve">puas tsim nyog thiab </w:delText>
        </w:r>
      </w:del>
      <w:r w:rsidRPr="008E199A">
        <w:rPr>
          <w:sz w:val="22"/>
          <w:szCs w:val="22"/>
        </w:rPr>
        <w:t xml:space="preserve">yuav muab qhov tseem ceeb tso ua ntej </w:t>
      </w:r>
      <w:del w:id="5638" w:author="year" w:date="2021-07-04T01:33:00Z">
        <w:r w:rsidRPr="008E199A" w:rsidDel="003B7D24">
          <w:rPr>
            <w:sz w:val="22"/>
            <w:szCs w:val="22"/>
          </w:rPr>
          <w:delText xml:space="preserve">nyob </w:delText>
        </w:r>
      </w:del>
      <w:r w:rsidRPr="008E199A">
        <w:rPr>
          <w:sz w:val="22"/>
          <w:szCs w:val="22"/>
        </w:rPr>
        <w:t xml:space="preserve">rau </w:t>
      </w:r>
      <w:ins w:id="5639" w:author="year" w:date="2021-07-04T01:33:00Z">
        <w:r>
          <w:rPr>
            <w:sz w:val="22"/>
            <w:szCs w:val="22"/>
          </w:rPr>
          <w:t xml:space="preserve">hauv </w:t>
        </w:r>
      </w:ins>
      <w:r w:rsidRPr="008E199A">
        <w:rPr>
          <w:sz w:val="22"/>
          <w:szCs w:val="22"/>
        </w:rPr>
        <w:t>LCAP</w:t>
      </w:r>
      <w:ins w:id="5640" w:author="year" w:date="2021-07-04T01:34:00Z">
        <w:r>
          <w:rPr>
            <w:sz w:val="22"/>
            <w:szCs w:val="22"/>
          </w:rPr>
          <w:t xml:space="preserve"> li cas</w:t>
        </w:r>
      </w:ins>
      <w:r w:rsidRPr="008E199A">
        <w:rPr>
          <w:sz w:val="22"/>
          <w:szCs w:val="22"/>
        </w:rPr>
        <w:t>.</w:t>
      </w:r>
    </w:p>
    <w:p w14:paraId="19F54858" w14:textId="77777777" w:rsidR="00AD19E5" w:rsidRPr="0076373D" w:rsidRDefault="00AD19E5" w:rsidP="00AD19E5">
      <w:pPr>
        <w:pStyle w:val="BodyText"/>
        <w:spacing w:before="160"/>
        <w:ind w:left="240"/>
        <w:rPr>
          <w:sz w:val="22"/>
          <w:szCs w:val="22"/>
        </w:rPr>
      </w:pPr>
      <w:r w:rsidRPr="0076373D">
        <w:rPr>
          <w:sz w:val="22"/>
          <w:szCs w:val="22"/>
        </w:rPr>
        <w:t xml:space="preserve">Txhawm rau txhawb nqa cov hom phiaj tseem ceeb, </w:t>
      </w:r>
      <w:ins w:id="5641" w:author="year" w:date="2021-07-04T01:35:00Z">
        <w:r>
          <w:rPr>
            <w:sz w:val="22"/>
            <w:szCs w:val="22"/>
          </w:rPr>
          <w:t xml:space="preserve">tus qauv </w:t>
        </w:r>
      </w:ins>
      <w:r w:rsidRPr="0076373D">
        <w:rPr>
          <w:sz w:val="22"/>
          <w:szCs w:val="22"/>
        </w:rPr>
        <w:t xml:space="preserve">LCAP </w:t>
      </w:r>
      <w:del w:id="5642" w:author="year" w:date="2021-07-04T01:35:00Z">
        <w:r w:rsidRPr="0076373D" w:rsidDel="003B7D24">
          <w:rPr>
            <w:sz w:val="22"/>
            <w:szCs w:val="22"/>
          </w:rPr>
          <w:delText>qauv muab</w:delText>
        </w:r>
      </w:del>
      <w:r w:rsidRPr="0076373D">
        <w:rPr>
          <w:sz w:val="22"/>
          <w:szCs w:val="22"/>
        </w:rPr>
        <w:t xml:space="preserve"> </w:t>
      </w:r>
      <w:ins w:id="5643" w:author="year" w:date="2021-07-04T01:35:00Z">
        <w:r>
          <w:rPr>
            <w:sz w:val="22"/>
            <w:szCs w:val="22"/>
          </w:rPr>
          <w:t xml:space="preserve">tau tsim txoj kev xaiv rau </w:t>
        </w:r>
      </w:ins>
      <w:r w:rsidRPr="0076373D">
        <w:rPr>
          <w:sz w:val="22"/>
          <w:szCs w:val="22"/>
        </w:rPr>
        <w:t xml:space="preserve">LEA </w:t>
      </w:r>
      <w:ins w:id="5644" w:author="year" w:date="2021-07-04T01:36:00Z">
        <w:r>
          <w:rPr>
            <w:sz w:val="22"/>
            <w:szCs w:val="22"/>
          </w:rPr>
          <w:t>ntawm kev txhim kho peb lub hom phiaj siv txawv</w:t>
        </w:r>
      </w:ins>
      <w:ins w:id="5645" w:author="year" w:date="2021-07-04T01:37:00Z">
        <w:r>
          <w:rPr>
            <w:sz w:val="22"/>
            <w:szCs w:val="22"/>
          </w:rPr>
          <w:t xml:space="preserve"> </w:t>
        </w:r>
      </w:ins>
      <w:del w:id="5646" w:author="year" w:date="2021-07-04T01:36:00Z">
        <w:r w:rsidRPr="0076373D" w:rsidDel="003B7D24">
          <w:rPr>
            <w:sz w:val="22"/>
            <w:szCs w:val="22"/>
          </w:rPr>
          <w:delText>nrog kev xaiv tsim peb yam sib txawv ntawm cov hom phiaj</w:delText>
        </w:r>
      </w:del>
      <w:r w:rsidRPr="0076373D">
        <w:rPr>
          <w:sz w:val="22"/>
          <w:szCs w:val="22"/>
        </w:rPr>
        <w:t>:</w:t>
      </w:r>
    </w:p>
    <w:p w14:paraId="71E50D17" w14:textId="77777777" w:rsidR="00AD19E5" w:rsidRPr="0076373D" w:rsidRDefault="00AD19E5" w:rsidP="00AD19E5">
      <w:pPr>
        <w:pStyle w:val="ListParagraph"/>
        <w:numPr>
          <w:ilvl w:val="2"/>
          <w:numId w:val="21"/>
        </w:numPr>
        <w:tabs>
          <w:tab w:val="left" w:pos="959"/>
          <w:tab w:val="left" w:pos="960"/>
        </w:tabs>
        <w:spacing w:before="160"/>
        <w:ind w:right="307"/>
        <w:rPr>
          <w:rFonts w:ascii="Symbol" w:hAnsi="Symbol"/>
          <w:sz w:val="20"/>
          <w:szCs w:val="20"/>
        </w:rPr>
      </w:pPr>
      <w:r w:rsidRPr="0076373D">
        <w:rPr>
          <w:sz w:val="20"/>
          <w:szCs w:val="20"/>
        </w:rPr>
        <w:t xml:space="preserve">Tsom Rau Lub Hom Phiaj: Tsom Rau Lub Hom Phiaj yog qhov muaj peev xwm ntau hauv qhov kev txiav txim siab thiab tej zaum yuav tsom mus rau tsawg dua ntawm qhov kev ntsuas los ntsuas qhov kev txhim kho. Daim ntawv qhia txog Lub Hom Phiaj yuav </w:t>
      </w:r>
      <w:del w:id="5647" w:author="year" w:date="2021-07-04T01:46:00Z">
        <w:r w:rsidRPr="0076373D" w:rsidDel="005115EA">
          <w:rPr>
            <w:sz w:val="20"/>
            <w:szCs w:val="20"/>
          </w:rPr>
          <w:delText>ua ib ntu ntawm lub sij hawm thiab ua kom pom tseeb lub hom phiaj</w:delText>
        </w:r>
      </w:del>
      <w:ins w:id="5648" w:author="year" w:date="2021-07-04T01:46:00Z">
        <w:r>
          <w:rPr>
            <w:sz w:val="20"/>
            <w:szCs w:val="20"/>
          </w:rPr>
          <w:t>qhia txog lub sib hawm thiab qhia tseeb txog kev ntsuas hom phiaj</w:t>
        </w:r>
      </w:ins>
      <w:r w:rsidRPr="0076373D">
        <w:rPr>
          <w:sz w:val="20"/>
          <w:szCs w:val="20"/>
        </w:rPr>
        <w:t>.</w:t>
      </w:r>
    </w:p>
    <w:p w14:paraId="7B34233D" w14:textId="77777777" w:rsidR="00AD19E5" w:rsidRPr="0076373D" w:rsidRDefault="00AD19E5" w:rsidP="00AD19E5">
      <w:pPr>
        <w:pStyle w:val="BodyText"/>
        <w:spacing w:before="8"/>
        <w:rPr>
          <w:sz w:val="20"/>
          <w:szCs w:val="20"/>
        </w:rPr>
      </w:pPr>
    </w:p>
    <w:p w14:paraId="1A38CCFB" w14:textId="77777777" w:rsidR="00AD19E5" w:rsidRPr="0076373D" w:rsidRDefault="00AD19E5" w:rsidP="00AD19E5">
      <w:pPr>
        <w:pStyle w:val="ListParagraph"/>
        <w:numPr>
          <w:ilvl w:val="2"/>
          <w:numId w:val="21"/>
        </w:numPr>
        <w:tabs>
          <w:tab w:val="left" w:pos="959"/>
          <w:tab w:val="left" w:pos="960"/>
        </w:tabs>
        <w:spacing w:before="1"/>
        <w:rPr>
          <w:rFonts w:ascii="Symbol" w:hAnsi="Symbol"/>
          <w:sz w:val="20"/>
          <w:szCs w:val="20"/>
        </w:rPr>
      </w:pPr>
      <w:del w:id="5649" w:author="year" w:date="2021-07-04T01:48:00Z">
        <w:r w:rsidRPr="0076373D" w:rsidDel="003E54A8">
          <w:rPr>
            <w:sz w:val="20"/>
            <w:szCs w:val="20"/>
          </w:rPr>
          <w:delText xml:space="preserve">Ntaum Lub </w:delText>
        </w:r>
      </w:del>
      <w:r w:rsidRPr="0076373D">
        <w:rPr>
          <w:sz w:val="20"/>
          <w:szCs w:val="20"/>
        </w:rPr>
        <w:t>Hom Phiaj</w:t>
      </w:r>
      <w:ins w:id="5650" w:author="year" w:date="2021-07-04T01:48:00Z">
        <w:r>
          <w:rPr>
            <w:sz w:val="20"/>
            <w:szCs w:val="20"/>
          </w:rPr>
          <w:t xml:space="preserve"> Nthuav Dav</w:t>
        </w:r>
      </w:ins>
      <w:r w:rsidRPr="0076373D">
        <w:rPr>
          <w:sz w:val="20"/>
          <w:szCs w:val="20"/>
        </w:rPr>
        <w:t xml:space="preserve">: </w:t>
      </w:r>
      <w:del w:id="5651" w:author="year" w:date="2021-07-04T01:51:00Z">
        <w:r w:rsidRPr="0076373D" w:rsidDel="003E54A8">
          <w:rPr>
            <w:sz w:val="20"/>
            <w:szCs w:val="20"/>
          </w:rPr>
          <w:delText xml:space="preserve">Ntau </w:delText>
        </w:r>
      </w:del>
      <w:r w:rsidRPr="0076373D">
        <w:rPr>
          <w:sz w:val="20"/>
          <w:szCs w:val="20"/>
        </w:rPr>
        <w:t xml:space="preserve">lub hom phiaj </w:t>
      </w:r>
      <w:ins w:id="5652" w:author="year" w:date="2021-07-04T01:51:00Z">
        <w:r>
          <w:rPr>
            <w:sz w:val="20"/>
            <w:szCs w:val="20"/>
          </w:rPr>
          <w:t xml:space="preserve">dav </w:t>
        </w:r>
      </w:ins>
      <w:r w:rsidRPr="0076373D">
        <w:rPr>
          <w:sz w:val="20"/>
          <w:szCs w:val="20"/>
        </w:rPr>
        <w:t>yog qhov tsis tshua pom tseeb hauv nws qhov kev pom thiab tej zaum yuav ua rau kev txhim kho kev ua tau zoo thoob plaws ntau cov kev ntsuas.</w:t>
      </w:r>
    </w:p>
    <w:p w14:paraId="101C695E" w14:textId="77777777" w:rsidR="00AD19E5" w:rsidRPr="0076373D" w:rsidRDefault="00AD19E5" w:rsidP="00AD19E5">
      <w:pPr>
        <w:pStyle w:val="BodyText"/>
        <w:spacing w:before="8"/>
        <w:rPr>
          <w:sz w:val="20"/>
          <w:szCs w:val="20"/>
        </w:rPr>
      </w:pPr>
    </w:p>
    <w:p w14:paraId="2D02E6C2" w14:textId="77777777" w:rsidR="00AD19E5" w:rsidRPr="0076373D" w:rsidRDefault="00AD19E5" w:rsidP="00AD19E5">
      <w:pPr>
        <w:pStyle w:val="ListParagraph"/>
        <w:numPr>
          <w:ilvl w:val="2"/>
          <w:numId w:val="21"/>
        </w:numPr>
        <w:tabs>
          <w:tab w:val="left" w:pos="959"/>
          <w:tab w:val="left" w:pos="960"/>
        </w:tabs>
        <w:ind w:right="586"/>
        <w:rPr>
          <w:rFonts w:ascii="Symbol" w:hAnsi="Symbol"/>
          <w:sz w:val="20"/>
          <w:szCs w:val="20"/>
        </w:rPr>
      </w:pPr>
      <w:r w:rsidRPr="0076373D">
        <w:rPr>
          <w:sz w:val="20"/>
          <w:szCs w:val="20"/>
        </w:rPr>
        <w:t xml:space="preserve">Kev Txhim Kho ntawm Lub Hom Phiaj: Kev </w:t>
      </w:r>
      <w:del w:id="5653" w:author="year" w:date="2021-07-04T01:55:00Z">
        <w:r w:rsidRPr="0076373D" w:rsidDel="003E54A8">
          <w:rPr>
            <w:sz w:val="20"/>
            <w:szCs w:val="20"/>
          </w:rPr>
          <w:delText xml:space="preserve">Kho </w:delText>
        </w:r>
      </w:del>
      <w:r w:rsidRPr="0076373D">
        <w:rPr>
          <w:sz w:val="20"/>
          <w:szCs w:val="20"/>
        </w:rPr>
        <w:t xml:space="preserve">Txhim Kho ntawm Lub Hom Phiaj suav nrog kev nqis tes ua </w:t>
      </w:r>
      <w:ins w:id="5654" w:author="year" w:date="2021-07-04T01:57:00Z">
        <w:r>
          <w:rPr>
            <w:sz w:val="20"/>
            <w:szCs w:val="20"/>
          </w:rPr>
          <w:t xml:space="preserve">yav tom ntej </w:t>
        </w:r>
      </w:ins>
      <w:del w:id="5655" w:author="year" w:date="2021-07-04T01:57:00Z">
        <w:r w:rsidRPr="0076373D" w:rsidDel="003E54A8">
          <w:rPr>
            <w:sz w:val="20"/>
            <w:szCs w:val="20"/>
          </w:rPr>
          <w:delText xml:space="preserve">uas tsis txuas mus ntxiv </w:delText>
        </w:r>
      </w:del>
      <w:r w:rsidRPr="0076373D">
        <w:rPr>
          <w:sz w:val="20"/>
          <w:szCs w:val="20"/>
        </w:rPr>
        <w:t xml:space="preserve">yam tsis muaj kev hloov pauv loj thiab tso cai LEA soj ntsuam kev ua tau zoo ntawm cov kev ntsuas uas tsis </w:t>
      </w:r>
      <w:del w:id="5656" w:author="year" w:date="2021-07-04T01:59:00Z">
        <w:r w:rsidRPr="0076373D" w:rsidDel="00592ABD">
          <w:rPr>
            <w:sz w:val="20"/>
            <w:szCs w:val="20"/>
          </w:rPr>
          <w:delText xml:space="preserve">hais txog </w:delText>
        </w:r>
      </w:del>
      <w:r w:rsidRPr="0076373D">
        <w:rPr>
          <w:sz w:val="20"/>
          <w:szCs w:val="20"/>
        </w:rPr>
        <w:t>nyob rau lwm lub hom phiaj ntawm LCAP.</w:t>
      </w:r>
    </w:p>
    <w:p w14:paraId="635B6F60" w14:textId="77777777" w:rsidR="00AD19E5" w:rsidRDefault="00AD19E5" w:rsidP="00AD19E5">
      <w:pPr>
        <w:pStyle w:val="BodyText"/>
        <w:spacing w:before="8"/>
        <w:rPr>
          <w:sz w:val="20"/>
        </w:rPr>
      </w:pPr>
    </w:p>
    <w:p w14:paraId="45CC99FB" w14:textId="77777777" w:rsidR="00AD19E5" w:rsidRPr="00E15A20" w:rsidRDefault="00AD19E5" w:rsidP="00AD19E5">
      <w:pPr>
        <w:pStyle w:val="BodyText"/>
        <w:ind w:left="240"/>
        <w:rPr>
          <w:sz w:val="22"/>
          <w:szCs w:val="22"/>
        </w:rPr>
      </w:pPr>
      <w:r w:rsidRPr="00E15A20">
        <w:rPr>
          <w:sz w:val="22"/>
          <w:szCs w:val="22"/>
        </w:rPr>
        <w:t>Qhov tsawg kawg nkaus, LCAP yuav tsum hais tag nrho tawm ntawm LCFF qhov tseem ceeb thiab ntsuas kev ntsuam xyuas.</w:t>
      </w:r>
    </w:p>
    <w:p w14:paraId="553BFF6F" w14:textId="77777777" w:rsidR="00AD19E5" w:rsidRDefault="00AD19E5" w:rsidP="00AD19E5">
      <w:pPr>
        <w:pStyle w:val="BodyText"/>
        <w:spacing w:before="10"/>
        <w:rPr>
          <w:sz w:val="20"/>
        </w:rPr>
      </w:pPr>
    </w:p>
    <w:p w14:paraId="79C32993" w14:textId="77777777" w:rsidR="00AD19E5" w:rsidRPr="00D142A7" w:rsidRDefault="00AD19E5" w:rsidP="00AD19E5">
      <w:pPr>
        <w:pStyle w:val="Heading4"/>
        <w:jc w:val="both"/>
        <w:rPr>
          <w:sz w:val="22"/>
          <w:szCs w:val="22"/>
        </w:rPr>
      </w:pPr>
      <w:bookmarkStart w:id="5657" w:name="Focus_Goal(s)"/>
      <w:bookmarkEnd w:id="5657"/>
      <w:r w:rsidRPr="00D142A7">
        <w:rPr>
          <w:sz w:val="22"/>
          <w:szCs w:val="22"/>
        </w:rPr>
        <w:t>Tsom Rau Lub Hom Phiaj (cov)</w:t>
      </w:r>
    </w:p>
    <w:p w14:paraId="4F1EEDF4" w14:textId="77777777" w:rsidR="00AD19E5" w:rsidRPr="00D142A7" w:rsidRDefault="00AD19E5" w:rsidP="00AD19E5">
      <w:pPr>
        <w:pStyle w:val="BodyText"/>
        <w:ind w:left="240" w:right="345"/>
        <w:jc w:val="both"/>
        <w:rPr>
          <w:sz w:val="22"/>
          <w:szCs w:val="22"/>
        </w:rPr>
      </w:pPr>
      <w:r w:rsidRPr="00D142A7">
        <w:rPr>
          <w:b/>
          <w:sz w:val="22"/>
          <w:szCs w:val="22"/>
        </w:rPr>
        <w:t xml:space="preserve">Piav qhia Lub hom phiaj: </w:t>
      </w:r>
      <w:r w:rsidRPr="00D142A7">
        <w:rPr>
          <w:sz w:val="22"/>
          <w:szCs w:val="22"/>
        </w:rPr>
        <w:t xml:space="preserve">Cov lus piav qhia </w:t>
      </w:r>
      <w:ins w:id="5658" w:author="year" w:date="2021-07-04T02:01:00Z">
        <w:r>
          <w:rPr>
            <w:sz w:val="22"/>
            <w:szCs w:val="22"/>
          </w:rPr>
          <w:t xml:space="preserve">tsim txhawm </w:t>
        </w:r>
      </w:ins>
      <w:del w:id="5659" w:author="year" w:date="2021-07-04T02:01:00Z">
        <w:r w:rsidRPr="00D142A7" w:rsidDel="00592ABD">
          <w:rPr>
            <w:sz w:val="22"/>
            <w:szCs w:val="22"/>
          </w:rPr>
          <w:delText xml:space="preserve">muab </w:delText>
        </w:r>
      </w:del>
      <w:r w:rsidRPr="00D142A7">
        <w:rPr>
          <w:sz w:val="22"/>
          <w:szCs w:val="22"/>
        </w:rPr>
        <w:t xml:space="preserve">rau Kev Tsom Lub Hom Phiaj yuav tsum </w:t>
      </w:r>
      <w:del w:id="5660" w:author="year" w:date="2021-07-04T02:02:00Z">
        <w:r w:rsidRPr="00D142A7" w:rsidDel="00592ABD">
          <w:rPr>
            <w:sz w:val="22"/>
            <w:szCs w:val="22"/>
          </w:rPr>
          <w:delText>yog</w:delText>
        </w:r>
      </w:del>
      <w:r w:rsidRPr="00D142A7">
        <w:rPr>
          <w:sz w:val="22"/>
          <w:szCs w:val="22"/>
        </w:rPr>
        <w:t xml:space="preserve"> tshwj xeeb, ntsuas tau, thiab </w:t>
      </w:r>
      <w:ins w:id="5661" w:author="year" w:date="2021-07-04T02:02:00Z">
        <w:r>
          <w:rPr>
            <w:sz w:val="22"/>
            <w:szCs w:val="22"/>
          </w:rPr>
          <w:t xml:space="preserve">paub </w:t>
        </w:r>
      </w:ins>
      <w:r w:rsidRPr="00D142A7">
        <w:rPr>
          <w:sz w:val="22"/>
          <w:szCs w:val="22"/>
        </w:rPr>
        <w:t>sij hawm. LEA tsim kom muaj Kev Tsom Lub Hom Phiaj los daws qhov chaw ntawm qhov xav tau uas yuav xav tau los yog muaj txiaj ntsig los ntawm cov ntsiab lus tseeb dua thiab cov ntaub ntawv siv zog. Lub Hom Phiaj uas Tsom Tawm tuaj yeem hais meej txog qhov kev ntsuas seb qhov ua tiav lub hom phiaj yuav raug ntsuas li cas thiab lub sij hawm ua raws li LEA kom ua tiav lub hom phiaj.</w:t>
      </w:r>
    </w:p>
    <w:p w14:paraId="709B85BA" w14:textId="77777777" w:rsidR="00AD19E5" w:rsidRDefault="00AD19E5" w:rsidP="00AD19E5">
      <w:pPr>
        <w:sectPr w:rsidR="00AD19E5">
          <w:pgSz w:w="15840" w:h="12240" w:orient="landscape"/>
          <w:pgMar w:top="560" w:right="120" w:bottom="560" w:left="120" w:header="0" w:footer="284" w:gutter="0"/>
          <w:cols w:space="720"/>
        </w:sectPr>
      </w:pPr>
    </w:p>
    <w:p w14:paraId="1966137A" w14:textId="77777777" w:rsidR="00AD19E5" w:rsidRPr="005A0EA3" w:rsidRDefault="00AD19E5" w:rsidP="00AD19E5">
      <w:pPr>
        <w:pStyle w:val="BodyText"/>
        <w:spacing w:before="76"/>
        <w:ind w:left="240" w:right="397"/>
        <w:jc w:val="both"/>
        <w:rPr>
          <w:sz w:val="22"/>
          <w:szCs w:val="22"/>
        </w:rPr>
      </w:pPr>
      <w:r w:rsidRPr="005A0EA3">
        <w:rPr>
          <w:b/>
          <w:sz w:val="22"/>
          <w:szCs w:val="22"/>
        </w:rPr>
        <w:lastRenderedPageBreak/>
        <w:t xml:space="preserve">Piav qhia txog vim li cas LEA </w:t>
      </w:r>
      <w:ins w:id="5662" w:author="year" w:date="2021-07-04T02:07:00Z">
        <w:r>
          <w:rPr>
            <w:b/>
            <w:sz w:val="22"/>
            <w:szCs w:val="22"/>
          </w:rPr>
          <w:t xml:space="preserve">ho </w:t>
        </w:r>
      </w:ins>
      <w:del w:id="5663" w:author="year" w:date="2021-07-04T02:07:00Z">
        <w:r w:rsidRPr="005A0EA3" w:rsidDel="00592ABD">
          <w:rPr>
            <w:b/>
            <w:sz w:val="22"/>
            <w:szCs w:val="22"/>
          </w:rPr>
          <w:delText>tau</w:delText>
        </w:r>
      </w:del>
      <w:r w:rsidRPr="005A0EA3">
        <w:rPr>
          <w:b/>
          <w:sz w:val="22"/>
          <w:szCs w:val="22"/>
        </w:rPr>
        <w:t xml:space="preserve"> tsim lub hom phiaj no: </w:t>
      </w:r>
      <w:r w:rsidRPr="005A0EA3">
        <w:rPr>
          <w:sz w:val="22"/>
          <w:szCs w:val="22"/>
        </w:rPr>
        <w:t xml:space="preserve">Qhia seb vim li cas LEA tau xaiv los muab </w:t>
      </w:r>
      <w:del w:id="5664" w:author="year" w:date="2021-07-04T02:08:00Z">
        <w:r w:rsidRPr="005A0EA3" w:rsidDel="00CA4159">
          <w:rPr>
            <w:sz w:val="22"/>
            <w:szCs w:val="22"/>
          </w:rPr>
          <w:delText>qhov hom phiaj no ua ntej</w:delText>
        </w:r>
      </w:del>
      <w:ins w:id="5665" w:author="year" w:date="2021-07-04T02:08:00Z">
        <w:r>
          <w:rPr>
            <w:sz w:val="22"/>
            <w:szCs w:val="22"/>
          </w:rPr>
          <w:t>kev tshwj xeeb rau lub hom phiaj no</w:t>
        </w:r>
      </w:ins>
      <w:r w:rsidRPr="005A0EA3">
        <w:rPr>
          <w:sz w:val="22"/>
          <w:szCs w:val="22"/>
        </w:rPr>
        <w:t xml:space="preserve">. Cov lus piav qhia yuav tsum yog raws cov ntaub ntawv ntawm Kev Tswj Fwm los sis lwm cov ntaub ntawv hauv zej zog. LEAs yuav tsum piav qhia tias LEA txheeb xyuas lub hom phiaj no li cas, nrog rau kev sib tham nrog cov neeg muaj feem cuam tshuam. LEAs </w:t>
      </w:r>
      <w:del w:id="5666" w:author="year" w:date="2021-07-04T02:11:00Z">
        <w:r w:rsidRPr="005A0EA3" w:rsidDel="00CA4159">
          <w:rPr>
            <w:sz w:val="22"/>
            <w:szCs w:val="22"/>
          </w:rPr>
          <w:delText xml:space="preserve">raug </w:delText>
        </w:r>
      </w:del>
      <w:ins w:id="5667" w:author="year" w:date="2021-07-04T02:11:00Z">
        <w:r>
          <w:rPr>
            <w:sz w:val="22"/>
            <w:szCs w:val="22"/>
          </w:rPr>
          <w:t>tau txais kev</w:t>
        </w:r>
        <w:r w:rsidRPr="005A0EA3">
          <w:rPr>
            <w:sz w:val="22"/>
            <w:szCs w:val="22"/>
          </w:rPr>
          <w:t xml:space="preserve"> </w:t>
        </w:r>
      </w:ins>
      <w:r w:rsidRPr="005A0EA3">
        <w:rPr>
          <w:sz w:val="22"/>
          <w:szCs w:val="22"/>
        </w:rPr>
        <w:t xml:space="preserve">txhawb kom txhawb kev </w:t>
      </w:r>
      <w:del w:id="5668" w:author="year" w:date="2021-07-04T02:11:00Z">
        <w:r w:rsidRPr="005A0EA3" w:rsidDel="00CA4159">
          <w:rPr>
            <w:sz w:val="22"/>
            <w:szCs w:val="22"/>
          </w:rPr>
          <w:delText>pom zoo</w:delText>
        </w:r>
      </w:del>
      <w:ins w:id="5669" w:author="year" w:date="2021-07-04T02:11:00Z">
        <w:r>
          <w:rPr>
            <w:sz w:val="22"/>
            <w:szCs w:val="22"/>
          </w:rPr>
          <w:t>kev dawb huv</w:t>
        </w:r>
      </w:ins>
      <w:r w:rsidRPr="005A0EA3">
        <w:rPr>
          <w:sz w:val="22"/>
          <w:szCs w:val="22"/>
        </w:rPr>
        <w:t xml:space="preserve"> thiab nkag siab txog ib ncig ntawm qhov kev txiav txim siab kom </w:t>
      </w:r>
      <w:del w:id="5670" w:author="year" w:date="2021-07-04T02:12:00Z">
        <w:r w:rsidRPr="005A0EA3" w:rsidDel="00CA4159">
          <w:rPr>
            <w:sz w:val="22"/>
            <w:szCs w:val="22"/>
          </w:rPr>
          <w:delText>ua tiav lub hom phiaj uas tsom</w:delText>
        </w:r>
      </w:del>
      <w:ins w:id="5671" w:author="year" w:date="2021-07-04T02:12:00Z">
        <w:r>
          <w:rPr>
            <w:sz w:val="22"/>
            <w:szCs w:val="22"/>
          </w:rPr>
          <w:t>tau raws lub hom phiaj</w:t>
        </w:r>
      </w:ins>
      <w:r w:rsidRPr="005A0EA3">
        <w:rPr>
          <w:sz w:val="22"/>
          <w:szCs w:val="22"/>
        </w:rPr>
        <w:t>.</w:t>
      </w:r>
    </w:p>
    <w:p w14:paraId="7C06002A" w14:textId="77777777" w:rsidR="00AD19E5" w:rsidRDefault="00AD19E5" w:rsidP="00AD19E5">
      <w:pPr>
        <w:pStyle w:val="BodyText"/>
        <w:spacing w:before="10"/>
        <w:rPr>
          <w:sz w:val="20"/>
        </w:rPr>
      </w:pPr>
    </w:p>
    <w:p w14:paraId="0D414B17" w14:textId="77777777" w:rsidR="00AD19E5" w:rsidRPr="00625D90" w:rsidRDefault="00AD19E5" w:rsidP="00AD19E5">
      <w:pPr>
        <w:pStyle w:val="Heading4"/>
        <w:jc w:val="both"/>
        <w:rPr>
          <w:sz w:val="22"/>
          <w:szCs w:val="22"/>
        </w:rPr>
      </w:pPr>
      <w:bookmarkStart w:id="5672" w:name="Broad_Goal"/>
      <w:bookmarkEnd w:id="5672"/>
      <w:del w:id="5673" w:author="year" w:date="2021-07-04T02:13:00Z">
        <w:r w:rsidRPr="00625D90" w:rsidDel="00CA4159">
          <w:rPr>
            <w:sz w:val="22"/>
            <w:szCs w:val="22"/>
          </w:rPr>
          <w:delText xml:space="preserve">Ntau Lub </w:delText>
        </w:r>
      </w:del>
      <w:r w:rsidRPr="00625D90">
        <w:rPr>
          <w:sz w:val="22"/>
          <w:szCs w:val="22"/>
        </w:rPr>
        <w:t>Hom Phiaj</w:t>
      </w:r>
      <w:ins w:id="5674" w:author="year" w:date="2021-07-04T02:13:00Z">
        <w:r>
          <w:rPr>
            <w:sz w:val="22"/>
            <w:szCs w:val="22"/>
          </w:rPr>
          <w:t xml:space="preserve"> Dav</w:t>
        </w:r>
      </w:ins>
    </w:p>
    <w:p w14:paraId="1CEA6057" w14:textId="77777777" w:rsidR="00AD19E5" w:rsidRPr="00625D90" w:rsidRDefault="00AD19E5" w:rsidP="00AD19E5">
      <w:pPr>
        <w:pStyle w:val="BodyText"/>
        <w:ind w:left="240" w:right="611"/>
        <w:jc w:val="both"/>
        <w:rPr>
          <w:sz w:val="22"/>
          <w:szCs w:val="22"/>
        </w:rPr>
      </w:pPr>
      <w:ins w:id="5675" w:author="year" w:date="2021-07-04T02:14:00Z">
        <w:r>
          <w:rPr>
            <w:b/>
            <w:sz w:val="22"/>
            <w:szCs w:val="22"/>
          </w:rPr>
          <w:t xml:space="preserve">Piav </w:t>
        </w:r>
      </w:ins>
      <w:del w:id="5676" w:author="year" w:date="2021-07-04T02:14:00Z">
        <w:r w:rsidRPr="00625D90" w:rsidDel="00CA4159">
          <w:rPr>
            <w:b/>
            <w:sz w:val="22"/>
            <w:szCs w:val="22"/>
          </w:rPr>
          <w:delText>P</w:delText>
        </w:r>
      </w:del>
      <w:del w:id="5677" w:author="year" w:date="2021-07-04T02:13:00Z">
        <w:r w:rsidRPr="00625D90" w:rsidDel="00CA4159">
          <w:rPr>
            <w:b/>
            <w:sz w:val="22"/>
            <w:szCs w:val="22"/>
          </w:rPr>
          <w:delText>ai</w:delText>
        </w:r>
      </w:del>
      <w:del w:id="5678" w:author="year" w:date="2021-07-04T02:14:00Z">
        <w:r w:rsidRPr="00625D90" w:rsidDel="00CA4159">
          <w:rPr>
            <w:b/>
            <w:sz w:val="22"/>
            <w:szCs w:val="22"/>
          </w:rPr>
          <w:delText>v</w:delText>
        </w:r>
      </w:del>
      <w:r w:rsidRPr="00625D90">
        <w:rPr>
          <w:b/>
          <w:sz w:val="22"/>
          <w:szCs w:val="22"/>
        </w:rPr>
        <w:t xml:space="preserve"> qhia Lub hom phiaj: </w:t>
      </w:r>
      <w:r w:rsidRPr="00625D90">
        <w:rPr>
          <w:sz w:val="22"/>
          <w:szCs w:val="22"/>
        </w:rPr>
        <w:t xml:space="preserve">Piav qhia txog LEA cov kev npaj ua </w:t>
      </w:r>
      <w:ins w:id="5679" w:author="year" w:date="2021-07-04T02:14:00Z">
        <w:r>
          <w:rPr>
            <w:sz w:val="22"/>
            <w:szCs w:val="22"/>
          </w:rPr>
          <w:t xml:space="preserve">kom </w:t>
        </w:r>
      </w:ins>
      <w:r w:rsidRPr="00625D90">
        <w:rPr>
          <w:sz w:val="22"/>
          <w:szCs w:val="22"/>
        </w:rPr>
        <w:t xml:space="preserve">tiav los ntawm cov kev nqis tes ua muaj nyob rau hauv lub hom phiaj. Qhov kev piav qhia ntawm </w:t>
      </w:r>
      <w:del w:id="5680" w:author="year" w:date="2021-07-04T02:15:00Z">
        <w:r w:rsidRPr="00625D90" w:rsidDel="00CA4159">
          <w:rPr>
            <w:sz w:val="22"/>
            <w:szCs w:val="22"/>
          </w:rPr>
          <w:delText xml:space="preserve">ntau </w:delText>
        </w:r>
      </w:del>
      <w:r w:rsidRPr="00625D90">
        <w:rPr>
          <w:sz w:val="22"/>
          <w:szCs w:val="22"/>
        </w:rPr>
        <w:t xml:space="preserve">lub hom phiaj </w:t>
      </w:r>
      <w:ins w:id="5681" w:author="year" w:date="2021-07-04T02:15:00Z">
        <w:r>
          <w:rPr>
            <w:sz w:val="22"/>
            <w:szCs w:val="22"/>
          </w:rPr>
          <w:t xml:space="preserve">dav </w:t>
        </w:r>
      </w:ins>
      <w:r w:rsidRPr="00625D90">
        <w:rPr>
          <w:sz w:val="22"/>
          <w:szCs w:val="22"/>
        </w:rPr>
        <w:t xml:space="preserve">yuav ua kom pom tseeb nrog qhov kev cia siab ua tau zoo suav nrog qhov hom phiaj. Lub hom phiaj piav qhia teeb tsa cov kev nqis tes ua thiab cov kev cia siab tshwm sim ua ke thiab tsis tu ncua. Lub hom phiaj piav qhia yog ib qho tshwj xeeb uas yuav los ntsuas tau rau hauv nqe lus los sis qhov zoo. Lub hom phiaj </w:t>
      </w:r>
      <w:ins w:id="5682" w:author="year" w:date="2021-07-04T02:19:00Z">
        <w:r>
          <w:rPr>
            <w:sz w:val="22"/>
            <w:szCs w:val="22"/>
          </w:rPr>
          <w:t>dav</w:t>
        </w:r>
      </w:ins>
      <w:del w:id="5683" w:author="year" w:date="2021-07-04T02:19:00Z">
        <w:r w:rsidRPr="00625D90" w:rsidDel="00A76E38">
          <w:rPr>
            <w:sz w:val="22"/>
            <w:szCs w:val="22"/>
          </w:rPr>
          <w:delText xml:space="preserve">ntau yam </w:delText>
        </w:r>
      </w:del>
      <w:r w:rsidRPr="00625D90">
        <w:rPr>
          <w:sz w:val="22"/>
          <w:szCs w:val="22"/>
        </w:rPr>
        <w:t xml:space="preserve">tsis yog ib qho tseem ceeb </w:t>
      </w:r>
      <w:del w:id="5684" w:author="year" w:date="2021-07-04T02:20:00Z">
        <w:r w:rsidRPr="00625D90" w:rsidDel="00A76E38">
          <w:rPr>
            <w:sz w:val="22"/>
            <w:szCs w:val="22"/>
          </w:rPr>
          <w:delText xml:space="preserve">raws </w:delText>
        </w:r>
      </w:del>
      <w:r w:rsidRPr="00625D90">
        <w:rPr>
          <w:sz w:val="22"/>
          <w:szCs w:val="22"/>
        </w:rPr>
        <w:t>li lub hom phiaj uas tau tsom. Thaum nws tshwj xeeb txaus ntsuas tau, nws muaj ntau yam kev ntsuas</w:t>
      </w:r>
      <w:ins w:id="5685" w:author="year" w:date="2021-07-04T02:20:00Z">
        <w:r>
          <w:rPr>
            <w:sz w:val="22"/>
            <w:szCs w:val="22"/>
          </w:rPr>
          <w:t xml:space="preserve"> si</w:t>
        </w:r>
      </w:ins>
      <w:ins w:id="5686" w:author="year" w:date="2021-07-04T02:21:00Z">
        <w:r>
          <w:rPr>
            <w:sz w:val="22"/>
            <w:szCs w:val="22"/>
          </w:rPr>
          <w:t>b</w:t>
        </w:r>
      </w:ins>
      <w:ins w:id="5687" w:author="year" w:date="2021-07-04T02:20:00Z">
        <w:r>
          <w:rPr>
            <w:sz w:val="22"/>
            <w:szCs w:val="22"/>
          </w:rPr>
          <w:t xml:space="preserve"> txawv</w:t>
        </w:r>
      </w:ins>
      <w:ins w:id="5688" w:author="year" w:date="2021-07-04T02:21:00Z">
        <w:r>
          <w:rPr>
            <w:sz w:val="22"/>
            <w:szCs w:val="22"/>
          </w:rPr>
          <w:t xml:space="preserve"> uas siv ntsuas kev</w:t>
        </w:r>
      </w:ins>
      <w:ins w:id="5689" w:author="year" w:date="2021-07-04T02:22:00Z">
        <w:r>
          <w:rPr>
            <w:sz w:val="22"/>
            <w:szCs w:val="22"/>
          </w:rPr>
          <w:t xml:space="preserve"> hloov pauv mus rau lub hom phiaj.</w:t>
        </w:r>
      </w:ins>
      <w:del w:id="5690" w:author="year" w:date="2021-07-04T02:23:00Z">
        <w:r w:rsidRPr="00625D90" w:rsidDel="00A76E38">
          <w:rPr>
            <w:sz w:val="22"/>
            <w:szCs w:val="22"/>
          </w:rPr>
          <w:delText xml:space="preserve"> rau kev ntsuas kev nce qib mus txog lub hom phiaj</w:delText>
        </w:r>
      </w:del>
      <w:r w:rsidRPr="00625D90">
        <w:rPr>
          <w:sz w:val="22"/>
          <w:szCs w:val="22"/>
        </w:rPr>
        <w:t>.</w:t>
      </w:r>
    </w:p>
    <w:p w14:paraId="667E98CF" w14:textId="77777777" w:rsidR="00AD19E5" w:rsidRDefault="00AD19E5" w:rsidP="00AD19E5">
      <w:pPr>
        <w:pStyle w:val="BodyText"/>
        <w:spacing w:before="10"/>
        <w:rPr>
          <w:sz w:val="20"/>
        </w:rPr>
      </w:pPr>
    </w:p>
    <w:p w14:paraId="21B927AD" w14:textId="77777777" w:rsidR="00AD19E5" w:rsidRPr="00E4752C" w:rsidRDefault="00AD19E5" w:rsidP="00AD19E5">
      <w:pPr>
        <w:ind w:left="240" w:right="453"/>
      </w:pPr>
      <w:r w:rsidRPr="00E4752C">
        <w:rPr>
          <w:b/>
        </w:rPr>
        <w:t xml:space="preserve">Piav qhia txog </w:t>
      </w:r>
      <w:ins w:id="5691" w:author="year" w:date="2021-07-04T02:23:00Z">
        <w:r>
          <w:rPr>
            <w:b/>
          </w:rPr>
          <w:t xml:space="preserve">tias </w:t>
        </w:r>
      </w:ins>
      <w:r w:rsidRPr="00E4752C">
        <w:rPr>
          <w:b/>
        </w:rPr>
        <w:t xml:space="preserve">vim li cas LEA </w:t>
      </w:r>
      <w:ins w:id="5692" w:author="year" w:date="2021-07-04T02:24:00Z">
        <w:r>
          <w:rPr>
            <w:b/>
          </w:rPr>
          <w:t xml:space="preserve">thiaj </w:t>
        </w:r>
      </w:ins>
      <w:r w:rsidRPr="00E4752C">
        <w:rPr>
          <w:b/>
        </w:rPr>
        <w:t xml:space="preserve">tau tsim lub hom phiaj no: </w:t>
      </w:r>
      <w:r w:rsidRPr="00E4752C">
        <w:t>Piav qhia tias vim li cas LEA</w:t>
      </w:r>
      <w:ins w:id="5693" w:author="year" w:date="2021-07-04T02:25:00Z">
        <w:r>
          <w:t xml:space="preserve"> thiaj</w:t>
        </w:r>
      </w:ins>
      <w:r w:rsidRPr="00E4752C">
        <w:t xml:space="preserve"> tsim lub hom phiaj no thiab seb cov kev nqis tes ua thiab cov kev ntsuas ua pab pawg ua ke yuav pab ua tiav lub hom phiaj ntawv li cas.</w:t>
      </w:r>
    </w:p>
    <w:p w14:paraId="5733CF98" w14:textId="77777777" w:rsidR="00AD19E5" w:rsidRDefault="00AD19E5" w:rsidP="00AD19E5">
      <w:pPr>
        <w:pStyle w:val="BodyText"/>
        <w:spacing w:before="10"/>
        <w:rPr>
          <w:sz w:val="20"/>
        </w:rPr>
      </w:pPr>
    </w:p>
    <w:p w14:paraId="79AFD973" w14:textId="77777777" w:rsidR="00AD19E5" w:rsidRDefault="00AD19E5" w:rsidP="00AD19E5">
      <w:pPr>
        <w:pStyle w:val="Heading4"/>
      </w:pPr>
      <w:bookmarkStart w:id="5694" w:name="Maintenance_of_Progress_Goal"/>
      <w:bookmarkEnd w:id="5694"/>
      <w:r>
        <w:t>Kev Txhim Kho Kev Nce Qib Ntawm Lub Hom Phiaj</w:t>
      </w:r>
    </w:p>
    <w:p w14:paraId="6A360BCF" w14:textId="77777777" w:rsidR="00AD19E5" w:rsidRDefault="00AD19E5" w:rsidP="00AD19E5">
      <w:pPr>
        <w:pStyle w:val="BodyText"/>
        <w:ind w:left="240" w:right="239"/>
      </w:pPr>
      <w:r>
        <w:rPr>
          <w:b/>
        </w:rPr>
        <w:t xml:space="preserve">Piav Qhia lub hom phiaj: </w:t>
      </w:r>
      <w:r>
        <w:t>Piav qhia tias LEA npaj siab yuav ua li cas los pab txhawb txoj kev kawm nce qib hauv LCFF Lub Hom Phiaj Tseem Ceeb uas tsis hais txog los ntawm lwm lub hom phiaj hauv LCAP. Siv hom hom phiaj no los hais txog lub xeev qhov tshwj xeeb thiab cov kev ntsuas uas siv tsis tau txog nyob rau lwm lub hom phiaj hauv LCAP. Lub xeev cov hauj lwm tseem ceeb thiab cov kev ntsuas uas yuav tau hais rau hauv cov kev ua no yog LEA, sib tham nrog cov neeg muaj feem xyuam, tau txiav txim siab los ua cov kev nqis tes thiab saib xyuas kev nce qib thaum tsom mus rau kev siv cov kev nqis tes ua nyob rau hauv LCAP.</w:t>
      </w:r>
    </w:p>
    <w:p w14:paraId="366FE7EE" w14:textId="77777777" w:rsidR="00AD19E5" w:rsidRDefault="00AD19E5" w:rsidP="00AD19E5">
      <w:pPr>
        <w:pStyle w:val="BodyText"/>
        <w:spacing w:before="10"/>
        <w:rPr>
          <w:sz w:val="20"/>
        </w:rPr>
      </w:pPr>
    </w:p>
    <w:p w14:paraId="7E21663B" w14:textId="77777777" w:rsidR="00AD19E5" w:rsidRPr="00B570D2" w:rsidRDefault="00AD19E5" w:rsidP="00AD19E5">
      <w:pPr>
        <w:ind w:left="240"/>
      </w:pPr>
      <w:r w:rsidRPr="00B570D2">
        <w:rPr>
          <w:b/>
        </w:rPr>
        <w:t xml:space="preserve">Piav qhia txog vim li cas LEA </w:t>
      </w:r>
      <w:ins w:id="5695" w:author="year" w:date="2021-07-04T02:32:00Z">
        <w:r>
          <w:rPr>
            <w:b/>
          </w:rPr>
          <w:t xml:space="preserve">thiaj </w:t>
        </w:r>
      </w:ins>
      <w:r w:rsidRPr="00B570D2">
        <w:rPr>
          <w:b/>
        </w:rPr>
        <w:t xml:space="preserve">tau tsim lub hom phiaj no: </w:t>
      </w:r>
      <w:r w:rsidRPr="00B570D2">
        <w:t>Piav qhia: cov kev nqis tes ua yuav txhawb nqa kev nce qib uas muab piv txwv los ntawm cov kev ntsuas uas cuam tshuam.</w:t>
      </w:r>
    </w:p>
    <w:p w14:paraId="625BDE4B" w14:textId="77777777" w:rsidR="00AD19E5" w:rsidRDefault="00AD19E5" w:rsidP="00AD19E5">
      <w:pPr>
        <w:pStyle w:val="BodyText"/>
        <w:spacing w:before="10"/>
        <w:rPr>
          <w:sz w:val="20"/>
        </w:rPr>
      </w:pPr>
    </w:p>
    <w:p w14:paraId="796BBCA2" w14:textId="77777777" w:rsidR="00AD19E5" w:rsidRPr="00FD2DB5" w:rsidRDefault="00AD19E5" w:rsidP="00AD19E5">
      <w:pPr>
        <w:pStyle w:val="Heading4"/>
        <w:jc w:val="both"/>
        <w:rPr>
          <w:sz w:val="22"/>
          <w:szCs w:val="22"/>
        </w:rPr>
      </w:pPr>
      <w:bookmarkStart w:id="5696" w:name="Measuring_and_Reporting_Results:"/>
      <w:bookmarkEnd w:id="5696"/>
      <w:r w:rsidRPr="00FD2DB5">
        <w:rPr>
          <w:sz w:val="22"/>
          <w:szCs w:val="22"/>
        </w:rPr>
        <w:t>Ntsuas thiab Tshaj Tawm Cov Ntsiab Lus:</w:t>
      </w:r>
    </w:p>
    <w:p w14:paraId="35308771" w14:textId="77777777" w:rsidR="00AD19E5" w:rsidRPr="00FD2DB5" w:rsidRDefault="00AD19E5" w:rsidP="00AD19E5">
      <w:pPr>
        <w:pStyle w:val="BodyText"/>
        <w:ind w:left="240" w:right="719"/>
        <w:jc w:val="both"/>
        <w:rPr>
          <w:sz w:val="22"/>
          <w:szCs w:val="22"/>
        </w:rPr>
      </w:pPr>
      <w:r w:rsidRPr="00FD2DB5">
        <w:rPr>
          <w:sz w:val="22"/>
          <w:szCs w:val="22"/>
        </w:rPr>
        <w:t xml:space="preserve">Hauv txhua lub xyoo LCAP, txheeb xyuas cov kev ntsua uas LEA yuav siv los taug qab cov </w:t>
      </w:r>
      <w:del w:id="5697" w:author="year" w:date="2021-07-04T02:34:00Z">
        <w:r w:rsidRPr="00FD2DB5" w:rsidDel="00460A17">
          <w:rPr>
            <w:sz w:val="22"/>
            <w:szCs w:val="22"/>
          </w:rPr>
          <w:delText>kev kawm ua tiav rau cov txiaj ntsig tau npaj tseg</w:delText>
        </w:r>
      </w:del>
      <w:ins w:id="5698" w:author="year" w:date="2021-07-04T02:34:00Z">
        <w:r>
          <w:rPr>
            <w:sz w:val="22"/>
            <w:szCs w:val="22"/>
          </w:rPr>
          <w:t xml:space="preserve"> kev hloov pauv mus r</w:t>
        </w:r>
      </w:ins>
      <w:ins w:id="5699" w:author="year" w:date="2021-07-04T02:35:00Z">
        <w:r>
          <w:rPr>
            <w:sz w:val="22"/>
            <w:szCs w:val="22"/>
          </w:rPr>
          <w:t>au cov txiaj ntsig uas tau xav tseg ntawv</w:t>
        </w:r>
      </w:ins>
      <w:r w:rsidRPr="00FD2DB5">
        <w:rPr>
          <w:sz w:val="22"/>
          <w:szCs w:val="22"/>
        </w:rPr>
        <w:t xml:space="preserve">. LEAs </w:t>
      </w:r>
      <w:ins w:id="5700" w:author="year" w:date="2021-07-04T02:36:00Z">
        <w:r>
          <w:rPr>
            <w:sz w:val="22"/>
            <w:szCs w:val="22"/>
          </w:rPr>
          <w:t xml:space="preserve">tau txais </w:t>
        </w:r>
      </w:ins>
      <w:del w:id="5701" w:author="year" w:date="2021-07-04T02:36:00Z">
        <w:r w:rsidRPr="00FD2DB5" w:rsidDel="00460A17">
          <w:rPr>
            <w:sz w:val="22"/>
            <w:szCs w:val="22"/>
          </w:rPr>
          <w:delText>raug</w:delText>
        </w:r>
      </w:del>
      <w:r w:rsidRPr="00FD2DB5">
        <w:rPr>
          <w:sz w:val="22"/>
          <w:szCs w:val="22"/>
        </w:rPr>
        <w:t xml:space="preserve"> txhawb kom txheeb xyuas cov kev ntsuas rau tej pawg tub kawm tshwj xeeb, raws li qhov tsim nyog, suav nrog cov txiaj ntsig kev cia siab uas yuav muaj kev cuam tshuam me ntsis ntawm cov kev kawm sib txawv.</w:t>
      </w:r>
    </w:p>
    <w:p w14:paraId="21C8C5CE" w14:textId="77777777" w:rsidR="00AD19E5" w:rsidRPr="00FD2DB5" w:rsidRDefault="00AD19E5" w:rsidP="00AD19E5">
      <w:pPr>
        <w:pStyle w:val="BodyText"/>
        <w:spacing w:before="10"/>
        <w:jc w:val="both"/>
        <w:rPr>
          <w:sz w:val="22"/>
          <w:szCs w:val="22"/>
        </w:rPr>
      </w:pPr>
    </w:p>
    <w:p w14:paraId="2E593BD1" w14:textId="77777777" w:rsidR="00AD19E5" w:rsidRPr="00FD2DB5" w:rsidRDefault="00AD19E5" w:rsidP="00AD19E5">
      <w:pPr>
        <w:pStyle w:val="BodyText"/>
        <w:ind w:left="240" w:right="438"/>
        <w:jc w:val="both"/>
        <w:rPr>
          <w:sz w:val="22"/>
          <w:szCs w:val="22"/>
        </w:rPr>
      </w:pPr>
      <w:r w:rsidRPr="00FD2DB5">
        <w:rPr>
          <w:sz w:val="22"/>
          <w:szCs w:val="22"/>
        </w:rPr>
        <w:t xml:space="preserve">Xws li hauv qab no cov ntaub ntawv nyuam qhuav dhau los uas cuam tshuam nrog qhov kev ntsuas no thaum lub sij hawm saws los ntawm LCAP rau thawj xyoo ntawm peb lub hom phiaj. LEAs yuav siv cov ntaub ntawv raws li tau tshaj tawm ntawm xyoo 2019 Daim Ntawv Teev Npe rau lub hauv paus ntawm kev ntsuas yog tias cov ntaub ntawv sawv cev tam </w:t>
      </w:r>
      <w:ins w:id="5702" w:author="year" w:date="2021-07-04T02:43:00Z">
        <w:r>
          <w:rPr>
            <w:sz w:val="22"/>
            <w:szCs w:val="22"/>
          </w:rPr>
          <w:t>cov ntaub ntawv ua muaj txaus tshaj plaws lub sib hawm no</w:t>
        </w:r>
      </w:ins>
      <w:ins w:id="5703" w:author="year" w:date="2021-07-04T02:44:00Z">
        <w:r>
          <w:rPr>
            <w:sz w:val="22"/>
            <w:szCs w:val="22"/>
          </w:rPr>
          <w:t xml:space="preserve"> </w:t>
        </w:r>
      </w:ins>
      <w:del w:id="5704" w:author="year" w:date="2021-07-04T02:43:00Z">
        <w:r w:rsidRPr="00FD2DB5" w:rsidDel="00A94293">
          <w:rPr>
            <w:sz w:val="22"/>
            <w:szCs w:val="22"/>
          </w:rPr>
          <w:delText xml:space="preserve">sim no muaj tshaj plaws </w:delText>
        </w:r>
      </w:del>
      <w:r w:rsidRPr="00FD2DB5">
        <w:rPr>
          <w:sz w:val="22"/>
          <w:szCs w:val="22"/>
        </w:rPr>
        <w:t>(piv txwv li tsev kawm tiav qib siab).</w:t>
      </w:r>
    </w:p>
    <w:p w14:paraId="30587B72" w14:textId="77777777" w:rsidR="00AD19E5" w:rsidRPr="00FD2DB5" w:rsidRDefault="00AD19E5" w:rsidP="00AD19E5">
      <w:pPr>
        <w:pStyle w:val="BodyText"/>
        <w:spacing w:before="10"/>
        <w:jc w:val="both"/>
        <w:rPr>
          <w:sz w:val="22"/>
          <w:szCs w:val="22"/>
        </w:rPr>
      </w:pPr>
    </w:p>
    <w:p w14:paraId="4D8498EF" w14:textId="77777777" w:rsidR="00AD19E5" w:rsidRPr="00FD2DB5" w:rsidRDefault="00AD19E5" w:rsidP="00AD19E5">
      <w:pPr>
        <w:pStyle w:val="BodyText"/>
        <w:ind w:left="240" w:right="438"/>
        <w:jc w:val="both"/>
        <w:rPr>
          <w:sz w:val="22"/>
          <w:szCs w:val="22"/>
        </w:rPr>
      </w:pPr>
      <w:r w:rsidRPr="00FD2DB5">
        <w:rPr>
          <w:sz w:val="22"/>
          <w:szCs w:val="22"/>
        </w:rPr>
        <w:t>Kev siv cov ntaub ntawv nyuam qhuav dhau los no muaj feem nrog kev tshuaj xyuas cov ntaub ntawv LEA npaj rau kev xa mus rau California (Longitudinal Pupil Achievement Data System CALPADS) los sis cov ntaub ntawv uas LEA nyuam qhuav xa rau CALPADS. Vim hais tias thaum kawg xyoo 2020–2021 cov txiaj ntsig tau ntawm qee qhov kev ntsuas yuav tsis suav lub sij hawm thaum xyoo 2021–24 LCAP tau pom zoo (xws li tus lej kawm tiav, feem pua ​​ncua kev kawm), cov ntaub ntawv tsis ntev los no muaj suav nrog qhov muab sij hawm xam txhua xyoo nyob rau tib hnub rau kev sib piv cov laj thawj.</w:t>
      </w:r>
    </w:p>
    <w:p w14:paraId="72EBDE77" w14:textId="77777777" w:rsidR="00AD19E5" w:rsidRPr="00FD2DB5" w:rsidRDefault="00AD19E5" w:rsidP="00AD19E5">
      <w:pPr>
        <w:pStyle w:val="BodyText"/>
        <w:ind w:left="240" w:right="438"/>
        <w:jc w:val="both"/>
        <w:rPr>
          <w:sz w:val="22"/>
          <w:szCs w:val="22"/>
        </w:rPr>
      </w:pPr>
    </w:p>
    <w:p w14:paraId="5DC26CAC" w14:textId="77777777" w:rsidR="00AD19E5" w:rsidRPr="00FD2DB5" w:rsidRDefault="00AD19E5" w:rsidP="00AD19E5">
      <w:pPr>
        <w:pStyle w:val="BodyText"/>
        <w:ind w:left="240" w:right="438"/>
        <w:jc w:val="both"/>
        <w:rPr>
          <w:sz w:val="22"/>
          <w:szCs w:val="22"/>
        </w:rPr>
      </w:pPr>
      <w:r w:rsidRPr="00FD2DB5">
        <w:rPr>
          <w:sz w:val="22"/>
          <w:szCs w:val="22"/>
        </w:rPr>
        <w:t xml:space="preserve">Cov ntaub ntawv hauv paus yuav tsum tsis hloov pauv ntawm peb lub xyoo LCAP. </w:t>
      </w:r>
    </w:p>
    <w:p w14:paraId="06CFDCA0" w14:textId="77777777" w:rsidR="00AD19E5" w:rsidRPr="00FD2DB5" w:rsidRDefault="00AD19E5" w:rsidP="00AD19E5">
      <w:pPr>
        <w:pStyle w:val="BodyText"/>
        <w:ind w:left="240" w:right="438"/>
        <w:jc w:val="both"/>
        <w:rPr>
          <w:sz w:val="22"/>
          <w:szCs w:val="22"/>
        </w:rPr>
      </w:pPr>
      <w:r w:rsidRPr="00FD2DB5">
        <w:rPr>
          <w:sz w:val="22"/>
          <w:szCs w:val="22"/>
        </w:rPr>
        <w:t>Ua kom tiav cov lus raws li hauv qab no:</w:t>
      </w:r>
    </w:p>
    <w:p w14:paraId="6F4FAD4E" w14:textId="77777777" w:rsidR="00AD19E5" w:rsidRDefault="00AD19E5" w:rsidP="00AD19E5">
      <w:pPr>
        <w:spacing w:line="448" w:lineRule="auto"/>
        <w:sectPr w:rsidR="00AD19E5">
          <w:pgSz w:w="15840" w:h="12240" w:orient="landscape"/>
          <w:pgMar w:top="560" w:right="120" w:bottom="560" w:left="120" w:header="0" w:footer="284" w:gutter="0"/>
          <w:cols w:space="720"/>
        </w:sectPr>
      </w:pPr>
    </w:p>
    <w:p w14:paraId="5EB8789A" w14:textId="77777777" w:rsidR="00AD19E5" w:rsidRPr="00C93296" w:rsidRDefault="00AD19E5" w:rsidP="00AD19E5">
      <w:pPr>
        <w:pStyle w:val="ListParagraph"/>
        <w:numPr>
          <w:ilvl w:val="0"/>
          <w:numId w:val="20"/>
        </w:numPr>
        <w:tabs>
          <w:tab w:val="left" w:pos="959"/>
          <w:tab w:val="left" w:pos="960"/>
        </w:tabs>
        <w:spacing w:before="76"/>
      </w:pPr>
      <w:r w:rsidRPr="00C93296">
        <w:rPr>
          <w:b/>
        </w:rPr>
        <w:lastRenderedPageBreak/>
        <w:t xml:space="preserve">Kev </w:t>
      </w:r>
      <w:ins w:id="5705" w:author="year" w:date="2021-07-04T02:49:00Z">
        <w:r>
          <w:rPr>
            <w:b/>
          </w:rPr>
          <w:t>N</w:t>
        </w:r>
      </w:ins>
      <w:r w:rsidRPr="00C93296">
        <w:rPr>
          <w:b/>
        </w:rPr>
        <w:t>Tsuas</w:t>
      </w:r>
      <w:r w:rsidRPr="00C93296">
        <w:t>: Qhia txog kev ntsuas seb kawm tau nce qib li cas uas siv kev ntsuas.</w:t>
      </w:r>
    </w:p>
    <w:p w14:paraId="65F7A21B" w14:textId="77777777" w:rsidR="00AD19E5" w:rsidRPr="00C93296" w:rsidRDefault="00AD19E5" w:rsidP="00AD19E5">
      <w:pPr>
        <w:pStyle w:val="BodyText"/>
        <w:spacing w:before="8"/>
        <w:rPr>
          <w:sz w:val="22"/>
          <w:szCs w:val="22"/>
        </w:rPr>
      </w:pPr>
    </w:p>
    <w:p w14:paraId="6812D0CE" w14:textId="77777777" w:rsidR="00AD19E5" w:rsidRPr="00C93296" w:rsidRDefault="00AD19E5" w:rsidP="00AD19E5">
      <w:pPr>
        <w:pStyle w:val="ListParagraph"/>
        <w:numPr>
          <w:ilvl w:val="0"/>
          <w:numId w:val="20"/>
        </w:numPr>
        <w:tabs>
          <w:tab w:val="left" w:pos="959"/>
          <w:tab w:val="left" w:pos="960"/>
        </w:tabs>
        <w:spacing w:before="1"/>
        <w:ind w:right="1109"/>
        <w:jc w:val="both"/>
      </w:pPr>
      <w:r w:rsidRPr="00C93296">
        <w:rPr>
          <w:b/>
        </w:rPr>
        <w:t>Lub hauv paus</w:t>
      </w:r>
      <w:r w:rsidRPr="00C93296">
        <w:t xml:space="preserve">: Nkag mus rau lub hauv paus thaum sau LCAP </w:t>
      </w:r>
      <w:del w:id="5706" w:author="year" w:date="2021-07-04T02:51:00Z">
        <w:r w:rsidRPr="00C93296" w:rsidDel="00F76D8E">
          <w:delText>cov</w:delText>
        </w:r>
      </w:del>
      <w:r w:rsidRPr="00C93296">
        <w:t xml:space="preserve"> rau xyoo 2021–22. Raws li tau piav los saum no, hauv paus yog cov ntaub ntawv tsis ntev los no cuam tshuam nrog kev ntsuas. Qhia txog xyoo kawm ntawv uas cov ntaub ntawv siv, sib phim nrog cov lus qhia sauv.</w:t>
      </w:r>
    </w:p>
    <w:p w14:paraId="34E1575D" w14:textId="77777777" w:rsidR="00AD19E5" w:rsidRPr="00C93296" w:rsidRDefault="00AD19E5" w:rsidP="00AD19E5">
      <w:pPr>
        <w:pStyle w:val="BodyText"/>
        <w:spacing w:before="8"/>
        <w:rPr>
          <w:sz w:val="22"/>
          <w:szCs w:val="22"/>
        </w:rPr>
      </w:pPr>
    </w:p>
    <w:p w14:paraId="43E14D2C" w14:textId="77777777" w:rsidR="00AD19E5" w:rsidRPr="00C93296" w:rsidRDefault="00AD19E5" w:rsidP="00AD19E5">
      <w:pPr>
        <w:pStyle w:val="ListParagraph"/>
        <w:numPr>
          <w:ilvl w:val="0"/>
          <w:numId w:val="20"/>
        </w:numPr>
        <w:tabs>
          <w:tab w:val="left" w:pos="959"/>
          <w:tab w:val="left" w:pos="960"/>
        </w:tabs>
        <w:spacing w:before="1"/>
        <w:ind w:right="416"/>
      </w:pPr>
      <w:r w:rsidRPr="00C93296">
        <w:rPr>
          <w:b/>
        </w:rPr>
        <w:t>Qhov tshwm sim Xyoo 1</w:t>
      </w:r>
      <w:r w:rsidRPr="00C93296">
        <w:t>: Thaum ua tiav LCAP tus qauv rau xyoo 2022–23, sau cov ntaub ntawv</w:t>
      </w:r>
      <w:del w:id="5707" w:author="year" w:date="2021-07-04T02:54:00Z">
        <w:r w:rsidRPr="00C93296" w:rsidDel="00F76D8E">
          <w:delText xml:space="preserve"> </w:delText>
        </w:r>
      </w:del>
      <w:r w:rsidRPr="00C93296">
        <w:t xml:space="preserve">tawm </w:t>
      </w:r>
      <w:del w:id="5708" w:author="year" w:date="2021-07-04T02:58:00Z">
        <w:r w:rsidRPr="00C93296" w:rsidDel="00F76D8E">
          <w:delText>tam sim</w:delText>
        </w:r>
      </w:del>
      <w:ins w:id="5709" w:author="year" w:date="2021-07-04T02:58:00Z">
        <w:r>
          <w:t>tag los</w:t>
        </w:r>
      </w:ins>
      <w:r w:rsidRPr="00C93296">
        <w:t xml:space="preserve"> no. Qhia txog xyoo kawm ntawv uas cov ntaub ntawv siv, sib phim nrog cov lus qhia sauv.</w:t>
      </w:r>
    </w:p>
    <w:p w14:paraId="355A6847" w14:textId="77777777" w:rsidR="00AD19E5" w:rsidRPr="00C93296" w:rsidRDefault="00AD19E5" w:rsidP="00AD19E5">
      <w:pPr>
        <w:pStyle w:val="BodyText"/>
        <w:spacing w:before="8"/>
        <w:rPr>
          <w:sz w:val="22"/>
          <w:szCs w:val="22"/>
        </w:rPr>
      </w:pPr>
    </w:p>
    <w:p w14:paraId="685F36B8" w14:textId="77777777" w:rsidR="00AD19E5" w:rsidRPr="00C93296" w:rsidRDefault="00AD19E5" w:rsidP="00AD19E5">
      <w:pPr>
        <w:pStyle w:val="ListParagraph"/>
        <w:numPr>
          <w:ilvl w:val="0"/>
          <w:numId w:val="20"/>
        </w:numPr>
        <w:tabs>
          <w:tab w:val="left" w:pos="959"/>
          <w:tab w:val="left" w:pos="960"/>
        </w:tabs>
        <w:spacing w:before="1"/>
        <w:ind w:right="416"/>
      </w:pPr>
      <w:r w:rsidRPr="00C93296">
        <w:rPr>
          <w:b/>
        </w:rPr>
        <w:t>Qhov tshwm sim Xyoo 2</w:t>
      </w:r>
      <w:r w:rsidRPr="00C93296">
        <w:t>: Thaum ua tiav LCAP tus qauv rau xyoo 2023–24, sau cov ntaub ntawv tawm tas los no. Qhia txog xyoo kawm ntawv uas cov ntaub ntawv siv, sib phim nrog cov lus qhia sauv.</w:t>
      </w:r>
    </w:p>
    <w:p w14:paraId="27C32343" w14:textId="77777777" w:rsidR="00AD19E5" w:rsidRPr="00C93296" w:rsidRDefault="00AD19E5" w:rsidP="00AD19E5">
      <w:pPr>
        <w:pStyle w:val="BodyText"/>
        <w:spacing w:before="8"/>
        <w:rPr>
          <w:sz w:val="22"/>
          <w:szCs w:val="22"/>
        </w:rPr>
      </w:pPr>
    </w:p>
    <w:p w14:paraId="042C82D5" w14:textId="77777777" w:rsidR="00AD19E5" w:rsidRPr="00C93296" w:rsidRDefault="00AD19E5" w:rsidP="00AD19E5">
      <w:pPr>
        <w:pStyle w:val="ListParagraph"/>
        <w:numPr>
          <w:ilvl w:val="0"/>
          <w:numId w:val="20"/>
        </w:numPr>
        <w:tabs>
          <w:tab w:val="left" w:pos="959"/>
          <w:tab w:val="left" w:pos="960"/>
        </w:tabs>
        <w:spacing w:before="1"/>
        <w:ind w:right="416"/>
      </w:pPr>
      <w:r w:rsidRPr="00C93296">
        <w:rPr>
          <w:b/>
        </w:rPr>
        <w:t>Qhov tshwm sim Xyoo 3</w:t>
      </w:r>
      <w:r w:rsidRPr="00C93296">
        <w:t xml:space="preserve">: Thaum ua tiav LCAP tus qauv rau xyoo 2024-25, sau cov ntaub ntawv tshiab tas los. Qhia txog xyoo kawm ntawv uas cov ntaub ntawv siv, sib phim nrog cov lus qhia sauv. Xyoo 2024-25 LCAP yuav yog thawj xyoo nyob hauv peb lub </w:t>
      </w:r>
      <w:ins w:id="5710" w:author="year" w:date="2021-07-04T02:59:00Z">
        <w:r>
          <w:t>xyoo</w:t>
        </w:r>
      </w:ins>
      <w:del w:id="5711" w:author="year" w:date="2021-07-04T02:59:00Z">
        <w:r w:rsidRPr="00C93296" w:rsidDel="00D67EBD">
          <w:delText>hlis</w:delText>
        </w:r>
      </w:del>
      <w:r w:rsidRPr="00C93296">
        <w:t xml:space="preserve"> tom ntej. Ua kom tiav kab ntawv no yog ib feem ntawm Daim Ntawv Qhia Txhua Xyoo rau xyoo ntawv.</w:t>
      </w:r>
    </w:p>
    <w:p w14:paraId="3AA3CF6A" w14:textId="77777777" w:rsidR="00AD19E5" w:rsidRPr="00C93296" w:rsidRDefault="00AD19E5" w:rsidP="00AD19E5">
      <w:pPr>
        <w:pStyle w:val="BodyText"/>
        <w:spacing w:before="8"/>
        <w:rPr>
          <w:sz w:val="22"/>
          <w:szCs w:val="22"/>
        </w:rPr>
      </w:pPr>
    </w:p>
    <w:p w14:paraId="3958EB87" w14:textId="77777777" w:rsidR="00AD19E5" w:rsidRPr="00C93296" w:rsidRDefault="00AD19E5" w:rsidP="00AD19E5">
      <w:pPr>
        <w:pStyle w:val="ListParagraph"/>
        <w:numPr>
          <w:ilvl w:val="0"/>
          <w:numId w:val="20"/>
        </w:numPr>
        <w:tabs>
          <w:tab w:val="left" w:pos="959"/>
          <w:tab w:val="left" w:pos="960"/>
        </w:tabs>
        <w:spacing w:before="1"/>
        <w:ind w:right="351"/>
      </w:pPr>
      <w:del w:id="5712" w:author="year" w:date="2021-07-04T03:00:00Z">
        <w:r w:rsidRPr="00C93296" w:rsidDel="00D67EBD">
          <w:rPr>
            <w:b/>
          </w:rPr>
          <w:delText>Xav Kom Muaj Qhov Zoo Tshaj</w:delText>
        </w:r>
      </w:del>
      <w:ins w:id="5713" w:author="year" w:date="2021-07-04T03:00:00Z">
        <w:r>
          <w:rPr>
            <w:b/>
          </w:rPr>
          <w:t>Yam Xav Kom</w:t>
        </w:r>
      </w:ins>
      <w:r w:rsidRPr="00C93296">
        <w:rPr>
          <w:b/>
        </w:rPr>
        <w:t xml:space="preserve"> Tshwm sim rau xyoo 2023-24</w:t>
      </w:r>
      <w:r w:rsidRPr="00C93296">
        <w:t>: Thaum ua tiav thawj xyoo ntawm LCAP, nkag rau cov txiaj ntsig xav tau rau qhov kev ntsuas uas tseem ceeb LEA xav kom ua tiav thaum xyoo kawg 2023–24 LCAP.</w:t>
      </w:r>
    </w:p>
    <w:p w14:paraId="2350619A" w14:textId="77777777" w:rsidR="00AD19E5" w:rsidRDefault="00AD19E5" w:rsidP="00AD19E5">
      <w:pPr>
        <w:rPr>
          <w:sz w:val="24"/>
        </w:rPr>
        <w:sectPr w:rsidR="00AD19E5">
          <w:pgSz w:w="15840" w:h="12240" w:orient="landscape"/>
          <w:pgMar w:top="560" w:right="120" w:bottom="560" w:left="120" w:header="0" w:footer="284" w:gutter="0"/>
          <w:cols w:space="720"/>
        </w:sectPr>
      </w:pPr>
    </w:p>
    <w:p w14:paraId="5DBD1654" w14:textId="77777777" w:rsidR="00AD19E5" w:rsidRPr="00CF7F54" w:rsidRDefault="00AD19E5" w:rsidP="00AD19E5">
      <w:pPr>
        <w:spacing w:before="76"/>
        <w:ind w:left="240"/>
      </w:pPr>
      <w:r w:rsidRPr="00CF7F54">
        <w:lastRenderedPageBreak/>
        <w:t>Teem sij hawm rau kev ua tiav ntawm "</w:t>
      </w:r>
      <w:r w:rsidRPr="005A5BA5">
        <w:rPr>
          <w:b/>
          <w:bCs/>
        </w:rPr>
        <w:t>Kev Ntsuas thiab Kev Tsaj Tawm Cov Ntsiab Lus</w:t>
      </w:r>
      <w:r w:rsidRPr="00CF7F54">
        <w:t>" ib feem ntawm Lub Hom Phiaj.</w:t>
      </w:r>
    </w:p>
    <w:p w14:paraId="3A0E75FF" w14:textId="77777777" w:rsidR="00AD19E5" w:rsidRDefault="00AD19E5" w:rsidP="00AD19E5">
      <w:pPr>
        <w:pStyle w:val="BodyText"/>
        <w:spacing w:before="10"/>
        <w:rPr>
          <w:sz w:val="20"/>
        </w:rPr>
      </w:pPr>
    </w:p>
    <w:tbl>
      <w:tblPr>
        <w:tblW w:w="0" w:type="auto"/>
        <w:tblInd w:w="905"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2598"/>
        <w:gridCol w:w="2155"/>
        <w:gridCol w:w="2156"/>
        <w:gridCol w:w="2155"/>
        <w:gridCol w:w="2155"/>
        <w:gridCol w:w="2461"/>
      </w:tblGrid>
      <w:tr w:rsidR="00AD19E5" w14:paraId="32934D3B" w14:textId="77777777" w:rsidTr="00AD19E5">
        <w:trPr>
          <w:trHeight w:val="1229"/>
        </w:trPr>
        <w:tc>
          <w:tcPr>
            <w:tcW w:w="2598" w:type="dxa"/>
            <w:shd w:val="clear" w:color="auto" w:fill="DBE5F1"/>
          </w:tcPr>
          <w:p w14:paraId="57D19D8A" w14:textId="77777777" w:rsidR="00AD19E5" w:rsidRPr="00471938" w:rsidRDefault="00AD19E5" w:rsidP="00AD19E5">
            <w:pPr>
              <w:pStyle w:val="TableParagraph"/>
              <w:spacing w:before="11"/>
              <w:rPr>
                <w:sz w:val="20"/>
                <w:szCs w:val="20"/>
              </w:rPr>
            </w:pPr>
          </w:p>
          <w:p w14:paraId="1F95922C" w14:textId="77777777" w:rsidR="00AD19E5" w:rsidRPr="00471938" w:rsidRDefault="00AD19E5" w:rsidP="00AD19E5">
            <w:pPr>
              <w:pStyle w:val="TableParagraph"/>
              <w:ind w:left="739" w:right="730"/>
              <w:jc w:val="center"/>
              <w:rPr>
                <w:sz w:val="20"/>
                <w:szCs w:val="20"/>
              </w:rPr>
            </w:pPr>
            <w:ins w:id="5714" w:author="year" w:date="2021-07-04T05:16:00Z">
              <w:r>
                <w:rPr>
                  <w:sz w:val="20"/>
                  <w:szCs w:val="20"/>
                </w:rPr>
                <w:t>Kev ntsuas</w:t>
              </w:r>
            </w:ins>
            <w:del w:id="5715" w:author="year" w:date="2021-07-04T05:16:00Z">
              <w:r w:rsidRPr="00471938" w:rsidDel="00F66F73">
                <w:rPr>
                  <w:sz w:val="20"/>
                  <w:szCs w:val="20"/>
                </w:rPr>
                <w:delText>Metric</w:delText>
              </w:r>
            </w:del>
          </w:p>
        </w:tc>
        <w:tc>
          <w:tcPr>
            <w:tcW w:w="2155" w:type="dxa"/>
            <w:shd w:val="clear" w:color="auto" w:fill="DBE5F1"/>
          </w:tcPr>
          <w:p w14:paraId="4815700F" w14:textId="77777777" w:rsidR="00AD19E5" w:rsidRPr="00471938" w:rsidRDefault="00AD19E5" w:rsidP="00AD19E5">
            <w:pPr>
              <w:pStyle w:val="TableParagraph"/>
              <w:spacing w:before="11"/>
              <w:rPr>
                <w:sz w:val="20"/>
                <w:szCs w:val="20"/>
              </w:rPr>
            </w:pPr>
          </w:p>
          <w:p w14:paraId="7978D3A0" w14:textId="77777777" w:rsidR="00AD19E5" w:rsidRPr="00471938" w:rsidRDefault="00AD19E5" w:rsidP="00AD19E5">
            <w:pPr>
              <w:pStyle w:val="TableParagraph"/>
              <w:ind w:left="617"/>
              <w:rPr>
                <w:sz w:val="20"/>
                <w:szCs w:val="20"/>
              </w:rPr>
            </w:pPr>
            <w:r w:rsidRPr="00471938">
              <w:rPr>
                <w:sz w:val="20"/>
                <w:szCs w:val="20"/>
              </w:rPr>
              <w:t>Lub hauv paus</w:t>
            </w:r>
          </w:p>
        </w:tc>
        <w:tc>
          <w:tcPr>
            <w:tcW w:w="2156" w:type="dxa"/>
            <w:shd w:val="clear" w:color="auto" w:fill="DBE5F1"/>
          </w:tcPr>
          <w:p w14:paraId="2B5B9BB6" w14:textId="77777777" w:rsidR="00AD19E5" w:rsidRPr="00471938" w:rsidRDefault="00AD19E5" w:rsidP="00AD19E5">
            <w:pPr>
              <w:pStyle w:val="TableParagraph"/>
              <w:spacing w:before="11"/>
              <w:jc w:val="center"/>
              <w:rPr>
                <w:sz w:val="20"/>
                <w:szCs w:val="20"/>
              </w:rPr>
            </w:pPr>
          </w:p>
          <w:p w14:paraId="74714EE2" w14:textId="77777777" w:rsidR="00AD19E5" w:rsidRPr="00471938" w:rsidRDefault="00AD19E5" w:rsidP="00AD19E5">
            <w:pPr>
              <w:pStyle w:val="TableParagraph"/>
              <w:ind w:left="204"/>
              <w:jc w:val="center"/>
              <w:rPr>
                <w:sz w:val="20"/>
                <w:szCs w:val="20"/>
              </w:rPr>
            </w:pPr>
            <w:r w:rsidRPr="00471938">
              <w:rPr>
                <w:sz w:val="20"/>
                <w:szCs w:val="20"/>
              </w:rPr>
              <w:t>Qhov tshwm sim Xyoo 1</w:t>
            </w:r>
          </w:p>
        </w:tc>
        <w:tc>
          <w:tcPr>
            <w:tcW w:w="2155" w:type="dxa"/>
            <w:shd w:val="clear" w:color="auto" w:fill="DBE5F1"/>
          </w:tcPr>
          <w:p w14:paraId="39EC3607" w14:textId="77777777" w:rsidR="00AD19E5" w:rsidRPr="00471938" w:rsidRDefault="00AD19E5" w:rsidP="00AD19E5">
            <w:pPr>
              <w:pStyle w:val="TableParagraph"/>
              <w:spacing w:before="11"/>
              <w:jc w:val="center"/>
              <w:rPr>
                <w:sz w:val="20"/>
                <w:szCs w:val="20"/>
              </w:rPr>
            </w:pPr>
          </w:p>
          <w:p w14:paraId="35E1832F" w14:textId="77777777" w:rsidR="00AD19E5" w:rsidRPr="00471938" w:rsidRDefault="00AD19E5" w:rsidP="00AD19E5">
            <w:pPr>
              <w:pStyle w:val="TableParagraph"/>
              <w:ind w:left="203"/>
              <w:jc w:val="center"/>
              <w:rPr>
                <w:sz w:val="20"/>
                <w:szCs w:val="20"/>
              </w:rPr>
            </w:pPr>
            <w:r w:rsidRPr="00471938">
              <w:rPr>
                <w:sz w:val="20"/>
                <w:szCs w:val="20"/>
              </w:rPr>
              <w:t>Qhov tshwm sim Xyoo 2</w:t>
            </w:r>
          </w:p>
        </w:tc>
        <w:tc>
          <w:tcPr>
            <w:tcW w:w="2155" w:type="dxa"/>
            <w:shd w:val="clear" w:color="auto" w:fill="DBE5F1"/>
          </w:tcPr>
          <w:p w14:paraId="27727758" w14:textId="77777777" w:rsidR="00AD19E5" w:rsidRPr="00471938" w:rsidRDefault="00AD19E5" w:rsidP="00AD19E5">
            <w:pPr>
              <w:pStyle w:val="TableParagraph"/>
              <w:spacing w:before="11"/>
              <w:jc w:val="center"/>
              <w:rPr>
                <w:sz w:val="20"/>
                <w:szCs w:val="20"/>
              </w:rPr>
            </w:pPr>
          </w:p>
          <w:p w14:paraId="6D593991" w14:textId="77777777" w:rsidR="00AD19E5" w:rsidRPr="00471938" w:rsidRDefault="00AD19E5" w:rsidP="00AD19E5">
            <w:pPr>
              <w:pStyle w:val="TableParagraph"/>
              <w:ind w:left="203"/>
              <w:jc w:val="center"/>
              <w:rPr>
                <w:sz w:val="20"/>
                <w:szCs w:val="20"/>
              </w:rPr>
            </w:pPr>
            <w:r w:rsidRPr="00471938">
              <w:rPr>
                <w:sz w:val="20"/>
                <w:szCs w:val="20"/>
              </w:rPr>
              <w:t>Qhov tshwm sim Xyoo 3</w:t>
            </w:r>
          </w:p>
        </w:tc>
        <w:tc>
          <w:tcPr>
            <w:tcW w:w="2461" w:type="dxa"/>
            <w:shd w:val="clear" w:color="auto" w:fill="DBE5F1"/>
          </w:tcPr>
          <w:p w14:paraId="13025E46" w14:textId="77777777" w:rsidR="00AD19E5" w:rsidRPr="00471938" w:rsidRDefault="00AD19E5" w:rsidP="00AD19E5">
            <w:pPr>
              <w:pStyle w:val="TableParagraph"/>
              <w:spacing w:line="309" w:lineRule="auto"/>
              <w:ind w:left="144" w:right="132"/>
              <w:jc w:val="center"/>
              <w:rPr>
                <w:sz w:val="20"/>
                <w:szCs w:val="20"/>
              </w:rPr>
            </w:pPr>
            <w:r w:rsidRPr="00471938">
              <w:rPr>
                <w:sz w:val="20"/>
                <w:szCs w:val="20"/>
              </w:rPr>
              <w:t>Xav Kom Muaj Cov Txiaj Ntsim Rau Xyoo 3</w:t>
            </w:r>
          </w:p>
          <w:p w14:paraId="5CE75ACD" w14:textId="77777777" w:rsidR="00AD19E5" w:rsidRPr="00471938" w:rsidRDefault="00AD19E5" w:rsidP="00AD19E5">
            <w:pPr>
              <w:pStyle w:val="TableParagraph"/>
              <w:spacing w:before="1"/>
              <w:ind w:left="142" w:right="132"/>
              <w:jc w:val="center"/>
              <w:rPr>
                <w:sz w:val="20"/>
                <w:szCs w:val="20"/>
              </w:rPr>
            </w:pPr>
            <w:r w:rsidRPr="00471938">
              <w:rPr>
                <w:sz w:val="20"/>
                <w:szCs w:val="20"/>
              </w:rPr>
              <w:t>(2023-24)</w:t>
            </w:r>
          </w:p>
        </w:tc>
      </w:tr>
      <w:tr w:rsidR="00AD19E5" w14:paraId="07C03B42" w14:textId="77777777" w:rsidTr="00AD19E5">
        <w:trPr>
          <w:trHeight w:val="2298"/>
        </w:trPr>
        <w:tc>
          <w:tcPr>
            <w:tcW w:w="2598" w:type="dxa"/>
          </w:tcPr>
          <w:p w14:paraId="58069358" w14:textId="77777777" w:rsidR="00AD19E5" w:rsidRPr="00B21A72" w:rsidRDefault="00AD19E5" w:rsidP="00AD19E5">
            <w:pPr>
              <w:pStyle w:val="TableParagraph"/>
              <w:spacing w:before="178" w:line="309" w:lineRule="auto"/>
              <w:ind w:left="108" w:right="207"/>
              <w:rPr>
                <w:b/>
                <w:sz w:val="20"/>
                <w:szCs w:val="20"/>
              </w:rPr>
            </w:pPr>
            <w:r w:rsidRPr="00651EF7">
              <w:rPr>
                <w:sz w:val="20"/>
                <w:szCs w:val="20"/>
              </w:rPr>
              <w:t xml:space="preserve">Nkag mus rau cov ncauj </w:t>
            </w:r>
            <w:r>
              <w:rPr>
                <w:sz w:val="20"/>
                <w:szCs w:val="20"/>
              </w:rPr>
              <w:t>nruam</w:t>
            </w:r>
            <w:r w:rsidRPr="00651EF7">
              <w:rPr>
                <w:sz w:val="20"/>
                <w:szCs w:val="20"/>
              </w:rPr>
              <w:t xml:space="preserve"> hauv lub npov no thaum ua LCAP rau </w:t>
            </w:r>
            <w:r>
              <w:rPr>
                <w:sz w:val="20"/>
                <w:szCs w:val="20"/>
              </w:rPr>
              <w:t xml:space="preserve">xyoo </w:t>
            </w:r>
            <w:r w:rsidRPr="005E7038">
              <w:rPr>
                <w:b/>
                <w:bCs/>
                <w:sz w:val="20"/>
                <w:szCs w:val="20"/>
              </w:rPr>
              <w:t>2021</w:t>
            </w:r>
            <w:r w:rsidRPr="00651EF7">
              <w:rPr>
                <w:sz w:val="20"/>
                <w:szCs w:val="20"/>
              </w:rPr>
              <w:t>–</w:t>
            </w:r>
            <w:r>
              <w:rPr>
                <w:b/>
                <w:sz w:val="20"/>
                <w:szCs w:val="20"/>
              </w:rPr>
              <w:t>22.</w:t>
            </w:r>
          </w:p>
        </w:tc>
        <w:tc>
          <w:tcPr>
            <w:tcW w:w="2155" w:type="dxa"/>
          </w:tcPr>
          <w:p w14:paraId="0F4F78AE" w14:textId="77777777" w:rsidR="00AD19E5" w:rsidRDefault="00AD19E5" w:rsidP="00AD19E5">
            <w:pPr>
              <w:pStyle w:val="TableParagraph"/>
              <w:spacing w:before="2"/>
              <w:ind w:left="108"/>
              <w:rPr>
                <w:sz w:val="20"/>
                <w:szCs w:val="20"/>
              </w:rPr>
            </w:pPr>
          </w:p>
          <w:p w14:paraId="76D5594A" w14:textId="77777777" w:rsidR="00AD19E5" w:rsidRPr="00651EF7" w:rsidRDefault="00AD19E5" w:rsidP="00AD19E5">
            <w:pPr>
              <w:pStyle w:val="TableParagraph"/>
              <w:spacing w:before="2"/>
              <w:ind w:left="108"/>
              <w:rPr>
                <w:sz w:val="20"/>
                <w:szCs w:val="20"/>
              </w:rPr>
            </w:pPr>
            <w:r w:rsidRPr="00651EF7">
              <w:rPr>
                <w:sz w:val="20"/>
                <w:szCs w:val="20"/>
              </w:rPr>
              <w:t xml:space="preserve">Nkag mus rau cov ncauj </w:t>
            </w:r>
            <w:r>
              <w:rPr>
                <w:sz w:val="20"/>
                <w:szCs w:val="20"/>
              </w:rPr>
              <w:t>nruam</w:t>
            </w:r>
            <w:r w:rsidRPr="00651EF7">
              <w:rPr>
                <w:sz w:val="20"/>
                <w:szCs w:val="20"/>
              </w:rPr>
              <w:t xml:space="preserve"> hauv lub npov no thaum ua LCAP rau </w:t>
            </w:r>
            <w:r>
              <w:rPr>
                <w:sz w:val="20"/>
                <w:szCs w:val="20"/>
              </w:rPr>
              <w:t xml:space="preserve">xyoo </w:t>
            </w:r>
            <w:r w:rsidRPr="005E7038">
              <w:rPr>
                <w:b/>
                <w:bCs/>
                <w:sz w:val="20"/>
                <w:szCs w:val="20"/>
              </w:rPr>
              <w:t>2021–</w:t>
            </w:r>
            <w:r>
              <w:rPr>
                <w:b/>
                <w:sz w:val="20"/>
                <w:szCs w:val="20"/>
              </w:rPr>
              <w:t>22.</w:t>
            </w:r>
          </w:p>
        </w:tc>
        <w:tc>
          <w:tcPr>
            <w:tcW w:w="2156" w:type="dxa"/>
          </w:tcPr>
          <w:p w14:paraId="71CF60EB" w14:textId="77777777" w:rsidR="00AD19E5" w:rsidRPr="00651EF7" w:rsidRDefault="00AD19E5" w:rsidP="00AD19E5">
            <w:pPr>
              <w:pStyle w:val="TableParagraph"/>
              <w:spacing w:before="2" w:line="309" w:lineRule="auto"/>
              <w:ind w:left="107" w:right="324"/>
              <w:rPr>
                <w:sz w:val="20"/>
                <w:szCs w:val="20"/>
              </w:rPr>
            </w:pPr>
            <w:r w:rsidRPr="00651EF7">
              <w:rPr>
                <w:sz w:val="20"/>
                <w:szCs w:val="20"/>
              </w:rPr>
              <w:t xml:space="preserve">Nkag mus rau cov ncauj </w:t>
            </w:r>
            <w:r>
              <w:rPr>
                <w:sz w:val="20"/>
                <w:szCs w:val="20"/>
              </w:rPr>
              <w:t>nruam</w:t>
            </w:r>
            <w:r w:rsidRPr="00651EF7">
              <w:rPr>
                <w:sz w:val="20"/>
                <w:szCs w:val="20"/>
              </w:rPr>
              <w:t xml:space="preserve"> hauv lub npov no thaum ua LCAP rau </w:t>
            </w:r>
            <w:r>
              <w:rPr>
                <w:sz w:val="20"/>
                <w:szCs w:val="20"/>
              </w:rPr>
              <w:t xml:space="preserve">xyoo </w:t>
            </w:r>
            <w:r w:rsidRPr="005E7038">
              <w:rPr>
                <w:b/>
                <w:bCs/>
                <w:sz w:val="20"/>
                <w:szCs w:val="20"/>
              </w:rPr>
              <w:t>2021–</w:t>
            </w:r>
            <w:r>
              <w:rPr>
                <w:b/>
                <w:sz w:val="20"/>
                <w:szCs w:val="20"/>
              </w:rPr>
              <w:t>22</w:t>
            </w:r>
            <w:r w:rsidRPr="00651EF7">
              <w:rPr>
                <w:sz w:val="20"/>
                <w:szCs w:val="20"/>
              </w:rPr>
              <w:t xml:space="preserve">. Tseg </w:t>
            </w:r>
            <w:ins w:id="5716" w:author="year" w:date="2021-07-04T05:19:00Z">
              <w:r>
                <w:rPr>
                  <w:sz w:val="20"/>
                  <w:szCs w:val="20"/>
                </w:rPr>
                <w:t>cov kis tsis tau sau</w:t>
              </w:r>
            </w:ins>
            <w:r w:rsidRPr="00651EF7">
              <w:rPr>
                <w:sz w:val="20"/>
                <w:szCs w:val="20"/>
              </w:rPr>
              <w:t>kom txog thaum ntaw</w:t>
            </w:r>
            <w:r>
              <w:rPr>
                <w:sz w:val="20"/>
                <w:szCs w:val="20"/>
              </w:rPr>
              <w:t>v</w:t>
            </w:r>
            <w:r w:rsidRPr="00651EF7">
              <w:rPr>
                <w:sz w:val="20"/>
                <w:szCs w:val="20"/>
              </w:rPr>
              <w:t>.</w:t>
            </w:r>
          </w:p>
        </w:tc>
        <w:tc>
          <w:tcPr>
            <w:tcW w:w="2155" w:type="dxa"/>
          </w:tcPr>
          <w:p w14:paraId="3BC60D16" w14:textId="77777777" w:rsidR="00AD19E5" w:rsidRPr="00651EF7" w:rsidRDefault="00AD19E5" w:rsidP="00AD19E5">
            <w:pPr>
              <w:pStyle w:val="TableParagraph"/>
              <w:spacing w:before="2" w:line="309" w:lineRule="auto"/>
              <w:ind w:left="108" w:right="322"/>
              <w:rPr>
                <w:sz w:val="20"/>
                <w:szCs w:val="20"/>
              </w:rPr>
            </w:pPr>
            <w:r w:rsidRPr="00651EF7">
              <w:rPr>
                <w:sz w:val="20"/>
                <w:szCs w:val="20"/>
              </w:rPr>
              <w:t xml:space="preserve">Nkag mus rau cov ncauj </w:t>
            </w:r>
            <w:r>
              <w:rPr>
                <w:sz w:val="20"/>
                <w:szCs w:val="20"/>
              </w:rPr>
              <w:t>nruam</w:t>
            </w:r>
            <w:r w:rsidRPr="00651EF7">
              <w:rPr>
                <w:sz w:val="20"/>
                <w:szCs w:val="20"/>
              </w:rPr>
              <w:t xml:space="preserve"> hauv lub npov no thaum ua LCAP rau </w:t>
            </w:r>
            <w:r>
              <w:rPr>
                <w:sz w:val="20"/>
                <w:szCs w:val="20"/>
              </w:rPr>
              <w:t xml:space="preserve">xyoo </w:t>
            </w:r>
            <w:r w:rsidRPr="005E7038">
              <w:rPr>
                <w:b/>
                <w:bCs/>
                <w:sz w:val="20"/>
                <w:szCs w:val="20"/>
              </w:rPr>
              <w:t>2021–</w:t>
            </w:r>
            <w:r>
              <w:rPr>
                <w:b/>
                <w:sz w:val="20"/>
                <w:szCs w:val="20"/>
              </w:rPr>
              <w:t>22</w:t>
            </w:r>
            <w:r w:rsidRPr="00651EF7">
              <w:rPr>
                <w:sz w:val="20"/>
                <w:szCs w:val="20"/>
              </w:rPr>
              <w:t xml:space="preserve">. Tseg </w:t>
            </w:r>
            <w:ins w:id="5717" w:author="year" w:date="2021-07-04T05:19:00Z">
              <w:r>
                <w:rPr>
                  <w:sz w:val="20"/>
                  <w:szCs w:val="20"/>
                </w:rPr>
                <w:t>cov kis tsis tau sau</w:t>
              </w:r>
            </w:ins>
            <w:r w:rsidRPr="00651EF7">
              <w:rPr>
                <w:sz w:val="20"/>
                <w:szCs w:val="20"/>
              </w:rPr>
              <w:t>kom txog thaum ntaw</w:t>
            </w:r>
            <w:r>
              <w:rPr>
                <w:sz w:val="20"/>
                <w:szCs w:val="20"/>
              </w:rPr>
              <w:t>v</w:t>
            </w:r>
            <w:r w:rsidRPr="00651EF7">
              <w:rPr>
                <w:sz w:val="20"/>
                <w:szCs w:val="20"/>
              </w:rPr>
              <w:t>.</w:t>
            </w:r>
          </w:p>
        </w:tc>
        <w:tc>
          <w:tcPr>
            <w:tcW w:w="2155" w:type="dxa"/>
          </w:tcPr>
          <w:p w14:paraId="37F0C641" w14:textId="77777777" w:rsidR="00AD19E5" w:rsidRPr="00651EF7" w:rsidRDefault="00AD19E5" w:rsidP="00AD19E5">
            <w:pPr>
              <w:pStyle w:val="TableParagraph"/>
              <w:spacing w:before="2" w:line="309" w:lineRule="auto"/>
              <w:ind w:left="108" w:right="322"/>
              <w:rPr>
                <w:sz w:val="20"/>
                <w:szCs w:val="20"/>
              </w:rPr>
            </w:pPr>
            <w:r w:rsidRPr="00651EF7">
              <w:rPr>
                <w:sz w:val="20"/>
                <w:szCs w:val="20"/>
              </w:rPr>
              <w:t xml:space="preserve">Nkag mus rau cov ncauj </w:t>
            </w:r>
            <w:r>
              <w:rPr>
                <w:sz w:val="20"/>
                <w:szCs w:val="20"/>
              </w:rPr>
              <w:t>nruam</w:t>
            </w:r>
            <w:r w:rsidRPr="00651EF7">
              <w:rPr>
                <w:sz w:val="20"/>
                <w:szCs w:val="20"/>
              </w:rPr>
              <w:t xml:space="preserve"> hauv lub npov no thaum ua LCAP rau </w:t>
            </w:r>
            <w:r>
              <w:rPr>
                <w:sz w:val="20"/>
                <w:szCs w:val="20"/>
              </w:rPr>
              <w:t xml:space="preserve">xyoo </w:t>
            </w:r>
            <w:r w:rsidRPr="005E7038">
              <w:rPr>
                <w:b/>
                <w:bCs/>
                <w:sz w:val="20"/>
                <w:szCs w:val="20"/>
              </w:rPr>
              <w:t>2021–</w:t>
            </w:r>
            <w:r>
              <w:rPr>
                <w:b/>
                <w:sz w:val="20"/>
                <w:szCs w:val="20"/>
              </w:rPr>
              <w:t>22</w:t>
            </w:r>
            <w:r w:rsidRPr="00651EF7">
              <w:rPr>
                <w:sz w:val="20"/>
                <w:szCs w:val="20"/>
              </w:rPr>
              <w:t xml:space="preserve">. Tseg </w:t>
            </w:r>
            <w:ins w:id="5718" w:author="year" w:date="2021-07-04T05:20:00Z">
              <w:r>
                <w:rPr>
                  <w:sz w:val="20"/>
                  <w:szCs w:val="20"/>
                </w:rPr>
                <w:t>cov kis tsis tau sau</w:t>
              </w:r>
            </w:ins>
            <w:r w:rsidRPr="00651EF7">
              <w:rPr>
                <w:sz w:val="20"/>
                <w:szCs w:val="20"/>
              </w:rPr>
              <w:t>kom txog thaum ntaw</w:t>
            </w:r>
            <w:r>
              <w:rPr>
                <w:sz w:val="20"/>
                <w:szCs w:val="20"/>
              </w:rPr>
              <w:t>v</w:t>
            </w:r>
            <w:r w:rsidRPr="00651EF7">
              <w:rPr>
                <w:sz w:val="20"/>
                <w:szCs w:val="20"/>
              </w:rPr>
              <w:t>.</w:t>
            </w:r>
          </w:p>
        </w:tc>
        <w:tc>
          <w:tcPr>
            <w:tcW w:w="2461" w:type="dxa"/>
          </w:tcPr>
          <w:p w14:paraId="2AF28D79" w14:textId="77777777" w:rsidR="00AD19E5" w:rsidRDefault="00AD19E5" w:rsidP="00AD19E5">
            <w:pPr>
              <w:pStyle w:val="TableParagraph"/>
              <w:spacing w:before="2"/>
              <w:ind w:left="108"/>
              <w:rPr>
                <w:sz w:val="20"/>
                <w:szCs w:val="20"/>
              </w:rPr>
            </w:pPr>
          </w:p>
          <w:p w14:paraId="362A16FA" w14:textId="77777777" w:rsidR="00AD19E5" w:rsidRPr="00651EF7" w:rsidRDefault="00AD19E5" w:rsidP="00AD19E5">
            <w:pPr>
              <w:pStyle w:val="TableParagraph"/>
              <w:spacing w:before="2"/>
              <w:ind w:left="108"/>
              <w:rPr>
                <w:sz w:val="20"/>
                <w:szCs w:val="20"/>
              </w:rPr>
            </w:pPr>
            <w:r w:rsidRPr="00651EF7">
              <w:rPr>
                <w:sz w:val="20"/>
                <w:szCs w:val="20"/>
              </w:rPr>
              <w:t xml:space="preserve">Nkag mus rau cov ncauj </w:t>
            </w:r>
            <w:r>
              <w:rPr>
                <w:sz w:val="20"/>
                <w:szCs w:val="20"/>
              </w:rPr>
              <w:t>nruam</w:t>
            </w:r>
            <w:r w:rsidRPr="00651EF7">
              <w:rPr>
                <w:sz w:val="20"/>
                <w:szCs w:val="20"/>
              </w:rPr>
              <w:t xml:space="preserve"> hauv lub npov no thaum ua LCAP rau </w:t>
            </w:r>
            <w:r>
              <w:rPr>
                <w:sz w:val="20"/>
                <w:szCs w:val="20"/>
              </w:rPr>
              <w:t xml:space="preserve">xyoo </w:t>
            </w:r>
            <w:r w:rsidRPr="005E7038">
              <w:rPr>
                <w:b/>
                <w:bCs/>
                <w:sz w:val="20"/>
                <w:szCs w:val="20"/>
              </w:rPr>
              <w:t>2021–</w:t>
            </w:r>
            <w:r>
              <w:rPr>
                <w:b/>
                <w:sz w:val="20"/>
                <w:szCs w:val="20"/>
              </w:rPr>
              <w:t>22</w:t>
            </w:r>
            <w:r w:rsidRPr="00651EF7">
              <w:rPr>
                <w:sz w:val="20"/>
                <w:szCs w:val="20"/>
              </w:rPr>
              <w:t>.</w:t>
            </w:r>
          </w:p>
        </w:tc>
      </w:tr>
    </w:tbl>
    <w:p w14:paraId="74ADFC8F" w14:textId="77777777" w:rsidR="00AD19E5" w:rsidRDefault="00AD19E5" w:rsidP="00AD19E5">
      <w:pPr>
        <w:pStyle w:val="BodyText"/>
        <w:spacing w:before="10"/>
        <w:rPr>
          <w:sz w:val="20"/>
        </w:rPr>
      </w:pPr>
    </w:p>
    <w:p w14:paraId="51BEF2E2" w14:textId="77777777" w:rsidR="00AD19E5" w:rsidRPr="00B46136" w:rsidRDefault="00AD19E5" w:rsidP="00AD19E5">
      <w:pPr>
        <w:pStyle w:val="BodyText"/>
        <w:ind w:left="240" w:right="465"/>
        <w:jc w:val="both"/>
        <w:rPr>
          <w:sz w:val="22"/>
          <w:szCs w:val="22"/>
        </w:rPr>
      </w:pPr>
      <w:r w:rsidRPr="00B46136">
        <w:rPr>
          <w:sz w:val="22"/>
          <w:szCs w:val="22"/>
        </w:rPr>
        <w:t>Cov kev ntsuas kuj yuav yog qhov ntau los sis tsim nyog; tab sis tsawg kawg</w:t>
      </w:r>
      <w:ins w:id="5719" w:author="year" w:date="2021-07-04T05:21:00Z">
        <w:r>
          <w:rPr>
            <w:sz w:val="22"/>
            <w:szCs w:val="22"/>
          </w:rPr>
          <w:t xml:space="preserve"> nkaus</w:t>
        </w:r>
      </w:ins>
      <w:r w:rsidRPr="00B46136">
        <w:rPr>
          <w:sz w:val="22"/>
          <w:szCs w:val="22"/>
        </w:rPr>
        <w:t xml:space="preserve">, LEA cov LCAP yuav tsum muaj cov hom phiaj uas siv los ntsuas txhua qhov kev ntsuas uas siv rau txhua lub xeev cov hauj lwm tseem ceeb, nyob rau txhua xyoo LCAP </w:t>
      </w:r>
      <w:ins w:id="5720" w:author="year" w:date="2021-07-04T05:23:00Z">
        <w:r>
          <w:rPr>
            <w:sz w:val="22"/>
            <w:szCs w:val="22"/>
          </w:rPr>
          <w:t>uas</w:t>
        </w:r>
      </w:ins>
      <w:ins w:id="5721" w:author="year" w:date="2021-07-04T05:24:00Z">
        <w:r>
          <w:rPr>
            <w:sz w:val="22"/>
            <w:szCs w:val="22"/>
          </w:rPr>
          <w:t xml:space="preserve"> siv tau rau </w:t>
        </w:r>
      </w:ins>
      <w:del w:id="5722" w:author="year" w:date="2021-07-04T05:24:00Z">
        <w:r w:rsidRPr="00B46136" w:rsidDel="007D45F7">
          <w:rPr>
            <w:sz w:val="22"/>
            <w:szCs w:val="22"/>
          </w:rPr>
          <w:delText xml:space="preserve">raws li </w:delText>
        </w:r>
      </w:del>
      <w:r w:rsidRPr="00B46136">
        <w:rPr>
          <w:sz w:val="22"/>
          <w:szCs w:val="22"/>
        </w:rPr>
        <w:t xml:space="preserve">hom LEA. Raws li lub xeev txoj cai tseem ceeb tsis qhia meej txog ib los sis ntau qhov kev ntsuas (piv txwv, kev siv lub xeev kev kawm thiab cov qauv kev kawm), LEA yuav tsum paub cov metric los siv hauv LCAP. Txog ntawm lub xeev cov hauj lwm tseem ceeb, LEAs </w:t>
      </w:r>
      <w:ins w:id="5723" w:author="year" w:date="2021-07-04T05:25:00Z">
        <w:r>
          <w:rPr>
            <w:sz w:val="22"/>
            <w:szCs w:val="22"/>
          </w:rPr>
          <w:t xml:space="preserve">tau txais kev </w:t>
        </w:r>
      </w:ins>
      <w:del w:id="5724" w:author="year" w:date="2021-07-04T05:25:00Z">
        <w:r w:rsidRPr="00B46136" w:rsidDel="007D45F7">
          <w:rPr>
            <w:sz w:val="22"/>
            <w:szCs w:val="22"/>
          </w:rPr>
          <w:delText xml:space="preserve">raug </w:delText>
        </w:r>
      </w:del>
      <w:r w:rsidRPr="00B46136">
        <w:rPr>
          <w:sz w:val="22"/>
          <w:szCs w:val="22"/>
        </w:rPr>
        <w:t>txhawb kom siv cov kev ntsuas raws li los sis tshaj tawm los ntawm cov cuab yeej los saib xyuas tus kheej rau cov kev ntsuas nyob hauv zej zog hauv thaj chaw Tswj Fwm.</w:t>
      </w:r>
    </w:p>
    <w:p w14:paraId="2578A889" w14:textId="77777777" w:rsidR="00AD19E5" w:rsidRDefault="00AD19E5" w:rsidP="00AD19E5">
      <w:pPr>
        <w:pStyle w:val="BodyText"/>
        <w:spacing w:before="10"/>
        <w:rPr>
          <w:sz w:val="20"/>
        </w:rPr>
      </w:pPr>
    </w:p>
    <w:p w14:paraId="20E660D8" w14:textId="77777777" w:rsidR="00AD19E5" w:rsidRPr="007850A6" w:rsidRDefault="00AD19E5" w:rsidP="00AD19E5">
      <w:pPr>
        <w:pStyle w:val="BodyText"/>
        <w:ind w:left="240" w:right="252"/>
        <w:jc w:val="both"/>
        <w:rPr>
          <w:sz w:val="22"/>
          <w:szCs w:val="22"/>
        </w:rPr>
      </w:pPr>
      <w:r w:rsidRPr="007850A6">
        <w:rPr>
          <w:b/>
          <w:i/>
          <w:sz w:val="22"/>
          <w:szCs w:val="22"/>
        </w:rPr>
        <w:t>Cov Kev Ua</w:t>
      </w:r>
      <w:r w:rsidRPr="007850A6">
        <w:rPr>
          <w:sz w:val="22"/>
          <w:szCs w:val="22"/>
        </w:rPr>
        <w:t xml:space="preserve">: Ntaus tus </w:t>
      </w:r>
      <w:ins w:id="5725" w:author="year" w:date="2021-07-04T05:26:00Z">
        <w:r>
          <w:rPr>
            <w:sz w:val="22"/>
            <w:szCs w:val="22"/>
          </w:rPr>
          <w:t>zauv</w:t>
        </w:r>
      </w:ins>
      <w:del w:id="5726" w:author="year" w:date="2021-07-04T05:26:00Z">
        <w:r w:rsidRPr="007850A6" w:rsidDel="007D45F7">
          <w:rPr>
            <w:sz w:val="22"/>
            <w:szCs w:val="22"/>
          </w:rPr>
          <w:delText>lej</w:delText>
        </w:r>
      </w:del>
      <w:r w:rsidRPr="007850A6">
        <w:rPr>
          <w:sz w:val="22"/>
          <w:szCs w:val="22"/>
        </w:rPr>
        <w:t xml:space="preserve"> txiav txim. Muab lub npe luv rau qhov kev ua. Lub npe no </w:t>
      </w:r>
      <w:ins w:id="5727" w:author="year" w:date="2021-07-04T05:28:00Z">
        <w:r>
          <w:rPr>
            <w:sz w:val="22"/>
            <w:szCs w:val="22"/>
          </w:rPr>
          <w:t>los</w:t>
        </w:r>
      </w:ins>
      <w:del w:id="5728" w:author="year" w:date="2021-07-04T05:28:00Z">
        <w:r w:rsidRPr="007850A6" w:rsidDel="007D45F7">
          <w:rPr>
            <w:sz w:val="22"/>
            <w:szCs w:val="22"/>
          </w:rPr>
          <w:delText>tseem</w:delText>
        </w:r>
      </w:del>
      <w:r w:rsidRPr="007850A6">
        <w:rPr>
          <w:sz w:val="22"/>
          <w:szCs w:val="22"/>
        </w:rPr>
        <w:t xml:space="preserve"> yuav tshwm nyob rau hauv cov ntawv siv nyiaj</w:t>
      </w:r>
      <w:ins w:id="5729" w:author="year" w:date="2021-07-04T05:28:00Z">
        <w:r>
          <w:rPr>
            <w:sz w:val="22"/>
            <w:szCs w:val="22"/>
          </w:rPr>
          <w:t xml:space="preserve"> thiab</w:t>
        </w:r>
      </w:ins>
      <w:r w:rsidRPr="007850A6">
        <w:rPr>
          <w:sz w:val="22"/>
          <w:szCs w:val="22"/>
        </w:rPr>
        <w:t>. Muab piav qhia ntawm qhov kev ua. Sau tag nrho cov nyiaj siv nrog rau qhov kev txiav txim no. Cov kev siv nyiaj tau los ntawm cov peev nyiaj tshwj xeeb yuav muab rau hauv cov ntawv uas teev kev siv nyiaj. Qhia seb qhov kev nqis tes ua ntawv puas pab tau qhov kev nce qib los sis txhim kho cov kev pab cuam uas tau hais tseg hauv cov lus Qhia los sis txhim kho Cov kev pab cuam siv tus "Y" rau Yog los sis tus "N" rau Tsis Yog (Ceeb toom: rau txhua qhov kev txiav txim muaj rau ntawm LEA thoob plaws los sis thoob plaws hauv tsev kawm ntawv, LEA yuav tsum muab cov ntaub ntawv ntxiv hauv Feem Txuas Ntxiv los sis Txhim Kho Cov Lus Qhia kom raug raws li cov kev cai hauv California Txoj Cai Tswj fwm, Npe 5 [5 CCR] Tshooj 15496 (b) hauv Tshooj Qhia Ntxiv los sis txhim kho ntawm LCAP).</w:t>
      </w:r>
    </w:p>
    <w:p w14:paraId="411E067A" w14:textId="77777777" w:rsidR="00AD19E5" w:rsidRDefault="00AD19E5" w:rsidP="00AD19E5">
      <w:pPr>
        <w:pStyle w:val="BodyText"/>
        <w:spacing w:before="10"/>
        <w:rPr>
          <w:sz w:val="20"/>
        </w:rPr>
      </w:pPr>
    </w:p>
    <w:p w14:paraId="37EB3F27" w14:textId="77777777" w:rsidR="00AD19E5" w:rsidRPr="00335B0E" w:rsidRDefault="00AD19E5" w:rsidP="00AD19E5">
      <w:pPr>
        <w:pStyle w:val="BodyText"/>
        <w:ind w:left="960" w:right="387"/>
        <w:jc w:val="both"/>
        <w:rPr>
          <w:sz w:val="22"/>
          <w:szCs w:val="22"/>
        </w:rPr>
      </w:pPr>
      <w:r w:rsidRPr="00335B0E">
        <w:rPr>
          <w:b/>
          <w:i/>
          <w:sz w:val="22"/>
          <w:szCs w:val="22"/>
        </w:rPr>
        <w:t xml:space="preserve">Cov Kev Ua Rau Cov Kawm Lus Askiv: </w:t>
      </w:r>
      <w:r w:rsidRPr="00335B0E">
        <w:rPr>
          <w:sz w:val="22"/>
          <w:szCs w:val="22"/>
        </w:rPr>
        <w:t xml:space="preserve">Cov </w:t>
      </w:r>
      <w:del w:id="5730" w:author="year" w:date="2021-07-04T06:00:00Z">
        <w:r w:rsidRPr="00335B0E" w:rsidDel="00354051">
          <w:rPr>
            <w:sz w:val="22"/>
            <w:szCs w:val="22"/>
          </w:rPr>
          <w:delText xml:space="preserve">hauv paus </w:delText>
        </w:r>
      </w:del>
      <w:r w:rsidRPr="00335B0E">
        <w:rPr>
          <w:sz w:val="22"/>
          <w:szCs w:val="22"/>
        </w:rPr>
        <w:t xml:space="preserve">tsev kawm </w:t>
      </w:r>
      <w:ins w:id="5731" w:author="year" w:date="2021-07-04T06:00:00Z">
        <w:r>
          <w:rPr>
            <w:sz w:val="22"/>
            <w:szCs w:val="22"/>
          </w:rPr>
          <w:t>huav nroog</w:t>
        </w:r>
      </w:ins>
      <w:del w:id="5732" w:author="year" w:date="2021-07-04T06:00:00Z">
        <w:r w:rsidRPr="00335B0E" w:rsidDel="00354051">
          <w:rPr>
            <w:sz w:val="22"/>
            <w:szCs w:val="22"/>
          </w:rPr>
          <w:delText>ntawv</w:delText>
        </w:r>
      </w:del>
      <w:r w:rsidRPr="00335B0E">
        <w:rPr>
          <w:sz w:val="22"/>
          <w:szCs w:val="22"/>
        </w:rPr>
        <w:t>, COE, thiab cov tsev kawm ntawv ntiav uas muaj cov tub ntxhais kawm lus Askiv tseem ceeb yuav tsum suav nrog kev nqis tes ua hauv LCAP ntsig txog, yam tsawg kawg, kev kawm lus, raws li txhais hauv EC Tshooj 306, muab rau cov tub ntxhais kawm thiab cov hauj lwm txhim kho txuj ci qhia rau cov kawm lus Askiv.</w:t>
      </w:r>
    </w:p>
    <w:p w14:paraId="56E283EC" w14:textId="77777777" w:rsidR="00AD19E5" w:rsidRPr="00335B0E" w:rsidRDefault="00AD19E5" w:rsidP="00AD19E5">
      <w:pPr>
        <w:pStyle w:val="BodyText"/>
        <w:spacing w:before="10"/>
        <w:jc w:val="both"/>
        <w:rPr>
          <w:sz w:val="22"/>
          <w:szCs w:val="22"/>
        </w:rPr>
      </w:pPr>
    </w:p>
    <w:p w14:paraId="4AEBDCE2" w14:textId="77777777" w:rsidR="00AD19E5" w:rsidRPr="00335B0E" w:rsidRDefault="00AD19E5" w:rsidP="00AD19E5">
      <w:pPr>
        <w:pStyle w:val="BodyText"/>
        <w:ind w:left="960" w:right="1094"/>
        <w:jc w:val="both"/>
        <w:rPr>
          <w:sz w:val="22"/>
          <w:szCs w:val="22"/>
        </w:rPr>
      </w:pPr>
      <w:r w:rsidRPr="00335B0E">
        <w:rPr>
          <w:b/>
          <w:i/>
          <w:sz w:val="22"/>
          <w:szCs w:val="22"/>
        </w:rPr>
        <w:t>Cov Kev Ua Rau Cov</w:t>
      </w:r>
      <w:del w:id="5733" w:author="year" w:date="2021-07-04T05:58:00Z">
        <w:r w:rsidRPr="00335B0E" w:rsidDel="00354051">
          <w:rPr>
            <w:b/>
            <w:i/>
            <w:sz w:val="22"/>
            <w:szCs w:val="22"/>
          </w:rPr>
          <w:delText xml:space="preserve"> </w:delText>
        </w:r>
      </w:del>
      <w:ins w:id="5734" w:author="year" w:date="2021-07-04T05:58:00Z">
        <w:r>
          <w:rPr>
            <w:b/>
            <w:i/>
            <w:sz w:val="22"/>
            <w:szCs w:val="22"/>
          </w:rPr>
          <w:t xml:space="preserve">Me Nyuam Tu </w:t>
        </w:r>
      </w:ins>
      <w:del w:id="5735" w:author="year" w:date="2021-07-04T05:58:00Z">
        <w:r w:rsidRPr="00335B0E" w:rsidDel="00354051">
          <w:rPr>
            <w:b/>
            <w:i/>
            <w:sz w:val="22"/>
            <w:szCs w:val="22"/>
          </w:rPr>
          <w:delText>Hluas Uas Coj Los Tu</w:delText>
        </w:r>
      </w:del>
      <w:r w:rsidRPr="00335B0E">
        <w:rPr>
          <w:b/>
          <w:i/>
          <w:sz w:val="22"/>
          <w:szCs w:val="22"/>
        </w:rPr>
        <w:t xml:space="preserve">: </w:t>
      </w:r>
      <w:r w:rsidRPr="00335B0E">
        <w:rPr>
          <w:sz w:val="22"/>
          <w:szCs w:val="22"/>
        </w:rPr>
        <w:t xml:space="preserve"> Cov tsev kawm hauv nroog, COEs, thiab cov tsev kawm ntawv ntiav uas muaj cov tub ntxhais </w:t>
      </w:r>
      <w:del w:id="5736" w:author="year" w:date="2021-07-04T06:02:00Z">
        <w:r w:rsidRPr="00335B0E" w:rsidDel="00354051">
          <w:rPr>
            <w:sz w:val="22"/>
            <w:szCs w:val="22"/>
          </w:rPr>
          <w:delText xml:space="preserve">hluas </w:delText>
        </w:r>
      </w:del>
      <w:ins w:id="5737" w:author="year" w:date="2021-07-04T06:02:00Z">
        <w:r>
          <w:rPr>
            <w:sz w:val="22"/>
            <w:szCs w:val="22"/>
          </w:rPr>
          <w:t>kawm uas</w:t>
        </w:r>
        <w:r w:rsidRPr="00335B0E">
          <w:rPr>
            <w:sz w:val="22"/>
            <w:szCs w:val="22"/>
          </w:rPr>
          <w:t xml:space="preserve"> </w:t>
        </w:r>
      </w:ins>
      <w:r w:rsidRPr="00335B0E">
        <w:rPr>
          <w:sz w:val="22"/>
          <w:szCs w:val="22"/>
        </w:rPr>
        <w:t xml:space="preserve">nyob nrog niam qhuav txiv qhuav </w:t>
      </w:r>
      <w:del w:id="5738" w:author="year" w:date="2021-07-04T06:02:00Z">
        <w:r w:rsidRPr="00335B0E" w:rsidDel="00354051">
          <w:rPr>
            <w:sz w:val="22"/>
            <w:szCs w:val="22"/>
          </w:rPr>
          <w:delText>pab pawg tub ntxhais kawm raug</w:delText>
        </w:r>
      </w:del>
      <w:ins w:id="5739" w:author="year" w:date="2021-07-04T06:02:00Z">
        <w:r>
          <w:rPr>
            <w:sz w:val="22"/>
            <w:szCs w:val="22"/>
          </w:rPr>
          <w:t xml:space="preserve"> tau txais kev</w:t>
        </w:r>
      </w:ins>
      <w:r w:rsidRPr="00335B0E">
        <w:rPr>
          <w:sz w:val="22"/>
          <w:szCs w:val="22"/>
        </w:rPr>
        <w:t xml:space="preserve"> txhawb kom muaj cov kev ua tshwj xeeb hauv LCAP tsim los kom tau raws li qhov kev xav tau tshwj xeeb rau Cov Tub Ntxhais Kawm Hluas Uas Coj Los Tu.</w:t>
      </w:r>
    </w:p>
    <w:p w14:paraId="5585B65F" w14:textId="77777777" w:rsidR="00AD19E5" w:rsidRDefault="00AD19E5" w:rsidP="00AD19E5">
      <w:pPr>
        <w:pStyle w:val="BodyText"/>
        <w:spacing w:before="10"/>
        <w:rPr>
          <w:sz w:val="20"/>
        </w:rPr>
      </w:pPr>
    </w:p>
    <w:p w14:paraId="05B2466A" w14:textId="77777777" w:rsidR="00AD19E5" w:rsidRPr="005B58AD" w:rsidRDefault="00AD19E5" w:rsidP="00AD19E5">
      <w:pPr>
        <w:pStyle w:val="Heading4"/>
        <w:rPr>
          <w:sz w:val="22"/>
          <w:szCs w:val="22"/>
        </w:rPr>
      </w:pPr>
      <w:bookmarkStart w:id="5740" w:name="Goal_Analysis:"/>
      <w:bookmarkEnd w:id="5740"/>
      <w:r w:rsidRPr="005B58AD">
        <w:rPr>
          <w:sz w:val="22"/>
          <w:szCs w:val="22"/>
        </w:rPr>
        <w:t>Cov Kev Tshawb Xyuas Lub Hom Phiaj:</w:t>
      </w:r>
    </w:p>
    <w:p w14:paraId="2343F334" w14:textId="77777777" w:rsidR="00AD19E5" w:rsidRPr="005B58AD" w:rsidRDefault="00AD19E5" w:rsidP="00AD19E5">
      <w:pPr>
        <w:pStyle w:val="BodyText"/>
        <w:spacing w:before="10"/>
        <w:rPr>
          <w:b/>
          <w:i/>
          <w:sz w:val="22"/>
          <w:szCs w:val="22"/>
        </w:rPr>
      </w:pPr>
    </w:p>
    <w:p w14:paraId="00D5C931" w14:textId="77777777" w:rsidR="00AD19E5" w:rsidRPr="005B58AD" w:rsidRDefault="00AD19E5" w:rsidP="00AD19E5">
      <w:pPr>
        <w:pStyle w:val="BodyText"/>
        <w:ind w:left="240"/>
        <w:rPr>
          <w:sz w:val="22"/>
          <w:szCs w:val="22"/>
        </w:rPr>
      </w:pPr>
      <w:r w:rsidRPr="005B58AD">
        <w:rPr>
          <w:sz w:val="22"/>
          <w:szCs w:val="22"/>
        </w:rPr>
        <w:t>Nkag Rau Xyoo LCAP</w:t>
      </w:r>
    </w:p>
    <w:p w14:paraId="2494123A" w14:textId="77777777" w:rsidR="00AD19E5" w:rsidRDefault="00AD19E5" w:rsidP="00AD19E5">
      <w:pPr>
        <w:sectPr w:rsidR="00AD19E5">
          <w:pgSz w:w="15840" w:h="12240" w:orient="landscape"/>
          <w:pgMar w:top="560" w:right="120" w:bottom="560" w:left="120" w:header="0" w:footer="284" w:gutter="0"/>
          <w:cols w:space="720"/>
        </w:sectPr>
      </w:pPr>
    </w:p>
    <w:p w14:paraId="5F8C021A" w14:textId="77777777" w:rsidR="00AD19E5" w:rsidRPr="00013959" w:rsidRDefault="00AD19E5" w:rsidP="00AD19E5">
      <w:pPr>
        <w:pStyle w:val="BodyText"/>
        <w:spacing w:before="76"/>
        <w:ind w:left="240" w:right="757"/>
        <w:rPr>
          <w:sz w:val="22"/>
          <w:szCs w:val="22"/>
        </w:rPr>
      </w:pPr>
      <w:r w:rsidRPr="00013959">
        <w:rPr>
          <w:sz w:val="22"/>
          <w:szCs w:val="22"/>
        </w:rPr>
        <w:lastRenderedPageBreak/>
        <w:t xml:space="preserve">Siv cov ntaub ntawv ntsuas tau txiaj ntsig txhua xyoo, suav nrog cov ntaub ntawv los ntawm Kev Tswj Fwm, txheeb xyuas seb cov phiaj xwm tau ua tiav </w:t>
      </w:r>
      <w:ins w:id="5741" w:author="year" w:date="2021-07-04T06:09:00Z">
        <w:r>
          <w:rPr>
            <w:sz w:val="22"/>
            <w:szCs w:val="22"/>
          </w:rPr>
          <w:t xml:space="preserve">puas yuav ua tiav raws </w:t>
        </w:r>
      </w:ins>
      <w:del w:id="5742" w:author="year" w:date="2021-07-04T06:09:00Z">
        <w:r w:rsidRPr="00013959" w:rsidDel="0009724C">
          <w:rPr>
            <w:sz w:val="22"/>
            <w:szCs w:val="22"/>
          </w:rPr>
          <w:delText xml:space="preserve">tau zoo hauv kev ua tiav </w:delText>
        </w:r>
      </w:del>
      <w:r w:rsidRPr="00013959">
        <w:rPr>
          <w:sz w:val="22"/>
          <w:szCs w:val="22"/>
        </w:rPr>
        <w:t xml:space="preserve">lub hom phiaj. Teb </w:t>
      </w:r>
      <w:ins w:id="5743" w:author="year" w:date="2021-07-04T06:10:00Z">
        <w:r>
          <w:rPr>
            <w:sz w:val="22"/>
            <w:szCs w:val="22"/>
          </w:rPr>
          <w:t>cov lus pab</w:t>
        </w:r>
      </w:ins>
      <w:del w:id="5744" w:author="year" w:date="2021-07-04T06:10:00Z">
        <w:r w:rsidRPr="00013959" w:rsidDel="0009724C">
          <w:rPr>
            <w:sz w:val="22"/>
            <w:szCs w:val="22"/>
          </w:rPr>
          <w:delText xml:space="preserve">rau sai sai </w:delText>
        </w:r>
      </w:del>
      <w:r w:rsidRPr="00013959">
        <w:rPr>
          <w:sz w:val="22"/>
          <w:szCs w:val="22"/>
        </w:rPr>
        <w:t>raws li cov lus qhia.</w:t>
      </w:r>
    </w:p>
    <w:p w14:paraId="19398C48" w14:textId="77777777" w:rsidR="00AD19E5" w:rsidRDefault="00AD19E5" w:rsidP="00AD19E5">
      <w:pPr>
        <w:pStyle w:val="BodyText"/>
        <w:spacing w:before="10"/>
        <w:rPr>
          <w:sz w:val="20"/>
        </w:rPr>
      </w:pPr>
    </w:p>
    <w:p w14:paraId="4FC76672" w14:textId="77777777" w:rsidR="00AD19E5" w:rsidRPr="00B32A3E" w:rsidRDefault="00AD19E5" w:rsidP="00AD19E5">
      <w:pPr>
        <w:pStyle w:val="ListParagraph"/>
        <w:numPr>
          <w:ilvl w:val="0"/>
          <w:numId w:val="20"/>
        </w:numPr>
        <w:tabs>
          <w:tab w:val="left" w:pos="959"/>
          <w:tab w:val="left" w:pos="960"/>
        </w:tabs>
        <w:ind w:right="510"/>
        <w:jc w:val="both"/>
      </w:pPr>
      <w:r w:rsidRPr="00B322E2">
        <w:t xml:space="preserve">Piav qhia tag nrho kev nqis tes ua </w:t>
      </w:r>
      <w:del w:id="5745" w:author="year" w:date="2021-07-04T06:13:00Z">
        <w:r w:rsidRPr="00B322E2" w:rsidDel="0009724C">
          <w:delText xml:space="preserve">ntawm tag nrho cov kev nqis tes ua </w:delText>
        </w:r>
      </w:del>
      <w:r w:rsidRPr="00B322E2">
        <w:t xml:space="preserve">kom tiav </w:t>
      </w:r>
      <w:ins w:id="5746" w:author="year" w:date="2021-07-04T06:14:00Z">
        <w:r>
          <w:t xml:space="preserve">raws </w:t>
        </w:r>
      </w:ins>
      <w:r w:rsidRPr="00B322E2">
        <w:t>lub hom phiaj</w:t>
      </w:r>
      <w:del w:id="5747" w:author="year" w:date="2021-07-04T06:15:00Z">
        <w:r w:rsidRPr="00B322E2" w:rsidDel="0009724C">
          <w:delText xml:space="preserve"> </w:delText>
        </w:r>
      </w:del>
      <w:ins w:id="5748" w:author="year" w:date="2021-07-04T06:15:00Z">
        <w:r>
          <w:t>sib txuas</w:t>
        </w:r>
      </w:ins>
      <w:del w:id="5749" w:author="year" w:date="2021-07-04T06:15:00Z">
        <w:r w:rsidRPr="00B322E2" w:rsidDel="0009724C">
          <w:delText>kev ua kom tiav</w:delText>
        </w:r>
      </w:del>
      <w:r w:rsidRPr="00B322E2">
        <w:t>. Nrog rau kev sib tham txog cov kev cov nyom thiab cov kev vam meej ua</w:t>
      </w:r>
      <w:del w:id="5750" w:author="year" w:date="2021-07-04T06:16:00Z">
        <w:r w:rsidRPr="00B322E2" w:rsidDel="0009724C">
          <w:delText xml:space="preserve"> </w:delText>
        </w:r>
      </w:del>
      <w:ins w:id="5751" w:author="year" w:date="2021-07-04T06:16:00Z">
        <w:r>
          <w:t xml:space="preserve">tau ua dhau los nrog rau cov txheej txheem nqis tes ua </w:t>
        </w:r>
      </w:ins>
      <w:del w:id="5752" w:author="year" w:date="2021-07-04T06:16:00Z">
        <w:r w:rsidRPr="00B322E2" w:rsidDel="0009724C">
          <w:delText>tiav nrog kev ua cov txheej txheem</w:delText>
        </w:r>
      </w:del>
      <w:r w:rsidRPr="00B322E2">
        <w:t xml:space="preserve">. Qhov no yuav tsum </w:t>
      </w:r>
      <w:ins w:id="5753" w:author="year" w:date="2021-07-04T06:19:00Z">
        <w:r>
          <w:t xml:space="preserve">muaj ib yam  </w:t>
        </w:r>
      </w:ins>
      <w:del w:id="5754" w:author="year" w:date="2021-07-04T06:19:00Z">
        <w:r w:rsidRPr="00B322E2" w:rsidDel="00C33669">
          <w:delText xml:space="preserve">suav nrog qee qhov </w:delText>
        </w:r>
      </w:del>
      <w:r w:rsidRPr="00B322E2">
        <w:t xml:space="preserve">uas LEA tsis ua raws li tau npaj </w:t>
      </w:r>
      <w:ins w:id="5755" w:author="year" w:date="2021-07-04T06:20:00Z">
        <w:r>
          <w:t>tseg</w:t>
        </w:r>
      </w:ins>
      <w:del w:id="5756" w:author="year" w:date="2021-07-04T06:20:00Z">
        <w:r w:rsidRPr="00B322E2" w:rsidDel="00C33669">
          <w:delText>ua</w:delText>
        </w:r>
      </w:del>
      <w:r w:rsidRPr="00B322E2">
        <w:t xml:space="preserve"> los sis tau nqis tes ua raws li qhov tau hais sib txawv ntawm qhov tau piav txog nyob rau hauv LCAP uas tau txais yuav.</w:t>
      </w:r>
    </w:p>
    <w:p w14:paraId="2FB1F769" w14:textId="77777777" w:rsidR="00AD19E5" w:rsidRPr="00B32A3E" w:rsidRDefault="00AD19E5" w:rsidP="00AD19E5">
      <w:pPr>
        <w:pStyle w:val="ListParagraph"/>
        <w:numPr>
          <w:ilvl w:val="0"/>
          <w:numId w:val="20"/>
        </w:numPr>
        <w:tabs>
          <w:tab w:val="left" w:pos="959"/>
          <w:tab w:val="left" w:pos="960"/>
        </w:tabs>
        <w:spacing w:before="1"/>
        <w:ind w:right="496"/>
        <w:jc w:val="both"/>
      </w:pPr>
      <w:r w:rsidRPr="00B322E2">
        <w:t xml:space="preserve">Piav qhia cov khoom sib txawv ntawm Kev Siv Nyiaj Txiag thiab </w:t>
      </w:r>
      <w:ins w:id="5757" w:author="year" w:date="2021-07-04T06:23:00Z">
        <w:r>
          <w:t>cov nyiaj uas tau siv rau kev xav tseg.</w:t>
        </w:r>
      </w:ins>
      <w:del w:id="5758" w:author="year" w:date="2021-07-04T06:26:00Z">
        <w:r w:rsidRPr="00B322E2" w:rsidDel="00C33669">
          <w:delText>Kev Siv Nyiaj Kev</w:delText>
        </w:r>
      </w:del>
      <w:r w:rsidRPr="00B322E2">
        <w:t xml:space="preserve"> txawv txav me me </w:t>
      </w:r>
      <w:ins w:id="5759" w:author="year" w:date="2021-07-04T06:26:00Z">
        <w:r>
          <w:t xml:space="preserve">ntawm </w:t>
        </w:r>
      </w:ins>
      <w:del w:id="5760" w:author="year" w:date="2021-07-04T06:26:00Z">
        <w:r w:rsidRPr="00B322E2" w:rsidDel="00C33669">
          <w:delText xml:space="preserve">hauv </w:delText>
        </w:r>
      </w:del>
      <w:r w:rsidRPr="00B322E2">
        <w:t xml:space="preserve">kev siv nyiaj tsis tas yuav </w:t>
      </w:r>
      <w:ins w:id="5761" w:author="year" w:date="2021-07-04T06:26:00Z">
        <w:r>
          <w:t xml:space="preserve">muab los </w:t>
        </w:r>
      </w:ins>
      <w:r w:rsidRPr="00B322E2">
        <w:t xml:space="preserve">hais </w:t>
      </w:r>
      <w:del w:id="5762" w:author="year" w:date="2021-07-04T06:26:00Z">
        <w:r w:rsidRPr="00B322E2" w:rsidDel="00C33669">
          <w:delText>daws</w:delText>
        </w:r>
      </w:del>
      <w:r w:rsidRPr="00B322E2">
        <w:t xml:space="preserve">, thiab </w:t>
      </w:r>
      <w:ins w:id="5763" w:author="year" w:date="2021-07-04T06:29:00Z">
        <w:r>
          <w:t xml:space="preserve">kev saib xyuas nyiaj </w:t>
        </w:r>
      </w:ins>
      <w:r w:rsidRPr="00B322E2">
        <w:t xml:space="preserve">ib daim nyiaj duas las-rau-duas </w:t>
      </w:r>
      <w:del w:id="5764" w:author="year" w:date="2021-07-04T06:30:00Z">
        <w:r w:rsidRPr="00B322E2" w:rsidDel="004D2B59">
          <w:delText xml:space="preserve">daus </w:delText>
        </w:r>
      </w:del>
      <w:del w:id="5765" w:author="year" w:date="2021-07-04T06:33:00Z">
        <w:r w:rsidRPr="00B322E2" w:rsidDel="004D2B59">
          <w:delText>las</w:delText>
        </w:r>
      </w:del>
      <w:ins w:id="5766" w:author="year" w:date="2021-07-04T06:33:00Z">
        <w:r>
          <w:t>las</w:t>
        </w:r>
      </w:ins>
      <w:ins w:id="5767" w:author="year" w:date="2021-07-04T06:34:00Z">
        <w:r>
          <w:t xml:space="preserve"> tseem</w:t>
        </w:r>
      </w:ins>
      <w:r w:rsidRPr="00B322E2">
        <w:t xml:space="preserve"> </w:t>
      </w:r>
      <w:ins w:id="5768" w:author="year" w:date="2021-07-04T06:34:00Z">
        <w:r>
          <w:t>siv tsis tau</w:t>
        </w:r>
      </w:ins>
      <w:del w:id="5769" w:author="year" w:date="2021-07-04T06:34:00Z">
        <w:r w:rsidRPr="00B322E2" w:rsidDel="004D2B59">
          <w:delText>tsis</w:delText>
        </w:r>
      </w:del>
      <w:del w:id="5770" w:author="year" w:date="2021-07-04T06:30:00Z">
        <w:r w:rsidRPr="00B322E2" w:rsidDel="004D2B59">
          <w:delText xml:space="preserve"> tas yuav lav</w:delText>
        </w:r>
      </w:del>
      <w:r w:rsidRPr="00B322E2">
        <w:t>.</w:t>
      </w:r>
    </w:p>
    <w:p w14:paraId="596D425F" w14:textId="77777777" w:rsidR="00AD19E5" w:rsidRPr="00B32A3E" w:rsidRDefault="00AD19E5" w:rsidP="00AD19E5">
      <w:pPr>
        <w:pStyle w:val="ListParagraph"/>
        <w:numPr>
          <w:ilvl w:val="0"/>
          <w:numId w:val="20"/>
        </w:numPr>
        <w:tabs>
          <w:tab w:val="left" w:pos="959"/>
          <w:tab w:val="left" w:pos="960"/>
        </w:tabs>
        <w:spacing w:before="1"/>
        <w:ind w:right="337"/>
        <w:jc w:val="both"/>
      </w:pPr>
      <w:r w:rsidRPr="00B322E2">
        <w:t xml:space="preserve">Piav qhia qhov ua tau zoo ntawm kev nqis tes ua tshwj xeeb kom ua tiav lub hom phiaj </w:t>
      </w:r>
      <w:ins w:id="5771" w:author="year" w:date="2021-07-04T06:35:00Z">
        <w:r>
          <w:t xml:space="preserve">uas </w:t>
        </w:r>
      </w:ins>
      <w:r w:rsidRPr="00B322E2">
        <w:t xml:space="preserve">raug ntsuas </w:t>
      </w:r>
      <w:del w:id="5772" w:author="year" w:date="2021-07-04T06:35:00Z">
        <w:r w:rsidRPr="00B322E2" w:rsidDel="004D2B59">
          <w:delText xml:space="preserve">raws li ntsuas </w:delText>
        </w:r>
      </w:del>
      <w:r w:rsidRPr="00B322E2">
        <w:t xml:space="preserve">los ntawm LEA. Qee qhov xwm txheej, tsis yog txhua qhov kev ua nyob hauv lub hom phiaj yuav npaj siab txhim kho cov kev ua tau zoo ntawm txhua qhov kev ntsuas cuam tshuam nrog lub hom phiaj. Thaum teb rau qhov tshwm sim tam sim no, LEAs yuav ntsuas qhov ua tau zoo ntawm ib qho kev nqis tes ua los sis pab pawg ntawm cov kev nqis tes ua nyob hauv lub hom phiaj ntawm kev ua hauj lwm ntawm ib qho kev ntsuas los sis ib pawg kev ntsuas tshwj xeeb nyob rau hauv lub hom phiaj uas siv rau qhov kev nqis tes ua. Kev </w:t>
      </w:r>
      <w:ins w:id="5773" w:author="year" w:date="2021-07-04T06:39:00Z">
        <w:r>
          <w:t xml:space="preserve">muab </w:t>
        </w:r>
      </w:ins>
      <w:del w:id="5774" w:author="year" w:date="2021-07-04T06:39:00Z">
        <w:r w:rsidRPr="00B322E2" w:rsidDel="004B255B">
          <w:delText xml:space="preserve">ua </w:delText>
        </w:r>
      </w:del>
      <w:r w:rsidRPr="00B322E2">
        <w:t xml:space="preserve">cov kev </w:t>
      </w:r>
      <w:ins w:id="5775" w:author="year" w:date="2021-07-04T06:40:00Z">
        <w:r>
          <w:t xml:space="preserve">nqis tes ua </w:t>
        </w:r>
      </w:ins>
      <w:del w:id="5776" w:author="year" w:date="2021-07-04T06:39:00Z">
        <w:r w:rsidRPr="00B322E2" w:rsidDel="004B255B">
          <w:delText xml:space="preserve">ntsuas </w:delText>
        </w:r>
      </w:del>
      <w:r w:rsidRPr="00B322E2">
        <w:t xml:space="preserve">nrog cov kev ntsuas </w:t>
      </w:r>
      <w:ins w:id="5777" w:author="year" w:date="2021-07-04T06:40:00Z">
        <w:r>
          <w:t xml:space="preserve">los ua ib pab </w:t>
        </w:r>
      </w:ins>
      <w:r w:rsidRPr="00B322E2">
        <w:t xml:space="preserve">yuav ua rau muaj kev soj ntsuam zoo ntxiv seb LEA puas siv los cuam tshuam rau cov kev ntsuas uas tau teeb ua hauj lwm thiab nce qib ntawm </w:t>
      </w:r>
      <w:ins w:id="5778" w:author="year" w:date="2021-07-04T06:42:00Z">
        <w:r>
          <w:t>kev dawb huv</w:t>
        </w:r>
      </w:ins>
      <w:del w:id="5779" w:author="year" w:date="2021-07-04T06:42:00Z">
        <w:r w:rsidRPr="00B322E2" w:rsidDel="004B255B">
          <w:delText xml:space="preserve">kev tshaj lij </w:delText>
        </w:r>
      </w:del>
      <w:r w:rsidRPr="00B322E2">
        <w:t xml:space="preserve">rau cov neeg muaj feem xyuam. LEAs </w:t>
      </w:r>
      <w:del w:id="5780" w:author="year" w:date="2021-07-04T06:48:00Z">
        <w:r w:rsidRPr="00B322E2" w:rsidDel="004B255B">
          <w:delText xml:space="preserve">raug </w:delText>
        </w:r>
      </w:del>
      <w:ins w:id="5781" w:author="year" w:date="2021-07-04T06:48:00Z">
        <w:r>
          <w:t>tau txais kev</w:t>
        </w:r>
        <w:r w:rsidRPr="00B322E2">
          <w:t xml:space="preserve"> </w:t>
        </w:r>
      </w:ins>
      <w:r w:rsidRPr="00B322E2">
        <w:t xml:space="preserve">txhawb kom siv cov hau kev no thaum cov hom phiaj suav nrog ntau cov </w:t>
      </w:r>
      <w:ins w:id="5782" w:author="year" w:date="2021-07-04T06:49:00Z">
        <w:r>
          <w:t>nqis tes ua</w:t>
        </w:r>
      </w:ins>
      <w:del w:id="5783" w:author="year" w:date="2021-07-04T06:49:00Z">
        <w:r w:rsidRPr="00B322E2" w:rsidDel="00390B71">
          <w:delText xml:space="preserve">yeeb yam </w:delText>
        </w:r>
      </w:del>
      <w:r w:rsidRPr="00B322E2">
        <w:t>thiab cov kev ntsuas uas tsis cuam tshuam txog.</w:t>
      </w:r>
    </w:p>
    <w:p w14:paraId="4F981E70" w14:textId="77777777" w:rsidR="00AD19E5" w:rsidRPr="00B322E2" w:rsidRDefault="00AD19E5" w:rsidP="00AD19E5">
      <w:pPr>
        <w:pStyle w:val="ListParagraph"/>
        <w:numPr>
          <w:ilvl w:val="0"/>
          <w:numId w:val="20"/>
        </w:numPr>
        <w:tabs>
          <w:tab w:val="left" w:pos="959"/>
          <w:tab w:val="left" w:pos="960"/>
        </w:tabs>
        <w:spacing w:before="1"/>
        <w:ind w:right="670"/>
        <w:jc w:val="both"/>
      </w:pPr>
      <w:r w:rsidRPr="00B322E2">
        <w:t>Piav qhia txog txhua yam kev hloov pauv hloov mus rau lub hom phiaj no, cov txiaj ntsig xav tau, kev ntsuas, los sis kev nqis tes ua kom ua tiav lub hom phiaj no los ntawm qhov kev tshuaj ntsuam no thiab kev soj ntsuam cov ntaub ntawv muaj nyob hauv Kev Tswj Fwm los sis lwm cov ntaub ntawv hauv zej zog, raws li qhov tsim nyog.</w:t>
      </w:r>
    </w:p>
    <w:p w14:paraId="19D4860E" w14:textId="77777777" w:rsidR="00AD19E5" w:rsidRDefault="00AD19E5" w:rsidP="00AD19E5">
      <w:pPr>
        <w:pStyle w:val="BodyText"/>
        <w:spacing w:before="3"/>
        <w:rPr>
          <w:sz w:val="17"/>
        </w:rPr>
      </w:pPr>
      <w:r>
        <w:rPr>
          <w:noProof/>
          <w:lang w:bidi="th-TH"/>
        </w:rPr>
        <mc:AlternateContent>
          <mc:Choice Requires="wps">
            <w:drawing>
              <wp:anchor distT="0" distB="0" distL="0" distR="0" simplePos="0" relativeHeight="252059648" behindDoc="1" locked="0" layoutInCell="1" allowOverlap="1" wp14:anchorId="43F2A821" wp14:editId="4F28E057">
                <wp:simplePos x="0" y="0"/>
                <wp:positionH relativeFrom="page">
                  <wp:posOffset>148590</wp:posOffset>
                </wp:positionH>
                <wp:positionV relativeFrom="paragraph">
                  <wp:posOffset>163195</wp:posOffset>
                </wp:positionV>
                <wp:extent cx="9768205" cy="924560"/>
                <wp:effectExtent l="19050" t="19050" r="23495" b="27940"/>
                <wp:wrapTopAndBottom/>
                <wp:docPr id="255"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68205" cy="924560"/>
                        </a:xfrm>
                        <a:prstGeom prst="rect">
                          <a:avLst/>
                        </a:prstGeom>
                        <a:solidFill>
                          <a:srgbClr val="DBE5F1"/>
                        </a:solidFill>
                        <a:ln w="28575">
                          <a:solidFill>
                            <a:srgbClr val="000000"/>
                          </a:solidFill>
                          <a:miter lim="800000"/>
                          <a:headEnd/>
                          <a:tailEnd/>
                        </a:ln>
                      </wps:spPr>
                      <wps:txbx>
                        <w:txbxContent>
                          <w:p w14:paraId="4D68DE46" w14:textId="77777777" w:rsidR="00AD19E5" w:rsidRPr="000E6449" w:rsidRDefault="00AD19E5" w:rsidP="00AD19E5">
                            <w:pPr>
                              <w:spacing w:before="20"/>
                              <w:ind w:left="108" w:right="495"/>
                              <w:rPr>
                                <w:b/>
                                <w:sz w:val="36"/>
                                <w:szCs w:val="36"/>
                              </w:rPr>
                            </w:pPr>
                            <w:bookmarkStart w:id="5784" w:name="Increased_or_Improved_Services_for_Foste"/>
                            <w:bookmarkEnd w:id="5784"/>
                            <w:ins w:id="5785" w:author="year" w:date="2021-07-04T06:52:00Z">
                              <w:r>
                                <w:rPr>
                                  <w:b/>
                                  <w:sz w:val="36"/>
                                  <w:szCs w:val="36"/>
                                </w:rPr>
                                <w:t>Txhawb</w:t>
                              </w:r>
                            </w:ins>
                            <w:del w:id="5786" w:author="year" w:date="2021-07-04T06:52:00Z">
                              <w:r w:rsidRPr="000E6449" w:rsidDel="00390B71">
                                <w:rPr>
                                  <w:b/>
                                  <w:sz w:val="36"/>
                                  <w:szCs w:val="36"/>
                                </w:rPr>
                                <w:delText xml:space="preserve">Muaj kev pab cuam ntau dua </w:delText>
                              </w:r>
                            </w:del>
                            <w:r w:rsidRPr="000E6449">
                              <w:rPr>
                                <w:b/>
                                <w:sz w:val="36"/>
                                <w:szCs w:val="36"/>
                              </w:rPr>
                              <w:t xml:space="preserve">los sis txhim kho </w:t>
                            </w:r>
                            <w:ins w:id="5787" w:author="year" w:date="2021-07-04T06:53:00Z">
                              <w:r>
                                <w:rPr>
                                  <w:b/>
                                  <w:sz w:val="36"/>
                                  <w:szCs w:val="36"/>
                                </w:rPr>
                                <w:t xml:space="preserve">kev pab cuam </w:t>
                              </w:r>
                            </w:ins>
                            <w:r w:rsidRPr="000E6449">
                              <w:rPr>
                                <w:b/>
                                <w:sz w:val="36"/>
                                <w:szCs w:val="36"/>
                              </w:rPr>
                              <w:t>rau Cov</w:t>
                            </w:r>
                            <w:del w:id="5788" w:author="year" w:date="2021-07-04T06:53:00Z">
                              <w:r w:rsidRPr="000E6449" w:rsidDel="00390B71">
                                <w:rPr>
                                  <w:b/>
                                  <w:sz w:val="36"/>
                                  <w:szCs w:val="36"/>
                                </w:rPr>
                                <w:delText xml:space="preserve"> </w:delText>
                              </w:r>
                            </w:del>
                            <w:ins w:id="5789" w:author="year" w:date="2021-07-04T06:53:00Z">
                              <w:r>
                                <w:rPr>
                                  <w:b/>
                                  <w:sz w:val="36"/>
                                  <w:szCs w:val="36"/>
                                </w:rPr>
                                <w:t xml:space="preserve">me nyuam tu </w:t>
                              </w:r>
                            </w:ins>
                            <w:del w:id="5790" w:author="year" w:date="2021-07-04T06:53:00Z">
                              <w:r w:rsidRPr="000E6449" w:rsidDel="00390B71">
                                <w:rPr>
                                  <w:b/>
                                  <w:sz w:val="36"/>
                                  <w:szCs w:val="36"/>
                                </w:rPr>
                                <w:delText>Hluas Uas Coj Los Tu</w:delText>
                              </w:r>
                            </w:del>
                            <w:r w:rsidRPr="000E6449">
                              <w:rPr>
                                <w:b/>
                                <w:sz w:val="36"/>
                                <w:szCs w:val="36"/>
                              </w:rPr>
                              <w:t>, Cov Kawm Lus Askiv, thiab Cov</w:t>
                            </w:r>
                            <w:ins w:id="5791" w:author="year" w:date="2021-07-04T06:54:00Z">
                              <w:r>
                                <w:rPr>
                                  <w:b/>
                                  <w:sz w:val="36"/>
                                  <w:szCs w:val="36"/>
                                </w:rPr>
                                <w:t xml:space="preserve"> tub ntxhais kawm</w:t>
                              </w:r>
                            </w:ins>
                            <w:r w:rsidRPr="000E6449">
                              <w:rPr>
                                <w:b/>
                                <w:sz w:val="36"/>
                                <w:szCs w:val="36"/>
                              </w:rPr>
                              <w:t xml:space="preserve"> </w:t>
                            </w:r>
                            <w:del w:id="5792" w:author="year" w:date="2021-07-04T06:54:00Z">
                              <w:r w:rsidRPr="000E6449" w:rsidDel="00390B71">
                                <w:rPr>
                                  <w:b/>
                                  <w:sz w:val="36"/>
                                  <w:szCs w:val="36"/>
                                </w:rPr>
                                <w:delText xml:space="preserve">Neeg Kawm Ntawv </w:delText>
                              </w:r>
                            </w:del>
                            <w:r w:rsidRPr="000E6449">
                              <w:rPr>
                                <w:b/>
                                <w:sz w:val="36"/>
                                <w:szCs w:val="36"/>
                              </w:rPr>
                              <w:t xml:space="preserve">Uas Tau Nyiaj </w:t>
                            </w:r>
                            <w:ins w:id="5793" w:author="year" w:date="2021-07-04T06:55:00Z">
                              <w:r>
                                <w:rPr>
                                  <w:b/>
                                  <w:sz w:val="36"/>
                                  <w:szCs w:val="36"/>
                                </w:rPr>
                                <w:t>Qis</w:t>
                              </w:r>
                            </w:ins>
                            <w:del w:id="5794" w:author="year" w:date="2021-07-04T06:55:00Z">
                              <w:r w:rsidRPr="000E6449" w:rsidDel="00390B71">
                                <w:rPr>
                                  <w:b/>
                                  <w:sz w:val="36"/>
                                  <w:szCs w:val="36"/>
                                </w:rPr>
                                <w:delText>Tsawg</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2A821" id="Text Box 212" o:spid="_x0000_s1100" type="#_x0000_t202" style="position:absolute;margin-left:11.7pt;margin-top:12.85pt;width:769.15pt;height:72.8pt;z-index:-251256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" fillcolor="#dbe5f1" strokeweight="2.25pt">
                <v:textbox inset="0,0,0,0">
                  <w:txbxContent>
                    <w:p w14:paraId="4D68DE46" w14:textId="77777777" w:rsidR="00AD19E5" w:rsidRPr="000E6449" w:rsidRDefault="00AD19E5" w:rsidP="00AD19E5">
                      <w:pPr>
                        <w:spacing w:before="20"/>
                        <w:ind w:left="108" w:right="495"/>
                        <w:rPr>
                          <w:b/>
                          <w:sz w:val="36"/>
                          <w:szCs w:val="36"/>
                        </w:rPr>
                      </w:pPr>
                      <w:bookmarkStart w:id="5795" w:name="Increased_or_Improved_Services_for_Foste"/>
                      <w:bookmarkEnd w:id="5795"/>
                      <w:ins w:id="5796" w:author="year" w:date="2021-07-04T06:52:00Z">
                        <w:r>
                          <w:rPr>
                            <w:b/>
                            <w:sz w:val="36"/>
                            <w:szCs w:val="36"/>
                          </w:rPr>
                          <w:t>Txhawb</w:t>
                        </w:r>
                      </w:ins>
                      <w:del w:id="5797" w:author="year" w:date="2021-07-04T06:52:00Z">
                        <w:r w:rsidRPr="000E6449" w:rsidDel="00390B71">
                          <w:rPr>
                            <w:b/>
                            <w:sz w:val="36"/>
                            <w:szCs w:val="36"/>
                          </w:rPr>
                          <w:delText xml:space="preserve">Muaj kev pab cuam ntau dua </w:delText>
                        </w:r>
                      </w:del>
                      <w:r w:rsidRPr="000E6449">
                        <w:rPr>
                          <w:b/>
                          <w:sz w:val="36"/>
                          <w:szCs w:val="36"/>
                        </w:rPr>
                        <w:t xml:space="preserve">los sis txhim kho </w:t>
                      </w:r>
                      <w:ins w:id="5798" w:author="year" w:date="2021-07-04T06:53:00Z">
                        <w:r>
                          <w:rPr>
                            <w:b/>
                            <w:sz w:val="36"/>
                            <w:szCs w:val="36"/>
                          </w:rPr>
                          <w:t xml:space="preserve">kev pab cuam </w:t>
                        </w:r>
                      </w:ins>
                      <w:r w:rsidRPr="000E6449">
                        <w:rPr>
                          <w:b/>
                          <w:sz w:val="36"/>
                          <w:szCs w:val="36"/>
                        </w:rPr>
                        <w:t>rau Cov</w:t>
                      </w:r>
                      <w:del w:id="5799" w:author="year" w:date="2021-07-04T06:53:00Z">
                        <w:r w:rsidRPr="000E6449" w:rsidDel="00390B71">
                          <w:rPr>
                            <w:b/>
                            <w:sz w:val="36"/>
                            <w:szCs w:val="36"/>
                          </w:rPr>
                          <w:delText xml:space="preserve"> </w:delText>
                        </w:r>
                      </w:del>
                      <w:ins w:id="5800" w:author="year" w:date="2021-07-04T06:53:00Z">
                        <w:r>
                          <w:rPr>
                            <w:b/>
                            <w:sz w:val="36"/>
                            <w:szCs w:val="36"/>
                          </w:rPr>
                          <w:t xml:space="preserve">me nyuam tu </w:t>
                        </w:r>
                      </w:ins>
                      <w:del w:id="5801" w:author="year" w:date="2021-07-04T06:53:00Z">
                        <w:r w:rsidRPr="000E6449" w:rsidDel="00390B71">
                          <w:rPr>
                            <w:b/>
                            <w:sz w:val="36"/>
                            <w:szCs w:val="36"/>
                          </w:rPr>
                          <w:delText>Hluas Uas Coj Los Tu</w:delText>
                        </w:r>
                      </w:del>
                      <w:r w:rsidRPr="000E6449">
                        <w:rPr>
                          <w:b/>
                          <w:sz w:val="36"/>
                          <w:szCs w:val="36"/>
                        </w:rPr>
                        <w:t>, Cov Kawm Lus Askiv, thiab Cov</w:t>
                      </w:r>
                      <w:ins w:id="5802" w:author="year" w:date="2021-07-04T06:54:00Z">
                        <w:r>
                          <w:rPr>
                            <w:b/>
                            <w:sz w:val="36"/>
                            <w:szCs w:val="36"/>
                          </w:rPr>
                          <w:t xml:space="preserve"> tub ntxhais kawm</w:t>
                        </w:r>
                      </w:ins>
                      <w:r w:rsidRPr="000E6449">
                        <w:rPr>
                          <w:b/>
                          <w:sz w:val="36"/>
                          <w:szCs w:val="36"/>
                        </w:rPr>
                        <w:t xml:space="preserve"> </w:t>
                      </w:r>
                      <w:del w:id="5803" w:author="year" w:date="2021-07-04T06:54:00Z">
                        <w:r w:rsidRPr="000E6449" w:rsidDel="00390B71">
                          <w:rPr>
                            <w:b/>
                            <w:sz w:val="36"/>
                            <w:szCs w:val="36"/>
                          </w:rPr>
                          <w:delText xml:space="preserve">Neeg Kawm Ntawv </w:delText>
                        </w:r>
                      </w:del>
                      <w:r w:rsidRPr="000E6449">
                        <w:rPr>
                          <w:b/>
                          <w:sz w:val="36"/>
                          <w:szCs w:val="36"/>
                        </w:rPr>
                        <w:t xml:space="preserve">Uas Tau Nyiaj </w:t>
                      </w:r>
                      <w:ins w:id="5804" w:author="year" w:date="2021-07-04T06:55:00Z">
                        <w:r>
                          <w:rPr>
                            <w:b/>
                            <w:sz w:val="36"/>
                            <w:szCs w:val="36"/>
                          </w:rPr>
                          <w:t>Qis</w:t>
                        </w:r>
                      </w:ins>
                      <w:del w:id="5805" w:author="year" w:date="2021-07-04T06:55:00Z">
                        <w:r w:rsidRPr="000E6449" w:rsidDel="00390B71">
                          <w:rPr>
                            <w:b/>
                            <w:sz w:val="36"/>
                            <w:szCs w:val="36"/>
                          </w:rPr>
                          <w:delText>Tsawg</w:delText>
                        </w:r>
                      </w:del>
                    </w:p>
                  </w:txbxContent>
                </v:textbox>
                <w10:wrap type="topAndBottom" anchorx="page"/>
              </v:shape>
            </w:pict>
          </mc:Fallback>
        </mc:AlternateContent>
      </w:r>
    </w:p>
    <w:p w14:paraId="092798FC" w14:textId="77777777" w:rsidR="00AD19E5" w:rsidRPr="00EA3DF6" w:rsidRDefault="00AD19E5" w:rsidP="00AD19E5">
      <w:pPr>
        <w:pStyle w:val="Heading3"/>
        <w:spacing w:before="30"/>
        <w:ind w:left="240"/>
        <w:rPr>
          <w:sz w:val="24"/>
          <w:szCs w:val="24"/>
        </w:rPr>
      </w:pPr>
      <w:bookmarkStart w:id="5806" w:name="Purpose"/>
      <w:bookmarkEnd w:id="5806"/>
      <w:r w:rsidRPr="00EA3DF6">
        <w:rPr>
          <w:sz w:val="24"/>
          <w:szCs w:val="24"/>
        </w:rPr>
        <w:t>Lub Hom Phiaj</w:t>
      </w:r>
    </w:p>
    <w:p w14:paraId="4F24C37A" w14:textId="77777777" w:rsidR="00AD19E5" w:rsidRPr="00B93B0E" w:rsidRDefault="00AD19E5" w:rsidP="00AD19E5">
      <w:pPr>
        <w:pStyle w:val="BodyText"/>
        <w:spacing w:before="60"/>
        <w:ind w:left="240" w:right="318"/>
        <w:jc w:val="both"/>
        <w:rPr>
          <w:sz w:val="22"/>
          <w:szCs w:val="22"/>
        </w:rPr>
      </w:pPr>
      <w:r w:rsidRPr="00B93B0E">
        <w:rPr>
          <w:sz w:val="22"/>
          <w:szCs w:val="22"/>
        </w:rPr>
        <w:t xml:space="preserve">Cov kev sau kom tau zoo los sis txhim kho Cov Kev Pab </w:t>
      </w:r>
      <w:ins w:id="5807" w:author="year" w:date="2021-07-04T06:59:00Z">
        <w:r>
          <w:rPr>
            <w:sz w:val="22"/>
            <w:szCs w:val="22"/>
          </w:rPr>
          <w:t xml:space="preserve">Cuam </w:t>
        </w:r>
      </w:ins>
      <w:r w:rsidRPr="00B93B0E">
        <w:rPr>
          <w:sz w:val="22"/>
          <w:szCs w:val="22"/>
        </w:rPr>
        <w:t xml:space="preserve">muab cov </w:t>
      </w:r>
      <w:ins w:id="5808" w:author="year" w:date="2021-07-04T07:01:00Z">
        <w:r>
          <w:rPr>
            <w:sz w:val="22"/>
            <w:szCs w:val="22"/>
          </w:rPr>
          <w:t xml:space="preserve">lus piav qhia uas nkag siab zoo rau cov </w:t>
        </w:r>
      </w:ins>
      <w:r w:rsidRPr="00B93B0E">
        <w:rPr>
          <w:sz w:val="22"/>
          <w:szCs w:val="22"/>
        </w:rPr>
        <w:t>neeg muaj feem</w:t>
      </w:r>
      <w:del w:id="5809" w:author="year" w:date="2021-07-04T07:01:00Z">
        <w:r w:rsidRPr="00B93B0E" w:rsidDel="00E42943">
          <w:rPr>
            <w:sz w:val="22"/>
            <w:szCs w:val="22"/>
          </w:rPr>
          <w:delText xml:space="preserve"> nrog cov lus piav qhia</w:delText>
        </w:r>
      </w:del>
      <w:r w:rsidRPr="00B93B0E">
        <w:rPr>
          <w:sz w:val="22"/>
          <w:szCs w:val="22"/>
        </w:rPr>
        <w:t xml:space="preserve">, nyob rau hauv ib kem, ntawm LEA </w:t>
      </w:r>
      <w:ins w:id="5810" w:author="year" w:date="2021-07-04T07:02:00Z">
        <w:r>
          <w:rPr>
            <w:sz w:val="22"/>
            <w:szCs w:val="22"/>
          </w:rPr>
          <w:t xml:space="preserve">txoj </w:t>
        </w:r>
      </w:ins>
      <w:r w:rsidRPr="00B93B0E">
        <w:rPr>
          <w:sz w:val="22"/>
          <w:szCs w:val="22"/>
        </w:rPr>
        <w:t xml:space="preserve">kev npaj yuav nce los sis txhim kho cov kev pab cuam rau nws cov tub ntxhais kawm uas tsis </w:t>
      </w:r>
      <w:del w:id="5811" w:author="year" w:date="2021-07-04T07:03:00Z">
        <w:r w:rsidRPr="00B93B0E" w:rsidDel="00E42943">
          <w:rPr>
            <w:sz w:val="22"/>
            <w:szCs w:val="22"/>
          </w:rPr>
          <w:delText>muaj kev sib piv</w:delText>
        </w:r>
      </w:del>
      <w:ins w:id="5812" w:author="year" w:date="2021-07-04T07:03:00Z">
        <w:r>
          <w:rPr>
            <w:sz w:val="22"/>
            <w:szCs w:val="22"/>
          </w:rPr>
          <w:t>zoo li yam</w:t>
        </w:r>
      </w:ins>
      <w:r w:rsidRPr="00B93B0E">
        <w:rPr>
          <w:sz w:val="22"/>
          <w:szCs w:val="22"/>
        </w:rPr>
        <w:t xml:space="preserve"> </w:t>
      </w:r>
      <w:del w:id="5813" w:author="year" w:date="2021-07-04T07:03:00Z">
        <w:r w:rsidRPr="00B93B0E" w:rsidDel="00E42943">
          <w:rPr>
            <w:sz w:val="22"/>
            <w:szCs w:val="22"/>
          </w:rPr>
          <w:delText xml:space="preserve">npaum li cas </w:delText>
        </w:r>
      </w:del>
      <w:ins w:id="5814" w:author="year" w:date="2021-07-04T07:04:00Z">
        <w:r>
          <w:rPr>
            <w:sz w:val="22"/>
            <w:szCs w:val="22"/>
          </w:rPr>
          <w:t xml:space="preserve">xws li </w:t>
        </w:r>
      </w:ins>
      <w:r w:rsidRPr="00B93B0E">
        <w:rPr>
          <w:sz w:val="22"/>
          <w:szCs w:val="22"/>
        </w:rPr>
        <w:t xml:space="preserve">piv rau txhua tus tub ntxhais kawm thiab </w:t>
      </w:r>
      <w:ins w:id="5815" w:author="year" w:date="2021-07-04T07:05:00Z">
        <w:r>
          <w:rPr>
            <w:sz w:val="22"/>
            <w:szCs w:val="22"/>
          </w:rPr>
          <w:t xml:space="preserve">thoob plaws </w:t>
        </w:r>
      </w:ins>
      <w:r w:rsidRPr="00B93B0E">
        <w:rPr>
          <w:sz w:val="22"/>
          <w:szCs w:val="22"/>
        </w:rPr>
        <w:t xml:space="preserve">LEA </w:t>
      </w:r>
      <w:del w:id="5816" w:author="year" w:date="2021-07-04T07:04:00Z">
        <w:r w:rsidRPr="00B93B0E" w:rsidDel="00E42943">
          <w:rPr>
            <w:sz w:val="22"/>
            <w:szCs w:val="22"/>
          </w:rPr>
          <w:delText xml:space="preserve">li cas thoob plaws </w:delText>
        </w:r>
      </w:del>
      <w:r w:rsidRPr="00B93B0E">
        <w:rPr>
          <w:sz w:val="22"/>
          <w:szCs w:val="22"/>
        </w:rPr>
        <w:t>los sis thoob plaws tsev kawm ntawv</w:t>
      </w:r>
      <w:ins w:id="5817" w:author="year" w:date="2021-07-04T07:05:00Z">
        <w:r>
          <w:rPr>
            <w:sz w:val="22"/>
            <w:szCs w:val="22"/>
          </w:rPr>
          <w:t xml:space="preserve"> tau txheeb xyuas kom lub hom phiaj raug raws </w:t>
        </w:r>
      </w:ins>
      <w:ins w:id="5818" w:author="year" w:date="2021-07-04T07:06:00Z">
        <w:r>
          <w:rPr>
            <w:sz w:val="22"/>
            <w:szCs w:val="22"/>
          </w:rPr>
          <w:t xml:space="preserve">qhov xav tau ntawm </w:t>
        </w:r>
      </w:ins>
      <w:ins w:id="5819" w:author="year" w:date="2021-07-04T07:05:00Z">
        <w:r>
          <w:rPr>
            <w:sz w:val="22"/>
            <w:szCs w:val="22"/>
          </w:rPr>
          <w:t>kev cai li choj</w:t>
        </w:r>
      </w:ins>
      <w:r w:rsidRPr="00B93B0E">
        <w:rPr>
          <w:sz w:val="22"/>
          <w:szCs w:val="22"/>
        </w:rPr>
        <w:t>.</w:t>
      </w:r>
      <w:del w:id="5820" w:author="year" w:date="2021-07-04T07:07:00Z">
        <w:r w:rsidRPr="00B93B0E" w:rsidDel="00E42943">
          <w:rPr>
            <w:sz w:val="22"/>
            <w:szCs w:val="22"/>
          </w:rPr>
          <w:delText xml:space="preserve"> rau lub hom phiaj no ua tau raws li kev cai tswj hwm</w:delText>
        </w:r>
      </w:del>
      <w:r w:rsidRPr="00B93B0E">
        <w:rPr>
          <w:sz w:val="22"/>
          <w:szCs w:val="22"/>
        </w:rPr>
        <w:t xml:space="preserve">. Cov lus piav qhia yuav tsum muaj cov ncauj lus kom </w:t>
      </w:r>
      <w:ins w:id="5821" w:author="year" w:date="2021-07-04T07:09:00Z">
        <w:r>
          <w:rPr>
            <w:sz w:val="22"/>
            <w:szCs w:val="22"/>
          </w:rPr>
          <w:t xml:space="preserve">tsawg thiab </w:t>
        </w:r>
      </w:ins>
      <w:r w:rsidRPr="00B93B0E">
        <w:rPr>
          <w:sz w:val="22"/>
          <w:szCs w:val="22"/>
        </w:rPr>
        <w:t xml:space="preserve">ntxaws </w:t>
      </w:r>
      <w:ins w:id="5822" w:author="year" w:date="2021-07-04T07:10:00Z">
        <w:r>
          <w:rPr>
            <w:sz w:val="22"/>
            <w:szCs w:val="22"/>
          </w:rPr>
          <w:t xml:space="preserve">pab txhawb rau kev nkag siab kom dav ntawm cov koom tes </w:t>
        </w:r>
      </w:ins>
      <w:ins w:id="5823" w:author="year" w:date="2021-07-04T07:11:00Z">
        <w:r>
          <w:rPr>
            <w:sz w:val="22"/>
            <w:szCs w:val="22"/>
          </w:rPr>
          <w:t xml:space="preserve">txhawm rau pab lawv cov peev xwm kom </w:t>
        </w:r>
      </w:ins>
      <w:ins w:id="5824" w:author="year" w:date="2021-07-04T07:12:00Z">
        <w:r>
          <w:rPr>
            <w:sz w:val="22"/>
            <w:szCs w:val="22"/>
          </w:rPr>
          <w:t xml:space="preserve">tsim tau yam yuav los ntxiv rau. </w:t>
        </w:r>
      </w:ins>
      <w:del w:id="5825" w:author="year" w:date="2021-07-04T07:12:00Z">
        <w:r w:rsidRPr="00B93B0E" w:rsidDel="001105D1">
          <w:rPr>
            <w:sz w:val="22"/>
            <w:szCs w:val="22"/>
          </w:rPr>
          <w:delText>tseem tsis tau txaus siv los txhawb kev nkag siab ntau dua ntawm cov neeg muaj feem cuam tshuam rau lawv lub peev xwm los muab tswv yim</w:delText>
        </w:r>
      </w:del>
      <w:r w:rsidRPr="00B93B0E">
        <w:rPr>
          <w:sz w:val="22"/>
          <w:szCs w:val="22"/>
        </w:rPr>
        <w:t xml:space="preserve">. LEA cov lus qhia nyob rau hauv ntu no yuav tsum mus ua ke nrog cov kev nqis tes </w:t>
      </w:r>
      <w:ins w:id="5826" w:author="year" w:date="2021-07-04T07:13:00Z">
        <w:r>
          <w:rPr>
            <w:sz w:val="22"/>
            <w:szCs w:val="22"/>
          </w:rPr>
          <w:t xml:space="preserve">uas nyob </w:t>
        </w:r>
      </w:ins>
      <w:del w:id="5827" w:author="year" w:date="2021-07-04T07:13:00Z">
        <w:r w:rsidRPr="00B93B0E" w:rsidDel="001105D1">
          <w:rPr>
            <w:sz w:val="22"/>
            <w:szCs w:val="22"/>
          </w:rPr>
          <w:delText xml:space="preserve">suav nrog </w:delText>
        </w:r>
      </w:del>
      <w:r w:rsidRPr="00B93B0E">
        <w:rPr>
          <w:sz w:val="22"/>
          <w:szCs w:val="22"/>
        </w:rPr>
        <w:t>hauv Cov Hom Phiaj thiab Kev Ua uas yuav tau ua.</w:t>
      </w:r>
    </w:p>
    <w:p w14:paraId="506C078B" w14:textId="77777777" w:rsidR="00AD19E5" w:rsidRDefault="00AD19E5" w:rsidP="00AD19E5">
      <w:pPr>
        <w:pStyle w:val="BodyText"/>
        <w:spacing w:before="10"/>
        <w:rPr>
          <w:sz w:val="20"/>
        </w:rPr>
      </w:pPr>
    </w:p>
    <w:p w14:paraId="5B6A52BC" w14:textId="77777777" w:rsidR="00AD19E5" w:rsidRPr="00712215" w:rsidRDefault="00AD19E5" w:rsidP="00AD19E5">
      <w:pPr>
        <w:pStyle w:val="Heading3"/>
        <w:spacing w:before="0"/>
        <w:ind w:left="240"/>
        <w:rPr>
          <w:sz w:val="24"/>
          <w:szCs w:val="24"/>
        </w:rPr>
      </w:pPr>
      <w:bookmarkStart w:id="5828" w:name="Requirements_and_Instructions"/>
      <w:bookmarkEnd w:id="5828"/>
      <w:ins w:id="5829" w:author="year" w:date="2021-07-04T07:14:00Z">
        <w:r>
          <w:rPr>
            <w:sz w:val="24"/>
            <w:szCs w:val="24"/>
          </w:rPr>
          <w:t xml:space="preserve">Yam </w:t>
        </w:r>
      </w:ins>
      <w:r w:rsidRPr="00712215">
        <w:rPr>
          <w:sz w:val="24"/>
          <w:szCs w:val="24"/>
        </w:rPr>
        <w:t>Yuav tsum muaj thiab Cov Lus Qhia</w:t>
      </w:r>
    </w:p>
    <w:p w14:paraId="18F4DE13" w14:textId="77777777" w:rsidR="00AD19E5" w:rsidRPr="00286245" w:rsidRDefault="00AD19E5" w:rsidP="00AD19E5">
      <w:pPr>
        <w:pStyle w:val="BodyText"/>
        <w:spacing w:before="60"/>
        <w:ind w:left="240"/>
        <w:rPr>
          <w:sz w:val="22"/>
          <w:szCs w:val="22"/>
        </w:rPr>
      </w:pPr>
      <w:del w:id="5830" w:author="year" w:date="2021-07-04T07:15:00Z">
        <w:r w:rsidRPr="00286245" w:rsidDel="001105D1">
          <w:rPr>
            <w:sz w:val="22"/>
            <w:szCs w:val="22"/>
          </w:rPr>
          <w:delText>Cov kev ua</w:delText>
        </w:r>
      </w:del>
      <w:ins w:id="5831" w:author="year" w:date="2021-07-04T07:15:00Z">
        <w:r>
          <w:rPr>
            <w:sz w:val="22"/>
            <w:szCs w:val="22"/>
          </w:rPr>
          <w:t>Ntu</w:t>
        </w:r>
      </w:ins>
      <w:r w:rsidRPr="00286245">
        <w:rPr>
          <w:sz w:val="22"/>
          <w:szCs w:val="22"/>
        </w:rPr>
        <w:t xml:space="preserve"> no yuav tsum ua kom tiav rau txhua lub xyoo LCAP.</w:t>
      </w:r>
    </w:p>
    <w:p w14:paraId="04F84856" w14:textId="77777777" w:rsidR="00AD19E5" w:rsidRPr="00286245" w:rsidRDefault="00AD19E5" w:rsidP="00AD19E5">
      <w:pPr>
        <w:pStyle w:val="BodyText"/>
        <w:spacing w:before="10"/>
        <w:rPr>
          <w:sz w:val="22"/>
          <w:szCs w:val="22"/>
        </w:rPr>
      </w:pPr>
    </w:p>
    <w:p w14:paraId="43FBBF05" w14:textId="77777777" w:rsidR="00AD19E5" w:rsidRPr="00286245" w:rsidRDefault="00AD19E5" w:rsidP="00AD19E5">
      <w:pPr>
        <w:pStyle w:val="BodyText"/>
        <w:ind w:left="240" w:right="385"/>
        <w:rPr>
          <w:sz w:val="22"/>
          <w:szCs w:val="22"/>
        </w:rPr>
      </w:pPr>
      <w:r w:rsidRPr="00286245">
        <w:rPr>
          <w:sz w:val="22"/>
          <w:szCs w:val="22"/>
        </w:rPr>
        <w:t xml:space="preserve">Thaum txhim kho LCAP nyob rau xyoo 2 los sis xyoo 3, luam </w:t>
      </w:r>
      <w:ins w:id="5832" w:author="year" w:date="2021-07-04T07:18:00Z">
        <w:r>
          <w:rPr>
            <w:sz w:val="22"/>
            <w:szCs w:val="22"/>
          </w:rPr>
          <w:t>ntu</w:t>
        </w:r>
      </w:ins>
      <w:del w:id="5833" w:author="year" w:date="2021-07-04T07:18:00Z">
        <w:r w:rsidRPr="00286245" w:rsidDel="001105D1">
          <w:rPr>
            <w:sz w:val="22"/>
            <w:szCs w:val="22"/>
          </w:rPr>
          <w:delText>qhov</w:delText>
        </w:r>
      </w:del>
      <w:r w:rsidRPr="00286245">
        <w:rPr>
          <w:sz w:val="22"/>
          <w:szCs w:val="22"/>
        </w:rPr>
        <w:t xml:space="preserve"> "kev nce qib los sis txhim kho Cov Kev Pab" thiab sau rau xyoo LCAP uas tsim nyog. </w:t>
      </w:r>
      <w:del w:id="5834" w:author="year" w:date="2021-07-04T07:20:00Z">
        <w:r w:rsidRPr="00286245" w:rsidDel="005F68D2">
          <w:rPr>
            <w:sz w:val="22"/>
            <w:szCs w:val="22"/>
          </w:rPr>
          <w:delText>Kev</w:delText>
        </w:r>
      </w:del>
      <w:r w:rsidRPr="00286245">
        <w:rPr>
          <w:sz w:val="22"/>
          <w:szCs w:val="22"/>
        </w:rPr>
        <w:t xml:space="preserve"> siv cov ntawv luam ntawm tshooj, </w:t>
      </w:r>
      <w:ins w:id="5835" w:author="year" w:date="2021-07-04T07:20:00Z">
        <w:r>
          <w:rPr>
            <w:sz w:val="22"/>
            <w:szCs w:val="22"/>
          </w:rPr>
          <w:t xml:space="preserve">coj mus </w:t>
        </w:r>
      </w:ins>
      <w:ins w:id="5836" w:author="year" w:date="2021-07-04T07:21:00Z">
        <w:r>
          <w:rPr>
            <w:sz w:val="22"/>
            <w:szCs w:val="22"/>
          </w:rPr>
          <w:t>t</w:t>
        </w:r>
      </w:ins>
      <w:ins w:id="5837" w:author="year" w:date="2021-07-04T07:20:00Z">
        <w:r>
          <w:rPr>
            <w:sz w:val="22"/>
            <w:szCs w:val="22"/>
          </w:rPr>
          <w:t xml:space="preserve">so </w:t>
        </w:r>
      </w:ins>
      <w:ins w:id="5838" w:author="year" w:date="2021-07-04T07:22:00Z">
        <w:r>
          <w:rPr>
            <w:sz w:val="22"/>
            <w:szCs w:val="22"/>
          </w:rPr>
          <w:t>rau hauv ntu ntawv raws li kev xav tau uas ntsig txog xyoo LCAP.</w:t>
        </w:r>
      </w:ins>
      <w:ins w:id="5839" w:author="year" w:date="2021-07-04T07:20:00Z">
        <w:r>
          <w:rPr>
            <w:sz w:val="22"/>
            <w:szCs w:val="22"/>
          </w:rPr>
          <w:t xml:space="preserve"> </w:t>
        </w:r>
      </w:ins>
      <w:del w:id="5840" w:author="year" w:date="2021-07-04T07:20:00Z">
        <w:r w:rsidRPr="00286245" w:rsidDel="005F68D2">
          <w:rPr>
            <w:sz w:val="22"/>
            <w:szCs w:val="22"/>
          </w:rPr>
          <w:delText xml:space="preserve">ua tiav tshooj </w:delText>
        </w:r>
      </w:del>
      <w:del w:id="5841" w:author="year" w:date="2021-07-04T07:24:00Z">
        <w:r w:rsidRPr="00286245" w:rsidDel="005F68D2">
          <w:rPr>
            <w:sz w:val="22"/>
            <w:szCs w:val="22"/>
          </w:rPr>
          <w:delText>raws li yuav tsum tau ua rau xyoo LCAP uas tsim nyog</w:delText>
        </w:r>
      </w:del>
      <w:r w:rsidRPr="00286245">
        <w:rPr>
          <w:sz w:val="22"/>
          <w:szCs w:val="22"/>
        </w:rPr>
        <w:t>. Khaws tag nrho cov tshooj ua ntej rau peb lub xyoo ntawv hauv LCAP.</w:t>
      </w:r>
    </w:p>
    <w:p w14:paraId="2BDBEA00" w14:textId="77777777" w:rsidR="00AD19E5" w:rsidRDefault="00AD19E5" w:rsidP="00AD19E5">
      <w:pPr>
        <w:sectPr w:rsidR="00AD19E5">
          <w:pgSz w:w="15840" w:h="12240" w:orient="landscape"/>
          <w:pgMar w:top="560" w:right="120" w:bottom="560" w:left="120" w:header="0" w:footer="284" w:gutter="0"/>
          <w:cols w:space="720"/>
        </w:sectPr>
      </w:pPr>
    </w:p>
    <w:p w14:paraId="2EACCAE8" w14:textId="77777777" w:rsidR="00AD19E5" w:rsidRPr="00C20E71" w:rsidRDefault="00AD19E5" w:rsidP="00AD19E5">
      <w:pPr>
        <w:pStyle w:val="BodyText"/>
        <w:spacing w:before="76"/>
        <w:ind w:left="240" w:right="1039"/>
        <w:jc w:val="both"/>
        <w:rPr>
          <w:sz w:val="21"/>
          <w:szCs w:val="21"/>
        </w:rPr>
      </w:pPr>
      <w:r w:rsidRPr="00C20E71">
        <w:rPr>
          <w:b/>
          <w:i/>
          <w:sz w:val="21"/>
          <w:szCs w:val="21"/>
        </w:rPr>
        <w:lastRenderedPageBreak/>
        <w:t>Feem pua ​​</w:t>
      </w:r>
      <w:ins w:id="5842" w:author="year" w:date="2021-07-04T07:26:00Z">
        <w:r>
          <w:rPr>
            <w:b/>
            <w:i/>
            <w:sz w:val="21"/>
            <w:szCs w:val="21"/>
          </w:rPr>
          <w:t xml:space="preserve">ntawm </w:t>
        </w:r>
      </w:ins>
      <w:del w:id="5843" w:author="year" w:date="2021-07-04T07:26:00Z">
        <w:r w:rsidRPr="00C20E71" w:rsidDel="005F68D2">
          <w:rPr>
            <w:b/>
            <w:i/>
            <w:sz w:val="21"/>
            <w:szCs w:val="21"/>
          </w:rPr>
          <w:delText>txhawm rau</w:delText>
        </w:r>
      </w:del>
      <w:r w:rsidRPr="00C20E71">
        <w:rPr>
          <w:b/>
          <w:i/>
          <w:sz w:val="21"/>
          <w:szCs w:val="21"/>
        </w:rPr>
        <w:t xml:space="preserve"> kev nce qib los sis txhim kho cov kev pab cuam</w:t>
      </w:r>
      <w:r w:rsidRPr="00C20E71">
        <w:rPr>
          <w:b/>
          <w:sz w:val="21"/>
          <w:szCs w:val="21"/>
        </w:rPr>
        <w:t xml:space="preserve">: </w:t>
      </w:r>
      <w:r w:rsidRPr="00C20E71">
        <w:rPr>
          <w:sz w:val="21"/>
          <w:szCs w:val="21"/>
        </w:rPr>
        <w:t xml:space="preserve">Txheeb xyuas </w:t>
      </w:r>
      <w:ins w:id="5844" w:author="year" w:date="2021-07-04T07:27:00Z">
        <w:r>
          <w:rPr>
            <w:sz w:val="21"/>
            <w:szCs w:val="21"/>
          </w:rPr>
          <w:t xml:space="preserve">txog </w:t>
        </w:r>
      </w:ins>
      <w:r w:rsidRPr="00C20E71">
        <w:rPr>
          <w:sz w:val="21"/>
          <w:szCs w:val="21"/>
        </w:rPr>
        <w:t xml:space="preserve">feem pua ​​uas cov kev pab rau cov tub kawm ntawv </w:t>
      </w:r>
      <w:del w:id="5845" w:author="year" w:date="2021-07-04T07:29:00Z">
        <w:r w:rsidRPr="00C20E71" w:rsidDel="0009186C">
          <w:rPr>
            <w:sz w:val="21"/>
            <w:szCs w:val="21"/>
          </w:rPr>
          <w:delText>tsis</w:delText>
        </w:r>
      </w:del>
      <w:r w:rsidRPr="00C20E71">
        <w:rPr>
          <w:sz w:val="21"/>
          <w:szCs w:val="21"/>
        </w:rPr>
        <w:t xml:space="preserve"> </w:t>
      </w:r>
      <w:ins w:id="5846" w:author="year" w:date="2021-07-04T07:30:00Z">
        <w:r>
          <w:rPr>
            <w:sz w:val="21"/>
            <w:szCs w:val="21"/>
          </w:rPr>
          <w:t xml:space="preserve">uas </w:t>
        </w:r>
      </w:ins>
      <w:r w:rsidRPr="00C20E71">
        <w:rPr>
          <w:sz w:val="21"/>
          <w:szCs w:val="21"/>
        </w:rPr>
        <w:t xml:space="preserve">raug suav </w:t>
      </w:r>
      <w:ins w:id="5847" w:author="year" w:date="2021-07-04T07:30:00Z">
        <w:r>
          <w:rPr>
            <w:sz w:val="21"/>
            <w:szCs w:val="21"/>
          </w:rPr>
          <w:t xml:space="preserve">ib lwm ntawv </w:t>
        </w:r>
      </w:ins>
      <w:r w:rsidRPr="00C20E71">
        <w:rPr>
          <w:sz w:val="21"/>
          <w:szCs w:val="21"/>
        </w:rPr>
        <w:t xml:space="preserve">hais tias yuav tsum tau nce los sis hloov dua tshiab piv rau cov kev pab tau muab rau </w:t>
      </w:r>
      <w:del w:id="5848" w:author="year" w:date="2021-07-04T07:31:00Z">
        <w:r w:rsidRPr="00C20E71" w:rsidDel="0009186C">
          <w:rPr>
            <w:sz w:val="21"/>
            <w:szCs w:val="21"/>
          </w:rPr>
          <w:delText xml:space="preserve">txhua tus </w:delText>
        </w:r>
      </w:del>
      <w:r w:rsidRPr="00C20E71">
        <w:rPr>
          <w:sz w:val="21"/>
          <w:szCs w:val="21"/>
        </w:rPr>
        <w:t xml:space="preserve">tub ntxhais kawm </w:t>
      </w:r>
      <w:ins w:id="5849" w:author="year" w:date="2021-07-04T07:32:00Z">
        <w:r>
          <w:rPr>
            <w:sz w:val="21"/>
            <w:szCs w:val="21"/>
          </w:rPr>
          <w:t xml:space="preserve">tag nrho </w:t>
        </w:r>
      </w:ins>
      <w:r w:rsidRPr="00C20E71">
        <w:rPr>
          <w:sz w:val="21"/>
          <w:szCs w:val="21"/>
        </w:rPr>
        <w:t xml:space="preserve">hauv xyoo LCAP </w:t>
      </w:r>
      <w:del w:id="5850" w:author="year" w:date="2021-07-04T07:32:00Z">
        <w:r w:rsidRPr="00C20E71" w:rsidDel="0009186C">
          <w:rPr>
            <w:sz w:val="21"/>
            <w:szCs w:val="21"/>
          </w:rPr>
          <w:delText>raws li</w:delText>
        </w:r>
      </w:del>
      <w:ins w:id="5851" w:author="year" w:date="2021-07-04T07:32:00Z">
        <w:r>
          <w:rPr>
            <w:sz w:val="21"/>
            <w:szCs w:val="21"/>
          </w:rPr>
          <w:t xml:space="preserve"> uas</w:t>
        </w:r>
      </w:ins>
      <w:r w:rsidRPr="00C20E71">
        <w:rPr>
          <w:sz w:val="21"/>
          <w:szCs w:val="21"/>
        </w:rPr>
        <w:t xml:space="preserve"> tau suav </w:t>
      </w:r>
      <w:del w:id="5852" w:author="year" w:date="2021-07-04T07:32:00Z">
        <w:r w:rsidRPr="00C20E71" w:rsidDel="0009186C">
          <w:rPr>
            <w:sz w:val="21"/>
            <w:szCs w:val="21"/>
          </w:rPr>
          <w:delText xml:space="preserve">rau </w:delText>
        </w:r>
      </w:del>
      <w:ins w:id="5853" w:author="year" w:date="2021-07-04T07:32:00Z">
        <w:r>
          <w:rPr>
            <w:sz w:val="21"/>
            <w:szCs w:val="21"/>
          </w:rPr>
          <w:t>raws li</w:t>
        </w:r>
      </w:ins>
      <w:ins w:id="5854" w:author="year" w:date="2021-07-04T07:33:00Z">
        <w:r>
          <w:rPr>
            <w:sz w:val="21"/>
            <w:szCs w:val="21"/>
          </w:rPr>
          <w:t xml:space="preserve"> ntu</w:t>
        </w:r>
      </w:ins>
      <w:ins w:id="5855" w:author="year" w:date="2021-07-04T07:32:00Z">
        <w:r w:rsidRPr="00C20E71">
          <w:rPr>
            <w:sz w:val="21"/>
            <w:szCs w:val="21"/>
          </w:rPr>
          <w:t xml:space="preserve"> </w:t>
        </w:r>
      </w:ins>
      <w:r w:rsidRPr="00C20E71">
        <w:rPr>
          <w:sz w:val="21"/>
          <w:szCs w:val="21"/>
        </w:rPr>
        <w:t xml:space="preserve">5 CCR </w:t>
      </w:r>
      <w:del w:id="5856" w:author="year" w:date="2021-07-04T07:33:00Z">
        <w:r w:rsidRPr="00C20E71" w:rsidDel="0009186C">
          <w:rPr>
            <w:sz w:val="21"/>
            <w:szCs w:val="21"/>
          </w:rPr>
          <w:delText xml:space="preserve">Tshooj </w:delText>
        </w:r>
      </w:del>
      <w:r w:rsidRPr="00C20E71">
        <w:rPr>
          <w:sz w:val="21"/>
          <w:szCs w:val="21"/>
        </w:rPr>
        <w:t>15496 (a) (7).</w:t>
      </w:r>
    </w:p>
    <w:p w14:paraId="35F0F602" w14:textId="77777777" w:rsidR="00AD19E5" w:rsidRPr="00C20E71" w:rsidRDefault="00AD19E5" w:rsidP="00AD19E5">
      <w:pPr>
        <w:pStyle w:val="BodyText"/>
        <w:spacing w:before="10"/>
        <w:jc w:val="both"/>
        <w:rPr>
          <w:sz w:val="21"/>
          <w:szCs w:val="21"/>
        </w:rPr>
      </w:pPr>
    </w:p>
    <w:p w14:paraId="781A6864" w14:textId="77777777" w:rsidR="00AD19E5" w:rsidRPr="00C20E71" w:rsidRDefault="00AD19E5" w:rsidP="00AD19E5">
      <w:pPr>
        <w:ind w:left="240" w:right="244"/>
        <w:jc w:val="both"/>
        <w:rPr>
          <w:sz w:val="21"/>
          <w:szCs w:val="21"/>
        </w:rPr>
      </w:pPr>
      <w:r w:rsidRPr="00C20E71">
        <w:rPr>
          <w:b/>
          <w:i/>
          <w:sz w:val="21"/>
          <w:szCs w:val="21"/>
        </w:rPr>
        <w:t xml:space="preserve">Kev Nce Qib </w:t>
      </w:r>
      <w:ins w:id="5857" w:author="year" w:date="2021-07-04T07:35:00Z">
        <w:r>
          <w:rPr>
            <w:b/>
            <w:i/>
            <w:sz w:val="21"/>
            <w:szCs w:val="21"/>
          </w:rPr>
          <w:t>kev faib</w:t>
        </w:r>
      </w:ins>
      <w:del w:id="5858" w:author="year" w:date="2021-07-04T07:35:00Z">
        <w:r w:rsidRPr="00C20E71" w:rsidDel="0009186C">
          <w:rPr>
            <w:b/>
            <w:i/>
            <w:sz w:val="21"/>
            <w:szCs w:val="21"/>
          </w:rPr>
          <w:delText xml:space="preserve">Tus Ntawv Thov </w:delText>
        </w:r>
      </w:del>
      <w:r w:rsidRPr="00C20E71">
        <w:rPr>
          <w:b/>
          <w:i/>
          <w:sz w:val="21"/>
          <w:szCs w:val="21"/>
        </w:rPr>
        <w:t xml:space="preserve">raws li kev </w:t>
      </w:r>
      <w:ins w:id="5859" w:author="year" w:date="2021-07-04T07:35:00Z">
        <w:r>
          <w:rPr>
            <w:b/>
            <w:i/>
            <w:sz w:val="21"/>
            <w:szCs w:val="21"/>
          </w:rPr>
          <w:t xml:space="preserve">rau </w:t>
        </w:r>
      </w:ins>
      <w:del w:id="5860" w:author="year" w:date="2021-07-04T07:35:00Z">
        <w:r w:rsidRPr="00C20E71" w:rsidDel="0009186C">
          <w:rPr>
            <w:b/>
            <w:i/>
            <w:sz w:val="21"/>
            <w:szCs w:val="21"/>
          </w:rPr>
          <w:delText>sau</w:delText>
        </w:r>
      </w:del>
      <w:r w:rsidRPr="00C20E71">
        <w:rPr>
          <w:b/>
          <w:i/>
          <w:sz w:val="21"/>
          <w:szCs w:val="21"/>
        </w:rPr>
        <w:t xml:space="preserve"> npe</w:t>
      </w:r>
      <w:ins w:id="5861" w:author="year" w:date="2021-07-04T07:36:00Z">
        <w:r>
          <w:rPr>
            <w:b/>
            <w:i/>
            <w:sz w:val="21"/>
            <w:szCs w:val="21"/>
          </w:rPr>
          <w:t xml:space="preserve"> kawm</w:t>
        </w:r>
      </w:ins>
      <w:r w:rsidRPr="00C20E71">
        <w:rPr>
          <w:b/>
          <w:i/>
          <w:sz w:val="21"/>
          <w:szCs w:val="21"/>
        </w:rPr>
        <w:t xml:space="preserve"> ntawm Cov </w:t>
      </w:r>
      <w:del w:id="5862" w:author="year" w:date="2021-07-04T07:36:00Z">
        <w:r w:rsidRPr="00C20E71" w:rsidDel="0009186C">
          <w:rPr>
            <w:b/>
            <w:i/>
            <w:sz w:val="21"/>
            <w:szCs w:val="21"/>
          </w:rPr>
          <w:delText>Hluas Uas Coj Los Tu</w:delText>
        </w:r>
      </w:del>
      <w:ins w:id="5863" w:author="year" w:date="2021-07-04T07:36:00Z">
        <w:r>
          <w:rPr>
            <w:b/>
            <w:i/>
            <w:sz w:val="21"/>
            <w:szCs w:val="21"/>
          </w:rPr>
          <w:t>Me Nyuam Tu</w:t>
        </w:r>
      </w:ins>
      <w:r w:rsidRPr="00C20E71">
        <w:rPr>
          <w:b/>
          <w:i/>
          <w:sz w:val="21"/>
          <w:szCs w:val="21"/>
        </w:rPr>
        <w:t xml:space="preserve">, Cov Kawm Lus Askiv, thiab Cov Neeg Kawm Ntawv Uas Tau </w:t>
      </w:r>
      <w:del w:id="5864" w:author="year" w:date="2021-07-04T07:36:00Z">
        <w:r w:rsidRPr="00C20E71" w:rsidDel="0009186C">
          <w:rPr>
            <w:b/>
            <w:i/>
            <w:sz w:val="21"/>
            <w:szCs w:val="21"/>
          </w:rPr>
          <w:delText>Nyaij Tsawg</w:delText>
        </w:r>
      </w:del>
      <w:ins w:id="5865" w:author="year" w:date="2021-07-04T07:36:00Z">
        <w:r>
          <w:rPr>
            <w:b/>
            <w:i/>
            <w:sz w:val="21"/>
            <w:szCs w:val="21"/>
          </w:rPr>
          <w:t>Nyiaj Qis</w:t>
        </w:r>
      </w:ins>
      <w:r w:rsidRPr="00C20E71">
        <w:rPr>
          <w:b/>
          <w:i/>
          <w:sz w:val="21"/>
          <w:szCs w:val="21"/>
        </w:rPr>
        <w:t xml:space="preserve">: </w:t>
      </w:r>
      <w:r w:rsidRPr="00C20E71">
        <w:rPr>
          <w:sz w:val="21"/>
          <w:szCs w:val="21"/>
        </w:rPr>
        <w:t xml:space="preserve">Qhia kom meej qhov kwv yees ntawm cov nyiaj uas tau </w:t>
      </w:r>
      <w:del w:id="5866" w:author="year" w:date="2021-07-04T07:39:00Z">
        <w:r w:rsidRPr="00C20E71" w:rsidDel="0009186C">
          <w:rPr>
            <w:sz w:val="21"/>
            <w:szCs w:val="21"/>
          </w:rPr>
          <w:delText>txiav tawm</w:delText>
        </w:r>
      </w:del>
      <w:ins w:id="5867" w:author="year" w:date="2021-07-04T07:40:00Z">
        <w:r>
          <w:rPr>
            <w:sz w:val="21"/>
            <w:szCs w:val="21"/>
          </w:rPr>
          <w:t xml:space="preserve"> </w:t>
        </w:r>
      </w:ins>
      <w:ins w:id="5868" w:author="year" w:date="2021-07-04T07:39:00Z">
        <w:r>
          <w:rPr>
            <w:sz w:val="21"/>
            <w:szCs w:val="21"/>
          </w:rPr>
          <w:t>muab faib</w:t>
        </w:r>
      </w:ins>
      <w:r w:rsidRPr="00C20E71">
        <w:rPr>
          <w:sz w:val="21"/>
          <w:szCs w:val="21"/>
        </w:rPr>
        <w:t xml:space="preserve"> </w:t>
      </w:r>
      <w:del w:id="5869" w:author="year" w:date="2021-07-04T07:39:00Z">
        <w:r w:rsidRPr="00C20E71" w:rsidDel="00443647">
          <w:rPr>
            <w:sz w:val="21"/>
            <w:szCs w:val="21"/>
          </w:rPr>
          <w:delText xml:space="preserve">seb yog pes tsawg thiab cov </w:delText>
        </w:r>
      </w:del>
      <w:ins w:id="5870" w:author="year" w:date="2021-07-04T07:40:00Z">
        <w:r>
          <w:rPr>
            <w:sz w:val="21"/>
            <w:szCs w:val="21"/>
          </w:rPr>
          <w:t xml:space="preserve">raws cov </w:t>
        </w:r>
      </w:ins>
      <w:r w:rsidRPr="00C20E71">
        <w:rPr>
          <w:sz w:val="21"/>
          <w:szCs w:val="21"/>
        </w:rPr>
        <w:t xml:space="preserve">tub ntxhais kawm </w:t>
      </w:r>
      <w:ins w:id="5871" w:author="year" w:date="2021-07-04T07:40:00Z">
        <w:r>
          <w:rPr>
            <w:sz w:val="21"/>
            <w:szCs w:val="21"/>
          </w:rPr>
          <w:t xml:space="preserve">thiab tag pab tub ntxhais kawm uas raug suav ib lwm </w:t>
        </w:r>
      </w:ins>
      <w:del w:id="5872" w:author="year" w:date="2021-07-04T07:41:00Z">
        <w:r w:rsidRPr="00C20E71" w:rsidDel="00443647">
          <w:rPr>
            <w:sz w:val="21"/>
            <w:szCs w:val="21"/>
          </w:rPr>
          <w:delText xml:space="preserve">tsis sib xws </w:delText>
        </w:r>
      </w:del>
      <w:r w:rsidRPr="00C20E71">
        <w:rPr>
          <w:sz w:val="21"/>
          <w:szCs w:val="21"/>
        </w:rPr>
        <w:t>rau xyoo LCAP.</w:t>
      </w:r>
    </w:p>
    <w:p w14:paraId="2823B0FA" w14:textId="77777777" w:rsidR="00AD19E5" w:rsidRPr="00C20E71" w:rsidRDefault="00AD19E5" w:rsidP="00AD19E5">
      <w:pPr>
        <w:pStyle w:val="BodyText"/>
        <w:spacing w:before="10"/>
        <w:jc w:val="both"/>
        <w:rPr>
          <w:sz w:val="21"/>
          <w:szCs w:val="21"/>
        </w:rPr>
      </w:pPr>
    </w:p>
    <w:p w14:paraId="7C4928FB" w14:textId="77777777" w:rsidR="00AD19E5" w:rsidRPr="00C20E71" w:rsidRDefault="00AD19E5" w:rsidP="00AD19E5">
      <w:pPr>
        <w:pStyle w:val="Heading4"/>
        <w:jc w:val="both"/>
        <w:rPr>
          <w:sz w:val="21"/>
          <w:szCs w:val="21"/>
        </w:rPr>
      </w:pPr>
      <w:del w:id="5873" w:author="year" w:date="2021-07-04T07:43:00Z">
        <w:r w:rsidRPr="00C20E71" w:rsidDel="00A35832">
          <w:rPr>
            <w:sz w:val="21"/>
            <w:szCs w:val="21"/>
          </w:rPr>
          <w:delText>Yuav Tsum piav qhia</w:delText>
        </w:r>
      </w:del>
      <w:ins w:id="5874" w:author="year" w:date="2021-07-04T07:43:00Z">
        <w:r>
          <w:rPr>
            <w:sz w:val="21"/>
            <w:szCs w:val="21"/>
          </w:rPr>
          <w:t>Yam yuav tau piav qhia</w:t>
        </w:r>
      </w:ins>
      <w:r w:rsidRPr="00C20E71">
        <w:rPr>
          <w:sz w:val="21"/>
          <w:szCs w:val="21"/>
        </w:rPr>
        <w:t>:</w:t>
      </w:r>
    </w:p>
    <w:p w14:paraId="1DB60DF0" w14:textId="77777777" w:rsidR="00AD19E5" w:rsidRDefault="00AD19E5" w:rsidP="00AD19E5">
      <w:pPr>
        <w:pStyle w:val="BodyText"/>
        <w:spacing w:before="9"/>
        <w:rPr>
          <w:b/>
          <w:i/>
          <w:sz w:val="18"/>
        </w:rPr>
      </w:pPr>
      <w:r>
        <w:rPr>
          <w:noProof/>
          <w:lang w:bidi="th-TH"/>
        </w:rPr>
        <mc:AlternateContent>
          <mc:Choice Requires="wps">
            <w:drawing>
              <wp:anchor distT="0" distB="0" distL="0" distR="0" simplePos="0" relativeHeight="252060672" behindDoc="1" locked="0" layoutInCell="1" allowOverlap="1" wp14:anchorId="6E334816" wp14:editId="40617611">
                <wp:simplePos x="0" y="0"/>
                <wp:positionH relativeFrom="page">
                  <wp:posOffset>210185</wp:posOffset>
                </wp:positionH>
                <wp:positionV relativeFrom="paragraph">
                  <wp:posOffset>152400</wp:posOffset>
                </wp:positionV>
                <wp:extent cx="9638030" cy="525780"/>
                <wp:effectExtent l="0" t="0" r="0" b="0"/>
                <wp:wrapTopAndBottom/>
                <wp:docPr id="254"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8030" cy="525780"/>
                        </a:xfrm>
                        <a:prstGeom prst="rect">
                          <a:avLst/>
                        </a:prstGeom>
                        <a:solidFill>
                          <a:srgbClr val="DEEAF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23F387" w14:textId="77777777" w:rsidR="00AD19E5" w:rsidRPr="00781317" w:rsidRDefault="00AD19E5" w:rsidP="00AD19E5">
                            <w:pPr>
                              <w:ind w:left="29" w:right="700"/>
                              <w:jc w:val="both"/>
                              <w:rPr>
                                <w:b/>
                                <w:sz w:val="20"/>
                                <w:szCs w:val="20"/>
                              </w:rPr>
                            </w:pPr>
                            <w:r w:rsidRPr="00781317">
                              <w:rPr>
                                <w:b/>
                                <w:sz w:val="20"/>
                                <w:szCs w:val="20"/>
                              </w:rPr>
                              <w:t>Rau txhua qhov kev nqis tes ua rau ib lub tsev kawm ntawv, los sis thoob plaws hauv txhua lub nroog los sis lub nroog chav lis hauj lwm hauv lub nroog (COE), piav qhia txog (1) qhov cov kev xav tau ntawm cov me nyuam hluas uas coj los tu, cov kawm Askiv, thiab cov tub ntxhais kawm uas tau nyiaj</w:t>
                            </w:r>
                            <w:ins w:id="5875" w:author="year" w:date="2021-07-05T04:05:00Z">
                              <w:r>
                                <w:rPr>
                                  <w:b/>
                                  <w:sz w:val="20"/>
                                  <w:szCs w:val="20"/>
                                </w:rPr>
                                <w:t xml:space="preserve"> qis</w:t>
                              </w:r>
                            </w:ins>
                            <w:del w:id="5876" w:author="year" w:date="2021-07-05T04:05:00Z">
                              <w:r w:rsidRPr="00781317" w:rsidDel="00BB3341">
                                <w:rPr>
                                  <w:b/>
                                  <w:sz w:val="20"/>
                                  <w:szCs w:val="20"/>
                                </w:rPr>
                                <w:delText xml:space="preserve"> tsawg</w:delText>
                              </w:r>
                            </w:del>
                            <w:r w:rsidRPr="00781317">
                              <w:rPr>
                                <w:b/>
                                <w:sz w:val="20"/>
                                <w:szCs w:val="20"/>
                              </w:rPr>
                              <w:t xml:space="preserve"> tau raug xam ua ntej, thiab (2) </w:t>
                            </w:r>
                            <w:del w:id="5877" w:author="year" w:date="2021-07-05T04:07:00Z">
                              <w:r w:rsidRPr="00781317" w:rsidDel="00BB3341">
                                <w:rPr>
                                  <w:b/>
                                  <w:sz w:val="20"/>
                                  <w:szCs w:val="20"/>
                                </w:rPr>
                                <w:delText xml:space="preserve">yuav ua li cas </w:delText>
                              </w:r>
                            </w:del>
                            <w:ins w:id="5878" w:author="year" w:date="2021-07-05T04:07:00Z">
                              <w:r>
                                <w:rPr>
                                  <w:b/>
                                  <w:sz w:val="20"/>
                                  <w:szCs w:val="20"/>
                                </w:rPr>
                                <w:t xml:space="preserve">hais txog ntawm </w:t>
                              </w:r>
                            </w:ins>
                            <w:r w:rsidRPr="00781317">
                              <w:rPr>
                                <w:b/>
                                <w:sz w:val="20"/>
                                <w:szCs w:val="20"/>
                              </w:rPr>
                              <w:t>cov kev coj ua no muaj txiaj ntsig zoo raws li cov hom phiaj rau cov tub ntxhais kawm.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334816" id="Text Box 211" o:spid="_x0000_s1101" type="#_x0000_t202" style="position:absolute;margin-left:16.55pt;margin-top:12pt;width:758.9pt;height:41.4pt;z-index:-251255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" fillcolor="#deeaf5" stroked="f">
                <v:textbox inset="0,0,0,0">
                  <w:txbxContent>
                    <w:p w14:paraId="4B23F387" w14:textId="77777777" w:rsidR="00AD19E5" w:rsidRPr="00781317" w:rsidRDefault="00AD19E5" w:rsidP="00AD19E5">
                      <w:pPr>
                        <w:ind w:left="29" w:right="700"/>
                        <w:jc w:val="both"/>
                        <w:rPr>
                          <w:b/>
                          <w:sz w:val="20"/>
                          <w:szCs w:val="20"/>
                        </w:rPr>
                      </w:pPr>
                      <w:r w:rsidRPr="00781317">
                        <w:rPr>
                          <w:b/>
                          <w:sz w:val="20"/>
                          <w:szCs w:val="20"/>
                        </w:rPr>
                        <w:t>Rau txhua qhov kev nqis tes ua rau ib lub tsev kawm ntawv, los sis thoob plaws hauv txhua lub nroog los sis lub nroog chav lis hauj lwm hauv lub nroog (COE), piav qhia txog (1) qhov cov kev xav tau ntawm cov me nyuam hluas uas coj los tu, cov kawm Askiv, thiab cov tub ntxhais kawm uas tau nyiaj</w:t>
                      </w:r>
                      <w:ins w:id="5879" w:author="year" w:date="2021-07-05T04:05:00Z">
                        <w:r>
                          <w:rPr>
                            <w:b/>
                            <w:sz w:val="20"/>
                            <w:szCs w:val="20"/>
                          </w:rPr>
                          <w:t xml:space="preserve"> qis</w:t>
                        </w:r>
                      </w:ins>
                      <w:del w:id="5880" w:author="year" w:date="2021-07-05T04:05:00Z">
                        <w:r w:rsidRPr="00781317" w:rsidDel="00BB3341">
                          <w:rPr>
                            <w:b/>
                            <w:sz w:val="20"/>
                            <w:szCs w:val="20"/>
                          </w:rPr>
                          <w:delText xml:space="preserve"> tsawg</w:delText>
                        </w:r>
                      </w:del>
                      <w:r w:rsidRPr="00781317">
                        <w:rPr>
                          <w:b/>
                          <w:sz w:val="20"/>
                          <w:szCs w:val="20"/>
                        </w:rPr>
                        <w:t xml:space="preserve"> tau raug xam ua ntej, thiab (2) </w:t>
                      </w:r>
                      <w:del w:id="5881" w:author="year" w:date="2021-07-05T04:07:00Z">
                        <w:r w:rsidRPr="00781317" w:rsidDel="00BB3341">
                          <w:rPr>
                            <w:b/>
                            <w:sz w:val="20"/>
                            <w:szCs w:val="20"/>
                          </w:rPr>
                          <w:delText xml:space="preserve">yuav ua li cas </w:delText>
                        </w:r>
                      </w:del>
                      <w:ins w:id="5882" w:author="year" w:date="2021-07-05T04:07:00Z">
                        <w:r>
                          <w:rPr>
                            <w:b/>
                            <w:sz w:val="20"/>
                            <w:szCs w:val="20"/>
                          </w:rPr>
                          <w:t xml:space="preserve">hais txog ntawm </w:t>
                        </w:r>
                      </w:ins>
                      <w:r w:rsidRPr="00781317">
                        <w:rPr>
                          <w:b/>
                          <w:sz w:val="20"/>
                          <w:szCs w:val="20"/>
                        </w:rPr>
                        <w:t>cov kev coj ua no muaj txiaj ntsig zoo raws li cov hom phiaj rau cov tub ntxhais kawm.</w:t>
                      </w:r>
                    </w:p>
                  </w:txbxContent>
                </v:textbox>
                <w10:wrap type="topAndBottom" anchorx="page"/>
              </v:shape>
            </w:pict>
          </mc:Fallback>
        </mc:AlternateContent>
      </w:r>
    </w:p>
    <w:p w14:paraId="6C416143" w14:textId="77777777" w:rsidR="00AD19E5" w:rsidRDefault="00AD19E5" w:rsidP="00AD19E5">
      <w:pPr>
        <w:pStyle w:val="BodyText"/>
        <w:spacing w:before="6"/>
        <w:rPr>
          <w:b/>
          <w:i/>
          <w:sz w:val="11"/>
        </w:rPr>
      </w:pPr>
    </w:p>
    <w:p w14:paraId="233D4692" w14:textId="77777777" w:rsidR="00AD19E5" w:rsidRPr="00FD3AB5" w:rsidRDefault="00AD19E5" w:rsidP="00AD19E5">
      <w:pPr>
        <w:pStyle w:val="BodyText"/>
        <w:spacing w:before="92"/>
        <w:ind w:left="240" w:right="425"/>
        <w:jc w:val="both"/>
        <w:rPr>
          <w:sz w:val="21"/>
          <w:szCs w:val="21"/>
        </w:rPr>
      </w:pPr>
      <w:r w:rsidRPr="00FD3AB5">
        <w:rPr>
          <w:sz w:val="21"/>
          <w:szCs w:val="21"/>
        </w:rPr>
        <w:t xml:space="preserve">Rau txhua qhov kev nqis tes </w:t>
      </w:r>
      <w:ins w:id="5883" w:author="year" w:date="2021-07-05T04:10:00Z">
        <w:r>
          <w:rPr>
            <w:sz w:val="21"/>
            <w:szCs w:val="21"/>
          </w:rPr>
          <w:t xml:space="preserve">uas nyob </w:t>
        </w:r>
      </w:ins>
      <w:del w:id="5884" w:author="year" w:date="2021-07-05T04:10:00Z">
        <w:r w:rsidRPr="00FD3AB5" w:rsidDel="00BB3341">
          <w:rPr>
            <w:sz w:val="21"/>
            <w:szCs w:val="21"/>
          </w:rPr>
          <w:delText xml:space="preserve">suav nrog </w:delText>
        </w:r>
      </w:del>
      <w:r w:rsidRPr="00FD3AB5">
        <w:rPr>
          <w:sz w:val="21"/>
          <w:szCs w:val="21"/>
        </w:rPr>
        <w:t xml:space="preserve">hauv Cov Hom Phiaj thiab Kev Ua raws li pab txhawb </w:t>
      </w:r>
      <w:ins w:id="5885" w:author="year" w:date="2021-07-05T04:14:00Z">
        <w:r>
          <w:rPr>
            <w:sz w:val="21"/>
            <w:szCs w:val="21"/>
          </w:rPr>
          <w:t xml:space="preserve">rau cov kev xav tau ntawm kev </w:t>
        </w:r>
      </w:ins>
      <w:del w:id="5886" w:author="year" w:date="2021-07-05T04:14:00Z">
        <w:r w:rsidRPr="00FD3AB5" w:rsidDel="00BB3341">
          <w:rPr>
            <w:sz w:val="21"/>
            <w:szCs w:val="21"/>
          </w:rPr>
          <w:delText xml:space="preserve">kom </w:delText>
        </w:r>
      </w:del>
      <w:r w:rsidRPr="00FD3AB5">
        <w:rPr>
          <w:sz w:val="21"/>
          <w:szCs w:val="21"/>
        </w:rPr>
        <w:t>nce qib los sis txhim kho cov kev pab cuam</w:t>
      </w:r>
      <w:del w:id="5887" w:author="year" w:date="2021-07-05T04:14:00Z">
        <w:r w:rsidRPr="00FD3AB5" w:rsidDel="00BB3341">
          <w:rPr>
            <w:sz w:val="21"/>
            <w:szCs w:val="21"/>
          </w:rPr>
          <w:delText xml:space="preserve"> xav tau</w:delText>
        </w:r>
      </w:del>
      <w:r w:rsidRPr="00FD3AB5">
        <w:rPr>
          <w:sz w:val="21"/>
          <w:szCs w:val="21"/>
        </w:rPr>
        <w:t xml:space="preserve"> rau cov me nyuam kawm ntawv tsis raug saib xyuas thiab muab rau </w:t>
      </w:r>
      <w:ins w:id="5888" w:author="year" w:date="2021-07-05T04:16:00Z">
        <w:r>
          <w:rPr>
            <w:sz w:val="21"/>
            <w:szCs w:val="21"/>
          </w:rPr>
          <w:t>thoob plaws</w:t>
        </w:r>
      </w:ins>
      <w:del w:id="5889" w:author="year" w:date="2021-07-05T04:16:00Z">
        <w:r w:rsidRPr="00FD3AB5" w:rsidDel="00482F7D">
          <w:rPr>
            <w:sz w:val="21"/>
            <w:szCs w:val="21"/>
          </w:rPr>
          <w:delText xml:space="preserve">ntawm </w:delText>
        </w:r>
      </w:del>
      <w:r w:rsidRPr="00FD3AB5">
        <w:rPr>
          <w:sz w:val="21"/>
          <w:szCs w:val="21"/>
        </w:rPr>
        <w:t xml:space="preserve">LEA </w:t>
      </w:r>
      <w:del w:id="5890" w:author="year" w:date="2021-07-05T04:16:00Z">
        <w:r w:rsidRPr="00FD3AB5" w:rsidDel="00482F7D">
          <w:rPr>
            <w:sz w:val="21"/>
            <w:szCs w:val="21"/>
          </w:rPr>
          <w:delText xml:space="preserve">ntau yam </w:delText>
        </w:r>
      </w:del>
      <w:r w:rsidRPr="00FD3AB5">
        <w:rPr>
          <w:sz w:val="21"/>
          <w:szCs w:val="21"/>
        </w:rPr>
        <w:t>los sis thoob plaws tsev kawm ntawv, LEA yuav tsum muaj cov lus piav qhia xwm yeem nrog 5 CCR Tshooj 15496 (b). Rau ib qho kev nqis tes ua txuas mus ntxiv rau xyoo 2021–24 LCAP los ntawm xyoo 2017–2020 LCAP, LEA yuav tsum txiav txim siab seb qhov kev nqis tes ua hauj lwm ntawv puas ua hauj lwm tau zoo raws li kev cia siab, thiab qhov kev txiav txim no yuav tsum muaj pov thawj ntawm cov ntaub ntawv cov txiaj ntsig los sis kev siv tiag rau hnub tim.</w:t>
      </w:r>
    </w:p>
    <w:p w14:paraId="00C91301" w14:textId="77777777" w:rsidR="00AD19E5" w:rsidRDefault="00AD19E5" w:rsidP="00AD19E5">
      <w:pPr>
        <w:pStyle w:val="BodyText"/>
        <w:spacing w:before="10"/>
        <w:rPr>
          <w:sz w:val="20"/>
        </w:rPr>
      </w:pPr>
    </w:p>
    <w:p w14:paraId="3CEAB72C" w14:textId="77777777" w:rsidR="00AD19E5" w:rsidRDefault="00AD19E5" w:rsidP="00AD19E5">
      <w:pPr>
        <w:pStyle w:val="BodyText"/>
        <w:ind w:left="240" w:right="612"/>
        <w:jc w:val="both"/>
        <w:rPr>
          <w:sz w:val="20"/>
        </w:rPr>
      </w:pPr>
      <w:r w:rsidRPr="006C1A20">
        <w:rPr>
          <w:b/>
          <w:sz w:val="21"/>
          <w:szCs w:val="21"/>
        </w:rPr>
        <w:t xml:space="preserve">Raws Li Cov Qauv Uas Piav Qhia thiab Siv Tau Zoo: </w:t>
      </w:r>
      <w:r w:rsidRPr="006C1A20">
        <w:rPr>
          <w:sz w:val="21"/>
          <w:szCs w:val="21"/>
        </w:rPr>
        <w:t>LEA qhia pom tias kev nqis tes ua yog coj ncaj rau qhov ua kom tau zoo li cas thiab ua tau raws li LEA cov hom phiaj rau cov tub ntxhais kawm tsis sib xws thaum LEA piav qhia:</w:t>
      </w:r>
    </w:p>
    <w:p w14:paraId="1381FA77" w14:textId="77777777" w:rsidR="00AD19E5" w:rsidRPr="0043383E" w:rsidRDefault="00AD19E5" w:rsidP="00AD19E5">
      <w:pPr>
        <w:pStyle w:val="ListParagraph"/>
        <w:numPr>
          <w:ilvl w:val="0"/>
          <w:numId w:val="18"/>
        </w:numPr>
        <w:tabs>
          <w:tab w:val="left" w:pos="959"/>
          <w:tab w:val="left" w:pos="960"/>
        </w:tabs>
        <w:rPr>
          <w:sz w:val="21"/>
          <w:szCs w:val="21"/>
        </w:rPr>
      </w:pPr>
      <w:r w:rsidRPr="0043383E">
        <w:rPr>
          <w:sz w:val="21"/>
          <w:szCs w:val="21"/>
        </w:rPr>
        <w:t>Nws txiav txim siab qhov kev xav tau, xwm txheej, los sis kev tshwm sim ntawm nws cov tub ntxhais kawm uas tsis muaj qhov tsis meej pem;</w:t>
      </w:r>
    </w:p>
    <w:p w14:paraId="7C72603F" w14:textId="77777777" w:rsidR="00AD19E5" w:rsidRPr="0043383E" w:rsidRDefault="00AD19E5" w:rsidP="00AD19E5">
      <w:pPr>
        <w:pStyle w:val="BodyText"/>
        <w:spacing w:before="10"/>
        <w:rPr>
          <w:sz w:val="21"/>
          <w:szCs w:val="21"/>
        </w:rPr>
      </w:pPr>
    </w:p>
    <w:p w14:paraId="4AE359DB" w14:textId="77777777" w:rsidR="00AD19E5" w:rsidRPr="0043383E" w:rsidRDefault="00AD19E5" w:rsidP="00AD19E5">
      <w:pPr>
        <w:pStyle w:val="ListParagraph"/>
        <w:numPr>
          <w:ilvl w:val="0"/>
          <w:numId w:val="18"/>
        </w:numPr>
        <w:tabs>
          <w:tab w:val="left" w:pos="960"/>
        </w:tabs>
        <w:ind w:right="1804"/>
        <w:jc w:val="both"/>
        <w:rPr>
          <w:sz w:val="21"/>
          <w:szCs w:val="21"/>
        </w:rPr>
      </w:pPr>
      <w:r w:rsidRPr="0043383E">
        <w:rPr>
          <w:sz w:val="21"/>
          <w:szCs w:val="21"/>
        </w:rPr>
        <w:t xml:space="preserve">Qhov kev nqis tes ua, los sis </w:t>
      </w:r>
      <w:ins w:id="5891" w:author="year" w:date="2021-07-05T04:59:00Z">
        <w:r>
          <w:rPr>
            <w:sz w:val="21"/>
            <w:szCs w:val="21"/>
          </w:rPr>
          <w:t xml:space="preserve">kev xav </w:t>
        </w:r>
      </w:ins>
      <w:del w:id="5892" w:author="year" w:date="2021-07-05T04:59:00Z">
        <w:r w:rsidRPr="0043383E" w:rsidDel="00740490">
          <w:rPr>
            <w:sz w:val="21"/>
            <w:szCs w:val="21"/>
          </w:rPr>
          <w:delText xml:space="preserve">yam ntxwv </w:delText>
        </w:r>
      </w:del>
      <w:r w:rsidRPr="0043383E">
        <w:rPr>
          <w:sz w:val="21"/>
          <w:szCs w:val="21"/>
        </w:rPr>
        <w:t xml:space="preserve">ntawm qhov kev ua (suav nrog, piv txwv, </w:t>
      </w:r>
      <w:ins w:id="5893" w:author="year" w:date="2021-07-05T05:00:00Z">
        <w:r>
          <w:rPr>
            <w:sz w:val="21"/>
            <w:szCs w:val="21"/>
          </w:rPr>
          <w:t xml:space="preserve">yam </w:t>
        </w:r>
      </w:ins>
      <w:r w:rsidRPr="0043383E">
        <w:rPr>
          <w:sz w:val="21"/>
          <w:szCs w:val="21"/>
        </w:rPr>
        <w:t>nws tsim, cov ntsiab lus, txoj kev, los sis qhov chaw nyob), yog ua raws cov kev txiav txim siab no; thiab</w:t>
      </w:r>
    </w:p>
    <w:p w14:paraId="0EFB01E6" w14:textId="77777777" w:rsidR="00AD19E5" w:rsidRPr="0043383E" w:rsidRDefault="00AD19E5" w:rsidP="00AD19E5">
      <w:pPr>
        <w:pStyle w:val="BodyText"/>
        <w:spacing w:before="10"/>
        <w:rPr>
          <w:sz w:val="21"/>
          <w:szCs w:val="21"/>
        </w:rPr>
      </w:pPr>
    </w:p>
    <w:p w14:paraId="4E849824" w14:textId="77777777" w:rsidR="00AD19E5" w:rsidRPr="00A773D6" w:rsidRDefault="00AD19E5" w:rsidP="00AD19E5">
      <w:pPr>
        <w:pStyle w:val="ListParagraph"/>
        <w:numPr>
          <w:ilvl w:val="0"/>
          <w:numId w:val="18"/>
        </w:numPr>
        <w:tabs>
          <w:tab w:val="left" w:pos="960"/>
        </w:tabs>
        <w:spacing w:line="448" w:lineRule="auto"/>
        <w:ind w:left="240" w:right="4164" w:firstLine="360"/>
        <w:jc w:val="both"/>
        <w:rPr>
          <w:sz w:val="21"/>
          <w:szCs w:val="21"/>
        </w:rPr>
      </w:pPr>
      <w:r w:rsidRPr="0043383E">
        <w:rPr>
          <w:sz w:val="21"/>
          <w:szCs w:val="21"/>
        </w:rPr>
        <w:t xml:space="preserve">Qhov kev nqis tes ua yog npaj los pab kom ua tiav </w:t>
      </w:r>
      <w:ins w:id="5894" w:author="year" w:date="2021-07-05T05:03:00Z">
        <w:r>
          <w:rPr>
            <w:sz w:val="21"/>
            <w:szCs w:val="21"/>
          </w:rPr>
          <w:t xml:space="preserve">cov txiaj ntsig </w:t>
        </w:r>
      </w:ins>
      <w:del w:id="5895" w:author="year" w:date="2021-07-05T05:04:00Z">
        <w:r w:rsidRPr="0043383E" w:rsidDel="00740490">
          <w:rPr>
            <w:sz w:val="21"/>
            <w:szCs w:val="21"/>
          </w:rPr>
          <w:delText>qhov kev cia siab tau</w:delText>
        </w:r>
      </w:del>
      <w:ins w:id="5896" w:author="year" w:date="2021-07-05T05:04:00Z">
        <w:r>
          <w:rPr>
            <w:sz w:val="21"/>
            <w:szCs w:val="21"/>
          </w:rPr>
          <w:t xml:space="preserve"> uas tau xav tseg</w:t>
        </w:r>
      </w:ins>
      <w:r w:rsidRPr="0043383E">
        <w:rPr>
          <w:sz w:val="21"/>
          <w:szCs w:val="21"/>
        </w:rPr>
        <w:t xml:space="preserve"> ntawm lub hom phiaj. </w:t>
      </w:r>
    </w:p>
    <w:p w14:paraId="4FCD70C6" w14:textId="77777777" w:rsidR="00AD19E5" w:rsidRDefault="00AD19E5" w:rsidP="00AD19E5">
      <w:pPr>
        <w:pStyle w:val="BodyText"/>
        <w:ind w:left="240" w:right="389"/>
        <w:jc w:val="both"/>
        <w:rPr>
          <w:sz w:val="21"/>
          <w:szCs w:val="21"/>
        </w:rPr>
      </w:pPr>
      <w:r>
        <w:t>R</w:t>
      </w:r>
      <w:r w:rsidRPr="0043383E">
        <w:rPr>
          <w:sz w:val="21"/>
          <w:szCs w:val="21"/>
        </w:rPr>
        <w:t>aws li, cov lus teb hauv nqe lus no yuav cia siab rau qhov ntsuas qhov kev xav tau ntawm cov tub ntxhais kawm tsis meej pem</w:t>
      </w:r>
      <w:r>
        <w:rPr>
          <w:sz w:val="21"/>
          <w:szCs w:val="21"/>
        </w:rPr>
        <w:t>.</w:t>
      </w:r>
    </w:p>
    <w:p w14:paraId="176C31A7" w14:textId="77777777" w:rsidR="00AD19E5" w:rsidRDefault="00AD19E5" w:rsidP="00AD19E5">
      <w:pPr>
        <w:pStyle w:val="BodyText"/>
        <w:ind w:left="240" w:right="389"/>
        <w:jc w:val="both"/>
        <w:rPr>
          <w:sz w:val="21"/>
          <w:szCs w:val="21"/>
        </w:rPr>
      </w:pPr>
    </w:p>
    <w:p w14:paraId="2CB97F5A" w14:textId="77777777" w:rsidR="00AD19E5" w:rsidRPr="00FC692E" w:rsidRDefault="00AD19E5" w:rsidP="00AD19E5">
      <w:pPr>
        <w:pStyle w:val="BodyText"/>
        <w:ind w:left="240" w:right="389"/>
        <w:jc w:val="both"/>
        <w:rPr>
          <w:sz w:val="21"/>
          <w:szCs w:val="21"/>
        </w:rPr>
      </w:pPr>
      <w:del w:id="5897" w:author="year" w:date="2021-07-05T05:07:00Z">
        <w:r w:rsidRPr="00FC692E" w:rsidDel="00FD1F6A">
          <w:rPr>
            <w:sz w:val="21"/>
            <w:szCs w:val="21"/>
          </w:rPr>
          <w:delText>Cov lus xaus cov lus hais</w:delText>
        </w:r>
      </w:del>
      <w:ins w:id="5898" w:author="year" w:date="2021-07-05T05:07:00Z">
        <w:r>
          <w:rPr>
            <w:sz w:val="21"/>
            <w:szCs w:val="21"/>
          </w:rPr>
          <w:t>Lub ntsiab lus qhia</w:t>
        </w:r>
      </w:ins>
      <w:r w:rsidRPr="00FC692E">
        <w:rPr>
          <w:sz w:val="21"/>
          <w:szCs w:val="21"/>
        </w:rPr>
        <w:t xml:space="preserve"> tias ib qho kev pab cuam yuav pab kom ua tiav qhov kev cia siab rau lub hom phiaj, tsis muaj qhov sib txuas los sis qhia meej rau qhov yuav ua li cas, tsis txaus.</w:t>
      </w:r>
      <w:del w:id="5899" w:author="year" w:date="2021-07-05T05:09:00Z">
        <w:r w:rsidRPr="00FC692E" w:rsidDel="00FD1F6A">
          <w:rPr>
            <w:sz w:val="21"/>
            <w:szCs w:val="21"/>
          </w:rPr>
          <w:delText xml:space="preserve"> </w:delText>
        </w:r>
      </w:del>
      <w:ins w:id="5900" w:author="year" w:date="2021-07-05T05:09:00Z">
        <w:r>
          <w:rPr>
            <w:sz w:val="21"/>
            <w:szCs w:val="21"/>
          </w:rPr>
          <w:t xml:space="preserve">Tsis tag li ntawv xwb </w:t>
        </w:r>
      </w:ins>
      <w:del w:id="5901" w:author="year" w:date="2021-07-05T05:09:00Z">
        <w:r w:rsidRPr="00FC692E" w:rsidDel="00FD1F6A">
          <w:rPr>
            <w:sz w:val="21"/>
            <w:szCs w:val="21"/>
          </w:rPr>
          <w:delText>Ntxiv mus</w:delText>
        </w:r>
      </w:del>
      <w:r w:rsidRPr="00FC692E">
        <w:rPr>
          <w:sz w:val="21"/>
          <w:szCs w:val="21"/>
        </w:rPr>
        <w:t xml:space="preserve">, kev hais qhia tias LEA muaj feem pua </w:t>
      </w:r>
      <w:ins w:id="5902" w:author="year" w:date="2021-07-05T05:10:00Z">
        <w:r>
          <w:rPr>
            <w:sz w:val="21"/>
            <w:szCs w:val="21"/>
          </w:rPr>
          <w:t xml:space="preserve">siab </w:t>
        </w:r>
      </w:ins>
      <w:r w:rsidRPr="00FC692E">
        <w:rPr>
          <w:sz w:val="21"/>
          <w:szCs w:val="21"/>
        </w:rPr>
        <w:t xml:space="preserve">​​ntawm kev </w:t>
      </w:r>
      <w:ins w:id="5903" w:author="year" w:date="2021-07-05T05:10:00Z">
        <w:r>
          <w:rPr>
            <w:sz w:val="21"/>
            <w:szCs w:val="21"/>
          </w:rPr>
          <w:t xml:space="preserve">rau </w:t>
        </w:r>
      </w:ins>
      <w:del w:id="5904" w:author="year" w:date="2021-07-05T05:10:00Z">
        <w:r w:rsidRPr="00FC692E" w:rsidDel="00FD1F6A">
          <w:rPr>
            <w:sz w:val="21"/>
            <w:szCs w:val="21"/>
          </w:rPr>
          <w:delText>tso</w:delText>
        </w:r>
      </w:del>
      <w:r w:rsidRPr="00FC692E">
        <w:rPr>
          <w:sz w:val="21"/>
          <w:szCs w:val="21"/>
        </w:rPr>
        <w:t xml:space="preserve"> npe </w:t>
      </w:r>
      <w:del w:id="5905" w:author="year" w:date="2021-07-05T05:11:00Z">
        <w:r w:rsidRPr="00FC692E" w:rsidDel="00FD1F6A">
          <w:rPr>
            <w:sz w:val="21"/>
            <w:szCs w:val="21"/>
          </w:rPr>
          <w:delText xml:space="preserve">nkag siab </w:delText>
        </w:r>
      </w:del>
      <w:r w:rsidRPr="00FC692E">
        <w:rPr>
          <w:sz w:val="21"/>
          <w:szCs w:val="21"/>
        </w:rPr>
        <w:t>ntawm pab pawg me nyuam kawm ntawv los sis pawg tsis tau raws li kev nce qib los sis txhim kho cov qauv kev pab cuam vim tias tso npe cov tub ntxhais kawm tsis zoo li kev pab cuam rau cov tub ntxhais kawm.</w:t>
      </w:r>
    </w:p>
    <w:p w14:paraId="63577590" w14:textId="77777777" w:rsidR="00AD19E5" w:rsidRPr="00FC692E" w:rsidRDefault="00AD19E5" w:rsidP="00AD19E5">
      <w:pPr>
        <w:pStyle w:val="BodyText"/>
        <w:spacing w:before="10"/>
        <w:rPr>
          <w:sz w:val="21"/>
          <w:szCs w:val="21"/>
        </w:rPr>
      </w:pPr>
    </w:p>
    <w:p w14:paraId="2D45F54C" w14:textId="77777777" w:rsidR="00AD19E5" w:rsidRPr="00361798" w:rsidRDefault="00AD19E5" w:rsidP="00AD19E5">
      <w:pPr>
        <w:pStyle w:val="BodyText"/>
        <w:ind w:left="240" w:right="1132"/>
        <w:rPr>
          <w:sz w:val="21"/>
          <w:szCs w:val="21"/>
        </w:rPr>
      </w:pPr>
      <w:r w:rsidRPr="00FC692E">
        <w:rPr>
          <w:sz w:val="21"/>
          <w:szCs w:val="21"/>
        </w:rPr>
        <w:t xml:space="preserve">Piv txwv li, yog tias LEA </w:t>
      </w:r>
      <w:ins w:id="5906" w:author="year" w:date="2021-07-05T05:13:00Z">
        <w:r>
          <w:rPr>
            <w:sz w:val="21"/>
            <w:szCs w:val="21"/>
          </w:rPr>
          <w:t xml:space="preserve">txiav txim </w:t>
        </w:r>
      </w:ins>
      <w:del w:id="5907" w:author="year" w:date="2021-07-05T05:13:00Z">
        <w:r w:rsidRPr="00FC692E" w:rsidDel="00FD1F6A">
          <w:rPr>
            <w:sz w:val="21"/>
            <w:szCs w:val="21"/>
          </w:rPr>
          <w:delText xml:space="preserve">pom tau </w:delText>
        </w:r>
      </w:del>
      <w:r w:rsidRPr="00FC692E">
        <w:rPr>
          <w:sz w:val="21"/>
          <w:szCs w:val="21"/>
        </w:rPr>
        <w:t xml:space="preserve">tias cov tub ntxhais kawm tau nyiaj </w:t>
      </w:r>
      <w:del w:id="5908" w:author="year" w:date="2021-07-05T05:13:00Z">
        <w:r w:rsidRPr="00FC692E" w:rsidDel="00FD1F6A">
          <w:rPr>
            <w:sz w:val="21"/>
            <w:szCs w:val="21"/>
          </w:rPr>
          <w:delText xml:space="preserve">tsawg </w:delText>
        </w:r>
      </w:del>
      <w:ins w:id="5909" w:author="year" w:date="2021-07-05T05:13:00Z">
        <w:r>
          <w:rPr>
            <w:sz w:val="21"/>
            <w:szCs w:val="21"/>
          </w:rPr>
          <w:t>qis</w:t>
        </w:r>
        <w:r w:rsidRPr="00FC692E">
          <w:rPr>
            <w:sz w:val="21"/>
            <w:szCs w:val="21"/>
          </w:rPr>
          <w:t xml:space="preserve"> </w:t>
        </w:r>
      </w:ins>
      <w:r w:rsidRPr="00FC692E">
        <w:rPr>
          <w:sz w:val="21"/>
          <w:szCs w:val="21"/>
        </w:rPr>
        <w:t xml:space="preserve">muaj </w:t>
      </w:r>
      <w:ins w:id="5910" w:author="year" w:date="2021-07-05T05:15:00Z">
        <w:r>
          <w:rPr>
            <w:sz w:val="21"/>
            <w:szCs w:val="21"/>
          </w:rPr>
          <w:t xml:space="preserve">feem </w:t>
        </w:r>
      </w:ins>
      <w:del w:id="5911" w:author="year" w:date="2021-07-05T05:15:00Z">
        <w:r w:rsidRPr="00FC692E" w:rsidDel="000B15F8">
          <w:rPr>
            <w:sz w:val="21"/>
            <w:szCs w:val="21"/>
          </w:rPr>
          <w:delText>tus lej tuaj</w:delText>
        </w:r>
      </w:del>
      <w:ins w:id="5912" w:author="year" w:date="2021-07-05T05:15:00Z">
        <w:r>
          <w:rPr>
            <w:sz w:val="21"/>
            <w:szCs w:val="21"/>
          </w:rPr>
          <w:t xml:space="preserve"> tau</w:t>
        </w:r>
      </w:ins>
      <w:r w:rsidRPr="00FC692E">
        <w:rPr>
          <w:sz w:val="21"/>
          <w:szCs w:val="21"/>
        </w:rPr>
        <w:t xml:space="preserve"> kawm </w:t>
      </w:r>
      <w:ins w:id="5913" w:author="year" w:date="2021-07-05T05:15:00Z">
        <w:r>
          <w:rPr>
            <w:sz w:val="21"/>
            <w:szCs w:val="21"/>
          </w:rPr>
          <w:t xml:space="preserve">ntawv </w:t>
        </w:r>
      </w:ins>
      <w:r w:rsidRPr="00FC692E">
        <w:rPr>
          <w:sz w:val="21"/>
          <w:szCs w:val="21"/>
        </w:rPr>
        <w:t xml:space="preserve">qis dua </w:t>
      </w:r>
      <w:ins w:id="5914" w:author="year" w:date="2021-07-05T05:16:00Z">
        <w:r>
          <w:rPr>
            <w:sz w:val="21"/>
            <w:szCs w:val="21"/>
          </w:rPr>
          <w:t xml:space="preserve">feem kawm ntawm cov tub ntxhais kawm tag nrho </w:t>
        </w:r>
      </w:ins>
      <w:del w:id="5915" w:author="year" w:date="2021-07-05T05:15:00Z">
        <w:r w:rsidRPr="00FC692E" w:rsidDel="000B15F8">
          <w:rPr>
            <w:sz w:val="21"/>
            <w:szCs w:val="21"/>
          </w:rPr>
          <w:delText xml:space="preserve">li kev tuaj kawm </w:delText>
        </w:r>
      </w:del>
      <w:del w:id="5916" w:author="year" w:date="2021-07-05T05:16:00Z">
        <w:r w:rsidRPr="00FC692E" w:rsidDel="000B15F8">
          <w:rPr>
            <w:sz w:val="21"/>
            <w:szCs w:val="21"/>
          </w:rPr>
          <w:delText>tsis tau ntawm txhua tus tub ntxhais kawm</w:delText>
        </w:r>
      </w:del>
      <w:r w:rsidRPr="00FC692E">
        <w:rPr>
          <w:sz w:val="21"/>
          <w:szCs w:val="21"/>
        </w:rPr>
        <w:t xml:space="preserve">, nws yuav </w:t>
      </w:r>
      <w:del w:id="5917" w:author="year" w:date="2021-07-05T05:20:00Z">
        <w:r w:rsidRPr="00FC692E" w:rsidDel="000B15F8">
          <w:rPr>
            <w:sz w:val="21"/>
            <w:szCs w:val="21"/>
          </w:rPr>
          <w:delText>hais tau tias</w:delText>
        </w:r>
      </w:del>
      <w:ins w:id="5918" w:author="year" w:date="2021-07-05T05:20:00Z">
        <w:r>
          <w:rPr>
            <w:sz w:val="21"/>
            <w:szCs w:val="21"/>
          </w:rPr>
          <w:t>muab kev ncaj ncees rau thoob plaws</w:t>
        </w:r>
      </w:ins>
      <w:r w:rsidRPr="00FC692E">
        <w:rPr>
          <w:sz w:val="21"/>
          <w:szCs w:val="21"/>
        </w:rPr>
        <w:t xml:space="preserve"> LEA los sis thoob plaws tsev kawm ntawv </w:t>
      </w:r>
      <w:ins w:id="5919" w:author="year" w:date="2021-07-05T05:21:00Z">
        <w:r>
          <w:rPr>
            <w:sz w:val="21"/>
            <w:szCs w:val="21"/>
          </w:rPr>
          <w:t>los hais txog qhov kev xav tau raws li txoj kev hauv qab no:</w:t>
        </w:r>
      </w:ins>
      <w:del w:id="5920" w:author="year" w:date="2021-07-05T05:21:00Z">
        <w:r w:rsidRPr="00FC692E" w:rsidDel="000B15F8">
          <w:rPr>
            <w:sz w:val="21"/>
            <w:szCs w:val="21"/>
          </w:rPr>
          <w:delText>ua hauj lwm los daws qhov xav tau ntawm cov hauv qab no:</w:delText>
        </w:r>
      </w:del>
    </w:p>
    <w:p w14:paraId="6FE0323C" w14:textId="77777777" w:rsidR="00AD19E5" w:rsidRDefault="00AD19E5" w:rsidP="00AD19E5">
      <w:pPr>
        <w:pStyle w:val="BodyText"/>
        <w:ind w:left="960" w:right="478"/>
        <w:rPr>
          <w:sz w:val="21"/>
          <w:szCs w:val="21"/>
        </w:rPr>
      </w:pPr>
      <w:r w:rsidRPr="00203907">
        <w:rPr>
          <w:sz w:val="21"/>
          <w:szCs w:val="21"/>
        </w:rPr>
        <w:t>Tom qab ntsuas xyuas qhov kev xav tau</w:t>
      </w:r>
      <w:ins w:id="5921" w:author="year" w:date="2021-07-05T05:22:00Z">
        <w:r>
          <w:rPr>
            <w:sz w:val="21"/>
            <w:szCs w:val="21"/>
          </w:rPr>
          <w:t xml:space="preserve"> lawm</w:t>
        </w:r>
      </w:ins>
      <w:r w:rsidRPr="00203907">
        <w:rPr>
          <w:sz w:val="21"/>
          <w:szCs w:val="21"/>
        </w:rPr>
        <w:t xml:space="preserve">, qhov xwm txheej thiab cov xwm txheej ntawm peb cov tub ntxhais kawm tau nyiaj </w:t>
      </w:r>
      <w:ins w:id="5922" w:author="year" w:date="2021-07-05T05:25:00Z">
        <w:r>
          <w:rPr>
            <w:sz w:val="21"/>
            <w:szCs w:val="21"/>
          </w:rPr>
          <w:t xml:space="preserve">qis </w:t>
        </w:r>
      </w:ins>
      <w:del w:id="5923" w:author="year" w:date="2021-07-05T05:25:00Z">
        <w:r w:rsidRPr="00203907" w:rsidDel="002130F7">
          <w:rPr>
            <w:sz w:val="21"/>
            <w:szCs w:val="21"/>
          </w:rPr>
          <w:delText>tsawg</w:delText>
        </w:r>
      </w:del>
      <w:r w:rsidRPr="00203907">
        <w:rPr>
          <w:sz w:val="21"/>
          <w:szCs w:val="21"/>
        </w:rPr>
        <w:t xml:space="preserve">, peb tau kawm tias </w:t>
      </w:r>
      <w:ins w:id="5924" w:author="year" w:date="2021-07-05T05:26:00Z">
        <w:r>
          <w:rPr>
            <w:sz w:val="21"/>
            <w:szCs w:val="21"/>
          </w:rPr>
          <w:t xml:space="preserve">feem </w:t>
        </w:r>
      </w:ins>
      <w:ins w:id="5925" w:author="year" w:date="2021-07-05T05:27:00Z">
        <w:r>
          <w:rPr>
            <w:sz w:val="21"/>
            <w:szCs w:val="21"/>
          </w:rPr>
          <w:t xml:space="preserve">puas tau </w:t>
        </w:r>
      </w:ins>
      <w:del w:id="5926" w:author="year" w:date="2021-07-05T05:26:00Z">
        <w:r w:rsidRPr="00203907" w:rsidDel="002130F7">
          <w:rPr>
            <w:sz w:val="21"/>
            <w:szCs w:val="21"/>
          </w:rPr>
          <w:delText xml:space="preserve">kev </w:delText>
        </w:r>
      </w:del>
      <w:r w:rsidRPr="00203907">
        <w:rPr>
          <w:sz w:val="21"/>
          <w:szCs w:val="21"/>
        </w:rPr>
        <w:t xml:space="preserve">tuaj koom ntawm peb cov tub ntxhais kawm tau nyiaj </w:t>
      </w:r>
      <w:ins w:id="5927" w:author="year" w:date="2021-07-05T05:27:00Z">
        <w:r>
          <w:rPr>
            <w:sz w:val="21"/>
            <w:szCs w:val="21"/>
          </w:rPr>
          <w:t xml:space="preserve">qis </w:t>
        </w:r>
      </w:ins>
      <w:del w:id="5928" w:author="year" w:date="2021-07-05T05:27:00Z">
        <w:r w:rsidRPr="00203907" w:rsidDel="002130F7">
          <w:rPr>
            <w:sz w:val="21"/>
            <w:szCs w:val="21"/>
          </w:rPr>
          <w:delText>tsawg</w:delText>
        </w:r>
      </w:del>
      <w:r w:rsidRPr="00203907">
        <w:rPr>
          <w:sz w:val="21"/>
          <w:szCs w:val="21"/>
        </w:rPr>
        <w:t xml:space="preserve"> yog 7% qis dua </w:t>
      </w:r>
      <w:ins w:id="5929" w:author="year" w:date="2021-07-05T05:28:00Z">
        <w:r>
          <w:rPr>
            <w:sz w:val="21"/>
            <w:szCs w:val="21"/>
          </w:rPr>
          <w:t xml:space="preserve">feem pua uas tau </w:t>
        </w:r>
      </w:ins>
      <w:del w:id="5930" w:author="year" w:date="2021-07-05T05:28:00Z">
        <w:r w:rsidRPr="00203907" w:rsidDel="002130F7">
          <w:rPr>
            <w:sz w:val="21"/>
            <w:szCs w:val="21"/>
          </w:rPr>
          <w:delText xml:space="preserve">kev </w:delText>
        </w:r>
      </w:del>
      <w:r w:rsidRPr="00203907">
        <w:rPr>
          <w:sz w:val="21"/>
          <w:szCs w:val="21"/>
        </w:rPr>
        <w:t>tuaj kawm ntawm txhua tus tub ntxhais kawm. (Xav Tau, Kab Mob, Xwm Txheej [Qhia Rau Yav Tom Ntej])</w:t>
      </w:r>
    </w:p>
    <w:p w14:paraId="06F40888" w14:textId="77777777" w:rsidR="00AD19E5" w:rsidRPr="00203907" w:rsidRDefault="00AD19E5" w:rsidP="00AD19E5">
      <w:pPr>
        <w:pStyle w:val="BodyText"/>
        <w:ind w:left="960" w:right="478"/>
        <w:rPr>
          <w:sz w:val="21"/>
          <w:szCs w:val="21"/>
        </w:rPr>
      </w:pPr>
    </w:p>
    <w:p w14:paraId="5AF81010" w14:textId="77777777" w:rsidR="00AD19E5" w:rsidRDefault="00AD19E5" w:rsidP="00AD19E5">
      <w:pPr>
        <w:pStyle w:val="BodyText"/>
        <w:ind w:left="960" w:right="585"/>
      </w:pPr>
      <w:r w:rsidRPr="00203907">
        <w:rPr>
          <w:sz w:val="21"/>
          <w:szCs w:val="21"/>
        </w:rPr>
        <w:t xml:space="preserve">Txhawm rau daws qhov teeb meem </w:t>
      </w:r>
      <w:del w:id="5931" w:author="year" w:date="2021-07-05T05:29:00Z">
        <w:r w:rsidRPr="00203907" w:rsidDel="002130F7">
          <w:rPr>
            <w:sz w:val="21"/>
            <w:szCs w:val="21"/>
          </w:rPr>
          <w:delText>no</w:delText>
        </w:r>
      </w:del>
      <w:r w:rsidRPr="00203907">
        <w:rPr>
          <w:sz w:val="21"/>
          <w:szCs w:val="21"/>
        </w:rPr>
        <w:t xml:space="preserve"> ntawm peb cov tub ntxhais kawm uas tau nyiaj </w:t>
      </w:r>
      <w:ins w:id="5932" w:author="year" w:date="2021-07-05T05:29:00Z">
        <w:r>
          <w:rPr>
            <w:sz w:val="21"/>
            <w:szCs w:val="21"/>
          </w:rPr>
          <w:t xml:space="preserve">qis </w:t>
        </w:r>
      </w:ins>
      <w:del w:id="5933" w:author="year" w:date="2021-07-05T05:29:00Z">
        <w:r w:rsidRPr="00203907" w:rsidDel="002130F7">
          <w:rPr>
            <w:sz w:val="21"/>
            <w:szCs w:val="21"/>
          </w:rPr>
          <w:delText>tsawg</w:delText>
        </w:r>
      </w:del>
      <w:r w:rsidRPr="00203907">
        <w:rPr>
          <w:sz w:val="21"/>
          <w:szCs w:val="21"/>
        </w:rPr>
        <w:t xml:space="preserve">, peb yuav tsim thiab </w:t>
      </w:r>
      <w:del w:id="5934" w:author="year" w:date="2021-07-05T05:31:00Z">
        <w:r w:rsidRPr="00203907" w:rsidDel="002130F7">
          <w:rPr>
            <w:sz w:val="21"/>
            <w:szCs w:val="21"/>
          </w:rPr>
          <w:delText>siv cov txheej txheem</w:delText>
        </w:r>
      </w:del>
      <w:ins w:id="5935" w:author="year" w:date="2021-07-05T05:31:00Z">
        <w:r>
          <w:rPr>
            <w:sz w:val="21"/>
            <w:szCs w:val="21"/>
          </w:rPr>
          <w:t xml:space="preserve"> ua lwm lub khoos kas </w:t>
        </w:r>
      </w:ins>
      <w:ins w:id="5936" w:author="year" w:date="2021-07-05T05:32:00Z">
        <w:r>
          <w:rPr>
            <w:sz w:val="21"/>
            <w:szCs w:val="21"/>
          </w:rPr>
          <w:t xml:space="preserve">kawm ntawv </w:t>
        </w:r>
      </w:ins>
      <w:ins w:id="5937" w:author="year" w:date="2021-07-05T05:31:00Z">
        <w:r>
          <w:rPr>
            <w:sz w:val="21"/>
            <w:szCs w:val="21"/>
          </w:rPr>
          <w:t>tshiab</w:t>
        </w:r>
      </w:ins>
      <w:r w:rsidRPr="00203907">
        <w:rPr>
          <w:sz w:val="21"/>
          <w:szCs w:val="21"/>
        </w:rPr>
        <w:t xml:space="preserve"> </w:t>
      </w:r>
      <w:del w:id="5938" w:author="year" w:date="2021-07-05T05:32:00Z">
        <w:r w:rsidRPr="00203907" w:rsidDel="002130F7">
          <w:rPr>
            <w:sz w:val="21"/>
            <w:szCs w:val="21"/>
          </w:rPr>
          <w:delText xml:space="preserve">kev tuaj koom tshiab </w:delText>
        </w:r>
      </w:del>
      <w:r w:rsidRPr="00203907">
        <w:rPr>
          <w:sz w:val="21"/>
          <w:szCs w:val="21"/>
        </w:rPr>
        <w:t xml:space="preserve">uas tsim los daws qee qhov teeb meem </w:t>
      </w:r>
      <w:ins w:id="5939" w:author="year" w:date="2021-07-05T05:33:00Z">
        <w:r>
          <w:rPr>
            <w:sz w:val="21"/>
            <w:szCs w:val="21"/>
          </w:rPr>
          <w:t xml:space="preserve">loj ntawm kev tsis tuaj kawm ntawv </w:t>
        </w:r>
      </w:ins>
      <w:del w:id="5940" w:author="year" w:date="2021-07-05T05:33:00Z">
        <w:r w:rsidRPr="00203907" w:rsidDel="002130F7">
          <w:rPr>
            <w:sz w:val="21"/>
            <w:szCs w:val="21"/>
          </w:rPr>
          <w:delText>kev qhaj ntawv</w:delText>
        </w:r>
      </w:del>
      <w:r w:rsidRPr="00203907">
        <w:rPr>
          <w:sz w:val="21"/>
          <w:szCs w:val="21"/>
        </w:rPr>
        <w:t xml:space="preserve">, suav nrog kev </w:t>
      </w:r>
      <w:ins w:id="5941" w:author="year" w:date="2021-07-05T05:36:00Z">
        <w:r>
          <w:rPr>
            <w:sz w:val="21"/>
            <w:szCs w:val="21"/>
          </w:rPr>
          <w:t xml:space="preserve">tsis muaj tsheb mus los thiab </w:t>
        </w:r>
      </w:ins>
      <w:del w:id="5942" w:author="year" w:date="2021-07-05T05:35:00Z">
        <w:r w:rsidRPr="00203907" w:rsidDel="00A4240B">
          <w:rPr>
            <w:sz w:val="21"/>
            <w:szCs w:val="21"/>
          </w:rPr>
          <w:delText xml:space="preserve">thauj khoom tsis zoo thiab </w:delText>
        </w:r>
      </w:del>
      <w:r w:rsidRPr="00203907">
        <w:rPr>
          <w:sz w:val="21"/>
          <w:szCs w:val="21"/>
        </w:rPr>
        <w:t xml:space="preserve">zaub mov, thiab </w:t>
      </w:r>
      <w:ins w:id="5943" w:author="year" w:date="2021-07-05T05:38:00Z">
        <w:r>
          <w:rPr>
            <w:sz w:val="21"/>
            <w:szCs w:val="21"/>
          </w:rPr>
          <w:t xml:space="preserve">huab cua ntawm </w:t>
        </w:r>
      </w:ins>
      <w:r w:rsidRPr="00203907">
        <w:rPr>
          <w:sz w:val="21"/>
          <w:szCs w:val="21"/>
        </w:rPr>
        <w:t>tsev kawm ntawv</w:t>
      </w:r>
    </w:p>
    <w:p w14:paraId="798D1AAA" w14:textId="77777777" w:rsidR="00AD19E5" w:rsidRDefault="00AD19E5" w:rsidP="00AD19E5">
      <w:pPr>
        <w:sectPr w:rsidR="00AD19E5">
          <w:pgSz w:w="15840" w:h="12240" w:orient="landscape"/>
          <w:pgMar w:top="560" w:right="120" w:bottom="560" w:left="120" w:header="0" w:footer="284" w:gutter="0"/>
          <w:cols w:space="720"/>
        </w:sectPr>
      </w:pPr>
    </w:p>
    <w:p w14:paraId="3544D854" w14:textId="77777777" w:rsidR="00AD19E5" w:rsidRPr="00B91E5E" w:rsidRDefault="00AD19E5" w:rsidP="00AD19E5">
      <w:pPr>
        <w:pStyle w:val="BodyText"/>
        <w:spacing w:before="76"/>
        <w:ind w:left="960" w:right="599"/>
        <w:jc w:val="both"/>
        <w:rPr>
          <w:sz w:val="21"/>
          <w:szCs w:val="21"/>
        </w:rPr>
      </w:pPr>
      <w:del w:id="5944" w:author="year" w:date="2021-07-05T05:38:00Z">
        <w:r w:rsidRPr="00B91E5E" w:rsidDel="00A4240B">
          <w:rPr>
            <w:sz w:val="21"/>
            <w:szCs w:val="21"/>
          </w:rPr>
          <w:lastRenderedPageBreak/>
          <w:delText xml:space="preserve">huab cua </w:delText>
        </w:r>
      </w:del>
      <w:r w:rsidRPr="00B91E5E">
        <w:rPr>
          <w:sz w:val="21"/>
          <w:szCs w:val="21"/>
        </w:rPr>
        <w:t>tsis qhia txog qhov tseem ceeb ntawm kev tuaj koom. Lub hom phiaj N, Kev Ua X, Y, thiab Z muab cov tsheb thauj mus los thiab khoom noj haus ntxiv nrog rau cov kev kawm thoob plaws hauv nroog txog qhov txiaj ntsig ntawm kev tuaj koom siab. (Kev Koom Tes Nrog Kev Ua)</w:t>
      </w:r>
    </w:p>
    <w:p w14:paraId="2D2BF000" w14:textId="77777777" w:rsidR="00AD19E5" w:rsidRPr="00B91E5E" w:rsidRDefault="00AD19E5" w:rsidP="00AD19E5">
      <w:pPr>
        <w:pStyle w:val="BodyText"/>
        <w:spacing w:before="10"/>
        <w:jc w:val="both"/>
        <w:rPr>
          <w:sz w:val="21"/>
          <w:szCs w:val="21"/>
        </w:rPr>
      </w:pPr>
    </w:p>
    <w:p w14:paraId="09A2EF8B" w14:textId="77777777" w:rsidR="00AD19E5" w:rsidRPr="00B91E5E" w:rsidRDefault="00AD19E5" w:rsidP="00AD19E5">
      <w:pPr>
        <w:pStyle w:val="BodyText"/>
        <w:ind w:left="960" w:right="451"/>
        <w:jc w:val="both"/>
        <w:rPr>
          <w:sz w:val="21"/>
          <w:szCs w:val="21"/>
        </w:rPr>
      </w:pPr>
      <w:r w:rsidRPr="00B91E5E">
        <w:rPr>
          <w:sz w:val="21"/>
          <w:szCs w:val="21"/>
        </w:rPr>
        <w:t xml:space="preserve">Cov kev nqis tes no tau </w:t>
      </w:r>
      <w:ins w:id="5945" w:author="year" w:date="2021-07-05T05:40:00Z">
        <w:r>
          <w:rPr>
            <w:sz w:val="21"/>
            <w:szCs w:val="21"/>
          </w:rPr>
          <w:t xml:space="preserve">tsim los ntawm </w:t>
        </w:r>
      </w:ins>
      <w:del w:id="5946" w:author="year" w:date="2021-07-05T05:40:00Z">
        <w:r w:rsidRPr="00B91E5E" w:rsidDel="00A4240B">
          <w:rPr>
            <w:sz w:val="21"/>
            <w:szCs w:val="21"/>
          </w:rPr>
          <w:delText xml:space="preserve">muab rau </w:delText>
        </w:r>
      </w:del>
      <w:r w:rsidRPr="00B91E5E">
        <w:rPr>
          <w:sz w:val="21"/>
          <w:szCs w:val="21"/>
        </w:rPr>
        <w:t xml:space="preserve">LEA </w:t>
      </w:r>
      <w:del w:id="5947" w:author="year" w:date="2021-07-05T05:40:00Z">
        <w:r w:rsidRPr="00B91E5E" w:rsidDel="00A4240B">
          <w:rPr>
            <w:sz w:val="21"/>
            <w:szCs w:val="21"/>
          </w:rPr>
          <w:delText xml:space="preserve">thoob plaws </w:delText>
        </w:r>
      </w:del>
      <w:r w:rsidRPr="00B91E5E">
        <w:rPr>
          <w:sz w:val="21"/>
          <w:szCs w:val="21"/>
        </w:rPr>
        <w:t xml:space="preserve">thiab peb cia siab / cia siab tias txhua tus tub ntxhais kawm uas muaj qis dua 100% tuaj koom yuav tau txais txiaj ntsig. Txawm li cas los xij, vim </w:t>
      </w:r>
      <w:del w:id="5948" w:author="year" w:date="2021-07-05T05:42:00Z">
        <w:r w:rsidRPr="00B91E5E" w:rsidDel="00A4240B">
          <w:rPr>
            <w:sz w:val="21"/>
            <w:szCs w:val="21"/>
          </w:rPr>
          <w:delText xml:space="preserve">tias qhov </w:delText>
        </w:r>
      </w:del>
      <w:r w:rsidRPr="00B91E5E">
        <w:rPr>
          <w:sz w:val="21"/>
          <w:szCs w:val="21"/>
        </w:rPr>
        <w:t xml:space="preserve">kev tuaj kawm </w:t>
      </w:r>
      <w:ins w:id="5949" w:author="year" w:date="2021-07-05T05:43:00Z">
        <w:r>
          <w:rPr>
            <w:sz w:val="21"/>
            <w:szCs w:val="21"/>
          </w:rPr>
          <w:t>uas</w:t>
        </w:r>
      </w:ins>
      <w:del w:id="5950" w:author="year" w:date="2021-07-05T05:43:00Z">
        <w:r w:rsidRPr="00B91E5E" w:rsidDel="00A4240B">
          <w:rPr>
            <w:sz w:val="21"/>
            <w:szCs w:val="21"/>
          </w:rPr>
          <w:delText xml:space="preserve">tau </w:delText>
        </w:r>
      </w:del>
      <w:r w:rsidRPr="00B91E5E">
        <w:rPr>
          <w:sz w:val="21"/>
          <w:szCs w:val="21"/>
        </w:rPr>
        <w:t xml:space="preserve">tsawg dua ntawm cov tub ntxhais kawm tau nyiaj </w:t>
      </w:r>
      <w:ins w:id="5951" w:author="year" w:date="2021-07-05T05:43:00Z">
        <w:r>
          <w:rPr>
            <w:sz w:val="21"/>
            <w:szCs w:val="21"/>
          </w:rPr>
          <w:t xml:space="preserve">qis </w:t>
        </w:r>
      </w:ins>
      <w:del w:id="5952" w:author="year" w:date="2021-07-05T05:43:00Z">
        <w:r w:rsidRPr="00B91E5E" w:rsidDel="00A4240B">
          <w:rPr>
            <w:sz w:val="21"/>
            <w:szCs w:val="21"/>
          </w:rPr>
          <w:delText>tsawg</w:delText>
        </w:r>
      </w:del>
      <w:r w:rsidRPr="00B91E5E">
        <w:rPr>
          <w:sz w:val="21"/>
          <w:szCs w:val="21"/>
        </w:rPr>
        <w:t xml:space="preserve">, thiab vim tias qhov kev ua tau raws li kev xav tau feem ntau cuam tshuam nrog kev ntxhov siab ntev thiab kev paub ntawm kev noj qab haus huv tsis zoo, peb cia siab tias qhov kev tuaj koom rau peb cov tub ntxhais kawm tau nyiaj </w:t>
      </w:r>
      <w:del w:id="5953" w:author="year" w:date="2021-07-05T05:44:00Z">
        <w:r w:rsidRPr="00B91E5E" w:rsidDel="00A4240B">
          <w:rPr>
            <w:sz w:val="21"/>
            <w:szCs w:val="21"/>
          </w:rPr>
          <w:delText xml:space="preserve">tsawg </w:delText>
        </w:r>
      </w:del>
      <w:ins w:id="5954" w:author="year" w:date="2021-07-05T05:44:00Z">
        <w:r>
          <w:rPr>
            <w:sz w:val="21"/>
            <w:szCs w:val="21"/>
          </w:rPr>
          <w:t>qis</w:t>
        </w:r>
        <w:r w:rsidRPr="00B91E5E">
          <w:rPr>
            <w:sz w:val="21"/>
            <w:szCs w:val="21"/>
          </w:rPr>
          <w:t xml:space="preserve"> </w:t>
        </w:r>
      </w:ins>
      <w:r w:rsidRPr="00B91E5E">
        <w:rPr>
          <w:sz w:val="21"/>
          <w:szCs w:val="21"/>
        </w:rPr>
        <w:t>yuav nce siab tshaj qhov feem pua ​​tuaj koom kawm ntawv ntawm lwm cov tub ntxhais kawm. (Kev Ntsuas Qhov Ua Tau (Pib Hauv])</w:t>
      </w:r>
    </w:p>
    <w:p w14:paraId="4ACC5C2C" w14:textId="77777777" w:rsidR="00AD19E5" w:rsidRPr="00B91E5E" w:rsidRDefault="00AD19E5" w:rsidP="00AD19E5">
      <w:pPr>
        <w:pStyle w:val="BodyText"/>
        <w:spacing w:before="10"/>
        <w:jc w:val="both"/>
        <w:rPr>
          <w:sz w:val="21"/>
          <w:szCs w:val="21"/>
        </w:rPr>
      </w:pPr>
    </w:p>
    <w:p w14:paraId="1CF8D210" w14:textId="77777777" w:rsidR="00AD19E5" w:rsidRPr="00B91E5E" w:rsidRDefault="00AD19E5" w:rsidP="00AD19E5">
      <w:pPr>
        <w:pStyle w:val="BodyText"/>
        <w:ind w:left="240" w:right="297"/>
        <w:jc w:val="both"/>
        <w:rPr>
          <w:sz w:val="21"/>
          <w:szCs w:val="21"/>
        </w:rPr>
      </w:pPr>
      <w:r w:rsidRPr="00B91E5E">
        <w:rPr>
          <w:b/>
          <w:sz w:val="21"/>
          <w:szCs w:val="21"/>
        </w:rPr>
        <w:t>COE thiab Cov Tsev Kawm Ntawv Ntiav</w:t>
      </w:r>
      <w:r w:rsidRPr="00B91E5E">
        <w:rPr>
          <w:sz w:val="21"/>
          <w:szCs w:val="21"/>
        </w:rPr>
        <w:t xml:space="preserve">: Piav qhia </w:t>
      </w:r>
      <w:ins w:id="5955" w:author="year" w:date="2021-07-05T05:46:00Z">
        <w:r>
          <w:rPr>
            <w:sz w:val="21"/>
            <w:szCs w:val="21"/>
          </w:rPr>
          <w:t xml:space="preserve">txog </w:t>
        </w:r>
      </w:ins>
      <w:del w:id="5956" w:author="year" w:date="2021-07-05T05:46:00Z">
        <w:r w:rsidRPr="00B91E5E" w:rsidDel="00EC722E">
          <w:rPr>
            <w:sz w:val="21"/>
            <w:szCs w:val="21"/>
          </w:rPr>
          <w:delText xml:space="preserve">seb </w:delText>
        </w:r>
      </w:del>
      <w:r w:rsidRPr="00B91E5E">
        <w:rPr>
          <w:sz w:val="21"/>
          <w:szCs w:val="21"/>
        </w:rPr>
        <w:t xml:space="preserve">cov kev nqis tes ua suav nrog kev pab txhawb kev nce  qib los sis txhim kho cov kev pab cuam kev xav tau </w:t>
      </w:r>
      <w:del w:id="5957" w:author="year" w:date="2021-07-05T05:46:00Z">
        <w:r w:rsidRPr="00B91E5E" w:rsidDel="00EC722E">
          <w:rPr>
            <w:sz w:val="21"/>
            <w:szCs w:val="21"/>
          </w:rPr>
          <w:delText xml:space="preserve">li cas </w:delText>
        </w:r>
      </w:del>
      <w:r w:rsidRPr="00B91E5E">
        <w:rPr>
          <w:sz w:val="21"/>
          <w:szCs w:val="21"/>
        </w:rPr>
        <w:t>thoob plaws hauv LEA qhov kev qhia tseem ceeb yog ua kom tau thiab ua tiav ntawm nws cov hom phiaj rau cov me nyuam kawm tsis tiav hauv lub xeev thiab txhua qhov hauj lwm ntawm ib cheeb tsam raws li tau piav qhia saum toj no. Xws li COE thiab tsev kawm ntawv ntiav, thoob plaws tsev kawm ntawv thiab LEA qhov dav yog suav tias yog qhov tsim nyog.</w:t>
      </w:r>
    </w:p>
    <w:p w14:paraId="109F6DA2" w14:textId="77777777" w:rsidR="00AD19E5" w:rsidRDefault="00AD19E5" w:rsidP="00AD19E5">
      <w:pPr>
        <w:pStyle w:val="BodyText"/>
        <w:spacing w:before="10"/>
        <w:rPr>
          <w:sz w:val="20"/>
        </w:rPr>
      </w:pPr>
    </w:p>
    <w:p w14:paraId="4F3D8DB5" w14:textId="77777777" w:rsidR="00AD19E5" w:rsidRPr="0072385D" w:rsidRDefault="00AD19E5" w:rsidP="00AD19E5">
      <w:pPr>
        <w:pStyle w:val="Heading3"/>
        <w:spacing w:before="0"/>
        <w:ind w:left="240"/>
        <w:rPr>
          <w:sz w:val="24"/>
          <w:szCs w:val="24"/>
        </w:rPr>
      </w:pPr>
      <w:r w:rsidRPr="0072385D">
        <w:rPr>
          <w:sz w:val="24"/>
          <w:szCs w:val="24"/>
        </w:rPr>
        <w:t>Rau Cov Tsev Kawm Hauv Cheeb Tsam Xwb:</w:t>
      </w:r>
    </w:p>
    <w:p w14:paraId="077238E4" w14:textId="77777777" w:rsidR="00AD19E5" w:rsidRPr="007B62DE" w:rsidRDefault="00AD19E5" w:rsidP="00AD19E5">
      <w:pPr>
        <w:spacing w:before="240"/>
        <w:ind w:left="240"/>
        <w:rPr>
          <w:b/>
          <w:sz w:val="21"/>
          <w:szCs w:val="21"/>
        </w:rPr>
      </w:pPr>
      <w:r w:rsidRPr="007B62DE">
        <w:rPr>
          <w:b/>
          <w:sz w:val="21"/>
          <w:szCs w:val="21"/>
        </w:rPr>
        <w:t>Cov Dej Num Muab rau ntawm LEA Thoob Hauv Ntiaj Teb:</w:t>
      </w:r>
    </w:p>
    <w:p w14:paraId="43FD3807" w14:textId="77777777" w:rsidR="00AD19E5" w:rsidRDefault="00AD19E5" w:rsidP="00AD19E5">
      <w:pPr>
        <w:pStyle w:val="BodyText"/>
        <w:spacing w:before="10"/>
        <w:rPr>
          <w:b/>
          <w:sz w:val="20"/>
        </w:rPr>
      </w:pPr>
    </w:p>
    <w:p w14:paraId="645B3D08" w14:textId="77777777" w:rsidR="00AD19E5" w:rsidRPr="00500414" w:rsidRDefault="00AD19E5" w:rsidP="00AD19E5">
      <w:pPr>
        <w:pStyle w:val="BodyText"/>
        <w:ind w:left="240" w:right="312"/>
        <w:rPr>
          <w:sz w:val="21"/>
          <w:szCs w:val="21"/>
        </w:rPr>
      </w:pPr>
      <w:r w:rsidRPr="00500414">
        <w:rPr>
          <w:b/>
          <w:i/>
          <w:sz w:val="21"/>
          <w:szCs w:val="21"/>
        </w:rPr>
        <w:t xml:space="preserve">Feem Pua Uas Tsis Sib Xws&gt; 55%: </w:t>
      </w:r>
      <w:r w:rsidRPr="00500414">
        <w:rPr>
          <w:sz w:val="21"/>
          <w:szCs w:val="21"/>
        </w:rPr>
        <w:t>Rau cov cheeb tsam tsev kawm ntawv uas muaj cov tub ntxhais kawm tsis sib xws ntawm 55% los sis ntau dua, piav qhia txog qhov kev nqis tes no yog ua li cas thiaj li ua hauj lwm tau zoo thiab ua tiav ntawm nws cov hom phiaj rau cov tub ntxhais kawm nyob hauv lub xeev thiab txhua qhov chaw ua hauj lwm tseem ceeb raws li tau piav saum toj no</w:t>
      </w:r>
    </w:p>
    <w:p w14:paraId="1B41499B" w14:textId="77777777" w:rsidR="00AD19E5" w:rsidRPr="00500414" w:rsidRDefault="00AD19E5" w:rsidP="00AD19E5">
      <w:pPr>
        <w:pStyle w:val="BodyText"/>
        <w:spacing w:before="10"/>
        <w:rPr>
          <w:sz w:val="21"/>
          <w:szCs w:val="21"/>
        </w:rPr>
      </w:pPr>
    </w:p>
    <w:p w14:paraId="32B16FCA" w14:textId="77777777" w:rsidR="00AD19E5" w:rsidRPr="00500414" w:rsidRDefault="00AD19E5" w:rsidP="00AD19E5">
      <w:pPr>
        <w:pStyle w:val="BodyText"/>
        <w:ind w:left="240" w:right="478"/>
        <w:jc w:val="both"/>
        <w:rPr>
          <w:sz w:val="21"/>
          <w:szCs w:val="21"/>
        </w:rPr>
      </w:pPr>
      <w:r w:rsidRPr="00500414">
        <w:rPr>
          <w:b/>
          <w:i/>
          <w:sz w:val="21"/>
          <w:szCs w:val="21"/>
        </w:rPr>
        <w:t xml:space="preserve">Feem Pua Uas Tsis Sib Xws &lt;55%: </w:t>
      </w:r>
      <w:r w:rsidRPr="00500414">
        <w:rPr>
          <w:sz w:val="21"/>
          <w:szCs w:val="21"/>
        </w:rPr>
        <w:t xml:space="preserve">Rau cov cheeb tsam tsev kawm ntawv uas muaj cov tub kawm ntawv tsawg dua 55%, piav qhia li cas cov kev nqis tes no yog txoj kev coj thiab ua kom tau raws li nws cov hom phiaj rau cov tub ntxhais kawm nyob hauv xeev thiab cov phiaj xwm hauv ib cheeb tsam. Piav qhia txog tias qhov nqis tes ua tau zoo tshaj ntawm pob peev nyiaj txhawm rau tau raws li cov hom phiaj no rau nws cov me nyuam kawm ntawv. </w:t>
      </w:r>
      <w:del w:id="5958" w:author="year" w:date="2021-07-05T05:58:00Z">
        <w:r w:rsidRPr="00500414" w:rsidDel="007C61A5">
          <w:rPr>
            <w:sz w:val="21"/>
            <w:szCs w:val="21"/>
          </w:rPr>
          <w:delText xml:space="preserve">Muab </w:delText>
        </w:r>
      </w:del>
      <w:ins w:id="5959" w:author="year" w:date="2021-07-05T05:58:00Z">
        <w:r>
          <w:rPr>
            <w:sz w:val="21"/>
            <w:szCs w:val="21"/>
          </w:rPr>
          <w:t>Tsim</w:t>
        </w:r>
        <w:r w:rsidRPr="00500414">
          <w:rPr>
            <w:sz w:val="21"/>
            <w:szCs w:val="21"/>
          </w:rPr>
          <w:t xml:space="preserve"> </w:t>
        </w:r>
      </w:ins>
      <w:r w:rsidRPr="00500414">
        <w:rPr>
          <w:sz w:val="21"/>
          <w:szCs w:val="21"/>
        </w:rPr>
        <w:t xml:space="preserve">lub hauv paus rau qhov kev txiav txim siab no, suav nrog txhua yam kev xaiv tau </w:t>
      </w:r>
      <w:del w:id="5960" w:author="year" w:date="2021-07-05T06:00:00Z">
        <w:r w:rsidRPr="00500414" w:rsidDel="007C61A5">
          <w:rPr>
            <w:sz w:val="21"/>
            <w:szCs w:val="21"/>
          </w:rPr>
          <w:delText>xav txog</w:delText>
        </w:r>
      </w:del>
      <w:ins w:id="5961" w:author="year" w:date="2021-07-05T06:00:00Z">
        <w:r>
          <w:rPr>
            <w:sz w:val="21"/>
            <w:szCs w:val="21"/>
          </w:rPr>
          <w:t>coj los xav</w:t>
        </w:r>
      </w:ins>
      <w:r w:rsidRPr="00500414">
        <w:rPr>
          <w:sz w:val="21"/>
          <w:szCs w:val="21"/>
        </w:rPr>
        <w:t>, txhawb kev tshawb fawb, kev paub dhau los, los sis kev kawm kev tshawb xav.</w:t>
      </w:r>
    </w:p>
    <w:p w14:paraId="5C1A5FDD" w14:textId="77777777" w:rsidR="00AD19E5" w:rsidRPr="00500414" w:rsidRDefault="00AD19E5" w:rsidP="00AD19E5">
      <w:pPr>
        <w:pStyle w:val="BodyText"/>
        <w:spacing w:before="3"/>
        <w:rPr>
          <w:sz w:val="21"/>
          <w:szCs w:val="21"/>
        </w:rPr>
      </w:pPr>
    </w:p>
    <w:p w14:paraId="7ADC860F" w14:textId="77777777" w:rsidR="00AD19E5" w:rsidRPr="00500414" w:rsidRDefault="00AD19E5" w:rsidP="00AD19E5">
      <w:pPr>
        <w:ind w:left="240"/>
        <w:rPr>
          <w:b/>
          <w:sz w:val="21"/>
          <w:szCs w:val="21"/>
        </w:rPr>
      </w:pPr>
      <w:r w:rsidRPr="00500414">
        <w:rPr>
          <w:b/>
          <w:sz w:val="21"/>
          <w:szCs w:val="21"/>
        </w:rPr>
        <w:t xml:space="preserve">Cov Dej Num </w:t>
      </w:r>
      <w:del w:id="5962" w:author="year" w:date="2021-07-05T06:02:00Z">
        <w:r w:rsidRPr="00500414" w:rsidDel="007C61A5">
          <w:rPr>
            <w:b/>
            <w:sz w:val="21"/>
            <w:szCs w:val="21"/>
          </w:rPr>
          <w:delText xml:space="preserve">Muab </w:delText>
        </w:r>
      </w:del>
      <w:ins w:id="5963" w:author="year" w:date="2021-07-05T06:02:00Z">
        <w:r>
          <w:rPr>
            <w:b/>
            <w:sz w:val="21"/>
            <w:szCs w:val="21"/>
          </w:rPr>
          <w:t>tsim</w:t>
        </w:r>
      </w:ins>
      <w:ins w:id="5964" w:author="year" w:date="2021-07-05T06:03:00Z">
        <w:r>
          <w:rPr>
            <w:b/>
            <w:sz w:val="21"/>
            <w:szCs w:val="21"/>
          </w:rPr>
          <w:t xml:space="preserve"> saum</w:t>
        </w:r>
      </w:ins>
      <w:ins w:id="5965" w:author="year" w:date="2021-07-05T06:02:00Z">
        <w:r w:rsidRPr="00500414">
          <w:rPr>
            <w:b/>
            <w:sz w:val="21"/>
            <w:szCs w:val="21"/>
          </w:rPr>
          <w:t xml:space="preserve"> </w:t>
        </w:r>
      </w:ins>
      <w:del w:id="5966" w:author="year" w:date="2021-07-05T06:03:00Z">
        <w:r w:rsidRPr="00500414" w:rsidDel="007C61A5">
          <w:rPr>
            <w:b/>
            <w:sz w:val="21"/>
            <w:szCs w:val="21"/>
          </w:rPr>
          <w:delText>rau Tag</w:delText>
        </w:r>
      </w:del>
      <w:ins w:id="5967" w:author="year" w:date="2021-07-05T06:03:00Z">
        <w:r>
          <w:rPr>
            <w:b/>
            <w:sz w:val="21"/>
            <w:szCs w:val="21"/>
          </w:rPr>
          <w:t xml:space="preserve"> </w:t>
        </w:r>
      </w:ins>
      <w:del w:id="5968" w:author="year" w:date="2021-07-05T06:03:00Z">
        <w:r w:rsidRPr="00500414" w:rsidDel="007C61A5">
          <w:rPr>
            <w:b/>
            <w:sz w:val="21"/>
            <w:szCs w:val="21"/>
          </w:rPr>
          <w:delText xml:space="preserve"> Nrho </w:delText>
        </w:r>
      </w:del>
      <w:ins w:id="5969" w:author="year" w:date="2021-07-05T06:03:00Z">
        <w:r>
          <w:rPr>
            <w:b/>
            <w:sz w:val="21"/>
            <w:szCs w:val="21"/>
          </w:rPr>
          <w:t>thoob plaws</w:t>
        </w:r>
        <w:r w:rsidRPr="00500414">
          <w:rPr>
            <w:b/>
            <w:sz w:val="21"/>
            <w:szCs w:val="21"/>
          </w:rPr>
          <w:t xml:space="preserve"> </w:t>
        </w:r>
      </w:ins>
      <w:r w:rsidRPr="00500414">
        <w:rPr>
          <w:b/>
          <w:sz w:val="21"/>
          <w:szCs w:val="21"/>
        </w:rPr>
        <w:t>Cov Tsev Kawm:</w:t>
      </w:r>
    </w:p>
    <w:p w14:paraId="790FF969" w14:textId="77777777" w:rsidR="00AD19E5" w:rsidRDefault="00AD19E5" w:rsidP="00AD19E5">
      <w:pPr>
        <w:pStyle w:val="BodyText"/>
        <w:spacing w:before="10"/>
        <w:rPr>
          <w:b/>
          <w:sz w:val="20"/>
        </w:rPr>
      </w:pPr>
    </w:p>
    <w:p w14:paraId="74E03D08" w14:textId="77777777" w:rsidR="00AD19E5" w:rsidRPr="00A0111C" w:rsidRDefault="00AD19E5" w:rsidP="00AD19E5">
      <w:pPr>
        <w:pStyle w:val="BodyText"/>
        <w:ind w:left="240" w:right="878"/>
        <w:jc w:val="both"/>
        <w:rPr>
          <w:sz w:val="21"/>
          <w:szCs w:val="21"/>
        </w:rPr>
      </w:pPr>
      <w:r w:rsidRPr="00A0111C">
        <w:rPr>
          <w:sz w:val="21"/>
          <w:szCs w:val="21"/>
        </w:rPr>
        <w:t xml:space="preserve">Cov Cheeb Tsam Tsev Kawm Ntawv yuav tsum </w:t>
      </w:r>
      <w:ins w:id="5970" w:author="year" w:date="2021-07-05T06:12:00Z">
        <w:r>
          <w:rPr>
            <w:sz w:val="21"/>
            <w:szCs w:val="21"/>
          </w:rPr>
          <w:t xml:space="preserve">txheeb xyuas </w:t>
        </w:r>
      </w:ins>
      <w:del w:id="5971" w:author="year" w:date="2021-07-05T06:12:00Z">
        <w:r w:rsidRPr="00A0111C" w:rsidDel="00FB6637">
          <w:rPr>
            <w:sz w:val="21"/>
            <w:szCs w:val="21"/>
          </w:rPr>
          <w:delText xml:space="preserve">teev </w:delText>
        </w:r>
      </w:del>
      <w:r w:rsidRPr="00A0111C">
        <w:rPr>
          <w:sz w:val="21"/>
          <w:szCs w:val="21"/>
        </w:rPr>
        <w:t xml:space="preserve">hauv cov lus piav </w:t>
      </w:r>
      <w:ins w:id="5972" w:author="year" w:date="2021-07-05T06:13:00Z">
        <w:r>
          <w:rPr>
            <w:sz w:val="21"/>
            <w:szCs w:val="21"/>
          </w:rPr>
          <w:t xml:space="preserve">uas cov </w:t>
        </w:r>
      </w:ins>
      <w:del w:id="5973" w:author="year" w:date="2021-07-05T06:13:00Z">
        <w:r w:rsidRPr="00A0111C" w:rsidDel="00FB6637">
          <w:rPr>
            <w:sz w:val="21"/>
            <w:szCs w:val="21"/>
          </w:rPr>
          <w:delText xml:space="preserve">qhia txog qhov </w:delText>
        </w:r>
      </w:del>
      <w:r w:rsidRPr="00A0111C">
        <w:rPr>
          <w:sz w:val="21"/>
          <w:szCs w:val="21"/>
        </w:rPr>
        <w:t xml:space="preserve">kev nqis tes </w:t>
      </w:r>
      <w:del w:id="5974" w:author="year" w:date="2021-07-05T06:14:00Z">
        <w:r w:rsidRPr="00A0111C" w:rsidDel="00FB6637">
          <w:rPr>
            <w:sz w:val="21"/>
            <w:szCs w:val="21"/>
          </w:rPr>
          <w:delText>ua raug nyiaj</w:delText>
        </w:r>
      </w:del>
      <w:ins w:id="5975" w:author="year" w:date="2021-07-05T06:14:00Z">
        <w:r>
          <w:rPr>
            <w:sz w:val="21"/>
            <w:szCs w:val="21"/>
          </w:rPr>
          <w:t xml:space="preserve"> </w:t>
        </w:r>
      </w:ins>
      <w:ins w:id="5976" w:author="year" w:date="2021-07-05T06:15:00Z">
        <w:r>
          <w:rPr>
            <w:sz w:val="21"/>
            <w:szCs w:val="21"/>
          </w:rPr>
          <w:t>tsim</w:t>
        </w:r>
      </w:ins>
      <w:ins w:id="5977" w:author="year" w:date="2021-07-05T06:14:00Z">
        <w:r>
          <w:rPr>
            <w:sz w:val="21"/>
            <w:szCs w:val="21"/>
          </w:rPr>
          <w:t xml:space="preserve"> pob nyiaj </w:t>
        </w:r>
      </w:ins>
      <w:r w:rsidRPr="00A0111C">
        <w:rPr>
          <w:sz w:val="21"/>
          <w:szCs w:val="21"/>
        </w:rPr>
        <w:t xml:space="preserve"> thiab muab </w:t>
      </w:r>
      <w:ins w:id="5978" w:author="year" w:date="2021-07-05T06:15:00Z">
        <w:r>
          <w:rPr>
            <w:sz w:val="21"/>
            <w:szCs w:val="21"/>
          </w:rPr>
          <w:t xml:space="preserve">rau </w:t>
        </w:r>
      </w:ins>
      <w:r w:rsidRPr="00A0111C">
        <w:rPr>
          <w:sz w:val="21"/>
          <w:szCs w:val="21"/>
        </w:rPr>
        <w:t xml:space="preserve">thoob plaws tsev kawm, thiab suav nrog cov lus piav qhia uas xav tau los txhawb kev siv cov nyiaj </w:t>
      </w:r>
      <w:del w:id="5979" w:author="year" w:date="2021-07-05T06:16:00Z">
        <w:r w:rsidRPr="00A0111C" w:rsidDel="00FB6637">
          <w:rPr>
            <w:sz w:val="21"/>
            <w:szCs w:val="21"/>
          </w:rPr>
          <w:delText xml:space="preserve">hauv </w:delText>
        </w:r>
      </w:del>
      <w:ins w:id="5980" w:author="year" w:date="2021-07-05T06:16:00Z">
        <w:r>
          <w:rPr>
            <w:sz w:val="21"/>
            <w:szCs w:val="21"/>
          </w:rPr>
          <w:t>thoob plaws cov</w:t>
        </w:r>
        <w:r w:rsidRPr="00A0111C">
          <w:rPr>
            <w:sz w:val="21"/>
            <w:szCs w:val="21"/>
          </w:rPr>
          <w:t xml:space="preserve"> </w:t>
        </w:r>
      </w:ins>
      <w:r w:rsidRPr="00A0111C">
        <w:rPr>
          <w:sz w:val="21"/>
          <w:szCs w:val="21"/>
        </w:rPr>
        <w:t>tsev kawm.</w:t>
      </w:r>
    </w:p>
    <w:p w14:paraId="599260E7" w14:textId="77777777" w:rsidR="00AD19E5" w:rsidRPr="00A0111C" w:rsidRDefault="00AD19E5" w:rsidP="00AD19E5">
      <w:pPr>
        <w:pStyle w:val="BodyText"/>
        <w:spacing w:before="10"/>
        <w:jc w:val="both"/>
        <w:rPr>
          <w:sz w:val="21"/>
          <w:szCs w:val="21"/>
        </w:rPr>
      </w:pPr>
    </w:p>
    <w:p w14:paraId="5F9C67A4" w14:textId="77777777" w:rsidR="00AD19E5" w:rsidRPr="00A0111C" w:rsidRDefault="00AD19E5" w:rsidP="00AD19E5">
      <w:pPr>
        <w:ind w:left="240" w:right="508"/>
        <w:jc w:val="both"/>
        <w:rPr>
          <w:sz w:val="21"/>
          <w:szCs w:val="21"/>
        </w:rPr>
      </w:pPr>
      <w:r w:rsidRPr="00A0111C">
        <w:rPr>
          <w:b/>
          <w:sz w:val="21"/>
          <w:szCs w:val="21"/>
        </w:rPr>
        <w:t xml:space="preserve">Rau cov tsev kawm ntawv nrog 40% los sis </w:t>
      </w:r>
      <w:del w:id="5981" w:author="year" w:date="2021-07-05T06:18:00Z">
        <w:r w:rsidRPr="00A0111C" w:rsidDel="00FB6637">
          <w:rPr>
            <w:b/>
            <w:sz w:val="21"/>
            <w:szCs w:val="21"/>
          </w:rPr>
          <w:delText>ntau dua sau npe</w:delText>
        </w:r>
      </w:del>
      <w:ins w:id="5982" w:author="year" w:date="2021-07-05T06:18:00Z">
        <w:r>
          <w:rPr>
            <w:b/>
            <w:sz w:val="21"/>
            <w:szCs w:val="21"/>
          </w:rPr>
          <w:t>kev rau npe kawm</w:t>
        </w:r>
      </w:ins>
      <w:r w:rsidRPr="00A0111C">
        <w:rPr>
          <w:b/>
          <w:sz w:val="21"/>
          <w:szCs w:val="21"/>
        </w:rPr>
        <w:t xml:space="preserve"> ntawm cov me nyuam kawm tsis</w:t>
      </w:r>
      <w:del w:id="5983" w:author="year" w:date="2021-07-05T06:17:00Z">
        <w:r w:rsidRPr="00A0111C" w:rsidDel="00FB6637">
          <w:rPr>
            <w:b/>
            <w:sz w:val="21"/>
            <w:szCs w:val="21"/>
          </w:rPr>
          <w:delText xml:space="preserve"> </w:delText>
        </w:r>
      </w:del>
      <w:ins w:id="5984" w:author="year" w:date="2021-07-05T06:17:00Z">
        <w:r>
          <w:rPr>
            <w:b/>
            <w:sz w:val="21"/>
            <w:szCs w:val="21"/>
          </w:rPr>
          <w:t xml:space="preserve">zoo ib yam </w:t>
        </w:r>
      </w:ins>
      <w:del w:id="5985" w:author="year" w:date="2021-07-05T06:17:00Z">
        <w:r w:rsidRPr="00A0111C" w:rsidDel="00FB6637">
          <w:rPr>
            <w:b/>
            <w:sz w:val="21"/>
            <w:szCs w:val="21"/>
          </w:rPr>
          <w:delText>muaj kev tiv thaiv</w:delText>
        </w:r>
      </w:del>
      <w:r w:rsidRPr="00A0111C">
        <w:rPr>
          <w:b/>
          <w:sz w:val="21"/>
          <w:szCs w:val="21"/>
        </w:rPr>
        <w:t xml:space="preserve">: </w:t>
      </w:r>
      <w:r w:rsidRPr="00A0111C">
        <w:rPr>
          <w:sz w:val="21"/>
          <w:szCs w:val="21"/>
        </w:rPr>
        <w:t>Piav qhia seb cov kev nqis tes ua no yog ua rau coj thiab ua kom tau raws li nws cov hom phiaj rau nws cov me nyuam kawm ntawv hauv lub xeev thiab cov hauj lwm tseem ceeb hauv ib cheeb tsam.</w:t>
      </w:r>
    </w:p>
    <w:p w14:paraId="0E40E3BC" w14:textId="77777777" w:rsidR="00AD19E5" w:rsidRPr="00A0111C" w:rsidRDefault="00AD19E5" w:rsidP="00AD19E5">
      <w:pPr>
        <w:pStyle w:val="BodyText"/>
        <w:spacing w:before="10"/>
        <w:jc w:val="both"/>
        <w:rPr>
          <w:sz w:val="21"/>
          <w:szCs w:val="21"/>
        </w:rPr>
      </w:pPr>
    </w:p>
    <w:p w14:paraId="6A6D5F03" w14:textId="77777777" w:rsidR="00AD19E5" w:rsidRPr="00A0111C" w:rsidRDefault="00AD19E5" w:rsidP="00AD19E5">
      <w:pPr>
        <w:ind w:left="240" w:right="505"/>
        <w:jc w:val="both"/>
        <w:rPr>
          <w:sz w:val="21"/>
          <w:szCs w:val="21"/>
        </w:rPr>
      </w:pPr>
      <w:r w:rsidRPr="00A0111C">
        <w:rPr>
          <w:b/>
          <w:sz w:val="21"/>
          <w:szCs w:val="21"/>
        </w:rPr>
        <w:t>Rau cov cheeb tsam tsev kawm ntawv uas siv nyiaj thoob plaws ib lub tsev kawm hauv tsev kawm ntawv uas muaj tsawg dua 40% ntawm kev sau npe ntawm cov tub kawm uas tsis</w:t>
      </w:r>
      <w:del w:id="5986" w:author="year" w:date="2021-07-05T06:21:00Z">
        <w:r w:rsidRPr="00A0111C" w:rsidDel="00035EEE">
          <w:rPr>
            <w:b/>
            <w:sz w:val="21"/>
            <w:szCs w:val="21"/>
          </w:rPr>
          <w:delText xml:space="preserve"> </w:delText>
        </w:r>
      </w:del>
      <w:ins w:id="5987" w:author="year" w:date="2021-07-05T06:21:00Z">
        <w:r>
          <w:rPr>
            <w:b/>
            <w:sz w:val="21"/>
            <w:szCs w:val="21"/>
          </w:rPr>
          <w:t xml:space="preserve">zoo ib yam </w:t>
        </w:r>
      </w:ins>
      <w:del w:id="5988" w:author="year" w:date="2021-07-05T06:21:00Z">
        <w:r w:rsidRPr="00A0111C" w:rsidDel="00035EEE">
          <w:rPr>
            <w:b/>
            <w:sz w:val="21"/>
            <w:szCs w:val="21"/>
          </w:rPr>
          <w:delText>muaj kev tiv thaiv</w:delText>
        </w:r>
      </w:del>
      <w:r w:rsidRPr="00A0111C">
        <w:rPr>
          <w:b/>
          <w:sz w:val="21"/>
          <w:szCs w:val="21"/>
        </w:rPr>
        <w:t xml:space="preserve">: </w:t>
      </w:r>
      <w:r w:rsidRPr="00A0111C">
        <w:rPr>
          <w:sz w:val="21"/>
          <w:szCs w:val="21"/>
        </w:rPr>
        <w:t xml:space="preserve">Piav qhia seb cov kev nqis tes no yog ua rau tus thawj coj li cas thiab qhov kev nqis tes ua yog qhov siv tau txiaj ntsig zoo tshaj plaws kom tau raws nws cov hom phiaj rau tu me nyuam, cov kawm lus Askiv, thiab cov tub ntxhais kawm tau nyiaj </w:t>
      </w:r>
      <w:ins w:id="5989" w:author="year" w:date="2021-07-05T06:22:00Z">
        <w:r>
          <w:rPr>
            <w:sz w:val="21"/>
            <w:szCs w:val="21"/>
          </w:rPr>
          <w:t xml:space="preserve">qis </w:t>
        </w:r>
      </w:ins>
      <w:del w:id="5990" w:author="year" w:date="2021-07-05T06:22:00Z">
        <w:r w:rsidRPr="00A0111C" w:rsidDel="00035EEE">
          <w:rPr>
            <w:sz w:val="21"/>
            <w:szCs w:val="21"/>
          </w:rPr>
          <w:delText xml:space="preserve">tsawg </w:delText>
        </w:r>
      </w:del>
      <w:r w:rsidRPr="00A0111C">
        <w:rPr>
          <w:sz w:val="21"/>
          <w:szCs w:val="21"/>
        </w:rPr>
        <w:t>hauv lub xeev thiab cov hauj lwm tseem ceeb hauv ib cheeb tsam.</w:t>
      </w:r>
    </w:p>
    <w:p w14:paraId="00E2ED61" w14:textId="77777777" w:rsidR="00AD19E5" w:rsidRDefault="00AD19E5" w:rsidP="00AD19E5">
      <w:pPr>
        <w:pStyle w:val="BodyText"/>
        <w:spacing w:before="9"/>
        <w:rPr>
          <w:sz w:val="18"/>
        </w:rPr>
      </w:pPr>
      <w:r>
        <w:rPr>
          <w:noProof/>
          <w:lang w:bidi="th-TH"/>
        </w:rPr>
        <mc:AlternateContent>
          <mc:Choice Requires="wps">
            <w:drawing>
              <wp:anchor distT="0" distB="0" distL="0" distR="0" simplePos="0" relativeHeight="252061696" behindDoc="1" locked="0" layoutInCell="1" allowOverlap="1" wp14:anchorId="75FB509A" wp14:editId="45500966">
                <wp:simplePos x="0" y="0"/>
                <wp:positionH relativeFrom="page">
                  <wp:posOffset>210185</wp:posOffset>
                </wp:positionH>
                <wp:positionV relativeFrom="paragraph">
                  <wp:posOffset>153035</wp:posOffset>
                </wp:positionV>
                <wp:extent cx="9638030" cy="350520"/>
                <wp:effectExtent l="0" t="0" r="0" b="0"/>
                <wp:wrapTopAndBottom/>
                <wp:docPr id="253"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8030" cy="350520"/>
                        </a:xfrm>
                        <a:prstGeom prst="rect">
                          <a:avLst/>
                        </a:prstGeom>
                        <a:solidFill>
                          <a:srgbClr val="DEEAF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42628D" w14:textId="77777777" w:rsidR="00AD19E5" w:rsidRPr="005D614D" w:rsidRDefault="00AD19E5" w:rsidP="00AD19E5">
                            <w:pPr>
                              <w:ind w:left="29" w:right="205"/>
                              <w:rPr>
                                <w:b/>
                              </w:rPr>
                            </w:pPr>
                            <w:r w:rsidRPr="005D614D">
                              <w:rPr>
                                <w:b/>
                              </w:rPr>
                              <w:t>"Cov lus piav qhia txog cov kev pab cuam rau cov</w:t>
                            </w:r>
                            <w:del w:id="5991" w:author="year" w:date="2021-07-05T06:23:00Z">
                              <w:r w:rsidRPr="005D614D" w:rsidDel="00035EEE">
                                <w:rPr>
                                  <w:b/>
                                </w:rPr>
                                <w:delText xml:space="preserve"> </w:delText>
                              </w:r>
                            </w:del>
                            <w:ins w:id="5992" w:author="year" w:date="2021-07-05T06:23:00Z">
                              <w:r>
                                <w:rPr>
                                  <w:b/>
                                </w:rPr>
                                <w:t xml:space="preserve">me nyuam tu </w:t>
                              </w:r>
                            </w:ins>
                            <w:del w:id="5993" w:author="year" w:date="2021-07-05T06:23:00Z">
                              <w:r w:rsidRPr="005D614D" w:rsidDel="00035EEE">
                                <w:rPr>
                                  <w:b/>
                                </w:rPr>
                                <w:delText>hluas uas coj los tu</w:delText>
                              </w:r>
                            </w:del>
                            <w:r w:rsidRPr="005D614D">
                              <w:rPr>
                                <w:b/>
                              </w:rPr>
                              <w:t xml:space="preserve">, cov neeg kawm Askiv, thiab cov tub ntxhais kawm tau nyiaj </w:t>
                            </w:r>
                            <w:ins w:id="5994" w:author="year" w:date="2021-07-05T06:24:00Z">
                              <w:r>
                                <w:rPr>
                                  <w:b/>
                                </w:rPr>
                                <w:t xml:space="preserve">qis </w:t>
                              </w:r>
                            </w:ins>
                            <w:del w:id="5995" w:author="year" w:date="2021-07-05T06:24:00Z">
                              <w:r w:rsidRPr="005D614D" w:rsidDel="00035EEE">
                                <w:rPr>
                                  <w:b/>
                                </w:rPr>
                                <w:delText>tsawg</w:delText>
                              </w:r>
                            </w:del>
                            <w:r w:rsidRPr="005D614D">
                              <w:rPr>
                                <w:b/>
                              </w:rPr>
                              <w:t xml:space="preserve"> tau nce qib los sis txhim kho raws feem pua ​​</w:t>
                            </w:r>
                            <w:ins w:id="5996" w:author="year" w:date="2021-07-05T06:24:00Z">
                              <w:r>
                                <w:rPr>
                                  <w:b/>
                                </w:rPr>
                                <w:t xml:space="preserve">uas xav tau </w:t>
                              </w:r>
                            </w:ins>
                            <w:del w:id="5997" w:author="year" w:date="2021-07-05T06:24:00Z">
                              <w:r w:rsidRPr="005D614D" w:rsidDel="00035EEE">
                                <w:rPr>
                                  <w:b/>
                                </w:rPr>
                                <w:delText>yuav tsum tau ua</w:delText>
                              </w:r>
                            </w:del>
                            <w:r w:rsidRPr="005D614D">
                              <w:rPr>
                                <w:b/>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FB509A" id="Text Box 210" o:spid="_x0000_s1102" type="#_x0000_t202" style="position:absolute;margin-left:16.55pt;margin-top:12.05pt;width:758.9pt;height:27.6pt;z-index:-251254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" fillcolor="#deeaf5" stroked="f">
                <v:textbox inset="0,0,0,0">
                  <w:txbxContent>
                    <w:p w14:paraId="3D42628D" w14:textId="77777777" w:rsidR="00AD19E5" w:rsidRPr="005D614D" w:rsidRDefault="00AD19E5" w:rsidP="00AD19E5">
                      <w:pPr>
                        <w:ind w:left="29" w:right="205"/>
                        <w:rPr>
                          <w:b/>
                        </w:rPr>
                      </w:pPr>
                      <w:r w:rsidRPr="005D614D">
                        <w:rPr>
                          <w:b/>
                        </w:rPr>
                        <w:t>"Cov lus piav qhia txog cov kev pab cuam rau cov</w:t>
                      </w:r>
                      <w:del w:id="5998" w:author="year" w:date="2021-07-05T06:23:00Z">
                        <w:r w:rsidRPr="005D614D" w:rsidDel="00035EEE">
                          <w:rPr>
                            <w:b/>
                          </w:rPr>
                          <w:delText xml:space="preserve"> </w:delText>
                        </w:r>
                      </w:del>
                      <w:ins w:id="5999" w:author="year" w:date="2021-07-05T06:23:00Z">
                        <w:r>
                          <w:rPr>
                            <w:b/>
                          </w:rPr>
                          <w:t xml:space="preserve">me nyuam tu </w:t>
                        </w:r>
                      </w:ins>
                      <w:del w:id="6000" w:author="year" w:date="2021-07-05T06:23:00Z">
                        <w:r w:rsidRPr="005D614D" w:rsidDel="00035EEE">
                          <w:rPr>
                            <w:b/>
                          </w:rPr>
                          <w:delText>hluas uas coj los tu</w:delText>
                        </w:r>
                      </w:del>
                      <w:r w:rsidRPr="005D614D">
                        <w:rPr>
                          <w:b/>
                        </w:rPr>
                        <w:t xml:space="preserve">, cov neeg kawm Askiv, thiab cov tub ntxhais kawm tau nyiaj </w:t>
                      </w:r>
                      <w:ins w:id="6001" w:author="year" w:date="2021-07-05T06:24:00Z">
                        <w:r>
                          <w:rPr>
                            <w:b/>
                          </w:rPr>
                          <w:t xml:space="preserve">qis </w:t>
                        </w:r>
                      </w:ins>
                      <w:del w:id="6002" w:author="year" w:date="2021-07-05T06:24:00Z">
                        <w:r w:rsidRPr="005D614D" w:rsidDel="00035EEE">
                          <w:rPr>
                            <w:b/>
                          </w:rPr>
                          <w:delText>tsawg</w:delText>
                        </w:r>
                      </w:del>
                      <w:r w:rsidRPr="005D614D">
                        <w:rPr>
                          <w:b/>
                        </w:rPr>
                        <w:t xml:space="preserve"> tau nce qib los sis txhim kho raws feem pua ​​</w:t>
                      </w:r>
                      <w:ins w:id="6003" w:author="year" w:date="2021-07-05T06:24:00Z">
                        <w:r>
                          <w:rPr>
                            <w:b/>
                          </w:rPr>
                          <w:t xml:space="preserve">uas xav tau </w:t>
                        </w:r>
                      </w:ins>
                      <w:del w:id="6004" w:author="year" w:date="2021-07-05T06:24:00Z">
                        <w:r w:rsidRPr="005D614D" w:rsidDel="00035EEE">
                          <w:rPr>
                            <w:b/>
                          </w:rPr>
                          <w:delText>yuav tsum tau ua</w:delText>
                        </w:r>
                      </w:del>
                      <w:r w:rsidRPr="005D614D">
                        <w:rPr>
                          <w:b/>
                        </w:rPr>
                        <w:t>."</w:t>
                      </w:r>
                    </w:p>
                  </w:txbxContent>
                </v:textbox>
                <w10:wrap type="topAndBottom" anchorx="page"/>
              </v:shape>
            </w:pict>
          </mc:Fallback>
        </mc:AlternateContent>
      </w:r>
    </w:p>
    <w:p w14:paraId="1CB95C4F" w14:textId="77777777" w:rsidR="00AD19E5" w:rsidRDefault="00AD19E5" w:rsidP="00AD19E5">
      <w:pPr>
        <w:rPr>
          <w:sz w:val="18"/>
        </w:rPr>
        <w:sectPr w:rsidR="00AD19E5">
          <w:pgSz w:w="15840" w:h="12240" w:orient="landscape"/>
          <w:pgMar w:top="560" w:right="120" w:bottom="560" w:left="120" w:header="0" w:footer="284" w:gutter="0"/>
          <w:cols w:space="720"/>
        </w:sectPr>
      </w:pPr>
    </w:p>
    <w:p w14:paraId="0E1713C7" w14:textId="77777777" w:rsidR="00AD19E5" w:rsidRPr="00D64A1F" w:rsidRDefault="00AD19E5" w:rsidP="00AD19E5">
      <w:pPr>
        <w:pStyle w:val="BodyText"/>
        <w:spacing w:before="76"/>
        <w:ind w:left="240" w:right="385"/>
        <w:jc w:val="both"/>
        <w:rPr>
          <w:sz w:val="21"/>
          <w:szCs w:val="21"/>
        </w:rPr>
      </w:pPr>
      <w:r w:rsidRPr="00D64A1F">
        <w:rPr>
          <w:sz w:val="21"/>
          <w:szCs w:val="21"/>
        </w:rPr>
        <w:lastRenderedPageBreak/>
        <w:t xml:space="preserve">Raws li cov kev cai ntawm 5 CCR Tsooj 15496, piav qhia txog cov kev saib xyuas </w:t>
      </w:r>
      <w:ins w:id="6005" w:author="year" w:date="2021-07-05T06:28:00Z">
        <w:r>
          <w:rPr>
            <w:sz w:val="21"/>
            <w:szCs w:val="21"/>
          </w:rPr>
          <w:t xml:space="preserve">uas muaj </w:t>
        </w:r>
      </w:ins>
      <w:r w:rsidRPr="00D64A1F">
        <w:rPr>
          <w:sz w:val="21"/>
          <w:szCs w:val="21"/>
        </w:rPr>
        <w:t xml:space="preserve">rau cov tub-ntxhais kawm ntawv tau nce siab los sis raug txhim kho yam tsawg feem pua ​​raws li tau muab suav nrog piv rau cov kev pab cuam rau txhua tus tub ntxhais kawm hauv xyoo LCAP. </w:t>
      </w:r>
      <w:ins w:id="6006" w:author="year" w:date="2021-07-05T06:31:00Z">
        <w:r>
          <w:rPr>
            <w:sz w:val="21"/>
            <w:szCs w:val="21"/>
          </w:rPr>
          <w:t xml:space="preserve">Kev txhim khom kev pab cuam txhais tau tias yog kev nce qib </w:t>
        </w:r>
      </w:ins>
      <w:ins w:id="6007" w:author="year" w:date="2021-07-05T06:32:00Z">
        <w:r>
          <w:rPr>
            <w:sz w:val="21"/>
            <w:szCs w:val="21"/>
          </w:rPr>
          <w:t xml:space="preserve">kev zoo </w:t>
        </w:r>
      </w:ins>
      <w:ins w:id="6008" w:author="year" w:date="2021-07-05T06:31:00Z">
        <w:r>
          <w:rPr>
            <w:sz w:val="21"/>
            <w:szCs w:val="21"/>
          </w:rPr>
          <w:t xml:space="preserve">ntawm kev pab cuam </w:t>
        </w:r>
      </w:ins>
      <w:ins w:id="6009" w:author="year" w:date="2021-07-05T06:32:00Z">
        <w:r>
          <w:rPr>
            <w:sz w:val="21"/>
            <w:szCs w:val="21"/>
          </w:rPr>
          <w:t xml:space="preserve"> thiab </w:t>
        </w:r>
      </w:ins>
      <w:ins w:id="6010" w:author="year" w:date="2021-07-05T06:33:00Z">
        <w:r>
          <w:rPr>
            <w:sz w:val="21"/>
            <w:szCs w:val="21"/>
          </w:rPr>
          <w:t>Kev txhim khom kev pab cuam txhais tau tias yog kev nce cov kev pab</w:t>
        </w:r>
      </w:ins>
      <w:ins w:id="6011" w:author="year" w:date="2021-07-05T06:32:00Z">
        <w:r>
          <w:rPr>
            <w:sz w:val="21"/>
            <w:szCs w:val="21"/>
          </w:rPr>
          <w:t xml:space="preserve"> </w:t>
        </w:r>
      </w:ins>
      <w:del w:id="6012" w:author="year" w:date="2021-07-05T06:30:00Z">
        <w:r w:rsidRPr="00D64A1F" w:rsidDel="00035EEE">
          <w:rPr>
            <w:sz w:val="21"/>
            <w:szCs w:val="21"/>
          </w:rPr>
          <w:delText xml:space="preserve">xhawm rau txhim kho cov kev pab cuam tub txhais kawm tau tias </w:delText>
        </w:r>
      </w:del>
      <w:del w:id="6013" w:author="year" w:date="2021-07-05T06:34:00Z">
        <w:r w:rsidRPr="00D64A1F" w:rsidDel="00A82D95">
          <w:rPr>
            <w:sz w:val="21"/>
            <w:szCs w:val="21"/>
          </w:rPr>
          <w:delText>yog nce kev pab cuam hauv kev ua hauj lwm kom tau zoo thiab nce qib kev pab cuam tau txhais tias nce kev pab cuam hauv qhov ntau</w:delText>
        </w:r>
      </w:del>
      <w:r w:rsidRPr="00D64A1F">
        <w:rPr>
          <w:sz w:val="21"/>
          <w:szCs w:val="21"/>
        </w:rPr>
        <w:t>. Cov kev pa</w:t>
      </w:r>
      <w:del w:id="6014" w:author="year" w:date="2021-07-05T06:35:00Z">
        <w:r w:rsidRPr="00D64A1F" w:rsidDel="00A82D95">
          <w:rPr>
            <w:sz w:val="21"/>
            <w:szCs w:val="21"/>
          </w:rPr>
          <w:delText xml:space="preserve"> </w:delText>
        </w:r>
      </w:del>
      <w:r w:rsidRPr="00D64A1F">
        <w:rPr>
          <w:sz w:val="21"/>
          <w:szCs w:val="21"/>
        </w:rPr>
        <w:t>b</w:t>
      </w:r>
      <w:ins w:id="6015" w:author="year" w:date="2021-07-05T06:35:00Z">
        <w:r>
          <w:rPr>
            <w:sz w:val="21"/>
            <w:szCs w:val="21"/>
          </w:rPr>
          <w:t xml:space="preserve"> </w:t>
        </w:r>
      </w:ins>
      <w:r w:rsidRPr="00D64A1F">
        <w:rPr>
          <w:sz w:val="21"/>
          <w:szCs w:val="21"/>
        </w:rPr>
        <w:t>cuam raug nce los sis txhim kho los ntawm cov kev nqis tes ua hauv LCAP uas suav nrog Hauv Cov Hom Phiaj thiab Kev Ua Hauj lwm raws li yuav ua rau muaj kev pab cuam ntxiv los sis nce ntxiv. Cov lus piav qhia no yuav tsum hais txog qhov kev nqis tes ua no xav tias yuav ua li cas kom muaj kev nce qib ntxiv los yog txhim kho cov kev pab cuam rau cov tub kawm ntawv tsis sib xws piv rau cov kev pab cuam LEA muab rau txhua tus tub ntxhais kawm rau xyoo LCAP.</w:t>
      </w:r>
    </w:p>
    <w:p w14:paraId="265E6670" w14:textId="77777777" w:rsidR="00AD19E5" w:rsidRDefault="00AD19E5" w:rsidP="00AD19E5">
      <w:pPr>
        <w:pStyle w:val="BodyText"/>
        <w:spacing w:before="5"/>
        <w:rPr>
          <w:sz w:val="17"/>
        </w:rPr>
      </w:pPr>
      <w:r>
        <w:rPr>
          <w:noProof/>
          <w:lang w:bidi="th-TH"/>
        </w:rPr>
        <mc:AlternateContent>
          <mc:Choice Requires="wps">
            <w:drawing>
              <wp:anchor distT="0" distB="0" distL="0" distR="0" simplePos="0" relativeHeight="252062720" behindDoc="1" locked="0" layoutInCell="1" allowOverlap="1" wp14:anchorId="2A8565CC" wp14:editId="5A9F117C">
                <wp:simplePos x="0" y="0"/>
                <wp:positionH relativeFrom="page">
                  <wp:posOffset>145415</wp:posOffset>
                </wp:positionH>
                <wp:positionV relativeFrom="paragraph">
                  <wp:posOffset>167005</wp:posOffset>
                </wp:positionV>
                <wp:extent cx="9768205" cy="346075"/>
                <wp:effectExtent l="0" t="0" r="0" b="0"/>
                <wp:wrapTopAndBottom/>
                <wp:docPr id="252"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68205" cy="346075"/>
                        </a:xfrm>
                        <a:prstGeom prst="rect">
                          <a:avLst/>
                        </a:prstGeom>
                        <a:solidFill>
                          <a:srgbClr val="DBE5F1"/>
                        </a:solidFill>
                        <a:ln w="28575">
                          <a:solidFill>
                            <a:srgbClr val="000000"/>
                          </a:solidFill>
                          <a:miter lim="800000"/>
                          <a:headEnd/>
                          <a:tailEnd/>
                        </a:ln>
                      </wps:spPr>
                      <wps:txbx>
                        <w:txbxContent>
                          <w:p w14:paraId="36CB9344" w14:textId="77777777" w:rsidR="00AD19E5" w:rsidRPr="00C265A1" w:rsidRDefault="00AD19E5" w:rsidP="00AD19E5">
                            <w:pPr>
                              <w:spacing w:before="20"/>
                              <w:ind w:left="108"/>
                              <w:rPr>
                                <w:b/>
                                <w:sz w:val="36"/>
                                <w:szCs w:val="36"/>
                              </w:rPr>
                            </w:pPr>
                            <w:bookmarkStart w:id="6016" w:name="Expenditure_Tables"/>
                            <w:bookmarkEnd w:id="6016"/>
                            <w:r w:rsidRPr="00C265A1">
                              <w:rPr>
                                <w:b/>
                                <w:sz w:val="36"/>
                                <w:szCs w:val="36"/>
                              </w:rPr>
                              <w:t xml:space="preserve">Cov Txheej Txhem Kev Siv Nyiaj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8565CC" id="Text Box 209" o:spid="_x0000_s1103" type="#_x0000_t202" style="position:absolute;margin-left:11.45pt;margin-top:13.15pt;width:769.15pt;height:27.25pt;z-index:-251253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" fillcolor="#dbe5f1" strokeweight="2.25pt">
                <v:textbox inset="0,0,0,0">
                  <w:txbxContent>
                    <w:p w14:paraId="36CB9344" w14:textId="77777777" w:rsidR="00AD19E5" w:rsidRPr="00C265A1" w:rsidRDefault="00AD19E5" w:rsidP="00AD19E5">
                      <w:pPr>
                        <w:spacing w:before="20"/>
                        <w:ind w:left="108"/>
                        <w:rPr>
                          <w:b/>
                          <w:sz w:val="36"/>
                          <w:szCs w:val="36"/>
                        </w:rPr>
                      </w:pPr>
                      <w:bookmarkStart w:id="6017" w:name="Expenditure_Tables"/>
                      <w:bookmarkEnd w:id="6017"/>
                      <w:r w:rsidRPr="00C265A1">
                        <w:rPr>
                          <w:b/>
                          <w:sz w:val="36"/>
                          <w:szCs w:val="36"/>
                        </w:rPr>
                        <w:t xml:space="preserve">Cov Txheej Txhem Kev Siv Nyiaj </w:t>
                      </w:r>
                    </w:p>
                  </w:txbxContent>
                </v:textbox>
                <w10:wrap type="topAndBottom" anchorx="page"/>
              </v:shape>
            </w:pict>
          </mc:Fallback>
        </mc:AlternateContent>
      </w:r>
    </w:p>
    <w:p w14:paraId="0E8CAE2B" w14:textId="77777777" w:rsidR="00AD19E5" w:rsidRPr="00C442F7" w:rsidRDefault="00AD19E5" w:rsidP="00AD19E5">
      <w:pPr>
        <w:pStyle w:val="BodyText"/>
        <w:spacing w:before="30"/>
        <w:ind w:left="240" w:right="1105"/>
        <w:rPr>
          <w:sz w:val="21"/>
          <w:szCs w:val="21"/>
        </w:rPr>
      </w:pPr>
      <w:r w:rsidRPr="00C442F7">
        <w:rPr>
          <w:sz w:val="21"/>
          <w:szCs w:val="21"/>
        </w:rPr>
        <w:t xml:space="preserve">Ua kom tiav Cov Ntaub Ntawv Cov Lus ua tiav txhua qhov hauj lwm hauv LCAP. Cov ntaub ntawv </w:t>
      </w:r>
      <w:del w:id="6018" w:author="year" w:date="2021-07-05T06:38:00Z">
        <w:r w:rsidRPr="00C442F7" w:rsidDel="00275FFE">
          <w:rPr>
            <w:sz w:val="21"/>
            <w:szCs w:val="21"/>
          </w:rPr>
          <w:delText xml:space="preserve">nkag mus </w:delText>
        </w:r>
      </w:del>
      <w:ins w:id="6019" w:author="year" w:date="2021-07-05T06:38:00Z">
        <w:r>
          <w:rPr>
            <w:sz w:val="21"/>
            <w:szCs w:val="21"/>
          </w:rPr>
          <w:t xml:space="preserve">uas tau sau </w:t>
        </w:r>
      </w:ins>
      <w:r w:rsidRPr="00C442F7">
        <w:rPr>
          <w:sz w:val="21"/>
          <w:szCs w:val="21"/>
        </w:rPr>
        <w:t xml:space="preserve">rau hauv lub rooj no yuav </w:t>
      </w:r>
      <w:ins w:id="6020" w:author="year" w:date="2021-07-05T06:39:00Z">
        <w:r>
          <w:rPr>
            <w:sz w:val="21"/>
            <w:szCs w:val="21"/>
          </w:rPr>
          <w:t xml:space="preserve">suav </w:t>
        </w:r>
      </w:ins>
      <w:r w:rsidRPr="00C442F7">
        <w:rPr>
          <w:sz w:val="21"/>
          <w:szCs w:val="21"/>
        </w:rPr>
        <w:t>ncaj qha rau lwm</w:t>
      </w:r>
      <w:r>
        <w:rPr>
          <w:sz w:val="21"/>
          <w:szCs w:val="21"/>
        </w:rPr>
        <w:t xml:space="preserve"> </w:t>
      </w:r>
      <w:r w:rsidRPr="00C442F7">
        <w:rPr>
          <w:sz w:val="21"/>
          <w:szCs w:val="21"/>
        </w:rPr>
        <w:t xml:space="preserve">Daim Ntawv Kev Siv Nyiaj. Txhua cov ntaub ntawv yog muab ntaus rau hauv </w:t>
      </w:r>
      <w:ins w:id="6021" w:author="year" w:date="2021-07-05T06:39:00Z">
        <w:r>
          <w:rPr>
            <w:sz w:val="21"/>
            <w:szCs w:val="21"/>
          </w:rPr>
          <w:t xml:space="preserve">qhov chaw ntaus </w:t>
        </w:r>
      </w:ins>
      <w:r w:rsidRPr="00C442F7">
        <w:rPr>
          <w:sz w:val="21"/>
          <w:szCs w:val="21"/>
        </w:rPr>
        <w:t xml:space="preserve">Cov Ntaub Ntawv. Tsis txhob sau cov ntaub ntawv rau lwm </w:t>
      </w:r>
      <w:r>
        <w:rPr>
          <w:sz w:val="21"/>
          <w:szCs w:val="21"/>
        </w:rPr>
        <w:t>cov txheej txheem</w:t>
      </w:r>
      <w:r w:rsidRPr="00C442F7">
        <w:rPr>
          <w:sz w:val="21"/>
          <w:szCs w:val="21"/>
        </w:rPr>
        <w:t>.</w:t>
      </w:r>
    </w:p>
    <w:p w14:paraId="460270CA" w14:textId="77777777" w:rsidR="00AD19E5" w:rsidRPr="00C442F7" w:rsidRDefault="00AD19E5" w:rsidP="00AD19E5">
      <w:pPr>
        <w:pStyle w:val="BodyText"/>
        <w:spacing w:before="10"/>
        <w:rPr>
          <w:sz w:val="21"/>
          <w:szCs w:val="21"/>
        </w:rPr>
      </w:pPr>
    </w:p>
    <w:p w14:paraId="66ADCA50" w14:textId="77777777" w:rsidR="00AD19E5" w:rsidRPr="00C442F7" w:rsidRDefault="00AD19E5" w:rsidP="00AD19E5">
      <w:pPr>
        <w:pStyle w:val="BodyText"/>
        <w:ind w:left="240"/>
        <w:rPr>
          <w:sz w:val="21"/>
          <w:szCs w:val="21"/>
        </w:rPr>
      </w:pPr>
      <w:r w:rsidRPr="00C442F7">
        <w:rPr>
          <w:sz w:val="21"/>
          <w:szCs w:val="21"/>
        </w:rPr>
        <w:t>kev siv nyiaj hauv qab no yuav tsum muab tso rau hauv LCAP raws li tau pom zoo los ntawm pawg tswj hwm ntawm ib cheeb tsam los sis pawg tswj hwm ntawm:</w:t>
      </w:r>
    </w:p>
    <w:p w14:paraId="343747D0" w14:textId="77777777" w:rsidR="00AD19E5" w:rsidRDefault="00AD19E5" w:rsidP="00AD19E5">
      <w:pPr>
        <w:pStyle w:val="BodyText"/>
        <w:spacing w:before="10"/>
        <w:rPr>
          <w:sz w:val="20"/>
        </w:rPr>
      </w:pPr>
    </w:p>
    <w:p w14:paraId="47CACDDB" w14:textId="77777777" w:rsidR="00AD19E5" w:rsidRPr="009D4B54" w:rsidRDefault="00AD19E5" w:rsidP="00AD19E5">
      <w:pPr>
        <w:pStyle w:val="ListParagraph"/>
        <w:numPr>
          <w:ilvl w:val="2"/>
          <w:numId w:val="21"/>
        </w:numPr>
        <w:tabs>
          <w:tab w:val="left" w:pos="959"/>
          <w:tab w:val="left" w:pos="960"/>
        </w:tabs>
        <w:rPr>
          <w:rFonts w:ascii="Symbol" w:hAnsi="Symbol"/>
          <w:sz w:val="21"/>
          <w:szCs w:val="21"/>
        </w:rPr>
      </w:pPr>
      <w:r w:rsidRPr="009D4B54">
        <w:rPr>
          <w:sz w:val="21"/>
          <w:szCs w:val="21"/>
        </w:rPr>
        <w:t>Txheej Txheem 1: Cov Kev Ua</w:t>
      </w:r>
    </w:p>
    <w:p w14:paraId="4A48157D" w14:textId="77777777" w:rsidR="00AD19E5" w:rsidRPr="009D4B54" w:rsidRDefault="00AD19E5" w:rsidP="00AD19E5">
      <w:pPr>
        <w:pStyle w:val="ListParagraph"/>
        <w:numPr>
          <w:ilvl w:val="2"/>
          <w:numId w:val="21"/>
        </w:numPr>
        <w:tabs>
          <w:tab w:val="left" w:pos="959"/>
          <w:tab w:val="left" w:pos="960"/>
        </w:tabs>
        <w:spacing w:before="238"/>
        <w:rPr>
          <w:rFonts w:ascii="Symbol" w:hAnsi="Symbol"/>
          <w:sz w:val="21"/>
          <w:szCs w:val="21"/>
        </w:rPr>
      </w:pPr>
      <w:r w:rsidRPr="009D4B54">
        <w:rPr>
          <w:sz w:val="21"/>
          <w:szCs w:val="21"/>
        </w:rPr>
        <w:t>Txheej Txheem 2: Cov Nyiaj Siv Tag Nrho</w:t>
      </w:r>
    </w:p>
    <w:p w14:paraId="4A6D2876" w14:textId="77777777" w:rsidR="00AD19E5" w:rsidRPr="009D4B54" w:rsidRDefault="00AD19E5" w:rsidP="00AD19E5">
      <w:pPr>
        <w:pStyle w:val="ListParagraph"/>
        <w:numPr>
          <w:ilvl w:val="2"/>
          <w:numId w:val="21"/>
        </w:numPr>
        <w:tabs>
          <w:tab w:val="left" w:pos="959"/>
          <w:tab w:val="left" w:pos="960"/>
        </w:tabs>
        <w:spacing w:before="238"/>
        <w:rPr>
          <w:rFonts w:ascii="Symbol" w:hAnsi="Symbol"/>
          <w:sz w:val="21"/>
          <w:szCs w:val="21"/>
        </w:rPr>
      </w:pPr>
      <w:r w:rsidRPr="009D4B54">
        <w:rPr>
          <w:sz w:val="21"/>
          <w:szCs w:val="21"/>
        </w:rPr>
        <w:t>Txheej Txheem 3: Qhia Txog Kev Siv Nyiaj</w:t>
      </w:r>
    </w:p>
    <w:p w14:paraId="58B61EB7" w14:textId="77777777" w:rsidR="00AD19E5" w:rsidRPr="009D4B54" w:rsidRDefault="00AD19E5" w:rsidP="00AD19E5">
      <w:pPr>
        <w:pStyle w:val="ListParagraph"/>
        <w:numPr>
          <w:ilvl w:val="2"/>
          <w:numId w:val="21"/>
        </w:numPr>
        <w:tabs>
          <w:tab w:val="left" w:pos="959"/>
          <w:tab w:val="left" w:pos="960"/>
        </w:tabs>
        <w:spacing w:before="239"/>
        <w:rPr>
          <w:rFonts w:ascii="Symbol" w:hAnsi="Symbol"/>
          <w:sz w:val="21"/>
          <w:szCs w:val="21"/>
        </w:rPr>
      </w:pPr>
      <w:r w:rsidRPr="009D4B54">
        <w:rPr>
          <w:sz w:val="21"/>
          <w:szCs w:val="21"/>
        </w:rPr>
        <w:t>Txheej Txheem 4: Kev Siv Nyiaj Txiag Txhua Xyoo</w:t>
      </w:r>
    </w:p>
    <w:p w14:paraId="5DC5493E" w14:textId="77777777" w:rsidR="00AD19E5" w:rsidRPr="00146E59" w:rsidRDefault="00AD19E5" w:rsidP="00AD19E5">
      <w:pPr>
        <w:pStyle w:val="BodyText"/>
        <w:spacing w:before="238"/>
        <w:ind w:left="240" w:right="997"/>
        <w:rPr>
          <w:sz w:val="21"/>
          <w:szCs w:val="21"/>
        </w:rPr>
      </w:pPr>
      <w:r w:rsidRPr="00146E59">
        <w:rPr>
          <w:sz w:val="21"/>
          <w:szCs w:val="21"/>
        </w:rPr>
        <w:t>Cov ntaub ntawv rau npe tej zaum yuav muab tso rau hauv LCAP raws li tau pom zoo los ntawm pawg tswj hwm ntawm ib cheeb tsam los sis pawg neeg tswj hwm, tab sis tsis tas yuav suav nrog.</w:t>
      </w:r>
    </w:p>
    <w:p w14:paraId="7497A58A" w14:textId="77777777" w:rsidR="00AD19E5" w:rsidRPr="00146E59" w:rsidRDefault="00AD19E5" w:rsidP="00AD19E5">
      <w:pPr>
        <w:pStyle w:val="BodyText"/>
        <w:spacing w:before="10"/>
        <w:rPr>
          <w:sz w:val="21"/>
          <w:szCs w:val="21"/>
        </w:rPr>
      </w:pPr>
    </w:p>
    <w:p w14:paraId="78B68D0D" w14:textId="77777777" w:rsidR="00AD19E5" w:rsidRPr="00146E59" w:rsidRDefault="00AD19E5" w:rsidP="00AD19E5">
      <w:pPr>
        <w:pStyle w:val="BodyText"/>
        <w:ind w:left="306"/>
        <w:rPr>
          <w:sz w:val="21"/>
          <w:szCs w:val="21"/>
        </w:rPr>
      </w:pPr>
      <w:r w:rsidRPr="00146E59">
        <w:rPr>
          <w:sz w:val="21"/>
          <w:szCs w:val="21"/>
        </w:rPr>
        <w:t xml:space="preserve">Hauv Cov Ntaub Ntawv, </w:t>
      </w:r>
      <w:del w:id="6022" w:author="year" w:date="2021-07-05T06:45:00Z">
        <w:r w:rsidRPr="00146E59" w:rsidDel="005B4AA4">
          <w:rPr>
            <w:sz w:val="21"/>
            <w:szCs w:val="21"/>
          </w:rPr>
          <w:delText xml:space="preserve">muab </w:delText>
        </w:r>
      </w:del>
      <w:ins w:id="6023" w:author="year" w:date="2021-07-05T06:45:00Z">
        <w:r>
          <w:rPr>
            <w:sz w:val="21"/>
            <w:szCs w:val="21"/>
          </w:rPr>
          <w:t>tau tsim</w:t>
        </w:r>
        <w:r w:rsidRPr="00146E59">
          <w:rPr>
            <w:sz w:val="21"/>
            <w:szCs w:val="21"/>
          </w:rPr>
          <w:t xml:space="preserve"> </w:t>
        </w:r>
      </w:ins>
      <w:r w:rsidRPr="00146E59">
        <w:rPr>
          <w:sz w:val="21"/>
          <w:szCs w:val="21"/>
        </w:rPr>
        <w:t>cov ntaub ntawv hauv qab no rau txhua qhov chaw ua hauj lwm hauv LCAP rau xyoo LCAP uas tseem ceeb:</w:t>
      </w:r>
    </w:p>
    <w:p w14:paraId="0E4E178C" w14:textId="77777777" w:rsidR="00AD19E5" w:rsidRPr="00146E59" w:rsidRDefault="00AD19E5" w:rsidP="00AD19E5">
      <w:pPr>
        <w:pStyle w:val="BodyText"/>
        <w:spacing w:before="10"/>
        <w:rPr>
          <w:sz w:val="21"/>
          <w:szCs w:val="21"/>
        </w:rPr>
      </w:pPr>
    </w:p>
    <w:p w14:paraId="64EA1805" w14:textId="77777777" w:rsidR="00AD19E5" w:rsidRPr="00146E59" w:rsidRDefault="00AD19E5" w:rsidP="00AD19E5">
      <w:pPr>
        <w:pStyle w:val="ListParagraph"/>
        <w:numPr>
          <w:ilvl w:val="2"/>
          <w:numId w:val="21"/>
        </w:numPr>
        <w:tabs>
          <w:tab w:val="left" w:pos="959"/>
          <w:tab w:val="left" w:pos="960"/>
        </w:tabs>
        <w:rPr>
          <w:rFonts w:ascii="Symbol" w:hAnsi="Symbol"/>
          <w:sz w:val="21"/>
          <w:szCs w:val="21"/>
        </w:rPr>
      </w:pPr>
      <w:r w:rsidRPr="00146E59">
        <w:rPr>
          <w:b/>
          <w:sz w:val="21"/>
          <w:szCs w:val="21"/>
        </w:rPr>
        <w:t>Lub hom phiaj #</w:t>
      </w:r>
      <w:r w:rsidRPr="00146E59">
        <w:rPr>
          <w:sz w:val="21"/>
          <w:szCs w:val="21"/>
        </w:rPr>
        <w:t xml:space="preserve">: Ntaus tus </w:t>
      </w:r>
      <w:del w:id="6024" w:author="year" w:date="2021-07-05T06:46:00Z">
        <w:r w:rsidRPr="00146E59" w:rsidDel="005B4AA4">
          <w:rPr>
            <w:sz w:val="21"/>
            <w:szCs w:val="21"/>
          </w:rPr>
          <w:delText xml:space="preserve">lej </w:delText>
        </w:r>
      </w:del>
      <w:ins w:id="6025" w:author="year" w:date="2021-07-05T06:46:00Z">
        <w:r>
          <w:rPr>
            <w:sz w:val="21"/>
            <w:szCs w:val="21"/>
          </w:rPr>
          <w:t>zauv</w:t>
        </w:r>
        <w:r w:rsidRPr="00146E59">
          <w:rPr>
            <w:sz w:val="21"/>
            <w:szCs w:val="21"/>
          </w:rPr>
          <w:t xml:space="preserve"> </w:t>
        </w:r>
        <w:r>
          <w:rPr>
            <w:sz w:val="21"/>
            <w:szCs w:val="21"/>
          </w:rPr>
          <w:t xml:space="preserve">ntawm lub hom phiaj </w:t>
        </w:r>
      </w:ins>
      <w:r w:rsidRPr="00146E59">
        <w:rPr>
          <w:sz w:val="21"/>
          <w:szCs w:val="21"/>
        </w:rPr>
        <w:t xml:space="preserve">LCAP </w:t>
      </w:r>
      <w:del w:id="6026" w:author="year" w:date="2021-07-05T06:46:00Z">
        <w:r w:rsidRPr="00146E59" w:rsidDel="005B4AA4">
          <w:rPr>
            <w:sz w:val="21"/>
            <w:szCs w:val="21"/>
          </w:rPr>
          <w:delText xml:space="preserve">Lub hom phiaj </w:delText>
        </w:r>
      </w:del>
      <w:r w:rsidRPr="00146E59">
        <w:rPr>
          <w:sz w:val="21"/>
          <w:szCs w:val="21"/>
        </w:rPr>
        <w:t>rau qhov nqis tes ua.</w:t>
      </w:r>
    </w:p>
    <w:p w14:paraId="03A86092" w14:textId="77777777" w:rsidR="00AD19E5" w:rsidRPr="00146E59" w:rsidRDefault="00AD19E5" w:rsidP="00AD19E5">
      <w:pPr>
        <w:pStyle w:val="ListParagraph"/>
        <w:numPr>
          <w:ilvl w:val="2"/>
          <w:numId w:val="21"/>
        </w:numPr>
        <w:tabs>
          <w:tab w:val="left" w:pos="959"/>
          <w:tab w:val="left" w:pos="960"/>
        </w:tabs>
        <w:spacing w:before="238"/>
        <w:rPr>
          <w:rFonts w:ascii="Symbol" w:hAnsi="Symbol"/>
          <w:sz w:val="21"/>
          <w:szCs w:val="21"/>
        </w:rPr>
      </w:pPr>
      <w:r w:rsidRPr="00146E59">
        <w:rPr>
          <w:b/>
          <w:sz w:val="21"/>
          <w:szCs w:val="21"/>
        </w:rPr>
        <w:t>Kev Ua #</w:t>
      </w:r>
      <w:r w:rsidRPr="00146E59">
        <w:rPr>
          <w:sz w:val="21"/>
          <w:szCs w:val="21"/>
        </w:rPr>
        <w:t xml:space="preserve">: Ntaus tus </w:t>
      </w:r>
      <w:del w:id="6027" w:author="year" w:date="2021-07-05T06:46:00Z">
        <w:r w:rsidRPr="00146E59" w:rsidDel="005B4AA4">
          <w:rPr>
            <w:sz w:val="21"/>
            <w:szCs w:val="21"/>
          </w:rPr>
          <w:delText xml:space="preserve">lej </w:delText>
        </w:r>
      </w:del>
      <w:ins w:id="6028" w:author="year" w:date="2021-07-05T06:46:00Z">
        <w:r>
          <w:rPr>
            <w:sz w:val="21"/>
            <w:szCs w:val="21"/>
          </w:rPr>
          <w:t>zauv</w:t>
        </w:r>
      </w:ins>
      <w:ins w:id="6029" w:author="year" w:date="2021-07-05T06:47:00Z">
        <w:r>
          <w:rPr>
            <w:sz w:val="21"/>
            <w:szCs w:val="21"/>
          </w:rPr>
          <w:t xml:space="preserve"> ntawm kev nqis tes ua raws</w:t>
        </w:r>
      </w:ins>
      <w:ins w:id="6030" w:author="year" w:date="2021-07-05T06:46:00Z">
        <w:r w:rsidRPr="00146E59">
          <w:rPr>
            <w:sz w:val="21"/>
            <w:szCs w:val="21"/>
          </w:rPr>
          <w:t xml:space="preserve"> </w:t>
        </w:r>
      </w:ins>
      <w:r w:rsidRPr="00146E59">
        <w:rPr>
          <w:sz w:val="21"/>
          <w:szCs w:val="21"/>
        </w:rPr>
        <w:t>li tau hais qhia hauv LCAP Lub Hom Phiaj.</w:t>
      </w:r>
    </w:p>
    <w:p w14:paraId="6D8D71F7" w14:textId="77777777" w:rsidR="00AD19E5" w:rsidRPr="00146E59" w:rsidRDefault="00AD19E5" w:rsidP="00AD19E5">
      <w:pPr>
        <w:pStyle w:val="ListParagraph"/>
        <w:numPr>
          <w:ilvl w:val="2"/>
          <w:numId w:val="21"/>
        </w:numPr>
        <w:tabs>
          <w:tab w:val="left" w:pos="959"/>
          <w:tab w:val="left" w:pos="960"/>
        </w:tabs>
        <w:spacing w:before="238"/>
        <w:rPr>
          <w:rFonts w:ascii="Symbol" w:hAnsi="Symbol"/>
          <w:sz w:val="21"/>
          <w:szCs w:val="21"/>
        </w:rPr>
      </w:pPr>
      <w:del w:id="6031" w:author="year" w:date="2021-07-05T06:47:00Z">
        <w:r w:rsidRPr="00146E59" w:rsidDel="005B4AA4">
          <w:rPr>
            <w:b/>
            <w:sz w:val="21"/>
            <w:szCs w:val="21"/>
          </w:rPr>
          <w:delText>Kev Ua Lub Ntsiab</w:delText>
        </w:r>
      </w:del>
      <w:ins w:id="6032" w:author="year" w:date="2021-07-05T06:47:00Z">
        <w:r>
          <w:rPr>
            <w:b/>
            <w:sz w:val="21"/>
            <w:szCs w:val="21"/>
          </w:rPr>
          <w:t>Lub npe kev nqis tes ua</w:t>
        </w:r>
      </w:ins>
      <w:r w:rsidRPr="00146E59">
        <w:rPr>
          <w:sz w:val="21"/>
          <w:szCs w:val="21"/>
        </w:rPr>
        <w:t xml:space="preserve">: </w:t>
      </w:r>
      <w:del w:id="6033" w:author="year" w:date="2021-07-05T06:47:00Z">
        <w:r w:rsidRPr="00146E59" w:rsidDel="005B4AA4">
          <w:rPr>
            <w:sz w:val="21"/>
            <w:szCs w:val="21"/>
          </w:rPr>
          <w:delText xml:space="preserve">Muab </w:delText>
        </w:r>
      </w:del>
      <w:ins w:id="6034" w:author="year" w:date="2021-07-05T06:47:00Z">
        <w:r>
          <w:rPr>
            <w:sz w:val="21"/>
            <w:szCs w:val="21"/>
          </w:rPr>
          <w:t>Tsim</w:t>
        </w:r>
      </w:ins>
      <w:ins w:id="6035" w:author="year" w:date="2021-07-05T06:48:00Z">
        <w:r>
          <w:rPr>
            <w:sz w:val="21"/>
            <w:szCs w:val="21"/>
          </w:rPr>
          <w:t xml:space="preserve">  lub</w:t>
        </w:r>
      </w:ins>
      <w:del w:id="6036" w:author="year" w:date="2021-07-05T06:47:00Z">
        <w:r w:rsidRPr="00146E59" w:rsidDel="005B4AA4">
          <w:rPr>
            <w:sz w:val="21"/>
            <w:szCs w:val="21"/>
          </w:rPr>
          <w:delText>cov</w:delText>
        </w:r>
      </w:del>
      <w:r w:rsidRPr="00146E59">
        <w:rPr>
          <w:sz w:val="21"/>
          <w:szCs w:val="21"/>
        </w:rPr>
        <w:t xml:space="preserve"> npe ntawm qhov kev </w:t>
      </w:r>
      <w:ins w:id="6037" w:author="year" w:date="2021-07-05T06:48:00Z">
        <w:r>
          <w:rPr>
            <w:sz w:val="21"/>
            <w:szCs w:val="21"/>
          </w:rPr>
          <w:t xml:space="preserve">nqis tes </w:t>
        </w:r>
      </w:ins>
      <w:r w:rsidRPr="00146E59">
        <w:rPr>
          <w:sz w:val="21"/>
          <w:szCs w:val="21"/>
        </w:rPr>
        <w:t>ua.</w:t>
      </w:r>
    </w:p>
    <w:p w14:paraId="665A0205" w14:textId="77777777" w:rsidR="00AD19E5" w:rsidRPr="00146E59" w:rsidRDefault="00AD19E5" w:rsidP="00AD19E5">
      <w:pPr>
        <w:pStyle w:val="ListParagraph"/>
        <w:numPr>
          <w:ilvl w:val="2"/>
          <w:numId w:val="21"/>
        </w:numPr>
        <w:tabs>
          <w:tab w:val="left" w:pos="959"/>
          <w:tab w:val="left" w:pos="960"/>
        </w:tabs>
        <w:spacing w:before="238"/>
        <w:ind w:right="1152"/>
        <w:rPr>
          <w:rFonts w:ascii="Symbol" w:hAnsi="Symbol"/>
          <w:sz w:val="21"/>
          <w:szCs w:val="21"/>
        </w:rPr>
      </w:pPr>
      <w:r w:rsidRPr="00146E59">
        <w:rPr>
          <w:b/>
          <w:sz w:val="21"/>
          <w:szCs w:val="21"/>
        </w:rPr>
        <w:t>Pab Pawg Tub Ntxhais Kawm</w:t>
      </w:r>
      <w:del w:id="6038" w:author="year" w:date="2021-07-05T06:48:00Z">
        <w:r w:rsidRPr="00146E59" w:rsidDel="005B4AA4">
          <w:rPr>
            <w:b/>
            <w:sz w:val="21"/>
            <w:szCs w:val="21"/>
          </w:rPr>
          <w:delText xml:space="preserve"> Ntawv</w:delText>
        </w:r>
      </w:del>
      <w:r w:rsidRPr="00146E59">
        <w:rPr>
          <w:sz w:val="21"/>
          <w:szCs w:val="21"/>
        </w:rPr>
        <w:t>: Qhia txog cov tub ntxhais kawm los sis pab pawg uas yuav yog cov tau txais txiaj ntsig zoo ntawm qhov kev nqis tes ua los ntawm kev nkag mus "Txhua", los sis los ntawm kev nkag mus rau pawg tub ntxhais kawm los sis pab pawg.</w:t>
      </w:r>
    </w:p>
    <w:p w14:paraId="260C6C3C" w14:textId="77777777" w:rsidR="00AD19E5" w:rsidRPr="00146E59" w:rsidRDefault="00AD19E5" w:rsidP="00AD19E5">
      <w:pPr>
        <w:pStyle w:val="BodyText"/>
        <w:spacing w:before="8"/>
        <w:rPr>
          <w:sz w:val="21"/>
          <w:szCs w:val="21"/>
        </w:rPr>
      </w:pPr>
    </w:p>
    <w:p w14:paraId="45A0FB49" w14:textId="77777777" w:rsidR="00AD19E5" w:rsidRPr="00146E59" w:rsidRDefault="00AD19E5" w:rsidP="00AD19E5">
      <w:pPr>
        <w:pStyle w:val="ListParagraph"/>
        <w:numPr>
          <w:ilvl w:val="2"/>
          <w:numId w:val="21"/>
        </w:numPr>
        <w:tabs>
          <w:tab w:val="left" w:pos="959"/>
          <w:tab w:val="left" w:pos="960"/>
        </w:tabs>
        <w:ind w:right="724"/>
        <w:rPr>
          <w:rFonts w:ascii="Symbol" w:hAnsi="Symbol"/>
          <w:sz w:val="21"/>
          <w:szCs w:val="21"/>
        </w:rPr>
      </w:pPr>
      <w:r w:rsidRPr="00146E59">
        <w:rPr>
          <w:b/>
          <w:sz w:val="21"/>
          <w:szCs w:val="21"/>
        </w:rPr>
        <w:t>Muaj nce / txhim kho</w:t>
      </w:r>
      <w:r w:rsidRPr="00146E59">
        <w:rPr>
          <w:sz w:val="21"/>
          <w:szCs w:val="21"/>
        </w:rPr>
        <w:t>: Hom "Yog" yog qhov kev nqis tes suav nrog ua tau txiaj ntsig kom ua tau raws li cov kev pab cuam nce ntxiv los sis txhim kho; LOS SIS, Hom "Tsis Yog " yog qhov kev ua tsis tau suav nrog kev pab ua kom tau raws li cov kev pab cuam tau nce los sis txhim kho.</w:t>
      </w:r>
    </w:p>
    <w:p w14:paraId="4BD4EFEB" w14:textId="77777777" w:rsidR="00AD19E5" w:rsidRPr="00146E59" w:rsidRDefault="00AD19E5" w:rsidP="00AD19E5">
      <w:pPr>
        <w:pStyle w:val="BodyText"/>
        <w:spacing w:before="8"/>
        <w:rPr>
          <w:sz w:val="21"/>
          <w:szCs w:val="21"/>
        </w:rPr>
      </w:pPr>
    </w:p>
    <w:p w14:paraId="4304E064" w14:textId="77777777" w:rsidR="00AD19E5" w:rsidRPr="00146E59" w:rsidRDefault="00AD19E5" w:rsidP="00AD19E5">
      <w:pPr>
        <w:pStyle w:val="ListParagraph"/>
        <w:numPr>
          <w:ilvl w:val="2"/>
          <w:numId w:val="21"/>
        </w:numPr>
        <w:tabs>
          <w:tab w:val="left" w:pos="959"/>
          <w:tab w:val="left" w:pos="960"/>
        </w:tabs>
        <w:rPr>
          <w:rFonts w:ascii="Symbol" w:hAnsi="Symbol"/>
          <w:sz w:val="21"/>
          <w:szCs w:val="21"/>
        </w:rPr>
      </w:pPr>
      <w:r w:rsidRPr="00146E59">
        <w:rPr>
          <w:sz w:val="21"/>
          <w:szCs w:val="21"/>
        </w:rPr>
        <w:t xml:space="preserve">Yog tias "Yog" raug </w:t>
      </w:r>
      <w:ins w:id="6039" w:author="year" w:date="2021-07-05T06:50:00Z">
        <w:r>
          <w:rPr>
            <w:sz w:val="21"/>
            <w:szCs w:val="21"/>
          </w:rPr>
          <w:t xml:space="preserve">sau </w:t>
        </w:r>
      </w:ins>
      <w:del w:id="6040" w:author="year" w:date="2021-07-05T06:50:00Z">
        <w:r w:rsidRPr="00146E59" w:rsidDel="005B4AA4">
          <w:rPr>
            <w:sz w:val="21"/>
            <w:szCs w:val="21"/>
          </w:rPr>
          <w:delText>nkag</w:delText>
        </w:r>
      </w:del>
      <w:r w:rsidRPr="00146E59">
        <w:rPr>
          <w:sz w:val="21"/>
          <w:szCs w:val="21"/>
        </w:rPr>
        <w:t xml:space="preserve"> rau hauv Kev Koom Tes ntawm Pab Ua Hauj lwm, ces ua kom tiav kab ntawv hauv qab no:</w:t>
      </w:r>
    </w:p>
    <w:p w14:paraId="2D2123E3" w14:textId="77777777" w:rsidR="00AD19E5" w:rsidRDefault="00AD19E5" w:rsidP="00AD19E5">
      <w:pPr>
        <w:rPr>
          <w:rFonts w:ascii="Symbol" w:hAnsi="Symbol"/>
          <w:sz w:val="24"/>
        </w:rPr>
        <w:sectPr w:rsidR="00AD19E5">
          <w:pgSz w:w="15840" w:h="12240" w:orient="landscape"/>
          <w:pgMar w:top="560" w:right="120" w:bottom="560" w:left="120" w:header="0" w:footer="284" w:gutter="0"/>
          <w:cols w:space="720"/>
        </w:sectPr>
      </w:pPr>
    </w:p>
    <w:p w14:paraId="6B6A80D9" w14:textId="77777777" w:rsidR="00AD19E5" w:rsidRPr="00423267" w:rsidRDefault="00AD19E5" w:rsidP="00AD19E5">
      <w:pPr>
        <w:pStyle w:val="ListParagraph"/>
        <w:numPr>
          <w:ilvl w:val="3"/>
          <w:numId w:val="21"/>
        </w:numPr>
        <w:tabs>
          <w:tab w:val="left" w:pos="1680"/>
        </w:tabs>
        <w:spacing w:before="80" w:line="235" w:lineRule="auto"/>
        <w:ind w:right="338"/>
        <w:jc w:val="both"/>
        <w:rPr>
          <w:rFonts w:ascii="Courier New" w:hAnsi="Courier New"/>
          <w:sz w:val="21"/>
          <w:szCs w:val="21"/>
        </w:rPr>
      </w:pPr>
      <w:r w:rsidRPr="00423267">
        <w:rPr>
          <w:b/>
          <w:sz w:val="21"/>
          <w:szCs w:val="21"/>
        </w:rPr>
        <w:lastRenderedPageBreak/>
        <w:t>Thaj Tsam</w:t>
      </w:r>
      <w:r w:rsidRPr="00423267">
        <w:rPr>
          <w:sz w:val="21"/>
          <w:szCs w:val="21"/>
        </w:rPr>
        <w:t xml:space="preserve">: Thaj tsam ntawm qhov nqis peev yuav yog thoob plaws LEA (piv txwv li thoob plaws hauv nroog, thoob plaws nroog, los sis kev cai lij choj), thoob plaws tsev kawm, los sis qee yam. Qhov kev nqis tes ua uas </w:t>
      </w:r>
      <w:ins w:id="6041" w:author="year" w:date="2021-07-05T07:02:00Z">
        <w:r>
          <w:rPr>
            <w:sz w:val="21"/>
            <w:szCs w:val="21"/>
          </w:rPr>
          <w:t xml:space="preserve">thoob plaws </w:t>
        </w:r>
      </w:ins>
      <w:r w:rsidRPr="00423267">
        <w:rPr>
          <w:sz w:val="21"/>
          <w:szCs w:val="21"/>
        </w:rPr>
        <w:t xml:space="preserve">LEA </w:t>
      </w:r>
      <w:del w:id="6042" w:author="year" w:date="2021-07-05T07:02:00Z">
        <w:r w:rsidRPr="00423267" w:rsidDel="00614781">
          <w:rPr>
            <w:sz w:val="21"/>
            <w:szCs w:val="21"/>
          </w:rPr>
          <w:delText xml:space="preserve">nthuav dav </w:delText>
        </w:r>
      </w:del>
      <w:r w:rsidRPr="00423267">
        <w:rPr>
          <w:sz w:val="21"/>
          <w:szCs w:val="21"/>
        </w:rPr>
        <w:t xml:space="preserve">yuav hloov kho qhov kev kawm tag nrho ntawm LEA. Qhov nqis tes ua thoob plaws tsev kawm ntawv hloov txoj kev kawm tag nrho cov kev kawm ntawm ib lub tsev kawm ntawv. Qhov kev </w:t>
      </w:r>
      <w:ins w:id="6043" w:author="year" w:date="2021-07-05T07:05:00Z">
        <w:r>
          <w:rPr>
            <w:sz w:val="21"/>
            <w:szCs w:val="21"/>
          </w:rPr>
          <w:t xml:space="preserve">nqis tes ua uas raug nres hauv nws tus ncig </w:t>
        </w:r>
      </w:ins>
      <w:ins w:id="6044" w:author="year" w:date="2021-07-05T07:06:00Z">
        <w:r>
          <w:rPr>
            <w:sz w:val="21"/>
            <w:szCs w:val="21"/>
          </w:rPr>
          <w:t xml:space="preserve">yog qhov kev ua uas </w:t>
        </w:r>
      </w:ins>
      <w:ins w:id="6045" w:author="year" w:date="2021-07-05T07:07:00Z">
        <w:r>
          <w:rPr>
            <w:sz w:val="21"/>
            <w:szCs w:val="21"/>
          </w:rPr>
          <w:t xml:space="preserve">pab cuam rau ib los yog </w:t>
        </w:r>
      </w:ins>
      <w:ins w:id="6046" w:author="year" w:date="2021-07-05T07:08:00Z">
        <w:r>
          <w:rPr>
            <w:sz w:val="21"/>
            <w:szCs w:val="21"/>
          </w:rPr>
          <w:t>ntau dua</w:t>
        </w:r>
      </w:ins>
      <w:ins w:id="6047" w:author="year" w:date="2021-07-05T07:07:00Z">
        <w:r>
          <w:rPr>
            <w:sz w:val="21"/>
            <w:szCs w:val="21"/>
          </w:rPr>
          <w:t xml:space="preserve"> ib pab pawg</w:t>
        </w:r>
      </w:ins>
      <w:ins w:id="6048" w:author="year" w:date="2021-07-05T07:08:00Z">
        <w:r>
          <w:rPr>
            <w:sz w:val="21"/>
            <w:szCs w:val="21"/>
          </w:rPr>
          <w:t xml:space="preserve">. </w:t>
        </w:r>
      </w:ins>
      <w:del w:id="6049" w:author="year" w:date="2021-07-05T07:08:00Z">
        <w:r w:rsidRPr="00423267" w:rsidDel="00614781">
          <w:rPr>
            <w:sz w:val="21"/>
            <w:szCs w:val="21"/>
          </w:rPr>
          <w:delText>ua cuam tshuam uas tsis pub dhau, yog ib qho kev ua uas tsuas muaj ib los sis ntau pawg tub kawm ntawv tsis pom zoo.</w:delText>
        </w:r>
      </w:del>
    </w:p>
    <w:p w14:paraId="6FDDE650" w14:textId="77777777" w:rsidR="00AD19E5" w:rsidRPr="00423267" w:rsidRDefault="00AD19E5" w:rsidP="00AD19E5">
      <w:pPr>
        <w:pStyle w:val="BodyText"/>
        <w:spacing w:before="3"/>
        <w:jc w:val="both"/>
        <w:rPr>
          <w:sz w:val="21"/>
          <w:szCs w:val="21"/>
        </w:rPr>
      </w:pPr>
    </w:p>
    <w:p w14:paraId="2ED9710B" w14:textId="77777777" w:rsidR="00AD19E5" w:rsidRPr="00423267" w:rsidRDefault="00AD19E5" w:rsidP="00AD19E5">
      <w:pPr>
        <w:pStyle w:val="ListParagraph"/>
        <w:numPr>
          <w:ilvl w:val="3"/>
          <w:numId w:val="21"/>
        </w:numPr>
        <w:tabs>
          <w:tab w:val="left" w:pos="1680"/>
        </w:tabs>
        <w:spacing w:line="230" w:lineRule="auto"/>
        <w:ind w:right="524"/>
        <w:jc w:val="both"/>
        <w:rPr>
          <w:rFonts w:ascii="Courier New" w:hAnsi="Courier New"/>
          <w:sz w:val="21"/>
          <w:szCs w:val="21"/>
        </w:rPr>
      </w:pPr>
      <w:r w:rsidRPr="00423267">
        <w:rPr>
          <w:b/>
          <w:sz w:val="21"/>
          <w:szCs w:val="21"/>
        </w:rPr>
        <w:t xml:space="preserve">Pab Pawg Tub Ntxhais Kawm Ntawv Uas Tsis </w:t>
      </w:r>
      <w:del w:id="6050" w:author="year" w:date="2021-07-05T07:08:00Z">
        <w:r w:rsidRPr="00423267" w:rsidDel="00614781">
          <w:rPr>
            <w:b/>
            <w:sz w:val="21"/>
            <w:szCs w:val="21"/>
          </w:rPr>
          <w:delText>Txaus Siab</w:delText>
        </w:r>
      </w:del>
      <w:ins w:id="6051" w:author="year" w:date="2021-07-05T07:08:00Z">
        <w:r>
          <w:rPr>
            <w:b/>
            <w:sz w:val="21"/>
            <w:szCs w:val="21"/>
          </w:rPr>
          <w:t>Zoo Ib Yam</w:t>
        </w:r>
      </w:ins>
      <w:r w:rsidRPr="00423267">
        <w:rPr>
          <w:sz w:val="21"/>
          <w:szCs w:val="21"/>
        </w:rPr>
        <w:t xml:space="preserve">: Tsis hais kev yuav los, kev nqis tes ua pab rau ib los sis ntau pawg neeg kawm ntawv uas tsis </w:t>
      </w:r>
      <w:del w:id="6052" w:author="year" w:date="2021-07-05T07:09:00Z">
        <w:r w:rsidRPr="00423267" w:rsidDel="00614781">
          <w:rPr>
            <w:sz w:val="21"/>
            <w:szCs w:val="21"/>
          </w:rPr>
          <w:delText>paub txog</w:delText>
        </w:r>
      </w:del>
      <w:ins w:id="6053" w:author="year" w:date="2021-07-05T07:09:00Z">
        <w:r>
          <w:rPr>
            <w:sz w:val="21"/>
            <w:szCs w:val="21"/>
          </w:rPr>
          <w:t>zoo ib yam</w:t>
        </w:r>
      </w:ins>
      <w:r w:rsidRPr="00423267">
        <w:rPr>
          <w:sz w:val="21"/>
          <w:szCs w:val="21"/>
        </w:rPr>
        <w:t xml:space="preserve">. </w:t>
      </w:r>
      <w:ins w:id="6054" w:author="year" w:date="2021-07-05T07:11:00Z">
        <w:r>
          <w:rPr>
            <w:sz w:val="21"/>
            <w:szCs w:val="21"/>
          </w:rPr>
          <w:t xml:space="preserve">Qhia txog  ntawm ib los yog ntau dua ib pab pawg tsev kawm uas tau txais kev txhawb thiab txhim kho </w:t>
        </w:r>
      </w:ins>
      <w:ins w:id="6055" w:author="year" w:date="2021-07-05T07:12:00Z">
        <w:r>
          <w:rPr>
            <w:sz w:val="21"/>
            <w:szCs w:val="21"/>
          </w:rPr>
          <w:t xml:space="preserve">xws lis muab piv rau </w:t>
        </w:r>
      </w:ins>
      <w:ins w:id="6056" w:author="year" w:date="2021-07-05T07:13:00Z">
        <w:r>
          <w:rPr>
            <w:sz w:val="21"/>
            <w:szCs w:val="21"/>
          </w:rPr>
          <w:t>yam uas tag nrho cov tub ntxhais kawm tau txais.</w:t>
        </w:r>
      </w:ins>
      <w:del w:id="6057" w:author="year" w:date="2021-07-05T07:13:00Z">
        <w:r w:rsidRPr="00423267" w:rsidDel="005E22B3">
          <w:rPr>
            <w:sz w:val="21"/>
            <w:szCs w:val="21"/>
          </w:rPr>
          <w:delText>Qhia saib ib los yog ntau qhov tub ntxhais kawm tsis txaus siab rau leej twg kev pab cuam raug nce los yog ua kom zoo dua piv rau txhua yam tub ntxhais kawm tau txais</w:delText>
        </w:r>
      </w:del>
      <w:r w:rsidRPr="00423267">
        <w:rPr>
          <w:sz w:val="21"/>
          <w:szCs w:val="21"/>
        </w:rPr>
        <w:t>.</w:t>
      </w:r>
    </w:p>
    <w:p w14:paraId="66D26EB6" w14:textId="77777777" w:rsidR="00AD19E5" w:rsidRPr="00423267" w:rsidRDefault="00AD19E5" w:rsidP="00AD19E5">
      <w:pPr>
        <w:pStyle w:val="BodyText"/>
        <w:spacing w:before="6"/>
        <w:jc w:val="both"/>
        <w:rPr>
          <w:sz w:val="21"/>
          <w:szCs w:val="21"/>
        </w:rPr>
      </w:pPr>
    </w:p>
    <w:p w14:paraId="31EE3367" w14:textId="77777777" w:rsidR="00AD19E5" w:rsidRPr="00423267" w:rsidRDefault="00AD19E5" w:rsidP="00AD19E5">
      <w:pPr>
        <w:pStyle w:val="ListParagraph"/>
        <w:numPr>
          <w:ilvl w:val="3"/>
          <w:numId w:val="21"/>
        </w:numPr>
        <w:tabs>
          <w:tab w:val="left" w:pos="1680"/>
        </w:tabs>
        <w:spacing w:before="1" w:line="235" w:lineRule="auto"/>
        <w:ind w:right="258"/>
        <w:jc w:val="both"/>
        <w:rPr>
          <w:rFonts w:ascii="Courier New" w:hAnsi="Courier New"/>
          <w:sz w:val="21"/>
          <w:szCs w:val="21"/>
        </w:rPr>
      </w:pPr>
      <w:r w:rsidRPr="00423267">
        <w:rPr>
          <w:b/>
          <w:sz w:val="21"/>
          <w:szCs w:val="21"/>
        </w:rPr>
        <w:t>Qhov chaw nyob</w:t>
      </w:r>
      <w:r w:rsidRPr="00423267">
        <w:rPr>
          <w:sz w:val="21"/>
          <w:szCs w:val="21"/>
        </w:rPr>
        <w:t>:</w:t>
      </w:r>
      <w:del w:id="6058" w:author="year" w:date="2021-07-05T07:14:00Z">
        <w:r w:rsidRPr="00423267" w:rsidDel="005E22B3">
          <w:rPr>
            <w:sz w:val="21"/>
            <w:szCs w:val="21"/>
          </w:rPr>
          <w:delText xml:space="preserve"> </w:delText>
        </w:r>
      </w:del>
      <w:ins w:id="6059" w:author="year" w:date="2021-07-05T07:14:00Z">
        <w:r>
          <w:rPr>
            <w:sz w:val="21"/>
            <w:szCs w:val="21"/>
          </w:rPr>
          <w:t xml:space="preserve">Txheeb xyuas txog qhov chaw uas yuav muaj kev nqis tes ua. </w:t>
        </w:r>
      </w:ins>
      <w:del w:id="6060" w:author="year" w:date="2021-07-05T07:14:00Z">
        <w:r w:rsidRPr="00423267" w:rsidDel="005E22B3">
          <w:rPr>
            <w:sz w:val="21"/>
            <w:szCs w:val="21"/>
          </w:rPr>
          <w:delText>Qhia txog thaj chaw uas yuav ua li cas</w:delText>
        </w:r>
      </w:del>
      <w:r w:rsidRPr="00423267">
        <w:rPr>
          <w:sz w:val="21"/>
          <w:szCs w:val="21"/>
        </w:rPr>
        <w:t xml:space="preserve">. Yog qhov kev nqis tes </w:t>
      </w:r>
      <w:del w:id="6061" w:author="year" w:date="2021-07-05T07:15:00Z">
        <w:r w:rsidRPr="00423267" w:rsidDel="005E22B3">
          <w:rPr>
            <w:sz w:val="21"/>
            <w:szCs w:val="21"/>
          </w:rPr>
          <w:delText>tau muab</w:delText>
        </w:r>
      </w:del>
      <w:ins w:id="6062" w:author="year" w:date="2021-07-05T07:15:00Z">
        <w:r>
          <w:rPr>
            <w:sz w:val="21"/>
            <w:szCs w:val="21"/>
          </w:rPr>
          <w:t>raug tsim los</w:t>
        </w:r>
      </w:ins>
      <w:r w:rsidRPr="00423267">
        <w:rPr>
          <w:sz w:val="21"/>
          <w:szCs w:val="21"/>
        </w:rPr>
        <w:t xml:space="preserve"> rau </w:t>
      </w:r>
      <w:ins w:id="6063" w:author="year" w:date="2021-07-05T07:16:00Z">
        <w:r>
          <w:rPr>
            <w:sz w:val="21"/>
            <w:szCs w:val="21"/>
          </w:rPr>
          <w:t xml:space="preserve">txhua lub </w:t>
        </w:r>
      </w:ins>
      <w:del w:id="6064" w:author="year" w:date="2021-07-05T07:16:00Z">
        <w:r w:rsidRPr="00423267" w:rsidDel="005E22B3">
          <w:rPr>
            <w:sz w:val="21"/>
            <w:szCs w:val="21"/>
          </w:rPr>
          <w:delText xml:space="preserve">tag nrho cov </w:delText>
        </w:r>
      </w:del>
      <w:r w:rsidRPr="00423267">
        <w:rPr>
          <w:sz w:val="21"/>
          <w:szCs w:val="21"/>
        </w:rPr>
        <w:t xml:space="preserve">tsev kawm ntawv hauv LEA, LEA yuav tsum </w:t>
      </w:r>
      <w:del w:id="6065" w:author="year" w:date="2021-07-05T07:16:00Z">
        <w:r w:rsidRPr="00423267" w:rsidDel="005E22B3">
          <w:rPr>
            <w:sz w:val="21"/>
            <w:szCs w:val="21"/>
          </w:rPr>
          <w:delText xml:space="preserve">sau </w:delText>
        </w:r>
      </w:del>
      <w:ins w:id="6066" w:author="year" w:date="2021-07-05T07:16:00Z">
        <w:r>
          <w:rPr>
            <w:sz w:val="21"/>
            <w:szCs w:val="21"/>
          </w:rPr>
          <w:t>qhia txog</w:t>
        </w:r>
        <w:r w:rsidRPr="00423267">
          <w:rPr>
            <w:sz w:val="21"/>
            <w:szCs w:val="21"/>
          </w:rPr>
          <w:t xml:space="preserve"> </w:t>
        </w:r>
      </w:ins>
      <w:r w:rsidRPr="00423267">
        <w:rPr>
          <w:sz w:val="21"/>
          <w:szCs w:val="21"/>
        </w:rPr>
        <w:t xml:space="preserve">“Txhua Lub Tsev Kawm Ntawv”. Yog qhov kev nqis tes </w:t>
      </w:r>
      <w:del w:id="6067" w:author="year" w:date="2021-07-05T07:17:00Z">
        <w:r w:rsidRPr="00423267" w:rsidDel="005E22B3">
          <w:rPr>
            <w:sz w:val="21"/>
            <w:szCs w:val="21"/>
          </w:rPr>
          <w:delText>tau muab</w:delText>
        </w:r>
      </w:del>
      <w:ins w:id="6068" w:author="year" w:date="2021-07-05T07:17:00Z">
        <w:r>
          <w:rPr>
            <w:sz w:val="21"/>
            <w:szCs w:val="21"/>
          </w:rPr>
          <w:t>raug tsim los</w:t>
        </w:r>
      </w:ins>
      <w:r w:rsidRPr="00423267">
        <w:rPr>
          <w:sz w:val="21"/>
          <w:szCs w:val="21"/>
        </w:rPr>
        <w:t xml:space="preserve"> rau cov tsev kawm tshwj xeeb hauv LEA los sis qib tshwj xeeb nkaus xwb, LEA yuav tsum nkag mus rau “Cov Tsev Kawm Tshwj Xeeb” los sis “Cov Kev Kawm Tshwj Xeeb”. Txheeb xyuas lub tsev kawm ntawv los sis cov tsev kawm sib koom los sis cov qib kawm (piv txwv li txhua lub tsev kawm qib siab los sis qeb K-5), raws li qhov tsim nyog.</w:t>
      </w:r>
    </w:p>
    <w:p w14:paraId="1A36D6DA" w14:textId="77777777" w:rsidR="00AD19E5" w:rsidRDefault="00AD19E5" w:rsidP="00AD19E5">
      <w:pPr>
        <w:pStyle w:val="BodyText"/>
        <w:spacing w:before="6"/>
        <w:rPr>
          <w:sz w:val="20"/>
        </w:rPr>
      </w:pPr>
    </w:p>
    <w:p w14:paraId="44DD3A45" w14:textId="77777777" w:rsidR="00AD19E5" w:rsidRPr="00960E10" w:rsidRDefault="00AD19E5" w:rsidP="00AD19E5">
      <w:pPr>
        <w:pStyle w:val="ListParagraph"/>
        <w:numPr>
          <w:ilvl w:val="2"/>
          <w:numId w:val="21"/>
        </w:numPr>
        <w:tabs>
          <w:tab w:val="left" w:pos="959"/>
          <w:tab w:val="left" w:pos="960"/>
        </w:tabs>
        <w:ind w:right="497"/>
        <w:rPr>
          <w:rFonts w:ascii="Symbol" w:hAnsi="Symbol"/>
          <w:sz w:val="21"/>
          <w:szCs w:val="21"/>
        </w:rPr>
      </w:pPr>
      <w:r w:rsidRPr="00960E10">
        <w:rPr>
          <w:b/>
          <w:sz w:val="21"/>
          <w:szCs w:val="21"/>
        </w:rPr>
        <w:t>Lub Ncaij Nyoog</w:t>
      </w:r>
      <w:r w:rsidRPr="00960E10">
        <w:rPr>
          <w:sz w:val="21"/>
          <w:szCs w:val="21"/>
        </w:rPr>
        <w:t xml:space="preserve">: Sau “tsis tu ncua” yog tias qhov kev nqis tes yuav tau ua rau lub sij hawm tsis paub meej. </w:t>
      </w:r>
      <w:del w:id="6069" w:author="year" w:date="2021-07-05T07:27:00Z">
        <w:r w:rsidRPr="00960E10" w:rsidDel="00B01455">
          <w:rPr>
            <w:sz w:val="21"/>
            <w:szCs w:val="21"/>
          </w:rPr>
          <w:delText>Txwv tsis pub</w:delText>
        </w:r>
      </w:del>
      <w:ins w:id="6070" w:author="year" w:date="2021-07-05T07:27:00Z">
        <w:r>
          <w:rPr>
            <w:sz w:val="21"/>
            <w:szCs w:val="21"/>
          </w:rPr>
          <w:t>Dhau ntauv lawm</w:t>
        </w:r>
      </w:ins>
      <w:r w:rsidRPr="00960E10">
        <w:rPr>
          <w:sz w:val="21"/>
          <w:szCs w:val="21"/>
        </w:rPr>
        <w:t xml:space="preserve">, qhia txog lub sij hawm uas kev nqis tes ua. Piv txwv li, </w:t>
      </w:r>
      <w:ins w:id="6071" w:author="year" w:date="2021-07-05T07:28:00Z">
        <w:r>
          <w:rPr>
            <w:sz w:val="21"/>
            <w:szCs w:val="21"/>
          </w:rPr>
          <w:t xml:space="preserve">tej zaum </w:t>
        </w:r>
      </w:ins>
      <w:r w:rsidRPr="00960E10">
        <w:rPr>
          <w:sz w:val="21"/>
          <w:szCs w:val="21"/>
        </w:rPr>
        <w:t xml:space="preserve">LEA </w:t>
      </w:r>
      <w:del w:id="6072" w:author="year" w:date="2021-07-05T07:28:00Z">
        <w:r w:rsidRPr="00960E10" w:rsidDel="00B01455">
          <w:rPr>
            <w:sz w:val="21"/>
            <w:szCs w:val="21"/>
          </w:rPr>
          <w:delText xml:space="preserve">nkag rau </w:delText>
        </w:r>
      </w:del>
      <w:ins w:id="6073" w:author="year" w:date="2021-07-05T07:29:00Z">
        <w:r>
          <w:rPr>
            <w:sz w:val="21"/>
            <w:szCs w:val="21"/>
          </w:rPr>
          <w:t xml:space="preserve">yuav tau sau </w:t>
        </w:r>
      </w:ins>
      <w:r w:rsidRPr="00960E10">
        <w:rPr>
          <w:sz w:val="21"/>
          <w:szCs w:val="21"/>
        </w:rPr>
        <w:t>“1 Xyoo”, los sis “2 Xyoos”, lo ssis “6 Lub Hlis”.</w:t>
      </w:r>
    </w:p>
    <w:p w14:paraId="76113112" w14:textId="77777777" w:rsidR="00AD19E5" w:rsidRPr="00960E10" w:rsidRDefault="00AD19E5" w:rsidP="00AD19E5">
      <w:pPr>
        <w:pStyle w:val="BodyText"/>
        <w:spacing w:before="8"/>
        <w:rPr>
          <w:sz w:val="21"/>
          <w:szCs w:val="21"/>
        </w:rPr>
      </w:pPr>
    </w:p>
    <w:p w14:paraId="0C946EBC" w14:textId="77777777" w:rsidR="00AD19E5" w:rsidRPr="00960E10" w:rsidRDefault="00AD19E5" w:rsidP="00AD19E5">
      <w:pPr>
        <w:pStyle w:val="ListParagraph"/>
        <w:numPr>
          <w:ilvl w:val="2"/>
          <w:numId w:val="21"/>
        </w:numPr>
        <w:tabs>
          <w:tab w:val="left" w:pos="959"/>
          <w:tab w:val="left" w:pos="960"/>
        </w:tabs>
        <w:spacing w:before="1"/>
        <w:rPr>
          <w:rFonts w:ascii="Symbol" w:hAnsi="Symbol"/>
          <w:sz w:val="21"/>
          <w:szCs w:val="21"/>
        </w:rPr>
      </w:pPr>
      <w:r w:rsidRPr="00960E10">
        <w:rPr>
          <w:b/>
          <w:sz w:val="21"/>
          <w:szCs w:val="21"/>
        </w:rPr>
        <w:t>Cov Neeg</w:t>
      </w:r>
      <w:ins w:id="6074" w:author="year" w:date="2021-07-05T07:33:00Z">
        <w:r>
          <w:rPr>
            <w:b/>
            <w:sz w:val="21"/>
            <w:szCs w:val="21"/>
          </w:rPr>
          <w:t xml:space="preserve"> ua hauj lwm</w:t>
        </w:r>
      </w:ins>
      <w:r w:rsidRPr="00960E10">
        <w:rPr>
          <w:b/>
          <w:sz w:val="21"/>
          <w:szCs w:val="21"/>
        </w:rPr>
        <w:t xml:space="preserve"> Siv Nyiaj</w:t>
      </w:r>
      <w:r w:rsidRPr="00960E10">
        <w:rPr>
          <w:sz w:val="21"/>
          <w:szCs w:val="21"/>
        </w:rPr>
        <w:t xml:space="preserve">: Kab ntawv no yuav tau </w:t>
      </w:r>
      <w:del w:id="6075" w:author="year" w:date="2021-07-05T07:31:00Z">
        <w:r w:rsidRPr="00960E10" w:rsidDel="00B01455">
          <w:rPr>
            <w:sz w:val="21"/>
            <w:szCs w:val="21"/>
          </w:rPr>
          <w:delText>muab xam</w:delText>
        </w:r>
      </w:del>
      <w:ins w:id="6076" w:author="year" w:date="2021-07-05T07:31:00Z">
        <w:r>
          <w:rPr>
            <w:sz w:val="21"/>
            <w:szCs w:val="21"/>
          </w:rPr>
          <w:t>raug suav</w:t>
        </w:r>
      </w:ins>
      <w:r w:rsidRPr="00960E10">
        <w:rPr>
          <w:sz w:val="21"/>
          <w:szCs w:val="21"/>
        </w:rPr>
        <w:t xml:space="preserve"> los ntawm cov ntaub ntawv muab hauv kab ntawv hauv qab no:</w:t>
      </w:r>
    </w:p>
    <w:p w14:paraId="3568EB0E" w14:textId="77777777" w:rsidR="00AD19E5" w:rsidRPr="00960E10" w:rsidRDefault="00AD19E5" w:rsidP="00AD19E5">
      <w:pPr>
        <w:pStyle w:val="ListParagraph"/>
        <w:numPr>
          <w:ilvl w:val="3"/>
          <w:numId w:val="21"/>
        </w:numPr>
        <w:tabs>
          <w:tab w:val="left" w:pos="1680"/>
        </w:tabs>
        <w:spacing w:before="238"/>
        <w:rPr>
          <w:rFonts w:ascii="Courier New" w:hAnsi="Courier New"/>
          <w:sz w:val="21"/>
          <w:szCs w:val="21"/>
        </w:rPr>
      </w:pPr>
      <w:r w:rsidRPr="00960E10">
        <w:rPr>
          <w:b/>
          <w:sz w:val="21"/>
          <w:szCs w:val="21"/>
        </w:rPr>
        <w:t>Tag Nrho Cov Neeg</w:t>
      </w:r>
      <w:ins w:id="6077" w:author="year" w:date="2021-07-05T07:33:00Z">
        <w:r>
          <w:rPr>
            <w:b/>
            <w:sz w:val="21"/>
            <w:szCs w:val="21"/>
          </w:rPr>
          <w:t xml:space="preserve"> ua hauj lwm</w:t>
        </w:r>
      </w:ins>
      <w:r w:rsidRPr="00960E10">
        <w:rPr>
          <w:sz w:val="21"/>
          <w:szCs w:val="21"/>
        </w:rPr>
        <w:t xml:space="preserve">: </w:t>
      </w:r>
      <w:del w:id="6078" w:author="year" w:date="2021-07-05T07:31:00Z">
        <w:r w:rsidRPr="00960E10" w:rsidDel="00B01455">
          <w:rPr>
            <w:sz w:val="21"/>
            <w:szCs w:val="21"/>
          </w:rPr>
          <w:delText>Nkag mus rau</w:delText>
        </w:r>
      </w:del>
      <w:ins w:id="6079" w:author="year" w:date="2021-07-05T07:31:00Z">
        <w:r>
          <w:rPr>
            <w:sz w:val="21"/>
            <w:szCs w:val="21"/>
          </w:rPr>
          <w:t>Sau</w:t>
        </w:r>
      </w:ins>
      <w:r w:rsidRPr="00960E10">
        <w:rPr>
          <w:sz w:val="21"/>
          <w:szCs w:val="21"/>
        </w:rPr>
        <w:t xml:space="preserve"> tag nrho cov nyiaj ntawm cov neeg siv nyiaj </w:t>
      </w:r>
      <w:ins w:id="6080" w:author="year" w:date="2021-07-05T07:32:00Z">
        <w:r>
          <w:rPr>
            <w:sz w:val="21"/>
            <w:szCs w:val="21"/>
          </w:rPr>
          <w:t xml:space="preserve">uas </w:t>
        </w:r>
      </w:ins>
      <w:r w:rsidRPr="00960E10">
        <w:rPr>
          <w:sz w:val="21"/>
          <w:szCs w:val="21"/>
        </w:rPr>
        <w:t xml:space="preserve">tau siv </w:t>
      </w:r>
      <w:del w:id="6081" w:author="year" w:date="2021-07-05T07:32:00Z">
        <w:r w:rsidRPr="00960E10" w:rsidDel="00B01455">
          <w:rPr>
            <w:sz w:val="21"/>
            <w:szCs w:val="21"/>
          </w:rPr>
          <w:delText xml:space="preserve">coj los siv </w:delText>
        </w:r>
      </w:del>
      <w:ins w:id="6082" w:author="year" w:date="2021-07-05T07:32:00Z">
        <w:r>
          <w:rPr>
            <w:sz w:val="21"/>
            <w:szCs w:val="21"/>
          </w:rPr>
          <w:t xml:space="preserve">rau </w:t>
        </w:r>
      </w:ins>
      <w:r w:rsidRPr="00960E10">
        <w:rPr>
          <w:sz w:val="21"/>
          <w:szCs w:val="21"/>
        </w:rPr>
        <w:t>qhov kev nqis tes no.</w:t>
      </w:r>
    </w:p>
    <w:p w14:paraId="150E39E0" w14:textId="77777777" w:rsidR="00AD19E5" w:rsidRPr="00960E10" w:rsidRDefault="00AD19E5" w:rsidP="00AD19E5">
      <w:pPr>
        <w:pStyle w:val="ListParagraph"/>
        <w:numPr>
          <w:ilvl w:val="3"/>
          <w:numId w:val="21"/>
        </w:numPr>
        <w:tabs>
          <w:tab w:val="left" w:pos="1680"/>
        </w:tabs>
        <w:spacing w:before="218"/>
        <w:rPr>
          <w:rFonts w:ascii="Courier New" w:hAnsi="Courier New"/>
          <w:sz w:val="21"/>
          <w:szCs w:val="21"/>
        </w:rPr>
      </w:pPr>
      <w:r w:rsidRPr="00960E10">
        <w:rPr>
          <w:b/>
          <w:sz w:val="21"/>
          <w:szCs w:val="21"/>
        </w:rPr>
        <w:t>Tag Nrho</w:t>
      </w:r>
      <w:del w:id="6083" w:author="year" w:date="2021-07-05T07:33:00Z">
        <w:r w:rsidRPr="00960E10" w:rsidDel="00CE7E62">
          <w:rPr>
            <w:b/>
            <w:sz w:val="21"/>
            <w:szCs w:val="21"/>
          </w:rPr>
          <w:delText xml:space="preserve"> </w:delText>
        </w:r>
      </w:del>
      <w:ins w:id="6084" w:author="year" w:date="2021-07-05T07:33:00Z">
        <w:r>
          <w:rPr>
            <w:b/>
            <w:sz w:val="21"/>
            <w:szCs w:val="21"/>
          </w:rPr>
          <w:t>cov neeg tsis ua hauj lwm</w:t>
        </w:r>
      </w:ins>
      <w:del w:id="6085" w:author="year" w:date="2021-07-05T07:33:00Z">
        <w:r w:rsidRPr="00960E10" w:rsidDel="00CE7E62">
          <w:rPr>
            <w:b/>
            <w:sz w:val="21"/>
            <w:szCs w:val="21"/>
          </w:rPr>
          <w:delText>Tsis Yog Neeg</w:delText>
        </w:r>
      </w:del>
      <w:r w:rsidRPr="00960E10">
        <w:rPr>
          <w:sz w:val="21"/>
          <w:szCs w:val="21"/>
        </w:rPr>
        <w:t xml:space="preserve">: Tus nqi no yuav </w:t>
      </w:r>
      <w:del w:id="6086" w:author="year" w:date="2021-07-05T07:34:00Z">
        <w:r w:rsidRPr="00960E10" w:rsidDel="00CE7E62">
          <w:rPr>
            <w:sz w:val="21"/>
            <w:szCs w:val="21"/>
          </w:rPr>
          <w:delText>tau xam ncaj qha</w:delText>
        </w:r>
      </w:del>
      <w:ins w:id="6087" w:author="year" w:date="2021-07-05T07:34:00Z">
        <w:r>
          <w:rPr>
            <w:sz w:val="21"/>
            <w:szCs w:val="21"/>
          </w:rPr>
          <w:t xml:space="preserve"> raug suav los ntawm nws tus kheej</w:t>
        </w:r>
      </w:ins>
      <w:r w:rsidRPr="00960E10">
        <w:rPr>
          <w:sz w:val="21"/>
          <w:szCs w:val="21"/>
        </w:rPr>
        <w:t>.</w:t>
      </w:r>
    </w:p>
    <w:p w14:paraId="5DCF0C48" w14:textId="77777777" w:rsidR="00AD19E5" w:rsidRPr="00960E10" w:rsidRDefault="00AD19E5" w:rsidP="00AD19E5">
      <w:pPr>
        <w:pStyle w:val="ListParagraph"/>
        <w:numPr>
          <w:ilvl w:val="2"/>
          <w:numId w:val="21"/>
        </w:numPr>
        <w:tabs>
          <w:tab w:val="left" w:pos="959"/>
          <w:tab w:val="left" w:pos="960"/>
        </w:tabs>
        <w:spacing w:before="219"/>
        <w:ind w:right="418"/>
        <w:rPr>
          <w:rFonts w:ascii="Symbol" w:hAnsi="Symbol"/>
          <w:sz w:val="21"/>
          <w:szCs w:val="21"/>
        </w:rPr>
      </w:pPr>
      <w:ins w:id="6088" w:author="year" w:date="2021-07-05T07:35:00Z">
        <w:r>
          <w:rPr>
            <w:b/>
            <w:sz w:val="21"/>
            <w:szCs w:val="21"/>
          </w:rPr>
          <w:t xml:space="preserve">Pob nyiaj </w:t>
        </w:r>
      </w:ins>
      <w:r w:rsidRPr="00960E10">
        <w:rPr>
          <w:b/>
          <w:sz w:val="21"/>
          <w:szCs w:val="21"/>
        </w:rPr>
        <w:t>LCFF</w:t>
      </w:r>
      <w:del w:id="6089" w:author="year" w:date="2021-07-05T07:35:00Z">
        <w:r w:rsidRPr="00960E10" w:rsidDel="00CE7E62">
          <w:rPr>
            <w:b/>
            <w:sz w:val="21"/>
            <w:szCs w:val="21"/>
          </w:rPr>
          <w:delText xml:space="preserve"> Pob Nyiaj</w:delText>
        </w:r>
      </w:del>
      <w:r w:rsidRPr="00960E10">
        <w:rPr>
          <w:sz w:val="21"/>
          <w:szCs w:val="21"/>
        </w:rPr>
        <w:t xml:space="preserve">: </w:t>
      </w:r>
      <w:ins w:id="6090" w:author="year" w:date="2021-07-05T07:35:00Z">
        <w:r>
          <w:rPr>
            <w:sz w:val="21"/>
            <w:szCs w:val="21"/>
          </w:rPr>
          <w:t xml:space="preserve">Sau </w:t>
        </w:r>
      </w:ins>
      <w:del w:id="6091" w:author="year" w:date="2021-07-05T07:35:00Z">
        <w:r w:rsidRPr="00960E10" w:rsidDel="00CE7E62">
          <w:rPr>
            <w:sz w:val="21"/>
            <w:szCs w:val="21"/>
          </w:rPr>
          <w:delText xml:space="preserve">Nkag mus rau </w:delText>
        </w:r>
      </w:del>
      <w:r w:rsidRPr="00960E10">
        <w:rPr>
          <w:sz w:val="21"/>
          <w:szCs w:val="21"/>
        </w:rPr>
        <w:t xml:space="preserve">tag nrho cov nyiaj ntawm LCFF </w:t>
      </w:r>
      <w:ins w:id="6092" w:author="year" w:date="2021-07-05T07:36:00Z">
        <w:r>
          <w:rPr>
            <w:sz w:val="21"/>
            <w:szCs w:val="21"/>
          </w:rPr>
          <w:t xml:space="preserve">uas rau kev nqis tes ua hauj lwm </w:t>
        </w:r>
      </w:ins>
      <w:del w:id="6093" w:author="year" w:date="2021-07-05T07:36:00Z">
        <w:r w:rsidRPr="00960E10" w:rsidDel="00CE7E62">
          <w:rPr>
            <w:sz w:val="21"/>
            <w:szCs w:val="21"/>
          </w:rPr>
          <w:delText>siv los siv qhov kev nqis tes no</w:delText>
        </w:r>
      </w:del>
      <w:r w:rsidRPr="00960E10">
        <w:rPr>
          <w:sz w:val="21"/>
          <w:szCs w:val="21"/>
        </w:rPr>
        <w:t>, yog tias muaj. Cov nyiaj LCFF suav tag nrho cov nyiaj uas tsim los ntawm LEA tag nrho LCFF lub hom phiaj (piv txwv li nyiaj pub dawb, kev kho tus me nyuam lub sij hawm, nyiaj pub ntxiv, nyiaj pab txhawb ntxiv, Lub hom phiaj Qhia Kev Txhim Kho Cov Nyiaj Pab, thiab Kev Thauj Mus Los Tom Tsev-Rau Tsev Kawm Ntawv).</w:t>
      </w:r>
    </w:p>
    <w:p w14:paraId="6B17120D" w14:textId="77777777" w:rsidR="00AD19E5" w:rsidRPr="00960E10" w:rsidRDefault="00AD19E5" w:rsidP="00AD19E5">
      <w:pPr>
        <w:pStyle w:val="BodyText"/>
        <w:spacing w:before="8"/>
        <w:rPr>
          <w:sz w:val="21"/>
          <w:szCs w:val="21"/>
        </w:rPr>
      </w:pPr>
    </w:p>
    <w:p w14:paraId="6F1C6C23" w14:textId="77777777" w:rsidR="00AD19E5" w:rsidRPr="00960E10" w:rsidRDefault="00AD19E5" w:rsidP="00AD19E5">
      <w:pPr>
        <w:pStyle w:val="ListParagraph"/>
        <w:numPr>
          <w:ilvl w:val="2"/>
          <w:numId w:val="21"/>
        </w:numPr>
        <w:tabs>
          <w:tab w:val="left" w:pos="959"/>
          <w:tab w:val="left" w:pos="960"/>
        </w:tabs>
        <w:rPr>
          <w:rFonts w:ascii="Symbol" w:hAnsi="Symbol"/>
          <w:sz w:val="21"/>
          <w:szCs w:val="21"/>
        </w:rPr>
      </w:pPr>
      <w:r w:rsidRPr="00960E10">
        <w:rPr>
          <w:b/>
          <w:sz w:val="21"/>
          <w:szCs w:val="21"/>
        </w:rPr>
        <w:t>Lwm Lub Xeev Pob Nyiaj</w:t>
      </w:r>
      <w:r w:rsidRPr="00960E10">
        <w:rPr>
          <w:sz w:val="21"/>
          <w:szCs w:val="21"/>
        </w:rPr>
        <w:t xml:space="preserve">: </w:t>
      </w:r>
      <w:ins w:id="6094" w:author="year" w:date="2021-07-05T07:39:00Z">
        <w:r>
          <w:rPr>
            <w:sz w:val="21"/>
            <w:szCs w:val="21"/>
          </w:rPr>
          <w:t xml:space="preserve">Sau </w:t>
        </w:r>
      </w:ins>
      <w:del w:id="6095" w:author="year" w:date="2021-07-05T07:39:00Z">
        <w:r w:rsidRPr="00960E10" w:rsidDel="00AE3809">
          <w:rPr>
            <w:sz w:val="21"/>
            <w:szCs w:val="21"/>
          </w:rPr>
          <w:delText xml:space="preserve">Nkag mus rau </w:delText>
        </w:r>
      </w:del>
      <w:r w:rsidRPr="00960E10">
        <w:rPr>
          <w:sz w:val="21"/>
          <w:szCs w:val="21"/>
        </w:rPr>
        <w:t xml:space="preserve">tag nrho Cov Nyiaj Pab cuam Hauv Xeev </w:t>
      </w:r>
      <w:ins w:id="6096" w:author="year" w:date="2021-07-05T07:39:00Z">
        <w:r>
          <w:rPr>
            <w:sz w:val="21"/>
            <w:szCs w:val="21"/>
          </w:rPr>
          <w:t xml:space="preserve">uas </w:t>
        </w:r>
      </w:ins>
      <w:r w:rsidRPr="00960E10">
        <w:rPr>
          <w:sz w:val="21"/>
          <w:szCs w:val="21"/>
        </w:rPr>
        <w:t xml:space="preserve">tau siv </w:t>
      </w:r>
      <w:del w:id="6097" w:author="year" w:date="2021-07-05T07:39:00Z">
        <w:r w:rsidRPr="00960E10" w:rsidDel="00AE3809">
          <w:rPr>
            <w:sz w:val="21"/>
            <w:szCs w:val="21"/>
          </w:rPr>
          <w:delText>los siv qhov kev nqis tes no</w:delText>
        </w:r>
      </w:del>
      <w:ins w:id="6098" w:author="year" w:date="2021-07-05T07:39:00Z">
        <w:r>
          <w:rPr>
            <w:sz w:val="21"/>
            <w:szCs w:val="21"/>
          </w:rPr>
          <w:t>rau kev nqis tes ua hauj lwm</w:t>
        </w:r>
      </w:ins>
      <w:r w:rsidRPr="00960E10">
        <w:rPr>
          <w:sz w:val="21"/>
          <w:szCs w:val="21"/>
        </w:rPr>
        <w:t>, yog tias muaj.</w:t>
      </w:r>
    </w:p>
    <w:p w14:paraId="306D7ED1" w14:textId="77777777" w:rsidR="00AD19E5" w:rsidRPr="00960E10" w:rsidRDefault="00AD19E5" w:rsidP="00AD19E5">
      <w:pPr>
        <w:pStyle w:val="ListParagraph"/>
        <w:numPr>
          <w:ilvl w:val="2"/>
          <w:numId w:val="21"/>
        </w:numPr>
        <w:tabs>
          <w:tab w:val="left" w:pos="959"/>
          <w:tab w:val="left" w:pos="960"/>
        </w:tabs>
        <w:spacing w:before="239"/>
        <w:rPr>
          <w:rFonts w:ascii="Symbol" w:hAnsi="Symbol"/>
          <w:sz w:val="21"/>
          <w:szCs w:val="21"/>
        </w:rPr>
      </w:pPr>
      <w:del w:id="6099" w:author="year" w:date="2021-07-05T07:39:00Z">
        <w:r w:rsidRPr="00960E10" w:rsidDel="009E2A1F">
          <w:rPr>
            <w:b/>
            <w:sz w:val="21"/>
            <w:szCs w:val="21"/>
          </w:rPr>
          <w:delText xml:space="preserve">Zej Zog </w:delText>
        </w:r>
      </w:del>
      <w:r w:rsidRPr="00960E10">
        <w:rPr>
          <w:b/>
          <w:sz w:val="21"/>
          <w:szCs w:val="21"/>
        </w:rPr>
        <w:t>Cov Nyiaj</w:t>
      </w:r>
      <w:ins w:id="6100" w:author="year" w:date="2021-07-05T07:40:00Z">
        <w:r>
          <w:rPr>
            <w:b/>
            <w:sz w:val="21"/>
            <w:szCs w:val="21"/>
          </w:rPr>
          <w:t xml:space="preserve"> hauv zej zog</w:t>
        </w:r>
      </w:ins>
      <w:r w:rsidRPr="00960E10">
        <w:rPr>
          <w:sz w:val="21"/>
          <w:szCs w:val="21"/>
        </w:rPr>
        <w:t xml:space="preserve">: </w:t>
      </w:r>
      <w:ins w:id="6101" w:author="year" w:date="2021-07-05T07:40:00Z">
        <w:r>
          <w:rPr>
            <w:sz w:val="21"/>
            <w:szCs w:val="21"/>
          </w:rPr>
          <w:t xml:space="preserve">Sau </w:t>
        </w:r>
      </w:ins>
      <w:del w:id="6102" w:author="year" w:date="2021-07-05T07:40:00Z">
        <w:r w:rsidRPr="00960E10" w:rsidDel="009E2A1F">
          <w:rPr>
            <w:sz w:val="21"/>
            <w:szCs w:val="21"/>
          </w:rPr>
          <w:delText xml:space="preserve">Nkag mus rau </w:delText>
        </w:r>
      </w:del>
      <w:r w:rsidRPr="00960E10">
        <w:rPr>
          <w:sz w:val="21"/>
          <w:szCs w:val="21"/>
        </w:rPr>
        <w:t xml:space="preserve">tag nrho Cov Nyiaj </w:t>
      </w:r>
      <w:ins w:id="6103" w:author="year" w:date="2021-07-05T07:41:00Z">
        <w:r>
          <w:rPr>
            <w:sz w:val="21"/>
            <w:szCs w:val="21"/>
          </w:rPr>
          <w:t xml:space="preserve">hauv zos uas </w:t>
        </w:r>
      </w:ins>
      <w:del w:id="6104" w:author="year" w:date="2021-07-05T07:41:00Z">
        <w:r w:rsidRPr="00960E10" w:rsidDel="009E2A1F">
          <w:rPr>
            <w:sz w:val="21"/>
            <w:szCs w:val="21"/>
          </w:rPr>
          <w:delText>Yuav Los Hauv Ib Cheeb Tsam</w:delText>
        </w:r>
      </w:del>
      <w:r w:rsidRPr="00960E10">
        <w:rPr>
          <w:sz w:val="21"/>
          <w:szCs w:val="21"/>
        </w:rPr>
        <w:t xml:space="preserve"> siv</w:t>
      </w:r>
      <w:del w:id="6105" w:author="year" w:date="2021-07-05T07:41:00Z">
        <w:r w:rsidRPr="00960E10" w:rsidDel="009E2A1F">
          <w:rPr>
            <w:sz w:val="21"/>
            <w:szCs w:val="21"/>
          </w:rPr>
          <w:delText xml:space="preserve"> </w:delText>
        </w:r>
      </w:del>
      <w:ins w:id="6106" w:author="year" w:date="2021-07-05T07:41:00Z">
        <w:r>
          <w:rPr>
            <w:sz w:val="21"/>
            <w:szCs w:val="21"/>
          </w:rPr>
          <w:t xml:space="preserve">rau kev nqis tes ua hauj lwm </w:t>
        </w:r>
      </w:ins>
      <w:del w:id="6107" w:author="year" w:date="2021-07-05T07:41:00Z">
        <w:r w:rsidRPr="00960E10" w:rsidDel="009E2A1F">
          <w:rPr>
            <w:sz w:val="21"/>
            <w:szCs w:val="21"/>
          </w:rPr>
          <w:delText>los siv qhov kev nqis tes no</w:delText>
        </w:r>
      </w:del>
      <w:r w:rsidRPr="00960E10">
        <w:rPr>
          <w:sz w:val="21"/>
          <w:szCs w:val="21"/>
        </w:rPr>
        <w:t>, yog tias muaj.</w:t>
      </w:r>
    </w:p>
    <w:p w14:paraId="73A6D464" w14:textId="77777777" w:rsidR="00AD19E5" w:rsidRPr="00960E10" w:rsidRDefault="00AD19E5" w:rsidP="00AD19E5">
      <w:pPr>
        <w:pStyle w:val="ListParagraph"/>
        <w:numPr>
          <w:ilvl w:val="2"/>
          <w:numId w:val="21"/>
        </w:numPr>
        <w:tabs>
          <w:tab w:val="left" w:pos="959"/>
          <w:tab w:val="left" w:pos="960"/>
        </w:tabs>
        <w:spacing w:before="238"/>
        <w:rPr>
          <w:rFonts w:ascii="Symbol" w:hAnsi="Symbol"/>
          <w:sz w:val="21"/>
          <w:szCs w:val="21"/>
        </w:rPr>
      </w:pPr>
      <w:r w:rsidRPr="00960E10">
        <w:rPr>
          <w:b/>
          <w:sz w:val="21"/>
          <w:szCs w:val="21"/>
        </w:rPr>
        <w:t>Tsoom Fwm Pob Nyiaj:</w:t>
      </w:r>
      <w:r w:rsidRPr="00960E10">
        <w:rPr>
          <w:sz w:val="21"/>
          <w:szCs w:val="21"/>
        </w:rPr>
        <w:t xml:space="preserve"> </w:t>
      </w:r>
      <w:ins w:id="6108" w:author="year" w:date="2021-07-05T07:42:00Z">
        <w:r>
          <w:rPr>
            <w:sz w:val="21"/>
            <w:szCs w:val="21"/>
          </w:rPr>
          <w:t xml:space="preserve">Sau </w:t>
        </w:r>
      </w:ins>
      <w:del w:id="6109" w:author="year" w:date="2021-07-05T07:42:00Z">
        <w:r w:rsidRPr="00960E10" w:rsidDel="000E2EBA">
          <w:rPr>
            <w:sz w:val="21"/>
            <w:szCs w:val="21"/>
          </w:rPr>
          <w:delText xml:space="preserve">Nkag mus rau </w:delText>
        </w:r>
      </w:del>
      <w:r w:rsidRPr="00960E10">
        <w:rPr>
          <w:sz w:val="21"/>
          <w:szCs w:val="21"/>
        </w:rPr>
        <w:t xml:space="preserve">tag nrho Cov Nyiaj Txiag ntawm Tsoom fwv Pob Nyiaj </w:t>
      </w:r>
      <w:ins w:id="6110" w:author="year" w:date="2021-07-05T07:42:00Z">
        <w:r>
          <w:rPr>
            <w:sz w:val="21"/>
            <w:szCs w:val="21"/>
          </w:rPr>
          <w:t xml:space="preserve">uas </w:t>
        </w:r>
      </w:ins>
      <w:r w:rsidRPr="00960E10">
        <w:rPr>
          <w:sz w:val="21"/>
          <w:szCs w:val="21"/>
        </w:rPr>
        <w:t>siv rau qhov kev nqis tes ua no, yog tias muaj.</w:t>
      </w:r>
    </w:p>
    <w:p w14:paraId="622EF092" w14:textId="77777777" w:rsidR="00AD19E5" w:rsidDel="00FD4AC4" w:rsidRDefault="00AD19E5" w:rsidP="00AD19E5">
      <w:pPr>
        <w:pStyle w:val="ListParagraph"/>
        <w:numPr>
          <w:ilvl w:val="2"/>
          <w:numId w:val="21"/>
        </w:numPr>
        <w:tabs>
          <w:tab w:val="left" w:pos="959"/>
          <w:tab w:val="left" w:pos="960"/>
        </w:tabs>
        <w:spacing w:before="238"/>
        <w:rPr>
          <w:del w:id="6111" w:author="year" w:date="2021-07-05T07:45:00Z"/>
          <w:rFonts w:ascii="Symbol" w:hAnsi="Symbol"/>
          <w:sz w:val="24"/>
        </w:rPr>
      </w:pPr>
      <w:r w:rsidRPr="00FD4AC4">
        <w:rPr>
          <w:b/>
          <w:sz w:val="21"/>
          <w:szCs w:val="21"/>
        </w:rPr>
        <w:t>Tag Nrho Pob Nyiaj</w:t>
      </w:r>
      <w:r w:rsidRPr="00FD4AC4">
        <w:rPr>
          <w:sz w:val="21"/>
          <w:szCs w:val="21"/>
        </w:rPr>
        <w:t xml:space="preserve">: Tus lej no </w:t>
      </w:r>
      <w:del w:id="6112" w:author="year" w:date="2021-07-05T07:43:00Z">
        <w:r w:rsidRPr="00FD4AC4" w:rsidDel="00FD4AC4">
          <w:rPr>
            <w:sz w:val="21"/>
            <w:szCs w:val="21"/>
          </w:rPr>
          <w:delText>tau xam ncaj qha</w:delText>
        </w:r>
      </w:del>
      <w:ins w:id="6113" w:author="year" w:date="2021-07-05T07:43:00Z">
        <w:r w:rsidRPr="00FD4AC4">
          <w:rPr>
            <w:sz w:val="21"/>
            <w:szCs w:val="21"/>
          </w:rPr>
          <w:t>raug suav</w:t>
        </w:r>
      </w:ins>
      <w:r w:rsidRPr="00FD4AC4">
        <w:rPr>
          <w:sz w:val="21"/>
          <w:szCs w:val="21"/>
        </w:rPr>
        <w:t xml:space="preserve"> raws li cov </w:t>
      </w:r>
      <w:del w:id="6114" w:author="year" w:date="2021-07-05T07:44:00Z">
        <w:r w:rsidRPr="00FD4AC4" w:rsidDel="00FD4AC4">
          <w:rPr>
            <w:sz w:val="21"/>
            <w:szCs w:val="21"/>
          </w:rPr>
          <w:delText xml:space="preserve">nqi </w:delText>
        </w:r>
      </w:del>
      <w:ins w:id="6115" w:author="year" w:date="2021-07-05T07:44:00Z">
        <w:r w:rsidRPr="00FD4AC4">
          <w:rPr>
            <w:sz w:val="21"/>
            <w:szCs w:val="21"/>
          </w:rPr>
          <w:t xml:space="preserve">nyiaj uas sau rau hauv 4 ntu dhau los ntawv. </w:t>
        </w:r>
      </w:ins>
      <w:del w:id="6116" w:author="year" w:date="2021-07-05T07:45:00Z">
        <w:r w:rsidRPr="00960E10" w:rsidDel="00FD4AC4">
          <w:rPr>
            <w:sz w:val="21"/>
            <w:szCs w:val="21"/>
          </w:rPr>
          <w:delText>nkag hauv plaub kab ntawv dhau los</w:delText>
        </w:r>
        <w:r w:rsidDel="00FD4AC4">
          <w:rPr>
            <w:sz w:val="24"/>
          </w:rPr>
          <w:delText>.</w:delText>
        </w:r>
      </w:del>
    </w:p>
    <w:p w14:paraId="3DCFEEC6" w14:textId="77777777" w:rsidR="00AD19E5" w:rsidRDefault="00AD19E5" w:rsidP="00AD19E5">
      <w:pPr>
        <w:pStyle w:val="ListParagraph"/>
        <w:numPr>
          <w:ilvl w:val="2"/>
          <w:numId w:val="21"/>
        </w:numPr>
        <w:tabs>
          <w:tab w:val="left" w:pos="959"/>
          <w:tab w:val="left" w:pos="960"/>
        </w:tabs>
        <w:spacing w:before="238"/>
        <w:rPr>
          <w:rFonts w:ascii="Symbol" w:hAnsi="Symbol"/>
          <w:sz w:val="24"/>
        </w:rPr>
        <w:sectPr w:rsidR="00AD19E5">
          <w:pgSz w:w="15840" w:h="12240" w:orient="landscape"/>
          <w:pgMar w:top="560" w:right="120" w:bottom="560" w:left="120" w:header="0" w:footer="284" w:gutter="0"/>
          <w:cols w:space="720"/>
        </w:sectPr>
        <w:pPrChange w:id="6117" w:author="year" w:date="2021-07-05T07:45:00Z">
          <w:pPr/>
        </w:pPrChange>
      </w:pPr>
    </w:p>
    <w:p w14:paraId="6D0804AF" w14:textId="77777777" w:rsidR="00AD19E5" w:rsidRDefault="00AD19E5" w:rsidP="00AD19E5">
      <w:pPr>
        <w:pStyle w:val="BodyText"/>
        <w:ind w:left="100"/>
        <w:rPr>
          <w:sz w:val="20"/>
        </w:rPr>
      </w:pPr>
      <w:r>
        <w:rPr>
          <w:noProof/>
          <w:sz w:val="20"/>
          <w:lang w:bidi="th-TH"/>
        </w:rPr>
        <w:lastRenderedPageBreak/>
        <w:drawing>
          <wp:inline distT="0" distB="0" distL="0" distR="0" wp14:anchorId="236E9BBD" wp14:editId="65596565">
            <wp:extent cx="3243072" cy="1380839"/>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60" cstate="print"/>
                    <a:stretch>
                      <a:fillRect/>
                    </a:stretch>
                  </pic:blipFill>
                  <pic:spPr>
                    <a:xfrm>
                      <a:off x="0" y="0"/>
                      <a:ext cx="3243072" cy="1380839"/>
                    </a:xfrm>
                    <a:prstGeom prst="rect">
                      <a:avLst/>
                    </a:prstGeom>
                  </pic:spPr>
                </pic:pic>
              </a:graphicData>
            </a:graphic>
          </wp:inline>
        </w:drawing>
      </w:r>
    </w:p>
    <w:p w14:paraId="67A896D9" w14:textId="77777777" w:rsidR="00AD19E5" w:rsidRDefault="00AD19E5" w:rsidP="00AD19E5">
      <w:pPr>
        <w:rPr>
          <w:sz w:val="20"/>
        </w:rPr>
        <w:sectPr w:rsidR="00AD19E5">
          <w:footerReference w:type="default" r:id="rId61"/>
          <w:pgSz w:w="16840" w:h="11900" w:orient="landscape"/>
          <w:pgMar w:top="520" w:right="2420" w:bottom="280" w:left="420" w:header="0" w:footer="0" w:gutter="0"/>
          <w:cols w:space="720"/>
        </w:sectPr>
      </w:pPr>
    </w:p>
    <w:p w14:paraId="49AFE49D" w14:textId="77777777" w:rsidR="00AD19E5" w:rsidRDefault="00AD19E5" w:rsidP="00AD19E5">
      <w:pPr>
        <w:pStyle w:val="BodyText"/>
        <w:ind w:left="150"/>
        <w:rPr>
          <w:sz w:val="20"/>
        </w:rPr>
      </w:pPr>
      <w:r>
        <w:rPr>
          <w:noProof/>
          <w:sz w:val="20"/>
          <w:lang w:bidi="th-TH"/>
        </w:rPr>
        <w:lastRenderedPageBreak/>
        <w:drawing>
          <wp:inline distT="0" distB="0" distL="0" distR="0" wp14:anchorId="3193B553" wp14:editId="0A9FFEA2">
            <wp:extent cx="3638550" cy="1133475"/>
            <wp:effectExtent l="0" t="0" r="0" b="0"/>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10" cstate="print"/>
                    <a:stretch>
                      <a:fillRect/>
                    </a:stretch>
                  </pic:blipFill>
                  <pic:spPr>
                    <a:xfrm>
                      <a:off x="0" y="0"/>
                      <a:ext cx="3638550" cy="1133475"/>
                    </a:xfrm>
                    <a:prstGeom prst="rect">
                      <a:avLst/>
                    </a:prstGeom>
                  </pic:spPr>
                </pic:pic>
              </a:graphicData>
            </a:graphic>
          </wp:inline>
        </w:drawing>
      </w:r>
    </w:p>
    <w:p w14:paraId="7BE23672" w14:textId="77777777" w:rsidR="00AD19E5" w:rsidRDefault="00AD19E5" w:rsidP="00AD19E5">
      <w:pPr>
        <w:pStyle w:val="BodyText"/>
        <w:spacing w:before="8"/>
        <w:rPr>
          <w:sz w:val="18"/>
        </w:rPr>
      </w:pPr>
    </w:p>
    <w:p w14:paraId="304FA455" w14:textId="77777777" w:rsidR="00AD19E5" w:rsidRPr="00612F54" w:rsidRDefault="00AD19E5" w:rsidP="00AD19E5">
      <w:pPr>
        <w:pStyle w:val="Heading1"/>
        <w:spacing w:before="87"/>
        <w:ind w:left="120" w:right="2965"/>
        <w:rPr>
          <w:sz w:val="34"/>
          <w:szCs w:val="34"/>
        </w:rPr>
      </w:pPr>
      <w:bookmarkStart w:id="6118" w:name="2021_Local_Control_and_Accountability_Pl"/>
      <w:bookmarkStart w:id="6119" w:name="Annual_Update_for_Developing_the_2021-22"/>
      <w:bookmarkEnd w:id="6118"/>
      <w:bookmarkEnd w:id="6119"/>
      <w:del w:id="6120" w:author="year" w:date="2021-07-06T05:16:00Z">
        <w:r w:rsidRPr="00612F54" w:rsidDel="000F6ABA">
          <w:rPr>
            <w:sz w:val="34"/>
            <w:szCs w:val="34"/>
          </w:rPr>
          <w:delText>Daim Ntawv Qhia</w:delText>
        </w:r>
      </w:del>
      <w:ins w:id="6121" w:author="year" w:date="2021-07-06T05:16:00Z">
        <w:r>
          <w:rPr>
            <w:sz w:val="34"/>
            <w:szCs w:val="34"/>
          </w:rPr>
          <w:t xml:space="preserve">Kev </w:t>
        </w:r>
      </w:ins>
      <w:ins w:id="6122" w:author="year" w:date="2021-07-06T05:17:00Z">
        <w:r>
          <w:rPr>
            <w:sz w:val="34"/>
            <w:szCs w:val="34"/>
          </w:rPr>
          <w:t>Pauv Ntawm</w:t>
        </w:r>
      </w:ins>
      <w:r w:rsidRPr="00612F54">
        <w:rPr>
          <w:sz w:val="34"/>
          <w:szCs w:val="34"/>
        </w:rPr>
        <w:t xml:space="preserve"> Txhua Xyoo rau Kev Tsim Kho </w:t>
      </w:r>
      <w:del w:id="6123" w:author="year" w:date="2021-07-06T05:19:00Z">
        <w:r w:rsidRPr="00612F54" w:rsidDel="000F6ABA">
          <w:rPr>
            <w:sz w:val="34"/>
            <w:szCs w:val="34"/>
          </w:rPr>
          <w:delText>Xyoo 2021-22 Lub Tswv Yim</w:delText>
        </w:r>
      </w:del>
      <w:r w:rsidRPr="00612F54">
        <w:rPr>
          <w:sz w:val="34"/>
          <w:szCs w:val="34"/>
        </w:rPr>
        <w:t xml:space="preserve"> </w:t>
      </w:r>
      <w:ins w:id="6124" w:author="year" w:date="2021-07-06T05:19:00Z">
        <w:r>
          <w:rPr>
            <w:sz w:val="34"/>
            <w:szCs w:val="34"/>
          </w:rPr>
          <w:t xml:space="preserve">Lub Phiaj Xwm hauv Kev </w:t>
        </w:r>
      </w:ins>
      <w:r w:rsidRPr="00612F54">
        <w:rPr>
          <w:sz w:val="34"/>
          <w:szCs w:val="34"/>
        </w:rPr>
        <w:t xml:space="preserve">Tswj Xyuas </w:t>
      </w:r>
      <w:ins w:id="6125" w:author="year" w:date="2021-07-06T05:20:00Z">
        <w:r>
          <w:rPr>
            <w:sz w:val="34"/>
            <w:szCs w:val="34"/>
          </w:rPr>
          <w:t xml:space="preserve">Thiab Kev Lees Paub </w:t>
        </w:r>
      </w:ins>
      <w:r w:rsidRPr="00612F54">
        <w:rPr>
          <w:sz w:val="34"/>
          <w:szCs w:val="34"/>
        </w:rPr>
        <w:t xml:space="preserve">Hauv Ib Cheeb Tsam </w:t>
      </w:r>
      <w:ins w:id="6126" w:author="year" w:date="2021-07-06T05:20:00Z">
        <w:r>
          <w:rPr>
            <w:sz w:val="34"/>
            <w:szCs w:val="34"/>
          </w:rPr>
          <w:t>Ntawm Xyoo 2021-</w:t>
        </w:r>
      </w:ins>
      <w:ins w:id="6127" w:author="year" w:date="2021-07-06T05:30:00Z">
        <w:r>
          <w:rPr>
            <w:sz w:val="34"/>
            <w:szCs w:val="34"/>
          </w:rPr>
          <w:t>2020</w:t>
        </w:r>
      </w:ins>
      <w:del w:id="6128" w:author="year" w:date="2021-07-06T05:21:00Z">
        <w:r w:rsidRPr="00612F54" w:rsidDel="000F6ABA">
          <w:rPr>
            <w:sz w:val="34"/>
            <w:szCs w:val="34"/>
          </w:rPr>
          <w:delText xml:space="preserve">thiab </w:delText>
        </w:r>
        <w:r w:rsidDel="000F6ABA">
          <w:rPr>
            <w:sz w:val="34"/>
            <w:szCs w:val="34"/>
          </w:rPr>
          <w:delText>Npaj Kev Lees Paub</w:delText>
        </w:r>
      </w:del>
    </w:p>
    <w:bookmarkStart w:id="6129" w:name="Annual_Update_for_the_2019–20_Local_Cont"/>
    <w:bookmarkEnd w:id="6129"/>
    <w:p w14:paraId="7A602086" w14:textId="77777777" w:rsidR="00AD19E5" w:rsidRPr="009B7A91" w:rsidRDefault="00AD19E5" w:rsidP="00AD19E5">
      <w:pPr>
        <w:pStyle w:val="Heading2"/>
        <w:spacing w:before="290" w:after="60"/>
        <w:rPr>
          <w:sz w:val="30"/>
          <w:szCs w:val="30"/>
        </w:rPr>
      </w:pPr>
      <w:r w:rsidRPr="009B7A91">
        <w:rPr>
          <w:sz w:val="30"/>
          <w:szCs w:val="30"/>
        </w:rPr>
        <w:fldChar w:fldCharType="begin"/>
      </w:r>
      <w:r w:rsidRPr="009B7A91">
        <w:rPr>
          <w:sz w:val="30"/>
          <w:szCs w:val="30"/>
        </w:rPr>
        <w:instrText xml:space="preserve"> HYPERLINK "http://www.doc-tracking.com/screenshots/21LCAP/Instructions/LCAPandLCPAnnualUpdateInstructions.htm" \l "AnnualUpdate" \h </w:instrText>
      </w:r>
      <w:r w:rsidRPr="009B7A91">
        <w:rPr>
          <w:sz w:val="30"/>
          <w:szCs w:val="30"/>
        </w:rPr>
        <w:fldChar w:fldCharType="separate"/>
      </w:r>
      <w:ins w:id="6130" w:author="year" w:date="2021-07-06T05:30:00Z">
        <w:r w:rsidRPr="00794D7E">
          <w:rPr>
            <w:sz w:val="34"/>
            <w:szCs w:val="34"/>
          </w:rPr>
          <w:t xml:space="preserve"> </w:t>
        </w:r>
        <w:r>
          <w:rPr>
            <w:sz w:val="34"/>
            <w:szCs w:val="34"/>
          </w:rPr>
          <w:t xml:space="preserve">Kev Pauv Ntawm </w:t>
        </w:r>
      </w:ins>
      <w:del w:id="6131" w:author="year" w:date="2021-07-06T05:30:00Z">
        <w:r w:rsidRPr="009B7A91" w:rsidDel="00794D7E">
          <w:rPr>
            <w:sz w:val="30"/>
            <w:szCs w:val="30"/>
          </w:rPr>
          <w:delText>Daim Ntawv Qhia</w:delText>
        </w:r>
      </w:del>
      <w:r w:rsidRPr="009B7A91">
        <w:rPr>
          <w:sz w:val="30"/>
          <w:szCs w:val="30"/>
        </w:rPr>
        <w:t xml:space="preserve"> Txhua Xyoo rau </w:t>
      </w:r>
      <w:ins w:id="6132" w:author="year" w:date="2021-07-06T05:32:00Z">
        <w:r>
          <w:rPr>
            <w:sz w:val="30"/>
            <w:szCs w:val="30"/>
          </w:rPr>
          <w:t xml:space="preserve">kev npaj ntawm kev </w:t>
        </w:r>
      </w:ins>
      <w:del w:id="6133" w:author="year" w:date="2021-07-06T05:32:00Z">
        <w:r w:rsidRPr="009B7A91" w:rsidDel="00794D7E">
          <w:rPr>
            <w:sz w:val="30"/>
            <w:szCs w:val="30"/>
          </w:rPr>
          <w:delText xml:space="preserve">xyoo 2019–20 Lub </w:delText>
        </w:r>
      </w:del>
      <w:r w:rsidRPr="009B7A91">
        <w:rPr>
          <w:sz w:val="30"/>
          <w:szCs w:val="30"/>
        </w:rPr>
        <w:t xml:space="preserve">Tswv </w:t>
      </w:r>
      <w:del w:id="6134" w:author="year" w:date="2021-07-06T05:33:00Z">
        <w:r w:rsidRPr="009B7A91" w:rsidDel="00794D7E">
          <w:rPr>
            <w:sz w:val="30"/>
            <w:szCs w:val="30"/>
          </w:rPr>
          <w:delText xml:space="preserve">Yim </w:delText>
        </w:r>
      </w:del>
      <w:ins w:id="6135" w:author="year" w:date="2021-07-06T05:33:00Z">
        <w:r w:rsidRPr="009B7A91">
          <w:rPr>
            <w:sz w:val="30"/>
            <w:szCs w:val="30"/>
          </w:rPr>
          <w:t xml:space="preserve"> </w:t>
        </w:r>
      </w:ins>
      <w:r w:rsidRPr="009B7A91">
        <w:rPr>
          <w:sz w:val="30"/>
          <w:szCs w:val="30"/>
        </w:rPr>
        <w:t xml:space="preserve">Tswj Xyuas </w:t>
      </w:r>
      <w:ins w:id="6136" w:author="year" w:date="2021-07-06T05:33:00Z">
        <w:r>
          <w:rPr>
            <w:sz w:val="30"/>
            <w:szCs w:val="30"/>
          </w:rPr>
          <w:t xml:space="preserve">Thiab Kev Lees Paub </w:t>
        </w:r>
      </w:ins>
      <w:del w:id="6137" w:author="year" w:date="2021-07-06T05:33:00Z">
        <w:r w:rsidRPr="009B7A91" w:rsidDel="00794D7E">
          <w:rPr>
            <w:sz w:val="30"/>
            <w:szCs w:val="30"/>
          </w:rPr>
          <w:delText xml:space="preserve">Haub </w:delText>
        </w:r>
      </w:del>
      <w:ins w:id="6138" w:author="year" w:date="2021-07-06T05:33:00Z">
        <w:r>
          <w:rPr>
            <w:sz w:val="30"/>
            <w:szCs w:val="30"/>
          </w:rPr>
          <w:t xml:space="preserve">Hauv ib </w:t>
        </w:r>
      </w:ins>
      <w:r w:rsidRPr="009B7A91">
        <w:rPr>
          <w:sz w:val="30"/>
          <w:szCs w:val="30"/>
        </w:rPr>
        <w:t xml:space="preserve">Cheeb Tsam </w:t>
      </w:r>
      <w:ins w:id="6139" w:author="year" w:date="2021-07-06T05:34:00Z">
        <w:r>
          <w:rPr>
            <w:sz w:val="30"/>
            <w:szCs w:val="30"/>
          </w:rPr>
          <w:t xml:space="preserve">ntawm xyoo 2019-20 </w:t>
        </w:r>
      </w:ins>
      <w:del w:id="6140" w:author="year" w:date="2021-07-06T05:34:00Z">
        <w:r w:rsidRPr="009B7A91" w:rsidDel="00794D7E">
          <w:rPr>
            <w:sz w:val="30"/>
            <w:szCs w:val="30"/>
          </w:rPr>
          <w:delText>thiab Npaj Kev Lees Paub Ntawm Xyoo</w:delText>
        </w:r>
      </w:del>
      <w:r w:rsidRPr="009B7A91">
        <w:rPr>
          <w:sz w:val="30"/>
          <w:szCs w:val="30"/>
        </w:rPr>
        <w:fldChar w:fldCharType="end"/>
      </w:r>
    </w:p>
    <w:tbl>
      <w:tblPr>
        <w:tblW w:w="0" w:type="auto"/>
        <w:tblInd w:w="125" w:type="dxa"/>
        <w:tblBorders>
          <w:top w:val="single" w:sz="2" w:space="0" w:color="8496B0"/>
          <w:left w:val="single" w:sz="2" w:space="0" w:color="8496B0"/>
          <w:bottom w:val="single" w:sz="2" w:space="0" w:color="8496B0"/>
          <w:right w:val="single" w:sz="2" w:space="0" w:color="8496B0"/>
          <w:insideH w:val="single" w:sz="2" w:space="0" w:color="8496B0"/>
          <w:insideV w:val="single" w:sz="2" w:space="0" w:color="8496B0"/>
        </w:tblBorders>
        <w:tblLayout w:type="fixed"/>
        <w:tblCellMar>
          <w:left w:w="0" w:type="dxa"/>
          <w:right w:w="0" w:type="dxa"/>
        </w:tblCellMar>
        <w:tblLook w:val="01E0" w:firstRow="1" w:lastRow="1" w:firstColumn="1" w:lastColumn="1" w:noHBand="0" w:noVBand="0"/>
      </w:tblPr>
      <w:tblGrid>
        <w:gridCol w:w="3388"/>
        <w:gridCol w:w="6208"/>
        <w:gridCol w:w="4798"/>
      </w:tblGrid>
      <w:tr w:rsidR="00AD19E5" w14:paraId="0421A085" w14:textId="77777777" w:rsidTr="00AD19E5">
        <w:trPr>
          <w:trHeight w:val="417"/>
        </w:trPr>
        <w:tc>
          <w:tcPr>
            <w:tcW w:w="3388" w:type="dxa"/>
            <w:shd w:val="clear" w:color="auto" w:fill="DEEBF5"/>
          </w:tcPr>
          <w:p w14:paraId="54CCB81A" w14:textId="77777777" w:rsidR="00AD19E5" w:rsidRPr="00A5621E" w:rsidRDefault="00AD19E5" w:rsidP="00AD19E5">
            <w:pPr>
              <w:pStyle w:val="TableParagraph"/>
              <w:spacing w:before="58"/>
              <w:ind w:left="58"/>
              <w:rPr>
                <w:b/>
              </w:rPr>
            </w:pPr>
            <w:r w:rsidRPr="00A5621E">
              <w:rPr>
                <w:b/>
              </w:rPr>
              <w:t>LEA Lub Npe</w:t>
            </w:r>
          </w:p>
        </w:tc>
        <w:tc>
          <w:tcPr>
            <w:tcW w:w="6208" w:type="dxa"/>
            <w:shd w:val="clear" w:color="auto" w:fill="DEEBF5"/>
          </w:tcPr>
          <w:p w14:paraId="4CBFAE5D" w14:textId="77777777" w:rsidR="00AD19E5" w:rsidRPr="00A5621E" w:rsidRDefault="00AD19E5" w:rsidP="00AD19E5">
            <w:pPr>
              <w:pStyle w:val="TableParagraph"/>
              <w:spacing w:before="58"/>
              <w:ind w:left="57"/>
              <w:rPr>
                <w:b/>
              </w:rPr>
            </w:pPr>
            <w:r w:rsidRPr="00A5621E">
              <w:rPr>
                <w:b/>
              </w:rPr>
              <w:t>Tiv Tauj Lub Npe thiab Lub Ntsiab</w:t>
            </w:r>
          </w:p>
        </w:tc>
        <w:tc>
          <w:tcPr>
            <w:tcW w:w="4798" w:type="dxa"/>
            <w:shd w:val="clear" w:color="auto" w:fill="DEEBF5"/>
          </w:tcPr>
          <w:p w14:paraId="7090F55B" w14:textId="77777777" w:rsidR="00AD19E5" w:rsidRPr="00A5621E" w:rsidRDefault="00AD19E5" w:rsidP="00AD19E5">
            <w:pPr>
              <w:pStyle w:val="TableParagraph"/>
              <w:spacing w:before="58"/>
              <w:ind w:left="57"/>
              <w:rPr>
                <w:b/>
              </w:rPr>
            </w:pPr>
            <w:r w:rsidRPr="00A5621E">
              <w:rPr>
                <w:b/>
              </w:rPr>
              <w:t>Email thiab Lej Xov Tooj</w:t>
            </w:r>
          </w:p>
        </w:tc>
      </w:tr>
      <w:tr w:rsidR="00AD19E5" w14:paraId="32A49E27" w14:textId="77777777" w:rsidTr="00AD19E5">
        <w:trPr>
          <w:trHeight w:val="609"/>
        </w:trPr>
        <w:tc>
          <w:tcPr>
            <w:tcW w:w="3388" w:type="dxa"/>
          </w:tcPr>
          <w:p w14:paraId="1917B68E" w14:textId="77777777" w:rsidR="00AD19E5" w:rsidRPr="00A5621E" w:rsidRDefault="00AD19E5" w:rsidP="00AD19E5">
            <w:pPr>
              <w:pStyle w:val="TableParagraph"/>
              <w:spacing w:before="58"/>
              <w:ind w:left="58"/>
            </w:pPr>
            <w:r w:rsidRPr="00A5621E">
              <w:t>Tsev Kawm Hauv Nroog Twin Rivers Unified</w:t>
            </w:r>
          </w:p>
        </w:tc>
        <w:tc>
          <w:tcPr>
            <w:tcW w:w="6208" w:type="dxa"/>
          </w:tcPr>
          <w:p w14:paraId="3DC32DD1" w14:textId="77777777" w:rsidR="00AD19E5" w:rsidRPr="00A5621E" w:rsidRDefault="00AD19E5" w:rsidP="00AD19E5">
            <w:pPr>
              <w:pStyle w:val="TableParagraph"/>
              <w:spacing w:before="58" w:line="270" w:lineRule="atLeast"/>
              <w:ind w:left="57" w:right="2981"/>
            </w:pPr>
            <w:r w:rsidRPr="00A5621E">
              <w:t>Steven Martinez Tus Thawj Saib Xyuas Tsev Kawm Ntawv</w:t>
            </w:r>
          </w:p>
        </w:tc>
        <w:tc>
          <w:tcPr>
            <w:tcW w:w="4798" w:type="dxa"/>
          </w:tcPr>
          <w:p w14:paraId="03C188AA" w14:textId="77777777" w:rsidR="00AD19E5" w:rsidRPr="00A5621E" w:rsidRDefault="00AD19E5" w:rsidP="00AD19E5">
            <w:pPr>
              <w:pStyle w:val="TableParagraph"/>
              <w:spacing w:before="58" w:line="270" w:lineRule="atLeast"/>
              <w:ind w:left="57" w:right="1097"/>
            </w:pPr>
            <w:hyperlink r:id="rId62">
              <w:r w:rsidRPr="00A5621E">
                <w:t>steve.martinez@twinriversusd.org</w:t>
              </w:r>
            </w:hyperlink>
            <w:r w:rsidRPr="00A5621E">
              <w:t xml:space="preserve"> (916) 566-1744</w:t>
            </w:r>
          </w:p>
        </w:tc>
      </w:tr>
    </w:tbl>
    <w:p w14:paraId="70540114" w14:textId="77777777" w:rsidR="00AD19E5" w:rsidRPr="00B028B6" w:rsidRDefault="00AD19E5" w:rsidP="00AD19E5">
      <w:pPr>
        <w:pStyle w:val="BodyText"/>
        <w:spacing w:before="276"/>
        <w:ind w:left="120" w:right="444"/>
        <w:rPr>
          <w:sz w:val="22"/>
          <w:szCs w:val="22"/>
        </w:rPr>
      </w:pPr>
      <w:r w:rsidRPr="00B028B6">
        <w:rPr>
          <w:sz w:val="22"/>
          <w:szCs w:val="22"/>
        </w:rPr>
        <w:t xml:space="preserve">Hauv qab no yog lub chaw lis hauj lwm </w:t>
      </w:r>
      <w:del w:id="6141" w:author="year" w:date="2021-07-06T05:36:00Z">
        <w:r w:rsidRPr="00B028B6" w:rsidDel="00794D7E">
          <w:rPr>
            <w:sz w:val="22"/>
            <w:szCs w:val="22"/>
          </w:rPr>
          <w:delText xml:space="preserve">hauv cheeb tsam (LEA) </w:delText>
        </w:r>
      </w:del>
      <w:r w:rsidRPr="00B028B6">
        <w:rPr>
          <w:sz w:val="22"/>
          <w:szCs w:val="22"/>
        </w:rPr>
        <w:t xml:space="preserve">Ntsuam xyuas </w:t>
      </w:r>
      <w:ins w:id="6142" w:author="year" w:date="2021-07-06T05:37:00Z">
        <w:r>
          <w:rPr>
            <w:sz w:val="22"/>
            <w:szCs w:val="22"/>
          </w:rPr>
          <w:t xml:space="preserve">txog </w:t>
        </w:r>
      </w:ins>
      <w:del w:id="6143" w:author="year" w:date="2021-07-06T05:37:00Z">
        <w:r w:rsidRPr="00B028B6" w:rsidDel="00794D7E">
          <w:rPr>
            <w:sz w:val="22"/>
            <w:szCs w:val="22"/>
          </w:rPr>
          <w:delText xml:space="preserve">nws </w:delText>
        </w:r>
      </w:del>
      <w:r w:rsidRPr="00B028B6">
        <w:rPr>
          <w:sz w:val="22"/>
          <w:szCs w:val="22"/>
        </w:rPr>
        <w:t>cov hom phiaj</w:t>
      </w:r>
      <w:ins w:id="6144" w:author="year" w:date="2021-07-06T05:37:00Z">
        <w:r>
          <w:rPr>
            <w:sz w:val="22"/>
            <w:szCs w:val="22"/>
          </w:rPr>
          <w:t xml:space="preserve"> ntawm tsev kawm hauv ib </w:t>
        </w:r>
      </w:ins>
      <w:ins w:id="6145" w:author="year" w:date="2021-07-06T05:38:00Z">
        <w:r>
          <w:rPr>
            <w:sz w:val="22"/>
            <w:szCs w:val="22"/>
          </w:rPr>
          <w:t>c</w:t>
        </w:r>
      </w:ins>
      <w:ins w:id="6146" w:author="year" w:date="2021-07-06T05:37:00Z">
        <w:r>
          <w:rPr>
            <w:sz w:val="22"/>
            <w:szCs w:val="22"/>
          </w:rPr>
          <w:t>heeb tsam</w:t>
        </w:r>
      </w:ins>
      <w:ins w:id="6147" w:author="year" w:date="2021-07-06T05:42:00Z">
        <w:r>
          <w:rPr>
            <w:sz w:val="22"/>
            <w:szCs w:val="22"/>
          </w:rPr>
          <w:t xml:space="preserve"> (LEA)</w:t>
        </w:r>
      </w:ins>
      <w:r w:rsidRPr="00B028B6">
        <w:rPr>
          <w:sz w:val="22"/>
          <w:szCs w:val="22"/>
        </w:rPr>
        <w:t xml:space="preserve">, cov txiaj ntsig uas ntsuas tau thiab cov kev nqis tes thiab cov kev pab cuam los ntawm </w:t>
      </w:r>
      <w:ins w:id="6148" w:author="year" w:date="2021-07-06T05:39:00Z">
        <w:r>
          <w:rPr>
            <w:sz w:val="22"/>
            <w:szCs w:val="22"/>
          </w:rPr>
          <w:t xml:space="preserve">Kev Npaj </w:t>
        </w:r>
      </w:ins>
      <w:ins w:id="6149" w:author="year" w:date="2021-07-06T05:40:00Z">
        <w:r>
          <w:rPr>
            <w:sz w:val="22"/>
            <w:szCs w:val="22"/>
          </w:rPr>
          <w:t xml:space="preserve">ntawm kev tswj xyuas thiab kev lees paub ntawm </w:t>
        </w:r>
      </w:ins>
      <w:r w:rsidRPr="00B028B6">
        <w:rPr>
          <w:sz w:val="22"/>
          <w:szCs w:val="22"/>
        </w:rPr>
        <w:t xml:space="preserve">xyoo 2019-20 </w:t>
      </w:r>
      <w:del w:id="6150" w:author="year" w:date="2021-07-06T05:41:00Z">
        <w:r w:rsidRPr="00B028B6" w:rsidDel="00684D15">
          <w:rPr>
            <w:sz w:val="22"/>
            <w:szCs w:val="22"/>
          </w:rPr>
          <w:delText xml:space="preserve">Cheeb Tsam Kev Tswj Hwm thiab Kev Npaj Hauj lwm </w:delText>
        </w:r>
      </w:del>
      <w:r w:rsidRPr="00B028B6">
        <w:rPr>
          <w:sz w:val="22"/>
          <w:szCs w:val="22"/>
        </w:rPr>
        <w:t>(Local Control and Accountability Plan LCAP).</w:t>
      </w:r>
    </w:p>
    <w:p w14:paraId="61BA3DF8" w14:textId="77777777" w:rsidR="00AD19E5" w:rsidRDefault="00AD19E5" w:rsidP="00AD19E5">
      <w:pPr>
        <w:sectPr w:rsidR="00AD19E5">
          <w:footerReference w:type="default" r:id="rId63"/>
          <w:pgSz w:w="15840" w:h="12240" w:orient="landscape"/>
          <w:pgMar w:top="1060" w:right="600" w:bottom="720" w:left="600" w:header="0" w:footer="528" w:gutter="0"/>
          <w:pgNumType w:start="1"/>
          <w:cols w:space="720"/>
        </w:sectPr>
      </w:pPr>
    </w:p>
    <w:p w14:paraId="40E84DE7" w14:textId="77777777" w:rsidR="00AD19E5" w:rsidRPr="003568E2" w:rsidRDefault="00AD19E5" w:rsidP="00AD19E5">
      <w:pPr>
        <w:pStyle w:val="Heading2"/>
        <w:rPr>
          <w:sz w:val="32"/>
          <w:szCs w:val="32"/>
        </w:rPr>
      </w:pPr>
      <w:r>
        <w:rPr>
          <w:noProof/>
          <w:lang w:bidi="th-TH"/>
        </w:rPr>
        <w:lastRenderedPageBreak/>
        <mc:AlternateContent>
          <mc:Choice Requires="wps">
            <w:drawing>
              <wp:anchor distT="0" distB="0" distL="0" distR="0" simplePos="0" relativeHeight="252063744" behindDoc="1" locked="0" layoutInCell="1" allowOverlap="1" wp14:anchorId="36F83949" wp14:editId="6BBA7457">
                <wp:simplePos x="0" y="0"/>
                <wp:positionH relativeFrom="page">
                  <wp:posOffset>456565</wp:posOffset>
                </wp:positionH>
                <wp:positionV relativeFrom="paragraph">
                  <wp:posOffset>340360</wp:posOffset>
                </wp:positionV>
                <wp:extent cx="9140190" cy="491490"/>
                <wp:effectExtent l="0" t="0" r="0" b="0"/>
                <wp:wrapTopAndBottom/>
                <wp:docPr id="251"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0190" cy="491490"/>
                        </a:xfrm>
                        <a:prstGeom prst="rect">
                          <a:avLst/>
                        </a:prstGeom>
                        <a:solidFill>
                          <a:srgbClr val="F1E4EF"/>
                        </a:solidFill>
                        <a:ln w="3175">
                          <a:solidFill>
                            <a:srgbClr val="D5ABFF"/>
                          </a:solidFill>
                          <a:miter lim="800000"/>
                          <a:headEnd/>
                          <a:tailEnd/>
                        </a:ln>
                      </wps:spPr>
                      <wps:txbx>
                        <w:txbxContent>
                          <w:p w14:paraId="3ADD5B97" w14:textId="77777777" w:rsidR="00AD19E5" w:rsidRPr="00FF1B00" w:rsidRDefault="00AD19E5" w:rsidP="00AD19E5">
                            <w:pPr>
                              <w:pStyle w:val="BodyText"/>
                              <w:spacing w:before="58"/>
                              <w:ind w:left="55"/>
                              <w:rPr>
                                <w:sz w:val="22"/>
                                <w:szCs w:val="22"/>
                              </w:rPr>
                            </w:pPr>
                            <w:ins w:id="6151" w:author="year" w:date="2021-07-06T05:45:00Z">
                              <w:r>
                                <w:rPr>
                                  <w:sz w:val="22"/>
                                  <w:szCs w:val="22"/>
                                </w:rPr>
                                <w:t xml:space="preserve">Txhawb kev vam meej ntawm kev kawm thiab txo qis </w:t>
                              </w:r>
                            </w:ins>
                            <w:ins w:id="6152" w:author="year" w:date="2021-07-06T05:48:00Z">
                              <w:r>
                                <w:rPr>
                                  <w:sz w:val="22"/>
                                  <w:szCs w:val="22"/>
                                </w:rPr>
                                <w:t xml:space="preserve">cov kev tsis sib luag. </w:t>
                              </w:r>
                            </w:ins>
                            <w:del w:id="6153" w:author="year" w:date="2021-07-06T05:48:00Z">
                              <w:r w:rsidRPr="00FF1B00" w:rsidDel="00684D15">
                                <w:rPr>
                                  <w:sz w:val="22"/>
                                  <w:szCs w:val="22"/>
                                </w:rPr>
                                <w:delText>Kev Kawm Ntaub Ntawv Kom Nce Txuj Qib thiab Txo Kev Tsis Txaus Siab</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83949" id="Text Box 208" o:spid="_x0000_s1104" type="#_x0000_t202" style="position:absolute;left:0;text-align:left;margin-left:35.95pt;margin-top:26.8pt;width:719.7pt;height:38.7pt;z-index:-251252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" fillcolor="#f1e4ef" strokecolor="#d5abff" strokeweight=".25pt">
                <v:textbox inset="0,0,0,0">
                  <w:txbxContent>
                    <w:p w14:paraId="3ADD5B97" w14:textId="77777777" w:rsidR="00AD19E5" w:rsidRPr="00FF1B00" w:rsidRDefault="00AD19E5" w:rsidP="00AD19E5">
                      <w:pPr>
                        <w:pStyle w:val="BodyText"/>
                        <w:spacing w:before="58"/>
                        <w:ind w:left="55"/>
                        <w:rPr>
                          <w:sz w:val="22"/>
                          <w:szCs w:val="22"/>
                        </w:rPr>
                      </w:pPr>
                      <w:ins w:id="6154" w:author="year" w:date="2021-07-06T05:45:00Z">
                        <w:r>
                          <w:rPr>
                            <w:sz w:val="22"/>
                            <w:szCs w:val="22"/>
                          </w:rPr>
                          <w:t xml:space="preserve">Txhawb kev vam meej ntawm kev kawm thiab txo qis </w:t>
                        </w:r>
                      </w:ins>
                      <w:ins w:id="6155" w:author="year" w:date="2021-07-06T05:48:00Z">
                        <w:r>
                          <w:rPr>
                            <w:sz w:val="22"/>
                            <w:szCs w:val="22"/>
                          </w:rPr>
                          <w:t xml:space="preserve">cov kev tsis sib luag. </w:t>
                        </w:r>
                      </w:ins>
                      <w:del w:id="6156" w:author="year" w:date="2021-07-06T05:48:00Z">
                        <w:r w:rsidRPr="00FF1B00" w:rsidDel="00684D15">
                          <w:rPr>
                            <w:sz w:val="22"/>
                            <w:szCs w:val="22"/>
                          </w:rPr>
                          <w:delText>Kev Kawm Ntaub Ntawv Kom Nce Txuj Qib thiab Txo Kev Tsis Txaus Siab</w:delText>
                        </w:r>
                      </w:del>
                    </w:p>
                  </w:txbxContent>
                </v:textbox>
                <w10:wrap type="topAndBottom" anchorx="page"/>
              </v:shape>
            </w:pict>
          </mc:Fallback>
        </mc:AlternateContent>
      </w:r>
      <w:bookmarkStart w:id="6157" w:name="Goal_1"/>
      <w:bookmarkEnd w:id="6157"/>
      <w:r w:rsidRPr="003568E2">
        <w:rPr>
          <w:sz w:val="32"/>
          <w:szCs w:val="32"/>
        </w:rPr>
        <w:fldChar w:fldCharType="begin"/>
      </w:r>
      <w:r w:rsidRPr="003568E2">
        <w:rPr>
          <w:sz w:val="32"/>
          <w:szCs w:val="32"/>
        </w:rPr>
        <w:instrText xml:space="preserve"> HYPERLINK "http://www.doc-tracking.com/screenshots/21LCAP/Instructions/LCAPandLCPAnnualUpdateInstructions.htm" \l "AnnualUpdate" \h </w:instrText>
      </w:r>
      <w:r w:rsidRPr="003568E2">
        <w:rPr>
          <w:sz w:val="32"/>
          <w:szCs w:val="32"/>
        </w:rPr>
        <w:fldChar w:fldCharType="separate"/>
      </w:r>
      <w:r w:rsidRPr="003568E2">
        <w:rPr>
          <w:sz w:val="32"/>
          <w:szCs w:val="32"/>
        </w:rPr>
        <w:t xml:space="preserve">Lub </w:t>
      </w:r>
      <w:r>
        <w:rPr>
          <w:sz w:val="32"/>
          <w:szCs w:val="32"/>
        </w:rPr>
        <w:t>H</w:t>
      </w:r>
      <w:r w:rsidRPr="003568E2">
        <w:rPr>
          <w:sz w:val="32"/>
          <w:szCs w:val="32"/>
        </w:rPr>
        <w:t xml:space="preserve">om </w:t>
      </w:r>
      <w:r>
        <w:rPr>
          <w:sz w:val="32"/>
          <w:szCs w:val="32"/>
        </w:rPr>
        <w:t>P</w:t>
      </w:r>
      <w:r w:rsidRPr="003568E2">
        <w:rPr>
          <w:sz w:val="32"/>
          <w:szCs w:val="32"/>
        </w:rPr>
        <w:t>hiaj 1</w:t>
      </w:r>
      <w:r w:rsidRPr="003568E2">
        <w:rPr>
          <w:sz w:val="32"/>
          <w:szCs w:val="32"/>
        </w:rPr>
        <w:fldChar w:fldCharType="end"/>
      </w:r>
    </w:p>
    <w:p w14:paraId="2B016598" w14:textId="77777777" w:rsidR="00AD19E5" w:rsidRDefault="00AD19E5" w:rsidP="00AD19E5">
      <w:pPr>
        <w:pStyle w:val="BodyText"/>
        <w:spacing w:before="4"/>
        <w:rPr>
          <w:b/>
          <w:sz w:val="13"/>
        </w:rPr>
      </w:pPr>
    </w:p>
    <w:p w14:paraId="6FA3476A" w14:textId="77777777" w:rsidR="00AD19E5" w:rsidRPr="008608A8" w:rsidRDefault="00AD19E5" w:rsidP="00AD19E5">
      <w:pPr>
        <w:pStyle w:val="BodyText"/>
        <w:spacing w:before="93"/>
        <w:ind w:left="191"/>
        <w:rPr>
          <w:sz w:val="22"/>
          <w:szCs w:val="22"/>
        </w:rPr>
      </w:pPr>
      <w:r w:rsidRPr="008608A8">
        <w:rPr>
          <w:sz w:val="22"/>
          <w:szCs w:val="22"/>
        </w:rPr>
        <w:t>Lub xeev thiab / los sis Cov Hauj lwm Hauv Ib Cheeb Tsam tau hais los ntawm lub hom phiaj no:</w:t>
      </w:r>
    </w:p>
    <w:p w14:paraId="65F7AD7C" w14:textId="77777777" w:rsidR="00AD19E5" w:rsidRDefault="00AD19E5" w:rsidP="00AD19E5">
      <w:pPr>
        <w:pStyle w:val="BodyText"/>
        <w:ind w:left="114"/>
        <w:rPr>
          <w:sz w:val="20"/>
        </w:rPr>
      </w:pPr>
      <w:r>
        <w:rPr>
          <w:noProof/>
          <w:sz w:val="20"/>
          <w:lang w:bidi="th-TH"/>
        </w:rPr>
        <mc:AlternateContent>
          <mc:Choice Requires="wps">
            <w:drawing>
              <wp:anchor distT="0" distB="0" distL="114300" distR="114300" simplePos="0" relativeHeight="252073984" behindDoc="0" locked="0" layoutInCell="1" allowOverlap="1" wp14:anchorId="6B0E311A" wp14:editId="1A7EAA42">
                <wp:simplePos x="0" y="0"/>
                <wp:positionH relativeFrom="column">
                  <wp:posOffset>85725</wp:posOffset>
                </wp:positionH>
                <wp:positionV relativeFrom="paragraph">
                  <wp:posOffset>41910</wp:posOffset>
                </wp:positionV>
                <wp:extent cx="2943225" cy="962025"/>
                <wp:effectExtent l="0" t="0" r="28575" b="28575"/>
                <wp:wrapNone/>
                <wp:docPr id="250" name="Text Box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962025"/>
                        </a:xfrm>
                        <a:prstGeom prst="rect">
                          <a:avLst/>
                        </a:prstGeom>
                        <a:solidFill>
                          <a:schemeClr val="accent2">
                            <a:lumMod val="20000"/>
                            <a:lumOff val="80000"/>
                          </a:schemeClr>
                        </a:solidFill>
                        <a:ln w="9525">
                          <a:solidFill>
                            <a:schemeClr val="accent2">
                              <a:lumMod val="20000"/>
                              <a:lumOff val="80000"/>
                            </a:schemeClr>
                          </a:solidFill>
                          <a:miter lim="800000"/>
                          <a:headEnd/>
                          <a:tailEnd/>
                        </a:ln>
                      </wps:spPr>
                      <wps:txbx>
                        <w:txbxContent>
                          <w:p w14:paraId="590F790F" w14:textId="77777777" w:rsidR="00AD19E5" w:rsidRPr="00820ED6" w:rsidRDefault="00AD19E5" w:rsidP="00AD19E5">
                            <w:pPr>
                              <w:spacing w:line="268" w:lineRule="exact"/>
                              <w:rPr>
                                <w:sz w:val="21"/>
                                <w:szCs w:val="21"/>
                              </w:rPr>
                            </w:pPr>
                            <w:r>
                              <w:rPr>
                                <w:sz w:val="21"/>
                                <w:szCs w:val="21"/>
                              </w:rPr>
                              <w:t>Qhov</w:t>
                            </w:r>
                            <w:r w:rsidRPr="00820ED6">
                              <w:rPr>
                                <w:sz w:val="21"/>
                                <w:szCs w:val="21"/>
                              </w:rPr>
                              <w:t xml:space="preserve"> Tseem Ceeb Ntawm Lub xeev:</w:t>
                            </w:r>
                          </w:p>
                          <w:p w14:paraId="41A4200C" w14:textId="77777777" w:rsidR="00AD19E5" w:rsidRPr="00820ED6" w:rsidRDefault="00AD19E5" w:rsidP="00AD19E5">
                            <w:pPr>
                              <w:rPr>
                                <w:sz w:val="21"/>
                                <w:szCs w:val="21"/>
                              </w:rPr>
                            </w:pPr>
                          </w:p>
                          <w:p w14:paraId="506E3FE7" w14:textId="77777777" w:rsidR="00AD19E5" w:rsidRPr="00820ED6" w:rsidRDefault="00AD19E5" w:rsidP="00AD19E5">
                            <w:pPr>
                              <w:spacing w:before="8"/>
                              <w:rPr>
                                <w:sz w:val="21"/>
                                <w:szCs w:val="21"/>
                              </w:rPr>
                            </w:pPr>
                          </w:p>
                          <w:p w14:paraId="30966F10" w14:textId="77777777" w:rsidR="00AD19E5" w:rsidRPr="00820ED6" w:rsidRDefault="00AD19E5" w:rsidP="00AD19E5">
                            <w:pPr>
                              <w:rPr>
                                <w:sz w:val="21"/>
                                <w:szCs w:val="21"/>
                              </w:rPr>
                            </w:pPr>
                            <w:r w:rsidRPr="00820ED6">
                              <w:rPr>
                                <w:sz w:val="21"/>
                                <w:szCs w:val="21"/>
                              </w:rPr>
                              <w:t>Qhov Tseem Ceeb Hauv Z</w:t>
                            </w:r>
                            <w:r>
                              <w:rPr>
                                <w:sz w:val="21"/>
                                <w:szCs w:val="21"/>
                              </w:rPr>
                              <w:t>ej Zog</w:t>
                            </w:r>
                            <w:r w:rsidRPr="00820ED6">
                              <w:rPr>
                                <w:sz w:val="21"/>
                                <w:szCs w:val="21"/>
                              </w:rPr>
                              <w:t>:</w:t>
                            </w:r>
                          </w:p>
                          <w:p w14:paraId="162F931B" w14:textId="77777777" w:rsidR="00AD19E5" w:rsidRPr="00820ED6" w:rsidRDefault="00AD19E5" w:rsidP="00AD19E5">
                            <w:pPr>
                              <w:rPr>
                                <w:sz w:val="21"/>
                                <w:szCs w:val="2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0E311A" id="Text Box 507" o:spid="_x0000_s1105" type="#_x0000_t202" style="position:absolute;left:0;text-align:left;margin-left:6.75pt;margin-top:3.3pt;width:231.75pt;height:75.7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" fillcolor="#f2dbdb [661]" strokecolor="#f2dbdb [661]">
                <v:textbox>
                  <w:txbxContent>
                    <w:p w14:paraId="590F790F" w14:textId="77777777" w:rsidR="00AD19E5" w:rsidRPr="00820ED6" w:rsidRDefault="00AD19E5" w:rsidP="00AD19E5">
                      <w:pPr>
                        <w:spacing w:line="268" w:lineRule="exact"/>
                        <w:rPr>
                          <w:sz w:val="21"/>
                          <w:szCs w:val="21"/>
                        </w:rPr>
                      </w:pPr>
                      <w:r>
                        <w:rPr>
                          <w:sz w:val="21"/>
                          <w:szCs w:val="21"/>
                        </w:rPr>
                        <w:t>Qhov</w:t>
                      </w:r>
                      <w:r w:rsidRPr="00820ED6">
                        <w:rPr>
                          <w:sz w:val="21"/>
                          <w:szCs w:val="21"/>
                        </w:rPr>
                        <w:t xml:space="preserve"> Tseem Ceeb Ntawm Lub xeev:</w:t>
                      </w:r>
                    </w:p>
                    <w:p w14:paraId="41A4200C" w14:textId="77777777" w:rsidR="00AD19E5" w:rsidRPr="00820ED6" w:rsidRDefault="00AD19E5" w:rsidP="00AD19E5">
                      <w:pPr>
                        <w:rPr>
                          <w:sz w:val="21"/>
                          <w:szCs w:val="21"/>
                        </w:rPr>
                      </w:pPr>
                    </w:p>
                    <w:p w14:paraId="506E3FE7" w14:textId="77777777" w:rsidR="00AD19E5" w:rsidRPr="00820ED6" w:rsidRDefault="00AD19E5" w:rsidP="00AD19E5">
                      <w:pPr>
                        <w:spacing w:before="8"/>
                        <w:rPr>
                          <w:sz w:val="21"/>
                          <w:szCs w:val="21"/>
                        </w:rPr>
                      </w:pPr>
                    </w:p>
                    <w:p w14:paraId="30966F10" w14:textId="77777777" w:rsidR="00AD19E5" w:rsidRPr="00820ED6" w:rsidRDefault="00AD19E5" w:rsidP="00AD19E5">
                      <w:pPr>
                        <w:rPr>
                          <w:sz w:val="21"/>
                          <w:szCs w:val="21"/>
                        </w:rPr>
                      </w:pPr>
                      <w:r w:rsidRPr="00820ED6">
                        <w:rPr>
                          <w:sz w:val="21"/>
                          <w:szCs w:val="21"/>
                        </w:rPr>
                        <w:t>Qhov Tseem Ceeb Hauv Z</w:t>
                      </w:r>
                      <w:r>
                        <w:rPr>
                          <w:sz w:val="21"/>
                          <w:szCs w:val="21"/>
                        </w:rPr>
                        <w:t>ej Zog</w:t>
                      </w:r>
                      <w:r w:rsidRPr="00820ED6">
                        <w:rPr>
                          <w:sz w:val="21"/>
                          <w:szCs w:val="21"/>
                        </w:rPr>
                        <w:t>:</w:t>
                      </w:r>
                    </w:p>
                    <w:p w14:paraId="162F931B" w14:textId="77777777" w:rsidR="00AD19E5" w:rsidRPr="00820ED6" w:rsidRDefault="00AD19E5" w:rsidP="00AD19E5">
                      <w:pPr>
                        <w:rPr>
                          <w:sz w:val="21"/>
                          <w:szCs w:val="21"/>
                        </w:rPr>
                      </w:pPr>
                    </w:p>
                  </w:txbxContent>
                </v:textbox>
              </v:shape>
            </w:pict>
          </mc:Fallback>
        </mc:AlternateContent>
      </w:r>
      <w:r>
        <w:rPr>
          <w:noProof/>
          <w:sz w:val="20"/>
          <w:lang w:bidi="th-TH"/>
        </w:rPr>
        <mc:AlternateContent>
          <mc:Choice Requires="wps">
            <w:drawing>
              <wp:anchor distT="0" distB="0" distL="114300" distR="114300" simplePos="0" relativeHeight="252075008" behindDoc="0" locked="0" layoutInCell="1" allowOverlap="1" wp14:anchorId="08566A8A" wp14:editId="7641EB53">
                <wp:simplePos x="0" y="0"/>
                <wp:positionH relativeFrom="column">
                  <wp:posOffset>3028950</wp:posOffset>
                </wp:positionH>
                <wp:positionV relativeFrom="paragraph">
                  <wp:posOffset>13335</wp:posOffset>
                </wp:positionV>
                <wp:extent cx="6184265" cy="990600"/>
                <wp:effectExtent l="0" t="0" r="26035" b="19050"/>
                <wp:wrapNone/>
                <wp:docPr id="249" name="Text Box 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265" cy="990600"/>
                        </a:xfrm>
                        <a:prstGeom prst="rect">
                          <a:avLst/>
                        </a:prstGeom>
                        <a:solidFill>
                          <a:schemeClr val="accent2">
                            <a:lumMod val="20000"/>
                            <a:lumOff val="80000"/>
                          </a:schemeClr>
                        </a:solidFill>
                        <a:ln w="9525">
                          <a:solidFill>
                            <a:schemeClr val="accent2">
                              <a:lumMod val="20000"/>
                              <a:lumOff val="80000"/>
                            </a:schemeClr>
                          </a:solidFill>
                          <a:miter lim="800000"/>
                          <a:headEnd/>
                          <a:tailEnd/>
                        </a:ln>
                      </wps:spPr>
                      <wps:txbx>
                        <w:txbxContent>
                          <w:p w14:paraId="3A2B2191" w14:textId="77777777" w:rsidR="00AD19E5" w:rsidRPr="00547B7F" w:rsidRDefault="00AD19E5" w:rsidP="00AD19E5">
                            <w:pPr>
                              <w:spacing w:line="268" w:lineRule="exact"/>
                              <w:rPr>
                                <w:sz w:val="21"/>
                                <w:szCs w:val="21"/>
                              </w:rPr>
                            </w:pPr>
                            <w:r w:rsidRPr="00547B7F">
                              <w:rPr>
                                <w:sz w:val="21"/>
                                <w:szCs w:val="21"/>
                              </w:rPr>
                              <w:t>Qhov Muaj Feem Zeeg 1: Qib Pib (</w:t>
                            </w:r>
                            <w:del w:id="6158" w:author="year" w:date="2021-07-06T05:50:00Z">
                              <w:r w:rsidRPr="00547B7F" w:rsidDel="00A14947">
                                <w:rPr>
                                  <w:sz w:val="21"/>
                                  <w:szCs w:val="21"/>
                                </w:rPr>
                                <w:delText>Li Cas</w:delText>
                              </w:r>
                            </w:del>
                            <w:ins w:id="6159" w:author="year" w:date="2021-07-06T05:50:00Z">
                              <w:r>
                                <w:rPr>
                                  <w:sz w:val="21"/>
                                  <w:szCs w:val="21"/>
                                </w:rPr>
                                <w:t>Cov xwm txheej</w:t>
                              </w:r>
                            </w:ins>
                            <w:r w:rsidRPr="00547B7F">
                              <w:rPr>
                                <w:sz w:val="21"/>
                                <w:szCs w:val="21"/>
                              </w:rPr>
                              <w:t xml:space="preserve"> ntawm Kev Kawm)</w:t>
                            </w:r>
                          </w:p>
                          <w:p w14:paraId="23B37857" w14:textId="77777777" w:rsidR="00AD19E5" w:rsidRPr="00547B7F" w:rsidRDefault="00AD19E5" w:rsidP="00AD19E5">
                            <w:pPr>
                              <w:spacing w:before="41" w:line="276" w:lineRule="auto"/>
                              <w:rPr>
                                <w:sz w:val="21"/>
                                <w:szCs w:val="21"/>
                              </w:rPr>
                            </w:pPr>
                            <w:r w:rsidRPr="00547B7F">
                              <w:rPr>
                                <w:sz w:val="21"/>
                                <w:szCs w:val="21"/>
                              </w:rPr>
                              <w:t>Qhov Muaj Feem Zeeg 2: Lub Xeev Cov Qauv (</w:t>
                            </w:r>
                            <w:del w:id="6160" w:author="year" w:date="2021-07-06T05:51:00Z">
                              <w:r w:rsidRPr="00547B7F" w:rsidDel="00A14947">
                                <w:rPr>
                                  <w:sz w:val="21"/>
                                  <w:szCs w:val="21"/>
                                </w:rPr>
                                <w:delText>Txiaj Ntsim</w:delText>
                              </w:r>
                            </w:del>
                            <w:ins w:id="6161" w:author="year" w:date="2021-07-06T05:51:00Z">
                              <w:r>
                                <w:rPr>
                                  <w:sz w:val="21"/>
                                  <w:szCs w:val="21"/>
                                </w:rPr>
                                <w:t>Cov xwm txheej</w:t>
                              </w:r>
                            </w:ins>
                            <w:r w:rsidRPr="00547B7F">
                              <w:rPr>
                                <w:sz w:val="21"/>
                                <w:szCs w:val="21"/>
                              </w:rPr>
                              <w:t xml:space="preserve"> Ntawm Kev Kawm) </w:t>
                            </w:r>
                            <w:ins w:id="6162" w:author="year" w:date="2021-07-06T05:52:00Z">
                              <w:r>
                                <w:rPr>
                                  <w:sz w:val="21"/>
                                  <w:szCs w:val="21"/>
                                </w:rPr>
                                <w:t xml:space="preserve">   </w:t>
                              </w:r>
                            </w:ins>
                            <w:r w:rsidRPr="00547B7F">
                              <w:rPr>
                                <w:sz w:val="21"/>
                                <w:szCs w:val="21"/>
                              </w:rPr>
                              <w:t xml:space="preserve">Qhov Muaj Feem Zeeg 4: </w:t>
                            </w:r>
                            <w:ins w:id="6163" w:author="year" w:date="2021-07-06T05:52:00Z">
                              <w:r>
                                <w:rPr>
                                  <w:sz w:val="21"/>
                                  <w:szCs w:val="21"/>
                                </w:rPr>
                                <w:t xml:space="preserve">Yam uas cov </w:t>
                              </w:r>
                            </w:ins>
                            <w:r w:rsidRPr="00547B7F">
                              <w:rPr>
                                <w:sz w:val="21"/>
                                <w:szCs w:val="21"/>
                              </w:rPr>
                              <w:t xml:space="preserve">Tub Kawm </w:t>
                            </w:r>
                            <w:ins w:id="6164" w:author="year" w:date="2021-07-06T05:53:00Z">
                              <w:r>
                                <w:rPr>
                                  <w:sz w:val="21"/>
                                  <w:szCs w:val="21"/>
                                </w:rPr>
                                <w:t xml:space="preserve">tau ua tiav </w:t>
                              </w:r>
                            </w:ins>
                            <w:del w:id="6165" w:author="year" w:date="2021-07-06T05:52:00Z">
                              <w:r w:rsidRPr="00547B7F" w:rsidDel="00A14947">
                                <w:rPr>
                                  <w:sz w:val="21"/>
                                  <w:szCs w:val="21"/>
                                </w:rPr>
                                <w:delText xml:space="preserve">Ntawv Ua Tau Zoo </w:delText>
                              </w:r>
                            </w:del>
                            <w:r w:rsidRPr="00547B7F">
                              <w:rPr>
                                <w:sz w:val="21"/>
                                <w:szCs w:val="21"/>
                              </w:rPr>
                              <w:t xml:space="preserve">(Tub Kawm Ntawv </w:t>
                            </w:r>
                            <w:r>
                              <w:rPr>
                                <w:sz w:val="21"/>
                                <w:szCs w:val="21"/>
                              </w:rPr>
                              <w:t>cov txiaj ntsig</w:t>
                            </w:r>
                            <w:r w:rsidRPr="00547B7F">
                              <w:rPr>
                                <w:sz w:val="21"/>
                                <w:szCs w:val="21"/>
                              </w:rPr>
                              <w:t>)</w:t>
                            </w:r>
                          </w:p>
                          <w:p w14:paraId="371C7214" w14:textId="77777777" w:rsidR="00AD19E5" w:rsidRPr="00547B7F" w:rsidRDefault="00AD19E5" w:rsidP="00AD19E5">
                            <w:pPr>
                              <w:spacing w:before="57"/>
                              <w:rPr>
                                <w:sz w:val="21"/>
                                <w:szCs w:val="21"/>
                              </w:rPr>
                            </w:pPr>
                            <w:r w:rsidRPr="00547B7F">
                              <w:rPr>
                                <w:sz w:val="21"/>
                                <w:szCs w:val="21"/>
                              </w:rPr>
                              <w:t>TRUSD Txoj Kev Ntseeg 1,6,7</w:t>
                            </w:r>
                          </w:p>
                          <w:p w14:paraId="59514640" w14:textId="77777777" w:rsidR="00AD19E5" w:rsidRPr="00547B7F" w:rsidRDefault="00AD19E5" w:rsidP="00AD19E5">
                            <w:pPr>
                              <w:rPr>
                                <w:sz w:val="21"/>
                                <w:szCs w:val="2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566A8A" id="Text Box 508" o:spid="_x0000_s1106" type="#_x0000_t202" style="position:absolute;left:0;text-align:left;margin-left:238.5pt;margin-top:1.05pt;width:486.95pt;height:78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" fillcolor="#f2dbdb [661]" strokecolor="#f2dbdb [661]">
                <v:textbox>
                  <w:txbxContent>
                    <w:p w14:paraId="3A2B2191" w14:textId="77777777" w:rsidR="00AD19E5" w:rsidRPr="00547B7F" w:rsidRDefault="00AD19E5" w:rsidP="00AD19E5">
                      <w:pPr>
                        <w:spacing w:line="268" w:lineRule="exact"/>
                        <w:rPr>
                          <w:sz w:val="21"/>
                          <w:szCs w:val="21"/>
                        </w:rPr>
                      </w:pPr>
                      <w:r w:rsidRPr="00547B7F">
                        <w:rPr>
                          <w:sz w:val="21"/>
                          <w:szCs w:val="21"/>
                        </w:rPr>
                        <w:t>Qhov Muaj Feem Zeeg 1: Qib Pib (</w:t>
                      </w:r>
                      <w:del w:id="6166" w:author="year" w:date="2021-07-06T05:50:00Z">
                        <w:r w:rsidRPr="00547B7F" w:rsidDel="00A14947">
                          <w:rPr>
                            <w:sz w:val="21"/>
                            <w:szCs w:val="21"/>
                          </w:rPr>
                          <w:delText>Li Cas</w:delText>
                        </w:r>
                      </w:del>
                      <w:ins w:id="6167" w:author="year" w:date="2021-07-06T05:50:00Z">
                        <w:r>
                          <w:rPr>
                            <w:sz w:val="21"/>
                            <w:szCs w:val="21"/>
                          </w:rPr>
                          <w:t>Cov xwm txheej</w:t>
                        </w:r>
                      </w:ins>
                      <w:r w:rsidRPr="00547B7F">
                        <w:rPr>
                          <w:sz w:val="21"/>
                          <w:szCs w:val="21"/>
                        </w:rPr>
                        <w:t xml:space="preserve"> ntawm Kev Kawm)</w:t>
                      </w:r>
                    </w:p>
                    <w:p w14:paraId="23B37857" w14:textId="77777777" w:rsidR="00AD19E5" w:rsidRPr="00547B7F" w:rsidRDefault="00AD19E5" w:rsidP="00AD19E5">
                      <w:pPr>
                        <w:spacing w:before="41" w:line="276" w:lineRule="auto"/>
                        <w:rPr>
                          <w:sz w:val="21"/>
                          <w:szCs w:val="21"/>
                        </w:rPr>
                      </w:pPr>
                      <w:r w:rsidRPr="00547B7F">
                        <w:rPr>
                          <w:sz w:val="21"/>
                          <w:szCs w:val="21"/>
                        </w:rPr>
                        <w:t>Qhov Muaj Feem Zeeg 2: Lub Xeev Cov Qauv (</w:t>
                      </w:r>
                      <w:del w:id="6168" w:author="year" w:date="2021-07-06T05:51:00Z">
                        <w:r w:rsidRPr="00547B7F" w:rsidDel="00A14947">
                          <w:rPr>
                            <w:sz w:val="21"/>
                            <w:szCs w:val="21"/>
                          </w:rPr>
                          <w:delText>Txiaj Ntsim</w:delText>
                        </w:r>
                      </w:del>
                      <w:ins w:id="6169" w:author="year" w:date="2021-07-06T05:51:00Z">
                        <w:r>
                          <w:rPr>
                            <w:sz w:val="21"/>
                            <w:szCs w:val="21"/>
                          </w:rPr>
                          <w:t>Cov xwm txheej</w:t>
                        </w:r>
                      </w:ins>
                      <w:r w:rsidRPr="00547B7F">
                        <w:rPr>
                          <w:sz w:val="21"/>
                          <w:szCs w:val="21"/>
                        </w:rPr>
                        <w:t xml:space="preserve"> Ntawm Kev Kawm) </w:t>
                      </w:r>
                      <w:ins w:id="6170" w:author="year" w:date="2021-07-06T05:52:00Z">
                        <w:r>
                          <w:rPr>
                            <w:sz w:val="21"/>
                            <w:szCs w:val="21"/>
                          </w:rPr>
                          <w:t xml:space="preserve">   </w:t>
                        </w:r>
                      </w:ins>
                      <w:r w:rsidRPr="00547B7F">
                        <w:rPr>
                          <w:sz w:val="21"/>
                          <w:szCs w:val="21"/>
                        </w:rPr>
                        <w:t xml:space="preserve">Qhov Muaj Feem Zeeg 4: </w:t>
                      </w:r>
                      <w:ins w:id="6171" w:author="year" w:date="2021-07-06T05:52:00Z">
                        <w:r>
                          <w:rPr>
                            <w:sz w:val="21"/>
                            <w:szCs w:val="21"/>
                          </w:rPr>
                          <w:t xml:space="preserve">Yam uas cov </w:t>
                        </w:r>
                      </w:ins>
                      <w:r w:rsidRPr="00547B7F">
                        <w:rPr>
                          <w:sz w:val="21"/>
                          <w:szCs w:val="21"/>
                        </w:rPr>
                        <w:t xml:space="preserve">Tub Kawm </w:t>
                      </w:r>
                      <w:ins w:id="6172" w:author="year" w:date="2021-07-06T05:53:00Z">
                        <w:r>
                          <w:rPr>
                            <w:sz w:val="21"/>
                            <w:szCs w:val="21"/>
                          </w:rPr>
                          <w:t xml:space="preserve">tau ua tiav </w:t>
                        </w:r>
                      </w:ins>
                      <w:del w:id="6173" w:author="year" w:date="2021-07-06T05:52:00Z">
                        <w:r w:rsidRPr="00547B7F" w:rsidDel="00A14947">
                          <w:rPr>
                            <w:sz w:val="21"/>
                            <w:szCs w:val="21"/>
                          </w:rPr>
                          <w:delText xml:space="preserve">Ntawv Ua Tau Zoo </w:delText>
                        </w:r>
                      </w:del>
                      <w:r w:rsidRPr="00547B7F">
                        <w:rPr>
                          <w:sz w:val="21"/>
                          <w:szCs w:val="21"/>
                        </w:rPr>
                        <w:t xml:space="preserve">(Tub Kawm Ntawv </w:t>
                      </w:r>
                      <w:r>
                        <w:rPr>
                          <w:sz w:val="21"/>
                          <w:szCs w:val="21"/>
                        </w:rPr>
                        <w:t>cov txiaj ntsig</w:t>
                      </w:r>
                      <w:r w:rsidRPr="00547B7F">
                        <w:rPr>
                          <w:sz w:val="21"/>
                          <w:szCs w:val="21"/>
                        </w:rPr>
                        <w:t>)</w:t>
                      </w:r>
                    </w:p>
                    <w:p w14:paraId="371C7214" w14:textId="77777777" w:rsidR="00AD19E5" w:rsidRPr="00547B7F" w:rsidRDefault="00AD19E5" w:rsidP="00AD19E5">
                      <w:pPr>
                        <w:spacing w:before="57"/>
                        <w:rPr>
                          <w:sz w:val="21"/>
                          <w:szCs w:val="21"/>
                        </w:rPr>
                      </w:pPr>
                      <w:r w:rsidRPr="00547B7F">
                        <w:rPr>
                          <w:sz w:val="21"/>
                          <w:szCs w:val="21"/>
                        </w:rPr>
                        <w:t>TRUSD Txoj Kev Ntseeg 1,6,7</w:t>
                      </w:r>
                    </w:p>
                    <w:p w14:paraId="59514640" w14:textId="77777777" w:rsidR="00AD19E5" w:rsidRPr="00547B7F" w:rsidRDefault="00AD19E5" w:rsidP="00AD19E5">
                      <w:pPr>
                        <w:rPr>
                          <w:sz w:val="21"/>
                          <w:szCs w:val="21"/>
                        </w:rPr>
                      </w:pPr>
                    </w:p>
                  </w:txbxContent>
                </v:textbox>
              </v:shape>
            </w:pict>
          </mc:Fallback>
        </mc:AlternateContent>
      </w:r>
      <w:r>
        <w:rPr>
          <w:noProof/>
          <w:sz w:val="20"/>
          <w:lang w:bidi="th-TH"/>
        </w:rPr>
        <mc:AlternateContent>
          <mc:Choice Requires="wpg">
            <w:drawing>
              <wp:inline distT="0" distB="0" distL="0" distR="0" wp14:anchorId="59EDBC06" wp14:editId="1053092D">
                <wp:extent cx="9145270" cy="922020"/>
                <wp:effectExtent l="5715" t="5715" r="12065" b="5715"/>
                <wp:docPr id="238"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5270" cy="922020"/>
                          <a:chOff x="0" y="0"/>
                          <a:chExt cx="14402" cy="1452"/>
                        </a:xfrm>
                      </wpg:grpSpPr>
                      <wps:wsp>
                        <wps:cNvPr id="239" name="Rectangle 207"/>
                        <wps:cNvSpPr>
                          <a:spLocks noChangeArrowheads="1"/>
                        </wps:cNvSpPr>
                        <wps:spPr bwMode="auto">
                          <a:xfrm>
                            <a:off x="5" y="5"/>
                            <a:ext cx="14392" cy="1442"/>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Line 206"/>
                        <wps:cNvCnPr>
                          <a:cxnSpLocks noChangeShapeType="1"/>
                        </wps:cNvCnPr>
                        <wps:spPr bwMode="auto">
                          <a:xfrm>
                            <a:off x="1949" y="379"/>
                            <a:ext cx="160" cy="0"/>
                          </a:xfrm>
                          <a:prstGeom prst="line">
                            <a:avLst/>
                          </a:prstGeom>
                          <a:noFill/>
                          <a:ln w="7620">
                            <a:solidFill>
                              <a:srgbClr val="F1E4EF"/>
                            </a:solidFill>
                            <a:round/>
                            <a:headEnd/>
                            <a:tailEnd/>
                          </a:ln>
                          <a:extLst>
                            <a:ext uri="{909E8E84-426E-40DD-AFC4-6F175D3DCCD1}">
                              <a14:hiddenFill xmlns:a14="http://schemas.microsoft.com/office/drawing/2010/main">
                                <a:noFill/>
                              </a14:hiddenFill>
                            </a:ext>
                          </a:extLst>
                        </wps:spPr>
                        <wps:bodyPr/>
                      </wps:wsp>
                      <wps:wsp>
                        <wps:cNvPr id="241" name="Line 205"/>
                        <wps:cNvCnPr>
                          <a:cxnSpLocks noChangeShapeType="1"/>
                        </wps:cNvCnPr>
                        <wps:spPr bwMode="auto">
                          <a:xfrm>
                            <a:off x="1949" y="696"/>
                            <a:ext cx="160" cy="0"/>
                          </a:xfrm>
                          <a:prstGeom prst="line">
                            <a:avLst/>
                          </a:prstGeom>
                          <a:noFill/>
                          <a:ln w="7620">
                            <a:solidFill>
                              <a:srgbClr val="F1E4EF"/>
                            </a:solidFill>
                            <a:round/>
                            <a:headEnd/>
                            <a:tailEnd/>
                          </a:ln>
                          <a:extLst>
                            <a:ext uri="{909E8E84-426E-40DD-AFC4-6F175D3DCCD1}">
                              <a14:hiddenFill xmlns:a14="http://schemas.microsoft.com/office/drawing/2010/main">
                                <a:noFill/>
                              </a14:hiddenFill>
                            </a:ext>
                          </a:extLst>
                        </wps:spPr>
                        <wps:bodyPr/>
                      </wps:wsp>
                      <wps:wsp>
                        <wps:cNvPr id="242" name="Line 204"/>
                        <wps:cNvCnPr>
                          <a:cxnSpLocks noChangeShapeType="1"/>
                        </wps:cNvCnPr>
                        <wps:spPr bwMode="auto">
                          <a:xfrm>
                            <a:off x="1949" y="1013"/>
                            <a:ext cx="160" cy="0"/>
                          </a:xfrm>
                          <a:prstGeom prst="line">
                            <a:avLst/>
                          </a:prstGeom>
                          <a:noFill/>
                          <a:ln w="7620">
                            <a:solidFill>
                              <a:srgbClr val="F1E4EF"/>
                            </a:solidFill>
                            <a:round/>
                            <a:headEnd/>
                            <a:tailEnd/>
                          </a:ln>
                          <a:extLst>
                            <a:ext uri="{909E8E84-426E-40DD-AFC4-6F175D3DCCD1}">
                              <a14:hiddenFill xmlns:a14="http://schemas.microsoft.com/office/drawing/2010/main">
                                <a:noFill/>
                              </a14:hiddenFill>
                            </a:ext>
                          </a:extLst>
                        </wps:spPr>
                        <wps:bodyPr/>
                      </wps:wsp>
                      <wps:wsp>
                        <wps:cNvPr id="243" name="Line 203"/>
                        <wps:cNvCnPr>
                          <a:cxnSpLocks noChangeShapeType="1"/>
                        </wps:cNvCnPr>
                        <wps:spPr bwMode="auto">
                          <a:xfrm>
                            <a:off x="3" y="5"/>
                            <a:ext cx="0" cy="1442"/>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s:wsp>
                        <wps:cNvPr id="244" name="Line 202"/>
                        <wps:cNvCnPr>
                          <a:cxnSpLocks noChangeShapeType="1"/>
                        </wps:cNvCnPr>
                        <wps:spPr bwMode="auto">
                          <a:xfrm>
                            <a:off x="14399" y="5"/>
                            <a:ext cx="0" cy="1442"/>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s:wsp>
                        <wps:cNvPr id="245" name="Line 201"/>
                        <wps:cNvCnPr>
                          <a:cxnSpLocks noChangeShapeType="1"/>
                        </wps:cNvCnPr>
                        <wps:spPr bwMode="auto">
                          <a:xfrm>
                            <a:off x="0" y="3"/>
                            <a:ext cx="14402" cy="0"/>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s:wsp>
                        <wps:cNvPr id="246" name="Line 200"/>
                        <wps:cNvCnPr>
                          <a:cxnSpLocks noChangeShapeType="1"/>
                        </wps:cNvCnPr>
                        <wps:spPr bwMode="auto">
                          <a:xfrm>
                            <a:off x="0" y="1449"/>
                            <a:ext cx="14402" cy="0"/>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s:wsp>
                        <wps:cNvPr id="247" name="Text Box 199"/>
                        <wps:cNvSpPr txBox="1">
                          <a:spLocks noChangeArrowheads="1"/>
                        </wps:cNvSpPr>
                        <wps:spPr bwMode="auto">
                          <a:xfrm>
                            <a:off x="2190" y="128"/>
                            <a:ext cx="5450" cy="1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0EF0D" w14:textId="77777777" w:rsidR="00AD19E5" w:rsidRDefault="00AD19E5" w:rsidP="00AD19E5">
                              <w:pPr>
                                <w:spacing w:before="57"/>
                                <w:rPr>
                                  <w:sz w:val="24"/>
                                </w:rPr>
                              </w:pPr>
                            </w:p>
                          </w:txbxContent>
                        </wps:txbx>
                        <wps:bodyPr rot="0" vert="horz" wrap="square" lIns="0" tIns="0" rIns="0" bIns="0" anchor="t" anchorCtr="0" upright="1">
                          <a:noAutofit/>
                        </wps:bodyPr>
                      </wps:wsp>
                      <wps:wsp>
                        <wps:cNvPr id="248" name="Text Box 198"/>
                        <wps:cNvSpPr txBox="1">
                          <a:spLocks noChangeArrowheads="1"/>
                        </wps:cNvSpPr>
                        <wps:spPr bwMode="auto">
                          <a:xfrm>
                            <a:off x="118" y="128"/>
                            <a:ext cx="1661" cy="1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F8B7C" w14:textId="77777777" w:rsidR="00AD19E5" w:rsidRDefault="00AD19E5" w:rsidP="00AD19E5">
                              <w:pPr>
                                <w:rPr>
                                  <w:sz w:val="24"/>
                                </w:rPr>
                              </w:pPr>
                            </w:p>
                          </w:txbxContent>
                        </wps:txbx>
                        <wps:bodyPr rot="0" vert="horz" wrap="square" lIns="0" tIns="0" rIns="0" bIns="0" anchor="t" anchorCtr="0" upright="1">
                          <a:noAutofit/>
                        </wps:bodyPr>
                      </wps:wsp>
                    </wpg:wgp>
                  </a:graphicData>
                </a:graphic>
              </wp:inline>
            </w:drawing>
          </mc:Choice>
          <mc:Fallback>
            <w:pict>
              <v:group w14:anchorId="59EDBC06" id="Group 197" o:spid="_x0000_s1107" style="width:720.1pt;height:72.6pt;mso-position-horizontal-relative:char;mso-position-vertical-relative:line" coordsize="14402,1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">
                <v:rect id="Rectangle 207" o:spid="_x0000_s1108" style="position:absolute;left:5;top:5;width:14392;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" fillcolor="#f1e4ef" stroked="f"/>
                <v:line id="Line 206" o:spid="_x0000_s1109" style="position:absolute;visibility:visible;mso-wrap-style:square" from="1949,379" to="2109,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" strokecolor="#f1e4ef" strokeweight=".6pt"/>
                <v:line id="Line 205" o:spid="_x0000_s1110" style="position:absolute;visibility:visible;mso-wrap-style:square" from="1949,696" to="2109,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" strokecolor="#f1e4ef" strokeweight=".6pt"/>
                <v:line id="Line 204" o:spid="_x0000_s1111" style="position:absolute;visibility:visible;mso-wrap-style:square" from="1949,1013" to="2109,1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" strokecolor="#f1e4ef" strokeweight=".6pt"/>
                <v:line id="Line 203" o:spid="_x0000_s1112" style="position:absolute;visibility:visible;mso-wrap-style:square" from="3,5" to="3,1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" strokecolor="#d5abff" strokeweight=".25pt"/>
                <v:line id="Line 202" o:spid="_x0000_s1113" style="position:absolute;visibility:visible;mso-wrap-style:square" from="14399,5" to="14399,1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" strokecolor="#d5abff" strokeweight=".25pt"/>
                <v:line id="Line 201" o:spid="_x0000_s1114" style="position:absolute;visibility:visible;mso-wrap-style:square" from="0,3" to="144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" strokecolor="#d5abff" strokeweight=".25pt"/>
                <v:line id="Line 200" o:spid="_x0000_s1115" style="position:absolute;visibility:visible;mso-wrap-style:square" from="0,1449" to="14402,1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" strokecolor="#d5abff" strokeweight=".25pt"/>
                <v:shape id="Text Box 199" o:spid="_x0000_s1116" type="#_x0000_t202" style="position:absolute;left:2190;top:128;width:5450;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En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o3gRJ8YAAADcAAAA&#10;DwAAAAAAAAAAAAAAAAAHAgAAZHJzL2Rvd25yZXYueG1sUEsFBgAAAAADAAMAtwAAAPoCAAAAAA==&#10;" filled="f" stroked="f">
                  <v:textbox inset="0,0,0,0">
                    <w:txbxContent>
                      <w:p w14:paraId="1E00EF0D" w14:textId="77777777" w:rsidR="00AD19E5" w:rsidRDefault="00AD19E5" w:rsidP="00AD19E5">
                        <w:pPr>
                          <w:spacing w:before="57"/>
                          <w:rPr>
                            <w:sz w:val="24"/>
                          </w:rPr>
                        </w:pPr>
                      </w:p>
                    </w:txbxContent>
                  </v:textbox>
                </v:shape>
                <v:shape id="Text Box 198" o:spid="_x0000_s1117" type="#_x0000_t202" style="position:absolute;left:118;top:128;width:1661;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14:paraId="24DF8B7C" w14:textId="77777777" w:rsidR="00AD19E5" w:rsidRDefault="00AD19E5" w:rsidP="00AD19E5">
                        <w:pPr>
                          <w:rPr>
                            <w:sz w:val="24"/>
                          </w:rPr>
                        </w:pPr>
                      </w:p>
                    </w:txbxContent>
                  </v:textbox>
                </v:shape>
                <w10:anchorlock/>
              </v:group>
            </w:pict>
          </mc:Fallback>
        </mc:AlternateContent>
      </w:r>
    </w:p>
    <w:p w14:paraId="69C7512D" w14:textId="77777777" w:rsidR="00AD19E5" w:rsidRDefault="00AD19E5" w:rsidP="00AD19E5">
      <w:pPr>
        <w:pStyle w:val="BodyText"/>
        <w:spacing w:before="9"/>
        <w:rPr>
          <w:sz w:val="9"/>
        </w:rPr>
      </w:pPr>
    </w:p>
    <w:p w14:paraId="1E82111A" w14:textId="77777777" w:rsidR="00AD19E5" w:rsidRPr="003D1377" w:rsidRDefault="00AD19E5" w:rsidP="00AD19E5">
      <w:pPr>
        <w:pStyle w:val="Heading3"/>
        <w:rPr>
          <w:sz w:val="24"/>
          <w:szCs w:val="24"/>
        </w:rPr>
      </w:pPr>
      <w:r>
        <w:fldChar w:fldCharType="begin"/>
      </w:r>
      <w:r>
        <w:instrText xml:space="preserve"> HYPERLINK "http://www.doc-tracking.com/screenshots/21LCAP/Instructions/LCAPandLCPAnnualUpdateInstructions.htm" \l "AMOs" \h </w:instrText>
      </w:r>
      <w:r>
        <w:fldChar w:fldCharType="separate"/>
      </w:r>
      <w:r w:rsidRPr="003D1377">
        <w:rPr>
          <w:sz w:val="24"/>
          <w:szCs w:val="24"/>
        </w:rPr>
        <w:t xml:space="preserve">Cov </w:t>
      </w:r>
      <w:ins w:id="6174" w:author="year" w:date="2021-07-06T05:54:00Z">
        <w:r>
          <w:rPr>
            <w:sz w:val="24"/>
            <w:szCs w:val="24"/>
          </w:rPr>
          <w:t>Txiaj</w:t>
        </w:r>
      </w:ins>
      <w:del w:id="6175" w:author="year" w:date="2021-07-06T05:54:00Z">
        <w:r w:rsidRPr="003D1377" w:rsidDel="00A14947">
          <w:rPr>
            <w:sz w:val="24"/>
            <w:szCs w:val="24"/>
          </w:rPr>
          <w:delText>Txaij</w:delText>
        </w:r>
      </w:del>
      <w:r w:rsidRPr="003D1377">
        <w:rPr>
          <w:sz w:val="24"/>
          <w:szCs w:val="24"/>
        </w:rPr>
        <w:t xml:space="preserve"> Ntsig Uas </w:t>
      </w:r>
      <w:ins w:id="6176" w:author="year" w:date="2021-07-06T05:54:00Z">
        <w:r>
          <w:rPr>
            <w:sz w:val="24"/>
            <w:szCs w:val="24"/>
          </w:rPr>
          <w:t>Ntsuas</w:t>
        </w:r>
      </w:ins>
      <w:del w:id="6177" w:author="year" w:date="2021-07-06T05:54:00Z">
        <w:r w:rsidRPr="003D1377" w:rsidDel="00A14947">
          <w:rPr>
            <w:sz w:val="24"/>
            <w:szCs w:val="24"/>
          </w:rPr>
          <w:delText>Tsuas</w:delText>
        </w:r>
      </w:del>
      <w:r w:rsidRPr="003D1377">
        <w:rPr>
          <w:sz w:val="24"/>
          <w:szCs w:val="24"/>
        </w:rPr>
        <w:t xml:space="preserve"> Tau Txhua</w:t>
      </w:r>
      <w:del w:id="6178" w:author="year" w:date="2021-07-06T05:53:00Z">
        <w:r w:rsidRPr="003D1377" w:rsidDel="00A14947">
          <w:rPr>
            <w:sz w:val="24"/>
            <w:szCs w:val="24"/>
          </w:rPr>
          <w:delText>s</w:delText>
        </w:r>
      </w:del>
      <w:r w:rsidRPr="003D1377">
        <w:rPr>
          <w:sz w:val="24"/>
          <w:szCs w:val="24"/>
        </w:rPr>
        <w:t xml:space="preserve"> Xyoo</w:t>
      </w:r>
      <w:r>
        <w:rPr>
          <w:sz w:val="24"/>
          <w:szCs w:val="24"/>
        </w:rPr>
        <w:fldChar w:fldCharType="end"/>
      </w:r>
    </w:p>
    <w:tbl>
      <w:tblPr>
        <w:tblW w:w="0" w:type="auto"/>
        <w:tblInd w:w="120" w:type="dxa"/>
        <w:tblBorders>
          <w:top w:val="single" w:sz="2" w:space="0" w:color="D5ABFF"/>
          <w:left w:val="single" w:sz="2" w:space="0" w:color="D5ABFF"/>
          <w:bottom w:val="single" w:sz="2" w:space="0" w:color="D5ABFF"/>
          <w:right w:val="single" w:sz="2" w:space="0" w:color="D5ABFF"/>
          <w:insideH w:val="single" w:sz="2" w:space="0" w:color="D5ABFF"/>
          <w:insideV w:val="single" w:sz="2" w:space="0" w:color="D5ABFF"/>
        </w:tblBorders>
        <w:tblLayout w:type="fixed"/>
        <w:tblCellMar>
          <w:left w:w="0" w:type="dxa"/>
          <w:right w:w="0" w:type="dxa"/>
        </w:tblCellMar>
        <w:tblLook w:val="01E0" w:firstRow="1" w:lastRow="1" w:firstColumn="1" w:lastColumn="1" w:noHBand="0" w:noVBand="0"/>
      </w:tblPr>
      <w:tblGrid>
        <w:gridCol w:w="7197"/>
        <w:gridCol w:w="7203"/>
      </w:tblGrid>
      <w:tr w:rsidR="00AD19E5" w14:paraId="15BAA5C8" w14:textId="77777777" w:rsidTr="00AD19E5">
        <w:trPr>
          <w:trHeight w:val="417"/>
        </w:trPr>
        <w:tc>
          <w:tcPr>
            <w:tcW w:w="7197" w:type="dxa"/>
          </w:tcPr>
          <w:p w14:paraId="7ED6DF8B" w14:textId="77777777" w:rsidR="00AD19E5" w:rsidRPr="003D1377" w:rsidRDefault="00AD19E5" w:rsidP="00AD19E5">
            <w:pPr>
              <w:pStyle w:val="TableParagraph"/>
              <w:spacing w:before="100"/>
              <w:ind w:left="3047" w:right="3036"/>
              <w:jc w:val="center"/>
              <w:rPr>
                <w:b/>
                <w:sz w:val="21"/>
                <w:szCs w:val="21"/>
              </w:rPr>
            </w:pPr>
            <w:r>
              <w:rPr>
                <w:b/>
                <w:noProof/>
                <w:sz w:val="21"/>
                <w:szCs w:val="21"/>
                <w:lang w:bidi="th-TH"/>
              </w:rPr>
              <mc:AlternateContent>
                <mc:Choice Requires="wps">
                  <w:drawing>
                    <wp:anchor distT="0" distB="0" distL="114300" distR="114300" simplePos="0" relativeHeight="252076032" behindDoc="0" locked="0" layoutInCell="1" allowOverlap="1" wp14:anchorId="5C93B267" wp14:editId="292FF5F5">
                      <wp:simplePos x="0" y="0"/>
                      <wp:positionH relativeFrom="column">
                        <wp:posOffset>1557020</wp:posOffset>
                      </wp:positionH>
                      <wp:positionV relativeFrom="paragraph">
                        <wp:posOffset>33020</wp:posOffset>
                      </wp:positionV>
                      <wp:extent cx="1469390" cy="304800"/>
                      <wp:effectExtent l="0" t="0" r="0" b="0"/>
                      <wp:wrapNone/>
                      <wp:docPr id="237"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9390" cy="30480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14:paraId="2EF6CBA5" w14:textId="77777777" w:rsidR="00AD19E5" w:rsidRPr="003D1377" w:rsidRDefault="00AD19E5" w:rsidP="00AD19E5">
                                  <w:pPr>
                                    <w:rPr>
                                      <w:sz w:val="21"/>
                                      <w:szCs w:val="21"/>
                                    </w:rPr>
                                  </w:pPr>
                                  <w:r w:rsidRPr="003D1377">
                                    <w:rPr>
                                      <w:sz w:val="21"/>
                                      <w:szCs w:val="21"/>
                                    </w:rPr>
                                    <w:t xml:space="preserve">Cia </w:t>
                                  </w:r>
                                  <w:del w:id="6179" w:author="year" w:date="2021-07-06T05:55:00Z">
                                    <w:r w:rsidRPr="003D1377" w:rsidDel="00A14947">
                                      <w:rPr>
                                        <w:sz w:val="21"/>
                                        <w:szCs w:val="21"/>
                                      </w:rPr>
                                      <w:delText xml:space="preserve">Sab </w:delText>
                                    </w:r>
                                  </w:del>
                                  <w:ins w:id="6180" w:author="year" w:date="2021-07-06T05:55:00Z">
                                    <w:r>
                                      <w:rPr>
                                        <w:sz w:val="21"/>
                                        <w:szCs w:val="21"/>
                                      </w:rPr>
                                      <w:t>Siab</w:t>
                                    </w:r>
                                    <w:r w:rsidRPr="003D1377">
                                      <w:rPr>
                                        <w:sz w:val="21"/>
                                        <w:szCs w:val="21"/>
                                      </w:rPr>
                                      <w:t xml:space="preserve"> </w:t>
                                    </w:r>
                                  </w:ins>
                                  <w:r w:rsidRPr="003D1377">
                                    <w:rPr>
                                      <w:sz w:val="21"/>
                                      <w:szCs w:val="21"/>
                                    </w:rPr>
                                    <w:t>Tias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93B267" id="Text Box 521" o:spid="_x0000_s1118" type="#_x0000_t202" style="position:absolute;left:0;text-align:left;margin-left:122.6pt;margin-top:2.6pt;width:115.7pt;height:24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" fillcolor="white [3212]" strokecolor="white [3212]">
                      <v:textbox>
                        <w:txbxContent>
                          <w:p w14:paraId="2EF6CBA5" w14:textId="77777777" w:rsidR="00AD19E5" w:rsidRPr="003D1377" w:rsidRDefault="00AD19E5" w:rsidP="00AD19E5">
                            <w:pPr>
                              <w:rPr>
                                <w:sz w:val="21"/>
                                <w:szCs w:val="21"/>
                              </w:rPr>
                            </w:pPr>
                            <w:r w:rsidRPr="003D1377">
                              <w:rPr>
                                <w:sz w:val="21"/>
                                <w:szCs w:val="21"/>
                              </w:rPr>
                              <w:t xml:space="preserve">Cia </w:t>
                            </w:r>
                            <w:del w:id="6181" w:author="year" w:date="2021-07-06T05:55:00Z">
                              <w:r w:rsidRPr="003D1377" w:rsidDel="00A14947">
                                <w:rPr>
                                  <w:sz w:val="21"/>
                                  <w:szCs w:val="21"/>
                                </w:rPr>
                                <w:delText xml:space="preserve">Sab </w:delText>
                              </w:r>
                            </w:del>
                            <w:ins w:id="6182" w:author="year" w:date="2021-07-06T05:55:00Z">
                              <w:r>
                                <w:rPr>
                                  <w:sz w:val="21"/>
                                  <w:szCs w:val="21"/>
                                </w:rPr>
                                <w:t>Siab</w:t>
                              </w:r>
                              <w:r w:rsidRPr="003D1377">
                                <w:rPr>
                                  <w:sz w:val="21"/>
                                  <w:szCs w:val="21"/>
                                </w:rPr>
                                <w:t xml:space="preserve"> </w:t>
                              </w:r>
                            </w:ins>
                            <w:r w:rsidRPr="003D1377">
                              <w:rPr>
                                <w:sz w:val="21"/>
                                <w:szCs w:val="21"/>
                              </w:rPr>
                              <w:t>Tias</w:t>
                            </w:r>
                          </w:p>
                        </w:txbxContent>
                      </v:textbox>
                    </v:shape>
                  </w:pict>
                </mc:Fallback>
              </mc:AlternateContent>
            </w:r>
          </w:p>
        </w:tc>
        <w:tc>
          <w:tcPr>
            <w:tcW w:w="7203" w:type="dxa"/>
          </w:tcPr>
          <w:p w14:paraId="144AD42E" w14:textId="77777777" w:rsidR="00AD19E5" w:rsidRPr="003D1377" w:rsidRDefault="00AD19E5" w:rsidP="00AD19E5">
            <w:pPr>
              <w:pStyle w:val="TableParagraph"/>
              <w:spacing w:before="100"/>
              <w:ind w:left="3217" w:right="3207"/>
              <w:jc w:val="center"/>
              <w:rPr>
                <w:b/>
                <w:sz w:val="21"/>
                <w:szCs w:val="21"/>
              </w:rPr>
            </w:pPr>
            <w:r>
              <w:rPr>
                <w:b/>
                <w:noProof/>
                <w:sz w:val="21"/>
                <w:szCs w:val="21"/>
                <w:lang w:bidi="th-TH"/>
              </w:rPr>
              <mc:AlternateContent>
                <mc:Choice Requires="wps">
                  <w:drawing>
                    <wp:anchor distT="0" distB="0" distL="114300" distR="114300" simplePos="0" relativeHeight="252077056" behindDoc="0" locked="0" layoutInCell="1" allowOverlap="1" wp14:anchorId="2FFB77FE" wp14:editId="5D3729C2">
                      <wp:simplePos x="0" y="0"/>
                      <wp:positionH relativeFrom="column">
                        <wp:posOffset>1722755</wp:posOffset>
                      </wp:positionH>
                      <wp:positionV relativeFrom="paragraph">
                        <wp:posOffset>55245</wp:posOffset>
                      </wp:positionV>
                      <wp:extent cx="1066800" cy="282575"/>
                      <wp:effectExtent l="0" t="0" r="0" b="0"/>
                      <wp:wrapNone/>
                      <wp:docPr id="236" name="Text Box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82575"/>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14:paraId="4CEF4A3D" w14:textId="77777777" w:rsidR="00AD19E5" w:rsidRDefault="00AD19E5" w:rsidP="00AD19E5">
                                  <w:r>
                                    <w:t>Tiag Tiag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FB77FE" id="Text Box 522" o:spid="_x0000_s1119" type="#_x0000_t202" style="position:absolute;left:0;text-align:left;margin-left:135.65pt;margin-top:4.35pt;width:84pt;height:22.2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" fillcolor="white [3212]" strokecolor="white [3212]">
                      <v:textbox>
                        <w:txbxContent>
                          <w:p w14:paraId="4CEF4A3D" w14:textId="77777777" w:rsidR="00AD19E5" w:rsidRDefault="00AD19E5" w:rsidP="00AD19E5">
                            <w:r>
                              <w:t>Tiag Tiag</w:t>
                            </w:r>
                          </w:p>
                        </w:txbxContent>
                      </v:textbox>
                    </v:shape>
                  </w:pict>
                </mc:Fallback>
              </mc:AlternateContent>
            </w:r>
            <w:r w:rsidRPr="003D1377">
              <w:rPr>
                <w:b/>
                <w:sz w:val="21"/>
                <w:szCs w:val="21"/>
              </w:rPr>
              <w:t>Tiag tiag</w:t>
            </w:r>
          </w:p>
        </w:tc>
      </w:tr>
      <w:tr w:rsidR="00AD19E5" w14:paraId="2E8FE27E" w14:textId="77777777" w:rsidTr="00AD19E5">
        <w:trPr>
          <w:trHeight w:val="395"/>
        </w:trPr>
        <w:tc>
          <w:tcPr>
            <w:tcW w:w="7197" w:type="dxa"/>
            <w:tcBorders>
              <w:bottom w:val="nil"/>
            </w:tcBorders>
            <w:shd w:val="clear" w:color="auto" w:fill="F1E4EF"/>
          </w:tcPr>
          <w:p w14:paraId="34769E8F" w14:textId="77777777" w:rsidR="00AD19E5" w:rsidRPr="00143C46" w:rsidRDefault="00AD19E5" w:rsidP="00AD19E5">
            <w:pPr>
              <w:pStyle w:val="TableParagraph"/>
              <w:spacing w:before="116" w:line="260" w:lineRule="exact"/>
              <w:ind w:left="116"/>
              <w:rPr>
                <w:b/>
                <w:sz w:val="21"/>
                <w:szCs w:val="21"/>
              </w:rPr>
            </w:pPr>
            <w:del w:id="6183" w:author="year" w:date="2021-07-06T05:59:00Z">
              <w:r w:rsidRPr="00143C46" w:rsidDel="000925FB">
                <w:rPr>
                  <w:b/>
                  <w:sz w:val="21"/>
                  <w:szCs w:val="21"/>
                </w:rPr>
                <w:delText xml:space="preserve">Metric </w:delText>
              </w:r>
            </w:del>
            <w:ins w:id="6184" w:author="year" w:date="2021-07-06T05:59:00Z">
              <w:r>
                <w:rPr>
                  <w:b/>
                  <w:sz w:val="21"/>
                  <w:szCs w:val="21"/>
                </w:rPr>
                <w:t>Yam Siv Ntsuas</w:t>
              </w:r>
              <w:r w:rsidRPr="00143C46">
                <w:rPr>
                  <w:b/>
                  <w:sz w:val="21"/>
                  <w:szCs w:val="21"/>
                </w:rPr>
                <w:t xml:space="preserve"> </w:t>
              </w:r>
            </w:ins>
            <w:r w:rsidRPr="00143C46">
              <w:rPr>
                <w:b/>
                <w:sz w:val="21"/>
                <w:szCs w:val="21"/>
              </w:rPr>
              <w:t>/ Qhov Taw Qhia</w:t>
            </w:r>
          </w:p>
        </w:tc>
        <w:tc>
          <w:tcPr>
            <w:tcW w:w="7203" w:type="dxa"/>
            <w:tcBorders>
              <w:bottom w:val="nil"/>
            </w:tcBorders>
            <w:shd w:val="clear" w:color="auto" w:fill="F1E4EF"/>
          </w:tcPr>
          <w:p w14:paraId="45AD9091" w14:textId="77777777" w:rsidR="00AD19E5" w:rsidRPr="00143C46" w:rsidRDefault="00AD19E5" w:rsidP="00AD19E5">
            <w:pPr>
              <w:pStyle w:val="TableParagraph"/>
              <w:spacing w:before="58"/>
              <w:ind w:left="58"/>
              <w:rPr>
                <w:sz w:val="21"/>
                <w:szCs w:val="21"/>
              </w:rPr>
            </w:pPr>
            <w:r w:rsidRPr="00143C46">
              <w:rPr>
                <w:sz w:val="21"/>
                <w:szCs w:val="21"/>
              </w:rPr>
              <w:t>CAASPP Kev Ua Hauj lwm Tag Nrho Cov Hom Phiaj</w:t>
            </w:r>
          </w:p>
        </w:tc>
      </w:tr>
      <w:tr w:rsidR="00AD19E5" w14:paraId="575264BC" w14:textId="77777777" w:rsidTr="00AD19E5">
        <w:trPr>
          <w:trHeight w:val="1132"/>
        </w:trPr>
        <w:tc>
          <w:tcPr>
            <w:tcW w:w="7197" w:type="dxa"/>
            <w:tcBorders>
              <w:top w:val="nil"/>
              <w:bottom w:val="nil"/>
            </w:tcBorders>
            <w:shd w:val="clear" w:color="auto" w:fill="F1E4EF"/>
          </w:tcPr>
          <w:p w14:paraId="60F0D11D" w14:textId="77777777" w:rsidR="00AD19E5" w:rsidRPr="00143C46" w:rsidRDefault="00AD19E5" w:rsidP="00AD19E5">
            <w:pPr>
              <w:pStyle w:val="TableParagraph"/>
              <w:spacing w:line="272" w:lineRule="exact"/>
              <w:ind w:left="116"/>
              <w:rPr>
                <w:sz w:val="21"/>
                <w:szCs w:val="21"/>
              </w:rPr>
            </w:pPr>
            <w:r w:rsidRPr="00143C46">
              <w:rPr>
                <w:sz w:val="21"/>
                <w:szCs w:val="21"/>
              </w:rPr>
              <w:t xml:space="preserve">40%, los sis ntau dua, ntawm txhua tus tub ntxhais kawm yuav tau qhab nia </w:t>
            </w:r>
            <w:ins w:id="6185" w:author="year" w:date="2021-07-06T06:04:00Z">
              <w:r>
                <w:rPr>
                  <w:sz w:val="21"/>
                  <w:szCs w:val="21"/>
                </w:rPr>
                <w:t xml:space="preserve">raws </w:t>
              </w:r>
            </w:ins>
            <w:ins w:id="6186" w:author="year" w:date="2021-07-06T06:03:00Z">
              <w:r>
                <w:rPr>
                  <w:sz w:val="21"/>
                  <w:szCs w:val="21"/>
                </w:rPr>
                <w:t xml:space="preserve">li </w:t>
              </w:r>
            </w:ins>
            <w:del w:id="6187" w:author="year" w:date="2021-07-06T06:03:00Z">
              <w:r w:rsidRPr="00143C46" w:rsidDel="000925FB">
                <w:rPr>
                  <w:sz w:val="21"/>
                  <w:szCs w:val="21"/>
                </w:rPr>
                <w:delText xml:space="preserve">ntawm </w:delText>
              </w:r>
            </w:del>
            <w:r w:rsidRPr="00143C46">
              <w:rPr>
                <w:sz w:val="21"/>
                <w:szCs w:val="21"/>
              </w:rPr>
              <w:t xml:space="preserve">los sis siab dua </w:t>
            </w:r>
            <w:ins w:id="6188" w:author="year" w:date="2021-07-06T06:04:00Z">
              <w:r>
                <w:rPr>
                  <w:sz w:val="21"/>
                  <w:szCs w:val="21"/>
                </w:rPr>
                <w:t>q</w:t>
              </w:r>
            </w:ins>
            <w:ins w:id="6189" w:author="year" w:date="2021-07-06T06:05:00Z">
              <w:r>
                <w:rPr>
                  <w:sz w:val="21"/>
                  <w:szCs w:val="21"/>
                </w:rPr>
                <w:t>ib</w:t>
              </w:r>
            </w:ins>
            <w:ins w:id="6190" w:author="year" w:date="2021-07-06T06:04:00Z">
              <w:r>
                <w:rPr>
                  <w:sz w:val="21"/>
                  <w:szCs w:val="21"/>
                </w:rPr>
                <w:t xml:space="preserve"> kev xav tau</w:t>
              </w:r>
            </w:ins>
            <w:ins w:id="6191" w:author="year" w:date="2021-07-06T06:05:00Z">
              <w:r>
                <w:rPr>
                  <w:sz w:val="21"/>
                  <w:szCs w:val="21"/>
                </w:rPr>
                <w:t xml:space="preserve"> </w:t>
              </w:r>
            </w:ins>
            <w:ins w:id="6192" w:author="year" w:date="2021-07-06T06:06:00Z">
              <w:r>
                <w:rPr>
                  <w:sz w:val="21"/>
                  <w:szCs w:val="21"/>
                </w:rPr>
                <w:t xml:space="preserve">kev ua tau zoo ntawm </w:t>
              </w:r>
            </w:ins>
            <w:ins w:id="6193" w:author="year" w:date="2021-07-06T06:05:00Z">
              <w:r>
                <w:rPr>
                  <w:sz w:val="21"/>
                  <w:szCs w:val="21"/>
                </w:rPr>
                <w:t xml:space="preserve">kev kawm </w:t>
              </w:r>
            </w:ins>
            <w:del w:id="6194" w:author="year" w:date="2021-07-06T06:04:00Z">
              <w:r w:rsidRPr="00143C46" w:rsidDel="000925FB">
                <w:rPr>
                  <w:sz w:val="21"/>
                  <w:szCs w:val="21"/>
                </w:rPr>
                <w:delText xml:space="preserve">ua tau raws </w:delText>
              </w:r>
            </w:del>
            <w:del w:id="6195" w:author="year" w:date="2021-07-06T06:05:00Z">
              <w:r w:rsidRPr="00143C46" w:rsidDel="000925FB">
                <w:rPr>
                  <w:sz w:val="21"/>
                  <w:szCs w:val="21"/>
                </w:rPr>
                <w:delText xml:space="preserve">li theem ua tau zoo </w:delText>
              </w:r>
            </w:del>
            <w:r w:rsidRPr="00143C46">
              <w:rPr>
                <w:sz w:val="21"/>
                <w:szCs w:val="21"/>
              </w:rPr>
              <w:t>hauv Kev Kawm Lus AsKiv thiab Zauv ntawm CAASPP.</w:t>
            </w:r>
          </w:p>
        </w:tc>
        <w:tc>
          <w:tcPr>
            <w:tcW w:w="7203" w:type="dxa"/>
            <w:tcBorders>
              <w:top w:val="nil"/>
              <w:bottom w:val="nil"/>
            </w:tcBorders>
            <w:shd w:val="clear" w:color="auto" w:fill="F1E4EF"/>
          </w:tcPr>
          <w:p w14:paraId="11934178" w14:textId="77777777" w:rsidR="00AD19E5" w:rsidRPr="00143C46" w:rsidRDefault="00AD19E5" w:rsidP="00AD19E5">
            <w:pPr>
              <w:pStyle w:val="TableParagraph"/>
              <w:spacing w:before="214"/>
              <w:ind w:left="58"/>
              <w:rPr>
                <w:sz w:val="21"/>
                <w:szCs w:val="21"/>
              </w:rPr>
            </w:pPr>
            <w:r w:rsidRPr="00143C46">
              <w:rPr>
                <w:sz w:val="21"/>
                <w:szCs w:val="21"/>
              </w:rPr>
              <w:t>Xyoo 2015--16:</w:t>
            </w:r>
          </w:p>
          <w:p w14:paraId="59435CB4" w14:textId="77777777" w:rsidR="00AD19E5" w:rsidRPr="00143C46" w:rsidRDefault="00AD19E5" w:rsidP="00AD19E5">
            <w:pPr>
              <w:pStyle w:val="TableParagraph"/>
              <w:ind w:left="58"/>
              <w:rPr>
                <w:sz w:val="21"/>
                <w:szCs w:val="21"/>
              </w:rPr>
            </w:pPr>
            <w:r w:rsidRPr="00143C46">
              <w:rPr>
                <w:sz w:val="21"/>
                <w:szCs w:val="21"/>
              </w:rPr>
              <w:t>ELA: 29%</w:t>
            </w:r>
          </w:p>
          <w:p w14:paraId="08484381" w14:textId="77777777" w:rsidR="00AD19E5" w:rsidRPr="00143C46" w:rsidRDefault="00AD19E5" w:rsidP="00AD19E5">
            <w:pPr>
              <w:pStyle w:val="TableParagraph"/>
              <w:ind w:left="58"/>
              <w:rPr>
                <w:sz w:val="21"/>
                <w:szCs w:val="21"/>
              </w:rPr>
            </w:pPr>
            <w:r w:rsidRPr="00143C46">
              <w:rPr>
                <w:sz w:val="21"/>
                <w:szCs w:val="21"/>
              </w:rPr>
              <w:t>lej: 24%</w:t>
            </w:r>
          </w:p>
        </w:tc>
      </w:tr>
      <w:tr w:rsidR="00AD19E5" w14:paraId="144CE50D" w14:textId="77777777" w:rsidTr="00AD19E5">
        <w:trPr>
          <w:trHeight w:val="1241"/>
        </w:trPr>
        <w:tc>
          <w:tcPr>
            <w:tcW w:w="7197" w:type="dxa"/>
            <w:tcBorders>
              <w:top w:val="nil"/>
              <w:bottom w:val="nil"/>
            </w:tcBorders>
            <w:shd w:val="clear" w:color="auto" w:fill="F1E4EF"/>
          </w:tcPr>
          <w:p w14:paraId="0EEF54F8" w14:textId="77777777" w:rsidR="00AD19E5" w:rsidRPr="00143C46" w:rsidRDefault="00AD19E5" w:rsidP="00AD19E5">
            <w:pPr>
              <w:pStyle w:val="TableParagraph"/>
              <w:spacing w:before="82"/>
              <w:ind w:left="116"/>
              <w:rPr>
                <w:b/>
                <w:sz w:val="21"/>
                <w:szCs w:val="21"/>
              </w:rPr>
            </w:pPr>
            <w:r w:rsidRPr="00143C46">
              <w:rPr>
                <w:b/>
                <w:sz w:val="21"/>
                <w:szCs w:val="21"/>
              </w:rPr>
              <w:t>Xyoo 19-20</w:t>
            </w:r>
          </w:p>
          <w:p w14:paraId="0E9B6B50" w14:textId="77777777" w:rsidR="00AD19E5" w:rsidRPr="00143C46" w:rsidRDefault="00AD19E5" w:rsidP="00AD19E5">
            <w:pPr>
              <w:pStyle w:val="TableParagraph"/>
              <w:ind w:left="116" w:right="5939"/>
              <w:rPr>
                <w:sz w:val="21"/>
                <w:szCs w:val="21"/>
              </w:rPr>
            </w:pPr>
            <w:r w:rsidRPr="00143C46">
              <w:rPr>
                <w:sz w:val="21"/>
                <w:szCs w:val="21"/>
              </w:rPr>
              <w:t>Hom Phiaj ELA: 40%</w:t>
            </w:r>
          </w:p>
          <w:p w14:paraId="7B709EE5" w14:textId="77777777" w:rsidR="00AD19E5" w:rsidRPr="00143C46" w:rsidRDefault="00AD19E5" w:rsidP="00AD19E5">
            <w:pPr>
              <w:pStyle w:val="TableParagraph"/>
              <w:ind w:left="116"/>
              <w:rPr>
                <w:sz w:val="21"/>
                <w:szCs w:val="21"/>
              </w:rPr>
            </w:pPr>
            <w:r w:rsidRPr="00143C46">
              <w:rPr>
                <w:sz w:val="21"/>
                <w:szCs w:val="21"/>
              </w:rPr>
              <w:t>lej: 40%</w:t>
            </w:r>
          </w:p>
        </w:tc>
        <w:tc>
          <w:tcPr>
            <w:tcW w:w="7203" w:type="dxa"/>
            <w:tcBorders>
              <w:top w:val="nil"/>
              <w:bottom w:val="nil"/>
            </w:tcBorders>
            <w:shd w:val="clear" w:color="auto" w:fill="F1E4EF"/>
          </w:tcPr>
          <w:p w14:paraId="2A8CB84B" w14:textId="77777777" w:rsidR="00AD19E5" w:rsidRPr="00143C46" w:rsidRDefault="00AD19E5" w:rsidP="00AD19E5">
            <w:pPr>
              <w:pStyle w:val="TableParagraph"/>
              <w:spacing w:before="185"/>
              <w:ind w:left="58"/>
              <w:rPr>
                <w:sz w:val="21"/>
                <w:szCs w:val="21"/>
              </w:rPr>
            </w:pPr>
            <w:r w:rsidRPr="00143C46">
              <w:rPr>
                <w:sz w:val="21"/>
                <w:szCs w:val="21"/>
              </w:rPr>
              <w:t>Xyoo 2016--17:</w:t>
            </w:r>
          </w:p>
          <w:p w14:paraId="7386EDE2" w14:textId="77777777" w:rsidR="00AD19E5" w:rsidRPr="00143C46" w:rsidRDefault="00AD19E5" w:rsidP="00AD19E5">
            <w:pPr>
              <w:pStyle w:val="TableParagraph"/>
              <w:ind w:left="58"/>
              <w:rPr>
                <w:sz w:val="21"/>
                <w:szCs w:val="21"/>
              </w:rPr>
            </w:pPr>
            <w:r w:rsidRPr="00143C46">
              <w:rPr>
                <w:sz w:val="21"/>
                <w:szCs w:val="21"/>
              </w:rPr>
              <w:t>ELA: 30.93%</w:t>
            </w:r>
          </w:p>
          <w:p w14:paraId="1A60F2BC" w14:textId="77777777" w:rsidR="00AD19E5" w:rsidRPr="00143C46" w:rsidRDefault="00AD19E5" w:rsidP="00AD19E5">
            <w:pPr>
              <w:pStyle w:val="TableParagraph"/>
              <w:ind w:left="58"/>
              <w:rPr>
                <w:sz w:val="21"/>
                <w:szCs w:val="21"/>
              </w:rPr>
            </w:pPr>
            <w:r w:rsidRPr="00143C46">
              <w:rPr>
                <w:sz w:val="21"/>
                <w:szCs w:val="21"/>
              </w:rPr>
              <w:t>lej: 24.12%</w:t>
            </w:r>
          </w:p>
        </w:tc>
      </w:tr>
      <w:tr w:rsidR="00AD19E5" w14:paraId="0003E647" w14:textId="77777777" w:rsidTr="00AD19E5">
        <w:trPr>
          <w:trHeight w:val="327"/>
        </w:trPr>
        <w:tc>
          <w:tcPr>
            <w:tcW w:w="7197" w:type="dxa"/>
            <w:tcBorders>
              <w:top w:val="nil"/>
              <w:bottom w:val="nil"/>
            </w:tcBorders>
            <w:shd w:val="clear" w:color="auto" w:fill="F1E4EF"/>
          </w:tcPr>
          <w:p w14:paraId="64FBD386" w14:textId="77777777" w:rsidR="00AD19E5" w:rsidRPr="00143C46" w:rsidRDefault="00AD19E5" w:rsidP="00AD19E5">
            <w:pPr>
              <w:pStyle w:val="TableParagraph"/>
              <w:rPr>
                <w:rFonts w:ascii="Times New Roman"/>
                <w:sz w:val="21"/>
                <w:szCs w:val="21"/>
              </w:rPr>
            </w:pPr>
          </w:p>
        </w:tc>
        <w:tc>
          <w:tcPr>
            <w:tcW w:w="7203" w:type="dxa"/>
            <w:tcBorders>
              <w:top w:val="nil"/>
              <w:bottom w:val="nil"/>
            </w:tcBorders>
            <w:shd w:val="clear" w:color="auto" w:fill="F1E4EF"/>
          </w:tcPr>
          <w:p w14:paraId="2BEEB78A" w14:textId="77777777" w:rsidR="00AD19E5" w:rsidRPr="00143C46" w:rsidRDefault="00AD19E5" w:rsidP="00AD19E5">
            <w:pPr>
              <w:pStyle w:val="TableParagraph"/>
              <w:spacing w:before="47" w:line="260" w:lineRule="exact"/>
              <w:ind w:left="58"/>
              <w:rPr>
                <w:sz w:val="21"/>
                <w:szCs w:val="21"/>
              </w:rPr>
            </w:pPr>
            <w:r w:rsidRPr="00143C46">
              <w:rPr>
                <w:sz w:val="21"/>
                <w:szCs w:val="21"/>
              </w:rPr>
              <w:t>Xyoo 2017--18:</w:t>
            </w:r>
          </w:p>
        </w:tc>
      </w:tr>
      <w:tr w:rsidR="00AD19E5" w14:paraId="28A2E2A1" w14:textId="77777777" w:rsidTr="00AD19E5">
        <w:trPr>
          <w:trHeight w:val="281"/>
        </w:trPr>
        <w:tc>
          <w:tcPr>
            <w:tcW w:w="7197" w:type="dxa"/>
            <w:tcBorders>
              <w:top w:val="nil"/>
              <w:bottom w:val="nil"/>
            </w:tcBorders>
            <w:shd w:val="clear" w:color="auto" w:fill="F1E4EF"/>
          </w:tcPr>
          <w:p w14:paraId="30A5EDA9" w14:textId="77777777" w:rsidR="00AD19E5" w:rsidRPr="00143C46" w:rsidRDefault="00AD19E5" w:rsidP="00AD19E5">
            <w:pPr>
              <w:pStyle w:val="TableParagraph"/>
              <w:spacing w:before="8" w:line="254" w:lineRule="exact"/>
              <w:ind w:left="116"/>
              <w:rPr>
                <w:b/>
                <w:sz w:val="21"/>
                <w:szCs w:val="21"/>
              </w:rPr>
            </w:pPr>
            <w:r w:rsidRPr="00143C46">
              <w:rPr>
                <w:b/>
                <w:sz w:val="21"/>
                <w:szCs w:val="21"/>
              </w:rPr>
              <w:t>Lub hauv paus</w:t>
            </w:r>
          </w:p>
        </w:tc>
        <w:tc>
          <w:tcPr>
            <w:tcW w:w="7203" w:type="dxa"/>
            <w:tcBorders>
              <w:top w:val="nil"/>
              <w:bottom w:val="nil"/>
            </w:tcBorders>
            <w:shd w:val="clear" w:color="auto" w:fill="F1E4EF"/>
          </w:tcPr>
          <w:p w14:paraId="689B4B41" w14:textId="77777777" w:rsidR="00AD19E5" w:rsidRPr="00143C46" w:rsidRDefault="00AD19E5" w:rsidP="00AD19E5">
            <w:pPr>
              <w:pStyle w:val="TableParagraph"/>
              <w:spacing w:line="262" w:lineRule="exact"/>
              <w:ind w:left="58"/>
              <w:rPr>
                <w:sz w:val="21"/>
                <w:szCs w:val="21"/>
              </w:rPr>
            </w:pPr>
            <w:r w:rsidRPr="00143C46">
              <w:rPr>
                <w:sz w:val="21"/>
                <w:szCs w:val="21"/>
              </w:rPr>
              <w:t>ELA: 35.12%</w:t>
            </w:r>
          </w:p>
        </w:tc>
      </w:tr>
      <w:tr w:rsidR="00AD19E5" w14:paraId="2B4FBFDF" w14:textId="77777777" w:rsidTr="00AD19E5">
        <w:trPr>
          <w:trHeight w:val="281"/>
        </w:trPr>
        <w:tc>
          <w:tcPr>
            <w:tcW w:w="7197" w:type="dxa"/>
            <w:tcBorders>
              <w:top w:val="nil"/>
              <w:bottom w:val="nil"/>
            </w:tcBorders>
            <w:shd w:val="clear" w:color="auto" w:fill="F1E4EF"/>
          </w:tcPr>
          <w:p w14:paraId="0BDD0CC3" w14:textId="77777777" w:rsidR="00AD19E5" w:rsidRPr="00143C46" w:rsidRDefault="00AD19E5" w:rsidP="00AD19E5">
            <w:pPr>
              <w:pStyle w:val="TableParagraph"/>
              <w:spacing w:before="2" w:line="260" w:lineRule="exact"/>
              <w:ind w:left="116"/>
              <w:rPr>
                <w:sz w:val="21"/>
                <w:szCs w:val="21"/>
              </w:rPr>
            </w:pPr>
            <w:r w:rsidRPr="00143C46">
              <w:rPr>
                <w:sz w:val="21"/>
                <w:szCs w:val="21"/>
              </w:rPr>
              <w:t>Xoo 2016--17:</w:t>
            </w:r>
          </w:p>
        </w:tc>
        <w:tc>
          <w:tcPr>
            <w:tcW w:w="7203" w:type="dxa"/>
            <w:tcBorders>
              <w:top w:val="nil"/>
              <w:bottom w:val="nil"/>
            </w:tcBorders>
            <w:shd w:val="clear" w:color="auto" w:fill="F1E4EF"/>
          </w:tcPr>
          <w:p w14:paraId="3A3F5940" w14:textId="77777777" w:rsidR="00AD19E5" w:rsidRPr="00143C46" w:rsidRDefault="00AD19E5" w:rsidP="00AD19E5">
            <w:pPr>
              <w:pStyle w:val="TableParagraph"/>
              <w:spacing w:line="262" w:lineRule="exact"/>
              <w:ind w:left="58"/>
              <w:rPr>
                <w:sz w:val="21"/>
                <w:szCs w:val="21"/>
              </w:rPr>
            </w:pPr>
            <w:r w:rsidRPr="00143C46">
              <w:rPr>
                <w:sz w:val="21"/>
                <w:szCs w:val="21"/>
              </w:rPr>
              <w:t>lej: 26.90%</w:t>
            </w:r>
          </w:p>
        </w:tc>
      </w:tr>
      <w:tr w:rsidR="00AD19E5" w14:paraId="48B51138" w14:textId="77777777" w:rsidTr="00AD19E5">
        <w:trPr>
          <w:trHeight w:val="269"/>
        </w:trPr>
        <w:tc>
          <w:tcPr>
            <w:tcW w:w="7197" w:type="dxa"/>
            <w:tcBorders>
              <w:top w:val="nil"/>
              <w:bottom w:val="nil"/>
            </w:tcBorders>
            <w:shd w:val="clear" w:color="auto" w:fill="F1E4EF"/>
          </w:tcPr>
          <w:p w14:paraId="2D809CC3" w14:textId="77777777" w:rsidR="00AD19E5" w:rsidRPr="00143C46" w:rsidRDefault="00AD19E5" w:rsidP="00AD19E5">
            <w:pPr>
              <w:pStyle w:val="TableParagraph"/>
              <w:spacing w:line="250" w:lineRule="exact"/>
              <w:ind w:left="116"/>
              <w:rPr>
                <w:sz w:val="21"/>
                <w:szCs w:val="21"/>
              </w:rPr>
            </w:pPr>
            <w:r w:rsidRPr="00143C46">
              <w:rPr>
                <w:sz w:val="21"/>
                <w:szCs w:val="21"/>
              </w:rPr>
              <w:t>ELA: 31%</w:t>
            </w:r>
          </w:p>
        </w:tc>
        <w:tc>
          <w:tcPr>
            <w:tcW w:w="7203" w:type="dxa"/>
            <w:tcBorders>
              <w:top w:val="nil"/>
              <w:bottom w:val="nil"/>
            </w:tcBorders>
            <w:shd w:val="clear" w:color="auto" w:fill="F1E4EF"/>
          </w:tcPr>
          <w:p w14:paraId="3A0ABB02" w14:textId="77777777" w:rsidR="00AD19E5" w:rsidRPr="00143C46" w:rsidRDefault="00AD19E5" w:rsidP="00AD19E5">
            <w:pPr>
              <w:pStyle w:val="TableParagraph"/>
              <w:rPr>
                <w:rFonts w:ascii="Times New Roman"/>
                <w:sz w:val="21"/>
                <w:szCs w:val="21"/>
              </w:rPr>
            </w:pPr>
          </w:p>
        </w:tc>
      </w:tr>
      <w:tr w:rsidR="00AD19E5" w14:paraId="6A0775AC" w14:textId="77777777" w:rsidTr="00AD19E5">
        <w:trPr>
          <w:trHeight w:val="545"/>
        </w:trPr>
        <w:tc>
          <w:tcPr>
            <w:tcW w:w="7197" w:type="dxa"/>
            <w:tcBorders>
              <w:top w:val="nil"/>
              <w:bottom w:val="nil"/>
            </w:tcBorders>
            <w:shd w:val="clear" w:color="auto" w:fill="F1E4EF"/>
          </w:tcPr>
          <w:p w14:paraId="656274D9" w14:textId="77777777" w:rsidR="00AD19E5" w:rsidRPr="00143C46" w:rsidRDefault="00AD19E5" w:rsidP="00AD19E5">
            <w:pPr>
              <w:pStyle w:val="TableParagraph"/>
              <w:spacing w:before="2"/>
              <w:rPr>
                <w:sz w:val="21"/>
                <w:szCs w:val="21"/>
              </w:rPr>
            </w:pPr>
            <w:r w:rsidRPr="00143C46">
              <w:rPr>
                <w:sz w:val="21"/>
                <w:szCs w:val="21"/>
              </w:rPr>
              <w:t xml:space="preserve">  lej: 24%</w:t>
            </w:r>
          </w:p>
        </w:tc>
        <w:tc>
          <w:tcPr>
            <w:tcW w:w="7203" w:type="dxa"/>
            <w:tcBorders>
              <w:top w:val="nil"/>
              <w:bottom w:val="nil"/>
            </w:tcBorders>
            <w:shd w:val="clear" w:color="auto" w:fill="F1E4EF"/>
          </w:tcPr>
          <w:p w14:paraId="0D298B11" w14:textId="77777777" w:rsidR="00AD19E5" w:rsidRPr="00143C46" w:rsidRDefault="00AD19E5" w:rsidP="00AD19E5">
            <w:pPr>
              <w:pStyle w:val="TableParagraph"/>
              <w:spacing w:line="266" w:lineRule="exact"/>
              <w:ind w:left="58"/>
              <w:rPr>
                <w:sz w:val="21"/>
                <w:szCs w:val="21"/>
              </w:rPr>
            </w:pPr>
            <w:r w:rsidRPr="00143C46">
              <w:rPr>
                <w:sz w:val="21"/>
                <w:szCs w:val="21"/>
              </w:rPr>
              <w:t>Xyoo 2018--19:</w:t>
            </w:r>
          </w:p>
          <w:p w14:paraId="0DC8C3AD" w14:textId="77777777" w:rsidR="00AD19E5" w:rsidRPr="00143C46" w:rsidRDefault="00AD19E5" w:rsidP="00AD19E5">
            <w:pPr>
              <w:pStyle w:val="TableParagraph"/>
              <w:spacing w:line="260" w:lineRule="exact"/>
              <w:ind w:left="58"/>
              <w:rPr>
                <w:sz w:val="21"/>
                <w:szCs w:val="21"/>
              </w:rPr>
            </w:pPr>
            <w:r w:rsidRPr="00143C46">
              <w:rPr>
                <w:sz w:val="21"/>
                <w:szCs w:val="21"/>
              </w:rPr>
              <w:t>ELA: 37.10%</w:t>
            </w:r>
          </w:p>
        </w:tc>
      </w:tr>
      <w:tr w:rsidR="00AD19E5" w14:paraId="326583C3" w14:textId="77777777" w:rsidTr="00AD19E5">
        <w:trPr>
          <w:trHeight w:val="548"/>
        </w:trPr>
        <w:tc>
          <w:tcPr>
            <w:tcW w:w="7197" w:type="dxa"/>
            <w:tcBorders>
              <w:top w:val="nil"/>
            </w:tcBorders>
            <w:shd w:val="clear" w:color="auto" w:fill="F1E4EF"/>
          </w:tcPr>
          <w:p w14:paraId="3B3A3FAC" w14:textId="77777777" w:rsidR="00AD19E5" w:rsidRPr="00143C46" w:rsidRDefault="00AD19E5" w:rsidP="00AD19E5">
            <w:pPr>
              <w:pStyle w:val="TableParagraph"/>
              <w:rPr>
                <w:rFonts w:ascii="Times New Roman"/>
                <w:sz w:val="21"/>
                <w:szCs w:val="21"/>
              </w:rPr>
            </w:pPr>
          </w:p>
        </w:tc>
        <w:tc>
          <w:tcPr>
            <w:tcW w:w="7203" w:type="dxa"/>
            <w:tcBorders>
              <w:top w:val="nil"/>
            </w:tcBorders>
            <w:shd w:val="clear" w:color="auto" w:fill="F1E4EF"/>
          </w:tcPr>
          <w:p w14:paraId="44A96A72" w14:textId="77777777" w:rsidR="00AD19E5" w:rsidRPr="00143C46" w:rsidRDefault="00AD19E5" w:rsidP="00AD19E5">
            <w:pPr>
              <w:pStyle w:val="TableParagraph"/>
              <w:spacing w:line="272" w:lineRule="exact"/>
              <w:ind w:left="58"/>
              <w:rPr>
                <w:sz w:val="21"/>
                <w:szCs w:val="21"/>
              </w:rPr>
            </w:pPr>
            <w:r w:rsidRPr="00143C46">
              <w:rPr>
                <w:sz w:val="21"/>
                <w:szCs w:val="21"/>
              </w:rPr>
              <w:t>lej: 28.81%</w:t>
            </w:r>
          </w:p>
        </w:tc>
      </w:tr>
      <w:tr w:rsidR="00AD19E5" w14:paraId="55D0B7A2" w14:textId="77777777" w:rsidTr="00AD19E5">
        <w:trPr>
          <w:trHeight w:val="1161"/>
        </w:trPr>
        <w:tc>
          <w:tcPr>
            <w:tcW w:w="7197" w:type="dxa"/>
            <w:shd w:val="clear" w:color="auto" w:fill="F1E4EF"/>
          </w:tcPr>
          <w:p w14:paraId="7B7C9C57" w14:textId="77777777" w:rsidR="00AD19E5" w:rsidRPr="00F54CD8" w:rsidRDefault="00AD19E5" w:rsidP="00AD19E5">
            <w:pPr>
              <w:pStyle w:val="TableParagraph"/>
              <w:spacing w:before="116"/>
              <w:ind w:left="116"/>
              <w:rPr>
                <w:b/>
                <w:sz w:val="21"/>
                <w:szCs w:val="21"/>
              </w:rPr>
            </w:pPr>
            <w:del w:id="6196" w:author="year" w:date="2021-07-06T06:09:00Z">
              <w:r w:rsidRPr="00F54CD8" w:rsidDel="000925FB">
                <w:rPr>
                  <w:b/>
                  <w:sz w:val="21"/>
                  <w:szCs w:val="21"/>
                </w:rPr>
                <w:delText xml:space="preserve">Metric </w:delText>
              </w:r>
            </w:del>
            <w:ins w:id="6197" w:author="year" w:date="2021-07-06T06:09:00Z">
              <w:r>
                <w:rPr>
                  <w:b/>
                  <w:sz w:val="21"/>
                  <w:szCs w:val="21"/>
                </w:rPr>
                <w:t>Yam siv ntsuas</w:t>
              </w:r>
              <w:r w:rsidRPr="00F54CD8">
                <w:rPr>
                  <w:b/>
                  <w:sz w:val="21"/>
                  <w:szCs w:val="21"/>
                </w:rPr>
                <w:t xml:space="preserve"> </w:t>
              </w:r>
            </w:ins>
            <w:r w:rsidRPr="00F54CD8">
              <w:rPr>
                <w:b/>
                <w:sz w:val="21"/>
                <w:szCs w:val="21"/>
              </w:rPr>
              <w:t>/ Qhov Taw Qhia</w:t>
            </w:r>
          </w:p>
          <w:p w14:paraId="7686A0E6" w14:textId="77777777" w:rsidR="00AD19E5" w:rsidRDefault="00AD19E5" w:rsidP="00AD19E5">
            <w:pPr>
              <w:pStyle w:val="TableParagraph"/>
              <w:ind w:left="116" w:right="172"/>
              <w:rPr>
                <w:sz w:val="24"/>
              </w:rPr>
            </w:pPr>
            <w:r w:rsidRPr="00F54CD8">
              <w:rPr>
                <w:sz w:val="21"/>
                <w:szCs w:val="21"/>
              </w:rPr>
              <w:t xml:space="preserve">Cov ntaub ntawv qhia txog </w:t>
            </w:r>
            <w:ins w:id="6198" w:author="year" w:date="2021-07-06T06:10:00Z">
              <w:r>
                <w:rPr>
                  <w:sz w:val="21"/>
                  <w:szCs w:val="21"/>
                </w:rPr>
                <w:t xml:space="preserve">kev ua tiav ntawm cov </w:t>
              </w:r>
            </w:ins>
            <w:r w:rsidRPr="00F54CD8">
              <w:rPr>
                <w:sz w:val="21"/>
                <w:szCs w:val="21"/>
              </w:rPr>
              <w:t xml:space="preserve">tub ntxhais kawm thoob plaws hauv nroog </w:t>
            </w:r>
            <w:del w:id="6199" w:author="year" w:date="2021-07-06T06:10:00Z">
              <w:r w:rsidRPr="00F54CD8" w:rsidDel="001F097F">
                <w:rPr>
                  <w:sz w:val="21"/>
                  <w:szCs w:val="21"/>
                </w:rPr>
                <w:delText xml:space="preserve">thoob plaws </w:delText>
              </w:r>
            </w:del>
            <w:r w:rsidRPr="00F54CD8">
              <w:rPr>
                <w:sz w:val="21"/>
                <w:szCs w:val="21"/>
              </w:rPr>
              <w:t xml:space="preserve">hauv CAASPP, ELA-ELD, lej, thiab NGSS qib 3-, 8 thiab 11, yuav </w:t>
            </w:r>
            <w:ins w:id="6200" w:author="year" w:date="2021-07-06T06:13:00Z">
              <w:r>
                <w:rPr>
                  <w:sz w:val="21"/>
                  <w:szCs w:val="21"/>
                </w:rPr>
                <w:t xml:space="preserve">qhia txog kev nce ntawm txhua xyoo tsawg kawg yog 5 feem pua </w:t>
              </w:r>
            </w:ins>
            <w:del w:id="6201" w:author="year" w:date="2021-07-06T06:11:00Z">
              <w:r w:rsidRPr="00F54CD8" w:rsidDel="001F097F">
                <w:rPr>
                  <w:sz w:val="21"/>
                  <w:szCs w:val="21"/>
                </w:rPr>
                <w:delText>ua kom pom txhua xyoo tsawg kawg</w:delText>
              </w:r>
            </w:del>
          </w:p>
        </w:tc>
        <w:tc>
          <w:tcPr>
            <w:tcW w:w="7203" w:type="dxa"/>
            <w:shd w:val="clear" w:color="auto" w:fill="F1E4EF"/>
          </w:tcPr>
          <w:p w14:paraId="25D79BF4" w14:textId="77777777" w:rsidR="00AD19E5" w:rsidRPr="00F54CD8" w:rsidRDefault="00AD19E5" w:rsidP="00AD19E5">
            <w:pPr>
              <w:pStyle w:val="TableParagraph"/>
              <w:spacing w:before="58"/>
              <w:ind w:left="58" w:right="675"/>
              <w:rPr>
                <w:sz w:val="21"/>
                <w:szCs w:val="21"/>
              </w:rPr>
            </w:pPr>
            <w:r w:rsidRPr="00F54CD8">
              <w:rPr>
                <w:sz w:val="21"/>
                <w:szCs w:val="21"/>
              </w:rPr>
              <w:t xml:space="preserve">CAASPP 5% Ntawm Kev Loj Hlob uas ua pov thawj los ntawm qhov tob zuj zus ntawm kev nqis tes ua ntawm SBE- tus qauv </w:t>
            </w:r>
          </w:p>
          <w:p w14:paraId="5B86B7FB" w14:textId="77777777" w:rsidR="00AD19E5" w:rsidRDefault="00AD19E5" w:rsidP="00AD19E5">
            <w:pPr>
              <w:pStyle w:val="TableParagraph"/>
              <w:rPr>
                <w:b/>
                <w:sz w:val="24"/>
              </w:rPr>
            </w:pPr>
          </w:p>
          <w:p w14:paraId="5A4CF7F1" w14:textId="77777777" w:rsidR="00AD19E5" w:rsidRPr="00F54CD8" w:rsidRDefault="00AD19E5" w:rsidP="00AD19E5">
            <w:pPr>
              <w:pStyle w:val="TableParagraph"/>
              <w:spacing w:line="256" w:lineRule="exact"/>
              <w:ind w:left="58"/>
              <w:rPr>
                <w:sz w:val="21"/>
                <w:szCs w:val="21"/>
              </w:rPr>
            </w:pPr>
            <w:r w:rsidRPr="00F54CD8">
              <w:rPr>
                <w:sz w:val="21"/>
                <w:szCs w:val="21"/>
              </w:rPr>
              <w:t>Xyoo 2018--19 Cov Qgab Nia</w:t>
            </w:r>
          </w:p>
        </w:tc>
      </w:tr>
    </w:tbl>
    <w:p w14:paraId="4321AEF3" w14:textId="77777777" w:rsidR="00AD19E5" w:rsidRDefault="00AD19E5" w:rsidP="00AD19E5">
      <w:pPr>
        <w:spacing w:line="256" w:lineRule="exact"/>
        <w:rPr>
          <w:sz w:val="24"/>
        </w:rPr>
        <w:sectPr w:rsidR="00AD19E5">
          <w:pgSz w:w="15840" w:h="12240" w:orient="landscape"/>
          <w:pgMar w:top="660" w:right="600" w:bottom="800" w:left="600" w:header="0" w:footer="528" w:gutter="0"/>
          <w:cols w:space="720"/>
        </w:sectPr>
      </w:pPr>
    </w:p>
    <w:tbl>
      <w:tblPr>
        <w:tblW w:w="0" w:type="auto"/>
        <w:tblInd w:w="120" w:type="dxa"/>
        <w:tblBorders>
          <w:top w:val="single" w:sz="2" w:space="0" w:color="D5ABFF"/>
          <w:left w:val="single" w:sz="2" w:space="0" w:color="D5ABFF"/>
          <w:bottom w:val="single" w:sz="2" w:space="0" w:color="D5ABFF"/>
          <w:right w:val="single" w:sz="2" w:space="0" w:color="D5ABFF"/>
          <w:insideH w:val="single" w:sz="2" w:space="0" w:color="D5ABFF"/>
          <w:insideV w:val="single" w:sz="2" w:space="0" w:color="D5ABFF"/>
        </w:tblBorders>
        <w:tblLayout w:type="fixed"/>
        <w:tblCellMar>
          <w:left w:w="0" w:type="dxa"/>
          <w:right w:w="0" w:type="dxa"/>
        </w:tblCellMar>
        <w:tblLook w:val="01E0" w:firstRow="1" w:lastRow="1" w:firstColumn="1" w:lastColumn="1" w:noHBand="0" w:noVBand="0"/>
      </w:tblPr>
      <w:tblGrid>
        <w:gridCol w:w="7197"/>
        <w:gridCol w:w="7203"/>
      </w:tblGrid>
      <w:tr w:rsidR="00AD19E5" w14:paraId="55F71251" w14:textId="77777777" w:rsidTr="00AD19E5">
        <w:trPr>
          <w:trHeight w:val="417"/>
        </w:trPr>
        <w:tc>
          <w:tcPr>
            <w:tcW w:w="7197" w:type="dxa"/>
          </w:tcPr>
          <w:p w14:paraId="7E4165BB" w14:textId="77777777" w:rsidR="00AD19E5" w:rsidRPr="00F95AE9" w:rsidRDefault="00AD19E5" w:rsidP="00AD19E5">
            <w:pPr>
              <w:pStyle w:val="TableParagraph"/>
              <w:spacing w:before="100"/>
              <w:ind w:right="3036"/>
              <w:rPr>
                <w:b/>
                <w:sz w:val="21"/>
                <w:szCs w:val="21"/>
              </w:rPr>
            </w:pPr>
            <w:r w:rsidRPr="00F95AE9">
              <w:rPr>
                <w:b/>
                <w:sz w:val="21"/>
                <w:szCs w:val="21"/>
              </w:rPr>
              <w:lastRenderedPageBreak/>
              <w:t xml:space="preserve">                                       Cia Siab Tias</w:t>
            </w:r>
          </w:p>
        </w:tc>
        <w:tc>
          <w:tcPr>
            <w:tcW w:w="7203" w:type="dxa"/>
          </w:tcPr>
          <w:p w14:paraId="2DE8C5C0" w14:textId="77777777" w:rsidR="00AD19E5" w:rsidRPr="00F95AE9" w:rsidRDefault="00AD19E5" w:rsidP="00AD19E5">
            <w:pPr>
              <w:pStyle w:val="TableParagraph"/>
              <w:spacing w:before="100"/>
              <w:ind w:right="3207"/>
              <w:rPr>
                <w:b/>
                <w:sz w:val="21"/>
                <w:szCs w:val="21"/>
              </w:rPr>
            </w:pPr>
            <w:r w:rsidRPr="00F95AE9">
              <w:rPr>
                <w:b/>
                <w:sz w:val="21"/>
                <w:szCs w:val="21"/>
              </w:rPr>
              <w:t xml:space="preserve">                                            Tiag Tiag</w:t>
            </w:r>
          </w:p>
        </w:tc>
      </w:tr>
      <w:tr w:rsidR="00AD19E5" w14:paraId="543BF0E6" w14:textId="77777777" w:rsidTr="00AD19E5">
        <w:trPr>
          <w:trHeight w:val="729"/>
        </w:trPr>
        <w:tc>
          <w:tcPr>
            <w:tcW w:w="7197" w:type="dxa"/>
            <w:tcBorders>
              <w:bottom w:val="nil"/>
            </w:tcBorders>
            <w:shd w:val="clear" w:color="auto" w:fill="F1E4EF"/>
          </w:tcPr>
          <w:p w14:paraId="028696C7" w14:textId="77777777" w:rsidR="00AD19E5" w:rsidRPr="00F95AE9" w:rsidRDefault="00AD19E5" w:rsidP="00AD19E5">
            <w:pPr>
              <w:pStyle w:val="TableParagraph"/>
              <w:spacing w:before="116"/>
              <w:ind w:left="116" w:right="904"/>
              <w:rPr>
                <w:sz w:val="21"/>
                <w:szCs w:val="21"/>
              </w:rPr>
            </w:pPr>
            <w:del w:id="6202" w:author="year" w:date="2021-07-06T06:11:00Z">
              <w:r w:rsidRPr="00F95AE9" w:rsidDel="001F097F">
                <w:rPr>
                  <w:sz w:val="21"/>
                  <w:szCs w:val="21"/>
                </w:rPr>
                <w:delText xml:space="preserve">nce </w:delText>
              </w:r>
            </w:del>
            <w:del w:id="6203" w:author="year" w:date="2021-07-06T06:14:00Z">
              <w:r w:rsidRPr="00F95AE9" w:rsidDel="001F097F">
                <w:rPr>
                  <w:sz w:val="21"/>
                  <w:szCs w:val="21"/>
                </w:rPr>
                <w:delText>5 feem pua ​​ntsiab lus ntxiv ua</w:delText>
              </w:r>
            </w:del>
            <w:ins w:id="6204" w:author="year" w:date="2021-07-06T06:14:00Z">
              <w:r>
                <w:rPr>
                  <w:sz w:val="21"/>
                  <w:szCs w:val="21"/>
                </w:rPr>
                <w:t xml:space="preserve"> xws li tau ua</w:t>
              </w:r>
            </w:ins>
            <w:r w:rsidRPr="00F95AE9">
              <w:rPr>
                <w:sz w:val="21"/>
                <w:szCs w:val="21"/>
              </w:rPr>
              <w:t xml:space="preserve"> pov thawj ntawm kev </w:t>
            </w:r>
            <w:ins w:id="6205" w:author="year" w:date="2021-07-06T06:16:00Z">
              <w:r>
                <w:rPr>
                  <w:sz w:val="21"/>
                  <w:szCs w:val="21"/>
                </w:rPr>
                <w:t xml:space="preserve">nqis tes ua uas mus deb thiab </w:t>
              </w:r>
            </w:ins>
            <w:r w:rsidRPr="00F95AE9">
              <w:rPr>
                <w:sz w:val="21"/>
                <w:szCs w:val="21"/>
              </w:rPr>
              <w:t xml:space="preserve">tob zuj zus </w:t>
            </w:r>
            <w:del w:id="6206" w:author="year" w:date="2021-07-06T06:17:00Z">
              <w:r w:rsidRPr="00F95AE9" w:rsidDel="001F097F">
                <w:rPr>
                  <w:sz w:val="21"/>
                  <w:szCs w:val="21"/>
                </w:rPr>
                <w:delText xml:space="preserve">ntawm </w:delText>
              </w:r>
            </w:del>
            <w:del w:id="6207" w:author="year" w:date="2021-07-06T06:15:00Z">
              <w:r w:rsidRPr="00F95AE9" w:rsidDel="001F097F">
                <w:rPr>
                  <w:sz w:val="21"/>
                  <w:szCs w:val="21"/>
                </w:rPr>
                <w:delText xml:space="preserve">kev nqis tes </w:delText>
              </w:r>
            </w:del>
            <w:r w:rsidRPr="00F95AE9">
              <w:rPr>
                <w:sz w:val="21"/>
                <w:szCs w:val="21"/>
              </w:rPr>
              <w:t>ntawm SBE-tus qauv</w:t>
            </w:r>
            <w:ins w:id="6208" w:author="year" w:date="2021-07-06T06:17:00Z">
              <w:r>
                <w:rPr>
                  <w:sz w:val="21"/>
                  <w:szCs w:val="21"/>
                </w:rPr>
                <w:t xml:space="preserve"> uas tau txais yuav los ntawv</w:t>
              </w:r>
            </w:ins>
            <w:r w:rsidRPr="00F95AE9">
              <w:rPr>
                <w:sz w:val="21"/>
                <w:szCs w:val="21"/>
              </w:rPr>
              <w:t>.</w:t>
            </w:r>
          </w:p>
        </w:tc>
        <w:tc>
          <w:tcPr>
            <w:tcW w:w="7203" w:type="dxa"/>
            <w:tcBorders>
              <w:bottom w:val="nil"/>
            </w:tcBorders>
            <w:shd w:val="clear" w:color="auto" w:fill="F1E4EF"/>
          </w:tcPr>
          <w:p w14:paraId="0053129C" w14:textId="77777777" w:rsidR="00AD19E5" w:rsidRPr="00F95AE9" w:rsidRDefault="00AD19E5" w:rsidP="00AD19E5">
            <w:pPr>
              <w:pStyle w:val="TableParagraph"/>
              <w:spacing w:before="58"/>
              <w:ind w:left="58"/>
              <w:rPr>
                <w:sz w:val="21"/>
                <w:szCs w:val="21"/>
              </w:rPr>
            </w:pPr>
            <w:r w:rsidRPr="00F95AE9">
              <w:rPr>
                <w:sz w:val="21"/>
                <w:szCs w:val="21"/>
              </w:rPr>
              <w:t>ELA: 37.10%</w:t>
            </w:r>
          </w:p>
          <w:p w14:paraId="0DFD94A3" w14:textId="77777777" w:rsidR="00AD19E5" w:rsidRPr="00F95AE9" w:rsidRDefault="00AD19E5" w:rsidP="00AD19E5">
            <w:pPr>
              <w:pStyle w:val="TableParagraph"/>
              <w:ind w:left="58"/>
              <w:rPr>
                <w:sz w:val="21"/>
                <w:szCs w:val="21"/>
              </w:rPr>
            </w:pPr>
            <w:r w:rsidRPr="00F95AE9">
              <w:rPr>
                <w:sz w:val="21"/>
                <w:szCs w:val="21"/>
              </w:rPr>
              <w:t>lej: 28.82%</w:t>
            </w:r>
          </w:p>
        </w:tc>
      </w:tr>
      <w:tr w:rsidR="00AD19E5" w14:paraId="6F2BB65C" w14:textId="77777777" w:rsidTr="00AD19E5">
        <w:trPr>
          <w:trHeight w:val="1356"/>
        </w:trPr>
        <w:tc>
          <w:tcPr>
            <w:tcW w:w="7197" w:type="dxa"/>
            <w:tcBorders>
              <w:top w:val="nil"/>
              <w:bottom w:val="nil"/>
            </w:tcBorders>
            <w:shd w:val="clear" w:color="auto" w:fill="F1E4EF"/>
          </w:tcPr>
          <w:p w14:paraId="1A958046" w14:textId="77777777" w:rsidR="00AD19E5" w:rsidRPr="00F95AE9" w:rsidRDefault="00AD19E5" w:rsidP="00AD19E5">
            <w:pPr>
              <w:pStyle w:val="TableParagraph"/>
              <w:spacing w:before="53"/>
              <w:ind w:left="116"/>
              <w:rPr>
                <w:b/>
                <w:sz w:val="21"/>
                <w:szCs w:val="21"/>
              </w:rPr>
            </w:pPr>
            <w:r w:rsidRPr="00F95AE9">
              <w:rPr>
                <w:b/>
                <w:sz w:val="21"/>
                <w:szCs w:val="21"/>
              </w:rPr>
              <w:t>Xyoo 19-20</w:t>
            </w:r>
          </w:p>
          <w:p w14:paraId="7466B34D" w14:textId="77777777" w:rsidR="00AD19E5" w:rsidRPr="00F95AE9" w:rsidRDefault="00AD19E5" w:rsidP="00AD19E5">
            <w:pPr>
              <w:pStyle w:val="TableParagraph"/>
              <w:ind w:left="116" w:right="5939"/>
              <w:rPr>
                <w:sz w:val="21"/>
                <w:szCs w:val="21"/>
              </w:rPr>
            </w:pPr>
            <w:r w:rsidRPr="00F95AE9">
              <w:rPr>
                <w:sz w:val="21"/>
                <w:szCs w:val="21"/>
              </w:rPr>
              <w:t>Hom phiaj ELA: 40%</w:t>
            </w:r>
          </w:p>
          <w:p w14:paraId="22F981D1" w14:textId="77777777" w:rsidR="00AD19E5" w:rsidRPr="00F95AE9" w:rsidRDefault="00AD19E5" w:rsidP="00AD19E5">
            <w:pPr>
              <w:pStyle w:val="TableParagraph"/>
              <w:ind w:left="116"/>
              <w:rPr>
                <w:sz w:val="21"/>
                <w:szCs w:val="21"/>
              </w:rPr>
            </w:pPr>
            <w:r w:rsidRPr="00F95AE9">
              <w:rPr>
                <w:sz w:val="21"/>
                <w:szCs w:val="21"/>
              </w:rPr>
              <w:t>lej: 40%</w:t>
            </w:r>
          </w:p>
        </w:tc>
        <w:tc>
          <w:tcPr>
            <w:tcW w:w="7203" w:type="dxa"/>
            <w:tcBorders>
              <w:top w:val="nil"/>
              <w:bottom w:val="nil"/>
            </w:tcBorders>
            <w:shd w:val="clear" w:color="auto" w:fill="F1E4EF"/>
          </w:tcPr>
          <w:p w14:paraId="58F5F7AE" w14:textId="77777777" w:rsidR="00AD19E5" w:rsidRPr="00F95AE9" w:rsidRDefault="00AD19E5" w:rsidP="00AD19E5">
            <w:pPr>
              <w:pStyle w:val="TableParagraph"/>
              <w:spacing w:before="156"/>
              <w:ind w:left="58" w:right="836"/>
              <w:rPr>
                <w:sz w:val="21"/>
                <w:szCs w:val="21"/>
              </w:rPr>
            </w:pPr>
            <w:ins w:id="6209" w:author="year" w:date="2021-07-06T06:18:00Z">
              <w:r>
                <w:rPr>
                  <w:sz w:val="21"/>
                  <w:szCs w:val="21"/>
                </w:rPr>
                <w:t xml:space="preserve">Kev kawm lus as kiv ntawm cov tub ntxhais kawm hauv </w:t>
              </w:r>
            </w:ins>
            <w:r w:rsidRPr="00F95AE9">
              <w:rPr>
                <w:sz w:val="21"/>
                <w:szCs w:val="21"/>
              </w:rPr>
              <w:t xml:space="preserve">Txhua Cheeb Tsam </w:t>
            </w:r>
            <w:del w:id="6210" w:author="year" w:date="2021-07-06T06:18:00Z">
              <w:r w:rsidRPr="00F95AE9" w:rsidDel="001F097F">
                <w:rPr>
                  <w:sz w:val="21"/>
                  <w:szCs w:val="21"/>
                </w:rPr>
                <w:delText xml:space="preserve">Cov Tub Ntxhais Kawm </w:delText>
              </w:r>
            </w:del>
            <w:r w:rsidRPr="00F95AE9">
              <w:rPr>
                <w:sz w:val="21"/>
                <w:szCs w:val="21"/>
              </w:rPr>
              <w:t xml:space="preserve">tau nce 2% </w:t>
            </w:r>
            <w:del w:id="6211" w:author="year" w:date="2021-07-06T06:18:00Z">
              <w:r w:rsidRPr="00F95AE9" w:rsidDel="001F097F">
                <w:rPr>
                  <w:sz w:val="21"/>
                  <w:szCs w:val="21"/>
                </w:rPr>
                <w:delText xml:space="preserve">hauv Kev Kawm Lus Askiv </w:delText>
              </w:r>
            </w:del>
            <w:r w:rsidRPr="00F95AE9">
              <w:rPr>
                <w:sz w:val="21"/>
                <w:szCs w:val="21"/>
              </w:rPr>
              <w:t xml:space="preserve">thiab </w:t>
            </w:r>
            <w:ins w:id="6212" w:author="year" w:date="2021-07-06T06:19:00Z">
              <w:r>
                <w:rPr>
                  <w:sz w:val="21"/>
                  <w:szCs w:val="21"/>
                </w:rPr>
                <w:t xml:space="preserve">kev kawm lej yog nce </w:t>
              </w:r>
            </w:ins>
            <w:r w:rsidRPr="00F95AE9">
              <w:rPr>
                <w:sz w:val="21"/>
                <w:szCs w:val="21"/>
              </w:rPr>
              <w:t xml:space="preserve">2% </w:t>
            </w:r>
            <w:ins w:id="6213" w:author="year" w:date="2021-07-06T06:19:00Z">
              <w:r>
                <w:rPr>
                  <w:sz w:val="21"/>
                  <w:szCs w:val="21"/>
                </w:rPr>
                <w:t>ntawm</w:t>
              </w:r>
            </w:ins>
            <w:ins w:id="6214" w:author="year" w:date="2021-07-06T06:20:00Z">
              <w:r>
                <w:rPr>
                  <w:sz w:val="21"/>
                  <w:szCs w:val="21"/>
                </w:rPr>
                <w:t xml:space="preserve"> CAASPP. </w:t>
              </w:r>
            </w:ins>
            <w:del w:id="6215" w:author="year" w:date="2021-07-06T06:20:00Z">
              <w:r w:rsidRPr="00F95AE9" w:rsidDel="00492E4B">
                <w:rPr>
                  <w:sz w:val="21"/>
                  <w:szCs w:val="21"/>
                </w:rPr>
                <w:delText>hauv Kev Kawm Lej ntawm CAASPP</w:delText>
              </w:r>
            </w:del>
            <w:r w:rsidRPr="00F95AE9">
              <w:rPr>
                <w:sz w:val="21"/>
                <w:szCs w:val="21"/>
              </w:rPr>
              <w:t>.</w:t>
            </w:r>
          </w:p>
        </w:tc>
      </w:tr>
      <w:tr w:rsidR="00AD19E5" w14:paraId="08CA8698" w14:textId="77777777" w:rsidTr="00AD19E5">
        <w:trPr>
          <w:trHeight w:val="1571"/>
        </w:trPr>
        <w:tc>
          <w:tcPr>
            <w:tcW w:w="7197" w:type="dxa"/>
            <w:tcBorders>
              <w:top w:val="nil"/>
            </w:tcBorders>
            <w:shd w:val="clear" w:color="auto" w:fill="F1E4EF"/>
          </w:tcPr>
          <w:p w14:paraId="7AFFD3B1" w14:textId="77777777" w:rsidR="00AD19E5" w:rsidRPr="00F95AE9" w:rsidRDefault="00AD19E5" w:rsidP="00AD19E5">
            <w:pPr>
              <w:pStyle w:val="TableParagraph"/>
              <w:spacing w:before="191"/>
              <w:ind w:left="116"/>
              <w:rPr>
                <w:b/>
                <w:sz w:val="21"/>
                <w:szCs w:val="21"/>
              </w:rPr>
            </w:pPr>
            <w:r w:rsidRPr="00F95AE9">
              <w:rPr>
                <w:b/>
                <w:sz w:val="21"/>
                <w:szCs w:val="21"/>
              </w:rPr>
              <w:t>Lub hauv paus</w:t>
            </w:r>
          </w:p>
          <w:p w14:paraId="43691946" w14:textId="77777777" w:rsidR="00AD19E5" w:rsidRPr="00F95AE9" w:rsidRDefault="00AD19E5" w:rsidP="00AD19E5">
            <w:pPr>
              <w:pStyle w:val="TableParagraph"/>
              <w:ind w:left="116"/>
              <w:rPr>
                <w:sz w:val="21"/>
                <w:szCs w:val="21"/>
              </w:rPr>
            </w:pPr>
            <w:r w:rsidRPr="00F95AE9">
              <w:rPr>
                <w:sz w:val="21"/>
                <w:szCs w:val="21"/>
              </w:rPr>
              <w:t>Xyoo 2016--17:</w:t>
            </w:r>
          </w:p>
          <w:p w14:paraId="31FB6287" w14:textId="77777777" w:rsidR="00AD19E5" w:rsidRPr="00F95AE9" w:rsidRDefault="00AD19E5" w:rsidP="00AD19E5">
            <w:pPr>
              <w:pStyle w:val="TableParagraph"/>
              <w:ind w:left="116"/>
              <w:rPr>
                <w:sz w:val="21"/>
                <w:szCs w:val="21"/>
              </w:rPr>
            </w:pPr>
            <w:r w:rsidRPr="00F95AE9">
              <w:rPr>
                <w:sz w:val="21"/>
                <w:szCs w:val="21"/>
              </w:rPr>
              <w:t>ELA: 31%</w:t>
            </w:r>
          </w:p>
          <w:p w14:paraId="13FFB58E" w14:textId="77777777" w:rsidR="00AD19E5" w:rsidRPr="00F95AE9" w:rsidRDefault="00AD19E5" w:rsidP="00AD19E5">
            <w:pPr>
              <w:pStyle w:val="TableParagraph"/>
              <w:ind w:left="116"/>
              <w:rPr>
                <w:sz w:val="21"/>
                <w:szCs w:val="21"/>
              </w:rPr>
            </w:pPr>
            <w:r w:rsidRPr="00F95AE9">
              <w:rPr>
                <w:sz w:val="21"/>
                <w:szCs w:val="21"/>
              </w:rPr>
              <w:t>lej: 24%</w:t>
            </w:r>
          </w:p>
        </w:tc>
        <w:tc>
          <w:tcPr>
            <w:tcW w:w="7203" w:type="dxa"/>
            <w:tcBorders>
              <w:top w:val="nil"/>
            </w:tcBorders>
            <w:shd w:val="clear" w:color="auto" w:fill="F1E4EF"/>
          </w:tcPr>
          <w:p w14:paraId="53E4BA43" w14:textId="77777777" w:rsidR="00AD19E5" w:rsidRPr="00F95AE9" w:rsidRDefault="00AD19E5" w:rsidP="00AD19E5">
            <w:pPr>
              <w:pStyle w:val="TableParagraph"/>
              <w:rPr>
                <w:rFonts w:ascii="Times New Roman"/>
                <w:sz w:val="21"/>
                <w:szCs w:val="21"/>
              </w:rPr>
            </w:pPr>
          </w:p>
        </w:tc>
      </w:tr>
      <w:tr w:rsidR="00AD19E5" w14:paraId="15A7C27C" w14:textId="77777777" w:rsidTr="00AD19E5">
        <w:trPr>
          <w:trHeight w:val="2551"/>
        </w:trPr>
        <w:tc>
          <w:tcPr>
            <w:tcW w:w="7197" w:type="dxa"/>
            <w:tcBorders>
              <w:bottom w:val="nil"/>
            </w:tcBorders>
            <w:shd w:val="clear" w:color="auto" w:fill="F1E4EF"/>
          </w:tcPr>
          <w:p w14:paraId="5C9A180F" w14:textId="77777777" w:rsidR="00AD19E5" w:rsidRPr="00F95AE9" w:rsidRDefault="00AD19E5" w:rsidP="00AD19E5">
            <w:pPr>
              <w:pStyle w:val="TableParagraph"/>
              <w:spacing w:before="116"/>
              <w:ind w:left="116"/>
              <w:rPr>
                <w:b/>
                <w:sz w:val="21"/>
                <w:szCs w:val="21"/>
              </w:rPr>
            </w:pPr>
            <w:del w:id="6216" w:author="year" w:date="2021-07-06T06:21:00Z">
              <w:r w:rsidRPr="00F95AE9" w:rsidDel="00492E4B">
                <w:rPr>
                  <w:b/>
                  <w:sz w:val="21"/>
                  <w:szCs w:val="21"/>
                </w:rPr>
                <w:delText xml:space="preserve">Metric </w:delText>
              </w:r>
            </w:del>
            <w:ins w:id="6217" w:author="year" w:date="2021-07-06T06:21:00Z">
              <w:r>
                <w:rPr>
                  <w:b/>
                  <w:sz w:val="21"/>
                  <w:szCs w:val="21"/>
                </w:rPr>
                <w:t>Yam Siv Ntsuas</w:t>
              </w:r>
              <w:r w:rsidRPr="00F95AE9">
                <w:rPr>
                  <w:b/>
                  <w:sz w:val="21"/>
                  <w:szCs w:val="21"/>
                </w:rPr>
                <w:t xml:space="preserve"> </w:t>
              </w:r>
            </w:ins>
            <w:r w:rsidRPr="00F95AE9">
              <w:rPr>
                <w:b/>
                <w:sz w:val="21"/>
                <w:szCs w:val="21"/>
              </w:rPr>
              <w:t>/ Qhov Taw Qhia</w:t>
            </w:r>
          </w:p>
          <w:p w14:paraId="1E99E30C" w14:textId="77777777" w:rsidR="00AD19E5" w:rsidRPr="00F95AE9" w:rsidRDefault="00AD19E5" w:rsidP="00AD19E5">
            <w:pPr>
              <w:pStyle w:val="TableParagraph"/>
              <w:ind w:left="116"/>
              <w:rPr>
                <w:sz w:val="21"/>
                <w:szCs w:val="21"/>
              </w:rPr>
            </w:pPr>
            <w:del w:id="6218" w:author="year" w:date="2021-07-06T06:22:00Z">
              <w:r w:rsidRPr="00F95AE9" w:rsidDel="00492E4B">
                <w:rPr>
                  <w:sz w:val="21"/>
                  <w:szCs w:val="21"/>
                </w:rPr>
                <w:delText>Xib Fwb tsis paub - tus lej ntawm txoj hauj</w:delText>
              </w:r>
            </w:del>
            <w:ins w:id="6219" w:author="year" w:date="2021-07-06T06:22:00Z">
              <w:r>
                <w:rPr>
                  <w:sz w:val="21"/>
                  <w:szCs w:val="21"/>
                </w:rPr>
                <w:t xml:space="preserve">Kev tsis paub muab hauj lwm ntaub ntawv ntawm xwb hwb </w:t>
              </w:r>
            </w:ins>
            <w:r w:rsidRPr="00F95AE9">
              <w:rPr>
                <w:sz w:val="21"/>
                <w:szCs w:val="21"/>
              </w:rPr>
              <w:t xml:space="preserve"> </w:t>
            </w:r>
            <w:del w:id="6220" w:author="year" w:date="2021-07-06T06:24:00Z">
              <w:r w:rsidRPr="00F95AE9" w:rsidDel="00492E4B">
                <w:rPr>
                  <w:sz w:val="21"/>
                  <w:szCs w:val="21"/>
                </w:rPr>
                <w:delText>lwm</w:delText>
              </w:r>
            </w:del>
            <w:r w:rsidRPr="00F95AE9">
              <w:rPr>
                <w:sz w:val="21"/>
                <w:szCs w:val="21"/>
              </w:rPr>
              <w:t xml:space="preserve"> yuav yog xoom.</w:t>
            </w:r>
          </w:p>
          <w:p w14:paraId="10A816E8" w14:textId="77777777" w:rsidR="00AD19E5" w:rsidRPr="00F95AE9" w:rsidRDefault="00AD19E5" w:rsidP="00AD19E5">
            <w:pPr>
              <w:pStyle w:val="TableParagraph"/>
              <w:spacing w:before="115"/>
              <w:ind w:left="116"/>
              <w:rPr>
                <w:b/>
                <w:sz w:val="21"/>
                <w:szCs w:val="21"/>
              </w:rPr>
            </w:pPr>
            <w:r w:rsidRPr="00F95AE9">
              <w:rPr>
                <w:b/>
                <w:sz w:val="21"/>
                <w:szCs w:val="21"/>
              </w:rPr>
              <w:t>Xyoo 19-20</w:t>
            </w:r>
          </w:p>
          <w:p w14:paraId="1B838A11" w14:textId="77777777" w:rsidR="00AD19E5" w:rsidRPr="00F95AE9" w:rsidRDefault="00AD19E5" w:rsidP="00AD19E5">
            <w:pPr>
              <w:pStyle w:val="TableParagraph"/>
              <w:ind w:left="116"/>
              <w:rPr>
                <w:sz w:val="21"/>
                <w:szCs w:val="21"/>
              </w:rPr>
            </w:pPr>
            <w:r w:rsidRPr="00F95AE9">
              <w:rPr>
                <w:sz w:val="21"/>
                <w:szCs w:val="21"/>
              </w:rPr>
              <w:t>Qib Pib: 0%</w:t>
            </w:r>
          </w:p>
          <w:p w14:paraId="2054621A" w14:textId="77777777" w:rsidR="00AD19E5" w:rsidRPr="00F95AE9" w:rsidRDefault="00AD19E5" w:rsidP="00AD19E5">
            <w:pPr>
              <w:pStyle w:val="TableParagraph"/>
              <w:ind w:left="116"/>
              <w:rPr>
                <w:sz w:val="21"/>
                <w:szCs w:val="21"/>
              </w:rPr>
            </w:pPr>
            <w:r w:rsidRPr="00F95AE9">
              <w:rPr>
                <w:sz w:val="21"/>
                <w:szCs w:val="21"/>
              </w:rPr>
              <w:t>Kev kawm lej qib ob: 0%</w:t>
            </w:r>
          </w:p>
          <w:p w14:paraId="60445490" w14:textId="77777777" w:rsidR="00AD19E5" w:rsidRPr="00F95AE9" w:rsidRDefault="00AD19E5" w:rsidP="00AD19E5">
            <w:pPr>
              <w:pStyle w:val="TableParagraph"/>
              <w:ind w:left="116"/>
              <w:rPr>
                <w:sz w:val="21"/>
                <w:szCs w:val="21"/>
              </w:rPr>
            </w:pPr>
            <w:r w:rsidRPr="00F95AE9">
              <w:rPr>
                <w:sz w:val="21"/>
                <w:szCs w:val="21"/>
              </w:rPr>
              <w:t>Kev kawm Lus Askis Qib ob: 0%</w:t>
            </w:r>
          </w:p>
          <w:p w14:paraId="386CFF57" w14:textId="77777777" w:rsidR="00AD19E5" w:rsidRPr="00F95AE9" w:rsidRDefault="00AD19E5" w:rsidP="00AD19E5">
            <w:pPr>
              <w:pStyle w:val="TableParagraph"/>
              <w:ind w:left="116"/>
              <w:rPr>
                <w:sz w:val="21"/>
                <w:szCs w:val="21"/>
              </w:rPr>
            </w:pPr>
            <w:r w:rsidRPr="00F95AE9">
              <w:rPr>
                <w:sz w:val="21"/>
                <w:szCs w:val="21"/>
              </w:rPr>
              <w:t>Kev Tsh</w:t>
            </w:r>
            <w:ins w:id="6221" w:author="year" w:date="2021-07-06T06:25:00Z">
              <w:r>
                <w:rPr>
                  <w:sz w:val="21"/>
                  <w:szCs w:val="21"/>
                </w:rPr>
                <w:t>a</w:t>
              </w:r>
            </w:ins>
            <w:r w:rsidRPr="00F95AE9">
              <w:rPr>
                <w:sz w:val="21"/>
                <w:szCs w:val="21"/>
              </w:rPr>
              <w:t>wb F</w:t>
            </w:r>
            <w:ins w:id="6222" w:author="year" w:date="2021-07-06T06:25:00Z">
              <w:r>
                <w:rPr>
                  <w:sz w:val="21"/>
                  <w:szCs w:val="21"/>
                </w:rPr>
                <w:t>a</w:t>
              </w:r>
            </w:ins>
            <w:r w:rsidRPr="00F95AE9">
              <w:rPr>
                <w:sz w:val="21"/>
                <w:szCs w:val="21"/>
              </w:rPr>
              <w:t>wb Qib Ob: 0%</w:t>
            </w:r>
          </w:p>
        </w:tc>
        <w:tc>
          <w:tcPr>
            <w:tcW w:w="7203" w:type="dxa"/>
            <w:tcBorders>
              <w:bottom w:val="nil"/>
            </w:tcBorders>
            <w:shd w:val="clear" w:color="auto" w:fill="F1E4EF"/>
          </w:tcPr>
          <w:p w14:paraId="488C7D14" w14:textId="77777777" w:rsidR="00AD19E5" w:rsidRPr="00F95AE9" w:rsidRDefault="00AD19E5" w:rsidP="00AD19E5">
            <w:pPr>
              <w:pStyle w:val="TableParagraph"/>
              <w:spacing w:before="58"/>
              <w:ind w:left="58" w:right="76"/>
              <w:rPr>
                <w:sz w:val="21"/>
                <w:szCs w:val="21"/>
              </w:rPr>
            </w:pPr>
            <w:del w:id="6223" w:author="year" w:date="2021-07-06T06:27:00Z">
              <w:r w:rsidRPr="00F95AE9" w:rsidDel="00492E4B">
                <w:rPr>
                  <w:sz w:val="21"/>
                  <w:szCs w:val="21"/>
                </w:rPr>
                <w:delText xml:space="preserve">Qhov </w:delText>
              </w:r>
            </w:del>
            <w:ins w:id="6224" w:author="year" w:date="2021-07-06T06:27:00Z">
              <w:r>
                <w:rPr>
                  <w:sz w:val="21"/>
                  <w:szCs w:val="21"/>
                </w:rPr>
                <w:t>Xyoo</w:t>
              </w:r>
              <w:r w:rsidRPr="00F95AE9">
                <w:rPr>
                  <w:sz w:val="21"/>
                  <w:szCs w:val="21"/>
                </w:rPr>
                <w:t xml:space="preserve"> </w:t>
              </w:r>
            </w:ins>
            <w:r w:rsidRPr="00F95AE9">
              <w:rPr>
                <w:sz w:val="21"/>
                <w:szCs w:val="21"/>
              </w:rPr>
              <w:t xml:space="preserve">no yog xyoo tsis muaj qhov tshwm sim rau kev </w:t>
            </w:r>
            <w:ins w:id="6225" w:author="year" w:date="2021-07-06T06:27:00Z">
              <w:r>
                <w:rPr>
                  <w:sz w:val="21"/>
                  <w:szCs w:val="21"/>
                </w:rPr>
                <w:t xml:space="preserve">tsis paub </w:t>
              </w:r>
            </w:ins>
            <w:r w:rsidRPr="00F95AE9">
              <w:rPr>
                <w:sz w:val="21"/>
                <w:szCs w:val="21"/>
              </w:rPr>
              <w:t xml:space="preserve">ua hauj lwm </w:t>
            </w:r>
            <w:del w:id="6226" w:author="year" w:date="2021-07-06T06:27:00Z">
              <w:r w:rsidRPr="00F95AE9" w:rsidDel="00492E4B">
                <w:rPr>
                  <w:sz w:val="21"/>
                  <w:szCs w:val="21"/>
                </w:rPr>
                <w:delText xml:space="preserve">tsis </w:delText>
              </w:r>
            </w:del>
            <w:r w:rsidRPr="00F95AE9">
              <w:rPr>
                <w:sz w:val="21"/>
                <w:szCs w:val="21"/>
              </w:rPr>
              <w:t>yog vim qhov tseeb CTC ua hauj lwm nrog CDE</w:t>
            </w:r>
            <w:del w:id="6227" w:author="year" w:date="2021-07-06T06:29:00Z">
              <w:r w:rsidRPr="00F95AE9" w:rsidDel="00492E4B">
                <w:rPr>
                  <w:sz w:val="21"/>
                  <w:szCs w:val="21"/>
                </w:rPr>
                <w:delText xml:space="preserve"> </w:delText>
              </w:r>
            </w:del>
            <w:ins w:id="6228" w:author="year" w:date="2021-07-06T06:29:00Z">
              <w:r>
                <w:rPr>
                  <w:sz w:val="21"/>
                  <w:szCs w:val="21"/>
                </w:rPr>
                <w:t xml:space="preserve">ntawm kev nthuav tawm </w:t>
              </w:r>
            </w:ins>
            <w:ins w:id="6229" w:author="year" w:date="2021-07-06T06:30:00Z">
              <w:r>
                <w:rPr>
                  <w:sz w:val="21"/>
                  <w:szCs w:val="21"/>
                </w:rPr>
                <w:t>cov hauv kev ua hauj lwm uas siv hluas taws sob</w:t>
              </w:r>
            </w:ins>
            <w:del w:id="6230" w:author="year" w:date="2021-07-06T06:29:00Z">
              <w:r w:rsidRPr="00F95AE9" w:rsidDel="00492E4B">
                <w:rPr>
                  <w:sz w:val="21"/>
                  <w:szCs w:val="21"/>
                </w:rPr>
                <w:delText>los ua hauj lwm tawm tshiab rau kev saib xyuas hluav taws xob</w:delText>
              </w:r>
            </w:del>
            <w:r w:rsidRPr="00F95AE9">
              <w:rPr>
                <w:sz w:val="21"/>
                <w:szCs w:val="21"/>
              </w:rPr>
              <w:t xml:space="preserve">, Cal SAAS. Qhov hauj lwm no tau </w:t>
            </w:r>
            <w:del w:id="6231" w:author="year" w:date="2021-07-06T06:31:00Z">
              <w:r w:rsidRPr="00F95AE9" w:rsidDel="00742F17">
                <w:rPr>
                  <w:sz w:val="21"/>
                  <w:szCs w:val="21"/>
                </w:rPr>
                <w:delText>ncua ntxiv</w:delText>
              </w:r>
            </w:del>
            <w:ins w:id="6232" w:author="year" w:date="2021-07-06T06:31:00Z">
              <w:r>
                <w:rPr>
                  <w:sz w:val="21"/>
                  <w:szCs w:val="21"/>
                </w:rPr>
                <w:t>raug ncua sib hawm</w:t>
              </w:r>
            </w:ins>
            <w:r w:rsidRPr="00F95AE9">
              <w:rPr>
                <w:sz w:val="21"/>
                <w:szCs w:val="21"/>
              </w:rPr>
              <w:t xml:space="preserve"> vim yog COVID-19. Peb yuav tsis </w:t>
            </w:r>
            <w:ins w:id="6233" w:author="year" w:date="2021-07-06T06:33:00Z">
              <w:r>
                <w:rPr>
                  <w:sz w:val="21"/>
                  <w:szCs w:val="21"/>
                </w:rPr>
                <w:t xml:space="preserve">muaj kev </w:t>
              </w:r>
            </w:ins>
            <w:r w:rsidRPr="00F95AE9">
              <w:rPr>
                <w:sz w:val="21"/>
                <w:szCs w:val="21"/>
              </w:rPr>
              <w:t xml:space="preserve">hloov kho cov </w:t>
            </w:r>
            <w:ins w:id="6234" w:author="year" w:date="2021-07-06T06:33:00Z">
              <w:r>
                <w:rPr>
                  <w:sz w:val="21"/>
                  <w:szCs w:val="21"/>
                </w:rPr>
                <w:t xml:space="preserve">xwm ntawm cov neeg tsis paub hauj lwm </w:t>
              </w:r>
            </w:ins>
            <w:del w:id="6235" w:author="year" w:date="2021-07-06T06:33:00Z">
              <w:r w:rsidRPr="00F95AE9" w:rsidDel="00742F17">
                <w:rPr>
                  <w:sz w:val="21"/>
                  <w:szCs w:val="21"/>
                </w:rPr>
                <w:delText xml:space="preserve">ntaub ntawv tshiab </w:delText>
              </w:r>
            </w:del>
            <w:r w:rsidRPr="00F95AE9">
              <w:rPr>
                <w:sz w:val="21"/>
                <w:szCs w:val="21"/>
              </w:rPr>
              <w:t xml:space="preserve">nyob rau lub xyoo no ua ntej yuav </w:t>
            </w:r>
            <w:del w:id="6236" w:author="year" w:date="2021-07-06T06:34:00Z">
              <w:r w:rsidRPr="00F95AE9" w:rsidDel="00742F17">
                <w:rPr>
                  <w:sz w:val="21"/>
                  <w:szCs w:val="21"/>
                </w:rPr>
                <w:delText>muab coj los saib rau hauv peb cov LCAP</w:delText>
              </w:r>
            </w:del>
            <w:ins w:id="6237" w:author="year" w:date="2021-07-06T06:34:00Z">
              <w:r>
                <w:rPr>
                  <w:sz w:val="21"/>
                  <w:szCs w:val="21"/>
                </w:rPr>
                <w:t>muaj kev txais yuav ntawm peb cov LCAP</w:t>
              </w:r>
            </w:ins>
            <w:r w:rsidRPr="00F95AE9">
              <w:rPr>
                <w:sz w:val="21"/>
                <w:szCs w:val="21"/>
              </w:rPr>
              <w:t>.</w:t>
            </w:r>
          </w:p>
          <w:p w14:paraId="50A74540" w14:textId="77777777" w:rsidR="00AD19E5" w:rsidRPr="00F95AE9" w:rsidRDefault="00AD19E5" w:rsidP="00AD19E5">
            <w:pPr>
              <w:pStyle w:val="TableParagraph"/>
              <w:rPr>
                <w:b/>
                <w:sz w:val="21"/>
                <w:szCs w:val="21"/>
              </w:rPr>
            </w:pPr>
          </w:p>
          <w:p w14:paraId="3C18920D" w14:textId="77777777" w:rsidR="00AD19E5" w:rsidRPr="00F95AE9" w:rsidRDefault="00AD19E5" w:rsidP="00AD19E5">
            <w:pPr>
              <w:pStyle w:val="TableParagraph"/>
              <w:spacing w:line="270" w:lineRule="atLeast"/>
              <w:ind w:left="58" w:right="1744"/>
              <w:rPr>
                <w:sz w:val="21"/>
                <w:szCs w:val="21"/>
              </w:rPr>
            </w:pPr>
            <w:r w:rsidRPr="00F95AE9">
              <w:rPr>
                <w:sz w:val="21"/>
                <w:szCs w:val="21"/>
              </w:rPr>
              <w:t xml:space="preserve">Peb cov ntaub ntawv tam sim no </w:t>
            </w:r>
            <w:ins w:id="6238" w:author="year" w:date="2021-07-06T06:35:00Z">
              <w:r>
                <w:rPr>
                  <w:sz w:val="21"/>
                  <w:szCs w:val="21"/>
                </w:rPr>
                <w:t xml:space="preserve">uas yog </w:t>
              </w:r>
            </w:ins>
            <w:r w:rsidRPr="00F95AE9">
              <w:rPr>
                <w:sz w:val="21"/>
                <w:szCs w:val="21"/>
              </w:rPr>
              <w:t xml:space="preserve">los ntawm SARCs yog Cov Xib Fwb Qhia Ntawv tsis raws </w:t>
            </w:r>
            <w:del w:id="6239" w:author="year" w:date="2021-07-06T06:36:00Z">
              <w:r w:rsidRPr="00F95AE9" w:rsidDel="00742F17">
                <w:rPr>
                  <w:sz w:val="21"/>
                  <w:szCs w:val="21"/>
                </w:rPr>
                <w:delText xml:space="preserve">li hauv tus lej </w:delText>
              </w:r>
            </w:del>
            <w:ins w:id="6240" w:author="year" w:date="2021-07-06T06:37:00Z">
              <w:r>
                <w:rPr>
                  <w:sz w:val="21"/>
                  <w:szCs w:val="21"/>
                </w:rPr>
                <w:t>li tau hais</w:t>
              </w:r>
            </w:ins>
            <w:ins w:id="6241" w:author="year" w:date="2021-07-06T06:36:00Z">
              <w:r>
                <w:rPr>
                  <w:sz w:val="21"/>
                  <w:szCs w:val="21"/>
                </w:rPr>
                <w:t xml:space="preserve"> </w:t>
              </w:r>
            </w:ins>
            <w:r w:rsidRPr="00F95AE9">
              <w:rPr>
                <w:sz w:val="21"/>
                <w:szCs w:val="21"/>
              </w:rPr>
              <w:t>ntawm xyoo 2019-20</w:t>
            </w:r>
          </w:p>
        </w:tc>
      </w:tr>
      <w:tr w:rsidR="00AD19E5" w14:paraId="2B61DBF5" w14:textId="77777777" w:rsidTr="001D6838">
        <w:trPr>
          <w:trHeight w:val="2529"/>
        </w:trPr>
        <w:tc>
          <w:tcPr>
            <w:tcW w:w="7197" w:type="dxa"/>
            <w:tcBorders>
              <w:top w:val="nil"/>
              <w:bottom w:val="nil"/>
            </w:tcBorders>
            <w:shd w:val="clear" w:color="auto" w:fill="F1E4EF"/>
          </w:tcPr>
          <w:p w14:paraId="5FDCC6A4" w14:textId="77777777" w:rsidR="00AD19E5" w:rsidRPr="00F95AE9" w:rsidRDefault="00AD19E5" w:rsidP="00AD19E5">
            <w:pPr>
              <w:pStyle w:val="TableParagraph"/>
              <w:spacing w:before="2"/>
              <w:ind w:left="116"/>
              <w:rPr>
                <w:b/>
                <w:sz w:val="21"/>
                <w:szCs w:val="21"/>
              </w:rPr>
            </w:pPr>
            <w:r w:rsidRPr="00F95AE9">
              <w:rPr>
                <w:b/>
                <w:sz w:val="21"/>
                <w:szCs w:val="21"/>
              </w:rPr>
              <w:t>Lub hauv paus</w:t>
            </w:r>
          </w:p>
          <w:p w14:paraId="33BD793D" w14:textId="77777777" w:rsidR="00AD19E5" w:rsidRPr="00F95AE9" w:rsidRDefault="00AD19E5" w:rsidP="00AD19E5">
            <w:pPr>
              <w:pStyle w:val="TableParagraph"/>
              <w:ind w:left="116"/>
              <w:rPr>
                <w:sz w:val="21"/>
                <w:szCs w:val="21"/>
              </w:rPr>
            </w:pPr>
            <w:r w:rsidRPr="00F95AE9">
              <w:rPr>
                <w:sz w:val="21"/>
                <w:szCs w:val="21"/>
              </w:rPr>
              <w:t>Xyoo 2016--2017</w:t>
            </w:r>
          </w:p>
          <w:p w14:paraId="06E0F613" w14:textId="77777777" w:rsidR="00AD19E5" w:rsidRPr="00F95AE9" w:rsidRDefault="00AD19E5" w:rsidP="00AD19E5">
            <w:pPr>
              <w:pStyle w:val="TableParagraph"/>
              <w:ind w:left="116"/>
              <w:rPr>
                <w:sz w:val="21"/>
                <w:szCs w:val="21"/>
              </w:rPr>
            </w:pPr>
            <w:r w:rsidRPr="00F95AE9">
              <w:rPr>
                <w:sz w:val="21"/>
                <w:szCs w:val="21"/>
              </w:rPr>
              <w:t>Qib Pib: 0%</w:t>
            </w:r>
          </w:p>
          <w:p w14:paraId="7F4CF35E" w14:textId="77777777" w:rsidR="00AD19E5" w:rsidRPr="00F95AE9" w:rsidRDefault="00AD19E5" w:rsidP="00AD19E5">
            <w:pPr>
              <w:pStyle w:val="TableParagraph"/>
              <w:ind w:left="116"/>
              <w:rPr>
                <w:sz w:val="21"/>
                <w:szCs w:val="21"/>
              </w:rPr>
            </w:pPr>
            <w:r w:rsidRPr="00F95AE9">
              <w:rPr>
                <w:sz w:val="21"/>
                <w:szCs w:val="21"/>
              </w:rPr>
              <w:t>Kev kawm lej qib ob: 0%</w:t>
            </w:r>
          </w:p>
          <w:p w14:paraId="46214D64" w14:textId="77777777" w:rsidR="00AD19E5" w:rsidRPr="00F95AE9" w:rsidRDefault="00AD19E5" w:rsidP="00AD19E5">
            <w:pPr>
              <w:pStyle w:val="TableParagraph"/>
              <w:ind w:left="116"/>
              <w:rPr>
                <w:sz w:val="21"/>
                <w:szCs w:val="21"/>
              </w:rPr>
            </w:pPr>
            <w:r w:rsidRPr="00F95AE9">
              <w:rPr>
                <w:sz w:val="21"/>
                <w:szCs w:val="21"/>
              </w:rPr>
              <w:t>Kev kawm lus Askis: 0%</w:t>
            </w:r>
          </w:p>
          <w:p w14:paraId="06A2D311" w14:textId="77777777" w:rsidR="00AD19E5" w:rsidRPr="00F95AE9" w:rsidRDefault="00AD19E5" w:rsidP="00AD19E5">
            <w:pPr>
              <w:pStyle w:val="TableParagraph"/>
              <w:ind w:left="116"/>
              <w:rPr>
                <w:sz w:val="21"/>
                <w:szCs w:val="21"/>
              </w:rPr>
            </w:pPr>
            <w:r w:rsidRPr="00F95AE9">
              <w:rPr>
                <w:sz w:val="21"/>
                <w:szCs w:val="21"/>
              </w:rPr>
              <w:t>Kev Tsh</w:t>
            </w:r>
            <w:ins w:id="6242" w:author="year" w:date="2021-07-06T06:25:00Z">
              <w:r>
                <w:rPr>
                  <w:sz w:val="21"/>
                  <w:szCs w:val="21"/>
                </w:rPr>
                <w:t>a</w:t>
              </w:r>
            </w:ins>
            <w:r w:rsidRPr="00F95AE9">
              <w:rPr>
                <w:sz w:val="21"/>
                <w:szCs w:val="21"/>
              </w:rPr>
              <w:t>wb F</w:t>
            </w:r>
            <w:ins w:id="6243" w:author="year" w:date="2021-07-06T06:25:00Z">
              <w:r>
                <w:rPr>
                  <w:sz w:val="21"/>
                  <w:szCs w:val="21"/>
                </w:rPr>
                <w:t>a</w:t>
              </w:r>
            </w:ins>
            <w:r w:rsidRPr="00F95AE9">
              <w:rPr>
                <w:sz w:val="21"/>
                <w:szCs w:val="21"/>
              </w:rPr>
              <w:t>wb Qib Ob: 0%</w:t>
            </w:r>
          </w:p>
        </w:tc>
        <w:tc>
          <w:tcPr>
            <w:tcW w:w="7203" w:type="dxa"/>
            <w:tcBorders>
              <w:top w:val="nil"/>
              <w:bottom w:val="nil"/>
            </w:tcBorders>
            <w:shd w:val="clear" w:color="auto" w:fill="F1E4EF"/>
          </w:tcPr>
          <w:p w14:paraId="2F87EF92" w14:textId="77777777" w:rsidR="00AD19E5" w:rsidRPr="00F95AE9" w:rsidRDefault="00AD19E5" w:rsidP="00AD19E5">
            <w:pPr>
              <w:pStyle w:val="TableParagraph"/>
              <w:spacing w:before="1"/>
              <w:rPr>
                <w:b/>
                <w:sz w:val="21"/>
                <w:szCs w:val="21"/>
              </w:rPr>
            </w:pPr>
          </w:p>
          <w:p w14:paraId="0CFE76F4" w14:textId="77777777" w:rsidR="00AD19E5" w:rsidRDefault="00AD19E5" w:rsidP="00AD19E5">
            <w:pPr>
              <w:pStyle w:val="TableParagraph"/>
              <w:ind w:left="58" w:right="1851"/>
              <w:rPr>
                <w:ins w:id="6244" w:author="year" w:date="2021-07-06T06:38:00Z"/>
                <w:sz w:val="21"/>
                <w:szCs w:val="21"/>
              </w:rPr>
            </w:pPr>
            <w:del w:id="6245" w:author="year" w:date="2021-07-06T06:38:00Z">
              <w:r w:rsidRPr="00F95AE9" w:rsidDel="00742F17">
                <w:rPr>
                  <w:sz w:val="21"/>
                  <w:szCs w:val="21"/>
                </w:rPr>
                <w:delText>Kev ua txhaum tsis zoo ntawm cov xib fwb ntawm Cov Kawm Lus Askiv</w:delText>
              </w:r>
            </w:del>
            <w:ins w:id="6246" w:author="year" w:date="2021-07-06T06:38:00Z">
              <w:r>
                <w:rPr>
                  <w:sz w:val="21"/>
                  <w:szCs w:val="21"/>
                </w:rPr>
                <w:t>Cov xwb hwb qhia lus as kiv uas tsis qhia raws kev qhia</w:t>
              </w:r>
            </w:ins>
          </w:p>
          <w:p w14:paraId="192629FD" w14:textId="77777777" w:rsidR="00AD19E5" w:rsidRPr="00F95AE9" w:rsidRDefault="00AD19E5" w:rsidP="00AD19E5">
            <w:pPr>
              <w:pStyle w:val="TableParagraph"/>
              <w:ind w:left="58" w:right="1851"/>
              <w:rPr>
                <w:sz w:val="21"/>
                <w:szCs w:val="21"/>
              </w:rPr>
            </w:pPr>
            <w:r w:rsidRPr="00F95AE9">
              <w:rPr>
                <w:sz w:val="21"/>
                <w:szCs w:val="21"/>
              </w:rPr>
              <w:t xml:space="preserve"> Qib Ib: 0%</w:t>
            </w:r>
          </w:p>
          <w:p w14:paraId="68257CFD" w14:textId="77777777" w:rsidR="00AD19E5" w:rsidRPr="00F95AE9" w:rsidRDefault="00AD19E5" w:rsidP="00AD19E5">
            <w:pPr>
              <w:pStyle w:val="TableParagraph"/>
              <w:ind w:left="58"/>
              <w:rPr>
                <w:sz w:val="21"/>
                <w:szCs w:val="21"/>
              </w:rPr>
            </w:pPr>
            <w:r w:rsidRPr="00F95AE9">
              <w:rPr>
                <w:sz w:val="21"/>
                <w:szCs w:val="21"/>
              </w:rPr>
              <w:t>Qib Ob: &lt;1% (3 tag nrho)</w:t>
            </w:r>
          </w:p>
          <w:p w14:paraId="0138EAF4" w14:textId="77777777" w:rsidR="00AD19E5" w:rsidRPr="00F95AE9" w:rsidRDefault="00AD19E5" w:rsidP="00AD19E5">
            <w:pPr>
              <w:pStyle w:val="TableParagraph"/>
              <w:rPr>
                <w:b/>
                <w:sz w:val="21"/>
                <w:szCs w:val="21"/>
              </w:rPr>
            </w:pPr>
          </w:p>
          <w:p w14:paraId="7F9A3B79" w14:textId="77777777" w:rsidR="00AD19E5" w:rsidRPr="00F95AE9" w:rsidRDefault="00AD19E5" w:rsidP="00AD19E5">
            <w:pPr>
              <w:pStyle w:val="TableParagraph"/>
              <w:tabs>
                <w:tab w:val="left" w:pos="5160"/>
              </w:tabs>
              <w:ind w:left="58" w:right="1050"/>
              <w:rPr>
                <w:sz w:val="21"/>
                <w:szCs w:val="21"/>
              </w:rPr>
              <w:pPrChange w:id="6247" w:author="year" w:date="2021-07-06T06:41:00Z">
                <w:pPr>
                  <w:pStyle w:val="TableParagraph"/>
                  <w:ind w:left="58" w:right="3772"/>
                </w:pPr>
              </w:pPrChange>
            </w:pPr>
            <w:r w:rsidRPr="00F95AE9">
              <w:rPr>
                <w:sz w:val="21"/>
                <w:szCs w:val="21"/>
              </w:rPr>
              <w:t xml:space="preserve">Tag Nrho Cov Xib Fwb </w:t>
            </w:r>
            <w:ins w:id="6248" w:author="year" w:date="2021-07-06T06:40:00Z">
              <w:r>
                <w:rPr>
                  <w:sz w:val="21"/>
                  <w:szCs w:val="21"/>
                </w:rPr>
                <w:t xml:space="preserve">tsis paub hauj lwm </w:t>
              </w:r>
            </w:ins>
            <w:del w:id="6249" w:author="year" w:date="2021-07-06T06:40:00Z">
              <w:r w:rsidRPr="00F95AE9" w:rsidDel="000861DE">
                <w:rPr>
                  <w:sz w:val="21"/>
                  <w:szCs w:val="21"/>
                </w:rPr>
                <w:delText xml:space="preserve">Hauv Kev </w:delText>
              </w:r>
            </w:del>
            <w:del w:id="6250" w:author="year" w:date="2021-07-06T06:41:00Z">
              <w:r w:rsidRPr="00F95AE9" w:rsidDel="000861DE">
                <w:rPr>
                  <w:sz w:val="21"/>
                  <w:szCs w:val="21"/>
                </w:rPr>
                <w:delText xml:space="preserve">Ua Txaum </w:delText>
              </w:r>
            </w:del>
            <w:r w:rsidRPr="00F95AE9">
              <w:rPr>
                <w:sz w:val="21"/>
                <w:szCs w:val="21"/>
              </w:rPr>
              <w:t>QIb Ib: 0%</w:t>
            </w:r>
          </w:p>
          <w:p w14:paraId="5AE890EF" w14:textId="77777777" w:rsidR="00AD19E5" w:rsidRPr="00F95AE9" w:rsidRDefault="00AD19E5" w:rsidP="00AD19E5">
            <w:pPr>
              <w:pStyle w:val="TableParagraph"/>
              <w:ind w:left="58"/>
              <w:rPr>
                <w:sz w:val="21"/>
                <w:szCs w:val="21"/>
              </w:rPr>
            </w:pPr>
            <w:r w:rsidRPr="00F95AE9">
              <w:rPr>
                <w:sz w:val="21"/>
                <w:szCs w:val="21"/>
              </w:rPr>
              <w:t>Kev Kawm Lej QIb Ob: 0%</w:t>
            </w:r>
          </w:p>
          <w:p w14:paraId="270D0F7F" w14:textId="77777777" w:rsidR="00AD19E5" w:rsidRPr="00F95AE9" w:rsidRDefault="00AD19E5" w:rsidP="00AD19E5">
            <w:pPr>
              <w:pStyle w:val="TableParagraph"/>
              <w:ind w:left="58"/>
              <w:rPr>
                <w:sz w:val="21"/>
                <w:szCs w:val="21"/>
              </w:rPr>
            </w:pPr>
            <w:r w:rsidRPr="00F95AE9">
              <w:rPr>
                <w:sz w:val="21"/>
                <w:szCs w:val="21"/>
              </w:rPr>
              <w:t>Kev Kawm Lus Askis Qib Ob: 0%</w:t>
            </w:r>
          </w:p>
          <w:p w14:paraId="05C3DF59" w14:textId="4A3D1C1A" w:rsidR="00AD19E5" w:rsidRPr="004F2F6B" w:rsidRDefault="00AD19E5" w:rsidP="004F2F6B">
            <w:pPr>
              <w:pStyle w:val="TableParagraph"/>
              <w:ind w:left="58"/>
              <w:rPr>
                <w:sz w:val="21"/>
                <w:szCs w:val="21"/>
              </w:rPr>
            </w:pPr>
            <w:r w:rsidRPr="00F95AE9">
              <w:rPr>
                <w:sz w:val="21"/>
                <w:szCs w:val="21"/>
              </w:rPr>
              <w:t>Kev Tsh</w:t>
            </w:r>
            <w:ins w:id="6251" w:author="year" w:date="2021-07-06T06:41:00Z">
              <w:r>
                <w:rPr>
                  <w:sz w:val="21"/>
                  <w:szCs w:val="21"/>
                </w:rPr>
                <w:t>a</w:t>
              </w:r>
            </w:ins>
            <w:r w:rsidRPr="00F95AE9">
              <w:rPr>
                <w:sz w:val="21"/>
                <w:szCs w:val="21"/>
              </w:rPr>
              <w:t>wb F</w:t>
            </w:r>
            <w:ins w:id="6252" w:author="year" w:date="2021-07-06T06:41:00Z">
              <w:r>
                <w:rPr>
                  <w:sz w:val="21"/>
                  <w:szCs w:val="21"/>
                </w:rPr>
                <w:t>a</w:t>
              </w:r>
            </w:ins>
            <w:r w:rsidRPr="00F95AE9">
              <w:rPr>
                <w:sz w:val="21"/>
                <w:szCs w:val="21"/>
              </w:rPr>
              <w:t>wb Qib Ob: 0%</w:t>
            </w:r>
          </w:p>
        </w:tc>
      </w:tr>
      <w:tr w:rsidR="00AD19E5" w14:paraId="2160FBFA" w14:textId="77777777" w:rsidTr="00AD19E5">
        <w:trPr>
          <w:trHeight w:val="962"/>
        </w:trPr>
        <w:tc>
          <w:tcPr>
            <w:tcW w:w="7197" w:type="dxa"/>
            <w:tcBorders>
              <w:top w:val="nil"/>
            </w:tcBorders>
            <w:shd w:val="clear" w:color="auto" w:fill="F1E4EF"/>
          </w:tcPr>
          <w:p w14:paraId="6440094A" w14:textId="77777777" w:rsidR="00AD19E5" w:rsidRPr="00F95AE9" w:rsidRDefault="00AD19E5" w:rsidP="00AD19E5">
            <w:pPr>
              <w:pStyle w:val="TableParagraph"/>
              <w:rPr>
                <w:rFonts w:ascii="Times New Roman"/>
                <w:sz w:val="21"/>
                <w:szCs w:val="21"/>
              </w:rPr>
            </w:pPr>
          </w:p>
        </w:tc>
        <w:tc>
          <w:tcPr>
            <w:tcW w:w="7203" w:type="dxa"/>
            <w:tcBorders>
              <w:top w:val="nil"/>
            </w:tcBorders>
            <w:shd w:val="clear" w:color="auto" w:fill="F1E4EF"/>
          </w:tcPr>
          <w:p w14:paraId="07B13A12" w14:textId="77777777" w:rsidR="00AD19E5" w:rsidRDefault="00AD19E5" w:rsidP="00AD19E5">
            <w:pPr>
              <w:pStyle w:val="TableParagraph"/>
              <w:spacing w:before="134"/>
              <w:ind w:left="58" w:right="4318"/>
              <w:rPr>
                <w:ins w:id="6253" w:author="year" w:date="2021-07-06T06:42:00Z"/>
                <w:sz w:val="21"/>
                <w:szCs w:val="21"/>
              </w:rPr>
            </w:pPr>
            <w:r w:rsidRPr="00F95AE9">
              <w:rPr>
                <w:sz w:val="21"/>
                <w:szCs w:val="21"/>
              </w:rPr>
              <w:t xml:space="preserve">Cov Qib Hauj lwm Tsis Muaj Kws Qhia Ntawv: </w:t>
            </w:r>
          </w:p>
          <w:p w14:paraId="350D8461" w14:textId="77777777" w:rsidR="00AD19E5" w:rsidRPr="00F95AE9" w:rsidRDefault="00AD19E5" w:rsidP="00AD19E5">
            <w:pPr>
              <w:pStyle w:val="TableParagraph"/>
              <w:spacing w:before="134"/>
              <w:ind w:left="58" w:right="4318"/>
              <w:rPr>
                <w:sz w:val="21"/>
                <w:szCs w:val="21"/>
              </w:rPr>
            </w:pPr>
            <w:r w:rsidRPr="00F95AE9">
              <w:rPr>
                <w:sz w:val="21"/>
                <w:szCs w:val="21"/>
              </w:rPr>
              <w:t>Qib Pib: 0%</w:t>
            </w:r>
          </w:p>
          <w:p w14:paraId="629C4DC9" w14:textId="77777777" w:rsidR="00AD19E5" w:rsidRPr="00F95AE9" w:rsidRDefault="00AD19E5" w:rsidP="00AD19E5">
            <w:pPr>
              <w:pStyle w:val="TableParagraph"/>
              <w:spacing w:line="256" w:lineRule="exact"/>
              <w:ind w:left="58"/>
              <w:rPr>
                <w:sz w:val="21"/>
                <w:szCs w:val="21"/>
              </w:rPr>
            </w:pPr>
            <w:r w:rsidRPr="00F95AE9">
              <w:rPr>
                <w:sz w:val="21"/>
                <w:szCs w:val="21"/>
              </w:rPr>
              <w:t>Qib Ob:.&lt;1% (2 tag nrho)</w:t>
            </w:r>
          </w:p>
        </w:tc>
      </w:tr>
    </w:tbl>
    <w:p w14:paraId="20AF6523" w14:textId="77777777" w:rsidR="00AD19E5" w:rsidRDefault="00AD19E5" w:rsidP="00AD19E5">
      <w:pPr>
        <w:spacing w:line="256" w:lineRule="exact"/>
        <w:rPr>
          <w:sz w:val="24"/>
        </w:rPr>
        <w:sectPr w:rsidR="00AD19E5">
          <w:pgSz w:w="15840" w:h="12240" w:orient="landscape"/>
          <w:pgMar w:top="720" w:right="600" w:bottom="720" w:left="600" w:header="0" w:footer="528" w:gutter="0"/>
          <w:cols w:space="720"/>
        </w:sectPr>
      </w:pPr>
    </w:p>
    <w:tbl>
      <w:tblPr>
        <w:tblW w:w="0" w:type="auto"/>
        <w:tblInd w:w="120" w:type="dxa"/>
        <w:tblBorders>
          <w:top w:val="single" w:sz="2" w:space="0" w:color="D5ABFF"/>
          <w:left w:val="single" w:sz="2" w:space="0" w:color="D5ABFF"/>
          <w:bottom w:val="single" w:sz="2" w:space="0" w:color="D5ABFF"/>
          <w:right w:val="single" w:sz="2" w:space="0" w:color="D5ABFF"/>
          <w:insideH w:val="single" w:sz="2" w:space="0" w:color="D5ABFF"/>
          <w:insideV w:val="single" w:sz="2" w:space="0" w:color="D5ABFF"/>
        </w:tblBorders>
        <w:tblLayout w:type="fixed"/>
        <w:tblCellMar>
          <w:left w:w="0" w:type="dxa"/>
          <w:right w:w="0" w:type="dxa"/>
        </w:tblCellMar>
        <w:tblLook w:val="01E0" w:firstRow="1" w:lastRow="1" w:firstColumn="1" w:lastColumn="1" w:noHBand="0" w:noVBand="0"/>
      </w:tblPr>
      <w:tblGrid>
        <w:gridCol w:w="7197"/>
        <w:gridCol w:w="7203"/>
      </w:tblGrid>
      <w:tr w:rsidR="00AD19E5" w14:paraId="2A1ADA20" w14:textId="77777777" w:rsidTr="00AD19E5">
        <w:trPr>
          <w:trHeight w:val="417"/>
        </w:trPr>
        <w:tc>
          <w:tcPr>
            <w:tcW w:w="7197" w:type="dxa"/>
          </w:tcPr>
          <w:p w14:paraId="03C7B5DA" w14:textId="77777777" w:rsidR="00AD19E5" w:rsidRPr="00F07511" w:rsidRDefault="00AD19E5" w:rsidP="00AD19E5">
            <w:pPr>
              <w:pStyle w:val="TableParagraph"/>
              <w:spacing w:before="100"/>
              <w:ind w:right="3036"/>
              <w:rPr>
                <w:b/>
                <w:sz w:val="21"/>
                <w:szCs w:val="21"/>
              </w:rPr>
            </w:pPr>
            <w:r w:rsidRPr="00F07511">
              <w:rPr>
                <w:b/>
                <w:sz w:val="21"/>
                <w:szCs w:val="21"/>
              </w:rPr>
              <w:lastRenderedPageBreak/>
              <w:t xml:space="preserve">                                       Cia Siab Tias</w:t>
            </w:r>
          </w:p>
        </w:tc>
        <w:tc>
          <w:tcPr>
            <w:tcW w:w="7203" w:type="dxa"/>
          </w:tcPr>
          <w:p w14:paraId="1F982046" w14:textId="77777777" w:rsidR="00AD19E5" w:rsidRPr="00F07511" w:rsidRDefault="00AD19E5" w:rsidP="00AD19E5">
            <w:pPr>
              <w:pStyle w:val="TableParagraph"/>
              <w:spacing w:before="100"/>
              <w:ind w:right="3207"/>
              <w:rPr>
                <w:b/>
                <w:sz w:val="21"/>
                <w:szCs w:val="21"/>
              </w:rPr>
            </w:pPr>
            <w:r w:rsidRPr="00F07511">
              <w:rPr>
                <w:b/>
                <w:sz w:val="21"/>
                <w:szCs w:val="21"/>
              </w:rPr>
              <w:t xml:space="preserve">                                    Tiag Tiag</w:t>
            </w:r>
          </w:p>
        </w:tc>
      </w:tr>
      <w:tr w:rsidR="00AD19E5" w14:paraId="40CB1912" w14:textId="77777777" w:rsidTr="00AD19E5">
        <w:trPr>
          <w:trHeight w:val="417"/>
        </w:trPr>
        <w:tc>
          <w:tcPr>
            <w:tcW w:w="7197" w:type="dxa"/>
            <w:shd w:val="clear" w:color="auto" w:fill="F1E4EF"/>
          </w:tcPr>
          <w:p w14:paraId="632EB60B" w14:textId="77777777" w:rsidR="00AD19E5" w:rsidRPr="00F07511" w:rsidRDefault="00AD19E5" w:rsidP="00AD19E5">
            <w:pPr>
              <w:pStyle w:val="TableParagraph"/>
              <w:rPr>
                <w:rFonts w:ascii="Times New Roman"/>
                <w:sz w:val="21"/>
                <w:szCs w:val="21"/>
              </w:rPr>
            </w:pPr>
          </w:p>
        </w:tc>
        <w:tc>
          <w:tcPr>
            <w:tcW w:w="7203" w:type="dxa"/>
            <w:shd w:val="clear" w:color="auto" w:fill="F1E4EF"/>
          </w:tcPr>
          <w:p w14:paraId="120ABB96" w14:textId="77777777" w:rsidR="00AD19E5" w:rsidRPr="00F07511" w:rsidRDefault="00AD19E5" w:rsidP="00AD19E5">
            <w:pPr>
              <w:pStyle w:val="TableParagraph"/>
              <w:rPr>
                <w:rFonts w:ascii="Times New Roman"/>
                <w:sz w:val="21"/>
                <w:szCs w:val="21"/>
              </w:rPr>
            </w:pPr>
          </w:p>
        </w:tc>
      </w:tr>
      <w:tr w:rsidR="00AD19E5" w14:paraId="4122FDFB" w14:textId="77777777" w:rsidTr="00AD19E5">
        <w:trPr>
          <w:trHeight w:val="671"/>
        </w:trPr>
        <w:tc>
          <w:tcPr>
            <w:tcW w:w="7197" w:type="dxa"/>
            <w:tcBorders>
              <w:bottom w:val="nil"/>
            </w:tcBorders>
            <w:shd w:val="clear" w:color="auto" w:fill="F1E4EF"/>
          </w:tcPr>
          <w:p w14:paraId="4A8DAE7D" w14:textId="77777777" w:rsidR="00AD19E5" w:rsidRPr="00B94BDA" w:rsidRDefault="00AD19E5" w:rsidP="00AD19E5">
            <w:pPr>
              <w:pStyle w:val="TableParagraph"/>
              <w:spacing w:before="116"/>
              <w:ind w:left="116"/>
              <w:rPr>
                <w:b/>
                <w:sz w:val="20"/>
                <w:szCs w:val="20"/>
              </w:rPr>
            </w:pPr>
            <w:del w:id="6254" w:author="year" w:date="2021-07-06T06:48:00Z">
              <w:r w:rsidRPr="00B94BDA" w:rsidDel="00B607E2">
                <w:rPr>
                  <w:b/>
                  <w:sz w:val="20"/>
                  <w:szCs w:val="20"/>
                </w:rPr>
                <w:delText xml:space="preserve">Metric </w:delText>
              </w:r>
            </w:del>
            <w:ins w:id="6255" w:author="year" w:date="2021-07-06T06:48:00Z">
              <w:r>
                <w:rPr>
                  <w:b/>
                  <w:sz w:val="20"/>
                  <w:szCs w:val="20"/>
                </w:rPr>
                <w:t>Yam siv ntsuas</w:t>
              </w:r>
            </w:ins>
            <w:r w:rsidRPr="00B94BDA">
              <w:rPr>
                <w:b/>
                <w:sz w:val="20"/>
                <w:szCs w:val="20"/>
              </w:rPr>
              <w:t>/ Qhov Taw Qhia</w:t>
            </w:r>
          </w:p>
          <w:p w14:paraId="386BE147" w14:textId="77777777" w:rsidR="00AD19E5" w:rsidRPr="00B94BDA" w:rsidRDefault="00AD19E5" w:rsidP="00AD19E5">
            <w:pPr>
              <w:pStyle w:val="TableParagraph"/>
              <w:spacing w:line="260" w:lineRule="exact"/>
              <w:ind w:left="116"/>
              <w:rPr>
                <w:sz w:val="20"/>
                <w:szCs w:val="20"/>
              </w:rPr>
            </w:pPr>
            <w:r w:rsidRPr="00B94BDA">
              <w:rPr>
                <w:sz w:val="20"/>
                <w:szCs w:val="20"/>
              </w:rPr>
              <w:t xml:space="preserve">Williams 'cov </w:t>
            </w:r>
            <w:ins w:id="6256" w:author="year" w:date="2021-07-06T06:50:00Z">
              <w:r>
                <w:rPr>
                  <w:sz w:val="20"/>
                  <w:szCs w:val="20"/>
                </w:rPr>
                <w:t xml:space="preserve">kev tshaj tawm ntawm cov </w:t>
              </w:r>
            </w:ins>
            <w:ins w:id="6257" w:author="year" w:date="2021-07-06T06:51:00Z">
              <w:r>
                <w:rPr>
                  <w:sz w:val="20"/>
                  <w:szCs w:val="20"/>
                </w:rPr>
                <w:t>cuab yeej</w:t>
              </w:r>
            </w:ins>
            <w:ins w:id="6258" w:author="year" w:date="2021-07-06T06:49:00Z">
              <w:r>
                <w:rPr>
                  <w:sz w:val="20"/>
                  <w:szCs w:val="20"/>
                </w:rPr>
                <w:t xml:space="preserve"> </w:t>
              </w:r>
            </w:ins>
            <w:r w:rsidRPr="00B94BDA">
              <w:rPr>
                <w:sz w:val="20"/>
                <w:szCs w:val="20"/>
              </w:rPr>
              <w:t xml:space="preserve">ntaub ntawv </w:t>
            </w:r>
            <w:del w:id="6259" w:author="year" w:date="2021-07-06T06:50:00Z">
              <w:r w:rsidRPr="00B94BDA" w:rsidDel="00B607E2">
                <w:rPr>
                  <w:sz w:val="20"/>
                  <w:szCs w:val="20"/>
                </w:rPr>
                <w:delText xml:space="preserve">cob </w:delText>
              </w:r>
            </w:del>
            <w:del w:id="6260" w:author="year" w:date="2021-07-06T06:51:00Z">
              <w:r w:rsidRPr="00B94BDA" w:rsidDel="00E90CCB">
                <w:rPr>
                  <w:sz w:val="20"/>
                  <w:szCs w:val="20"/>
                </w:rPr>
                <w:delText xml:space="preserve">qhia cov ntaub ntawv </w:delText>
              </w:r>
            </w:del>
            <w:r w:rsidRPr="00B94BDA">
              <w:rPr>
                <w:sz w:val="20"/>
                <w:szCs w:val="20"/>
              </w:rPr>
              <w:t>yuav qhia pom tau tias 100 feem pua ​​ntawm cov tub ntxhais kawm yuav muaj cov qauv cuab yeej.</w:t>
            </w:r>
          </w:p>
        </w:tc>
        <w:tc>
          <w:tcPr>
            <w:tcW w:w="7203" w:type="dxa"/>
            <w:tcBorders>
              <w:bottom w:val="nil"/>
            </w:tcBorders>
            <w:shd w:val="clear" w:color="auto" w:fill="F1E4EF"/>
          </w:tcPr>
          <w:p w14:paraId="1DAE41E7" w14:textId="77777777" w:rsidR="00AD19E5" w:rsidRPr="00B94BDA" w:rsidRDefault="00AD19E5" w:rsidP="00AD19E5">
            <w:pPr>
              <w:pStyle w:val="TableParagraph"/>
              <w:spacing w:before="58"/>
              <w:ind w:left="58" w:right="75"/>
              <w:rPr>
                <w:sz w:val="20"/>
                <w:szCs w:val="20"/>
              </w:rPr>
            </w:pPr>
            <w:r w:rsidRPr="00B94BDA">
              <w:rPr>
                <w:sz w:val="20"/>
                <w:szCs w:val="20"/>
              </w:rPr>
              <w:t xml:space="preserve">Peb muaj 100% ntawm cov tub ntxhais kawm nrog cov khoom </w:t>
            </w:r>
            <w:del w:id="6261" w:author="year" w:date="2021-07-06T06:53:00Z">
              <w:r w:rsidRPr="00B94BDA" w:rsidDel="00E90CCB">
                <w:rPr>
                  <w:sz w:val="20"/>
                  <w:szCs w:val="20"/>
                </w:rPr>
                <w:delText>sib txig</w:delText>
              </w:r>
            </w:del>
            <w:ins w:id="6262" w:author="year" w:date="2021-07-06T06:53:00Z">
              <w:r>
                <w:rPr>
                  <w:sz w:val="20"/>
                  <w:szCs w:val="20"/>
                </w:rPr>
                <w:t xml:space="preserve"> teeb tsa</w:t>
              </w:r>
            </w:ins>
            <w:r w:rsidRPr="00B94BDA">
              <w:rPr>
                <w:sz w:val="20"/>
                <w:szCs w:val="20"/>
              </w:rPr>
              <w:t xml:space="preserve"> raws li pov thawj los ntawm peb </w:t>
            </w:r>
            <w:ins w:id="6263" w:author="year" w:date="2021-07-06T06:54:00Z">
              <w:r>
                <w:rPr>
                  <w:sz w:val="20"/>
                  <w:szCs w:val="20"/>
                </w:rPr>
                <w:t xml:space="preserve">tus </w:t>
              </w:r>
            </w:ins>
            <w:del w:id="6264" w:author="year" w:date="2021-07-06T06:54:00Z">
              <w:r w:rsidRPr="00B94BDA" w:rsidDel="00E90CCB">
                <w:rPr>
                  <w:sz w:val="20"/>
                  <w:szCs w:val="20"/>
                </w:rPr>
                <w:delText xml:space="preserve">xyoo 2019-20 </w:delText>
              </w:r>
            </w:del>
            <w:r w:rsidRPr="00B94BDA">
              <w:rPr>
                <w:sz w:val="20"/>
                <w:szCs w:val="20"/>
              </w:rPr>
              <w:t xml:space="preserve">Williams </w:t>
            </w:r>
            <w:ins w:id="6265" w:author="year" w:date="2021-07-06T06:54:00Z">
              <w:r>
                <w:rPr>
                  <w:sz w:val="20"/>
                  <w:szCs w:val="20"/>
                </w:rPr>
                <w:t xml:space="preserve">txoj </w:t>
              </w:r>
            </w:ins>
            <w:r w:rsidRPr="00B94BDA">
              <w:rPr>
                <w:sz w:val="20"/>
                <w:szCs w:val="20"/>
              </w:rPr>
              <w:t>Kev Tshawb Xyuas</w:t>
            </w:r>
            <w:ins w:id="6266" w:author="year" w:date="2021-07-06T06:54:00Z">
              <w:r>
                <w:rPr>
                  <w:sz w:val="20"/>
                  <w:szCs w:val="20"/>
                </w:rPr>
                <w:t xml:space="preserve"> xyoo 2019-20</w:t>
              </w:r>
            </w:ins>
            <w:r w:rsidRPr="00B94BDA">
              <w:rPr>
                <w:sz w:val="20"/>
                <w:szCs w:val="20"/>
              </w:rPr>
              <w:t>.</w:t>
            </w:r>
          </w:p>
        </w:tc>
      </w:tr>
      <w:tr w:rsidR="00AD19E5" w14:paraId="4D5AF5D3" w14:textId="77777777" w:rsidTr="00AD19E5">
        <w:trPr>
          <w:trHeight w:val="333"/>
        </w:trPr>
        <w:tc>
          <w:tcPr>
            <w:tcW w:w="7197" w:type="dxa"/>
            <w:tcBorders>
              <w:top w:val="nil"/>
              <w:bottom w:val="nil"/>
            </w:tcBorders>
            <w:shd w:val="clear" w:color="auto" w:fill="F1E4EF"/>
          </w:tcPr>
          <w:p w14:paraId="76764F76" w14:textId="77777777" w:rsidR="00AD19E5" w:rsidRPr="00B94BDA" w:rsidRDefault="00AD19E5" w:rsidP="00AD19E5">
            <w:pPr>
              <w:pStyle w:val="TableParagraph"/>
              <w:spacing w:line="272" w:lineRule="exact"/>
              <w:ind w:left="116"/>
              <w:rPr>
                <w:sz w:val="20"/>
                <w:szCs w:val="20"/>
              </w:rPr>
            </w:pPr>
          </w:p>
        </w:tc>
        <w:tc>
          <w:tcPr>
            <w:tcW w:w="7203" w:type="dxa"/>
            <w:tcBorders>
              <w:top w:val="nil"/>
              <w:bottom w:val="nil"/>
            </w:tcBorders>
            <w:shd w:val="clear" w:color="auto" w:fill="F1E4EF"/>
          </w:tcPr>
          <w:p w14:paraId="33D3546F" w14:textId="77777777" w:rsidR="00AD19E5" w:rsidRPr="00B94BDA" w:rsidRDefault="00AD19E5" w:rsidP="00AD19E5">
            <w:pPr>
              <w:pStyle w:val="TableParagraph"/>
              <w:rPr>
                <w:rFonts w:ascii="Times New Roman"/>
                <w:sz w:val="20"/>
                <w:szCs w:val="20"/>
              </w:rPr>
            </w:pPr>
          </w:p>
        </w:tc>
      </w:tr>
      <w:tr w:rsidR="00AD19E5" w14:paraId="448FD070" w14:textId="77777777" w:rsidTr="00AD19E5">
        <w:trPr>
          <w:trHeight w:val="333"/>
        </w:trPr>
        <w:tc>
          <w:tcPr>
            <w:tcW w:w="7197" w:type="dxa"/>
            <w:tcBorders>
              <w:top w:val="nil"/>
              <w:bottom w:val="nil"/>
            </w:tcBorders>
            <w:shd w:val="clear" w:color="auto" w:fill="F1E4EF"/>
          </w:tcPr>
          <w:p w14:paraId="35956EC7" w14:textId="77777777" w:rsidR="00AD19E5" w:rsidRPr="00B94BDA" w:rsidRDefault="00AD19E5" w:rsidP="00AD19E5">
            <w:pPr>
              <w:pStyle w:val="TableParagraph"/>
              <w:spacing w:before="53" w:line="260" w:lineRule="exact"/>
              <w:ind w:left="116"/>
              <w:rPr>
                <w:b/>
                <w:sz w:val="20"/>
                <w:szCs w:val="20"/>
              </w:rPr>
            </w:pPr>
            <w:r w:rsidRPr="00B94BDA">
              <w:rPr>
                <w:b/>
                <w:sz w:val="20"/>
                <w:szCs w:val="20"/>
              </w:rPr>
              <w:t>Xyoo 19-20</w:t>
            </w:r>
          </w:p>
        </w:tc>
        <w:tc>
          <w:tcPr>
            <w:tcW w:w="7203" w:type="dxa"/>
            <w:tcBorders>
              <w:top w:val="nil"/>
              <w:bottom w:val="nil"/>
            </w:tcBorders>
            <w:shd w:val="clear" w:color="auto" w:fill="F1E4EF"/>
          </w:tcPr>
          <w:p w14:paraId="40C79AF0" w14:textId="77777777" w:rsidR="00AD19E5" w:rsidRPr="00B94BDA" w:rsidRDefault="00AD19E5" w:rsidP="00AD19E5">
            <w:pPr>
              <w:pStyle w:val="TableParagraph"/>
              <w:rPr>
                <w:rFonts w:ascii="Times New Roman"/>
                <w:sz w:val="20"/>
                <w:szCs w:val="20"/>
              </w:rPr>
            </w:pPr>
          </w:p>
        </w:tc>
      </w:tr>
      <w:tr w:rsidR="00AD19E5" w14:paraId="5E7A9708" w14:textId="77777777" w:rsidTr="00AD19E5">
        <w:trPr>
          <w:trHeight w:val="333"/>
        </w:trPr>
        <w:tc>
          <w:tcPr>
            <w:tcW w:w="7197" w:type="dxa"/>
            <w:tcBorders>
              <w:top w:val="nil"/>
              <w:bottom w:val="nil"/>
            </w:tcBorders>
            <w:shd w:val="clear" w:color="auto" w:fill="F1E4EF"/>
          </w:tcPr>
          <w:p w14:paraId="5C3C3E10" w14:textId="77777777" w:rsidR="00AD19E5" w:rsidRPr="00B94BDA" w:rsidRDefault="00AD19E5" w:rsidP="00AD19E5">
            <w:pPr>
              <w:pStyle w:val="TableParagraph"/>
              <w:spacing w:line="272" w:lineRule="exact"/>
              <w:ind w:left="116"/>
              <w:rPr>
                <w:sz w:val="20"/>
                <w:szCs w:val="20"/>
              </w:rPr>
            </w:pPr>
            <w:r w:rsidRPr="00B94BDA">
              <w:rPr>
                <w:sz w:val="20"/>
                <w:szCs w:val="20"/>
              </w:rPr>
              <w:t>100%</w:t>
            </w:r>
          </w:p>
        </w:tc>
        <w:tc>
          <w:tcPr>
            <w:tcW w:w="7203" w:type="dxa"/>
            <w:tcBorders>
              <w:top w:val="nil"/>
              <w:bottom w:val="nil"/>
            </w:tcBorders>
            <w:shd w:val="clear" w:color="auto" w:fill="F1E4EF"/>
          </w:tcPr>
          <w:p w14:paraId="0E25E2CD" w14:textId="77777777" w:rsidR="00AD19E5" w:rsidRPr="00B94BDA" w:rsidRDefault="00AD19E5" w:rsidP="00AD19E5">
            <w:pPr>
              <w:pStyle w:val="TableParagraph"/>
              <w:rPr>
                <w:rFonts w:ascii="Times New Roman"/>
                <w:sz w:val="20"/>
                <w:szCs w:val="20"/>
              </w:rPr>
            </w:pPr>
          </w:p>
        </w:tc>
      </w:tr>
      <w:tr w:rsidR="00AD19E5" w14:paraId="22781F94" w14:textId="77777777" w:rsidTr="00AD19E5">
        <w:trPr>
          <w:trHeight w:val="333"/>
        </w:trPr>
        <w:tc>
          <w:tcPr>
            <w:tcW w:w="7197" w:type="dxa"/>
            <w:tcBorders>
              <w:top w:val="nil"/>
              <w:bottom w:val="nil"/>
            </w:tcBorders>
            <w:shd w:val="clear" w:color="auto" w:fill="F1E4EF"/>
          </w:tcPr>
          <w:p w14:paraId="2000EF77" w14:textId="77777777" w:rsidR="00AD19E5" w:rsidRPr="00B94BDA" w:rsidRDefault="00AD19E5" w:rsidP="00AD19E5">
            <w:pPr>
              <w:pStyle w:val="TableParagraph"/>
              <w:spacing w:before="53" w:line="260" w:lineRule="exact"/>
              <w:ind w:left="116"/>
              <w:rPr>
                <w:b/>
                <w:sz w:val="20"/>
                <w:szCs w:val="20"/>
              </w:rPr>
            </w:pPr>
            <w:r w:rsidRPr="00B94BDA">
              <w:rPr>
                <w:b/>
                <w:sz w:val="20"/>
                <w:szCs w:val="20"/>
              </w:rPr>
              <w:t>Lub hauv paus</w:t>
            </w:r>
          </w:p>
        </w:tc>
        <w:tc>
          <w:tcPr>
            <w:tcW w:w="7203" w:type="dxa"/>
            <w:tcBorders>
              <w:top w:val="nil"/>
              <w:bottom w:val="nil"/>
            </w:tcBorders>
            <w:shd w:val="clear" w:color="auto" w:fill="F1E4EF"/>
          </w:tcPr>
          <w:p w14:paraId="5EEF6EBD" w14:textId="77777777" w:rsidR="00AD19E5" w:rsidRPr="00B94BDA" w:rsidRDefault="00AD19E5" w:rsidP="00AD19E5">
            <w:pPr>
              <w:pStyle w:val="TableParagraph"/>
              <w:rPr>
                <w:rFonts w:ascii="Times New Roman"/>
                <w:sz w:val="20"/>
                <w:szCs w:val="20"/>
              </w:rPr>
            </w:pPr>
          </w:p>
        </w:tc>
      </w:tr>
      <w:tr w:rsidR="00AD19E5" w14:paraId="4C59B057" w14:textId="77777777" w:rsidTr="00AD19E5">
        <w:trPr>
          <w:trHeight w:val="272"/>
        </w:trPr>
        <w:tc>
          <w:tcPr>
            <w:tcW w:w="7197" w:type="dxa"/>
            <w:tcBorders>
              <w:top w:val="nil"/>
            </w:tcBorders>
            <w:shd w:val="clear" w:color="auto" w:fill="F1E4EF"/>
          </w:tcPr>
          <w:p w14:paraId="75603F36" w14:textId="77777777" w:rsidR="00AD19E5" w:rsidRPr="00B94BDA" w:rsidRDefault="00AD19E5" w:rsidP="00AD19E5">
            <w:pPr>
              <w:pStyle w:val="TableParagraph"/>
              <w:spacing w:line="252" w:lineRule="exact"/>
              <w:ind w:left="116"/>
              <w:rPr>
                <w:sz w:val="20"/>
                <w:szCs w:val="20"/>
              </w:rPr>
            </w:pPr>
            <w:r w:rsidRPr="00B94BDA">
              <w:rPr>
                <w:sz w:val="20"/>
                <w:szCs w:val="20"/>
              </w:rPr>
              <w:t>100%</w:t>
            </w:r>
          </w:p>
        </w:tc>
        <w:tc>
          <w:tcPr>
            <w:tcW w:w="7203" w:type="dxa"/>
            <w:tcBorders>
              <w:top w:val="nil"/>
            </w:tcBorders>
            <w:shd w:val="clear" w:color="auto" w:fill="F1E4EF"/>
          </w:tcPr>
          <w:p w14:paraId="086601A4" w14:textId="77777777" w:rsidR="00AD19E5" w:rsidRPr="00B94BDA" w:rsidRDefault="00AD19E5" w:rsidP="00AD19E5">
            <w:pPr>
              <w:pStyle w:val="TableParagraph"/>
              <w:rPr>
                <w:rFonts w:ascii="Times New Roman"/>
                <w:sz w:val="20"/>
                <w:szCs w:val="20"/>
              </w:rPr>
            </w:pPr>
          </w:p>
        </w:tc>
      </w:tr>
    </w:tbl>
    <w:p w14:paraId="27CEE98D" w14:textId="77777777" w:rsidR="00AD19E5" w:rsidRDefault="00AD19E5" w:rsidP="00AD19E5">
      <w:pPr>
        <w:pStyle w:val="BodyText"/>
        <w:spacing w:before="1"/>
        <w:rPr>
          <w:b/>
          <w:sz w:val="16"/>
        </w:rPr>
      </w:pPr>
    </w:p>
    <w:p w14:paraId="47E287EF" w14:textId="77777777" w:rsidR="00AD19E5" w:rsidRPr="004F3E30" w:rsidRDefault="00AD19E5" w:rsidP="00AD19E5">
      <w:pPr>
        <w:spacing w:before="91"/>
        <w:ind w:left="120"/>
        <w:rPr>
          <w:b/>
          <w:sz w:val="24"/>
          <w:szCs w:val="24"/>
        </w:rPr>
      </w:pPr>
      <w:hyperlink r:id="rId64" w:anchor="AUActions">
        <w:r w:rsidRPr="004F3E30">
          <w:rPr>
            <w:b/>
            <w:sz w:val="24"/>
            <w:szCs w:val="24"/>
          </w:rPr>
          <w:t>Cov Kev Ua / Cov Kev Pab</w:t>
        </w:r>
      </w:hyperlink>
      <w:r w:rsidRPr="004F3E30">
        <w:rPr>
          <w:b/>
          <w:sz w:val="24"/>
          <w:szCs w:val="24"/>
        </w:rPr>
        <w:t xml:space="preserve"> Cuam</w:t>
      </w:r>
    </w:p>
    <w:tbl>
      <w:tblPr>
        <w:tblW w:w="0" w:type="auto"/>
        <w:tblInd w:w="121" w:type="dxa"/>
        <w:tblBorders>
          <w:top w:val="single" w:sz="2" w:space="0" w:color="D5ABFF"/>
          <w:left w:val="single" w:sz="2" w:space="0" w:color="D5ABFF"/>
          <w:bottom w:val="single" w:sz="2" w:space="0" w:color="D5ABFF"/>
          <w:right w:val="single" w:sz="2" w:space="0" w:color="D5ABFF"/>
          <w:insideH w:val="single" w:sz="2" w:space="0" w:color="D5ABFF"/>
          <w:insideV w:val="single" w:sz="2" w:space="0" w:color="D5ABFF"/>
        </w:tblBorders>
        <w:tblLayout w:type="fixed"/>
        <w:tblCellMar>
          <w:left w:w="0" w:type="dxa"/>
          <w:right w:w="0" w:type="dxa"/>
        </w:tblCellMar>
        <w:tblLook w:val="01E0" w:firstRow="1" w:lastRow="1" w:firstColumn="1" w:lastColumn="1" w:noHBand="0" w:noVBand="0"/>
      </w:tblPr>
      <w:tblGrid>
        <w:gridCol w:w="7200"/>
        <w:gridCol w:w="3602"/>
        <w:gridCol w:w="3598"/>
      </w:tblGrid>
      <w:tr w:rsidR="00AD19E5" w14:paraId="327086F2" w14:textId="77777777" w:rsidTr="00AD19E5">
        <w:trPr>
          <w:trHeight w:val="609"/>
        </w:trPr>
        <w:tc>
          <w:tcPr>
            <w:tcW w:w="7200" w:type="dxa"/>
          </w:tcPr>
          <w:p w14:paraId="5885C120" w14:textId="77777777" w:rsidR="00AD19E5" w:rsidRPr="00EE5345" w:rsidRDefault="00AD19E5" w:rsidP="00AD19E5">
            <w:pPr>
              <w:pStyle w:val="TableParagraph"/>
              <w:spacing w:before="58" w:line="270" w:lineRule="atLeast"/>
              <w:ind w:right="2626"/>
              <w:rPr>
                <w:b/>
                <w:sz w:val="20"/>
                <w:szCs w:val="20"/>
              </w:rPr>
            </w:pPr>
            <w:r w:rsidRPr="00EE5345">
              <w:rPr>
                <w:b/>
                <w:sz w:val="20"/>
                <w:szCs w:val="20"/>
              </w:rPr>
              <w:t>Cov Kev Npaj Kev Ua/Kev Pab cuam</w:t>
            </w:r>
          </w:p>
        </w:tc>
        <w:tc>
          <w:tcPr>
            <w:tcW w:w="3602" w:type="dxa"/>
          </w:tcPr>
          <w:p w14:paraId="1E4ED8A5" w14:textId="77777777" w:rsidR="00AD19E5" w:rsidRPr="00EE5345" w:rsidRDefault="00AD19E5" w:rsidP="00AD19E5">
            <w:pPr>
              <w:pStyle w:val="TableParagraph"/>
              <w:spacing w:before="58" w:line="270" w:lineRule="atLeast"/>
              <w:ind w:right="1017"/>
              <w:rPr>
                <w:b/>
                <w:sz w:val="20"/>
                <w:szCs w:val="20"/>
              </w:rPr>
            </w:pPr>
            <w:r w:rsidRPr="00EE5345">
              <w:rPr>
                <w:b/>
                <w:sz w:val="20"/>
                <w:szCs w:val="20"/>
              </w:rPr>
              <w:t>Kev Siv Pob Nyiaj</w:t>
            </w:r>
          </w:p>
        </w:tc>
        <w:tc>
          <w:tcPr>
            <w:tcW w:w="3598" w:type="dxa"/>
          </w:tcPr>
          <w:p w14:paraId="51D9FA9F" w14:textId="77777777" w:rsidR="00AD19E5" w:rsidRPr="00EE5345" w:rsidRDefault="00AD19E5" w:rsidP="00AD19E5">
            <w:pPr>
              <w:pStyle w:val="TableParagraph"/>
              <w:spacing w:before="58" w:line="270" w:lineRule="atLeast"/>
              <w:ind w:right="1015"/>
              <w:rPr>
                <w:b/>
                <w:sz w:val="20"/>
                <w:szCs w:val="20"/>
              </w:rPr>
            </w:pPr>
            <w:r w:rsidRPr="00EE5345">
              <w:rPr>
                <w:b/>
                <w:sz w:val="20"/>
                <w:szCs w:val="20"/>
              </w:rPr>
              <w:t>Kev Siv Nyiaj Tiag</w:t>
            </w:r>
          </w:p>
        </w:tc>
      </w:tr>
      <w:tr w:rsidR="00AD19E5" w14:paraId="7DFD0133" w14:textId="77777777" w:rsidTr="00AD19E5">
        <w:trPr>
          <w:trHeight w:val="932"/>
        </w:trPr>
        <w:tc>
          <w:tcPr>
            <w:tcW w:w="7200" w:type="dxa"/>
            <w:vMerge w:val="restart"/>
            <w:shd w:val="clear" w:color="auto" w:fill="F1E4EF"/>
          </w:tcPr>
          <w:p w14:paraId="21F5BBF2" w14:textId="77777777" w:rsidR="00AD19E5" w:rsidRPr="00795C8E" w:rsidRDefault="00AD19E5" w:rsidP="00AD19E5">
            <w:pPr>
              <w:pStyle w:val="TableParagraph"/>
              <w:spacing w:before="118"/>
              <w:ind w:left="116" w:right="101"/>
              <w:jc w:val="both"/>
              <w:rPr>
                <w:sz w:val="20"/>
                <w:szCs w:val="20"/>
              </w:rPr>
            </w:pPr>
            <w:r w:rsidRPr="00795C8E">
              <w:rPr>
                <w:sz w:val="20"/>
                <w:szCs w:val="20"/>
              </w:rPr>
              <w:t xml:space="preserve">1.1 TRUSD cog lus rau kev txhim kho kev kawm ntawm txhua tus tub ntxhais kawm los ntawm kev </w:t>
            </w:r>
            <w:ins w:id="6267" w:author="year" w:date="2021-07-06T06:57:00Z">
              <w:r>
                <w:rPr>
                  <w:sz w:val="20"/>
                  <w:szCs w:val="20"/>
                </w:rPr>
                <w:t>tsim</w:t>
              </w:r>
            </w:ins>
            <w:del w:id="6268" w:author="year" w:date="2021-07-06T06:57:00Z">
              <w:r w:rsidRPr="00795C8E" w:rsidDel="00E90CCB">
                <w:rPr>
                  <w:sz w:val="20"/>
                  <w:szCs w:val="20"/>
                </w:rPr>
                <w:delText xml:space="preserve">muab </w:delText>
              </w:r>
            </w:del>
            <w:r w:rsidRPr="00795C8E">
              <w:rPr>
                <w:sz w:val="20"/>
                <w:szCs w:val="20"/>
              </w:rPr>
              <w:t xml:space="preserve">kev txhim kho rau cov neeg ua hauj lwm los ua cov hauj lwm tseem ceeb los ntawm kev siv Cov Kev Kawm Txuj Ci </w:t>
            </w:r>
            <w:ins w:id="6269" w:author="year" w:date="2021-07-06T06:58:00Z">
              <w:r>
                <w:rPr>
                  <w:sz w:val="20"/>
                  <w:szCs w:val="20"/>
                </w:rPr>
                <w:t>ntawm zej zog</w:t>
              </w:r>
            </w:ins>
            <w:r w:rsidRPr="00795C8E">
              <w:rPr>
                <w:sz w:val="20"/>
                <w:szCs w:val="20"/>
              </w:rPr>
              <w:t xml:space="preserve">(PLCs), Kev Xav Txog Cov Cuab Yeej, Kev Ntsuam Xyuas Raws CCSS, Kev Coj Ua Zoo Tshaj, Kev Qhia Zoo Tshaj Plaws ua ntej, thiab lwm txoj kev los ua kom muaj kev </w:t>
            </w:r>
            <w:ins w:id="6270" w:author="year" w:date="2021-07-06T07:00:00Z">
              <w:r>
                <w:rPr>
                  <w:sz w:val="20"/>
                  <w:szCs w:val="20"/>
                </w:rPr>
                <w:t xml:space="preserve">txhawb kev kawm </w:t>
              </w:r>
            </w:ins>
            <w:del w:id="6271" w:author="year" w:date="2021-07-06T07:00:00Z">
              <w:r w:rsidRPr="00795C8E" w:rsidDel="00D62DCB">
                <w:rPr>
                  <w:sz w:val="20"/>
                  <w:szCs w:val="20"/>
                </w:rPr>
                <w:delText xml:space="preserve">kawm tau zoo </w:delText>
              </w:r>
            </w:del>
            <w:r w:rsidRPr="00795C8E">
              <w:rPr>
                <w:sz w:val="20"/>
                <w:szCs w:val="20"/>
              </w:rPr>
              <w:t xml:space="preserve">rau txhua tus tub ntxhais kawm, nrog rau kev txhawb rau cov tub ntxhais kawm tsis </w:t>
            </w:r>
            <w:del w:id="6272" w:author="year" w:date="2021-07-06T07:01:00Z">
              <w:r w:rsidRPr="00795C8E" w:rsidDel="00D62DCB">
                <w:rPr>
                  <w:sz w:val="20"/>
                  <w:szCs w:val="20"/>
                </w:rPr>
                <w:delText>muaj kev hloov plauv</w:delText>
              </w:r>
            </w:del>
            <w:ins w:id="6273" w:author="year" w:date="2021-07-06T07:01:00Z">
              <w:r>
                <w:rPr>
                  <w:sz w:val="20"/>
                  <w:szCs w:val="20"/>
                </w:rPr>
                <w:t>zoo ib yam</w:t>
              </w:r>
            </w:ins>
            <w:r w:rsidRPr="00795C8E">
              <w:rPr>
                <w:sz w:val="20"/>
                <w:szCs w:val="20"/>
              </w:rPr>
              <w:t>.</w:t>
            </w:r>
          </w:p>
        </w:tc>
        <w:tc>
          <w:tcPr>
            <w:tcW w:w="3602" w:type="dxa"/>
            <w:tcBorders>
              <w:bottom w:val="nil"/>
            </w:tcBorders>
            <w:shd w:val="clear" w:color="auto" w:fill="F1E4EF"/>
          </w:tcPr>
          <w:p w14:paraId="6B37F812" w14:textId="77777777" w:rsidR="00AD19E5" w:rsidRPr="00795C8E" w:rsidRDefault="00AD19E5" w:rsidP="00AD19E5">
            <w:pPr>
              <w:pStyle w:val="TableParagraph"/>
              <w:spacing w:before="176"/>
              <w:ind w:left="235"/>
              <w:rPr>
                <w:sz w:val="20"/>
                <w:szCs w:val="20"/>
              </w:rPr>
            </w:pPr>
            <w:r w:rsidRPr="00795C8E">
              <w:rPr>
                <w:sz w:val="20"/>
                <w:szCs w:val="20"/>
              </w:rPr>
              <w:t>1000, 3000, 4000, 5000 LCFF</w:t>
            </w:r>
          </w:p>
          <w:p w14:paraId="5D34BD7A" w14:textId="77777777" w:rsidR="00AD19E5" w:rsidRPr="00795C8E" w:rsidRDefault="00AD19E5" w:rsidP="00AD19E5">
            <w:pPr>
              <w:pStyle w:val="TableParagraph"/>
              <w:ind w:left="174"/>
              <w:rPr>
                <w:sz w:val="20"/>
                <w:szCs w:val="20"/>
              </w:rPr>
            </w:pPr>
            <w:r w:rsidRPr="00795C8E">
              <w:rPr>
                <w:sz w:val="20"/>
                <w:szCs w:val="20"/>
              </w:rPr>
              <w:t>Txhawb Ntxiv thiab Kev Tshuaj Daws Mob</w:t>
            </w:r>
            <w:r>
              <w:rPr>
                <w:sz w:val="20"/>
                <w:szCs w:val="20"/>
              </w:rPr>
              <w:t xml:space="preserve"> </w:t>
            </w:r>
            <w:r w:rsidRPr="00795C8E">
              <w:rPr>
                <w:sz w:val="20"/>
                <w:szCs w:val="20"/>
              </w:rPr>
              <w:t>$ 874,426</w:t>
            </w:r>
          </w:p>
        </w:tc>
        <w:tc>
          <w:tcPr>
            <w:tcW w:w="3598" w:type="dxa"/>
            <w:tcBorders>
              <w:bottom w:val="nil"/>
            </w:tcBorders>
            <w:shd w:val="clear" w:color="auto" w:fill="F1E4EF"/>
          </w:tcPr>
          <w:p w14:paraId="4B55E3BC" w14:textId="77777777" w:rsidR="00AD19E5" w:rsidRPr="00795C8E" w:rsidRDefault="00AD19E5" w:rsidP="00AD19E5">
            <w:pPr>
              <w:pStyle w:val="TableParagraph"/>
              <w:spacing w:before="176"/>
              <w:ind w:left="178"/>
              <w:rPr>
                <w:sz w:val="20"/>
                <w:szCs w:val="20"/>
              </w:rPr>
            </w:pPr>
            <w:r w:rsidRPr="00795C8E">
              <w:rPr>
                <w:sz w:val="20"/>
                <w:szCs w:val="20"/>
              </w:rPr>
              <w:t>1000, 3000, 4000, 5000 LCFF</w:t>
            </w:r>
          </w:p>
          <w:p w14:paraId="390E8B26" w14:textId="77777777" w:rsidR="00AD19E5" w:rsidRPr="00795C8E" w:rsidRDefault="00AD19E5" w:rsidP="00AD19E5">
            <w:pPr>
              <w:pStyle w:val="TableParagraph"/>
              <w:ind w:left="117"/>
              <w:rPr>
                <w:sz w:val="20"/>
                <w:szCs w:val="20"/>
              </w:rPr>
            </w:pPr>
            <w:r w:rsidRPr="00795C8E">
              <w:rPr>
                <w:sz w:val="20"/>
                <w:szCs w:val="20"/>
              </w:rPr>
              <w:t>Txhawb Ntxiv thiab Kev Tshuaj Daws Mob</w:t>
            </w:r>
            <w:r>
              <w:rPr>
                <w:sz w:val="20"/>
                <w:szCs w:val="20"/>
              </w:rPr>
              <w:t xml:space="preserve"> </w:t>
            </w:r>
            <w:r w:rsidRPr="00795C8E">
              <w:rPr>
                <w:sz w:val="20"/>
                <w:szCs w:val="20"/>
              </w:rPr>
              <w:t>$ 747,924</w:t>
            </w:r>
          </w:p>
        </w:tc>
      </w:tr>
      <w:tr w:rsidR="00AD19E5" w14:paraId="5EDEDF59" w14:textId="77777777" w:rsidTr="00AD19E5">
        <w:trPr>
          <w:trHeight w:val="787"/>
        </w:trPr>
        <w:tc>
          <w:tcPr>
            <w:tcW w:w="7200" w:type="dxa"/>
            <w:vMerge/>
            <w:tcBorders>
              <w:top w:val="nil"/>
            </w:tcBorders>
            <w:shd w:val="clear" w:color="auto" w:fill="F1E4EF"/>
          </w:tcPr>
          <w:p w14:paraId="6E23FDE8" w14:textId="77777777" w:rsidR="00AD19E5" w:rsidRPr="00795C8E" w:rsidRDefault="00AD19E5" w:rsidP="00AD19E5">
            <w:pPr>
              <w:rPr>
                <w:sz w:val="20"/>
                <w:szCs w:val="20"/>
              </w:rPr>
            </w:pPr>
          </w:p>
        </w:tc>
        <w:tc>
          <w:tcPr>
            <w:tcW w:w="7200" w:type="dxa"/>
            <w:gridSpan w:val="2"/>
            <w:tcBorders>
              <w:top w:val="nil"/>
            </w:tcBorders>
            <w:shd w:val="clear" w:color="auto" w:fill="F1E4EF"/>
          </w:tcPr>
          <w:p w14:paraId="75D09B33" w14:textId="77777777" w:rsidR="00AD19E5" w:rsidRPr="00795C8E" w:rsidRDefault="00AD19E5" w:rsidP="00AD19E5">
            <w:pPr>
              <w:pStyle w:val="TableParagraph"/>
              <w:rPr>
                <w:rFonts w:ascii="Times New Roman"/>
                <w:sz w:val="20"/>
                <w:szCs w:val="20"/>
              </w:rPr>
            </w:pPr>
          </w:p>
        </w:tc>
      </w:tr>
      <w:tr w:rsidR="00AD19E5" w14:paraId="1DB10334" w14:textId="77777777" w:rsidTr="00AD19E5">
        <w:trPr>
          <w:trHeight w:val="430"/>
        </w:trPr>
        <w:tc>
          <w:tcPr>
            <w:tcW w:w="7200" w:type="dxa"/>
            <w:shd w:val="clear" w:color="auto" w:fill="F1E4EF"/>
          </w:tcPr>
          <w:p w14:paraId="272B41DC" w14:textId="77777777" w:rsidR="00AD19E5" w:rsidRPr="00795C8E" w:rsidRDefault="00AD19E5" w:rsidP="00AD19E5">
            <w:pPr>
              <w:pStyle w:val="TableParagraph"/>
              <w:spacing w:before="118"/>
              <w:ind w:left="116"/>
              <w:rPr>
                <w:sz w:val="20"/>
                <w:szCs w:val="20"/>
              </w:rPr>
            </w:pPr>
            <w:r w:rsidRPr="00795C8E">
              <w:rPr>
                <w:sz w:val="20"/>
                <w:szCs w:val="20"/>
              </w:rPr>
              <w:t>1.2 Kev txiav txim tsis ua mus ntxiv</w:t>
            </w:r>
          </w:p>
        </w:tc>
        <w:tc>
          <w:tcPr>
            <w:tcW w:w="3602" w:type="dxa"/>
            <w:shd w:val="clear" w:color="auto" w:fill="F1E4EF"/>
          </w:tcPr>
          <w:p w14:paraId="418A574F" w14:textId="77777777" w:rsidR="00AD19E5" w:rsidRPr="00795C8E" w:rsidRDefault="00AD19E5" w:rsidP="00AD19E5">
            <w:pPr>
              <w:pStyle w:val="TableParagraph"/>
              <w:spacing w:before="176" w:line="235" w:lineRule="exact"/>
              <w:ind w:left="174"/>
              <w:rPr>
                <w:sz w:val="20"/>
                <w:szCs w:val="20"/>
              </w:rPr>
            </w:pPr>
            <w:r w:rsidRPr="00795C8E">
              <w:rPr>
                <w:sz w:val="20"/>
                <w:szCs w:val="20"/>
              </w:rPr>
              <w:t>Txiav txim tsis ua ntxiv lawm</w:t>
            </w:r>
          </w:p>
        </w:tc>
        <w:tc>
          <w:tcPr>
            <w:tcW w:w="3598" w:type="dxa"/>
            <w:shd w:val="clear" w:color="auto" w:fill="F1E4EF"/>
          </w:tcPr>
          <w:p w14:paraId="734448FD" w14:textId="77777777" w:rsidR="00AD19E5" w:rsidRPr="00795C8E" w:rsidRDefault="00AD19E5" w:rsidP="00AD19E5">
            <w:pPr>
              <w:pStyle w:val="TableParagraph"/>
              <w:spacing w:before="176" w:line="235" w:lineRule="exact"/>
              <w:ind w:left="117"/>
              <w:rPr>
                <w:sz w:val="20"/>
                <w:szCs w:val="20"/>
              </w:rPr>
            </w:pPr>
            <w:r w:rsidRPr="00795C8E">
              <w:rPr>
                <w:sz w:val="20"/>
                <w:szCs w:val="20"/>
              </w:rPr>
              <w:t>Txiav txim tsis ua ntxiv lawm</w:t>
            </w:r>
          </w:p>
        </w:tc>
      </w:tr>
      <w:tr w:rsidR="00AD19E5" w14:paraId="7F4658F1" w14:textId="77777777" w:rsidTr="00AD19E5">
        <w:trPr>
          <w:trHeight w:val="430"/>
        </w:trPr>
        <w:tc>
          <w:tcPr>
            <w:tcW w:w="7200" w:type="dxa"/>
            <w:shd w:val="clear" w:color="auto" w:fill="F1E4EF"/>
          </w:tcPr>
          <w:p w14:paraId="2AD4ADF2" w14:textId="77777777" w:rsidR="00AD19E5" w:rsidRPr="00795C8E" w:rsidRDefault="00AD19E5" w:rsidP="00AD19E5">
            <w:pPr>
              <w:pStyle w:val="TableParagraph"/>
              <w:spacing w:before="118"/>
              <w:ind w:left="116"/>
              <w:rPr>
                <w:sz w:val="20"/>
                <w:szCs w:val="20"/>
              </w:rPr>
            </w:pPr>
            <w:r w:rsidRPr="00795C8E">
              <w:rPr>
                <w:sz w:val="20"/>
                <w:szCs w:val="20"/>
              </w:rPr>
              <w:t>1.3 Kev nqis tes ua txiav</w:t>
            </w:r>
          </w:p>
        </w:tc>
        <w:tc>
          <w:tcPr>
            <w:tcW w:w="3602" w:type="dxa"/>
            <w:shd w:val="clear" w:color="auto" w:fill="F1E4EF"/>
          </w:tcPr>
          <w:p w14:paraId="3C21DE67" w14:textId="77777777" w:rsidR="00AD19E5" w:rsidRPr="00795C8E" w:rsidRDefault="00AD19E5" w:rsidP="00AD19E5">
            <w:pPr>
              <w:pStyle w:val="TableParagraph"/>
              <w:spacing w:before="176" w:line="235" w:lineRule="exact"/>
              <w:ind w:left="174"/>
              <w:rPr>
                <w:sz w:val="20"/>
                <w:szCs w:val="20"/>
              </w:rPr>
            </w:pPr>
            <w:r w:rsidRPr="00795C8E">
              <w:rPr>
                <w:sz w:val="20"/>
                <w:szCs w:val="20"/>
              </w:rPr>
              <w:t>Txiav txim tsis ua ntxiv lawm</w:t>
            </w:r>
          </w:p>
        </w:tc>
        <w:tc>
          <w:tcPr>
            <w:tcW w:w="3598" w:type="dxa"/>
            <w:shd w:val="clear" w:color="auto" w:fill="F1E4EF"/>
          </w:tcPr>
          <w:p w14:paraId="7A5DE5D0" w14:textId="77777777" w:rsidR="00AD19E5" w:rsidRPr="00795C8E" w:rsidRDefault="00AD19E5" w:rsidP="00AD19E5">
            <w:pPr>
              <w:pStyle w:val="TableParagraph"/>
              <w:spacing w:before="176" w:line="235" w:lineRule="exact"/>
              <w:ind w:left="117"/>
              <w:rPr>
                <w:sz w:val="20"/>
                <w:szCs w:val="20"/>
              </w:rPr>
            </w:pPr>
            <w:r w:rsidRPr="00795C8E">
              <w:rPr>
                <w:sz w:val="20"/>
                <w:szCs w:val="20"/>
              </w:rPr>
              <w:t>Txiav txim tsis ua ntxiv lawm</w:t>
            </w:r>
          </w:p>
        </w:tc>
      </w:tr>
      <w:tr w:rsidR="00AD19E5" w14:paraId="2863E6E1" w14:textId="77777777" w:rsidTr="00AD19E5">
        <w:trPr>
          <w:trHeight w:val="936"/>
        </w:trPr>
        <w:tc>
          <w:tcPr>
            <w:tcW w:w="7200" w:type="dxa"/>
            <w:shd w:val="clear" w:color="auto" w:fill="F1E4EF"/>
          </w:tcPr>
          <w:p w14:paraId="48CF0378" w14:textId="77777777" w:rsidR="00AD19E5" w:rsidRPr="00795C8E" w:rsidRDefault="00AD19E5" w:rsidP="00AD19E5">
            <w:pPr>
              <w:pStyle w:val="TableParagraph"/>
              <w:spacing w:before="118"/>
              <w:ind w:left="116" w:right="394"/>
              <w:rPr>
                <w:sz w:val="20"/>
                <w:szCs w:val="20"/>
              </w:rPr>
            </w:pPr>
            <w:r w:rsidRPr="00795C8E">
              <w:rPr>
                <w:sz w:val="20"/>
                <w:szCs w:val="20"/>
              </w:rPr>
              <w:t>1.4 Kev Hloov Qib Ob yuav ua ntau hom Txheej Txheem Pab Txhawb nrog cov phiaj xwm kev cuam tshuam, los txhawb ob qho kev kawm thiab kev xav tau ntawm cov tsev kawm Qib nrab.</w:t>
            </w:r>
          </w:p>
        </w:tc>
        <w:tc>
          <w:tcPr>
            <w:tcW w:w="3602" w:type="dxa"/>
            <w:shd w:val="clear" w:color="auto" w:fill="F1E4EF"/>
          </w:tcPr>
          <w:p w14:paraId="48C4FE6A" w14:textId="77777777" w:rsidR="00AD19E5" w:rsidRPr="00795C8E" w:rsidRDefault="00AD19E5" w:rsidP="00AD19E5">
            <w:pPr>
              <w:pStyle w:val="TableParagraph"/>
              <w:spacing w:before="176"/>
              <w:ind w:left="235"/>
              <w:rPr>
                <w:sz w:val="20"/>
                <w:szCs w:val="20"/>
              </w:rPr>
            </w:pPr>
            <w:r w:rsidRPr="00795C8E">
              <w:rPr>
                <w:sz w:val="20"/>
                <w:szCs w:val="20"/>
              </w:rPr>
              <w:t>1000, 3000, 4000, 5000 LCFF</w:t>
            </w:r>
          </w:p>
          <w:p w14:paraId="486110F5" w14:textId="77777777" w:rsidR="00AD19E5" w:rsidRPr="00795C8E" w:rsidRDefault="00AD19E5" w:rsidP="00AD19E5">
            <w:pPr>
              <w:pStyle w:val="TableParagraph"/>
              <w:ind w:left="174"/>
              <w:rPr>
                <w:sz w:val="20"/>
                <w:szCs w:val="20"/>
              </w:rPr>
            </w:pPr>
            <w:r w:rsidRPr="00795C8E">
              <w:rPr>
                <w:sz w:val="20"/>
                <w:szCs w:val="20"/>
              </w:rPr>
              <w:t>Txhawb Ntxiv thiab Kev Tshuaj Daws Mob</w:t>
            </w:r>
            <w:r>
              <w:rPr>
                <w:sz w:val="20"/>
                <w:szCs w:val="20"/>
              </w:rPr>
              <w:t xml:space="preserve"> </w:t>
            </w:r>
            <w:r w:rsidRPr="00795C8E">
              <w:rPr>
                <w:sz w:val="20"/>
                <w:szCs w:val="20"/>
              </w:rPr>
              <w:t>$ 681,773</w:t>
            </w:r>
          </w:p>
        </w:tc>
        <w:tc>
          <w:tcPr>
            <w:tcW w:w="3598" w:type="dxa"/>
            <w:shd w:val="clear" w:color="auto" w:fill="F1E4EF"/>
          </w:tcPr>
          <w:p w14:paraId="4ED468C9" w14:textId="77777777" w:rsidR="00AD19E5" w:rsidRPr="00795C8E" w:rsidRDefault="00AD19E5" w:rsidP="00AD19E5">
            <w:pPr>
              <w:pStyle w:val="TableParagraph"/>
              <w:spacing w:before="176"/>
              <w:ind w:left="178"/>
              <w:rPr>
                <w:sz w:val="20"/>
                <w:szCs w:val="20"/>
              </w:rPr>
            </w:pPr>
            <w:r w:rsidRPr="00795C8E">
              <w:rPr>
                <w:sz w:val="20"/>
                <w:szCs w:val="20"/>
              </w:rPr>
              <w:t>1000, 3000, 4000, 5000 LCFF</w:t>
            </w:r>
          </w:p>
          <w:p w14:paraId="45C4C26F" w14:textId="77777777" w:rsidR="00AD19E5" w:rsidRPr="00795C8E" w:rsidRDefault="00AD19E5" w:rsidP="00AD19E5">
            <w:pPr>
              <w:pStyle w:val="TableParagraph"/>
              <w:ind w:left="117"/>
              <w:rPr>
                <w:sz w:val="20"/>
                <w:szCs w:val="20"/>
              </w:rPr>
            </w:pPr>
            <w:r w:rsidRPr="00795C8E">
              <w:rPr>
                <w:sz w:val="20"/>
                <w:szCs w:val="20"/>
              </w:rPr>
              <w:t>Txhawb Ntxiv thiab Kev Tshuaj Daws Mob</w:t>
            </w:r>
            <w:r>
              <w:rPr>
                <w:sz w:val="20"/>
                <w:szCs w:val="20"/>
              </w:rPr>
              <w:t xml:space="preserve"> </w:t>
            </w:r>
            <w:r w:rsidRPr="00795C8E">
              <w:rPr>
                <w:sz w:val="20"/>
                <w:szCs w:val="20"/>
              </w:rPr>
              <w:t>$ 671,949</w:t>
            </w:r>
          </w:p>
        </w:tc>
      </w:tr>
      <w:tr w:rsidR="00AD19E5" w14:paraId="540F8DB6" w14:textId="77777777" w:rsidTr="00AD19E5">
        <w:trPr>
          <w:trHeight w:val="936"/>
        </w:trPr>
        <w:tc>
          <w:tcPr>
            <w:tcW w:w="7200" w:type="dxa"/>
            <w:shd w:val="clear" w:color="auto" w:fill="F1E4EF"/>
          </w:tcPr>
          <w:p w14:paraId="1B9D1551" w14:textId="77777777" w:rsidR="00AD19E5" w:rsidRPr="00795C8E" w:rsidRDefault="00AD19E5" w:rsidP="00AD19E5">
            <w:pPr>
              <w:pStyle w:val="TableParagraph"/>
              <w:spacing w:before="118"/>
              <w:ind w:left="116" w:right="100"/>
              <w:rPr>
                <w:sz w:val="20"/>
                <w:szCs w:val="20"/>
              </w:rPr>
            </w:pPr>
            <w:r w:rsidRPr="00795C8E">
              <w:rPr>
                <w:sz w:val="20"/>
                <w:szCs w:val="20"/>
              </w:rPr>
              <w:t xml:space="preserve">1.5 Tswj tuav cov ntaub ntawv kev tswj hwm Kev pom mus deb, CCSS </w:t>
            </w:r>
            <w:ins w:id="6274" w:author="year" w:date="2021-07-06T07:04:00Z">
              <w:r>
                <w:rPr>
                  <w:sz w:val="20"/>
                  <w:szCs w:val="20"/>
                </w:rPr>
                <w:t>tau tsim txog kev sim thiab ntsuas los saib xyuas cov tu</w:t>
              </w:r>
            </w:ins>
            <w:ins w:id="6275" w:author="year" w:date="2021-07-06T07:06:00Z">
              <w:r>
                <w:rPr>
                  <w:sz w:val="20"/>
                  <w:szCs w:val="20"/>
                </w:rPr>
                <w:t>b</w:t>
              </w:r>
            </w:ins>
            <w:ins w:id="6276" w:author="year" w:date="2021-07-06T07:04:00Z">
              <w:r>
                <w:rPr>
                  <w:sz w:val="20"/>
                  <w:szCs w:val="20"/>
                </w:rPr>
                <w:t xml:space="preserve"> ntxhais kawm and </w:t>
              </w:r>
            </w:ins>
            <w:ins w:id="6277" w:author="year" w:date="2021-07-06T07:06:00Z">
              <w:r>
                <w:rPr>
                  <w:sz w:val="20"/>
                  <w:szCs w:val="20"/>
                </w:rPr>
                <w:t>qhia cov kev qhuab qhia</w:t>
              </w:r>
            </w:ins>
            <w:del w:id="6278" w:author="year" w:date="2021-07-06T07:06:00Z">
              <w:r w:rsidRPr="00795C8E" w:rsidDel="00D62DCB">
                <w:rPr>
                  <w:sz w:val="20"/>
                  <w:szCs w:val="20"/>
                </w:rPr>
                <w:delText>raws cov kev ntsuam xyuas thiab kev ntsuam xyuas los saib xyuas tub ntxhais kawm kev kawm thiab kev qhia.</w:delText>
              </w:r>
            </w:del>
          </w:p>
        </w:tc>
        <w:tc>
          <w:tcPr>
            <w:tcW w:w="3602" w:type="dxa"/>
            <w:shd w:val="clear" w:color="auto" w:fill="F1E4EF"/>
          </w:tcPr>
          <w:p w14:paraId="74477427" w14:textId="77777777" w:rsidR="00AD19E5" w:rsidRPr="00795C8E" w:rsidRDefault="00AD19E5" w:rsidP="00AD19E5">
            <w:pPr>
              <w:pStyle w:val="TableParagraph"/>
              <w:spacing w:before="176" w:line="250" w:lineRule="atLeast"/>
              <w:ind w:left="174" w:right="101" w:firstLine="61"/>
              <w:rPr>
                <w:sz w:val="20"/>
                <w:szCs w:val="20"/>
              </w:rPr>
            </w:pPr>
            <w:r w:rsidRPr="00795C8E">
              <w:rPr>
                <w:sz w:val="20"/>
                <w:szCs w:val="20"/>
              </w:rPr>
              <w:t>5000-5999: Kev Siv Nyiaj Rau Kev Ua Hauj lwm ntawm LCFF Pob Nyiaj thiab Kev Sau Nyiaj $ 153,504</w:t>
            </w:r>
          </w:p>
        </w:tc>
        <w:tc>
          <w:tcPr>
            <w:tcW w:w="3598" w:type="dxa"/>
            <w:shd w:val="clear" w:color="auto" w:fill="F1E4EF"/>
          </w:tcPr>
          <w:p w14:paraId="743FF10E" w14:textId="77777777" w:rsidR="00AD19E5" w:rsidRPr="00795C8E" w:rsidRDefault="00AD19E5" w:rsidP="00AD19E5">
            <w:pPr>
              <w:pStyle w:val="TableParagraph"/>
              <w:spacing w:before="176" w:line="250" w:lineRule="atLeast"/>
              <w:ind w:left="117" w:right="154" w:firstLine="61"/>
              <w:rPr>
                <w:sz w:val="20"/>
                <w:szCs w:val="20"/>
              </w:rPr>
            </w:pPr>
            <w:r w:rsidRPr="00795C8E">
              <w:rPr>
                <w:sz w:val="20"/>
                <w:szCs w:val="20"/>
              </w:rPr>
              <w:t>5000-5999: Kev Siv Nyiaj Rau Kev Ua Hauj lwm btawn LCFF Pob Nyiaj thiab Kev Sau Nyiaj $ 153,504</w:t>
            </w:r>
          </w:p>
        </w:tc>
      </w:tr>
      <w:tr w:rsidR="00AD19E5" w14:paraId="1156D5F1" w14:textId="77777777" w:rsidTr="00AD19E5">
        <w:trPr>
          <w:trHeight w:val="679"/>
        </w:trPr>
        <w:tc>
          <w:tcPr>
            <w:tcW w:w="7200" w:type="dxa"/>
            <w:vMerge w:val="restart"/>
            <w:shd w:val="clear" w:color="auto" w:fill="F1E4EF"/>
          </w:tcPr>
          <w:p w14:paraId="73BC610C" w14:textId="77777777" w:rsidR="00AD19E5" w:rsidRPr="00795C8E" w:rsidRDefault="00AD19E5" w:rsidP="00AD19E5">
            <w:pPr>
              <w:pStyle w:val="TableParagraph"/>
              <w:spacing w:before="118"/>
              <w:ind w:left="116"/>
              <w:rPr>
                <w:sz w:val="20"/>
                <w:szCs w:val="20"/>
              </w:rPr>
            </w:pPr>
            <w:r w:rsidRPr="00795C8E">
              <w:rPr>
                <w:sz w:val="20"/>
                <w:szCs w:val="20"/>
              </w:rPr>
              <w:t>1.6</w:t>
            </w:r>
          </w:p>
          <w:p w14:paraId="1CE3F2B6" w14:textId="77777777" w:rsidR="00AD19E5" w:rsidRPr="00795C8E" w:rsidRDefault="00AD19E5" w:rsidP="00AD19E5">
            <w:pPr>
              <w:pStyle w:val="TableParagraph"/>
              <w:ind w:left="116" w:right="106"/>
              <w:rPr>
                <w:sz w:val="20"/>
                <w:szCs w:val="20"/>
              </w:rPr>
            </w:pPr>
            <w:r w:rsidRPr="00795C8E">
              <w:rPr>
                <w:sz w:val="20"/>
                <w:szCs w:val="20"/>
              </w:rPr>
              <w:t xml:space="preserve">Cov xib hwb qhia qib pib muab </w:t>
            </w:r>
            <w:del w:id="6279" w:author="year" w:date="2021-07-06T07:09:00Z">
              <w:r w:rsidRPr="00795C8E" w:rsidDel="00D62DCB">
                <w:rPr>
                  <w:sz w:val="20"/>
                  <w:szCs w:val="20"/>
                </w:rPr>
                <w:delText>thaj tsam li</w:delText>
              </w:r>
            </w:del>
            <w:ins w:id="6280" w:author="year" w:date="2021-07-06T07:09:00Z">
              <w:r>
                <w:rPr>
                  <w:sz w:val="20"/>
                  <w:szCs w:val="20"/>
                </w:rPr>
                <w:t>yuav tsim i</w:t>
              </w:r>
            </w:ins>
            <w:ins w:id="6281" w:author="year" w:date="2021-07-06T07:14:00Z">
              <w:r>
                <w:rPr>
                  <w:sz w:val="20"/>
                  <w:szCs w:val="20"/>
                </w:rPr>
                <w:t xml:space="preserve">b </w:t>
              </w:r>
            </w:ins>
            <w:ins w:id="6282" w:author="year" w:date="2021-07-06T07:09:00Z">
              <w:r>
                <w:rPr>
                  <w:sz w:val="20"/>
                  <w:szCs w:val="20"/>
                </w:rPr>
                <w:t xml:space="preserve">lub tsev kawm kom </w:t>
              </w:r>
            </w:ins>
            <w:ins w:id="6283" w:author="year" w:date="2021-07-06T07:14:00Z">
              <w:r>
                <w:rPr>
                  <w:sz w:val="20"/>
                  <w:szCs w:val="20"/>
                </w:rPr>
                <w:t xml:space="preserve">txaus li </w:t>
              </w:r>
            </w:ins>
            <w:del w:id="6284" w:author="year" w:date="2021-07-06T07:14:00Z">
              <w:r w:rsidRPr="00795C8E" w:rsidDel="003302AC">
                <w:rPr>
                  <w:sz w:val="20"/>
                  <w:szCs w:val="20"/>
                </w:rPr>
                <w:delText xml:space="preserve"> </w:delText>
              </w:r>
            </w:del>
            <w:r w:rsidRPr="00795C8E">
              <w:rPr>
                <w:sz w:val="20"/>
                <w:szCs w:val="20"/>
              </w:rPr>
              <w:t>20: 1</w:t>
            </w:r>
            <w:del w:id="6285" w:author="year" w:date="2021-07-06T07:10:00Z">
              <w:r w:rsidRPr="00795C8E" w:rsidDel="00D62DCB">
                <w:rPr>
                  <w:sz w:val="20"/>
                  <w:szCs w:val="20"/>
                </w:rPr>
                <w:delText xml:space="preserve"> </w:delText>
              </w:r>
            </w:del>
            <w:ins w:id="6286" w:author="year" w:date="2021-07-06T07:10:00Z">
              <w:r>
                <w:rPr>
                  <w:sz w:val="20"/>
                  <w:szCs w:val="20"/>
                </w:rPr>
                <w:t xml:space="preserve">rau cov me nyuam tub ntxhais kawm qib pib hauv zej zog </w:t>
              </w:r>
            </w:ins>
            <w:del w:id="6287" w:author="year" w:date="2021-07-06T07:10:00Z">
              <w:r w:rsidRPr="00795C8E" w:rsidDel="00D62DCB">
                <w:rPr>
                  <w:sz w:val="20"/>
                  <w:szCs w:val="20"/>
                </w:rPr>
                <w:delText>hauv ib cheeb tsam thoob plaws hauv chav kawm rau qib kawm me nyuam yaus chav kawm</w:delText>
              </w:r>
            </w:del>
            <w:r w:rsidRPr="00795C8E">
              <w:rPr>
                <w:sz w:val="20"/>
                <w:szCs w:val="20"/>
              </w:rPr>
              <w:t>.</w:t>
            </w:r>
          </w:p>
          <w:p w14:paraId="6FE2F293" w14:textId="77777777" w:rsidR="00AD19E5" w:rsidRPr="00795C8E" w:rsidRDefault="00AD19E5" w:rsidP="00AD19E5">
            <w:pPr>
              <w:pStyle w:val="TableParagraph"/>
              <w:numPr>
                <w:ilvl w:val="0"/>
                <w:numId w:val="17"/>
              </w:numPr>
              <w:tabs>
                <w:tab w:val="left" w:pos="837"/>
                <w:tab w:val="left" w:pos="838"/>
              </w:tabs>
              <w:spacing w:before="60" w:line="236" w:lineRule="exact"/>
              <w:ind w:hanging="361"/>
              <w:rPr>
                <w:sz w:val="20"/>
                <w:szCs w:val="20"/>
              </w:rPr>
            </w:pPr>
            <w:r w:rsidRPr="00795C8E">
              <w:rPr>
                <w:sz w:val="20"/>
                <w:szCs w:val="20"/>
              </w:rPr>
              <w:t xml:space="preserve">17 </w:t>
            </w:r>
            <w:ins w:id="6288" w:author="year" w:date="2021-07-06T07:11:00Z">
              <w:r>
                <w:rPr>
                  <w:sz w:val="20"/>
                  <w:szCs w:val="20"/>
                </w:rPr>
                <w:t xml:space="preserve">leej xwb hwb qhia qib pib </w:t>
              </w:r>
            </w:ins>
            <w:del w:id="6289" w:author="year" w:date="2021-07-06T07:10:00Z">
              <w:r w:rsidRPr="00795C8E" w:rsidDel="00F01A3D">
                <w:rPr>
                  <w:sz w:val="20"/>
                  <w:szCs w:val="20"/>
                </w:rPr>
                <w:delText>Cov Xib Hwb Qib Qhia Qib Pib</w:delText>
              </w:r>
            </w:del>
            <w:ins w:id="6290" w:author="year" w:date="2021-07-06T07:10:00Z">
              <w:r>
                <w:rPr>
                  <w:sz w:val="20"/>
                  <w:szCs w:val="20"/>
                </w:rPr>
                <w:t xml:space="preserve"> </w:t>
              </w:r>
            </w:ins>
          </w:p>
        </w:tc>
        <w:tc>
          <w:tcPr>
            <w:tcW w:w="3602" w:type="dxa"/>
            <w:tcBorders>
              <w:bottom w:val="nil"/>
            </w:tcBorders>
            <w:shd w:val="clear" w:color="auto" w:fill="F1E4EF"/>
          </w:tcPr>
          <w:p w14:paraId="7080F606" w14:textId="77777777" w:rsidR="00AD19E5" w:rsidRPr="00795C8E" w:rsidRDefault="00AD19E5" w:rsidP="00AD19E5">
            <w:pPr>
              <w:pStyle w:val="TableParagraph"/>
              <w:spacing w:before="176" w:line="250" w:lineRule="atLeast"/>
              <w:ind w:left="174" w:right="223" w:firstLine="61"/>
              <w:rPr>
                <w:sz w:val="20"/>
                <w:szCs w:val="20"/>
              </w:rPr>
            </w:pPr>
            <w:r w:rsidRPr="00795C8E">
              <w:rPr>
                <w:sz w:val="20"/>
                <w:szCs w:val="20"/>
              </w:rPr>
              <w:t>1000, 3000 LCFF Pab Txhawb Ntxiv thiab Kev Tshawb Fawb $ 11,399,543</w:t>
            </w:r>
          </w:p>
        </w:tc>
        <w:tc>
          <w:tcPr>
            <w:tcW w:w="3598" w:type="dxa"/>
            <w:tcBorders>
              <w:bottom w:val="nil"/>
            </w:tcBorders>
            <w:shd w:val="clear" w:color="auto" w:fill="F1E4EF"/>
          </w:tcPr>
          <w:p w14:paraId="1E6B3181" w14:textId="77777777" w:rsidR="00AD19E5" w:rsidRPr="00795C8E" w:rsidRDefault="00AD19E5" w:rsidP="00AD19E5">
            <w:pPr>
              <w:pStyle w:val="TableParagraph"/>
              <w:spacing w:before="176" w:line="250" w:lineRule="atLeast"/>
              <w:ind w:left="117" w:right="276" w:firstLine="61"/>
              <w:rPr>
                <w:sz w:val="20"/>
                <w:szCs w:val="20"/>
              </w:rPr>
            </w:pPr>
            <w:r w:rsidRPr="00795C8E">
              <w:rPr>
                <w:sz w:val="20"/>
                <w:szCs w:val="20"/>
              </w:rPr>
              <w:t>1000, 3000 LCFF Pab Txhawb Ntxiv thiab Kev Tshawb Fawb $ 12,166,066</w:t>
            </w:r>
          </w:p>
        </w:tc>
      </w:tr>
      <w:tr w:rsidR="00AD19E5" w14:paraId="08A2DFED" w14:textId="77777777" w:rsidTr="00AD19E5">
        <w:trPr>
          <w:trHeight w:val="522"/>
        </w:trPr>
        <w:tc>
          <w:tcPr>
            <w:tcW w:w="7200" w:type="dxa"/>
            <w:vMerge/>
            <w:tcBorders>
              <w:top w:val="nil"/>
            </w:tcBorders>
            <w:shd w:val="clear" w:color="auto" w:fill="F1E4EF"/>
          </w:tcPr>
          <w:p w14:paraId="4B5A3B3E" w14:textId="77777777" w:rsidR="00AD19E5" w:rsidRDefault="00AD19E5" w:rsidP="00AD19E5">
            <w:pPr>
              <w:rPr>
                <w:sz w:val="2"/>
                <w:szCs w:val="2"/>
              </w:rPr>
            </w:pPr>
          </w:p>
        </w:tc>
        <w:tc>
          <w:tcPr>
            <w:tcW w:w="7200" w:type="dxa"/>
            <w:gridSpan w:val="2"/>
            <w:tcBorders>
              <w:top w:val="nil"/>
            </w:tcBorders>
            <w:shd w:val="clear" w:color="auto" w:fill="F1E4EF"/>
          </w:tcPr>
          <w:p w14:paraId="5F9F984E" w14:textId="77777777" w:rsidR="00AD19E5" w:rsidRDefault="00AD19E5" w:rsidP="00AD19E5">
            <w:pPr>
              <w:pStyle w:val="TableParagraph"/>
              <w:rPr>
                <w:rFonts w:ascii="Times New Roman"/>
              </w:rPr>
            </w:pPr>
          </w:p>
        </w:tc>
      </w:tr>
    </w:tbl>
    <w:p w14:paraId="6B7536AD" w14:textId="77777777" w:rsidR="00AD19E5" w:rsidRDefault="00AD19E5" w:rsidP="00AD19E5">
      <w:pPr>
        <w:rPr>
          <w:rFonts w:ascii="Times New Roman"/>
        </w:rPr>
        <w:sectPr w:rsidR="00AD19E5">
          <w:pgSz w:w="15840" w:h="12240" w:orient="landscape"/>
          <w:pgMar w:top="720" w:right="600" w:bottom="720" w:left="600" w:header="0" w:footer="528" w:gutter="0"/>
          <w:cols w:space="720"/>
        </w:sectPr>
      </w:pPr>
    </w:p>
    <w:tbl>
      <w:tblPr>
        <w:tblW w:w="0" w:type="auto"/>
        <w:tblInd w:w="121" w:type="dxa"/>
        <w:tblBorders>
          <w:top w:val="single" w:sz="2" w:space="0" w:color="D5ABFF"/>
          <w:left w:val="single" w:sz="2" w:space="0" w:color="D5ABFF"/>
          <w:bottom w:val="single" w:sz="2" w:space="0" w:color="D5ABFF"/>
          <w:right w:val="single" w:sz="2" w:space="0" w:color="D5ABFF"/>
          <w:insideH w:val="single" w:sz="2" w:space="0" w:color="D5ABFF"/>
          <w:insideV w:val="single" w:sz="2" w:space="0" w:color="D5ABFF"/>
        </w:tblBorders>
        <w:tblLayout w:type="fixed"/>
        <w:tblCellMar>
          <w:left w:w="0" w:type="dxa"/>
          <w:right w:w="0" w:type="dxa"/>
        </w:tblCellMar>
        <w:tblLook w:val="01E0" w:firstRow="1" w:lastRow="1" w:firstColumn="1" w:lastColumn="1" w:noHBand="0" w:noVBand="0"/>
      </w:tblPr>
      <w:tblGrid>
        <w:gridCol w:w="7200"/>
        <w:gridCol w:w="3602"/>
        <w:gridCol w:w="3598"/>
      </w:tblGrid>
      <w:tr w:rsidR="00AD19E5" w14:paraId="6D5B5A73" w14:textId="77777777" w:rsidTr="00AD19E5">
        <w:trPr>
          <w:trHeight w:val="609"/>
        </w:trPr>
        <w:tc>
          <w:tcPr>
            <w:tcW w:w="7200" w:type="dxa"/>
          </w:tcPr>
          <w:p w14:paraId="0ABF71CD" w14:textId="77777777" w:rsidR="00AD19E5" w:rsidRPr="00B26303" w:rsidRDefault="00AD19E5" w:rsidP="00AD19E5">
            <w:pPr>
              <w:pStyle w:val="TableParagraph"/>
              <w:spacing w:before="58" w:line="270" w:lineRule="atLeast"/>
              <w:ind w:right="2626"/>
              <w:rPr>
                <w:b/>
                <w:sz w:val="19"/>
                <w:szCs w:val="19"/>
              </w:rPr>
            </w:pPr>
            <w:r w:rsidRPr="00B26303">
              <w:rPr>
                <w:b/>
                <w:sz w:val="19"/>
                <w:szCs w:val="19"/>
              </w:rPr>
              <w:lastRenderedPageBreak/>
              <w:t>Cov Kev Npaj Kev Ua/Kev Pab cuam</w:t>
            </w:r>
          </w:p>
        </w:tc>
        <w:tc>
          <w:tcPr>
            <w:tcW w:w="3602" w:type="dxa"/>
          </w:tcPr>
          <w:p w14:paraId="6D7D8F20" w14:textId="77777777" w:rsidR="00AD19E5" w:rsidRPr="00B26303" w:rsidRDefault="00AD19E5" w:rsidP="00AD19E5">
            <w:pPr>
              <w:pStyle w:val="TableParagraph"/>
              <w:spacing w:before="58" w:line="270" w:lineRule="atLeast"/>
              <w:ind w:right="1017"/>
              <w:rPr>
                <w:b/>
                <w:sz w:val="19"/>
                <w:szCs w:val="19"/>
              </w:rPr>
            </w:pPr>
            <w:r w:rsidRPr="00B26303">
              <w:rPr>
                <w:b/>
                <w:sz w:val="19"/>
                <w:szCs w:val="19"/>
              </w:rPr>
              <w:t>Kev Siv Pob Nyiaj</w:t>
            </w:r>
          </w:p>
        </w:tc>
        <w:tc>
          <w:tcPr>
            <w:tcW w:w="3598" w:type="dxa"/>
          </w:tcPr>
          <w:p w14:paraId="04E8ADAC" w14:textId="77777777" w:rsidR="00AD19E5" w:rsidRPr="00B26303" w:rsidRDefault="00AD19E5" w:rsidP="00AD19E5">
            <w:pPr>
              <w:pStyle w:val="TableParagraph"/>
              <w:spacing w:before="58" w:line="270" w:lineRule="atLeast"/>
              <w:ind w:right="1015"/>
              <w:rPr>
                <w:b/>
                <w:sz w:val="19"/>
                <w:szCs w:val="19"/>
              </w:rPr>
            </w:pPr>
            <w:r w:rsidRPr="00B26303">
              <w:rPr>
                <w:b/>
                <w:sz w:val="19"/>
                <w:szCs w:val="19"/>
              </w:rPr>
              <w:t>Kev Siv Nyiaj Tiag</w:t>
            </w:r>
          </w:p>
        </w:tc>
      </w:tr>
      <w:tr w:rsidR="00AD19E5" w14:paraId="5050C074" w14:textId="77777777" w:rsidTr="00AD19E5">
        <w:trPr>
          <w:trHeight w:val="1695"/>
        </w:trPr>
        <w:tc>
          <w:tcPr>
            <w:tcW w:w="7200" w:type="dxa"/>
            <w:shd w:val="clear" w:color="auto" w:fill="F1E4EF"/>
          </w:tcPr>
          <w:p w14:paraId="64A9EC1B" w14:textId="77777777" w:rsidR="00AD19E5" w:rsidRPr="00B26303" w:rsidRDefault="00AD19E5" w:rsidP="00AD19E5">
            <w:pPr>
              <w:pStyle w:val="TableParagraph"/>
              <w:spacing w:before="3"/>
              <w:rPr>
                <w:b/>
                <w:sz w:val="18"/>
                <w:szCs w:val="18"/>
              </w:rPr>
            </w:pPr>
          </w:p>
          <w:p w14:paraId="65D3AB3D" w14:textId="77777777" w:rsidR="00AD19E5" w:rsidRPr="00B26303" w:rsidRDefault="00AD19E5" w:rsidP="00AD19E5">
            <w:pPr>
              <w:pStyle w:val="TableParagraph"/>
              <w:ind w:left="116" w:right="235"/>
              <w:rPr>
                <w:sz w:val="18"/>
                <w:szCs w:val="18"/>
              </w:rPr>
            </w:pPr>
            <w:r w:rsidRPr="00B26303">
              <w:rPr>
                <w:sz w:val="18"/>
                <w:szCs w:val="18"/>
              </w:rPr>
              <w:t xml:space="preserve">Txo cov chav kawm kom tsawg dua rau TK txog qib 12 thaj tsam </w:t>
            </w:r>
            <w:del w:id="6291" w:author="year" w:date="2021-07-06T07:15:00Z">
              <w:r w:rsidRPr="00B26303" w:rsidDel="003302AC">
                <w:rPr>
                  <w:sz w:val="18"/>
                  <w:szCs w:val="18"/>
                </w:rPr>
                <w:delText xml:space="preserve">tus nqi </w:delText>
              </w:r>
            </w:del>
            <w:r w:rsidRPr="00B26303">
              <w:rPr>
                <w:sz w:val="18"/>
                <w:szCs w:val="18"/>
              </w:rPr>
              <w:t>tsawg dua li cov xib fwb kev cog lus.</w:t>
            </w:r>
          </w:p>
          <w:p w14:paraId="045D1E6D" w14:textId="77777777" w:rsidR="00AD19E5" w:rsidRPr="00B26303" w:rsidRDefault="00AD19E5" w:rsidP="00AD19E5">
            <w:pPr>
              <w:pStyle w:val="TableParagraph"/>
              <w:rPr>
                <w:b/>
                <w:sz w:val="18"/>
                <w:szCs w:val="18"/>
              </w:rPr>
            </w:pPr>
          </w:p>
          <w:p w14:paraId="0364F838" w14:textId="77777777" w:rsidR="00AD19E5" w:rsidRPr="00B26303" w:rsidRDefault="00AD19E5" w:rsidP="00AD19E5">
            <w:pPr>
              <w:pStyle w:val="TableParagraph"/>
              <w:ind w:left="116"/>
              <w:rPr>
                <w:sz w:val="18"/>
                <w:szCs w:val="18"/>
              </w:rPr>
            </w:pPr>
            <w:r w:rsidRPr="00B26303">
              <w:rPr>
                <w:sz w:val="18"/>
                <w:szCs w:val="18"/>
              </w:rPr>
              <w:t>Thiab 1 tus xib fwb qhia qib 4 thib ob lub hauv paus kawm lub tsev kawm ntawv ntawm Harmon Johnson.</w:t>
            </w:r>
          </w:p>
        </w:tc>
        <w:tc>
          <w:tcPr>
            <w:tcW w:w="7200" w:type="dxa"/>
            <w:gridSpan w:val="2"/>
            <w:shd w:val="clear" w:color="auto" w:fill="F1E4EF"/>
          </w:tcPr>
          <w:p w14:paraId="53932DCC" w14:textId="77777777" w:rsidR="00AD19E5" w:rsidRPr="00B26303" w:rsidRDefault="00AD19E5" w:rsidP="00AD19E5">
            <w:pPr>
              <w:pStyle w:val="TableParagraph"/>
              <w:rPr>
                <w:rFonts w:ascii="Times New Roman"/>
                <w:sz w:val="18"/>
                <w:szCs w:val="18"/>
              </w:rPr>
            </w:pPr>
          </w:p>
        </w:tc>
      </w:tr>
      <w:tr w:rsidR="00AD19E5" w14:paraId="41208A94" w14:textId="77777777" w:rsidTr="00AD19E5">
        <w:trPr>
          <w:trHeight w:val="997"/>
        </w:trPr>
        <w:tc>
          <w:tcPr>
            <w:tcW w:w="7200" w:type="dxa"/>
            <w:tcBorders>
              <w:bottom w:val="nil"/>
            </w:tcBorders>
            <w:shd w:val="clear" w:color="auto" w:fill="F1E4EF"/>
          </w:tcPr>
          <w:p w14:paraId="44F3F7B5" w14:textId="77777777" w:rsidR="00AD19E5" w:rsidRPr="00B26303" w:rsidRDefault="00AD19E5" w:rsidP="00AD19E5">
            <w:pPr>
              <w:pStyle w:val="TableParagraph"/>
              <w:spacing w:before="118"/>
              <w:ind w:left="116" w:right="52"/>
              <w:rPr>
                <w:sz w:val="18"/>
                <w:szCs w:val="18"/>
              </w:rPr>
            </w:pPr>
            <w:r w:rsidRPr="00B26303">
              <w:rPr>
                <w:sz w:val="18"/>
                <w:szCs w:val="18"/>
              </w:rPr>
              <w:t xml:space="preserve">1.7 </w:t>
            </w:r>
            <w:del w:id="6292" w:author="year" w:date="2021-07-06T07:16:00Z">
              <w:r w:rsidRPr="00B26303" w:rsidDel="003302AC">
                <w:rPr>
                  <w:sz w:val="18"/>
                  <w:szCs w:val="18"/>
                </w:rPr>
                <w:delText xml:space="preserve">Muab </w:delText>
              </w:r>
            </w:del>
            <w:ins w:id="6293" w:author="year" w:date="2021-07-06T07:16:00Z">
              <w:r>
                <w:rPr>
                  <w:sz w:val="18"/>
                  <w:szCs w:val="18"/>
                </w:rPr>
                <w:t>Tsim</w:t>
              </w:r>
              <w:r w:rsidRPr="00B26303">
                <w:rPr>
                  <w:sz w:val="18"/>
                  <w:szCs w:val="18"/>
                </w:rPr>
                <w:t xml:space="preserve"> </w:t>
              </w:r>
            </w:ins>
            <w:r w:rsidRPr="00B26303">
              <w:rPr>
                <w:sz w:val="18"/>
                <w:szCs w:val="18"/>
              </w:rPr>
              <w:t>kev qhia ntawv zoo rau thaum lub caij so kawm, tom qab tsev kawm qhia ntawv thiab muaj sij hawm mus nkag UC &amp; CSU AG cov chav kawm tom qab lawb ntawv, thiab thaum lub sij hawm so.</w:t>
            </w:r>
          </w:p>
        </w:tc>
        <w:tc>
          <w:tcPr>
            <w:tcW w:w="3602" w:type="dxa"/>
            <w:tcBorders>
              <w:bottom w:val="nil"/>
            </w:tcBorders>
            <w:shd w:val="clear" w:color="auto" w:fill="F1E4EF"/>
          </w:tcPr>
          <w:p w14:paraId="5E72C53A" w14:textId="77777777" w:rsidR="00AD19E5" w:rsidRPr="00B26303" w:rsidRDefault="00AD19E5" w:rsidP="00AD19E5">
            <w:pPr>
              <w:pStyle w:val="TableParagraph"/>
              <w:spacing w:before="176"/>
              <w:ind w:left="235"/>
              <w:rPr>
                <w:sz w:val="18"/>
                <w:szCs w:val="18"/>
              </w:rPr>
            </w:pPr>
            <w:r w:rsidRPr="00B26303">
              <w:rPr>
                <w:sz w:val="18"/>
                <w:szCs w:val="18"/>
              </w:rPr>
              <w:t>1000, 2000, 3000, 4000, 5000</w:t>
            </w:r>
          </w:p>
          <w:p w14:paraId="7405202D" w14:textId="77777777" w:rsidR="00AD19E5" w:rsidRPr="00B26303" w:rsidRDefault="00AD19E5" w:rsidP="00AD19E5">
            <w:pPr>
              <w:pStyle w:val="TableParagraph"/>
              <w:ind w:left="174" w:right="1018"/>
              <w:rPr>
                <w:sz w:val="18"/>
                <w:szCs w:val="18"/>
              </w:rPr>
            </w:pPr>
            <w:r w:rsidRPr="00B26303">
              <w:rPr>
                <w:sz w:val="18"/>
                <w:szCs w:val="18"/>
              </w:rPr>
              <w:t>LCFF Txhawb Ntxiv thiab Kev Tshuaj Daws Mob $ 659,967</w:t>
            </w:r>
          </w:p>
        </w:tc>
        <w:tc>
          <w:tcPr>
            <w:tcW w:w="3598" w:type="dxa"/>
            <w:tcBorders>
              <w:bottom w:val="nil"/>
            </w:tcBorders>
            <w:shd w:val="clear" w:color="auto" w:fill="F1E4EF"/>
          </w:tcPr>
          <w:p w14:paraId="03B063F3" w14:textId="77777777" w:rsidR="00AD19E5" w:rsidRPr="00B26303" w:rsidRDefault="00AD19E5" w:rsidP="00AD19E5">
            <w:pPr>
              <w:pStyle w:val="TableParagraph"/>
              <w:spacing w:before="176"/>
              <w:ind w:left="178"/>
              <w:rPr>
                <w:sz w:val="18"/>
                <w:szCs w:val="18"/>
              </w:rPr>
            </w:pPr>
            <w:r w:rsidRPr="00B26303">
              <w:rPr>
                <w:sz w:val="18"/>
                <w:szCs w:val="18"/>
              </w:rPr>
              <w:t>1000, 2000, 3000, 4000, 5000</w:t>
            </w:r>
          </w:p>
          <w:p w14:paraId="20F70FA9" w14:textId="77777777" w:rsidR="00AD19E5" w:rsidRPr="00B26303" w:rsidRDefault="00AD19E5" w:rsidP="00AD19E5">
            <w:pPr>
              <w:pStyle w:val="TableParagraph"/>
              <w:ind w:left="117" w:right="1071"/>
              <w:rPr>
                <w:sz w:val="18"/>
                <w:szCs w:val="18"/>
              </w:rPr>
            </w:pPr>
            <w:r w:rsidRPr="00B26303">
              <w:rPr>
                <w:sz w:val="18"/>
                <w:szCs w:val="18"/>
              </w:rPr>
              <w:t>LCFF Txhawb Ntxiv thiab Kev Tshuaj Daws Mob $ 661,967</w:t>
            </w:r>
          </w:p>
        </w:tc>
      </w:tr>
      <w:tr w:rsidR="00AD19E5" w14:paraId="26F28178" w14:textId="77777777" w:rsidTr="00AD19E5">
        <w:trPr>
          <w:trHeight w:val="561"/>
        </w:trPr>
        <w:tc>
          <w:tcPr>
            <w:tcW w:w="7200" w:type="dxa"/>
            <w:tcBorders>
              <w:top w:val="nil"/>
            </w:tcBorders>
            <w:shd w:val="clear" w:color="auto" w:fill="F1E4EF"/>
          </w:tcPr>
          <w:p w14:paraId="187134D9" w14:textId="77777777" w:rsidR="00AD19E5" w:rsidRPr="00B26303" w:rsidRDefault="00AD19E5" w:rsidP="00AD19E5">
            <w:pPr>
              <w:pStyle w:val="TableParagraph"/>
              <w:rPr>
                <w:rFonts w:ascii="Times New Roman"/>
                <w:sz w:val="18"/>
                <w:szCs w:val="18"/>
              </w:rPr>
            </w:pPr>
          </w:p>
        </w:tc>
        <w:tc>
          <w:tcPr>
            <w:tcW w:w="3602" w:type="dxa"/>
            <w:tcBorders>
              <w:top w:val="nil"/>
            </w:tcBorders>
            <w:shd w:val="clear" w:color="auto" w:fill="F1E4EF"/>
          </w:tcPr>
          <w:p w14:paraId="4A051D95" w14:textId="77777777" w:rsidR="00AD19E5" w:rsidRPr="00B26303" w:rsidRDefault="00AD19E5" w:rsidP="00AD19E5">
            <w:pPr>
              <w:pStyle w:val="TableParagraph"/>
              <w:spacing w:before="55"/>
              <w:ind w:left="235"/>
              <w:rPr>
                <w:sz w:val="18"/>
                <w:szCs w:val="18"/>
              </w:rPr>
            </w:pPr>
            <w:r w:rsidRPr="00B26303">
              <w:rPr>
                <w:sz w:val="18"/>
                <w:szCs w:val="18"/>
              </w:rPr>
              <w:t>1000, 2000, 3000, 4000, 5000</w:t>
            </w:r>
          </w:p>
          <w:p w14:paraId="414CB22C" w14:textId="77777777" w:rsidR="00AD19E5" w:rsidRPr="00B26303" w:rsidRDefault="00AD19E5" w:rsidP="00AD19E5">
            <w:pPr>
              <w:pStyle w:val="TableParagraph"/>
              <w:spacing w:line="233" w:lineRule="exact"/>
              <w:ind w:left="174"/>
              <w:rPr>
                <w:sz w:val="18"/>
                <w:szCs w:val="18"/>
              </w:rPr>
            </w:pPr>
            <w:r w:rsidRPr="00B26303">
              <w:rPr>
                <w:sz w:val="18"/>
                <w:szCs w:val="18"/>
              </w:rPr>
              <w:t>Npe I $ 1,154,956</w:t>
            </w:r>
          </w:p>
        </w:tc>
        <w:tc>
          <w:tcPr>
            <w:tcW w:w="3598" w:type="dxa"/>
            <w:tcBorders>
              <w:top w:val="nil"/>
            </w:tcBorders>
            <w:shd w:val="clear" w:color="auto" w:fill="F1E4EF"/>
          </w:tcPr>
          <w:p w14:paraId="365C220B" w14:textId="77777777" w:rsidR="00AD19E5" w:rsidRPr="00B26303" w:rsidRDefault="00AD19E5" w:rsidP="00AD19E5">
            <w:pPr>
              <w:pStyle w:val="TableParagraph"/>
              <w:spacing w:before="55"/>
              <w:ind w:left="178"/>
              <w:rPr>
                <w:sz w:val="18"/>
                <w:szCs w:val="18"/>
              </w:rPr>
            </w:pPr>
            <w:r w:rsidRPr="00B26303">
              <w:rPr>
                <w:sz w:val="18"/>
                <w:szCs w:val="18"/>
              </w:rPr>
              <w:t>1000, 2000, 3000, 4000, 5000</w:t>
            </w:r>
          </w:p>
          <w:p w14:paraId="0792D498" w14:textId="77777777" w:rsidR="00AD19E5" w:rsidRPr="00B26303" w:rsidRDefault="00AD19E5" w:rsidP="00AD19E5">
            <w:pPr>
              <w:pStyle w:val="TableParagraph"/>
              <w:spacing w:line="233" w:lineRule="exact"/>
              <w:ind w:left="117"/>
              <w:rPr>
                <w:sz w:val="18"/>
                <w:szCs w:val="18"/>
              </w:rPr>
            </w:pPr>
            <w:r w:rsidRPr="00B26303">
              <w:rPr>
                <w:sz w:val="18"/>
                <w:szCs w:val="18"/>
              </w:rPr>
              <w:t>Npe I $ 1,339,113</w:t>
            </w:r>
          </w:p>
        </w:tc>
      </w:tr>
      <w:tr w:rsidR="00AD19E5" w14:paraId="26C1D8F7" w14:textId="77777777" w:rsidTr="00AD19E5">
        <w:trPr>
          <w:trHeight w:val="938"/>
        </w:trPr>
        <w:tc>
          <w:tcPr>
            <w:tcW w:w="7200" w:type="dxa"/>
            <w:tcBorders>
              <w:bottom w:val="nil"/>
            </w:tcBorders>
            <w:shd w:val="clear" w:color="auto" w:fill="F1E4EF"/>
          </w:tcPr>
          <w:p w14:paraId="405D9F8D" w14:textId="77777777" w:rsidR="00AD19E5" w:rsidRPr="00B26303" w:rsidRDefault="00AD19E5" w:rsidP="00AD19E5">
            <w:pPr>
              <w:pStyle w:val="TableParagraph"/>
              <w:spacing w:before="118"/>
              <w:ind w:left="116" w:right="516"/>
              <w:rPr>
                <w:sz w:val="18"/>
                <w:szCs w:val="18"/>
              </w:rPr>
            </w:pPr>
            <w:r w:rsidRPr="00B26303">
              <w:rPr>
                <w:sz w:val="18"/>
                <w:szCs w:val="18"/>
              </w:rPr>
              <w:t xml:space="preserve">1.8 Txhawm rau txhawb nqa </w:t>
            </w:r>
            <w:del w:id="6294" w:author="year" w:date="2021-07-06T07:18:00Z">
              <w:r w:rsidRPr="00B26303" w:rsidDel="003302AC">
                <w:rPr>
                  <w:sz w:val="18"/>
                  <w:szCs w:val="18"/>
                </w:rPr>
                <w:delText xml:space="preserve">kev kawm tau zoo dua ntawm peb </w:delText>
              </w:r>
            </w:del>
            <w:r w:rsidRPr="00B26303">
              <w:rPr>
                <w:sz w:val="18"/>
                <w:szCs w:val="18"/>
              </w:rPr>
              <w:t>cov tub ntxhais hluas nyob nrog niam qhuav txiv qhuav</w:t>
            </w:r>
            <w:ins w:id="6295" w:author="year" w:date="2021-07-06T07:19:00Z">
              <w:r>
                <w:rPr>
                  <w:sz w:val="18"/>
                  <w:szCs w:val="18"/>
                </w:rPr>
                <w:t xml:space="preserve"> tau txais txoj kev kawm zoo dua ntxiv</w:t>
              </w:r>
            </w:ins>
            <w:r w:rsidRPr="00B26303">
              <w:rPr>
                <w:sz w:val="18"/>
                <w:szCs w:val="18"/>
              </w:rPr>
              <w:t xml:space="preserve">, cov neeg ua hauj lwm </w:t>
            </w:r>
            <w:del w:id="6296" w:author="year" w:date="2021-07-06T07:19:00Z">
              <w:r w:rsidRPr="00B26303" w:rsidDel="003302AC">
                <w:rPr>
                  <w:sz w:val="18"/>
                  <w:szCs w:val="18"/>
                </w:rPr>
                <w:delText>pab cuam</w:delText>
              </w:r>
            </w:del>
            <w:ins w:id="6297" w:author="year" w:date="2021-07-06T07:19:00Z">
              <w:r>
                <w:rPr>
                  <w:sz w:val="18"/>
                  <w:szCs w:val="18"/>
                </w:rPr>
                <w:t>txhawb nqa</w:t>
              </w:r>
            </w:ins>
            <w:r w:rsidRPr="00B26303">
              <w:rPr>
                <w:sz w:val="18"/>
                <w:szCs w:val="18"/>
              </w:rPr>
              <w:t xml:space="preserve"> hauv nroog yuav tau txuas ntxiv ua cov hauj lwm thiab kev pab cuam los txhawb nqa </w:t>
            </w:r>
            <w:ins w:id="6298" w:author="year" w:date="2021-07-06T07:21:00Z">
              <w:r>
                <w:rPr>
                  <w:sz w:val="18"/>
                  <w:szCs w:val="18"/>
                </w:rPr>
                <w:t xml:space="preserve">kev sib koom tes thiab kev ua tiav ntawm </w:t>
              </w:r>
            </w:ins>
            <w:r w:rsidRPr="00B26303">
              <w:rPr>
                <w:sz w:val="18"/>
                <w:szCs w:val="18"/>
              </w:rPr>
              <w:t>cov hluas</w:t>
            </w:r>
            <w:ins w:id="6299" w:author="year" w:date="2021-07-06T07:21:00Z">
              <w:r>
                <w:rPr>
                  <w:sz w:val="18"/>
                  <w:szCs w:val="18"/>
                </w:rPr>
                <w:t>.</w:t>
              </w:r>
            </w:ins>
            <w:r w:rsidRPr="00B26303">
              <w:rPr>
                <w:sz w:val="18"/>
                <w:szCs w:val="18"/>
              </w:rPr>
              <w:t xml:space="preserve"> </w:t>
            </w:r>
            <w:del w:id="6300" w:author="year" w:date="2021-07-06T07:21:00Z">
              <w:r w:rsidRPr="00B26303" w:rsidDel="001A1C1E">
                <w:rPr>
                  <w:sz w:val="18"/>
                  <w:szCs w:val="18"/>
                </w:rPr>
                <w:delText>uas koom nrog thiab ua tiav</w:delText>
              </w:r>
            </w:del>
            <w:r w:rsidRPr="00B26303">
              <w:rPr>
                <w:sz w:val="18"/>
                <w:szCs w:val="18"/>
              </w:rPr>
              <w:t>.</w:t>
            </w:r>
          </w:p>
        </w:tc>
        <w:tc>
          <w:tcPr>
            <w:tcW w:w="3602" w:type="dxa"/>
            <w:tcBorders>
              <w:bottom w:val="nil"/>
            </w:tcBorders>
            <w:shd w:val="clear" w:color="auto" w:fill="F1E4EF"/>
          </w:tcPr>
          <w:p w14:paraId="62BEBE96" w14:textId="77777777" w:rsidR="00AD19E5" w:rsidRPr="00B26303" w:rsidRDefault="00AD19E5" w:rsidP="00AD19E5">
            <w:pPr>
              <w:pStyle w:val="TableParagraph"/>
              <w:spacing w:before="176"/>
              <w:ind w:left="235"/>
              <w:rPr>
                <w:sz w:val="18"/>
                <w:szCs w:val="18"/>
              </w:rPr>
            </w:pPr>
            <w:r w:rsidRPr="00B26303">
              <w:rPr>
                <w:sz w:val="18"/>
                <w:szCs w:val="18"/>
              </w:rPr>
              <w:t>1000, 3000, 4000, 5000 LCFF</w:t>
            </w:r>
          </w:p>
          <w:p w14:paraId="4AA25C94" w14:textId="77777777" w:rsidR="00AD19E5" w:rsidRPr="00B26303" w:rsidRDefault="00AD19E5" w:rsidP="00AD19E5">
            <w:pPr>
              <w:pStyle w:val="TableParagraph"/>
              <w:ind w:left="174"/>
              <w:rPr>
                <w:sz w:val="18"/>
                <w:szCs w:val="18"/>
              </w:rPr>
            </w:pPr>
            <w:r w:rsidRPr="00B26303">
              <w:rPr>
                <w:sz w:val="18"/>
                <w:szCs w:val="18"/>
              </w:rPr>
              <w:t>Txhawb Ntxiv thiab Kev Tshuaj Daws Mob</w:t>
            </w:r>
          </w:p>
          <w:p w14:paraId="51C67CAC" w14:textId="77777777" w:rsidR="00AD19E5" w:rsidRPr="00B26303" w:rsidRDefault="00AD19E5" w:rsidP="00AD19E5">
            <w:pPr>
              <w:pStyle w:val="TableParagraph"/>
              <w:spacing w:line="237" w:lineRule="exact"/>
              <w:ind w:left="174"/>
              <w:rPr>
                <w:sz w:val="18"/>
                <w:szCs w:val="18"/>
              </w:rPr>
            </w:pPr>
            <w:r w:rsidRPr="00B26303">
              <w:rPr>
                <w:sz w:val="18"/>
                <w:szCs w:val="18"/>
              </w:rPr>
              <w:t>$ 123,393</w:t>
            </w:r>
          </w:p>
        </w:tc>
        <w:tc>
          <w:tcPr>
            <w:tcW w:w="3598" w:type="dxa"/>
            <w:tcBorders>
              <w:bottom w:val="nil"/>
            </w:tcBorders>
            <w:shd w:val="clear" w:color="auto" w:fill="F1E4EF"/>
          </w:tcPr>
          <w:p w14:paraId="46A9A355" w14:textId="77777777" w:rsidR="00AD19E5" w:rsidRPr="00B26303" w:rsidRDefault="00AD19E5" w:rsidP="00AD19E5">
            <w:pPr>
              <w:pStyle w:val="TableParagraph"/>
              <w:spacing w:before="176"/>
              <w:ind w:left="178"/>
              <w:rPr>
                <w:sz w:val="18"/>
                <w:szCs w:val="18"/>
              </w:rPr>
            </w:pPr>
            <w:r w:rsidRPr="00B26303">
              <w:rPr>
                <w:sz w:val="18"/>
                <w:szCs w:val="18"/>
              </w:rPr>
              <w:t>1000, 3000, 4000, 5000 LCFF</w:t>
            </w:r>
          </w:p>
          <w:p w14:paraId="74EBCD57" w14:textId="77777777" w:rsidR="00AD19E5" w:rsidRPr="00B26303" w:rsidRDefault="00AD19E5" w:rsidP="00AD19E5">
            <w:pPr>
              <w:pStyle w:val="TableParagraph"/>
              <w:ind w:left="117"/>
              <w:rPr>
                <w:sz w:val="18"/>
                <w:szCs w:val="18"/>
              </w:rPr>
            </w:pPr>
            <w:r w:rsidRPr="00B26303">
              <w:rPr>
                <w:sz w:val="18"/>
                <w:szCs w:val="18"/>
              </w:rPr>
              <w:t>Txhawb Ntxiv thiab Kev Tshuaj Daws Mob</w:t>
            </w:r>
          </w:p>
          <w:p w14:paraId="15317E2A" w14:textId="77777777" w:rsidR="00AD19E5" w:rsidRPr="00B26303" w:rsidRDefault="00AD19E5" w:rsidP="00AD19E5">
            <w:pPr>
              <w:pStyle w:val="TableParagraph"/>
              <w:spacing w:line="237" w:lineRule="exact"/>
              <w:ind w:left="117"/>
              <w:rPr>
                <w:sz w:val="18"/>
                <w:szCs w:val="18"/>
              </w:rPr>
            </w:pPr>
            <w:r w:rsidRPr="00B26303">
              <w:rPr>
                <w:sz w:val="18"/>
                <w:szCs w:val="18"/>
              </w:rPr>
              <w:t>$ 123,566</w:t>
            </w:r>
          </w:p>
        </w:tc>
      </w:tr>
      <w:tr w:rsidR="00AD19E5" w14:paraId="5B416137" w14:textId="77777777" w:rsidTr="00AD19E5">
        <w:trPr>
          <w:trHeight w:val="617"/>
        </w:trPr>
        <w:tc>
          <w:tcPr>
            <w:tcW w:w="7200" w:type="dxa"/>
            <w:vMerge w:val="restart"/>
            <w:tcBorders>
              <w:top w:val="nil"/>
            </w:tcBorders>
            <w:shd w:val="clear" w:color="auto" w:fill="F1E4EF"/>
          </w:tcPr>
          <w:p w14:paraId="75AD4F0C" w14:textId="77777777" w:rsidR="00AD19E5" w:rsidRPr="00B26303" w:rsidRDefault="00AD19E5" w:rsidP="00AD19E5">
            <w:pPr>
              <w:pStyle w:val="TableParagraph"/>
              <w:numPr>
                <w:ilvl w:val="0"/>
                <w:numId w:val="16"/>
              </w:numPr>
              <w:tabs>
                <w:tab w:val="left" w:pos="777"/>
                <w:tab w:val="left" w:pos="778"/>
              </w:tabs>
              <w:spacing w:line="251" w:lineRule="exact"/>
              <w:ind w:hanging="301"/>
              <w:rPr>
                <w:sz w:val="18"/>
                <w:szCs w:val="18"/>
              </w:rPr>
            </w:pPr>
            <w:r w:rsidRPr="00B26303">
              <w:rPr>
                <w:sz w:val="18"/>
                <w:szCs w:val="18"/>
              </w:rPr>
              <w:t xml:space="preserve">1 </w:t>
            </w:r>
            <w:ins w:id="6301" w:author="year" w:date="2021-07-06T07:22:00Z">
              <w:r>
                <w:rPr>
                  <w:sz w:val="18"/>
                  <w:szCs w:val="18"/>
                </w:rPr>
                <w:t xml:space="preserve">tus pag tswv yim ntawm cov me nyuam tu </w:t>
              </w:r>
            </w:ins>
            <w:del w:id="6302" w:author="year" w:date="2021-07-06T07:22:00Z">
              <w:r w:rsidRPr="00B26303" w:rsidDel="001A1C1E">
                <w:rPr>
                  <w:sz w:val="18"/>
                  <w:szCs w:val="18"/>
                </w:rPr>
                <w:delText xml:space="preserve">Cov Pab Cuam Cov Hluas Uas Coj Los Tu </w:delText>
              </w:r>
            </w:del>
            <w:r w:rsidRPr="00B26303">
              <w:rPr>
                <w:sz w:val="18"/>
                <w:szCs w:val="18"/>
              </w:rPr>
              <w:t>(S / C</w:t>
            </w:r>
          </w:p>
          <w:p w14:paraId="14BE7EF7" w14:textId="77777777" w:rsidR="00AD19E5" w:rsidRPr="00B26303" w:rsidRDefault="00AD19E5" w:rsidP="00AD19E5">
            <w:pPr>
              <w:pStyle w:val="TableParagraph"/>
              <w:numPr>
                <w:ilvl w:val="0"/>
                <w:numId w:val="16"/>
              </w:numPr>
              <w:tabs>
                <w:tab w:val="left" w:pos="777"/>
                <w:tab w:val="left" w:pos="778"/>
              </w:tabs>
              <w:ind w:hanging="301"/>
              <w:rPr>
                <w:sz w:val="18"/>
                <w:szCs w:val="18"/>
              </w:rPr>
            </w:pPr>
            <w:r w:rsidRPr="00B26303">
              <w:rPr>
                <w:sz w:val="18"/>
                <w:szCs w:val="18"/>
              </w:rPr>
              <w:t xml:space="preserve">1 </w:t>
            </w:r>
            <w:ins w:id="6303" w:author="year" w:date="2021-07-06T07:23:00Z">
              <w:r>
                <w:rPr>
                  <w:sz w:val="18"/>
                  <w:szCs w:val="18"/>
                </w:rPr>
                <w:t xml:space="preserve">tus pab tswv yim </w:t>
              </w:r>
            </w:ins>
            <w:r w:rsidRPr="00B26303">
              <w:rPr>
                <w:sz w:val="18"/>
                <w:szCs w:val="18"/>
              </w:rPr>
              <w:t xml:space="preserve">FTE </w:t>
            </w:r>
            <w:del w:id="6304" w:author="year" w:date="2021-07-06T07:23:00Z">
              <w:r w:rsidRPr="00B26303" w:rsidDel="001A1C1E">
                <w:rPr>
                  <w:sz w:val="18"/>
                  <w:szCs w:val="18"/>
                </w:rPr>
                <w:delText xml:space="preserve">Tus Kws Pab Tswv Yim </w:delText>
              </w:r>
            </w:del>
            <w:r w:rsidRPr="00B26303">
              <w:rPr>
                <w:sz w:val="18"/>
                <w:szCs w:val="18"/>
              </w:rPr>
              <w:t>rau Qhov Kev Pab Dawb Chaw Nyob Ntawm Cov Khoos Kas</w:t>
            </w:r>
          </w:p>
        </w:tc>
        <w:tc>
          <w:tcPr>
            <w:tcW w:w="3602" w:type="dxa"/>
            <w:tcBorders>
              <w:top w:val="nil"/>
              <w:bottom w:val="nil"/>
            </w:tcBorders>
            <w:shd w:val="clear" w:color="auto" w:fill="F1E4EF"/>
          </w:tcPr>
          <w:p w14:paraId="6B198A17" w14:textId="77777777" w:rsidR="00AD19E5" w:rsidRPr="00B26303" w:rsidRDefault="00AD19E5" w:rsidP="00AD19E5">
            <w:pPr>
              <w:pStyle w:val="TableParagraph"/>
              <w:spacing w:before="114"/>
              <w:ind w:left="235"/>
              <w:rPr>
                <w:sz w:val="18"/>
                <w:szCs w:val="18"/>
              </w:rPr>
            </w:pPr>
            <w:r w:rsidRPr="00B26303">
              <w:rPr>
                <w:sz w:val="18"/>
                <w:szCs w:val="18"/>
              </w:rPr>
              <w:t>1000, 3000, 4000, 5000 Npe I</w:t>
            </w:r>
          </w:p>
          <w:p w14:paraId="4DD395AE" w14:textId="77777777" w:rsidR="00AD19E5" w:rsidRPr="00B26303" w:rsidRDefault="00AD19E5" w:rsidP="00AD19E5">
            <w:pPr>
              <w:pStyle w:val="TableParagraph"/>
              <w:spacing w:line="230" w:lineRule="exact"/>
              <w:ind w:left="174"/>
              <w:rPr>
                <w:sz w:val="18"/>
                <w:szCs w:val="18"/>
              </w:rPr>
            </w:pPr>
            <w:r w:rsidRPr="00B26303">
              <w:rPr>
                <w:sz w:val="18"/>
                <w:szCs w:val="18"/>
              </w:rPr>
              <w:t>$ 115,524</w:t>
            </w:r>
          </w:p>
        </w:tc>
        <w:tc>
          <w:tcPr>
            <w:tcW w:w="3598" w:type="dxa"/>
            <w:tcBorders>
              <w:top w:val="nil"/>
              <w:bottom w:val="nil"/>
            </w:tcBorders>
            <w:shd w:val="clear" w:color="auto" w:fill="F1E4EF"/>
          </w:tcPr>
          <w:p w14:paraId="492221D5" w14:textId="77777777" w:rsidR="00AD19E5" w:rsidRPr="00B26303" w:rsidRDefault="00AD19E5" w:rsidP="00AD19E5">
            <w:pPr>
              <w:pStyle w:val="TableParagraph"/>
              <w:spacing w:before="114"/>
              <w:ind w:left="178"/>
              <w:rPr>
                <w:sz w:val="18"/>
                <w:szCs w:val="18"/>
              </w:rPr>
            </w:pPr>
            <w:r w:rsidRPr="00B26303">
              <w:rPr>
                <w:sz w:val="18"/>
                <w:szCs w:val="18"/>
              </w:rPr>
              <w:t>1000, 3000, 4000, 5000 Npe I</w:t>
            </w:r>
          </w:p>
          <w:p w14:paraId="3D78B841" w14:textId="77777777" w:rsidR="00AD19E5" w:rsidRPr="00B26303" w:rsidRDefault="00AD19E5" w:rsidP="00AD19E5">
            <w:pPr>
              <w:pStyle w:val="TableParagraph"/>
              <w:spacing w:line="230" w:lineRule="exact"/>
              <w:ind w:left="117"/>
              <w:rPr>
                <w:sz w:val="18"/>
                <w:szCs w:val="18"/>
              </w:rPr>
            </w:pPr>
            <w:r w:rsidRPr="00B26303">
              <w:rPr>
                <w:sz w:val="18"/>
                <w:szCs w:val="18"/>
              </w:rPr>
              <w:t>$ 115,674</w:t>
            </w:r>
          </w:p>
        </w:tc>
      </w:tr>
      <w:tr w:rsidR="00AD19E5" w14:paraId="177F826B" w14:textId="77777777" w:rsidTr="00AD19E5">
        <w:trPr>
          <w:trHeight w:val="254"/>
        </w:trPr>
        <w:tc>
          <w:tcPr>
            <w:tcW w:w="7200" w:type="dxa"/>
            <w:vMerge/>
            <w:tcBorders>
              <w:top w:val="nil"/>
            </w:tcBorders>
            <w:shd w:val="clear" w:color="auto" w:fill="F1E4EF"/>
          </w:tcPr>
          <w:p w14:paraId="763B5F62" w14:textId="77777777" w:rsidR="00AD19E5" w:rsidRPr="00B26303" w:rsidRDefault="00AD19E5" w:rsidP="00AD19E5">
            <w:pPr>
              <w:rPr>
                <w:sz w:val="18"/>
                <w:szCs w:val="18"/>
              </w:rPr>
            </w:pPr>
          </w:p>
        </w:tc>
        <w:tc>
          <w:tcPr>
            <w:tcW w:w="7200" w:type="dxa"/>
            <w:gridSpan w:val="2"/>
            <w:tcBorders>
              <w:top w:val="nil"/>
            </w:tcBorders>
            <w:shd w:val="clear" w:color="auto" w:fill="F1E4EF"/>
          </w:tcPr>
          <w:p w14:paraId="5EC71BB9" w14:textId="77777777" w:rsidR="00AD19E5" w:rsidRPr="00B26303" w:rsidRDefault="00AD19E5" w:rsidP="00AD19E5">
            <w:pPr>
              <w:pStyle w:val="TableParagraph"/>
              <w:rPr>
                <w:rFonts w:ascii="Times New Roman"/>
                <w:sz w:val="18"/>
                <w:szCs w:val="18"/>
              </w:rPr>
            </w:pPr>
          </w:p>
        </w:tc>
      </w:tr>
      <w:tr w:rsidR="00AD19E5" w14:paraId="26B19DE7" w14:textId="77777777" w:rsidTr="00AD19E5">
        <w:trPr>
          <w:trHeight w:val="430"/>
        </w:trPr>
        <w:tc>
          <w:tcPr>
            <w:tcW w:w="7200" w:type="dxa"/>
            <w:shd w:val="clear" w:color="auto" w:fill="F1E4EF"/>
          </w:tcPr>
          <w:p w14:paraId="11BB002A" w14:textId="77777777" w:rsidR="00AD19E5" w:rsidRPr="00B26303" w:rsidRDefault="00AD19E5" w:rsidP="00AD19E5">
            <w:pPr>
              <w:pStyle w:val="TableParagraph"/>
              <w:spacing w:before="118"/>
              <w:ind w:left="116"/>
              <w:rPr>
                <w:sz w:val="18"/>
                <w:szCs w:val="18"/>
              </w:rPr>
            </w:pPr>
            <w:r w:rsidRPr="00B26303">
              <w:rPr>
                <w:sz w:val="18"/>
                <w:szCs w:val="18"/>
              </w:rPr>
              <w:t>Txoj hauj lwm tu ncua</w:t>
            </w:r>
          </w:p>
        </w:tc>
        <w:tc>
          <w:tcPr>
            <w:tcW w:w="3602" w:type="dxa"/>
            <w:shd w:val="clear" w:color="auto" w:fill="F1E4EF"/>
          </w:tcPr>
          <w:p w14:paraId="4E021510" w14:textId="77777777" w:rsidR="00AD19E5" w:rsidRPr="00B26303" w:rsidRDefault="00AD19E5" w:rsidP="00AD19E5">
            <w:pPr>
              <w:pStyle w:val="TableParagraph"/>
              <w:spacing w:before="176" w:line="235" w:lineRule="exact"/>
              <w:ind w:left="174"/>
              <w:rPr>
                <w:sz w:val="18"/>
                <w:szCs w:val="18"/>
              </w:rPr>
            </w:pPr>
            <w:r w:rsidRPr="00B26303">
              <w:rPr>
                <w:sz w:val="18"/>
                <w:szCs w:val="18"/>
              </w:rPr>
              <w:t>Txiav txim tsi ua cov khoos kas</w:t>
            </w:r>
          </w:p>
        </w:tc>
        <w:tc>
          <w:tcPr>
            <w:tcW w:w="3598" w:type="dxa"/>
            <w:shd w:val="clear" w:color="auto" w:fill="F1E4EF"/>
          </w:tcPr>
          <w:p w14:paraId="40EEDD6E" w14:textId="77777777" w:rsidR="00AD19E5" w:rsidRPr="00B26303" w:rsidRDefault="00AD19E5" w:rsidP="00AD19E5">
            <w:pPr>
              <w:pStyle w:val="TableParagraph"/>
              <w:spacing w:before="176" w:line="235" w:lineRule="exact"/>
              <w:ind w:left="117"/>
              <w:rPr>
                <w:sz w:val="18"/>
                <w:szCs w:val="18"/>
              </w:rPr>
            </w:pPr>
            <w:r w:rsidRPr="00B26303">
              <w:rPr>
                <w:sz w:val="18"/>
                <w:szCs w:val="18"/>
              </w:rPr>
              <w:t>Txiav txim tsi ua cov khoos kas</w:t>
            </w:r>
          </w:p>
        </w:tc>
      </w:tr>
      <w:tr w:rsidR="00AD19E5" w14:paraId="0D475C26" w14:textId="77777777" w:rsidTr="00AD19E5">
        <w:trPr>
          <w:trHeight w:val="679"/>
        </w:trPr>
        <w:tc>
          <w:tcPr>
            <w:tcW w:w="7200" w:type="dxa"/>
            <w:vMerge w:val="restart"/>
            <w:shd w:val="clear" w:color="auto" w:fill="F1E4EF"/>
          </w:tcPr>
          <w:p w14:paraId="070371B3" w14:textId="77777777" w:rsidR="00AD19E5" w:rsidRPr="00B26303" w:rsidRDefault="00AD19E5" w:rsidP="00AD19E5">
            <w:pPr>
              <w:pStyle w:val="TableParagraph"/>
              <w:numPr>
                <w:ilvl w:val="1"/>
                <w:numId w:val="15"/>
              </w:numPr>
              <w:tabs>
                <w:tab w:val="left" w:pos="606"/>
              </w:tabs>
              <w:spacing w:before="118"/>
              <w:ind w:right="607" w:firstLine="0"/>
              <w:jc w:val="both"/>
              <w:rPr>
                <w:sz w:val="18"/>
                <w:szCs w:val="18"/>
              </w:rPr>
            </w:pPr>
            <w:r w:rsidRPr="00B26303">
              <w:rPr>
                <w:sz w:val="18"/>
                <w:szCs w:val="18"/>
              </w:rPr>
              <w:t xml:space="preserve">TRUSD yuav </w:t>
            </w:r>
            <w:del w:id="6305" w:author="year" w:date="2021-07-06T07:23:00Z">
              <w:r w:rsidRPr="00B26303" w:rsidDel="001A1C1E">
                <w:rPr>
                  <w:sz w:val="18"/>
                  <w:szCs w:val="18"/>
                </w:rPr>
                <w:delText xml:space="preserve">xaiv </w:delText>
              </w:r>
            </w:del>
            <w:ins w:id="6306" w:author="year" w:date="2021-07-06T07:23:00Z">
              <w:r>
                <w:rPr>
                  <w:sz w:val="18"/>
                  <w:szCs w:val="18"/>
                </w:rPr>
                <w:t xml:space="preserve">ntiav dua </w:t>
              </w:r>
              <w:r w:rsidRPr="00B26303">
                <w:rPr>
                  <w:sz w:val="18"/>
                  <w:szCs w:val="18"/>
                </w:rPr>
                <w:t xml:space="preserve"> </w:t>
              </w:r>
            </w:ins>
            <w:r w:rsidRPr="00B26303">
              <w:rPr>
                <w:sz w:val="18"/>
                <w:szCs w:val="18"/>
              </w:rPr>
              <w:t xml:space="preserve">cov xib fwb tshiab, thiab tsim tsa txhua tus xib fwb los txhawb txhim kho </w:t>
            </w:r>
            <w:ins w:id="6307" w:author="year" w:date="2021-07-06T07:24:00Z">
              <w:r>
                <w:rPr>
                  <w:sz w:val="18"/>
                  <w:szCs w:val="18"/>
                </w:rPr>
                <w:t xml:space="preserve">cov kev tau txais ntawm kev ua tiav ntawm cov </w:t>
              </w:r>
            </w:ins>
            <w:r w:rsidRPr="00B26303">
              <w:rPr>
                <w:sz w:val="18"/>
                <w:szCs w:val="18"/>
              </w:rPr>
              <w:t xml:space="preserve">tub ntxhais kawm </w:t>
            </w:r>
            <w:del w:id="6308" w:author="year" w:date="2021-07-06T07:25:00Z">
              <w:r w:rsidRPr="00B26303" w:rsidDel="001A1C1E">
                <w:rPr>
                  <w:sz w:val="18"/>
                  <w:szCs w:val="18"/>
                </w:rPr>
                <w:delText xml:space="preserve">kev kawm tau zoo </w:delText>
              </w:r>
            </w:del>
            <w:r w:rsidRPr="00B26303">
              <w:rPr>
                <w:sz w:val="18"/>
                <w:szCs w:val="18"/>
              </w:rPr>
              <w:t xml:space="preserve">nyob rau hauv </w:t>
            </w:r>
            <w:del w:id="6309" w:author="year" w:date="2021-07-06T07:27:00Z">
              <w:r w:rsidRPr="00B26303" w:rsidDel="001A1C1E">
                <w:rPr>
                  <w:sz w:val="18"/>
                  <w:szCs w:val="18"/>
                </w:rPr>
                <w:delText xml:space="preserve">hnub </w:delText>
              </w:r>
            </w:del>
            <w:ins w:id="6310" w:author="year" w:date="2021-07-06T07:27:00Z">
              <w:r>
                <w:rPr>
                  <w:sz w:val="18"/>
                  <w:szCs w:val="18"/>
                </w:rPr>
                <w:t>kev nce sib hawm kawm ntawv</w:t>
              </w:r>
              <w:r w:rsidRPr="00B26303">
                <w:rPr>
                  <w:sz w:val="18"/>
                  <w:szCs w:val="18"/>
                </w:rPr>
                <w:t xml:space="preserve"> </w:t>
              </w:r>
            </w:ins>
            <w:r w:rsidRPr="00B26303">
              <w:rPr>
                <w:sz w:val="18"/>
                <w:szCs w:val="18"/>
              </w:rPr>
              <w:t>txuas los ntawm:</w:t>
            </w:r>
          </w:p>
          <w:p w14:paraId="2A2D9E25" w14:textId="77777777" w:rsidR="00AD19E5" w:rsidRPr="00B26303" w:rsidRDefault="00AD19E5" w:rsidP="00AD19E5">
            <w:pPr>
              <w:pStyle w:val="TableParagraph"/>
              <w:numPr>
                <w:ilvl w:val="2"/>
                <w:numId w:val="15"/>
              </w:numPr>
              <w:tabs>
                <w:tab w:val="left" w:pos="777"/>
                <w:tab w:val="left" w:pos="778"/>
              </w:tabs>
              <w:spacing w:before="60"/>
              <w:ind w:left="837" w:right="349" w:hanging="360"/>
              <w:rPr>
                <w:sz w:val="18"/>
                <w:szCs w:val="18"/>
              </w:rPr>
            </w:pPr>
            <w:r w:rsidRPr="00B26303">
              <w:rPr>
                <w:sz w:val="18"/>
                <w:szCs w:val="18"/>
              </w:rPr>
              <w:t xml:space="preserve">Txuas ntxiv </w:t>
            </w:r>
            <w:del w:id="6311" w:author="year" w:date="2021-07-06T07:27:00Z">
              <w:r w:rsidRPr="00B26303" w:rsidDel="001A1C1E">
                <w:rPr>
                  <w:sz w:val="18"/>
                  <w:szCs w:val="18"/>
                </w:rPr>
                <w:delText xml:space="preserve">nrog </w:delText>
              </w:r>
            </w:del>
            <w:r w:rsidRPr="00B26303">
              <w:rPr>
                <w:sz w:val="18"/>
                <w:szCs w:val="18"/>
              </w:rPr>
              <w:t>7 feeb kev qhia ntaub ntawv rau txhua hnub kawm ntawv.</w:t>
            </w:r>
          </w:p>
          <w:p w14:paraId="3318BB2C" w14:textId="77777777" w:rsidR="00AD19E5" w:rsidRPr="00B26303" w:rsidDel="001A1C1E" w:rsidRDefault="00AD19E5" w:rsidP="00AD19E5">
            <w:pPr>
              <w:pStyle w:val="TableParagraph"/>
              <w:numPr>
                <w:ilvl w:val="2"/>
                <w:numId w:val="15"/>
              </w:numPr>
              <w:tabs>
                <w:tab w:val="left" w:pos="777"/>
                <w:tab w:val="left" w:pos="778"/>
              </w:tabs>
              <w:ind w:left="837" w:right="312" w:hanging="360"/>
              <w:rPr>
                <w:del w:id="6312" w:author="year" w:date="2021-07-06T07:30:00Z"/>
                <w:sz w:val="18"/>
                <w:szCs w:val="18"/>
              </w:rPr>
            </w:pPr>
            <w:ins w:id="6313" w:author="year" w:date="2021-07-06T07:31:00Z">
              <w:r>
                <w:rPr>
                  <w:sz w:val="18"/>
                  <w:szCs w:val="18"/>
                </w:rPr>
                <w:t>Tsim hnub qhia txog ntawm</w:t>
              </w:r>
            </w:ins>
            <w:ins w:id="6314" w:author="year" w:date="2021-07-06T07:30:00Z">
              <w:r>
                <w:rPr>
                  <w:sz w:val="18"/>
                  <w:szCs w:val="18"/>
                </w:rPr>
                <w:t xml:space="preserve"> cov kev txhim kho cov tub ntxhais kawm </w:t>
              </w:r>
            </w:ins>
            <w:ins w:id="6315" w:author="year" w:date="2021-07-06T07:31:00Z">
              <w:r>
                <w:rPr>
                  <w:sz w:val="18"/>
                  <w:szCs w:val="18"/>
                </w:rPr>
                <w:t xml:space="preserve">rau cov kws qhia ntawv. </w:t>
              </w:r>
            </w:ins>
            <w:del w:id="6316" w:author="year" w:date="2021-07-06T07:30:00Z">
              <w:r w:rsidRPr="00B26303" w:rsidDel="001A1C1E">
                <w:rPr>
                  <w:sz w:val="18"/>
                  <w:szCs w:val="18"/>
                </w:rPr>
                <w:delText>Txuas ntxiv cov hnub tsis pub cov me nyuam kawm ntawv muaj kev txhim kho kev paub rau cov tsev kawm ntawv cov xib fwb</w:delText>
              </w:r>
            </w:del>
          </w:p>
          <w:p w14:paraId="56D156A2" w14:textId="77777777" w:rsidR="00AD19E5" w:rsidRPr="00B26303" w:rsidRDefault="00AD19E5" w:rsidP="00AD19E5">
            <w:pPr>
              <w:pStyle w:val="TableParagraph"/>
              <w:numPr>
                <w:ilvl w:val="2"/>
                <w:numId w:val="15"/>
              </w:numPr>
              <w:tabs>
                <w:tab w:val="left" w:pos="777"/>
                <w:tab w:val="left" w:pos="778"/>
              </w:tabs>
              <w:ind w:left="837" w:right="385" w:hanging="360"/>
              <w:rPr>
                <w:sz w:val="18"/>
                <w:szCs w:val="18"/>
              </w:rPr>
              <w:pPrChange w:id="6317" w:author="year" w:date="2021-07-06T07:38:00Z">
                <w:pPr>
                  <w:pStyle w:val="TableParagraph"/>
                  <w:numPr>
                    <w:ilvl w:val="2"/>
                    <w:numId w:val="15"/>
                  </w:numPr>
                  <w:tabs>
                    <w:tab w:val="left" w:pos="777"/>
                    <w:tab w:val="left" w:pos="778"/>
                  </w:tabs>
                  <w:ind w:left="838" w:right="385" w:hanging="300"/>
                </w:pPr>
              </w:pPrChange>
            </w:pPr>
            <w:ins w:id="6318" w:author="year" w:date="2021-07-06T07:36:00Z">
              <w:r>
                <w:rPr>
                  <w:sz w:val="18"/>
                  <w:szCs w:val="18"/>
                </w:rPr>
                <w:t xml:space="preserve">Nce nyiaj kom siab </w:t>
              </w:r>
            </w:ins>
            <w:del w:id="6319" w:author="year" w:date="2021-07-06T07:36:00Z">
              <w:r w:rsidRPr="00B26303" w:rsidDel="001A1BCB">
                <w:rPr>
                  <w:sz w:val="18"/>
                  <w:szCs w:val="18"/>
                </w:rPr>
                <w:delText xml:space="preserve">Txuas ntxiv cov nyiaj hli </w:delText>
              </w:r>
            </w:del>
            <w:r w:rsidRPr="00B26303">
              <w:rPr>
                <w:sz w:val="18"/>
                <w:szCs w:val="18"/>
              </w:rPr>
              <w:t xml:space="preserve">rau xib fwb </w:t>
            </w:r>
            <w:ins w:id="6320" w:author="year" w:date="2021-07-06T07:37:00Z">
              <w:r>
                <w:rPr>
                  <w:sz w:val="18"/>
                  <w:szCs w:val="18"/>
                </w:rPr>
                <w:t xml:space="preserve">nim qhov pib qhia </w:t>
              </w:r>
            </w:ins>
            <w:del w:id="6321" w:author="year" w:date="2021-07-06T07:37:00Z">
              <w:r w:rsidRPr="00B26303" w:rsidDel="001A1BCB">
                <w:rPr>
                  <w:sz w:val="18"/>
                  <w:szCs w:val="18"/>
                </w:rPr>
                <w:delText xml:space="preserve">thaum ntxov </w:delText>
              </w:r>
            </w:del>
            <w:r w:rsidRPr="00B26303">
              <w:rPr>
                <w:sz w:val="18"/>
                <w:szCs w:val="18"/>
              </w:rPr>
              <w:t xml:space="preserve">kom </w:t>
            </w:r>
            <w:ins w:id="6322" w:author="year" w:date="2021-07-06T07:38:00Z">
              <w:r>
                <w:rPr>
                  <w:sz w:val="18"/>
                  <w:szCs w:val="18"/>
                </w:rPr>
                <w:t xml:space="preserve">thiaj </w:t>
              </w:r>
            </w:ins>
            <w:r w:rsidRPr="00B26303">
              <w:rPr>
                <w:sz w:val="18"/>
                <w:szCs w:val="18"/>
              </w:rPr>
              <w:t xml:space="preserve">muaj neeg xav paub coob </w:t>
            </w:r>
            <w:ins w:id="6323" w:author="year" w:date="2021-07-06T07:38:00Z">
              <w:r>
                <w:rPr>
                  <w:sz w:val="18"/>
                  <w:szCs w:val="18"/>
                </w:rPr>
                <w:t xml:space="preserve">xav ua hauj lwm rau </w:t>
              </w:r>
            </w:ins>
            <w:del w:id="6324" w:author="year" w:date="2021-07-06T07:38:00Z">
              <w:r w:rsidRPr="00B26303" w:rsidDel="001A1BCB">
                <w:rPr>
                  <w:sz w:val="18"/>
                  <w:szCs w:val="18"/>
                </w:rPr>
                <w:delText xml:space="preserve">dua ntxiv rau </w:delText>
              </w:r>
            </w:del>
            <w:r w:rsidRPr="00B26303">
              <w:rPr>
                <w:sz w:val="18"/>
                <w:szCs w:val="18"/>
              </w:rPr>
              <w:t>TRUSD.</w:t>
            </w:r>
          </w:p>
        </w:tc>
        <w:tc>
          <w:tcPr>
            <w:tcW w:w="3602" w:type="dxa"/>
            <w:tcBorders>
              <w:bottom w:val="nil"/>
            </w:tcBorders>
            <w:shd w:val="clear" w:color="auto" w:fill="F1E4EF"/>
          </w:tcPr>
          <w:p w14:paraId="37F561EA" w14:textId="77777777" w:rsidR="00AD19E5" w:rsidRPr="00B26303" w:rsidRDefault="00AD19E5" w:rsidP="00AD19E5">
            <w:pPr>
              <w:pStyle w:val="TableParagraph"/>
              <w:spacing w:before="176" w:line="250" w:lineRule="atLeast"/>
              <w:ind w:left="174" w:right="223" w:firstLine="61"/>
              <w:rPr>
                <w:sz w:val="18"/>
                <w:szCs w:val="18"/>
              </w:rPr>
            </w:pPr>
            <w:r w:rsidRPr="00B26303">
              <w:rPr>
                <w:sz w:val="18"/>
                <w:szCs w:val="18"/>
              </w:rPr>
              <w:t>1000, 3000 LCFF Txhawb Ntxiv thiab Kev Tshuaj Daws Mob $ 4,300,000</w:t>
            </w:r>
          </w:p>
        </w:tc>
        <w:tc>
          <w:tcPr>
            <w:tcW w:w="3598" w:type="dxa"/>
            <w:tcBorders>
              <w:bottom w:val="nil"/>
            </w:tcBorders>
            <w:shd w:val="clear" w:color="auto" w:fill="F1E4EF"/>
          </w:tcPr>
          <w:p w14:paraId="5BBA1869" w14:textId="77777777" w:rsidR="00AD19E5" w:rsidRPr="00B26303" w:rsidRDefault="00AD19E5" w:rsidP="00AD19E5">
            <w:pPr>
              <w:pStyle w:val="TableParagraph"/>
              <w:spacing w:before="176" w:line="250" w:lineRule="atLeast"/>
              <w:ind w:left="117" w:right="276" w:firstLine="61"/>
              <w:rPr>
                <w:sz w:val="18"/>
                <w:szCs w:val="18"/>
              </w:rPr>
            </w:pPr>
            <w:r w:rsidRPr="00B26303">
              <w:rPr>
                <w:sz w:val="18"/>
                <w:szCs w:val="18"/>
              </w:rPr>
              <w:t>1000, 3000 LCFF Txhawb Ntxiv thiab Kev Tshuaj Daws Mob $ 6,306,192</w:t>
            </w:r>
          </w:p>
        </w:tc>
      </w:tr>
      <w:tr w:rsidR="00AD19E5" w14:paraId="5389D7D8" w14:textId="77777777" w:rsidTr="00AD19E5">
        <w:trPr>
          <w:trHeight w:val="2141"/>
        </w:trPr>
        <w:tc>
          <w:tcPr>
            <w:tcW w:w="7200" w:type="dxa"/>
            <w:vMerge/>
            <w:tcBorders>
              <w:top w:val="nil"/>
            </w:tcBorders>
            <w:shd w:val="clear" w:color="auto" w:fill="F1E4EF"/>
          </w:tcPr>
          <w:p w14:paraId="05A6D5C8" w14:textId="77777777" w:rsidR="00AD19E5" w:rsidRPr="00B26303" w:rsidRDefault="00AD19E5" w:rsidP="00AD19E5">
            <w:pPr>
              <w:rPr>
                <w:sz w:val="18"/>
                <w:szCs w:val="18"/>
              </w:rPr>
            </w:pPr>
          </w:p>
        </w:tc>
        <w:tc>
          <w:tcPr>
            <w:tcW w:w="7200" w:type="dxa"/>
            <w:gridSpan w:val="2"/>
            <w:tcBorders>
              <w:top w:val="nil"/>
            </w:tcBorders>
            <w:shd w:val="clear" w:color="auto" w:fill="F1E4EF"/>
          </w:tcPr>
          <w:p w14:paraId="6C640111" w14:textId="77777777" w:rsidR="00AD19E5" w:rsidRPr="00B26303" w:rsidRDefault="00AD19E5" w:rsidP="00AD19E5">
            <w:pPr>
              <w:pStyle w:val="TableParagraph"/>
              <w:rPr>
                <w:rFonts w:ascii="Times New Roman"/>
                <w:sz w:val="18"/>
                <w:szCs w:val="18"/>
              </w:rPr>
            </w:pPr>
          </w:p>
        </w:tc>
      </w:tr>
      <w:tr w:rsidR="00AD19E5" w14:paraId="39B951D3" w14:textId="77777777" w:rsidTr="00AD19E5">
        <w:trPr>
          <w:trHeight w:val="683"/>
        </w:trPr>
        <w:tc>
          <w:tcPr>
            <w:tcW w:w="7200" w:type="dxa"/>
            <w:shd w:val="clear" w:color="auto" w:fill="F1E4EF"/>
          </w:tcPr>
          <w:p w14:paraId="6A2A5E3F" w14:textId="77777777" w:rsidR="00AD19E5" w:rsidRPr="00B26303" w:rsidRDefault="00AD19E5" w:rsidP="00AD19E5">
            <w:pPr>
              <w:pStyle w:val="TableParagraph"/>
              <w:spacing w:before="118"/>
              <w:ind w:left="116" w:right="345"/>
              <w:rPr>
                <w:sz w:val="18"/>
                <w:szCs w:val="18"/>
              </w:rPr>
            </w:pPr>
            <w:r w:rsidRPr="00B26303">
              <w:rPr>
                <w:sz w:val="18"/>
                <w:szCs w:val="18"/>
              </w:rPr>
              <w:t xml:space="preserve">1.11 </w:t>
            </w:r>
            <w:ins w:id="6325" w:author="year" w:date="2021-07-06T07:35:00Z">
              <w:r>
                <w:rPr>
                  <w:sz w:val="18"/>
                  <w:szCs w:val="18"/>
                </w:rPr>
                <w:t xml:space="preserve">Pab pob nyiaj rau lub tsev kawm uas tau muab tso tseg, tab sis cov tsev kawm ntawv yuav tsum lwm pob nyiaj cov los pab thiab qhia cov me tub ntxhais kawm. </w:t>
              </w:r>
            </w:ins>
            <w:del w:id="6326" w:author="year" w:date="2021-07-06T07:35:00Z">
              <w:r w:rsidRPr="00B26303" w:rsidDel="001A1BCB">
                <w:rPr>
                  <w:sz w:val="18"/>
                  <w:szCs w:val="18"/>
                </w:rPr>
                <w:delText xml:space="preserve">Cov nyiaj siv rau tsev kawm ntawv txuas mus ntxiv, tab sis cov tsev kawm ntawv yuav siv lwm qhov chaw siv nyiaj rau Txoj Hauj lwm Kev Kawm Tshaj Lij thiab Txuj Ci </w:delText>
              </w:r>
            </w:del>
            <w:r w:rsidRPr="00B26303">
              <w:rPr>
                <w:sz w:val="18"/>
                <w:szCs w:val="18"/>
              </w:rPr>
              <w:t>(GATE).</w:t>
            </w:r>
          </w:p>
        </w:tc>
        <w:tc>
          <w:tcPr>
            <w:tcW w:w="3602" w:type="dxa"/>
            <w:tcBorders>
              <w:right w:val="nil"/>
            </w:tcBorders>
          </w:tcPr>
          <w:p w14:paraId="766E7C7D" w14:textId="77777777" w:rsidR="00AD19E5" w:rsidRPr="00B26303" w:rsidRDefault="00AD19E5" w:rsidP="00AD19E5">
            <w:pPr>
              <w:pStyle w:val="TableParagraph"/>
              <w:spacing w:before="176"/>
              <w:ind w:left="174"/>
              <w:rPr>
                <w:sz w:val="18"/>
                <w:szCs w:val="18"/>
              </w:rPr>
            </w:pPr>
            <w:r w:rsidRPr="00B26303">
              <w:rPr>
                <w:sz w:val="18"/>
                <w:szCs w:val="18"/>
              </w:rPr>
              <w:t>N/A</w:t>
            </w:r>
          </w:p>
        </w:tc>
        <w:tc>
          <w:tcPr>
            <w:tcW w:w="3598" w:type="dxa"/>
            <w:tcBorders>
              <w:left w:val="nil"/>
            </w:tcBorders>
          </w:tcPr>
          <w:p w14:paraId="07AAACF1" w14:textId="77777777" w:rsidR="00AD19E5" w:rsidRPr="00B26303" w:rsidRDefault="00AD19E5" w:rsidP="00AD19E5">
            <w:pPr>
              <w:pStyle w:val="TableParagraph"/>
              <w:spacing w:before="176"/>
              <w:ind w:left="119"/>
              <w:rPr>
                <w:sz w:val="18"/>
                <w:szCs w:val="18"/>
              </w:rPr>
            </w:pPr>
            <w:r w:rsidRPr="00B26303">
              <w:rPr>
                <w:sz w:val="18"/>
                <w:szCs w:val="18"/>
              </w:rPr>
              <w:t>N/A</w:t>
            </w:r>
          </w:p>
        </w:tc>
      </w:tr>
      <w:tr w:rsidR="00AD19E5" w14:paraId="3B5447D1" w14:textId="77777777" w:rsidTr="00AD19E5">
        <w:trPr>
          <w:trHeight w:val="934"/>
        </w:trPr>
        <w:tc>
          <w:tcPr>
            <w:tcW w:w="7200" w:type="dxa"/>
            <w:shd w:val="clear" w:color="auto" w:fill="F1E4EF"/>
          </w:tcPr>
          <w:p w14:paraId="1584CEF1" w14:textId="77777777" w:rsidR="00AD19E5" w:rsidRPr="00B26303" w:rsidRDefault="00AD19E5" w:rsidP="00AD19E5">
            <w:pPr>
              <w:pStyle w:val="TableParagraph"/>
              <w:spacing w:before="118"/>
              <w:ind w:left="116" w:right="52"/>
              <w:rPr>
                <w:sz w:val="18"/>
                <w:szCs w:val="18"/>
              </w:rPr>
            </w:pPr>
            <w:r w:rsidRPr="00B26303">
              <w:rPr>
                <w:sz w:val="18"/>
                <w:szCs w:val="18"/>
              </w:rPr>
              <w:t xml:space="preserve">1.12 Kev Kawm Ntawv Tshwj Xeeb TOSA (3 FTE), cov cuab yeej, khoom siv, thiab kev txhim kho kev ua hauj lwm rau kev siv cov cuab yeej. Cov cuab yeej yuav </w:t>
            </w:r>
            <w:ins w:id="6327" w:author="year" w:date="2021-07-06T07:40:00Z">
              <w:r>
                <w:rPr>
                  <w:sz w:val="18"/>
                  <w:szCs w:val="18"/>
                </w:rPr>
                <w:t xml:space="preserve">raug siv </w:t>
              </w:r>
            </w:ins>
            <w:del w:id="6328" w:author="year" w:date="2021-07-06T07:40:00Z">
              <w:r w:rsidRPr="00B26303" w:rsidDel="007933EA">
                <w:rPr>
                  <w:sz w:val="18"/>
                  <w:szCs w:val="18"/>
                </w:rPr>
                <w:delText>tsum muaj</w:delText>
              </w:r>
            </w:del>
          </w:p>
        </w:tc>
        <w:tc>
          <w:tcPr>
            <w:tcW w:w="3602" w:type="dxa"/>
            <w:shd w:val="clear" w:color="auto" w:fill="F1E4EF"/>
          </w:tcPr>
          <w:p w14:paraId="2303AB60" w14:textId="77777777" w:rsidR="00AD19E5" w:rsidRPr="00B26303" w:rsidRDefault="00AD19E5" w:rsidP="00AD19E5">
            <w:pPr>
              <w:pStyle w:val="TableParagraph"/>
              <w:spacing w:before="176"/>
              <w:ind w:left="235"/>
              <w:rPr>
                <w:sz w:val="18"/>
                <w:szCs w:val="18"/>
              </w:rPr>
            </w:pPr>
            <w:r w:rsidRPr="00B26303">
              <w:rPr>
                <w:sz w:val="18"/>
                <w:szCs w:val="18"/>
              </w:rPr>
              <w:t>1000, 3000, 4000 LCFF</w:t>
            </w:r>
          </w:p>
          <w:p w14:paraId="5ED241B6" w14:textId="77777777" w:rsidR="00AD19E5" w:rsidRPr="00B26303" w:rsidRDefault="00AD19E5" w:rsidP="00AD19E5">
            <w:pPr>
              <w:pStyle w:val="TableParagraph"/>
              <w:ind w:left="174"/>
              <w:rPr>
                <w:sz w:val="18"/>
                <w:szCs w:val="18"/>
              </w:rPr>
            </w:pPr>
            <w:r w:rsidRPr="00B26303">
              <w:rPr>
                <w:sz w:val="18"/>
                <w:szCs w:val="18"/>
              </w:rPr>
              <w:t>Txhawb Ntxiv thiab Kev Tshuaj Daws Mob $ 393,307</w:t>
            </w:r>
          </w:p>
        </w:tc>
        <w:tc>
          <w:tcPr>
            <w:tcW w:w="3598" w:type="dxa"/>
            <w:shd w:val="clear" w:color="auto" w:fill="F1E4EF"/>
          </w:tcPr>
          <w:p w14:paraId="432FDA07" w14:textId="77777777" w:rsidR="00AD19E5" w:rsidRPr="00B26303" w:rsidRDefault="00AD19E5" w:rsidP="00AD19E5">
            <w:pPr>
              <w:pStyle w:val="TableParagraph"/>
              <w:spacing w:before="176"/>
              <w:ind w:left="178"/>
              <w:rPr>
                <w:sz w:val="18"/>
                <w:szCs w:val="18"/>
              </w:rPr>
            </w:pPr>
            <w:r w:rsidRPr="00B26303">
              <w:rPr>
                <w:sz w:val="18"/>
                <w:szCs w:val="18"/>
              </w:rPr>
              <w:t>1000, 3000, 4000 LCFF</w:t>
            </w:r>
          </w:p>
          <w:p w14:paraId="1DCC2280" w14:textId="77777777" w:rsidR="00AD19E5" w:rsidRPr="00B26303" w:rsidRDefault="00AD19E5" w:rsidP="00AD19E5">
            <w:pPr>
              <w:pStyle w:val="TableParagraph"/>
              <w:ind w:left="117"/>
              <w:rPr>
                <w:sz w:val="18"/>
                <w:szCs w:val="18"/>
              </w:rPr>
            </w:pPr>
            <w:r w:rsidRPr="00B26303">
              <w:rPr>
                <w:sz w:val="18"/>
                <w:szCs w:val="18"/>
              </w:rPr>
              <w:t>Txhawb Ntxiv thiab Kev Tshuaj Daws Mob $ 371,745</w:t>
            </w:r>
          </w:p>
        </w:tc>
      </w:tr>
    </w:tbl>
    <w:p w14:paraId="2B53E30F" w14:textId="77777777" w:rsidR="00AD19E5" w:rsidRDefault="00AD19E5" w:rsidP="00AD19E5">
      <w:pPr>
        <w:rPr>
          <w:sz w:val="2"/>
          <w:szCs w:val="2"/>
        </w:rPr>
      </w:pPr>
      <w:r>
        <w:rPr>
          <w:noProof/>
          <w:lang w:bidi="th-TH"/>
        </w:rPr>
        <mc:AlternateContent>
          <mc:Choice Requires="wpg">
            <w:drawing>
              <wp:anchor distT="0" distB="0" distL="114300" distR="114300" simplePos="0" relativeHeight="252024832" behindDoc="1" locked="0" layoutInCell="1" allowOverlap="1" wp14:anchorId="2849D331" wp14:editId="3337BEDE">
                <wp:simplePos x="0" y="0"/>
                <wp:positionH relativeFrom="page">
                  <wp:posOffset>5030470</wp:posOffset>
                </wp:positionH>
                <wp:positionV relativeFrom="page">
                  <wp:posOffset>6155690</wp:posOffset>
                </wp:positionV>
                <wp:extent cx="4568825" cy="434340"/>
                <wp:effectExtent l="0" t="0" r="0" b="0"/>
                <wp:wrapNone/>
                <wp:docPr id="233"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8825" cy="434340"/>
                          <a:chOff x="7922" y="9694"/>
                          <a:chExt cx="7195" cy="684"/>
                        </a:xfrm>
                      </wpg:grpSpPr>
                      <wps:wsp>
                        <wps:cNvPr id="234" name="Rectangle 196"/>
                        <wps:cNvSpPr>
                          <a:spLocks noChangeArrowheads="1"/>
                        </wps:cNvSpPr>
                        <wps:spPr bwMode="auto">
                          <a:xfrm>
                            <a:off x="7922" y="9694"/>
                            <a:ext cx="7195" cy="684"/>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Line 195"/>
                        <wps:cNvCnPr>
                          <a:cxnSpLocks noChangeShapeType="1"/>
                        </wps:cNvCnPr>
                        <wps:spPr bwMode="auto">
                          <a:xfrm>
                            <a:off x="11523" y="9752"/>
                            <a:ext cx="0" cy="371"/>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9D82C5" id="Group 194" o:spid="_x0000_s1026" style="position:absolute;margin-left:396.1pt;margin-top:484.7pt;width:359.75pt;height:34.2pt;z-index:-251291648;mso-position-horizontal-relative:page;mso-position-vertical-relative:page" coordorigin="7922,9694" coordsize="719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">
                <v:rect id="Rectangle 196" o:spid="_x0000_s1027" style="position:absolute;left:7922;top:9694;width:7195;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" fillcolor="#f1e4ef" stroked="f"/>
                <v:line id="Line 195" o:spid="_x0000_s1028" style="position:absolute;visibility:visible;mso-wrap-style:square" from="11523,9752" to="11523,1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" strokecolor="#d5abff" strokeweight=".25pt"/>
                <w10:wrap anchorx="page" anchory="page"/>
              </v:group>
            </w:pict>
          </mc:Fallback>
        </mc:AlternateContent>
      </w:r>
    </w:p>
    <w:p w14:paraId="4C3A90E3" w14:textId="77777777" w:rsidR="00AD19E5" w:rsidRDefault="00AD19E5" w:rsidP="00AD19E5">
      <w:pPr>
        <w:rPr>
          <w:sz w:val="2"/>
          <w:szCs w:val="2"/>
        </w:rPr>
        <w:sectPr w:rsidR="00AD19E5">
          <w:pgSz w:w="15840" w:h="12240" w:orient="landscape"/>
          <w:pgMar w:top="720" w:right="600" w:bottom="720" w:left="600" w:header="0" w:footer="528" w:gutter="0"/>
          <w:cols w:space="720"/>
        </w:sectPr>
      </w:pPr>
    </w:p>
    <w:tbl>
      <w:tblPr>
        <w:tblW w:w="0" w:type="auto"/>
        <w:tblInd w:w="121" w:type="dxa"/>
        <w:tblBorders>
          <w:top w:val="single" w:sz="2" w:space="0" w:color="D5ABFF"/>
          <w:left w:val="single" w:sz="2" w:space="0" w:color="D5ABFF"/>
          <w:bottom w:val="single" w:sz="2" w:space="0" w:color="D5ABFF"/>
          <w:right w:val="single" w:sz="2" w:space="0" w:color="D5ABFF"/>
          <w:insideH w:val="single" w:sz="2" w:space="0" w:color="D5ABFF"/>
          <w:insideV w:val="single" w:sz="2" w:space="0" w:color="D5ABFF"/>
        </w:tblBorders>
        <w:tblLayout w:type="fixed"/>
        <w:tblCellMar>
          <w:left w:w="0" w:type="dxa"/>
          <w:right w:w="0" w:type="dxa"/>
        </w:tblCellMar>
        <w:tblLook w:val="01E0" w:firstRow="1" w:lastRow="1" w:firstColumn="1" w:lastColumn="1" w:noHBand="0" w:noVBand="0"/>
      </w:tblPr>
      <w:tblGrid>
        <w:gridCol w:w="7200"/>
        <w:gridCol w:w="3602"/>
        <w:gridCol w:w="3598"/>
      </w:tblGrid>
      <w:tr w:rsidR="00AD19E5" w14:paraId="3F7B7C03" w14:textId="77777777" w:rsidTr="00AD19E5">
        <w:trPr>
          <w:trHeight w:val="609"/>
        </w:trPr>
        <w:tc>
          <w:tcPr>
            <w:tcW w:w="7200" w:type="dxa"/>
          </w:tcPr>
          <w:p w14:paraId="7DD53784" w14:textId="77777777" w:rsidR="00AD19E5" w:rsidRDefault="00AD19E5" w:rsidP="00AD19E5">
            <w:pPr>
              <w:pStyle w:val="TableParagraph"/>
              <w:spacing w:before="58" w:line="270" w:lineRule="atLeast"/>
              <w:ind w:right="2626"/>
              <w:rPr>
                <w:b/>
                <w:sz w:val="24"/>
              </w:rPr>
            </w:pPr>
            <w:r w:rsidRPr="00B26303">
              <w:rPr>
                <w:b/>
                <w:sz w:val="19"/>
                <w:szCs w:val="19"/>
              </w:rPr>
              <w:lastRenderedPageBreak/>
              <w:t>Cov Kev Npaj Kev Ua/Kev Pab cuam</w:t>
            </w:r>
          </w:p>
        </w:tc>
        <w:tc>
          <w:tcPr>
            <w:tcW w:w="3602" w:type="dxa"/>
          </w:tcPr>
          <w:p w14:paraId="77BFC819" w14:textId="77777777" w:rsidR="00AD19E5" w:rsidRDefault="00AD19E5" w:rsidP="00AD19E5">
            <w:pPr>
              <w:pStyle w:val="TableParagraph"/>
              <w:spacing w:before="58" w:line="270" w:lineRule="atLeast"/>
              <w:ind w:right="1017"/>
              <w:rPr>
                <w:b/>
                <w:sz w:val="24"/>
              </w:rPr>
            </w:pPr>
            <w:r w:rsidRPr="00B26303">
              <w:rPr>
                <w:b/>
                <w:sz w:val="19"/>
                <w:szCs w:val="19"/>
              </w:rPr>
              <w:t>Kev Siv Pob Nyiaj</w:t>
            </w:r>
          </w:p>
        </w:tc>
        <w:tc>
          <w:tcPr>
            <w:tcW w:w="3598" w:type="dxa"/>
          </w:tcPr>
          <w:p w14:paraId="136C5EBF" w14:textId="77777777" w:rsidR="00AD19E5" w:rsidRDefault="00AD19E5" w:rsidP="00AD19E5">
            <w:pPr>
              <w:pStyle w:val="TableParagraph"/>
              <w:spacing w:before="58" w:line="270" w:lineRule="atLeast"/>
              <w:ind w:right="1015"/>
              <w:rPr>
                <w:b/>
                <w:sz w:val="24"/>
              </w:rPr>
            </w:pPr>
            <w:r w:rsidRPr="00B26303">
              <w:rPr>
                <w:b/>
                <w:sz w:val="19"/>
                <w:szCs w:val="19"/>
              </w:rPr>
              <w:t>Kev Siv Nyiaj Tiag</w:t>
            </w:r>
          </w:p>
        </w:tc>
      </w:tr>
      <w:tr w:rsidR="00AD19E5" w14:paraId="0EAF6883" w14:textId="77777777" w:rsidTr="00AD19E5">
        <w:trPr>
          <w:trHeight w:val="623"/>
        </w:trPr>
        <w:tc>
          <w:tcPr>
            <w:tcW w:w="7200" w:type="dxa"/>
            <w:shd w:val="clear" w:color="auto" w:fill="F1E4EF"/>
          </w:tcPr>
          <w:p w14:paraId="7F514286" w14:textId="77777777" w:rsidR="00AD19E5" w:rsidRPr="006F0759" w:rsidRDefault="00AD19E5" w:rsidP="00AD19E5">
            <w:pPr>
              <w:pStyle w:val="TableParagraph"/>
              <w:spacing w:before="58"/>
              <w:ind w:left="116" w:right="161"/>
              <w:rPr>
                <w:sz w:val="18"/>
                <w:szCs w:val="18"/>
              </w:rPr>
            </w:pPr>
            <w:r w:rsidRPr="006F0759">
              <w:rPr>
                <w:sz w:val="18"/>
                <w:szCs w:val="18"/>
              </w:rPr>
              <w:t xml:space="preserve">siv nrog qee tus tub ntxhais kawm uas pom tau tias muaj tus cwj pwm (autism), nrog rau kev </w:t>
            </w:r>
            <w:del w:id="6329" w:author="year" w:date="2021-07-06T07:41:00Z">
              <w:r w:rsidRPr="006F0759" w:rsidDel="007933EA">
                <w:rPr>
                  <w:sz w:val="18"/>
                  <w:szCs w:val="18"/>
                </w:rPr>
                <w:delText>qhia tshwj xeeb</w:delText>
              </w:r>
            </w:del>
            <w:ins w:id="6330" w:author="year" w:date="2021-07-06T07:41:00Z">
              <w:r>
                <w:rPr>
                  <w:sz w:val="18"/>
                  <w:szCs w:val="18"/>
                </w:rPr>
                <w:t>rau siab rau kev kawm tshwj xeeb ntawm</w:t>
              </w:r>
            </w:ins>
            <w:r w:rsidRPr="006F0759">
              <w:rPr>
                <w:sz w:val="18"/>
                <w:szCs w:val="18"/>
              </w:rPr>
              <w:t xml:space="preserve"> </w:t>
            </w:r>
            <w:del w:id="6331" w:author="year" w:date="2021-07-06T07:41:00Z">
              <w:r w:rsidRPr="006F0759" w:rsidDel="002B1A93">
                <w:rPr>
                  <w:sz w:val="18"/>
                  <w:szCs w:val="18"/>
                </w:rPr>
                <w:delText xml:space="preserve">hauv </w:delText>
              </w:r>
            </w:del>
            <w:r w:rsidRPr="006F0759">
              <w:rPr>
                <w:sz w:val="18"/>
                <w:szCs w:val="18"/>
              </w:rPr>
              <w:t xml:space="preserve">cov tub ntxhais kawm </w:t>
            </w:r>
            <w:ins w:id="6332" w:author="year" w:date="2021-07-06T07:41:00Z">
              <w:r>
                <w:rPr>
                  <w:sz w:val="18"/>
                  <w:szCs w:val="18"/>
                </w:rPr>
                <w:t xml:space="preserve">tsis zoo ib yam </w:t>
              </w:r>
            </w:ins>
            <w:del w:id="6333" w:author="year" w:date="2021-07-06T07:41:00Z">
              <w:r w:rsidRPr="006F0759" w:rsidDel="002B1A93">
                <w:rPr>
                  <w:sz w:val="18"/>
                  <w:szCs w:val="18"/>
                </w:rPr>
                <w:delText>tshwj xeeb</w:delText>
              </w:r>
            </w:del>
            <w:r w:rsidRPr="006F0759">
              <w:rPr>
                <w:sz w:val="18"/>
                <w:szCs w:val="18"/>
              </w:rPr>
              <w:t>.</w:t>
            </w:r>
          </w:p>
        </w:tc>
        <w:tc>
          <w:tcPr>
            <w:tcW w:w="7200" w:type="dxa"/>
            <w:gridSpan w:val="2"/>
            <w:shd w:val="clear" w:color="auto" w:fill="F1E4EF"/>
          </w:tcPr>
          <w:p w14:paraId="6B71FACD" w14:textId="77777777" w:rsidR="00AD19E5" w:rsidRPr="006F0759" w:rsidRDefault="00AD19E5" w:rsidP="00AD19E5">
            <w:pPr>
              <w:pStyle w:val="TableParagraph"/>
              <w:rPr>
                <w:rFonts w:ascii="Times New Roman"/>
                <w:sz w:val="18"/>
                <w:szCs w:val="18"/>
              </w:rPr>
            </w:pPr>
          </w:p>
        </w:tc>
      </w:tr>
      <w:tr w:rsidR="00AD19E5" w14:paraId="358DC005" w14:textId="77777777" w:rsidTr="00AD19E5">
        <w:trPr>
          <w:trHeight w:val="683"/>
        </w:trPr>
        <w:tc>
          <w:tcPr>
            <w:tcW w:w="7200" w:type="dxa"/>
            <w:shd w:val="clear" w:color="auto" w:fill="F1E4EF"/>
          </w:tcPr>
          <w:p w14:paraId="7A491B90" w14:textId="77777777" w:rsidR="00AD19E5" w:rsidRPr="006F0759" w:rsidRDefault="00AD19E5" w:rsidP="00AD19E5">
            <w:pPr>
              <w:pStyle w:val="TableParagraph"/>
              <w:spacing w:before="118"/>
              <w:ind w:left="116" w:right="344"/>
              <w:rPr>
                <w:sz w:val="18"/>
                <w:szCs w:val="18"/>
              </w:rPr>
            </w:pPr>
            <w:r w:rsidRPr="006F0759">
              <w:rPr>
                <w:sz w:val="18"/>
                <w:szCs w:val="18"/>
              </w:rPr>
              <w:t>1.13 Muab sij hawm kawm ntxiv thiab muaj kev cuam tshuam sib txawv nyob rau hauv cov cuab yeej EL Kev Tshwb nrhiav chaw kawm lub caij so kawm.</w:t>
            </w:r>
          </w:p>
        </w:tc>
        <w:tc>
          <w:tcPr>
            <w:tcW w:w="3602" w:type="dxa"/>
            <w:shd w:val="clear" w:color="auto" w:fill="F1E4EF"/>
          </w:tcPr>
          <w:p w14:paraId="61B3696F" w14:textId="77777777" w:rsidR="00AD19E5" w:rsidRPr="006F0759" w:rsidRDefault="00AD19E5" w:rsidP="00AD19E5">
            <w:pPr>
              <w:pStyle w:val="TableParagraph"/>
              <w:spacing w:before="176"/>
              <w:ind w:left="235"/>
              <w:rPr>
                <w:sz w:val="18"/>
                <w:szCs w:val="18"/>
              </w:rPr>
            </w:pPr>
            <w:r w:rsidRPr="006F0759">
              <w:rPr>
                <w:sz w:val="18"/>
                <w:szCs w:val="18"/>
              </w:rPr>
              <w:t>1000, 2000, 3000, 4000, 5000</w:t>
            </w:r>
          </w:p>
          <w:p w14:paraId="3AE0A68F" w14:textId="77777777" w:rsidR="00AD19E5" w:rsidRPr="006F0759" w:rsidRDefault="00AD19E5" w:rsidP="00AD19E5">
            <w:pPr>
              <w:pStyle w:val="TableParagraph"/>
              <w:spacing w:line="235" w:lineRule="exact"/>
              <w:ind w:left="174"/>
              <w:rPr>
                <w:sz w:val="18"/>
                <w:szCs w:val="18"/>
              </w:rPr>
            </w:pPr>
            <w:r w:rsidRPr="006F0759">
              <w:rPr>
                <w:sz w:val="18"/>
                <w:szCs w:val="18"/>
              </w:rPr>
              <w:t>Npe III $ 124,210</w:t>
            </w:r>
          </w:p>
        </w:tc>
        <w:tc>
          <w:tcPr>
            <w:tcW w:w="3598" w:type="dxa"/>
            <w:shd w:val="clear" w:color="auto" w:fill="F1E4EF"/>
          </w:tcPr>
          <w:p w14:paraId="5762909E" w14:textId="77777777" w:rsidR="00AD19E5" w:rsidRPr="006F0759" w:rsidRDefault="00AD19E5" w:rsidP="00AD19E5">
            <w:pPr>
              <w:pStyle w:val="TableParagraph"/>
              <w:spacing w:before="176"/>
              <w:ind w:left="178"/>
              <w:rPr>
                <w:sz w:val="18"/>
                <w:szCs w:val="18"/>
              </w:rPr>
            </w:pPr>
            <w:r w:rsidRPr="006F0759">
              <w:rPr>
                <w:sz w:val="18"/>
                <w:szCs w:val="18"/>
              </w:rPr>
              <w:t>1000, 2000, 3000, 4000, 5000</w:t>
            </w:r>
          </w:p>
          <w:p w14:paraId="7B52E0FA" w14:textId="77777777" w:rsidR="00AD19E5" w:rsidRPr="006F0759" w:rsidRDefault="00AD19E5" w:rsidP="00AD19E5">
            <w:pPr>
              <w:pStyle w:val="TableParagraph"/>
              <w:spacing w:line="235" w:lineRule="exact"/>
              <w:ind w:left="117"/>
              <w:rPr>
                <w:sz w:val="18"/>
                <w:szCs w:val="18"/>
              </w:rPr>
            </w:pPr>
            <w:r w:rsidRPr="006F0759">
              <w:rPr>
                <w:sz w:val="18"/>
                <w:szCs w:val="18"/>
              </w:rPr>
              <w:t>Npe III $ 83,638</w:t>
            </w:r>
          </w:p>
        </w:tc>
      </w:tr>
      <w:tr w:rsidR="00AD19E5" w14:paraId="1A8D82BF" w14:textId="77777777" w:rsidTr="00AD19E5">
        <w:trPr>
          <w:trHeight w:val="1558"/>
        </w:trPr>
        <w:tc>
          <w:tcPr>
            <w:tcW w:w="7200" w:type="dxa"/>
            <w:vMerge w:val="restart"/>
            <w:tcBorders>
              <w:bottom w:val="nil"/>
            </w:tcBorders>
            <w:shd w:val="clear" w:color="auto" w:fill="F1E4EF"/>
          </w:tcPr>
          <w:p w14:paraId="1A0C5A8F" w14:textId="77777777" w:rsidR="00AD19E5" w:rsidRPr="006F0759" w:rsidRDefault="00AD19E5" w:rsidP="00AD19E5">
            <w:pPr>
              <w:pStyle w:val="TableParagraph"/>
              <w:spacing w:before="118"/>
              <w:ind w:left="116"/>
              <w:rPr>
                <w:sz w:val="18"/>
                <w:szCs w:val="18"/>
              </w:rPr>
            </w:pPr>
            <w:r w:rsidRPr="006F0759">
              <w:rPr>
                <w:sz w:val="18"/>
                <w:szCs w:val="18"/>
              </w:rPr>
              <w:t>1.14</w:t>
            </w:r>
          </w:p>
          <w:p w14:paraId="66FAD226" w14:textId="77777777" w:rsidR="00AD19E5" w:rsidRPr="006F0759" w:rsidRDefault="00AD19E5" w:rsidP="00AD19E5">
            <w:pPr>
              <w:pStyle w:val="TableParagraph"/>
              <w:spacing w:before="60"/>
              <w:ind w:left="116" w:right="284"/>
              <w:rPr>
                <w:sz w:val="18"/>
                <w:szCs w:val="18"/>
              </w:rPr>
            </w:pPr>
            <w:r w:rsidRPr="006F0759">
              <w:rPr>
                <w:sz w:val="18"/>
                <w:szCs w:val="18"/>
              </w:rPr>
              <w:t xml:space="preserve">Xya Tus Kws Txawj Cuam Tshuam; ua hauj lwm tsim cov kev cai rau kev txhawb nqa </w:t>
            </w:r>
            <w:ins w:id="6334" w:author="year" w:date="2021-07-08T06:13:00Z">
              <w:r>
                <w:rPr>
                  <w:sz w:val="18"/>
                  <w:szCs w:val="18"/>
                </w:rPr>
                <w:t xml:space="preserve">uas ruaj ntseg </w:t>
              </w:r>
            </w:ins>
            <w:del w:id="6335" w:author="year" w:date="2021-07-08T06:13:00Z">
              <w:r w:rsidRPr="006F0759" w:rsidDel="004C2A57">
                <w:rPr>
                  <w:sz w:val="18"/>
                  <w:szCs w:val="18"/>
                </w:rPr>
                <w:delText xml:space="preserve">txoj kev kawm kom tau zoo </w:delText>
              </w:r>
            </w:del>
            <w:r w:rsidRPr="006F0759">
              <w:rPr>
                <w:sz w:val="18"/>
                <w:szCs w:val="18"/>
              </w:rPr>
              <w:t xml:space="preserve">(MTSS) ntawm 15 lub tsev kawm ntawv </w:t>
            </w:r>
            <w:del w:id="6336" w:author="year" w:date="2021-07-08T06:17:00Z">
              <w:r w:rsidRPr="006F0759" w:rsidDel="004C2A57">
                <w:rPr>
                  <w:sz w:val="18"/>
                  <w:szCs w:val="18"/>
                </w:rPr>
                <w:delText>tsom mus</w:delText>
              </w:r>
            </w:del>
            <w:ins w:id="6337" w:author="year" w:date="2021-07-08T06:17:00Z">
              <w:r>
                <w:rPr>
                  <w:sz w:val="18"/>
                  <w:szCs w:val="18"/>
                </w:rPr>
                <w:t>nrog</w:t>
              </w:r>
            </w:ins>
            <w:r w:rsidRPr="006F0759">
              <w:rPr>
                <w:sz w:val="18"/>
                <w:szCs w:val="18"/>
              </w:rPr>
              <w:t xml:space="preserve"> rau kev tsim kho </w:t>
            </w:r>
            <w:del w:id="6338" w:author="year" w:date="2021-07-08T06:17:00Z">
              <w:r w:rsidRPr="006F0759" w:rsidDel="004C2A57">
                <w:rPr>
                  <w:sz w:val="18"/>
                  <w:szCs w:val="18"/>
                </w:rPr>
                <w:delText xml:space="preserve">cov hauv paus </w:delText>
              </w:r>
            </w:del>
            <w:ins w:id="6339" w:author="year" w:date="2021-07-08T06:17:00Z">
              <w:r>
                <w:rPr>
                  <w:sz w:val="18"/>
                  <w:szCs w:val="18"/>
                </w:rPr>
                <w:t xml:space="preserve"> thoob plaws cov </w:t>
              </w:r>
            </w:ins>
            <w:r w:rsidRPr="006F0759">
              <w:rPr>
                <w:sz w:val="18"/>
                <w:szCs w:val="18"/>
              </w:rPr>
              <w:t xml:space="preserve">tsev kawm </w:t>
            </w:r>
            <w:ins w:id="6340" w:author="year" w:date="2021-07-08T06:17:00Z">
              <w:r>
                <w:rPr>
                  <w:sz w:val="18"/>
                  <w:szCs w:val="18"/>
                </w:rPr>
                <w:t xml:space="preserve">huav nroog </w:t>
              </w:r>
            </w:ins>
            <w:del w:id="6341" w:author="year" w:date="2021-07-08T06:18:00Z">
              <w:r w:rsidRPr="006F0759" w:rsidDel="004C2A57">
                <w:rPr>
                  <w:sz w:val="18"/>
                  <w:szCs w:val="18"/>
                </w:rPr>
                <w:delText xml:space="preserve">thoob plaws </w:delText>
              </w:r>
            </w:del>
            <w:r w:rsidRPr="006F0759">
              <w:rPr>
                <w:sz w:val="18"/>
                <w:szCs w:val="18"/>
              </w:rPr>
              <w:t xml:space="preserve">txhawm rau txhim kho kev kawm tiav thiab kev coj cwj pwm ntawm txhua tus tub ntxhais kawm nrog kev mob siab rau cov tub ntxhais kawm tsis </w:t>
            </w:r>
            <w:del w:id="6342" w:author="year" w:date="2021-07-08T06:19:00Z">
              <w:r w:rsidRPr="006F0759" w:rsidDel="004C2A57">
                <w:rPr>
                  <w:sz w:val="18"/>
                  <w:szCs w:val="18"/>
                </w:rPr>
                <w:delText>meej pem</w:delText>
              </w:r>
            </w:del>
            <w:ins w:id="6343" w:author="year" w:date="2021-07-08T06:19:00Z">
              <w:r>
                <w:rPr>
                  <w:sz w:val="18"/>
                  <w:szCs w:val="18"/>
                </w:rPr>
                <w:t>zoo ib yam</w:t>
              </w:r>
            </w:ins>
            <w:r w:rsidRPr="006F0759">
              <w:rPr>
                <w:sz w:val="18"/>
                <w:szCs w:val="18"/>
              </w:rPr>
              <w:t>.</w:t>
            </w:r>
          </w:p>
        </w:tc>
        <w:tc>
          <w:tcPr>
            <w:tcW w:w="3602" w:type="dxa"/>
            <w:tcBorders>
              <w:bottom w:val="nil"/>
            </w:tcBorders>
            <w:shd w:val="clear" w:color="auto" w:fill="F1E4EF"/>
          </w:tcPr>
          <w:p w14:paraId="3F5CF078" w14:textId="77777777" w:rsidR="00AD19E5" w:rsidRPr="006F0759" w:rsidRDefault="00AD19E5" w:rsidP="00AD19E5">
            <w:pPr>
              <w:pStyle w:val="TableParagraph"/>
              <w:spacing w:before="176"/>
              <w:ind w:left="235"/>
              <w:rPr>
                <w:sz w:val="18"/>
                <w:szCs w:val="18"/>
              </w:rPr>
            </w:pPr>
            <w:r w:rsidRPr="006F0759">
              <w:rPr>
                <w:sz w:val="18"/>
                <w:szCs w:val="18"/>
              </w:rPr>
              <w:t>1000, 2000, 3000, 4000, 5000</w:t>
            </w:r>
          </w:p>
          <w:p w14:paraId="6B81FE50" w14:textId="77777777" w:rsidR="00AD19E5" w:rsidRPr="006F0759" w:rsidRDefault="00AD19E5" w:rsidP="00AD19E5">
            <w:pPr>
              <w:pStyle w:val="TableParagraph"/>
              <w:ind w:left="174" w:right="1018"/>
              <w:rPr>
                <w:sz w:val="18"/>
                <w:szCs w:val="18"/>
              </w:rPr>
            </w:pPr>
            <w:r w:rsidRPr="006F0759">
              <w:rPr>
                <w:sz w:val="18"/>
                <w:szCs w:val="18"/>
              </w:rPr>
              <w:t>LCFF Txhawb Ntxiv thiab Kev Tshuaj Daws Mob $ 329,310</w:t>
            </w:r>
          </w:p>
          <w:p w14:paraId="75063147" w14:textId="77777777" w:rsidR="00AD19E5" w:rsidRPr="006F0759" w:rsidRDefault="00AD19E5" w:rsidP="00AD19E5">
            <w:pPr>
              <w:pStyle w:val="TableParagraph"/>
              <w:spacing w:before="118"/>
              <w:ind w:left="235"/>
              <w:rPr>
                <w:sz w:val="18"/>
                <w:szCs w:val="18"/>
              </w:rPr>
            </w:pPr>
            <w:r w:rsidRPr="006F0759">
              <w:rPr>
                <w:sz w:val="18"/>
                <w:szCs w:val="18"/>
              </w:rPr>
              <w:t>1000, 2000, 3000, 4000, 5000</w:t>
            </w:r>
          </w:p>
          <w:p w14:paraId="099D787E" w14:textId="77777777" w:rsidR="00AD19E5" w:rsidRPr="006F0759" w:rsidRDefault="00AD19E5" w:rsidP="00AD19E5">
            <w:pPr>
              <w:pStyle w:val="TableParagraph"/>
              <w:spacing w:line="233" w:lineRule="exact"/>
              <w:ind w:left="174"/>
              <w:rPr>
                <w:sz w:val="18"/>
                <w:szCs w:val="18"/>
              </w:rPr>
            </w:pPr>
            <w:r w:rsidRPr="006F0759">
              <w:rPr>
                <w:sz w:val="18"/>
                <w:szCs w:val="18"/>
              </w:rPr>
              <w:t>Npe I $ 1,284,051</w:t>
            </w:r>
          </w:p>
        </w:tc>
        <w:tc>
          <w:tcPr>
            <w:tcW w:w="3598" w:type="dxa"/>
            <w:tcBorders>
              <w:bottom w:val="nil"/>
            </w:tcBorders>
            <w:shd w:val="clear" w:color="auto" w:fill="F1E4EF"/>
          </w:tcPr>
          <w:p w14:paraId="79242B73" w14:textId="77777777" w:rsidR="00AD19E5" w:rsidRPr="006F0759" w:rsidRDefault="00AD19E5" w:rsidP="00AD19E5">
            <w:pPr>
              <w:pStyle w:val="TableParagraph"/>
              <w:spacing w:before="176"/>
              <w:ind w:left="178"/>
              <w:rPr>
                <w:sz w:val="18"/>
                <w:szCs w:val="18"/>
              </w:rPr>
            </w:pPr>
            <w:r w:rsidRPr="006F0759">
              <w:rPr>
                <w:sz w:val="18"/>
                <w:szCs w:val="18"/>
              </w:rPr>
              <w:t>1000, 2000, 3000, 4000, 5000</w:t>
            </w:r>
          </w:p>
          <w:p w14:paraId="7BA3C506" w14:textId="77777777" w:rsidR="00AD19E5" w:rsidRPr="006F0759" w:rsidRDefault="00AD19E5" w:rsidP="00AD19E5">
            <w:pPr>
              <w:pStyle w:val="TableParagraph"/>
              <w:ind w:left="117" w:right="1071"/>
              <w:rPr>
                <w:sz w:val="18"/>
                <w:szCs w:val="18"/>
              </w:rPr>
            </w:pPr>
            <w:r w:rsidRPr="006F0759">
              <w:rPr>
                <w:sz w:val="18"/>
                <w:szCs w:val="18"/>
              </w:rPr>
              <w:t>LCFF Txhawb Ntxiv thiab Kev Tshuaj Daws Mob $ 306,658</w:t>
            </w:r>
          </w:p>
          <w:p w14:paraId="54CA66E6" w14:textId="77777777" w:rsidR="00AD19E5" w:rsidRPr="006F0759" w:rsidRDefault="00AD19E5" w:rsidP="00AD19E5">
            <w:pPr>
              <w:pStyle w:val="TableParagraph"/>
              <w:spacing w:before="118"/>
              <w:ind w:left="178"/>
              <w:rPr>
                <w:sz w:val="18"/>
                <w:szCs w:val="18"/>
              </w:rPr>
            </w:pPr>
            <w:r w:rsidRPr="006F0759">
              <w:rPr>
                <w:sz w:val="18"/>
                <w:szCs w:val="18"/>
              </w:rPr>
              <w:t>1000, 2000, 3000, 4000, 5000</w:t>
            </w:r>
          </w:p>
          <w:p w14:paraId="73DA58CC" w14:textId="77777777" w:rsidR="00AD19E5" w:rsidRPr="006F0759" w:rsidRDefault="00AD19E5" w:rsidP="00AD19E5">
            <w:pPr>
              <w:pStyle w:val="TableParagraph"/>
              <w:spacing w:line="233" w:lineRule="exact"/>
              <w:ind w:left="117"/>
              <w:rPr>
                <w:sz w:val="18"/>
                <w:szCs w:val="18"/>
              </w:rPr>
            </w:pPr>
            <w:r w:rsidRPr="006F0759">
              <w:rPr>
                <w:sz w:val="18"/>
                <w:szCs w:val="18"/>
              </w:rPr>
              <w:t>Npe I $ 1,243,634</w:t>
            </w:r>
          </w:p>
        </w:tc>
      </w:tr>
      <w:tr w:rsidR="00AD19E5" w14:paraId="3E609E77" w14:textId="77777777" w:rsidTr="00AD19E5">
        <w:trPr>
          <w:trHeight w:val="324"/>
        </w:trPr>
        <w:tc>
          <w:tcPr>
            <w:tcW w:w="7200" w:type="dxa"/>
            <w:vMerge/>
            <w:tcBorders>
              <w:top w:val="nil"/>
              <w:bottom w:val="nil"/>
            </w:tcBorders>
            <w:shd w:val="clear" w:color="auto" w:fill="F1E4EF"/>
          </w:tcPr>
          <w:p w14:paraId="41DD9DF2" w14:textId="77777777" w:rsidR="00AD19E5" w:rsidRPr="006F0759" w:rsidRDefault="00AD19E5" w:rsidP="00AD19E5">
            <w:pPr>
              <w:rPr>
                <w:sz w:val="18"/>
                <w:szCs w:val="18"/>
              </w:rPr>
            </w:pPr>
          </w:p>
        </w:tc>
        <w:tc>
          <w:tcPr>
            <w:tcW w:w="7200" w:type="dxa"/>
            <w:gridSpan w:val="2"/>
            <w:vMerge w:val="restart"/>
            <w:tcBorders>
              <w:top w:val="nil"/>
            </w:tcBorders>
            <w:shd w:val="clear" w:color="auto" w:fill="F1E4EF"/>
          </w:tcPr>
          <w:p w14:paraId="6E012E78" w14:textId="77777777" w:rsidR="00AD19E5" w:rsidRPr="006F0759" w:rsidRDefault="00AD19E5" w:rsidP="00AD19E5">
            <w:pPr>
              <w:pStyle w:val="TableParagraph"/>
              <w:rPr>
                <w:rFonts w:ascii="Times New Roman"/>
                <w:sz w:val="18"/>
                <w:szCs w:val="18"/>
              </w:rPr>
            </w:pPr>
          </w:p>
        </w:tc>
      </w:tr>
      <w:tr w:rsidR="00AD19E5" w14:paraId="4F79AA29" w14:textId="77777777" w:rsidTr="00AD19E5">
        <w:trPr>
          <w:trHeight w:val="464"/>
        </w:trPr>
        <w:tc>
          <w:tcPr>
            <w:tcW w:w="7200" w:type="dxa"/>
            <w:tcBorders>
              <w:top w:val="nil"/>
              <w:bottom w:val="nil"/>
            </w:tcBorders>
            <w:shd w:val="clear" w:color="auto" w:fill="F1E4EF"/>
          </w:tcPr>
          <w:p w14:paraId="1BAC123A" w14:textId="77777777" w:rsidR="00AD19E5" w:rsidRPr="006F0759" w:rsidRDefault="00AD19E5" w:rsidP="00AD19E5">
            <w:pPr>
              <w:pStyle w:val="TableParagraph"/>
              <w:spacing w:before="180"/>
              <w:ind w:left="116"/>
              <w:rPr>
                <w:sz w:val="18"/>
                <w:szCs w:val="18"/>
              </w:rPr>
            </w:pPr>
            <w:r w:rsidRPr="006F0759">
              <w:rPr>
                <w:sz w:val="18"/>
                <w:szCs w:val="18"/>
              </w:rPr>
              <w:t>MTSS Tus Kws Lis Hauj lwm thiab saib xyuas kev txhawb nqa</w:t>
            </w:r>
          </w:p>
        </w:tc>
        <w:tc>
          <w:tcPr>
            <w:tcW w:w="7200" w:type="dxa"/>
            <w:gridSpan w:val="2"/>
            <w:vMerge/>
            <w:tcBorders>
              <w:top w:val="nil"/>
            </w:tcBorders>
            <w:shd w:val="clear" w:color="auto" w:fill="F1E4EF"/>
          </w:tcPr>
          <w:p w14:paraId="3343EA20" w14:textId="77777777" w:rsidR="00AD19E5" w:rsidRPr="006F0759" w:rsidRDefault="00AD19E5" w:rsidP="00AD19E5">
            <w:pPr>
              <w:rPr>
                <w:sz w:val="18"/>
                <w:szCs w:val="18"/>
              </w:rPr>
            </w:pPr>
          </w:p>
        </w:tc>
      </w:tr>
      <w:tr w:rsidR="00AD19E5" w14:paraId="0032C03A" w14:textId="77777777" w:rsidTr="00AD19E5">
        <w:trPr>
          <w:trHeight w:val="307"/>
        </w:trPr>
        <w:tc>
          <w:tcPr>
            <w:tcW w:w="7200" w:type="dxa"/>
            <w:tcBorders>
              <w:top w:val="nil"/>
              <w:bottom w:val="nil"/>
            </w:tcBorders>
            <w:shd w:val="clear" w:color="auto" w:fill="F1E4EF"/>
          </w:tcPr>
          <w:p w14:paraId="0981CD40" w14:textId="77777777" w:rsidR="00AD19E5" w:rsidRPr="006F0759" w:rsidRDefault="00AD19E5" w:rsidP="00AD19E5">
            <w:pPr>
              <w:pStyle w:val="TableParagraph"/>
              <w:spacing w:before="24"/>
              <w:ind w:left="116"/>
              <w:rPr>
                <w:sz w:val="18"/>
                <w:szCs w:val="18"/>
              </w:rPr>
            </w:pPr>
            <w:r w:rsidRPr="006F0759">
              <w:rPr>
                <w:sz w:val="18"/>
                <w:szCs w:val="18"/>
              </w:rPr>
              <w:t xml:space="preserve">MTSS Cov Kws </w:t>
            </w:r>
            <w:del w:id="6344" w:author="year" w:date="2021-07-08T06:20:00Z">
              <w:r w:rsidRPr="006F0759" w:rsidDel="004C2A57">
                <w:rPr>
                  <w:sz w:val="18"/>
                  <w:szCs w:val="18"/>
                </w:rPr>
                <w:delText xml:space="preserve">Thsaj </w:delText>
              </w:r>
            </w:del>
            <w:ins w:id="6345" w:author="year" w:date="2021-07-08T06:21:00Z">
              <w:r>
                <w:rPr>
                  <w:sz w:val="18"/>
                  <w:szCs w:val="18"/>
                </w:rPr>
                <w:t xml:space="preserve">txhim kho kev kawm tshaj </w:t>
              </w:r>
            </w:ins>
            <w:r w:rsidRPr="006F0759">
              <w:rPr>
                <w:sz w:val="18"/>
                <w:szCs w:val="18"/>
              </w:rPr>
              <w:t xml:space="preserve">Lij </w:t>
            </w:r>
            <w:del w:id="6346" w:author="year" w:date="2021-07-08T06:21:00Z">
              <w:r w:rsidRPr="006F0759" w:rsidDel="004C2A57">
                <w:rPr>
                  <w:sz w:val="18"/>
                  <w:szCs w:val="18"/>
                </w:rPr>
                <w:delText>Pab Tsim kev Kawm</w:delText>
              </w:r>
            </w:del>
          </w:p>
        </w:tc>
        <w:tc>
          <w:tcPr>
            <w:tcW w:w="7200" w:type="dxa"/>
            <w:gridSpan w:val="2"/>
            <w:vMerge/>
            <w:tcBorders>
              <w:top w:val="nil"/>
            </w:tcBorders>
            <w:shd w:val="clear" w:color="auto" w:fill="F1E4EF"/>
          </w:tcPr>
          <w:p w14:paraId="53ABC85F" w14:textId="77777777" w:rsidR="00AD19E5" w:rsidRPr="006F0759" w:rsidRDefault="00AD19E5" w:rsidP="00AD19E5">
            <w:pPr>
              <w:rPr>
                <w:sz w:val="18"/>
                <w:szCs w:val="18"/>
              </w:rPr>
            </w:pPr>
          </w:p>
        </w:tc>
      </w:tr>
      <w:tr w:rsidR="00AD19E5" w14:paraId="6A8326D0" w14:textId="77777777" w:rsidTr="00AD19E5">
        <w:trPr>
          <w:trHeight w:val="902"/>
        </w:trPr>
        <w:tc>
          <w:tcPr>
            <w:tcW w:w="7200" w:type="dxa"/>
            <w:tcBorders>
              <w:top w:val="nil"/>
            </w:tcBorders>
            <w:shd w:val="clear" w:color="auto" w:fill="F1E4EF"/>
          </w:tcPr>
          <w:p w14:paraId="36053123" w14:textId="77777777" w:rsidR="00AD19E5" w:rsidRPr="006F0759" w:rsidRDefault="00AD19E5" w:rsidP="00AD19E5">
            <w:pPr>
              <w:pStyle w:val="TableParagraph"/>
              <w:spacing w:before="24"/>
              <w:ind w:left="116" w:right="748"/>
              <w:rPr>
                <w:sz w:val="18"/>
                <w:szCs w:val="18"/>
              </w:rPr>
            </w:pPr>
            <w:r w:rsidRPr="006F0759">
              <w:rPr>
                <w:sz w:val="18"/>
                <w:szCs w:val="18"/>
              </w:rPr>
              <w:t xml:space="preserve">Cov ntaub ntawv cob qhia, kev txhim kho txuj ci thiab cov khoom siv los muab kev pab txhawb rau </w:t>
            </w:r>
            <w:ins w:id="6347" w:author="year" w:date="2021-07-08T06:22:00Z">
              <w:r>
                <w:rPr>
                  <w:sz w:val="18"/>
                  <w:szCs w:val="18"/>
                </w:rPr>
                <w:t xml:space="preserve">thoob plaws </w:t>
              </w:r>
            </w:ins>
            <w:r w:rsidRPr="006F0759">
              <w:rPr>
                <w:sz w:val="18"/>
                <w:szCs w:val="18"/>
              </w:rPr>
              <w:t>ib cheeb tsam.</w:t>
            </w:r>
          </w:p>
        </w:tc>
        <w:tc>
          <w:tcPr>
            <w:tcW w:w="7200" w:type="dxa"/>
            <w:gridSpan w:val="2"/>
            <w:vMerge/>
            <w:tcBorders>
              <w:top w:val="nil"/>
            </w:tcBorders>
            <w:shd w:val="clear" w:color="auto" w:fill="F1E4EF"/>
          </w:tcPr>
          <w:p w14:paraId="003ACACF" w14:textId="77777777" w:rsidR="00AD19E5" w:rsidRPr="006F0759" w:rsidRDefault="00AD19E5" w:rsidP="00AD19E5">
            <w:pPr>
              <w:rPr>
                <w:sz w:val="18"/>
                <w:szCs w:val="18"/>
              </w:rPr>
            </w:pPr>
          </w:p>
        </w:tc>
      </w:tr>
      <w:tr w:rsidR="00AD19E5" w14:paraId="2BF15303" w14:textId="77777777" w:rsidTr="00AD19E5">
        <w:trPr>
          <w:trHeight w:val="936"/>
        </w:trPr>
        <w:tc>
          <w:tcPr>
            <w:tcW w:w="7200" w:type="dxa"/>
            <w:shd w:val="clear" w:color="auto" w:fill="F1E4EF"/>
          </w:tcPr>
          <w:p w14:paraId="4474DB92" w14:textId="77777777" w:rsidR="00AD19E5" w:rsidRPr="006F0759" w:rsidRDefault="00AD19E5" w:rsidP="00AD19E5">
            <w:pPr>
              <w:pStyle w:val="TableParagraph"/>
              <w:spacing w:before="118"/>
              <w:ind w:left="116" w:right="900"/>
              <w:jc w:val="both"/>
              <w:rPr>
                <w:sz w:val="18"/>
                <w:szCs w:val="18"/>
              </w:rPr>
            </w:pPr>
            <w:r w:rsidRPr="006F0759">
              <w:rPr>
                <w:sz w:val="18"/>
                <w:szCs w:val="18"/>
              </w:rPr>
              <w:t>1.15</w:t>
            </w:r>
            <w:del w:id="6348" w:author="year" w:date="2021-07-08T06:23:00Z">
              <w:r w:rsidRPr="006F0759" w:rsidDel="004C2A57">
                <w:rPr>
                  <w:sz w:val="18"/>
                  <w:szCs w:val="18"/>
                </w:rPr>
                <w:delText xml:space="preserve"> Txuas ntxiv kev pab cuam hauv chaw ua hauj lwm hauv nruab nrab</w:delText>
              </w:r>
            </w:del>
            <w:ins w:id="6349" w:author="year" w:date="2021-07-08T06:23:00Z">
              <w:r>
                <w:rPr>
                  <w:sz w:val="18"/>
                  <w:szCs w:val="18"/>
                </w:rPr>
                <w:t>Txhob nqa cov chaw ua hauj lwm loj mus ntxiv</w:t>
              </w:r>
            </w:ins>
            <w:r w:rsidRPr="006F0759">
              <w:rPr>
                <w:sz w:val="18"/>
                <w:szCs w:val="18"/>
              </w:rPr>
              <w:t xml:space="preserve">, kev cob qhia, thiab kev pab cuam ntxiv kom daws tau cov kev xav tau ntawm kev kawm ntawm txhua tus tub ntxhais kawm, nrog rau kev mob siab rau cov tub ntxhais kawm tsis </w:t>
            </w:r>
            <w:del w:id="6350" w:author="year" w:date="2021-07-08T06:25:00Z">
              <w:r w:rsidRPr="006F0759" w:rsidDel="00E373F5">
                <w:rPr>
                  <w:sz w:val="18"/>
                  <w:szCs w:val="18"/>
                </w:rPr>
                <w:delText>meej pem</w:delText>
              </w:r>
            </w:del>
            <w:ins w:id="6351" w:author="year" w:date="2021-07-08T06:25:00Z">
              <w:r>
                <w:rPr>
                  <w:sz w:val="18"/>
                  <w:szCs w:val="18"/>
                </w:rPr>
                <w:t>zoo ib yam</w:t>
              </w:r>
            </w:ins>
            <w:r w:rsidRPr="006F0759">
              <w:rPr>
                <w:sz w:val="18"/>
                <w:szCs w:val="18"/>
              </w:rPr>
              <w:t>.</w:t>
            </w:r>
          </w:p>
        </w:tc>
        <w:tc>
          <w:tcPr>
            <w:tcW w:w="3602" w:type="dxa"/>
            <w:shd w:val="clear" w:color="auto" w:fill="F1E4EF"/>
          </w:tcPr>
          <w:p w14:paraId="52184861" w14:textId="77777777" w:rsidR="00AD19E5" w:rsidRPr="006F0759" w:rsidRDefault="00AD19E5" w:rsidP="00AD19E5">
            <w:pPr>
              <w:pStyle w:val="TableParagraph"/>
              <w:spacing w:before="176"/>
              <w:ind w:left="235"/>
              <w:rPr>
                <w:sz w:val="18"/>
                <w:szCs w:val="18"/>
              </w:rPr>
            </w:pPr>
            <w:r w:rsidRPr="006F0759">
              <w:rPr>
                <w:sz w:val="18"/>
                <w:szCs w:val="18"/>
              </w:rPr>
              <w:t>1000, 2000, 3000, 4000, 5000</w:t>
            </w:r>
          </w:p>
          <w:p w14:paraId="089D9100" w14:textId="77777777" w:rsidR="00AD19E5" w:rsidRPr="006F0759" w:rsidRDefault="00AD19E5" w:rsidP="00AD19E5">
            <w:pPr>
              <w:pStyle w:val="TableParagraph"/>
              <w:spacing w:line="250" w:lineRule="atLeast"/>
              <w:ind w:left="174" w:right="1018"/>
              <w:rPr>
                <w:sz w:val="18"/>
                <w:szCs w:val="18"/>
              </w:rPr>
            </w:pPr>
            <w:r w:rsidRPr="006F0759">
              <w:rPr>
                <w:sz w:val="18"/>
                <w:szCs w:val="18"/>
              </w:rPr>
              <w:t>LCFF Txhawb Ntxiv thiab Kev Tshuaj Daws Mob $ 352,501</w:t>
            </w:r>
          </w:p>
        </w:tc>
        <w:tc>
          <w:tcPr>
            <w:tcW w:w="3598" w:type="dxa"/>
            <w:shd w:val="clear" w:color="auto" w:fill="F1E4EF"/>
          </w:tcPr>
          <w:p w14:paraId="1FD065B9" w14:textId="77777777" w:rsidR="00AD19E5" w:rsidRPr="006F0759" w:rsidRDefault="00AD19E5" w:rsidP="00AD19E5">
            <w:pPr>
              <w:pStyle w:val="TableParagraph"/>
              <w:spacing w:before="176"/>
              <w:ind w:left="178"/>
              <w:rPr>
                <w:sz w:val="18"/>
                <w:szCs w:val="18"/>
              </w:rPr>
            </w:pPr>
            <w:r w:rsidRPr="006F0759">
              <w:rPr>
                <w:sz w:val="18"/>
                <w:szCs w:val="18"/>
              </w:rPr>
              <w:t>1000, 2000, 3000, 4000, 5000</w:t>
            </w:r>
          </w:p>
          <w:p w14:paraId="18DB30F1" w14:textId="77777777" w:rsidR="00AD19E5" w:rsidRPr="006F0759" w:rsidRDefault="00AD19E5" w:rsidP="00AD19E5">
            <w:pPr>
              <w:pStyle w:val="TableParagraph"/>
              <w:spacing w:line="250" w:lineRule="atLeast"/>
              <w:ind w:left="117" w:right="1071"/>
              <w:rPr>
                <w:sz w:val="18"/>
                <w:szCs w:val="18"/>
              </w:rPr>
            </w:pPr>
            <w:r w:rsidRPr="006F0759">
              <w:rPr>
                <w:sz w:val="18"/>
                <w:szCs w:val="18"/>
              </w:rPr>
              <w:t>LCFF Txhawb Ntxiv thiab Kev Tshuaj Daws Mob $ 354,501</w:t>
            </w:r>
          </w:p>
        </w:tc>
      </w:tr>
      <w:tr w:rsidR="00AD19E5" w14:paraId="3B4F3700" w14:textId="77777777" w:rsidTr="00AD19E5">
        <w:trPr>
          <w:trHeight w:val="683"/>
        </w:trPr>
        <w:tc>
          <w:tcPr>
            <w:tcW w:w="7200" w:type="dxa"/>
            <w:shd w:val="clear" w:color="auto" w:fill="F1E4EF"/>
          </w:tcPr>
          <w:p w14:paraId="640A5C2D" w14:textId="77777777" w:rsidR="00AD19E5" w:rsidRPr="006F0759" w:rsidRDefault="00AD19E5" w:rsidP="00AD19E5">
            <w:pPr>
              <w:pStyle w:val="TableParagraph"/>
              <w:spacing w:before="118"/>
              <w:ind w:left="116"/>
              <w:rPr>
                <w:sz w:val="18"/>
                <w:szCs w:val="18"/>
              </w:rPr>
            </w:pPr>
            <w:r w:rsidRPr="006F0759">
              <w:rPr>
                <w:sz w:val="18"/>
                <w:szCs w:val="18"/>
              </w:rPr>
              <w:t xml:space="preserve">1.16 </w:t>
            </w:r>
            <w:del w:id="6352" w:author="year" w:date="2021-07-08T06:26:00Z">
              <w:r w:rsidRPr="006F0759" w:rsidDel="00E373F5">
                <w:rPr>
                  <w:sz w:val="18"/>
                  <w:szCs w:val="18"/>
                </w:rPr>
                <w:delText xml:space="preserve">Txuas ntxiv </w:delText>
              </w:r>
            </w:del>
            <w:del w:id="6353" w:author="year" w:date="2021-07-08T06:27:00Z">
              <w:r w:rsidRPr="006F0759" w:rsidDel="00E373F5">
                <w:rPr>
                  <w:sz w:val="18"/>
                  <w:szCs w:val="18"/>
                </w:rPr>
                <w:delText>qhov muab nyiaj rau cov tub ntxhais kawm ntawv mus rau lub</w:delText>
              </w:r>
            </w:del>
            <w:ins w:id="6354" w:author="year" w:date="2021-07-08T06:27:00Z">
              <w:r>
                <w:rPr>
                  <w:sz w:val="18"/>
                  <w:szCs w:val="18"/>
                </w:rPr>
                <w:t xml:space="preserve"> Muab kev pab faib cov me tub ntxhais kawm mus rau cov </w:t>
              </w:r>
            </w:ins>
            <w:ins w:id="6355" w:author="year" w:date="2021-07-08T06:28:00Z">
              <w:r>
                <w:rPr>
                  <w:sz w:val="18"/>
                  <w:szCs w:val="18"/>
                </w:rPr>
                <w:t xml:space="preserve"> </w:t>
              </w:r>
            </w:ins>
            <w:del w:id="6356" w:author="year" w:date="2021-07-08T06:27:00Z">
              <w:r w:rsidRPr="006F0759" w:rsidDel="00E373F5">
                <w:rPr>
                  <w:sz w:val="18"/>
                  <w:szCs w:val="18"/>
                </w:rPr>
                <w:delText xml:space="preserve"> </w:delText>
              </w:r>
            </w:del>
            <w:r w:rsidRPr="006F0759">
              <w:rPr>
                <w:sz w:val="18"/>
                <w:szCs w:val="18"/>
              </w:rPr>
              <w:t>tsev kawm ntawv</w:t>
            </w:r>
            <w:ins w:id="6357" w:author="year" w:date="2021-07-08T06:29:00Z">
              <w:r>
                <w:rPr>
                  <w:sz w:val="18"/>
                  <w:szCs w:val="18"/>
                </w:rPr>
                <w:t xml:space="preserve"> yam tsis tua ncua</w:t>
              </w:r>
            </w:ins>
            <w:r w:rsidRPr="006F0759">
              <w:rPr>
                <w:sz w:val="18"/>
                <w:szCs w:val="18"/>
              </w:rPr>
              <w:t xml:space="preserve"> </w:t>
            </w:r>
            <w:ins w:id="6358" w:author="year" w:date="2021-07-08T06:30:00Z">
              <w:r>
                <w:rPr>
                  <w:sz w:val="18"/>
                  <w:szCs w:val="18"/>
                </w:rPr>
                <w:t xml:space="preserve">kom cov hauj lwm ntawm tsev kawm mus tau hnub dhau hnub. </w:t>
              </w:r>
            </w:ins>
            <w:del w:id="6359" w:author="year" w:date="2021-07-08T06:31:00Z">
              <w:r w:rsidRPr="006F0759" w:rsidDel="00E373F5">
                <w:rPr>
                  <w:sz w:val="18"/>
                  <w:szCs w:val="18"/>
                </w:rPr>
                <w:delText>los tuav Hnub ua hauj lwm ntawm tsev kawm ntawv.</w:delText>
              </w:r>
            </w:del>
          </w:p>
        </w:tc>
        <w:tc>
          <w:tcPr>
            <w:tcW w:w="3602" w:type="dxa"/>
            <w:shd w:val="clear" w:color="auto" w:fill="F1E4EF"/>
          </w:tcPr>
          <w:p w14:paraId="7C7F0C20" w14:textId="77777777" w:rsidR="00AD19E5" w:rsidRPr="006F0759" w:rsidRDefault="00AD19E5" w:rsidP="00AD19E5">
            <w:pPr>
              <w:pStyle w:val="TableParagraph"/>
              <w:spacing w:before="176"/>
              <w:ind w:left="235"/>
              <w:rPr>
                <w:sz w:val="18"/>
                <w:szCs w:val="18"/>
              </w:rPr>
            </w:pPr>
            <w:r w:rsidRPr="006F0759">
              <w:rPr>
                <w:sz w:val="18"/>
                <w:szCs w:val="18"/>
              </w:rPr>
              <w:t>1000, 2000, 3000, 4000, 5000,</w:t>
            </w:r>
          </w:p>
          <w:p w14:paraId="31012967" w14:textId="77777777" w:rsidR="00AD19E5" w:rsidRPr="006F0759" w:rsidRDefault="00AD19E5" w:rsidP="00AD19E5">
            <w:pPr>
              <w:pStyle w:val="TableParagraph"/>
              <w:spacing w:line="235" w:lineRule="exact"/>
              <w:ind w:left="174"/>
              <w:rPr>
                <w:sz w:val="18"/>
                <w:szCs w:val="18"/>
              </w:rPr>
            </w:pPr>
            <w:r w:rsidRPr="006F0759">
              <w:rPr>
                <w:sz w:val="18"/>
                <w:szCs w:val="18"/>
              </w:rPr>
              <w:t>6000 LCFF Qauv $ 3,152,404</w:t>
            </w:r>
          </w:p>
        </w:tc>
        <w:tc>
          <w:tcPr>
            <w:tcW w:w="3598" w:type="dxa"/>
            <w:shd w:val="clear" w:color="auto" w:fill="F1E4EF"/>
          </w:tcPr>
          <w:p w14:paraId="149E1EF9" w14:textId="77777777" w:rsidR="00AD19E5" w:rsidRPr="006F0759" w:rsidRDefault="00AD19E5" w:rsidP="00AD19E5">
            <w:pPr>
              <w:pStyle w:val="TableParagraph"/>
              <w:spacing w:before="176"/>
              <w:ind w:left="178"/>
              <w:rPr>
                <w:sz w:val="18"/>
                <w:szCs w:val="18"/>
              </w:rPr>
            </w:pPr>
            <w:r w:rsidRPr="006F0759">
              <w:rPr>
                <w:sz w:val="18"/>
                <w:szCs w:val="18"/>
              </w:rPr>
              <w:t>1000, 2000, 3000, 4000, 5000,</w:t>
            </w:r>
          </w:p>
          <w:p w14:paraId="11170609" w14:textId="77777777" w:rsidR="00AD19E5" w:rsidRPr="006F0759" w:rsidRDefault="00AD19E5" w:rsidP="00AD19E5">
            <w:pPr>
              <w:pStyle w:val="TableParagraph"/>
              <w:spacing w:line="235" w:lineRule="exact"/>
              <w:ind w:left="117"/>
              <w:rPr>
                <w:sz w:val="18"/>
                <w:szCs w:val="18"/>
              </w:rPr>
            </w:pPr>
            <w:r w:rsidRPr="006F0759">
              <w:rPr>
                <w:sz w:val="18"/>
                <w:szCs w:val="18"/>
              </w:rPr>
              <w:t>6000 LCFF Qauv $ 2,541,863</w:t>
            </w:r>
          </w:p>
        </w:tc>
      </w:tr>
      <w:tr w:rsidR="00AD19E5" w14:paraId="6CF3AB64" w14:textId="77777777" w:rsidTr="00AD19E5">
        <w:trPr>
          <w:trHeight w:val="936"/>
        </w:trPr>
        <w:tc>
          <w:tcPr>
            <w:tcW w:w="7200" w:type="dxa"/>
            <w:shd w:val="clear" w:color="auto" w:fill="F1E4EF"/>
          </w:tcPr>
          <w:p w14:paraId="68FDC986" w14:textId="77777777" w:rsidR="00AD19E5" w:rsidRPr="006F0759" w:rsidRDefault="00AD19E5" w:rsidP="00AD19E5">
            <w:pPr>
              <w:pStyle w:val="TableParagraph"/>
              <w:spacing w:before="118"/>
              <w:ind w:left="116" w:right="76"/>
              <w:rPr>
                <w:sz w:val="18"/>
                <w:szCs w:val="18"/>
              </w:rPr>
            </w:pPr>
            <w:r w:rsidRPr="006F0759">
              <w:rPr>
                <w:sz w:val="18"/>
                <w:szCs w:val="18"/>
              </w:rPr>
              <w:t xml:space="preserve">1.17 Cov nyiaj pab ntxiv </w:t>
            </w:r>
            <w:ins w:id="6360" w:author="year" w:date="2021-07-08T06:34:00Z">
              <w:r>
                <w:rPr>
                  <w:sz w:val="18"/>
                  <w:szCs w:val="18"/>
                </w:rPr>
                <w:t xml:space="preserve">raug faib mus rau cov tsev kawm raws li cov tub ntxhais kawm kom txhawb nqa kev siv zog txhim kho kev kawm rau cov pab pawg me. </w:t>
              </w:r>
            </w:ins>
            <w:del w:id="6361" w:author="year" w:date="2021-07-08T06:38:00Z">
              <w:r w:rsidRPr="006F0759" w:rsidDel="00EC4D67">
                <w:rPr>
                  <w:sz w:val="18"/>
                  <w:szCs w:val="18"/>
                </w:rPr>
                <w:delText>rau cov tsev kawm ntawv raws li lawv cov tub ntxhais kawm tsis muaj kev pab cuam los txhawb rau kev txhim kho kev kawm rau cov pab pawg me.</w:delText>
              </w:r>
            </w:del>
          </w:p>
        </w:tc>
        <w:tc>
          <w:tcPr>
            <w:tcW w:w="3602" w:type="dxa"/>
            <w:shd w:val="clear" w:color="auto" w:fill="F1E4EF"/>
          </w:tcPr>
          <w:p w14:paraId="6B29014E" w14:textId="77777777" w:rsidR="00AD19E5" w:rsidRPr="006F0759" w:rsidRDefault="00AD19E5" w:rsidP="00AD19E5">
            <w:pPr>
              <w:pStyle w:val="TableParagraph"/>
              <w:spacing w:before="176"/>
              <w:ind w:left="235"/>
              <w:rPr>
                <w:sz w:val="18"/>
                <w:szCs w:val="18"/>
              </w:rPr>
            </w:pPr>
            <w:r w:rsidRPr="006F0759">
              <w:rPr>
                <w:sz w:val="18"/>
                <w:szCs w:val="18"/>
              </w:rPr>
              <w:t>2000, 3000, 4000, 5000 LCFF</w:t>
            </w:r>
          </w:p>
          <w:p w14:paraId="1F23EF32" w14:textId="77777777" w:rsidR="00AD19E5" w:rsidRPr="006F0759" w:rsidRDefault="00AD19E5" w:rsidP="00AD19E5">
            <w:pPr>
              <w:pStyle w:val="TableParagraph"/>
              <w:ind w:left="174"/>
              <w:rPr>
                <w:sz w:val="18"/>
                <w:szCs w:val="18"/>
              </w:rPr>
            </w:pPr>
            <w:r w:rsidRPr="006F0759">
              <w:rPr>
                <w:sz w:val="18"/>
                <w:szCs w:val="18"/>
              </w:rPr>
              <w:t>Txhawb Ntxiv thiab Kev Tshuaj Daws Mob</w:t>
            </w:r>
          </w:p>
          <w:p w14:paraId="409C0D55" w14:textId="77777777" w:rsidR="00AD19E5" w:rsidRPr="006F0759" w:rsidRDefault="00AD19E5" w:rsidP="00AD19E5">
            <w:pPr>
              <w:pStyle w:val="TableParagraph"/>
              <w:spacing w:line="235" w:lineRule="exact"/>
              <w:ind w:left="174"/>
              <w:rPr>
                <w:sz w:val="18"/>
                <w:szCs w:val="18"/>
              </w:rPr>
            </w:pPr>
            <w:r w:rsidRPr="006F0759">
              <w:rPr>
                <w:sz w:val="18"/>
                <w:szCs w:val="18"/>
              </w:rPr>
              <w:t>$ 2,267,552</w:t>
            </w:r>
          </w:p>
        </w:tc>
        <w:tc>
          <w:tcPr>
            <w:tcW w:w="3598" w:type="dxa"/>
            <w:shd w:val="clear" w:color="auto" w:fill="F1E4EF"/>
          </w:tcPr>
          <w:p w14:paraId="3DB84A40" w14:textId="77777777" w:rsidR="00AD19E5" w:rsidRPr="006F0759" w:rsidRDefault="00AD19E5" w:rsidP="00AD19E5">
            <w:pPr>
              <w:pStyle w:val="TableParagraph"/>
              <w:spacing w:before="176"/>
              <w:ind w:left="178"/>
              <w:rPr>
                <w:sz w:val="18"/>
                <w:szCs w:val="18"/>
              </w:rPr>
            </w:pPr>
            <w:r w:rsidRPr="006F0759">
              <w:rPr>
                <w:sz w:val="18"/>
                <w:szCs w:val="18"/>
              </w:rPr>
              <w:t>2000, 3000, 4000, 5000 LCFF</w:t>
            </w:r>
          </w:p>
          <w:p w14:paraId="620540F4" w14:textId="77777777" w:rsidR="00AD19E5" w:rsidRPr="006F0759" w:rsidRDefault="00AD19E5" w:rsidP="00AD19E5">
            <w:pPr>
              <w:pStyle w:val="TableParagraph"/>
              <w:ind w:left="117"/>
              <w:rPr>
                <w:sz w:val="18"/>
                <w:szCs w:val="18"/>
              </w:rPr>
            </w:pPr>
            <w:r w:rsidRPr="006F0759">
              <w:rPr>
                <w:sz w:val="18"/>
                <w:szCs w:val="18"/>
              </w:rPr>
              <w:t>Txhawb Ntxiv thiab Kev Tshuaj Daws Mob</w:t>
            </w:r>
          </w:p>
          <w:p w14:paraId="7E99CA52" w14:textId="77777777" w:rsidR="00AD19E5" w:rsidRPr="006F0759" w:rsidRDefault="00AD19E5" w:rsidP="00AD19E5">
            <w:pPr>
              <w:pStyle w:val="TableParagraph"/>
              <w:spacing w:line="235" w:lineRule="exact"/>
              <w:ind w:left="117"/>
              <w:rPr>
                <w:sz w:val="18"/>
                <w:szCs w:val="18"/>
              </w:rPr>
            </w:pPr>
            <w:r w:rsidRPr="006F0759">
              <w:rPr>
                <w:sz w:val="18"/>
                <w:szCs w:val="18"/>
              </w:rPr>
              <w:t>$ 1,606,623</w:t>
            </w:r>
          </w:p>
        </w:tc>
      </w:tr>
      <w:tr w:rsidR="00AD19E5" w14:paraId="1CF37DDD" w14:textId="77777777" w:rsidTr="00AD19E5">
        <w:trPr>
          <w:trHeight w:val="932"/>
        </w:trPr>
        <w:tc>
          <w:tcPr>
            <w:tcW w:w="7200" w:type="dxa"/>
            <w:vMerge w:val="restart"/>
            <w:shd w:val="clear" w:color="auto" w:fill="F1E4EF"/>
          </w:tcPr>
          <w:p w14:paraId="5B03020E" w14:textId="77777777" w:rsidR="00AD19E5" w:rsidRPr="006F0759" w:rsidRDefault="00AD19E5" w:rsidP="00AD19E5">
            <w:pPr>
              <w:pStyle w:val="TableParagraph"/>
              <w:spacing w:before="118"/>
              <w:ind w:left="116" w:right="89"/>
              <w:rPr>
                <w:sz w:val="18"/>
                <w:szCs w:val="18"/>
              </w:rPr>
            </w:pPr>
            <w:r w:rsidRPr="006F0759">
              <w:rPr>
                <w:sz w:val="18"/>
                <w:szCs w:val="18"/>
              </w:rPr>
              <w:t xml:space="preserve">1.18 Cov kev pab cuam tseem ceeb rau txhua Tus Kawm Lus Askiv K-12 yog </w:t>
            </w:r>
            <w:del w:id="6362" w:author="year" w:date="2021-07-08T06:40:00Z">
              <w:r w:rsidRPr="006F0759" w:rsidDel="00EC4D67">
                <w:rPr>
                  <w:sz w:val="18"/>
                  <w:szCs w:val="18"/>
                </w:rPr>
                <w:delText xml:space="preserve">npaj </w:delText>
              </w:r>
            </w:del>
            <w:ins w:id="6363" w:author="year" w:date="2021-07-08T06:40:00Z">
              <w:r>
                <w:rPr>
                  <w:sz w:val="18"/>
                  <w:szCs w:val="18"/>
                </w:rPr>
                <w:t>tsim</w:t>
              </w:r>
              <w:r w:rsidRPr="006F0759">
                <w:rPr>
                  <w:sz w:val="18"/>
                  <w:szCs w:val="18"/>
                </w:rPr>
                <w:t xml:space="preserve"> </w:t>
              </w:r>
            </w:ins>
            <w:r w:rsidRPr="006F0759">
              <w:rPr>
                <w:sz w:val="18"/>
                <w:szCs w:val="18"/>
              </w:rPr>
              <w:t xml:space="preserve">los ntawm </w:t>
            </w:r>
            <w:ins w:id="6364" w:author="year" w:date="2021-07-08T06:41:00Z">
              <w:r>
                <w:rPr>
                  <w:sz w:val="18"/>
                  <w:szCs w:val="18"/>
                </w:rPr>
                <w:t xml:space="preserve">tus quav chav kawm </w:t>
              </w:r>
            </w:ins>
            <w:r w:rsidRPr="006F0759">
              <w:rPr>
                <w:sz w:val="18"/>
                <w:szCs w:val="18"/>
              </w:rPr>
              <w:t>ELD</w:t>
            </w:r>
            <w:del w:id="6365" w:author="year" w:date="2021-07-08T06:41:00Z">
              <w:r w:rsidRPr="006F0759" w:rsidDel="00EC4D67">
                <w:rPr>
                  <w:sz w:val="18"/>
                  <w:szCs w:val="18"/>
                </w:rPr>
                <w:delText xml:space="preserve"> cov qauv kawm</w:delText>
              </w:r>
            </w:del>
            <w:r w:rsidRPr="006F0759">
              <w:rPr>
                <w:sz w:val="18"/>
                <w:szCs w:val="18"/>
              </w:rPr>
              <w:t xml:space="preserve">, cov xib fwb muaj ntawv qhia, thiab cov ntaub ntawv kawm uas tsim nyog. </w:t>
            </w:r>
            <w:ins w:id="6366" w:author="year" w:date="2021-07-08T06:43:00Z">
              <w:r>
                <w:rPr>
                  <w:sz w:val="18"/>
                  <w:szCs w:val="18"/>
                </w:rPr>
                <w:t xml:space="preserve">Tus nqi </w:t>
              </w:r>
            </w:ins>
            <w:ins w:id="6367" w:author="year" w:date="2021-07-08T06:44:00Z">
              <w:r>
                <w:rPr>
                  <w:sz w:val="18"/>
                  <w:szCs w:val="18"/>
                </w:rPr>
                <w:t xml:space="preserve">qis tshaj </w:t>
              </w:r>
            </w:ins>
            <w:ins w:id="6368" w:author="year" w:date="2021-07-08T06:43:00Z">
              <w:r>
                <w:rPr>
                  <w:sz w:val="18"/>
                  <w:szCs w:val="18"/>
                </w:rPr>
                <w:t xml:space="preserve">ntawm cov </w:t>
              </w:r>
            </w:ins>
            <w:del w:id="6369" w:author="year" w:date="2021-07-08T06:43:00Z">
              <w:r w:rsidRPr="006F0759" w:rsidDel="00EC4D67">
                <w:rPr>
                  <w:sz w:val="18"/>
                  <w:szCs w:val="18"/>
                </w:rPr>
                <w:delText>Cov</w:delText>
              </w:r>
            </w:del>
            <w:r w:rsidRPr="006F0759">
              <w:rPr>
                <w:sz w:val="18"/>
                <w:szCs w:val="18"/>
              </w:rPr>
              <w:t xml:space="preserve"> kev pab cuam </w:t>
            </w:r>
            <w:ins w:id="6370" w:author="year" w:date="2021-07-08T06:44:00Z">
              <w:r>
                <w:rPr>
                  <w:sz w:val="18"/>
                  <w:szCs w:val="18"/>
                </w:rPr>
                <w:t xml:space="preserve">yog </w:t>
              </w:r>
            </w:ins>
            <w:del w:id="6371" w:author="year" w:date="2021-07-08T06:43:00Z">
              <w:r w:rsidRPr="006F0759" w:rsidDel="00AE1162">
                <w:rPr>
                  <w:sz w:val="18"/>
                  <w:szCs w:val="18"/>
                </w:rPr>
                <w:delText xml:space="preserve">tseem ceeb </w:delText>
              </w:r>
            </w:del>
            <w:del w:id="6372" w:author="year" w:date="2021-07-08T06:44:00Z">
              <w:r w:rsidRPr="006F0759" w:rsidDel="00AE1162">
                <w:rPr>
                  <w:sz w:val="18"/>
                  <w:szCs w:val="18"/>
                </w:rPr>
                <w:delText xml:space="preserve">yog nyob rau hauv </w:delText>
              </w:r>
            </w:del>
            <w:r w:rsidRPr="006F0759">
              <w:rPr>
                <w:sz w:val="18"/>
                <w:szCs w:val="18"/>
              </w:rPr>
              <w:t>1.20 thiab 1.25.</w:t>
            </w:r>
          </w:p>
          <w:p w14:paraId="1D72AE20" w14:textId="77777777" w:rsidR="00AD19E5" w:rsidRPr="006F0759" w:rsidRDefault="00AD19E5" w:rsidP="00AD19E5">
            <w:pPr>
              <w:pStyle w:val="TableParagraph"/>
              <w:rPr>
                <w:b/>
                <w:sz w:val="18"/>
                <w:szCs w:val="18"/>
              </w:rPr>
            </w:pPr>
          </w:p>
          <w:p w14:paraId="538ECFB3" w14:textId="77777777" w:rsidR="00AD19E5" w:rsidRPr="006F0759" w:rsidRDefault="00AD19E5" w:rsidP="00AD19E5">
            <w:pPr>
              <w:pStyle w:val="TableParagraph"/>
              <w:ind w:left="116" w:right="418"/>
              <w:rPr>
                <w:sz w:val="18"/>
                <w:szCs w:val="18"/>
              </w:rPr>
            </w:pPr>
            <w:r w:rsidRPr="006F0759">
              <w:rPr>
                <w:sz w:val="18"/>
                <w:szCs w:val="18"/>
              </w:rPr>
              <w:t>Cov khoos kas thiab kev ua si kom muaj kev nce qib EL nkag mus rau cov ntsiab lus kawm nyuaj, suav nrog cov chav kawm npaj rau tsev kawm qib nrab thiab qib siab ntxiv.</w:t>
            </w:r>
          </w:p>
        </w:tc>
        <w:tc>
          <w:tcPr>
            <w:tcW w:w="3602" w:type="dxa"/>
            <w:tcBorders>
              <w:bottom w:val="nil"/>
            </w:tcBorders>
            <w:shd w:val="clear" w:color="auto" w:fill="F1E4EF"/>
          </w:tcPr>
          <w:p w14:paraId="28C2EA35" w14:textId="77777777" w:rsidR="00AD19E5" w:rsidRPr="006F0759" w:rsidRDefault="00AD19E5" w:rsidP="00AD19E5">
            <w:pPr>
              <w:pStyle w:val="TableParagraph"/>
              <w:spacing w:before="176"/>
              <w:ind w:left="235"/>
              <w:rPr>
                <w:sz w:val="18"/>
                <w:szCs w:val="18"/>
              </w:rPr>
            </w:pPr>
            <w:r w:rsidRPr="006F0759">
              <w:rPr>
                <w:sz w:val="18"/>
                <w:szCs w:val="18"/>
              </w:rPr>
              <w:t>1000, 2000, 3000, 4000, 5000</w:t>
            </w:r>
          </w:p>
          <w:p w14:paraId="589FC779" w14:textId="77777777" w:rsidR="00AD19E5" w:rsidRPr="006F0759" w:rsidRDefault="00AD19E5" w:rsidP="00AD19E5">
            <w:pPr>
              <w:pStyle w:val="TableParagraph"/>
              <w:spacing w:line="250" w:lineRule="atLeast"/>
              <w:ind w:left="174" w:right="871"/>
              <w:rPr>
                <w:sz w:val="18"/>
                <w:szCs w:val="18"/>
              </w:rPr>
            </w:pPr>
            <w:r w:rsidRPr="006F0759">
              <w:rPr>
                <w:sz w:val="18"/>
                <w:szCs w:val="18"/>
              </w:rPr>
              <w:t>LCFF Txhawb Ntxiv thiab Kev Tshuaj Daws Mob $ 4,336,456</w:t>
            </w:r>
          </w:p>
        </w:tc>
        <w:tc>
          <w:tcPr>
            <w:tcW w:w="3598" w:type="dxa"/>
            <w:tcBorders>
              <w:bottom w:val="nil"/>
            </w:tcBorders>
            <w:shd w:val="clear" w:color="auto" w:fill="F1E4EF"/>
          </w:tcPr>
          <w:p w14:paraId="04B44D18" w14:textId="77777777" w:rsidR="00AD19E5" w:rsidRPr="006F0759" w:rsidRDefault="00AD19E5" w:rsidP="00AD19E5">
            <w:pPr>
              <w:pStyle w:val="TableParagraph"/>
              <w:spacing w:before="176"/>
              <w:ind w:left="178"/>
              <w:rPr>
                <w:sz w:val="18"/>
                <w:szCs w:val="18"/>
              </w:rPr>
            </w:pPr>
            <w:r w:rsidRPr="006F0759">
              <w:rPr>
                <w:sz w:val="18"/>
                <w:szCs w:val="18"/>
              </w:rPr>
              <w:t>1000, 2000, 3000, 4000, 5000</w:t>
            </w:r>
          </w:p>
          <w:p w14:paraId="13FE46EC" w14:textId="77777777" w:rsidR="00AD19E5" w:rsidRPr="006F0759" w:rsidRDefault="00AD19E5" w:rsidP="00AD19E5">
            <w:pPr>
              <w:pStyle w:val="TableParagraph"/>
              <w:spacing w:line="250" w:lineRule="atLeast"/>
              <w:ind w:left="117" w:right="924"/>
              <w:rPr>
                <w:sz w:val="18"/>
                <w:szCs w:val="18"/>
              </w:rPr>
            </w:pPr>
            <w:r w:rsidRPr="006F0759">
              <w:rPr>
                <w:sz w:val="18"/>
                <w:szCs w:val="18"/>
              </w:rPr>
              <w:t>LCFF Txhawb Ntxiv thiab Kev Tshuaj Daws Mob $ 3,345,468</w:t>
            </w:r>
          </w:p>
        </w:tc>
      </w:tr>
      <w:tr w:rsidR="00AD19E5" w14:paraId="48754401" w14:textId="77777777" w:rsidTr="00AD19E5">
        <w:trPr>
          <w:trHeight w:val="1486"/>
        </w:trPr>
        <w:tc>
          <w:tcPr>
            <w:tcW w:w="7200" w:type="dxa"/>
            <w:vMerge/>
            <w:tcBorders>
              <w:top w:val="nil"/>
            </w:tcBorders>
            <w:shd w:val="clear" w:color="auto" w:fill="F1E4EF"/>
          </w:tcPr>
          <w:p w14:paraId="44304E9E" w14:textId="77777777" w:rsidR="00AD19E5" w:rsidRPr="006F0759" w:rsidRDefault="00AD19E5" w:rsidP="00AD19E5">
            <w:pPr>
              <w:rPr>
                <w:sz w:val="18"/>
                <w:szCs w:val="18"/>
              </w:rPr>
            </w:pPr>
          </w:p>
        </w:tc>
        <w:tc>
          <w:tcPr>
            <w:tcW w:w="7200" w:type="dxa"/>
            <w:gridSpan w:val="2"/>
            <w:tcBorders>
              <w:top w:val="nil"/>
            </w:tcBorders>
            <w:shd w:val="clear" w:color="auto" w:fill="F1E4EF"/>
          </w:tcPr>
          <w:p w14:paraId="0C44DA3E" w14:textId="77777777" w:rsidR="00AD19E5" w:rsidRPr="006F0759" w:rsidRDefault="00AD19E5" w:rsidP="00AD19E5">
            <w:pPr>
              <w:pStyle w:val="TableParagraph"/>
              <w:rPr>
                <w:rFonts w:ascii="Times New Roman"/>
                <w:sz w:val="18"/>
                <w:szCs w:val="18"/>
              </w:rPr>
            </w:pPr>
          </w:p>
        </w:tc>
      </w:tr>
    </w:tbl>
    <w:p w14:paraId="55BEBF24" w14:textId="77777777" w:rsidR="00AD19E5" w:rsidRDefault="00AD19E5" w:rsidP="00AD19E5">
      <w:pPr>
        <w:rPr>
          <w:rFonts w:ascii="Times New Roman"/>
          <w:sz w:val="20"/>
        </w:rPr>
        <w:sectPr w:rsidR="00AD19E5">
          <w:pgSz w:w="15840" w:h="12240" w:orient="landscape"/>
          <w:pgMar w:top="720" w:right="600" w:bottom="720" w:left="600" w:header="0" w:footer="528" w:gutter="0"/>
          <w:cols w:space="720"/>
        </w:sectPr>
      </w:pPr>
    </w:p>
    <w:tbl>
      <w:tblPr>
        <w:tblW w:w="0" w:type="auto"/>
        <w:tblInd w:w="121" w:type="dxa"/>
        <w:tblBorders>
          <w:top w:val="single" w:sz="2" w:space="0" w:color="D5ABFF"/>
          <w:left w:val="single" w:sz="2" w:space="0" w:color="D5ABFF"/>
          <w:bottom w:val="single" w:sz="2" w:space="0" w:color="D5ABFF"/>
          <w:right w:val="single" w:sz="2" w:space="0" w:color="D5ABFF"/>
          <w:insideH w:val="single" w:sz="2" w:space="0" w:color="D5ABFF"/>
          <w:insideV w:val="single" w:sz="2" w:space="0" w:color="D5ABFF"/>
        </w:tblBorders>
        <w:tblLayout w:type="fixed"/>
        <w:tblCellMar>
          <w:left w:w="0" w:type="dxa"/>
          <w:right w:w="0" w:type="dxa"/>
        </w:tblCellMar>
        <w:tblLook w:val="01E0" w:firstRow="1" w:lastRow="1" w:firstColumn="1" w:lastColumn="1" w:noHBand="0" w:noVBand="0"/>
      </w:tblPr>
      <w:tblGrid>
        <w:gridCol w:w="7200"/>
        <w:gridCol w:w="3601"/>
        <w:gridCol w:w="3598"/>
      </w:tblGrid>
      <w:tr w:rsidR="00AD19E5" w14:paraId="23C12D07" w14:textId="77777777" w:rsidTr="00AD19E5">
        <w:trPr>
          <w:trHeight w:val="609"/>
        </w:trPr>
        <w:tc>
          <w:tcPr>
            <w:tcW w:w="7200" w:type="dxa"/>
          </w:tcPr>
          <w:p w14:paraId="11B7ADAF" w14:textId="77777777" w:rsidR="00AD19E5" w:rsidRDefault="00AD19E5" w:rsidP="00AD19E5">
            <w:pPr>
              <w:pStyle w:val="TableParagraph"/>
              <w:spacing w:before="58" w:line="270" w:lineRule="atLeast"/>
              <w:ind w:right="2626"/>
              <w:rPr>
                <w:b/>
                <w:sz w:val="24"/>
              </w:rPr>
            </w:pPr>
            <w:r w:rsidRPr="00B26303">
              <w:rPr>
                <w:b/>
                <w:sz w:val="19"/>
                <w:szCs w:val="19"/>
              </w:rPr>
              <w:lastRenderedPageBreak/>
              <w:t>Cov Kev Npaj Kev Ua/Kev Pab cuam</w:t>
            </w:r>
          </w:p>
        </w:tc>
        <w:tc>
          <w:tcPr>
            <w:tcW w:w="3601" w:type="dxa"/>
          </w:tcPr>
          <w:p w14:paraId="4E8ED1BD" w14:textId="77777777" w:rsidR="00AD19E5" w:rsidRDefault="00AD19E5" w:rsidP="00AD19E5">
            <w:pPr>
              <w:pStyle w:val="TableParagraph"/>
              <w:spacing w:before="58" w:line="270" w:lineRule="atLeast"/>
              <w:ind w:right="1016"/>
              <w:rPr>
                <w:b/>
                <w:sz w:val="24"/>
              </w:rPr>
            </w:pPr>
            <w:r w:rsidRPr="00B26303">
              <w:rPr>
                <w:b/>
                <w:sz w:val="19"/>
                <w:szCs w:val="19"/>
              </w:rPr>
              <w:t>Kev Siv Pob Nyiaj</w:t>
            </w:r>
          </w:p>
        </w:tc>
        <w:tc>
          <w:tcPr>
            <w:tcW w:w="3598" w:type="dxa"/>
          </w:tcPr>
          <w:p w14:paraId="58111E38" w14:textId="77777777" w:rsidR="00AD19E5" w:rsidRDefault="00AD19E5" w:rsidP="00AD19E5">
            <w:pPr>
              <w:pStyle w:val="TableParagraph"/>
              <w:spacing w:before="58" w:line="270" w:lineRule="atLeast"/>
              <w:ind w:right="1014"/>
              <w:rPr>
                <w:b/>
                <w:sz w:val="24"/>
              </w:rPr>
            </w:pPr>
            <w:r w:rsidRPr="00B26303">
              <w:rPr>
                <w:b/>
                <w:sz w:val="19"/>
                <w:szCs w:val="19"/>
              </w:rPr>
              <w:t>Kev Siv Nyiaj Tiag</w:t>
            </w:r>
          </w:p>
        </w:tc>
      </w:tr>
      <w:tr w:rsidR="00AD19E5" w14:paraId="131432EF" w14:textId="77777777" w:rsidTr="00AD19E5">
        <w:trPr>
          <w:trHeight w:val="2530"/>
        </w:trPr>
        <w:tc>
          <w:tcPr>
            <w:tcW w:w="7200" w:type="dxa"/>
            <w:shd w:val="clear" w:color="auto" w:fill="F1E4EF"/>
          </w:tcPr>
          <w:p w14:paraId="44E9217C" w14:textId="77777777" w:rsidR="00AD19E5" w:rsidRPr="00660590" w:rsidRDefault="00AD19E5" w:rsidP="00AD19E5">
            <w:pPr>
              <w:pStyle w:val="TableParagraph"/>
              <w:spacing w:before="58"/>
              <w:ind w:left="116" w:right="51"/>
              <w:rPr>
                <w:sz w:val="18"/>
                <w:szCs w:val="18"/>
              </w:rPr>
            </w:pPr>
            <w:r w:rsidRPr="00660590">
              <w:rPr>
                <w:sz w:val="18"/>
                <w:szCs w:val="18"/>
              </w:rPr>
              <w:t xml:space="preserve">Cov kev pab rau EL yog saib los ntawm txhua tus EL tau raug tshuaj ntsuas yam tsim nyog nyob rau ib xyoos ib zaug (ib qho zuj zus), thiab </w:t>
            </w:r>
            <w:del w:id="6373" w:author="year" w:date="2021-07-08T06:48:00Z">
              <w:r w:rsidRPr="00660590" w:rsidDel="00AE1162">
                <w:rPr>
                  <w:sz w:val="18"/>
                  <w:szCs w:val="18"/>
                </w:rPr>
                <w:delText>ib txwm muaj</w:delText>
              </w:r>
            </w:del>
            <w:ins w:id="6374" w:author="year" w:date="2021-07-08T06:48:00Z">
              <w:r>
                <w:rPr>
                  <w:sz w:val="18"/>
                  <w:szCs w:val="18"/>
                </w:rPr>
                <w:t>kev tsis tu ncua</w:t>
              </w:r>
            </w:ins>
            <w:r w:rsidRPr="00660590">
              <w:rPr>
                <w:sz w:val="18"/>
                <w:szCs w:val="18"/>
              </w:rPr>
              <w:t xml:space="preserve"> (cov qauv) ntawm kev txhim kho </w:t>
            </w:r>
            <w:del w:id="6375" w:author="year" w:date="2021-07-08T06:49:00Z">
              <w:r w:rsidRPr="00660590" w:rsidDel="00AE1162">
                <w:rPr>
                  <w:sz w:val="18"/>
                  <w:szCs w:val="18"/>
                </w:rPr>
                <w:delText>hom lus</w:delText>
              </w:r>
            </w:del>
            <w:ins w:id="6376" w:author="year" w:date="2021-07-08T06:49:00Z">
              <w:r>
                <w:rPr>
                  <w:sz w:val="18"/>
                  <w:szCs w:val="18"/>
                </w:rPr>
                <w:t xml:space="preserve">hus hais </w:t>
              </w:r>
            </w:ins>
            <w:r w:rsidRPr="00660590">
              <w:rPr>
                <w:sz w:val="18"/>
                <w:szCs w:val="18"/>
              </w:rPr>
              <w:t xml:space="preserve"> thiab raug muab tso rau hauv cov kev kawm uas tsim nyog. Qhov no yog </w:t>
            </w:r>
            <w:del w:id="6377" w:author="year" w:date="2021-07-08T06:50:00Z">
              <w:r w:rsidRPr="00660590" w:rsidDel="00AE1162">
                <w:rPr>
                  <w:sz w:val="18"/>
                  <w:szCs w:val="18"/>
                </w:rPr>
                <w:delText xml:space="preserve">yooj yim </w:delText>
              </w:r>
            </w:del>
            <w:ins w:id="6378" w:author="year" w:date="2021-07-08T06:50:00Z">
              <w:r>
                <w:rPr>
                  <w:sz w:val="18"/>
                  <w:szCs w:val="18"/>
                </w:rPr>
                <w:t xml:space="preserve">tau txais kev pab </w:t>
              </w:r>
            </w:ins>
            <w:r w:rsidRPr="00660590">
              <w:rPr>
                <w:sz w:val="18"/>
                <w:szCs w:val="18"/>
              </w:rPr>
              <w:t>los ntawm kev koom tes nrog cov hauj lwm hauv qab no:</w:t>
            </w:r>
          </w:p>
          <w:p w14:paraId="3EB677E0" w14:textId="77777777" w:rsidR="00AD19E5" w:rsidRPr="00660590" w:rsidRDefault="00AD19E5" w:rsidP="00AD19E5">
            <w:pPr>
              <w:pStyle w:val="TableParagraph"/>
              <w:numPr>
                <w:ilvl w:val="0"/>
                <w:numId w:val="14"/>
              </w:numPr>
              <w:tabs>
                <w:tab w:val="left" w:pos="777"/>
                <w:tab w:val="left" w:pos="778"/>
              </w:tabs>
              <w:spacing w:before="60"/>
              <w:ind w:left="837" w:right="814" w:hanging="360"/>
              <w:rPr>
                <w:sz w:val="18"/>
                <w:szCs w:val="18"/>
              </w:rPr>
            </w:pPr>
            <w:r w:rsidRPr="00660590">
              <w:rPr>
                <w:sz w:val="18"/>
                <w:szCs w:val="18"/>
              </w:rPr>
              <w:t>10 Tus Kws</w:t>
            </w:r>
            <w:del w:id="6379" w:author="year" w:date="2021-07-08T06:51:00Z">
              <w:r w:rsidRPr="00660590" w:rsidDel="00AE1162">
                <w:rPr>
                  <w:sz w:val="18"/>
                  <w:szCs w:val="18"/>
                </w:rPr>
                <w:delText xml:space="preserve"> </w:delText>
              </w:r>
            </w:del>
            <w:ins w:id="6380" w:author="year" w:date="2021-07-08T06:51:00Z">
              <w:r>
                <w:rPr>
                  <w:sz w:val="18"/>
                  <w:szCs w:val="18"/>
                </w:rPr>
                <w:t>tshaj lij ntawm kev cuam tshuam kev kawm</w:t>
              </w:r>
            </w:ins>
            <w:del w:id="6381" w:author="year" w:date="2021-07-08T06:51:00Z">
              <w:r w:rsidRPr="00660590" w:rsidDel="00AE1162">
                <w:rPr>
                  <w:sz w:val="18"/>
                  <w:szCs w:val="18"/>
                </w:rPr>
                <w:delText>Qhia Ntawv Tshwj Xeeb</w:delText>
              </w:r>
            </w:del>
            <w:r w:rsidRPr="00660590">
              <w:rPr>
                <w:sz w:val="18"/>
                <w:szCs w:val="18"/>
              </w:rPr>
              <w:t>, Qhov Kev Kawm Ob Yam Lus (350: 1 EL &amp; RFEP rau AISB)</w:t>
            </w:r>
          </w:p>
          <w:p w14:paraId="7921A071" w14:textId="77777777" w:rsidR="00AD19E5" w:rsidRPr="00660590" w:rsidRDefault="00AD19E5" w:rsidP="00AD19E5">
            <w:pPr>
              <w:pStyle w:val="TableParagraph"/>
              <w:numPr>
                <w:ilvl w:val="0"/>
                <w:numId w:val="14"/>
              </w:numPr>
              <w:tabs>
                <w:tab w:val="left" w:pos="777"/>
                <w:tab w:val="left" w:pos="778"/>
              </w:tabs>
              <w:ind w:left="778" w:hanging="301"/>
              <w:rPr>
                <w:sz w:val="18"/>
                <w:szCs w:val="18"/>
              </w:rPr>
            </w:pPr>
            <w:del w:id="6382" w:author="year" w:date="2021-07-08T06:53:00Z">
              <w:r w:rsidRPr="00660590" w:rsidDel="00AE1162">
                <w:rPr>
                  <w:sz w:val="18"/>
                  <w:szCs w:val="18"/>
                </w:rPr>
                <w:delText>Kev hais ob hom lus</w:delText>
              </w:r>
            </w:del>
            <w:ins w:id="6383" w:author="year" w:date="2021-07-08T06:53:00Z">
              <w:r>
                <w:rPr>
                  <w:sz w:val="18"/>
                  <w:szCs w:val="18"/>
                </w:rPr>
                <w:t>Cov kws tshaj lij ntawm 2 yam lus</w:t>
              </w:r>
            </w:ins>
          </w:p>
          <w:p w14:paraId="1A15079D" w14:textId="77777777" w:rsidR="00AD19E5" w:rsidRPr="00660590" w:rsidRDefault="00AD19E5" w:rsidP="00AD19E5">
            <w:pPr>
              <w:pStyle w:val="TableParagraph"/>
              <w:numPr>
                <w:ilvl w:val="0"/>
                <w:numId w:val="14"/>
              </w:numPr>
              <w:tabs>
                <w:tab w:val="left" w:pos="777"/>
                <w:tab w:val="left" w:pos="778"/>
              </w:tabs>
              <w:ind w:left="778" w:hanging="301"/>
              <w:rPr>
                <w:sz w:val="18"/>
                <w:szCs w:val="18"/>
              </w:rPr>
            </w:pPr>
            <w:r w:rsidRPr="00660590">
              <w:rPr>
                <w:sz w:val="18"/>
                <w:szCs w:val="18"/>
              </w:rPr>
              <w:t>2 EL TOSAs</w:t>
            </w:r>
          </w:p>
        </w:tc>
        <w:tc>
          <w:tcPr>
            <w:tcW w:w="7199" w:type="dxa"/>
            <w:gridSpan w:val="2"/>
            <w:shd w:val="clear" w:color="auto" w:fill="F1E4EF"/>
          </w:tcPr>
          <w:p w14:paraId="33D1CF8D" w14:textId="77777777" w:rsidR="00AD19E5" w:rsidRPr="00660590" w:rsidRDefault="00AD19E5" w:rsidP="00AD19E5">
            <w:pPr>
              <w:pStyle w:val="TableParagraph"/>
              <w:rPr>
                <w:rFonts w:ascii="Times New Roman"/>
                <w:sz w:val="18"/>
                <w:szCs w:val="18"/>
              </w:rPr>
            </w:pPr>
          </w:p>
        </w:tc>
      </w:tr>
      <w:tr w:rsidR="00AD19E5" w14:paraId="5CCD51D9" w14:textId="77777777" w:rsidTr="00AD19E5">
        <w:trPr>
          <w:trHeight w:val="2188"/>
        </w:trPr>
        <w:tc>
          <w:tcPr>
            <w:tcW w:w="7200" w:type="dxa"/>
            <w:shd w:val="clear" w:color="auto" w:fill="F1E4EF"/>
          </w:tcPr>
          <w:p w14:paraId="08F2C515" w14:textId="77777777" w:rsidR="00AD19E5" w:rsidRPr="00660590" w:rsidRDefault="00AD19E5" w:rsidP="00AD19E5">
            <w:pPr>
              <w:pStyle w:val="TableParagraph"/>
              <w:spacing w:before="118"/>
              <w:ind w:left="116" w:right="272"/>
              <w:rPr>
                <w:sz w:val="18"/>
                <w:szCs w:val="18"/>
              </w:rPr>
            </w:pPr>
            <w:r>
              <w:rPr>
                <w:noProof/>
                <w:sz w:val="18"/>
                <w:szCs w:val="18"/>
                <w:lang w:bidi="th-TH"/>
              </w:rPr>
              <mc:AlternateContent>
                <mc:Choice Requires="wpg">
                  <w:drawing>
                    <wp:anchor distT="0" distB="0" distL="114300" distR="114300" simplePos="0" relativeHeight="252025856" behindDoc="1" locked="0" layoutInCell="1" allowOverlap="1" wp14:anchorId="7CA209BC" wp14:editId="6F5C6F40">
                      <wp:simplePos x="0" y="0"/>
                      <wp:positionH relativeFrom="page">
                        <wp:posOffset>4550410</wp:posOffset>
                      </wp:positionH>
                      <wp:positionV relativeFrom="page">
                        <wp:posOffset>22860</wp:posOffset>
                      </wp:positionV>
                      <wp:extent cx="4613910" cy="4027170"/>
                      <wp:effectExtent l="0" t="0" r="0" b="0"/>
                      <wp:wrapNone/>
                      <wp:docPr id="228"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3910" cy="4027170"/>
                                <a:chOff x="7922" y="3875"/>
                                <a:chExt cx="7195" cy="6034"/>
                              </a:xfrm>
                            </wpg:grpSpPr>
                            <wps:wsp>
                              <wps:cNvPr id="229" name="Rectangle 193"/>
                              <wps:cNvSpPr>
                                <a:spLocks noChangeArrowheads="1"/>
                              </wps:cNvSpPr>
                              <wps:spPr bwMode="auto">
                                <a:xfrm>
                                  <a:off x="7922" y="3875"/>
                                  <a:ext cx="7195" cy="2189"/>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Line 192"/>
                              <wps:cNvCnPr>
                                <a:cxnSpLocks noChangeShapeType="1"/>
                              </wps:cNvCnPr>
                              <wps:spPr bwMode="auto">
                                <a:xfrm>
                                  <a:off x="11523" y="3933"/>
                                  <a:ext cx="0" cy="624"/>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s:wsp>
                              <wps:cNvPr id="231" name="Rectangle 191"/>
                              <wps:cNvSpPr>
                                <a:spLocks noChangeArrowheads="1"/>
                              </wps:cNvSpPr>
                              <wps:spPr bwMode="auto">
                                <a:xfrm>
                                  <a:off x="7922" y="6069"/>
                                  <a:ext cx="7195" cy="3840"/>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Line 190"/>
                              <wps:cNvCnPr>
                                <a:cxnSpLocks noChangeShapeType="1"/>
                              </wps:cNvCnPr>
                              <wps:spPr bwMode="auto">
                                <a:xfrm>
                                  <a:off x="11523" y="6127"/>
                                  <a:ext cx="0" cy="624"/>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79FB7D" id="Group 189" o:spid="_x0000_s1026" style="position:absolute;margin-left:358.3pt;margin-top:1.8pt;width:363.3pt;height:317.1pt;z-index:-251290624;mso-position-horizontal-relative:page;mso-position-vertical-relative:page" coordorigin="7922,3875" coordsize="7195,6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">
                      <v:rect id="Rectangle 193" o:spid="_x0000_s1027" style="position:absolute;left:7922;top:3875;width:7195;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" fillcolor="#f1e4ef" stroked="f"/>
                      <v:line id="Line 192" o:spid="_x0000_s1028" style="position:absolute;visibility:visible;mso-wrap-style:square" from="11523,3933" to="11523,4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" strokecolor="#d5abff" strokeweight=".25pt"/>
                      <v:rect id="Rectangle 191" o:spid="_x0000_s1029" style="position:absolute;left:7922;top:6069;width:7195;height: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" fillcolor="#f1e4ef" stroked="f"/>
                      <v:line id="Line 190" o:spid="_x0000_s1030" style="position:absolute;visibility:visible;mso-wrap-style:square" from="11523,6127" to="11523,6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" strokecolor="#d5abff" strokeweight=".25pt"/>
                      <w10:wrap anchorx="page" anchory="page"/>
                    </v:group>
                  </w:pict>
                </mc:Fallback>
              </mc:AlternateContent>
            </w:r>
            <w:r w:rsidRPr="00660590">
              <w:rPr>
                <w:sz w:val="18"/>
                <w:szCs w:val="18"/>
              </w:rPr>
              <w:t xml:space="preserve">1.19 Cov Kws Qhia </w:t>
            </w:r>
            <w:del w:id="6384" w:author="year" w:date="2021-07-08T06:53:00Z">
              <w:r w:rsidRPr="00660590" w:rsidDel="001A08FF">
                <w:rPr>
                  <w:sz w:val="18"/>
                  <w:szCs w:val="18"/>
                </w:rPr>
                <w:delText>Tswv Yim</w:delText>
              </w:r>
            </w:del>
            <w:ins w:id="6385" w:author="year" w:date="2021-07-08T06:54:00Z">
              <w:r>
                <w:rPr>
                  <w:sz w:val="18"/>
                  <w:szCs w:val="18"/>
                </w:rPr>
                <w:t>L</w:t>
              </w:r>
            </w:ins>
            <w:ins w:id="6386" w:author="year" w:date="2021-07-08T06:53:00Z">
              <w:r>
                <w:rPr>
                  <w:sz w:val="18"/>
                  <w:szCs w:val="18"/>
                </w:rPr>
                <w:t>us</w:t>
              </w:r>
            </w:ins>
            <w:r w:rsidRPr="00660590">
              <w:rPr>
                <w:sz w:val="18"/>
                <w:szCs w:val="18"/>
              </w:rPr>
              <w:t xml:space="preserve"> Thoob Ntiaj Teb rau kev qhia </w:t>
            </w:r>
            <w:ins w:id="6387" w:author="year" w:date="2021-07-08T06:54:00Z">
              <w:r>
                <w:rPr>
                  <w:sz w:val="18"/>
                  <w:szCs w:val="18"/>
                </w:rPr>
                <w:t xml:space="preserve">hom lus thib ob </w:t>
              </w:r>
            </w:ins>
            <w:del w:id="6388" w:author="year" w:date="2021-07-08T06:54:00Z">
              <w:r w:rsidRPr="00660590" w:rsidDel="001A08FF">
                <w:rPr>
                  <w:sz w:val="18"/>
                  <w:szCs w:val="18"/>
                </w:rPr>
                <w:delText xml:space="preserve">ua ob hom lus </w:delText>
              </w:r>
            </w:del>
            <w:r w:rsidRPr="00660590">
              <w:rPr>
                <w:sz w:val="18"/>
                <w:szCs w:val="18"/>
              </w:rPr>
              <w:t xml:space="preserve">thiab Cov </w:t>
            </w:r>
            <w:ins w:id="6389" w:author="year" w:date="2021-07-08T06:56:00Z">
              <w:r>
                <w:rPr>
                  <w:sz w:val="18"/>
                  <w:szCs w:val="18"/>
                </w:rPr>
                <w:t xml:space="preserve"> kev kawm lus Spa</w:t>
              </w:r>
            </w:ins>
            <w:ins w:id="6390" w:author="year" w:date="2021-07-08T06:58:00Z">
              <w:r>
                <w:rPr>
                  <w:sz w:val="18"/>
                  <w:szCs w:val="18"/>
                </w:rPr>
                <w:t>i</w:t>
              </w:r>
            </w:ins>
            <w:ins w:id="6391" w:author="year" w:date="2021-07-08T06:57:00Z">
              <w:r>
                <w:rPr>
                  <w:sz w:val="18"/>
                  <w:szCs w:val="18"/>
                </w:rPr>
                <w:t>n</w:t>
              </w:r>
            </w:ins>
            <w:ins w:id="6392" w:author="year" w:date="2021-07-08T06:56:00Z">
              <w:r>
                <w:rPr>
                  <w:sz w:val="18"/>
                  <w:szCs w:val="18"/>
                </w:rPr>
                <w:t xml:space="preserve"> nrog </w:t>
              </w:r>
            </w:ins>
            <w:ins w:id="6393" w:author="year" w:date="2021-07-08T06:58:00Z">
              <w:r>
                <w:rPr>
                  <w:sz w:val="18"/>
                  <w:szCs w:val="18"/>
                </w:rPr>
                <w:t xml:space="preserve">tus tswv lus </w:t>
              </w:r>
            </w:ins>
            <w:del w:id="6394" w:author="year" w:date="2021-07-08T06:55:00Z">
              <w:r w:rsidRPr="00660590" w:rsidDel="001A08FF">
                <w:rPr>
                  <w:sz w:val="18"/>
                  <w:szCs w:val="18"/>
                </w:rPr>
                <w:delText xml:space="preserve">Neeg Hais Lus Mev </w:delText>
              </w:r>
            </w:del>
            <w:r w:rsidRPr="00660590">
              <w:rPr>
                <w:sz w:val="18"/>
                <w:szCs w:val="18"/>
              </w:rPr>
              <w:t xml:space="preserve">thiab </w:t>
            </w:r>
            <w:del w:id="6395" w:author="year" w:date="2021-07-08T06:58:00Z">
              <w:r w:rsidRPr="00660590" w:rsidDel="001A08FF">
                <w:rPr>
                  <w:sz w:val="18"/>
                  <w:szCs w:val="18"/>
                </w:rPr>
                <w:delText>Neeg Qhab Hais Lus</w:delText>
              </w:r>
            </w:del>
            <w:ins w:id="6396" w:author="year" w:date="2021-07-08T06:58:00Z">
              <w:r>
                <w:rPr>
                  <w:sz w:val="18"/>
                  <w:szCs w:val="18"/>
                </w:rPr>
                <w:t>cov kev kawm lus hmoob nrog neeg</w:t>
              </w:r>
            </w:ins>
            <w:r w:rsidRPr="00660590">
              <w:rPr>
                <w:sz w:val="18"/>
                <w:szCs w:val="18"/>
              </w:rPr>
              <w:t xml:space="preserve"> Hmoob kom muaj kev nkag mus </w:t>
            </w:r>
            <w:del w:id="6397" w:author="year" w:date="2021-07-08T06:59:00Z">
              <w:r w:rsidRPr="00660590" w:rsidDel="001A08FF">
                <w:rPr>
                  <w:sz w:val="18"/>
                  <w:szCs w:val="18"/>
                </w:rPr>
                <w:delText xml:space="preserve">ntxiv </w:delText>
              </w:r>
            </w:del>
            <w:r w:rsidRPr="00660590">
              <w:rPr>
                <w:sz w:val="18"/>
                <w:szCs w:val="18"/>
              </w:rPr>
              <w:t>rau UC AG cov kev kawm ua ntu zus</w:t>
            </w:r>
          </w:p>
          <w:p w14:paraId="647F6A54" w14:textId="77777777" w:rsidR="00AD19E5" w:rsidRPr="00660590" w:rsidRDefault="00AD19E5" w:rsidP="00AD19E5">
            <w:pPr>
              <w:pStyle w:val="TableParagraph"/>
              <w:spacing w:before="5"/>
              <w:rPr>
                <w:b/>
                <w:sz w:val="18"/>
                <w:szCs w:val="18"/>
              </w:rPr>
            </w:pPr>
          </w:p>
          <w:p w14:paraId="071EFF19" w14:textId="77777777" w:rsidR="00AD19E5" w:rsidRPr="00660590" w:rsidRDefault="00AD19E5" w:rsidP="00AD19E5">
            <w:pPr>
              <w:pStyle w:val="TableParagraph"/>
              <w:ind w:left="116"/>
              <w:rPr>
                <w:sz w:val="18"/>
                <w:szCs w:val="18"/>
              </w:rPr>
            </w:pPr>
            <w:r w:rsidRPr="00660590">
              <w:rPr>
                <w:sz w:val="18"/>
                <w:szCs w:val="18"/>
              </w:rPr>
              <w:t xml:space="preserve">3.4 FTE Cov Kws Qhia </w:t>
            </w:r>
            <w:ins w:id="6398" w:author="year" w:date="2021-07-08T07:00:00Z">
              <w:r>
                <w:rPr>
                  <w:sz w:val="18"/>
                  <w:szCs w:val="18"/>
                </w:rPr>
                <w:t>Lus</w:t>
              </w:r>
            </w:ins>
            <w:del w:id="6399" w:author="year" w:date="2021-07-08T07:00:00Z">
              <w:r w:rsidRPr="00660590" w:rsidDel="001A08FF">
                <w:rPr>
                  <w:sz w:val="18"/>
                  <w:szCs w:val="18"/>
                </w:rPr>
                <w:delText xml:space="preserve">Ntawv </w:delText>
              </w:r>
            </w:del>
            <w:r w:rsidRPr="00660590">
              <w:rPr>
                <w:sz w:val="18"/>
                <w:szCs w:val="18"/>
              </w:rPr>
              <w:t>Hauv Ntiaj Teb</w:t>
            </w:r>
          </w:p>
          <w:p w14:paraId="4B2D08BF" w14:textId="77777777" w:rsidR="00AD19E5" w:rsidRPr="00660590" w:rsidRDefault="00AD19E5" w:rsidP="00AD19E5">
            <w:pPr>
              <w:pStyle w:val="TableParagraph"/>
              <w:spacing w:before="60"/>
              <w:ind w:left="116"/>
              <w:rPr>
                <w:sz w:val="18"/>
                <w:szCs w:val="18"/>
              </w:rPr>
            </w:pPr>
            <w:r w:rsidRPr="00660590">
              <w:rPr>
                <w:sz w:val="18"/>
                <w:szCs w:val="18"/>
              </w:rPr>
              <w:t xml:space="preserve">6.8 FTE Cov </w:t>
            </w:r>
            <w:ins w:id="6400" w:author="year" w:date="2021-07-08T07:01:00Z">
              <w:r>
                <w:rPr>
                  <w:sz w:val="18"/>
                  <w:szCs w:val="18"/>
                </w:rPr>
                <w:t xml:space="preserve">Tswv Lus </w:t>
              </w:r>
            </w:ins>
            <w:del w:id="6401" w:author="year" w:date="2021-07-08T07:00:00Z">
              <w:r w:rsidRPr="00660590" w:rsidDel="001A08FF">
                <w:rPr>
                  <w:sz w:val="18"/>
                  <w:szCs w:val="18"/>
                </w:rPr>
                <w:delText>Kws Hais Lus Hauv Nroog</w:delText>
              </w:r>
            </w:del>
          </w:p>
        </w:tc>
        <w:tc>
          <w:tcPr>
            <w:tcW w:w="7199" w:type="dxa"/>
            <w:gridSpan w:val="2"/>
          </w:tcPr>
          <w:p w14:paraId="19B556BD" w14:textId="77777777" w:rsidR="00AD19E5" w:rsidRPr="00660590" w:rsidRDefault="00AD19E5" w:rsidP="00AD19E5">
            <w:pPr>
              <w:pStyle w:val="TableParagraph"/>
              <w:tabs>
                <w:tab w:val="left" w:pos="3718"/>
                <w:tab w:val="left" w:pos="3780"/>
              </w:tabs>
              <w:spacing w:before="176"/>
              <w:ind w:left="174" w:right="293" w:firstLine="61"/>
              <w:rPr>
                <w:sz w:val="18"/>
                <w:szCs w:val="18"/>
              </w:rPr>
            </w:pPr>
            <w:r>
              <w:rPr>
                <w:noProof/>
                <w:sz w:val="18"/>
                <w:szCs w:val="18"/>
                <w:lang w:bidi="th-TH"/>
              </w:rPr>
              <mc:AlternateContent>
                <mc:Choice Requires="wps">
                  <w:drawing>
                    <wp:anchor distT="0" distB="0" distL="114300" distR="114300" simplePos="0" relativeHeight="252078080" behindDoc="0" locked="0" layoutInCell="1" allowOverlap="1" wp14:anchorId="4824D120" wp14:editId="4777A199">
                      <wp:simplePos x="0" y="0"/>
                      <wp:positionH relativeFrom="column">
                        <wp:posOffset>2351405</wp:posOffset>
                      </wp:positionH>
                      <wp:positionV relativeFrom="paragraph">
                        <wp:posOffset>22860</wp:posOffset>
                      </wp:positionV>
                      <wp:extent cx="2165350" cy="662305"/>
                      <wp:effectExtent l="0" t="0" r="0" b="0"/>
                      <wp:wrapNone/>
                      <wp:docPr id="227" name="Text 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0" cy="662305"/>
                              </a:xfrm>
                              <a:prstGeom prst="rect">
                                <a:avLst/>
                              </a:prstGeom>
                              <a:solidFill>
                                <a:schemeClr val="accent2">
                                  <a:lumMod val="20000"/>
                                  <a:lumOff val="80000"/>
                                </a:schemeClr>
                              </a:solidFill>
                              <a:ln w="9525">
                                <a:solidFill>
                                  <a:schemeClr val="accent2">
                                    <a:lumMod val="20000"/>
                                    <a:lumOff val="80000"/>
                                  </a:schemeClr>
                                </a:solidFill>
                                <a:miter lim="800000"/>
                                <a:headEnd/>
                                <a:tailEnd/>
                              </a:ln>
                            </wps:spPr>
                            <wps:txbx>
                              <w:txbxContent>
                                <w:p w14:paraId="12FFE313" w14:textId="77777777" w:rsidR="00AD19E5" w:rsidRDefault="00AD19E5" w:rsidP="00AD19E5">
                                  <w:pPr>
                                    <w:pStyle w:val="TableParagraph"/>
                                    <w:tabs>
                                      <w:tab w:val="left" w:pos="4491"/>
                                    </w:tabs>
                                    <w:spacing w:before="176"/>
                                    <w:ind w:left="174" w:right="293" w:firstLine="61"/>
                                  </w:pPr>
                                  <w:r>
                                    <w:t xml:space="preserve">1000, 3000 LCFF </w:t>
                                  </w:r>
                                  <w:r w:rsidRPr="006F0759">
                                    <w:rPr>
                                      <w:sz w:val="18"/>
                                      <w:szCs w:val="18"/>
                                    </w:rPr>
                                    <w:t>Txhawb Ntxiv thiab Kev Tshuaj Daws Mob</w:t>
                                  </w:r>
                                  <w:r>
                                    <w:rPr>
                                      <w:sz w:val="18"/>
                                      <w:szCs w:val="18"/>
                                    </w:rPr>
                                    <w:t xml:space="preserve"> $1,109,196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4D120" id="Text Box 526" o:spid="_x0000_s1120" type="#_x0000_t202" style="position:absolute;left:0;text-align:left;margin-left:185.15pt;margin-top:1.8pt;width:170.5pt;height:52.1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" fillcolor="#f2dbdb [661]" strokecolor="#f2dbdb [661]">
                      <v:textbox>
                        <w:txbxContent>
                          <w:p w14:paraId="12FFE313" w14:textId="77777777" w:rsidR="00AD19E5" w:rsidRDefault="00AD19E5" w:rsidP="00AD19E5">
                            <w:pPr>
                              <w:pStyle w:val="TableParagraph"/>
                              <w:tabs>
                                <w:tab w:val="left" w:pos="4491"/>
                              </w:tabs>
                              <w:spacing w:before="176"/>
                              <w:ind w:left="174" w:right="293" w:firstLine="61"/>
                            </w:pPr>
                            <w:r>
                              <w:t xml:space="preserve">1000, 3000 LCFF </w:t>
                            </w:r>
                            <w:r w:rsidRPr="006F0759">
                              <w:rPr>
                                <w:sz w:val="18"/>
                                <w:szCs w:val="18"/>
                              </w:rPr>
                              <w:t>Txhawb Ntxiv thiab Kev Tshuaj Daws Mob</w:t>
                            </w:r>
                            <w:r>
                              <w:rPr>
                                <w:sz w:val="18"/>
                                <w:szCs w:val="18"/>
                              </w:rPr>
                              <w:t xml:space="preserve"> $1,109,196</w:t>
                            </w:r>
                          </w:p>
                        </w:txbxContent>
                      </v:textbox>
                    </v:shape>
                  </w:pict>
                </mc:Fallback>
              </mc:AlternateContent>
            </w:r>
            <w:r>
              <w:rPr>
                <w:noProof/>
                <w:sz w:val="18"/>
                <w:szCs w:val="18"/>
                <w:lang w:bidi="th-TH"/>
              </w:rPr>
              <mc:AlternateContent>
                <mc:Choice Requires="wps">
                  <w:drawing>
                    <wp:anchor distT="0" distB="0" distL="114300" distR="114300" simplePos="0" relativeHeight="252079104" behindDoc="0" locked="0" layoutInCell="1" allowOverlap="1" wp14:anchorId="537F56C7" wp14:editId="5730F538">
                      <wp:simplePos x="0" y="0"/>
                      <wp:positionH relativeFrom="column">
                        <wp:posOffset>130810</wp:posOffset>
                      </wp:positionH>
                      <wp:positionV relativeFrom="paragraph">
                        <wp:posOffset>22860</wp:posOffset>
                      </wp:positionV>
                      <wp:extent cx="2089785" cy="718820"/>
                      <wp:effectExtent l="0" t="0" r="0" b="0"/>
                      <wp:wrapNone/>
                      <wp:docPr id="226" name="Text 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785" cy="718820"/>
                              </a:xfrm>
                              <a:prstGeom prst="rect">
                                <a:avLst/>
                              </a:prstGeom>
                              <a:solidFill>
                                <a:schemeClr val="accent2">
                                  <a:lumMod val="20000"/>
                                  <a:lumOff val="80000"/>
                                </a:schemeClr>
                              </a:solidFill>
                              <a:ln w="9525">
                                <a:solidFill>
                                  <a:schemeClr val="accent2">
                                    <a:lumMod val="20000"/>
                                    <a:lumOff val="80000"/>
                                  </a:schemeClr>
                                </a:solidFill>
                                <a:miter lim="800000"/>
                                <a:headEnd/>
                                <a:tailEnd/>
                              </a:ln>
                            </wps:spPr>
                            <wps:txbx>
                              <w:txbxContent>
                                <w:p w14:paraId="7DB70C5E" w14:textId="77777777" w:rsidR="00AD19E5" w:rsidRDefault="00AD19E5" w:rsidP="00AD19E5">
                                  <w:pPr>
                                    <w:pStyle w:val="TableParagraph"/>
                                    <w:tabs>
                                      <w:tab w:val="left" w:pos="4491"/>
                                    </w:tabs>
                                    <w:spacing w:before="176"/>
                                    <w:ind w:left="174" w:right="293" w:firstLine="61"/>
                                  </w:pPr>
                                  <w:r>
                                    <w:t xml:space="preserve">1000, 3000 LCFF </w:t>
                                  </w:r>
                                  <w:r w:rsidRPr="006F0759">
                                    <w:rPr>
                                      <w:sz w:val="18"/>
                                      <w:szCs w:val="18"/>
                                    </w:rPr>
                                    <w:t>Txhawb Ntxiv</w:t>
                                  </w:r>
                                  <w:r>
                                    <w:rPr>
                                      <w:sz w:val="18"/>
                                      <w:szCs w:val="18"/>
                                    </w:rPr>
                                    <w:t xml:space="preserve"> </w:t>
                                  </w:r>
                                  <w:r w:rsidRPr="006F0759">
                                    <w:rPr>
                                      <w:sz w:val="18"/>
                                      <w:szCs w:val="18"/>
                                    </w:rPr>
                                    <w:t>thiab Kev Tshuaj Daws Mob</w:t>
                                  </w:r>
                                  <w:r>
                                    <w:rPr>
                                      <w:sz w:val="18"/>
                                      <w:szCs w:val="18"/>
                                    </w:rPr>
                                    <w:t xml:space="preserve"> $1,121,665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F56C7" id="Text Box 527" o:spid="_x0000_s1121" type="#_x0000_t202" style="position:absolute;left:0;text-align:left;margin-left:10.3pt;margin-top:1.8pt;width:164.55pt;height:56.6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" fillcolor="#f2dbdb [661]" strokecolor="#f2dbdb [661]">
                      <v:textbox>
                        <w:txbxContent>
                          <w:p w14:paraId="7DB70C5E" w14:textId="77777777" w:rsidR="00AD19E5" w:rsidRDefault="00AD19E5" w:rsidP="00AD19E5">
                            <w:pPr>
                              <w:pStyle w:val="TableParagraph"/>
                              <w:tabs>
                                <w:tab w:val="left" w:pos="4491"/>
                              </w:tabs>
                              <w:spacing w:before="176"/>
                              <w:ind w:left="174" w:right="293" w:firstLine="61"/>
                            </w:pPr>
                            <w:r>
                              <w:t xml:space="preserve">1000, 3000 LCFF </w:t>
                            </w:r>
                            <w:r w:rsidRPr="006F0759">
                              <w:rPr>
                                <w:sz w:val="18"/>
                                <w:szCs w:val="18"/>
                              </w:rPr>
                              <w:t>Txhawb Ntxiv</w:t>
                            </w:r>
                            <w:r>
                              <w:rPr>
                                <w:sz w:val="18"/>
                                <w:szCs w:val="18"/>
                              </w:rPr>
                              <w:t xml:space="preserve"> </w:t>
                            </w:r>
                            <w:r w:rsidRPr="006F0759">
                              <w:rPr>
                                <w:sz w:val="18"/>
                                <w:szCs w:val="18"/>
                              </w:rPr>
                              <w:t>thiab Kev Tshuaj Daws Mob</w:t>
                            </w:r>
                            <w:r>
                              <w:rPr>
                                <w:sz w:val="18"/>
                                <w:szCs w:val="18"/>
                              </w:rPr>
                              <w:t xml:space="preserve"> $1,121,665</w:t>
                            </w:r>
                          </w:p>
                        </w:txbxContent>
                      </v:textbox>
                    </v:shape>
                  </w:pict>
                </mc:Fallback>
              </mc:AlternateContent>
            </w:r>
          </w:p>
        </w:tc>
      </w:tr>
      <w:tr w:rsidR="00AD19E5" w14:paraId="05AAF679" w14:textId="77777777" w:rsidTr="00AD19E5">
        <w:trPr>
          <w:trHeight w:val="3839"/>
        </w:trPr>
        <w:tc>
          <w:tcPr>
            <w:tcW w:w="7200" w:type="dxa"/>
            <w:shd w:val="clear" w:color="auto" w:fill="F1E4EF"/>
          </w:tcPr>
          <w:p w14:paraId="4BC9CCB8" w14:textId="77777777" w:rsidR="00AD19E5" w:rsidRPr="00660590" w:rsidRDefault="00AD19E5" w:rsidP="00AD19E5">
            <w:pPr>
              <w:pStyle w:val="TableParagraph"/>
              <w:numPr>
                <w:ilvl w:val="1"/>
                <w:numId w:val="13"/>
              </w:numPr>
              <w:tabs>
                <w:tab w:val="left" w:pos="606"/>
              </w:tabs>
              <w:spacing w:before="118"/>
              <w:ind w:right="363" w:firstLine="0"/>
              <w:rPr>
                <w:sz w:val="18"/>
                <w:szCs w:val="18"/>
              </w:rPr>
            </w:pPr>
            <w:r w:rsidRPr="00660590">
              <w:rPr>
                <w:sz w:val="18"/>
                <w:szCs w:val="18"/>
              </w:rPr>
              <w:t xml:space="preserve">Cov neeg ua hauj lwm thiab muaj daim ntawv pov thawj hauv Tsev Kawm Hauv Nroog Twin Rivers Unified txhua tus ua hauj lwm ua ke los </w:t>
            </w:r>
            <w:del w:id="6402" w:author="year" w:date="2021-07-08T07:02:00Z">
              <w:r w:rsidRPr="00660590" w:rsidDel="001A08FF">
                <w:rPr>
                  <w:sz w:val="18"/>
                  <w:szCs w:val="18"/>
                </w:rPr>
                <w:delText xml:space="preserve">npaj </w:delText>
              </w:r>
            </w:del>
            <w:ins w:id="6403" w:author="year" w:date="2021-07-08T07:02:00Z">
              <w:r>
                <w:rPr>
                  <w:sz w:val="18"/>
                  <w:szCs w:val="18"/>
                </w:rPr>
                <w:t>tsim</w:t>
              </w:r>
              <w:r w:rsidRPr="00660590">
                <w:rPr>
                  <w:sz w:val="18"/>
                  <w:szCs w:val="18"/>
                </w:rPr>
                <w:t xml:space="preserve"> </w:t>
              </w:r>
            </w:ins>
            <w:r w:rsidRPr="00660590">
              <w:rPr>
                <w:sz w:val="18"/>
                <w:szCs w:val="18"/>
              </w:rPr>
              <w:t xml:space="preserve">muaj lub chaw kawm </w:t>
            </w:r>
            <w:ins w:id="6404" w:author="year" w:date="2021-07-08T07:03:00Z">
              <w:r>
                <w:rPr>
                  <w:sz w:val="18"/>
                  <w:szCs w:val="18"/>
                </w:rPr>
                <w:t xml:space="preserve">uas qhia tau zoo </w:t>
              </w:r>
            </w:ins>
            <w:del w:id="6405" w:author="year" w:date="2021-07-08T07:03:00Z">
              <w:r w:rsidRPr="00660590" w:rsidDel="001A08FF">
                <w:rPr>
                  <w:sz w:val="18"/>
                  <w:szCs w:val="18"/>
                </w:rPr>
                <w:delText xml:space="preserve">muaj txiaj ntsig </w:delText>
              </w:r>
            </w:del>
            <w:del w:id="6406" w:author="year" w:date="2021-07-08T07:04:00Z">
              <w:r w:rsidRPr="00660590" w:rsidDel="00BA1DA0">
                <w:rPr>
                  <w:sz w:val="18"/>
                  <w:szCs w:val="18"/>
                </w:rPr>
                <w:delText xml:space="preserve">zoo </w:delText>
              </w:r>
            </w:del>
            <w:r w:rsidRPr="00660590">
              <w:rPr>
                <w:sz w:val="18"/>
                <w:szCs w:val="18"/>
              </w:rPr>
              <w:t>rau txhua tus tub ntxhais kawm suav nrog Cov Kawm Lus Askiv, Cov Hluas uas Coj Los Tu, thiab lwm cov tub ntxhais kawm.</w:t>
            </w:r>
          </w:p>
          <w:p w14:paraId="17BF9559" w14:textId="77777777" w:rsidR="00AD19E5" w:rsidRPr="00660590" w:rsidRDefault="00AD19E5" w:rsidP="00AD19E5">
            <w:pPr>
              <w:pStyle w:val="TableParagraph"/>
              <w:rPr>
                <w:b/>
                <w:sz w:val="18"/>
                <w:szCs w:val="18"/>
              </w:rPr>
            </w:pPr>
          </w:p>
          <w:p w14:paraId="2BD13D64" w14:textId="77777777" w:rsidR="00AD19E5" w:rsidRPr="00660590" w:rsidRDefault="00AD19E5" w:rsidP="00AD19E5">
            <w:pPr>
              <w:pStyle w:val="TableParagraph"/>
              <w:ind w:left="116"/>
              <w:rPr>
                <w:sz w:val="18"/>
                <w:szCs w:val="18"/>
              </w:rPr>
            </w:pPr>
            <w:r w:rsidRPr="00660590">
              <w:rPr>
                <w:sz w:val="18"/>
                <w:szCs w:val="18"/>
              </w:rPr>
              <w:t xml:space="preserve">Ntiav / </w:t>
            </w:r>
            <w:del w:id="6407" w:author="year" w:date="2021-07-08T07:05:00Z">
              <w:r w:rsidRPr="00660590" w:rsidDel="00BA1DA0">
                <w:rPr>
                  <w:sz w:val="18"/>
                  <w:szCs w:val="18"/>
                </w:rPr>
                <w:delText xml:space="preserve">tswj </w:delText>
              </w:r>
            </w:del>
            <w:ins w:id="6408" w:author="year" w:date="2021-07-08T07:05:00Z">
              <w:r>
                <w:rPr>
                  <w:sz w:val="18"/>
                  <w:szCs w:val="18"/>
                </w:rPr>
                <w:t>tuav</w:t>
              </w:r>
              <w:r w:rsidRPr="00660590">
                <w:rPr>
                  <w:sz w:val="18"/>
                  <w:szCs w:val="18"/>
                </w:rPr>
                <w:t xml:space="preserve"> </w:t>
              </w:r>
            </w:ins>
            <w:r w:rsidRPr="00660590">
              <w:rPr>
                <w:sz w:val="18"/>
                <w:szCs w:val="18"/>
              </w:rPr>
              <w:t xml:space="preserve">cov neeg ua hauj lwm </w:t>
            </w:r>
            <w:ins w:id="6409" w:author="year" w:date="2021-07-08T07:05:00Z">
              <w:r>
                <w:rPr>
                  <w:sz w:val="18"/>
                  <w:szCs w:val="18"/>
                </w:rPr>
                <w:t xml:space="preserve">cia </w:t>
              </w:r>
            </w:ins>
            <w:r w:rsidRPr="00660590">
              <w:rPr>
                <w:sz w:val="18"/>
                <w:szCs w:val="18"/>
              </w:rPr>
              <w:t xml:space="preserve">raws li </w:t>
            </w:r>
            <w:ins w:id="6410" w:author="year" w:date="2021-07-08T07:06:00Z">
              <w:r>
                <w:rPr>
                  <w:sz w:val="18"/>
                  <w:szCs w:val="18"/>
                </w:rPr>
                <w:t xml:space="preserve">feem ntawm </w:t>
              </w:r>
            </w:ins>
            <w:r w:rsidRPr="00660590">
              <w:rPr>
                <w:sz w:val="18"/>
                <w:szCs w:val="18"/>
              </w:rPr>
              <w:t>cov neeg ua hauj lwm</w:t>
            </w:r>
            <w:del w:id="6411" w:author="year" w:date="2021-07-08T07:06:00Z">
              <w:r w:rsidRPr="00660590" w:rsidDel="00BA1DA0">
                <w:rPr>
                  <w:sz w:val="18"/>
                  <w:szCs w:val="18"/>
                </w:rPr>
                <w:delText xml:space="preserve"> kev sib piv</w:delText>
              </w:r>
            </w:del>
            <w:r w:rsidRPr="00660590">
              <w:rPr>
                <w:sz w:val="18"/>
                <w:szCs w:val="18"/>
              </w:rPr>
              <w:t>.</w:t>
            </w:r>
          </w:p>
          <w:p w14:paraId="152CF8CD" w14:textId="77777777" w:rsidR="00AD19E5" w:rsidRPr="00660590" w:rsidRDefault="00AD19E5" w:rsidP="00AD19E5">
            <w:pPr>
              <w:pStyle w:val="TableParagraph"/>
              <w:rPr>
                <w:b/>
                <w:sz w:val="18"/>
                <w:szCs w:val="18"/>
              </w:rPr>
            </w:pPr>
          </w:p>
          <w:p w14:paraId="79519148" w14:textId="77777777" w:rsidR="00AD19E5" w:rsidRPr="00660590" w:rsidRDefault="00AD19E5" w:rsidP="00AD19E5">
            <w:pPr>
              <w:pStyle w:val="TableParagraph"/>
              <w:ind w:left="116" w:right="234"/>
              <w:rPr>
                <w:sz w:val="18"/>
                <w:szCs w:val="18"/>
              </w:rPr>
            </w:pPr>
            <w:r w:rsidRPr="00660590">
              <w:rPr>
                <w:sz w:val="18"/>
                <w:szCs w:val="18"/>
              </w:rPr>
              <w:t xml:space="preserve">Ib qho ntxiv rau cov nyiaj hli </w:t>
            </w:r>
            <w:ins w:id="6412" w:author="year" w:date="2021-07-08T07:07:00Z">
              <w:r>
                <w:rPr>
                  <w:sz w:val="18"/>
                  <w:szCs w:val="18"/>
                </w:rPr>
                <w:t xml:space="preserve">ntawm </w:t>
              </w:r>
            </w:ins>
            <w:del w:id="6413" w:author="year" w:date="2021-07-08T07:07:00Z">
              <w:r w:rsidRPr="00660590" w:rsidDel="00BA1DA0">
                <w:rPr>
                  <w:sz w:val="18"/>
                  <w:szCs w:val="18"/>
                </w:rPr>
                <w:delText>rau</w:delText>
              </w:r>
            </w:del>
            <w:r w:rsidRPr="00660590">
              <w:rPr>
                <w:sz w:val="18"/>
                <w:szCs w:val="18"/>
              </w:rPr>
              <w:t xml:space="preserve"> cov neeg ua hauj lwm ib txwm thiab cov txiaj ntsig, cov hauv qab no yog cov nqi ntiav neeg ua hauj lwm ntxiv:</w:t>
            </w:r>
          </w:p>
          <w:p w14:paraId="493F7BEE" w14:textId="77777777" w:rsidR="00AD19E5" w:rsidRPr="00660590" w:rsidRDefault="00AD19E5" w:rsidP="00AD19E5">
            <w:pPr>
              <w:pStyle w:val="TableParagraph"/>
              <w:spacing w:before="2"/>
              <w:rPr>
                <w:b/>
                <w:sz w:val="18"/>
                <w:szCs w:val="18"/>
              </w:rPr>
            </w:pPr>
          </w:p>
          <w:p w14:paraId="23822E35" w14:textId="77777777" w:rsidR="00AD19E5" w:rsidRPr="00660590" w:rsidRDefault="00AD19E5" w:rsidP="00AD19E5">
            <w:pPr>
              <w:pStyle w:val="TableParagraph"/>
              <w:numPr>
                <w:ilvl w:val="2"/>
                <w:numId w:val="13"/>
              </w:numPr>
              <w:tabs>
                <w:tab w:val="left" w:pos="777"/>
                <w:tab w:val="left" w:pos="778"/>
              </w:tabs>
              <w:ind w:hanging="301"/>
              <w:rPr>
                <w:sz w:val="18"/>
                <w:szCs w:val="18"/>
              </w:rPr>
            </w:pPr>
            <w:r w:rsidRPr="00660590">
              <w:rPr>
                <w:sz w:val="18"/>
                <w:szCs w:val="18"/>
              </w:rPr>
              <w:t>Cov Nyiaj Txwv: $ 2,680,000</w:t>
            </w:r>
          </w:p>
          <w:p w14:paraId="54336B70" w14:textId="77777777" w:rsidR="00AD19E5" w:rsidRPr="00660590" w:rsidRDefault="00AD19E5" w:rsidP="00AD19E5">
            <w:pPr>
              <w:pStyle w:val="TableParagraph"/>
              <w:numPr>
                <w:ilvl w:val="2"/>
                <w:numId w:val="13"/>
              </w:numPr>
              <w:tabs>
                <w:tab w:val="left" w:pos="777"/>
                <w:tab w:val="left" w:pos="778"/>
              </w:tabs>
              <w:ind w:hanging="301"/>
              <w:rPr>
                <w:sz w:val="18"/>
                <w:szCs w:val="18"/>
              </w:rPr>
            </w:pPr>
            <w:r w:rsidRPr="00660590">
              <w:rPr>
                <w:sz w:val="18"/>
                <w:szCs w:val="18"/>
              </w:rPr>
              <w:t>Ntu 6: $ 565,000</w:t>
            </w:r>
          </w:p>
          <w:p w14:paraId="53AD8CC4" w14:textId="77777777" w:rsidR="00AD19E5" w:rsidRPr="00660590" w:rsidRDefault="00AD19E5" w:rsidP="00AD19E5">
            <w:pPr>
              <w:pStyle w:val="TableParagraph"/>
              <w:numPr>
                <w:ilvl w:val="2"/>
                <w:numId w:val="13"/>
              </w:numPr>
              <w:tabs>
                <w:tab w:val="left" w:pos="777"/>
                <w:tab w:val="left" w:pos="778"/>
              </w:tabs>
              <w:ind w:hanging="301"/>
              <w:rPr>
                <w:sz w:val="18"/>
                <w:szCs w:val="18"/>
              </w:rPr>
            </w:pPr>
            <w:r w:rsidRPr="00660590">
              <w:rPr>
                <w:sz w:val="18"/>
                <w:szCs w:val="18"/>
              </w:rPr>
              <w:t>Cov Hloov Pauv: $ 2,540,800</w:t>
            </w:r>
          </w:p>
        </w:tc>
        <w:tc>
          <w:tcPr>
            <w:tcW w:w="7199" w:type="dxa"/>
            <w:gridSpan w:val="2"/>
          </w:tcPr>
          <w:p w14:paraId="43FE1651" w14:textId="77777777" w:rsidR="00AD19E5" w:rsidRPr="00660590" w:rsidRDefault="00AD19E5" w:rsidP="00AD19E5">
            <w:pPr>
              <w:pStyle w:val="TableParagraph"/>
              <w:tabs>
                <w:tab w:val="left" w:pos="3718"/>
              </w:tabs>
              <w:ind w:left="174"/>
              <w:rPr>
                <w:sz w:val="18"/>
                <w:szCs w:val="18"/>
              </w:rPr>
            </w:pPr>
            <w:r>
              <w:rPr>
                <w:noProof/>
                <w:sz w:val="18"/>
                <w:szCs w:val="18"/>
                <w:lang w:bidi="th-TH"/>
              </w:rPr>
              <mc:AlternateContent>
                <mc:Choice Requires="wps">
                  <w:drawing>
                    <wp:anchor distT="0" distB="0" distL="114300" distR="114300" simplePos="0" relativeHeight="252081152" behindDoc="0" locked="0" layoutInCell="1" allowOverlap="1" wp14:anchorId="0C3C58E3" wp14:editId="022AB364">
                      <wp:simplePos x="0" y="0"/>
                      <wp:positionH relativeFrom="column">
                        <wp:posOffset>2481580</wp:posOffset>
                      </wp:positionH>
                      <wp:positionV relativeFrom="paragraph">
                        <wp:posOffset>175260</wp:posOffset>
                      </wp:positionV>
                      <wp:extent cx="1991995" cy="925195"/>
                      <wp:effectExtent l="0" t="0" r="0" b="0"/>
                      <wp:wrapNone/>
                      <wp:docPr id="225" name="Text 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925195"/>
                              </a:xfrm>
                              <a:prstGeom prst="rect">
                                <a:avLst/>
                              </a:prstGeom>
                              <a:solidFill>
                                <a:schemeClr val="accent2">
                                  <a:lumMod val="20000"/>
                                  <a:lumOff val="80000"/>
                                </a:schemeClr>
                              </a:solidFill>
                              <a:ln w="9525">
                                <a:solidFill>
                                  <a:schemeClr val="accent2">
                                    <a:lumMod val="20000"/>
                                    <a:lumOff val="80000"/>
                                  </a:schemeClr>
                                </a:solidFill>
                                <a:miter lim="800000"/>
                                <a:headEnd/>
                                <a:tailEnd/>
                              </a:ln>
                            </wps:spPr>
                            <wps:txbx>
                              <w:txbxContent>
                                <w:p w14:paraId="72626263" w14:textId="77777777" w:rsidR="00AD19E5" w:rsidRDefault="00AD19E5" w:rsidP="00AD19E5">
                                  <w:r>
                                    <w:t>1000, 2000, 3000 LCFF Qauv $130,009,365</w:t>
                                  </w:r>
                                </w:p>
                                <w:p w14:paraId="43657410" w14:textId="77777777" w:rsidR="00AD19E5" w:rsidRDefault="00AD19E5" w:rsidP="00AD19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3C58E3" id="Text Box 529" o:spid="_x0000_s1122" type="#_x0000_t202" style="position:absolute;left:0;text-align:left;margin-left:195.4pt;margin-top:13.8pt;width:156.85pt;height:72.8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" fillcolor="#f2dbdb [661]" strokecolor="#f2dbdb [661]">
                      <v:textbox>
                        <w:txbxContent>
                          <w:p w14:paraId="72626263" w14:textId="77777777" w:rsidR="00AD19E5" w:rsidRDefault="00AD19E5" w:rsidP="00AD19E5">
                            <w:r>
                              <w:t>1000, 2000, 3000 LCFF Qauv $130,009,365</w:t>
                            </w:r>
                          </w:p>
                          <w:p w14:paraId="43657410" w14:textId="77777777" w:rsidR="00AD19E5" w:rsidRDefault="00AD19E5" w:rsidP="00AD19E5"/>
                        </w:txbxContent>
                      </v:textbox>
                    </v:shape>
                  </w:pict>
                </mc:Fallback>
              </mc:AlternateContent>
            </w:r>
            <w:r>
              <w:rPr>
                <w:noProof/>
                <w:sz w:val="18"/>
                <w:szCs w:val="18"/>
                <w:lang w:bidi="th-TH"/>
              </w:rPr>
              <mc:AlternateContent>
                <mc:Choice Requires="wps">
                  <w:drawing>
                    <wp:anchor distT="0" distB="0" distL="114300" distR="114300" simplePos="0" relativeHeight="252080128" behindDoc="0" locked="0" layoutInCell="1" allowOverlap="1" wp14:anchorId="3B30BC46" wp14:editId="57B3A511">
                      <wp:simplePos x="0" y="0"/>
                      <wp:positionH relativeFrom="column">
                        <wp:posOffset>109220</wp:posOffset>
                      </wp:positionH>
                      <wp:positionV relativeFrom="paragraph">
                        <wp:posOffset>197485</wp:posOffset>
                      </wp:positionV>
                      <wp:extent cx="2089785" cy="925830"/>
                      <wp:effectExtent l="0" t="0" r="0" b="0"/>
                      <wp:wrapNone/>
                      <wp:docPr id="224" name="Text 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785" cy="925830"/>
                              </a:xfrm>
                              <a:prstGeom prst="rect">
                                <a:avLst/>
                              </a:prstGeom>
                              <a:solidFill>
                                <a:schemeClr val="accent2">
                                  <a:lumMod val="20000"/>
                                  <a:lumOff val="80000"/>
                                </a:schemeClr>
                              </a:solidFill>
                              <a:ln w="9525">
                                <a:solidFill>
                                  <a:schemeClr val="accent2">
                                    <a:lumMod val="20000"/>
                                    <a:lumOff val="80000"/>
                                  </a:schemeClr>
                                </a:solidFill>
                                <a:miter lim="800000"/>
                                <a:headEnd/>
                                <a:tailEnd/>
                              </a:ln>
                            </wps:spPr>
                            <wps:txbx>
                              <w:txbxContent>
                                <w:p w14:paraId="26226CA5" w14:textId="77777777" w:rsidR="00AD19E5" w:rsidRDefault="00AD19E5" w:rsidP="00AD19E5">
                                  <w:r>
                                    <w:t>1000, 2000, 3000 LCFF Qauv $132,120,394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30BC46" id="Text Box 528" o:spid="_x0000_s1123" type="#_x0000_t202" style="position:absolute;left:0;text-align:left;margin-left:8.6pt;margin-top:15.55pt;width:164.55pt;height:72.9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" fillcolor="#f2dbdb [661]" strokecolor="#f2dbdb [661]">
                      <v:textbox>
                        <w:txbxContent>
                          <w:p w14:paraId="26226CA5" w14:textId="77777777" w:rsidR="00AD19E5" w:rsidRDefault="00AD19E5" w:rsidP="00AD19E5">
                            <w:r>
                              <w:t>1000, 2000, 3000 LCFF Qauv $132,120,394</w:t>
                            </w:r>
                          </w:p>
                        </w:txbxContent>
                      </v:textbox>
                    </v:shape>
                  </w:pict>
                </mc:Fallback>
              </mc:AlternateContent>
            </w:r>
          </w:p>
        </w:tc>
      </w:tr>
      <w:tr w:rsidR="00AD19E5" w14:paraId="4435E83E" w14:textId="77777777" w:rsidTr="00AD19E5">
        <w:trPr>
          <w:trHeight w:val="1305"/>
        </w:trPr>
        <w:tc>
          <w:tcPr>
            <w:tcW w:w="7200" w:type="dxa"/>
            <w:shd w:val="clear" w:color="auto" w:fill="F1E4EF"/>
          </w:tcPr>
          <w:p w14:paraId="0ABE39A8" w14:textId="77777777" w:rsidR="00AD19E5" w:rsidRPr="00660590" w:rsidRDefault="00AD19E5" w:rsidP="00AD19E5">
            <w:pPr>
              <w:pStyle w:val="TableParagraph"/>
              <w:spacing w:before="118"/>
              <w:ind w:left="116" w:right="63"/>
              <w:rPr>
                <w:sz w:val="18"/>
                <w:szCs w:val="18"/>
              </w:rPr>
            </w:pPr>
            <w:r w:rsidRPr="00660590">
              <w:rPr>
                <w:sz w:val="18"/>
                <w:szCs w:val="18"/>
              </w:rPr>
              <w:t xml:space="preserve">1.21 </w:t>
            </w:r>
            <w:del w:id="6414" w:author="year" w:date="2021-07-08T07:13:00Z">
              <w:r w:rsidRPr="00660590" w:rsidDel="00BA1DA0">
                <w:rPr>
                  <w:sz w:val="18"/>
                  <w:szCs w:val="18"/>
                </w:rPr>
                <w:delText xml:space="preserve">Muab </w:delText>
              </w:r>
            </w:del>
            <w:ins w:id="6415" w:author="year" w:date="2021-07-08T07:13:00Z">
              <w:r>
                <w:rPr>
                  <w:sz w:val="18"/>
                  <w:szCs w:val="18"/>
                </w:rPr>
                <w:t>Pab</w:t>
              </w:r>
              <w:r w:rsidRPr="00660590">
                <w:rPr>
                  <w:sz w:val="18"/>
                  <w:szCs w:val="18"/>
                </w:rPr>
                <w:t xml:space="preserve"> </w:t>
              </w:r>
            </w:ins>
            <w:r w:rsidRPr="00660590">
              <w:rPr>
                <w:sz w:val="18"/>
                <w:szCs w:val="18"/>
              </w:rPr>
              <w:t xml:space="preserve">kev </w:t>
            </w:r>
            <w:ins w:id="6416" w:author="year" w:date="2021-07-08T07:11:00Z">
              <w:r>
                <w:rPr>
                  <w:sz w:val="18"/>
                  <w:szCs w:val="18"/>
                </w:rPr>
                <w:t xml:space="preserve">txhawb nqa </w:t>
              </w:r>
            </w:ins>
            <w:del w:id="6417" w:author="year" w:date="2021-07-08T07:12:00Z">
              <w:r w:rsidRPr="00660590" w:rsidDel="00BA1DA0">
                <w:rPr>
                  <w:sz w:val="18"/>
                  <w:szCs w:val="18"/>
                </w:rPr>
                <w:delText xml:space="preserve">qhia </w:delText>
              </w:r>
            </w:del>
            <w:ins w:id="6418" w:author="year" w:date="2021-07-08T07:11:00Z">
              <w:r>
                <w:rPr>
                  <w:sz w:val="18"/>
                  <w:szCs w:val="18"/>
                </w:rPr>
                <w:t>thiab cuab</w:t>
              </w:r>
            </w:ins>
            <w:ins w:id="6419" w:author="year" w:date="2021-07-08T07:12:00Z">
              <w:r>
                <w:rPr>
                  <w:sz w:val="18"/>
                  <w:szCs w:val="18"/>
                </w:rPr>
                <w:t xml:space="preserve"> </w:t>
              </w:r>
            </w:ins>
            <w:ins w:id="6420" w:author="year" w:date="2021-07-08T07:11:00Z">
              <w:r>
                <w:rPr>
                  <w:sz w:val="18"/>
                  <w:szCs w:val="18"/>
                </w:rPr>
                <w:t>kev</w:t>
              </w:r>
            </w:ins>
            <w:ins w:id="6421" w:author="year" w:date="2021-07-08T07:13:00Z">
              <w:r>
                <w:rPr>
                  <w:sz w:val="18"/>
                  <w:szCs w:val="18"/>
                </w:rPr>
                <w:t xml:space="preserve"> </w:t>
              </w:r>
            </w:ins>
            <w:ins w:id="6422" w:author="year" w:date="2021-07-08T07:18:00Z">
              <w:r>
                <w:rPr>
                  <w:sz w:val="18"/>
                  <w:szCs w:val="18"/>
                </w:rPr>
                <w:t xml:space="preserve">kawm </w:t>
              </w:r>
            </w:ins>
            <w:ins w:id="6423" w:author="year" w:date="2021-07-08T07:13:00Z">
              <w:r>
                <w:rPr>
                  <w:sz w:val="18"/>
                  <w:szCs w:val="18"/>
                </w:rPr>
                <w:t xml:space="preserve">rau cov tub ntxhais kawm </w:t>
              </w:r>
            </w:ins>
            <w:ins w:id="6424" w:author="year" w:date="2021-07-08T07:14:00Z">
              <w:r>
                <w:rPr>
                  <w:sz w:val="18"/>
                  <w:szCs w:val="18"/>
                </w:rPr>
                <w:t xml:space="preserve">xiam oob khab kom ntseeg tau tias cov </w:t>
              </w:r>
            </w:ins>
            <w:ins w:id="6425" w:author="year" w:date="2021-07-08T07:15:00Z">
              <w:r>
                <w:rPr>
                  <w:sz w:val="18"/>
                  <w:szCs w:val="18"/>
                </w:rPr>
                <w:t>chaw</w:t>
              </w:r>
            </w:ins>
            <w:ins w:id="6426" w:author="year" w:date="2021-07-08T07:14:00Z">
              <w:r>
                <w:rPr>
                  <w:sz w:val="18"/>
                  <w:szCs w:val="18"/>
                </w:rPr>
                <w:t xml:space="preserve"> kawm tau zoo </w:t>
              </w:r>
            </w:ins>
            <w:ins w:id="6427" w:author="year" w:date="2021-07-08T07:16:00Z">
              <w:r>
                <w:rPr>
                  <w:sz w:val="18"/>
                  <w:szCs w:val="18"/>
                </w:rPr>
                <w:t>uas tsim nyog rau lub phiaj xwm ntawm kev kawm ntawm cov tub ntxhais kawm</w:t>
              </w:r>
            </w:ins>
            <w:ins w:id="6428" w:author="year" w:date="2021-07-08T07:18:00Z">
              <w:r>
                <w:rPr>
                  <w:sz w:val="18"/>
                  <w:szCs w:val="18"/>
                </w:rPr>
                <w:t xml:space="preserve"> (IEP)</w:t>
              </w:r>
            </w:ins>
            <w:ins w:id="6429" w:author="year" w:date="2021-07-08T07:16:00Z">
              <w:r>
                <w:rPr>
                  <w:sz w:val="18"/>
                  <w:szCs w:val="18"/>
                </w:rPr>
                <w:t xml:space="preserve">. </w:t>
              </w:r>
            </w:ins>
            <w:del w:id="6430" w:author="year" w:date="2021-07-08T07:18:00Z">
              <w:r w:rsidRPr="00660590" w:rsidDel="000F02D1">
                <w:rPr>
                  <w:sz w:val="18"/>
                  <w:szCs w:val="18"/>
                </w:rPr>
                <w:delText>thiab txhawb nqa cov tub ntxhais kawm xiam oob qhab kom muaj lub chaw kawm zoo tsim nyog rau txhua tus me nyuam kawm ntawv qhov Kev Npaj Kawm (IEP).</w:delText>
              </w:r>
            </w:del>
          </w:p>
        </w:tc>
        <w:tc>
          <w:tcPr>
            <w:tcW w:w="3601" w:type="dxa"/>
            <w:shd w:val="clear" w:color="auto" w:fill="F1E4EF"/>
          </w:tcPr>
          <w:p w14:paraId="3EB69043" w14:textId="77777777" w:rsidR="00AD19E5" w:rsidRPr="00660590" w:rsidRDefault="00AD19E5" w:rsidP="00AD19E5">
            <w:pPr>
              <w:pStyle w:val="TableParagraph"/>
              <w:spacing w:before="176"/>
              <w:ind w:left="235"/>
              <w:rPr>
                <w:sz w:val="18"/>
                <w:szCs w:val="18"/>
              </w:rPr>
            </w:pPr>
            <w:r w:rsidRPr="00660590">
              <w:rPr>
                <w:sz w:val="18"/>
                <w:szCs w:val="18"/>
              </w:rPr>
              <w:t>1000, 2000, 3000, 4000, 5000</w:t>
            </w:r>
          </w:p>
          <w:p w14:paraId="7CC936F3" w14:textId="77777777" w:rsidR="00AD19E5" w:rsidRPr="00660590" w:rsidRDefault="00AD19E5" w:rsidP="00AD19E5">
            <w:pPr>
              <w:pStyle w:val="TableParagraph"/>
              <w:ind w:left="174"/>
              <w:rPr>
                <w:sz w:val="18"/>
                <w:szCs w:val="18"/>
              </w:rPr>
            </w:pPr>
            <w:r w:rsidRPr="00660590">
              <w:rPr>
                <w:sz w:val="18"/>
                <w:szCs w:val="18"/>
              </w:rPr>
              <w:t>LCFF Qauv $ 28,944,447</w:t>
            </w:r>
          </w:p>
          <w:p w14:paraId="4E4DF599" w14:textId="77777777" w:rsidR="00AD19E5" w:rsidRPr="00660590" w:rsidRDefault="00AD19E5" w:rsidP="00AD19E5">
            <w:pPr>
              <w:pStyle w:val="TableParagraph"/>
              <w:spacing w:before="118"/>
              <w:ind w:left="235"/>
              <w:rPr>
                <w:sz w:val="18"/>
                <w:szCs w:val="18"/>
              </w:rPr>
            </w:pPr>
            <w:r w:rsidRPr="00660590">
              <w:rPr>
                <w:sz w:val="18"/>
                <w:szCs w:val="18"/>
              </w:rPr>
              <w:t>1000, 2000, 3000, 4000, 5000</w:t>
            </w:r>
          </w:p>
          <w:p w14:paraId="1FD3C906" w14:textId="77777777" w:rsidR="00AD19E5" w:rsidRPr="00660590" w:rsidRDefault="00AD19E5" w:rsidP="00AD19E5">
            <w:pPr>
              <w:pStyle w:val="TableParagraph"/>
              <w:spacing w:line="233" w:lineRule="exact"/>
              <w:ind w:left="174"/>
              <w:rPr>
                <w:sz w:val="18"/>
                <w:szCs w:val="18"/>
              </w:rPr>
            </w:pPr>
            <w:r w:rsidRPr="00660590">
              <w:rPr>
                <w:sz w:val="18"/>
                <w:szCs w:val="18"/>
              </w:rPr>
              <w:t>Kev Kawm Tshwj Xeeb $ 22,200,000</w:t>
            </w:r>
          </w:p>
        </w:tc>
        <w:tc>
          <w:tcPr>
            <w:tcW w:w="3598" w:type="dxa"/>
            <w:shd w:val="clear" w:color="auto" w:fill="F1E4EF"/>
          </w:tcPr>
          <w:p w14:paraId="1AD3A7E0" w14:textId="77777777" w:rsidR="00AD19E5" w:rsidRPr="00660590" w:rsidRDefault="00AD19E5" w:rsidP="00AD19E5">
            <w:pPr>
              <w:pStyle w:val="TableParagraph"/>
              <w:spacing w:before="176"/>
              <w:ind w:left="179"/>
              <w:rPr>
                <w:sz w:val="18"/>
                <w:szCs w:val="18"/>
              </w:rPr>
            </w:pPr>
            <w:r w:rsidRPr="00660590">
              <w:rPr>
                <w:sz w:val="18"/>
                <w:szCs w:val="18"/>
              </w:rPr>
              <w:t>1000, 2000, 3000, 4000, 5000</w:t>
            </w:r>
          </w:p>
          <w:p w14:paraId="44DBF4CC" w14:textId="77777777" w:rsidR="00AD19E5" w:rsidRPr="00660590" w:rsidRDefault="00AD19E5" w:rsidP="00AD19E5">
            <w:pPr>
              <w:pStyle w:val="TableParagraph"/>
              <w:ind w:left="118"/>
              <w:rPr>
                <w:sz w:val="18"/>
                <w:szCs w:val="18"/>
              </w:rPr>
            </w:pPr>
            <w:r w:rsidRPr="00660590">
              <w:rPr>
                <w:sz w:val="18"/>
                <w:szCs w:val="18"/>
              </w:rPr>
              <w:t>LCFF Qauv $ 33,000,000</w:t>
            </w:r>
          </w:p>
          <w:p w14:paraId="454B0755" w14:textId="77777777" w:rsidR="00AD19E5" w:rsidRPr="00660590" w:rsidRDefault="00AD19E5" w:rsidP="00AD19E5">
            <w:pPr>
              <w:pStyle w:val="TableParagraph"/>
              <w:spacing w:before="118"/>
              <w:ind w:left="179"/>
              <w:rPr>
                <w:sz w:val="18"/>
                <w:szCs w:val="18"/>
              </w:rPr>
            </w:pPr>
            <w:r w:rsidRPr="00660590">
              <w:rPr>
                <w:sz w:val="18"/>
                <w:szCs w:val="18"/>
              </w:rPr>
              <w:t>1000, 2000, 3000, 4000, 5000</w:t>
            </w:r>
          </w:p>
          <w:p w14:paraId="6A651DD2" w14:textId="77777777" w:rsidR="00AD19E5" w:rsidRPr="00660590" w:rsidRDefault="00AD19E5" w:rsidP="00AD19E5">
            <w:pPr>
              <w:pStyle w:val="TableParagraph"/>
              <w:spacing w:line="233" w:lineRule="exact"/>
              <w:ind w:left="118"/>
              <w:rPr>
                <w:sz w:val="18"/>
                <w:szCs w:val="18"/>
              </w:rPr>
            </w:pPr>
            <w:r w:rsidRPr="00660590">
              <w:rPr>
                <w:sz w:val="18"/>
                <w:szCs w:val="18"/>
              </w:rPr>
              <w:t>Kev Kawm Tshwj Xeeb $ 23,740,461</w:t>
            </w:r>
          </w:p>
        </w:tc>
      </w:tr>
    </w:tbl>
    <w:p w14:paraId="631B5C07" w14:textId="77777777" w:rsidR="00AD19E5" w:rsidRDefault="00AD19E5" w:rsidP="00AD19E5">
      <w:pPr>
        <w:rPr>
          <w:sz w:val="2"/>
          <w:szCs w:val="2"/>
        </w:rPr>
      </w:pPr>
    </w:p>
    <w:p w14:paraId="2BA659A7" w14:textId="77777777" w:rsidR="00AD19E5" w:rsidRDefault="00AD19E5" w:rsidP="00AD19E5">
      <w:pPr>
        <w:rPr>
          <w:sz w:val="2"/>
          <w:szCs w:val="2"/>
        </w:rPr>
        <w:sectPr w:rsidR="00AD19E5">
          <w:pgSz w:w="15840" w:h="12240" w:orient="landscape"/>
          <w:pgMar w:top="720" w:right="600" w:bottom="720" w:left="600" w:header="0" w:footer="528" w:gutter="0"/>
          <w:cols w:space="720"/>
        </w:sectPr>
      </w:pPr>
    </w:p>
    <w:tbl>
      <w:tblPr>
        <w:tblW w:w="0" w:type="auto"/>
        <w:tblInd w:w="121" w:type="dxa"/>
        <w:tblBorders>
          <w:top w:val="single" w:sz="2" w:space="0" w:color="D5ABFF"/>
          <w:left w:val="single" w:sz="2" w:space="0" w:color="D5ABFF"/>
          <w:bottom w:val="single" w:sz="2" w:space="0" w:color="D5ABFF"/>
          <w:right w:val="single" w:sz="2" w:space="0" w:color="D5ABFF"/>
          <w:insideH w:val="single" w:sz="2" w:space="0" w:color="D5ABFF"/>
          <w:insideV w:val="single" w:sz="2" w:space="0" w:color="D5ABFF"/>
        </w:tblBorders>
        <w:tblLayout w:type="fixed"/>
        <w:tblCellMar>
          <w:left w:w="0" w:type="dxa"/>
          <w:right w:w="0" w:type="dxa"/>
        </w:tblCellMar>
        <w:tblLook w:val="01E0" w:firstRow="1" w:lastRow="1" w:firstColumn="1" w:lastColumn="1" w:noHBand="0" w:noVBand="0"/>
      </w:tblPr>
      <w:tblGrid>
        <w:gridCol w:w="7200"/>
        <w:gridCol w:w="3603"/>
        <w:gridCol w:w="3598"/>
      </w:tblGrid>
      <w:tr w:rsidR="00AD19E5" w14:paraId="5E74997F" w14:textId="77777777" w:rsidTr="00AD19E5">
        <w:trPr>
          <w:trHeight w:val="609"/>
        </w:trPr>
        <w:tc>
          <w:tcPr>
            <w:tcW w:w="7200" w:type="dxa"/>
          </w:tcPr>
          <w:p w14:paraId="27CA1EBB" w14:textId="77777777" w:rsidR="00AD19E5" w:rsidRDefault="00AD19E5" w:rsidP="00AD19E5">
            <w:pPr>
              <w:pStyle w:val="TableParagraph"/>
              <w:spacing w:before="58" w:line="270" w:lineRule="atLeast"/>
              <w:ind w:right="2626"/>
              <w:rPr>
                <w:b/>
                <w:sz w:val="24"/>
              </w:rPr>
            </w:pPr>
            <w:r w:rsidRPr="00B26303">
              <w:rPr>
                <w:b/>
                <w:sz w:val="19"/>
                <w:szCs w:val="19"/>
              </w:rPr>
              <w:lastRenderedPageBreak/>
              <w:t>Cov Kev Npaj Kev Ua/Kev Pab cuam</w:t>
            </w:r>
          </w:p>
        </w:tc>
        <w:tc>
          <w:tcPr>
            <w:tcW w:w="3603" w:type="dxa"/>
          </w:tcPr>
          <w:p w14:paraId="1009B537" w14:textId="77777777" w:rsidR="00AD19E5" w:rsidRDefault="00AD19E5" w:rsidP="00AD19E5">
            <w:pPr>
              <w:pStyle w:val="TableParagraph"/>
              <w:spacing w:before="58" w:line="270" w:lineRule="atLeast"/>
              <w:ind w:right="1018"/>
              <w:rPr>
                <w:b/>
                <w:sz w:val="24"/>
              </w:rPr>
            </w:pPr>
            <w:r w:rsidRPr="00B26303">
              <w:rPr>
                <w:b/>
                <w:sz w:val="19"/>
                <w:szCs w:val="19"/>
              </w:rPr>
              <w:t>Kev Siv Pob Nyiaj</w:t>
            </w:r>
          </w:p>
        </w:tc>
        <w:tc>
          <w:tcPr>
            <w:tcW w:w="3598" w:type="dxa"/>
          </w:tcPr>
          <w:p w14:paraId="5F79CB2E" w14:textId="77777777" w:rsidR="00AD19E5" w:rsidRDefault="00AD19E5" w:rsidP="00AD19E5">
            <w:pPr>
              <w:pStyle w:val="TableParagraph"/>
              <w:spacing w:before="58" w:line="270" w:lineRule="atLeast"/>
              <w:ind w:right="1016"/>
              <w:rPr>
                <w:b/>
                <w:sz w:val="24"/>
              </w:rPr>
            </w:pPr>
            <w:r w:rsidRPr="00B26303">
              <w:rPr>
                <w:b/>
                <w:sz w:val="19"/>
                <w:szCs w:val="19"/>
              </w:rPr>
              <w:t>Kev Siv Nyiaj Tiag</w:t>
            </w:r>
          </w:p>
        </w:tc>
      </w:tr>
      <w:tr w:rsidR="00AD19E5" w14:paraId="746C5672" w14:textId="77777777" w:rsidTr="00AD19E5">
        <w:trPr>
          <w:trHeight w:val="679"/>
        </w:trPr>
        <w:tc>
          <w:tcPr>
            <w:tcW w:w="7200" w:type="dxa"/>
            <w:vMerge w:val="restart"/>
            <w:shd w:val="clear" w:color="auto" w:fill="F1E4EF"/>
          </w:tcPr>
          <w:p w14:paraId="3A318BA8" w14:textId="77777777" w:rsidR="00AD19E5" w:rsidRPr="002D1971" w:rsidRDefault="00AD19E5" w:rsidP="00AD19E5">
            <w:pPr>
              <w:pStyle w:val="TableParagraph"/>
              <w:spacing w:before="118"/>
              <w:ind w:left="116" w:right="149"/>
              <w:rPr>
                <w:sz w:val="19"/>
                <w:szCs w:val="19"/>
              </w:rPr>
            </w:pPr>
            <w:r w:rsidRPr="002D1971">
              <w:rPr>
                <w:sz w:val="19"/>
                <w:szCs w:val="19"/>
              </w:rPr>
              <w:t xml:space="preserve">1.22 Tswj ob tug Cwj Pwm Kev uas Cuam Tshuam los pab txhawb kev noj qab haus huv ntawm cov tub ntxhais kawm Kev Kawm Tshwj Xeeb, nrog rau cov tub ntxhais kawm tsis meej pem. Cov </w:t>
            </w:r>
            <w:ins w:id="6431" w:author="year" w:date="2021-07-08T07:24:00Z">
              <w:r>
                <w:rPr>
                  <w:sz w:val="19"/>
                  <w:szCs w:val="19"/>
                </w:rPr>
                <w:t xml:space="preserve">pab tswv yim rau cov cwj pwm cuam tshuam </w:t>
              </w:r>
            </w:ins>
            <w:ins w:id="6432" w:author="year" w:date="2021-07-08T07:25:00Z">
              <w:r>
                <w:rPr>
                  <w:sz w:val="19"/>
                  <w:szCs w:val="19"/>
                </w:rPr>
                <w:t>kom</w:t>
              </w:r>
            </w:ins>
            <w:ins w:id="6433" w:author="year" w:date="2021-07-08T07:24:00Z">
              <w:r>
                <w:rPr>
                  <w:sz w:val="19"/>
                  <w:szCs w:val="19"/>
                </w:rPr>
                <w:t xml:space="preserve"> nkag txog cov tub ntxhais kawm </w:t>
              </w:r>
            </w:ins>
            <w:ins w:id="6434" w:author="year" w:date="2021-07-08T07:26:00Z">
              <w:r>
                <w:rPr>
                  <w:sz w:val="19"/>
                  <w:szCs w:val="19"/>
                </w:rPr>
                <w:t xml:space="preserve">thiab qhia cov neeg ua hauj lwm thiab cov tub ntxhais kawm mus rau qhov kev tswj tus kheej mus rau qhov kev xav zoo. </w:t>
              </w:r>
            </w:ins>
            <w:del w:id="6435" w:author="year" w:date="2021-07-08T07:24:00Z">
              <w:r w:rsidRPr="002D1971" w:rsidDel="0006617C">
                <w:rPr>
                  <w:sz w:val="19"/>
                  <w:szCs w:val="19"/>
                </w:rPr>
                <w:delText xml:space="preserve">Koom Tes Tiv Thaiv Cuam Tshuam rau Cwj Pwm ntsuam xyuas </w:delText>
              </w:r>
            </w:del>
            <w:del w:id="6436" w:author="year" w:date="2021-07-08T07:27:00Z">
              <w:r w:rsidRPr="002D1971" w:rsidDel="0006617C">
                <w:rPr>
                  <w:sz w:val="19"/>
                  <w:szCs w:val="19"/>
                </w:rPr>
                <w:delText>cov tub ntxhais kawm, thiab qhia cov neeg ua hauj lwm rau thiab cov tub ntxhais kawm txog kev coj tus cwj pwm.</w:delText>
              </w:r>
            </w:del>
          </w:p>
        </w:tc>
        <w:tc>
          <w:tcPr>
            <w:tcW w:w="3603" w:type="dxa"/>
            <w:tcBorders>
              <w:bottom w:val="nil"/>
            </w:tcBorders>
            <w:shd w:val="clear" w:color="auto" w:fill="F1E4EF"/>
          </w:tcPr>
          <w:p w14:paraId="19C782CD" w14:textId="77777777" w:rsidR="00AD19E5" w:rsidRPr="002D1971" w:rsidRDefault="00AD19E5" w:rsidP="00AD19E5">
            <w:pPr>
              <w:pStyle w:val="TableParagraph"/>
              <w:spacing w:before="176" w:line="250" w:lineRule="atLeast"/>
              <w:ind w:left="174" w:right="224" w:firstLine="61"/>
              <w:rPr>
                <w:sz w:val="19"/>
                <w:szCs w:val="19"/>
              </w:rPr>
            </w:pPr>
            <w:r w:rsidRPr="002D1971">
              <w:rPr>
                <w:sz w:val="19"/>
                <w:szCs w:val="19"/>
              </w:rPr>
              <w:t>1000, 3000 LCFF Txhawb Ntxiv thiab Kev Tshuaj Daws Mob $ 300,129</w:t>
            </w:r>
          </w:p>
        </w:tc>
        <w:tc>
          <w:tcPr>
            <w:tcW w:w="3598" w:type="dxa"/>
            <w:tcBorders>
              <w:bottom w:val="nil"/>
            </w:tcBorders>
            <w:shd w:val="clear" w:color="auto" w:fill="F1E4EF"/>
          </w:tcPr>
          <w:p w14:paraId="15F1B2FD" w14:textId="77777777" w:rsidR="00AD19E5" w:rsidRPr="002D1971" w:rsidRDefault="00AD19E5" w:rsidP="00AD19E5">
            <w:pPr>
              <w:pStyle w:val="TableParagraph"/>
              <w:spacing w:before="176" w:line="250" w:lineRule="atLeast"/>
              <w:ind w:left="116" w:right="277" w:firstLine="61"/>
              <w:rPr>
                <w:sz w:val="19"/>
                <w:szCs w:val="19"/>
              </w:rPr>
            </w:pPr>
            <w:r w:rsidRPr="002D1971">
              <w:rPr>
                <w:sz w:val="19"/>
                <w:szCs w:val="19"/>
              </w:rPr>
              <w:t>1000, 3000 LCFF Txhawb Ntxiv thiab Kev Tshuaj Daws Mob $ 306,157</w:t>
            </w:r>
          </w:p>
        </w:tc>
      </w:tr>
      <w:tr w:rsidR="00AD19E5" w14:paraId="4596D13C" w14:textId="77777777" w:rsidTr="00AD19E5">
        <w:trPr>
          <w:trHeight w:val="756"/>
        </w:trPr>
        <w:tc>
          <w:tcPr>
            <w:tcW w:w="7200" w:type="dxa"/>
            <w:vMerge/>
            <w:tcBorders>
              <w:top w:val="nil"/>
            </w:tcBorders>
            <w:shd w:val="clear" w:color="auto" w:fill="F1E4EF"/>
          </w:tcPr>
          <w:p w14:paraId="7B3D38A4" w14:textId="77777777" w:rsidR="00AD19E5" w:rsidRPr="002D1971" w:rsidRDefault="00AD19E5" w:rsidP="00AD19E5">
            <w:pPr>
              <w:rPr>
                <w:sz w:val="19"/>
                <w:szCs w:val="19"/>
              </w:rPr>
            </w:pPr>
          </w:p>
        </w:tc>
        <w:tc>
          <w:tcPr>
            <w:tcW w:w="7201" w:type="dxa"/>
            <w:gridSpan w:val="2"/>
            <w:tcBorders>
              <w:top w:val="nil"/>
            </w:tcBorders>
            <w:shd w:val="clear" w:color="auto" w:fill="F1E4EF"/>
          </w:tcPr>
          <w:p w14:paraId="76B2D4B3" w14:textId="77777777" w:rsidR="00AD19E5" w:rsidRPr="002D1971" w:rsidRDefault="00AD19E5" w:rsidP="00AD19E5">
            <w:pPr>
              <w:pStyle w:val="TableParagraph"/>
              <w:rPr>
                <w:rFonts w:ascii="Times New Roman"/>
                <w:sz w:val="19"/>
                <w:szCs w:val="19"/>
              </w:rPr>
            </w:pPr>
          </w:p>
        </w:tc>
      </w:tr>
      <w:tr w:rsidR="00AD19E5" w14:paraId="3269C08E" w14:textId="77777777" w:rsidTr="00AD19E5">
        <w:trPr>
          <w:trHeight w:val="1442"/>
        </w:trPr>
        <w:tc>
          <w:tcPr>
            <w:tcW w:w="7200" w:type="dxa"/>
            <w:shd w:val="clear" w:color="auto" w:fill="F1E4EF"/>
          </w:tcPr>
          <w:p w14:paraId="45E5CE87" w14:textId="77777777" w:rsidR="00AD19E5" w:rsidRPr="002D1971" w:rsidRDefault="00AD19E5" w:rsidP="00AD19E5">
            <w:pPr>
              <w:pStyle w:val="TableParagraph"/>
              <w:spacing w:before="118"/>
              <w:ind w:left="116" w:right="516"/>
              <w:rPr>
                <w:sz w:val="19"/>
                <w:szCs w:val="19"/>
              </w:rPr>
            </w:pPr>
            <w:r>
              <w:rPr>
                <w:noProof/>
                <w:sz w:val="19"/>
                <w:szCs w:val="19"/>
                <w:lang w:bidi="th-TH"/>
              </w:rPr>
              <mc:AlternateContent>
                <mc:Choice Requires="wpg">
                  <w:drawing>
                    <wp:anchor distT="0" distB="0" distL="114300" distR="114300" simplePos="0" relativeHeight="252026880" behindDoc="1" locked="0" layoutInCell="1" allowOverlap="1" wp14:anchorId="21D073A4" wp14:editId="54F114B9">
                      <wp:simplePos x="0" y="0"/>
                      <wp:positionH relativeFrom="page">
                        <wp:posOffset>4573905</wp:posOffset>
                      </wp:positionH>
                      <wp:positionV relativeFrom="page">
                        <wp:posOffset>18415</wp:posOffset>
                      </wp:positionV>
                      <wp:extent cx="4568825" cy="1002030"/>
                      <wp:effectExtent l="0" t="0" r="0" b="0"/>
                      <wp:wrapNone/>
                      <wp:docPr id="221"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8825" cy="1002030"/>
                                <a:chOff x="7922" y="2788"/>
                                <a:chExt cx="7195" cy="1443"/>
                              </a:xfrm>
                            </wpg:grpSpPr>
                            <wps:wsp>
                              <wps:cNvPr id="222" name="Rectangle 188"/>
                              <wps:cNvSpPr>
                                <a:spLocks noChangeArrowheads="1"/>
                              </wps:cNvSpPr>
                              <wps:spPr bwMode="auto">
                                <a:xfrm>
                                  <a:off x="7922" y="2787"/>
                                  <a:ext cx="7195" cy="1443"/>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Line 187"/>
                              <wps:cNvCnPr>
                                <a:cxnSpLocks noChangeShapeType="1"/>
                              </wps:cNvCnPr>
                              <wps:spPr bwMode="auto">
                                <a:xfrm>
                                  <a:off x="11523" y="2846"/>
                                  <a:ext cx="0" cy="1248"/>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30FFF3" id="Group 186" o:spid="_x0000_s1026" style="position:absolute;margin-left:360.15pt;margin-top:1.45pt;width:359.75pt;height:78.9pt;z-index:-251289600;mso-position-horizontal-relative:page;mso-position-vertical-relative:page" coordorigin="7922,2788" coordsize="7195,1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">
                      <v:rect id="Rectangle 188" o:spid="_x0000_s1027" style="position:absolute;left:7922;top:2787;width:7195;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" fillcolor="#f1e4ef" stroked="f"/>
                      <v:line id="Line 187" o:spid="_x0000_s1028" style="position:absolute;visibility:visible;mso-wrap-style:square" from="11523,2846" to="11523,4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" strokecolor="#d5abff" strokeweight=".25pt"/>
                      <w10:wrap anchorx="page" anchory="page"/>
                    </v:group>
                  </w:pict>
                </mc:Fallback>
              </mc:AlternateContent>
            </w:r>
            <w:r w:rsidRPr="002D1971">
              <w:rPr>
                <w:sz w:val="19"/>
                <w:szCs w:val="19"/>
              </w:rPr>
              <w:t xml:space="preserve">1.23 Txuas ntxiv ntu ntawm Tus Kws Saib Xyuas Kev Kawm Ntawv Tshwj Xeeb thiab Thawj Coj cov hauj lwm kom </w:t>
            </w:r>
            <w:del w:id="6437" w:author="year" w:date="2021-07-08T07:29:00Z">
              <w:r w:rsidRPr="002D1971" w:rsidDel="0006617C">
                <w:rPr>
                  <w:sz w:val="19"/>
                  <w:szCs w:val="19"/>
                </w:rPr>
                <w:delText xml:space="preserve">muab </w:delText>
              </w:r>
            </w:del>
            <w:ins w:id="6438" w:author="year" w:date="2021-07-08T07:29:00Z">
              <w:r>
                <w:rPr>
                  <w:sz w:val="19"/>
                  <w:szCs w:val="19"/>
                </w:rPr>
                <w:t xml:space="preserve">tsim muaj kev kawm ntawm kev tsim kho kev xav </w:t>
              </w:r>
              <w:r w:rsidRPr="002D1971">
                <w:rPr>
                  <w:sz w:val="19"/>
                  <w:szCs w:val="19"/>
                </w:rPr>
                <w:t xml:space="preserve"> </w:t>
              </w:r>
            </w:ins>
            <w:del w:id="6439" w:author="year" w:date="2021-07-08T07:33:00Z">
              <w:r w:rsidRPr="002D1971" w:rsidDel="0006617C">
                <w:rPr>
                  <w:sz w:val="19"/>
                  <w:szCs w:val="19"/>
                </w:rPr>
                <w:delText xml:space="preserve">kev pab cuam txog kev puas siab puas ntsws </w:delText>
              </w:r>
            </w:del>
            <w:r w:rsidRPr="002D1971">
              <w:rPr>
                <w:sz w:val="19"/>
                <w:szCs w:val="19"/>
              </w:rPr>
              <w:t>nrog cov qauv kev pab cuam uas muaj chaw nyob ntawm kev kawm paub txog ntawm txhua tus tub ntxhais kawm. Kuj tseem yuav pab Tsev Kawm Qib Pib Vineland thiab Miles P. Richmond Tsev Kawm Ntawv.</w:t>
            </w:r>
          </w:p>
        </w:tc>
        <w:tc>
          <w:tcPr>
            <w:tcW w:w="7201" w:type="dxa"/>
            <w:gridSpan w:val="2"/>
          </w:tcPr>
          <w:p w14:paraId="1C30E1D1" w14:textId="77777777" w:rsidR="00AD19E5" w:rsidRPr="002D1971" w:rsidRDefault="00AD19E5" w:rsidP="00AD19E5">
            <w:pPr>
              <w:pStyle w:val="TableParagraph"/>
              <w:tabs>
                <w:tab w:val="left" w:pos="3718"/>
                <w:tab w:val="left" w:pos="3780"/>
              </w:tabs>
              <w:spacing w:before="176"/>
              <w:ind w:left="174" w:right="295" w:firstLine="61"/>
              <w:rPr>
                <w:sz w:val="19"/>
                <w:szCs w:val="19"/>
              </w:rPr>
            </w:pPr>
            <w:r>
              <w:rPr>
                <w:noProof/>
                <w:sz w:val="19"/>
                <w:szCs w:val="19"/>
                <w:lang w:bidi="th-TH"/>
              </w:rPr>
              <mc:AlternateContent>
                <mc:Choice Requires="wps">
                  <w:drawing>
                    <wp:anchor distT="0" distB="0" distL="114300" distR="114300" simplePos="0" relativeHeight="252082176" behindDoc="0" locked="0" layoutInCell="1" allowOverlap="1" wp14:anchorId="3FB4D540" wp14:editId="1765BC23">
                      <wp:simplePos x="0" y="0"/>
                      <wp:positionH relativeFrom="column">
                        <wp:posOffset>2319020</wp:posOffset>
                      </wp:positionH>
                      <wp:positionV relativeFrom="paragraph">
                        <wp:posOffset>72390</wp:posOffset>
                      </wp:positionV>
                      <wp:extent cx="2220595" cy="728980"/>
                      <wp:effectExtent l="0" t="0" r="0" b="0"/>
                      <wp:wrapNone/>
                      <wp:docPr id="220" name="Text Box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0595" cy="728980"/>
                              </a:xfrm>
                              <a:prstGeom prst="rect">
                                <a:avLst/>
                              </a:prstGeom>
                              <a:solidFill>
                                <a:schemeClr val="accent2">
                                  <a:lumMod val="20000"/>
                                  <a:lumOff val="80000"/>
                                </a:schemeClr>
                              </a:solidFill>
                              <a:ln w="9525">
                                <a:solidFill>
                                  <a:schemeClr val="accent2">
                                    <a:lumMod val="20000"/>
                                    <a:lumOff val="80000"/>
                                  </a:schemeClr>
                                </a:solidFill>
                                <a:miter lim="800000"/>
                                <a:headEnd/>
                                <a:tailEnd/>
                              </a:ln>
                            </wps:spPr>
                            <wps:txbx>
                              <w:txbxContent>
                                <w:p w14:paraId="11AEBFD3" w14:textId="77777777" w:rsidR="00AD19E5" w:rsidRPr="00826DB4" w:rsidRDefault="00AD19E5" w:rsidP="00AD19E5">
                                  <w:pPr>
                                    <w:pStyle w:val="TableParagraph"/>
                                    <w:tabs>
                                      <w:tab w:val="left" w:pos="3718"/>
                                    </w:tabs>
                                    <w:ind w:left="174"/>
                                    <w:rPr>
                                      <w:sz w:val="18"/>
                                      <w:szCs w:val="18"/>
                                    </w:rPr>
                                  </w:pPr>
                                  <w:r w:rsidRPr="00826DB4">
                                    <w:rPr>
                                      <w:sz w:val="18"/>
                                      <w:szCs w:val="18"/>
                                    </w:rPr>
                                    <w:t>1000, 3000 LCFF txhawb ntxiv Thiab kev tshuaj Daws Mob $96,157</w:t>
                                  </w:r>
                                </w:p>
                                <w:p w14:paraId="7801B8DF" w14:textId="77777777" w:rsidR="00AD19E5" w:rsidRPr="00826DB4" w:rsidRDefault="00AD19E5" w:rsidP="00AD19E5">
                                  <w:pPr>
                                    <w:pStyle w:val="TableParagraph"/>
                                    <w:tabs>
                                      <w:tab w:val="left" w:pos="3718"/>
                                    </w:tabs>
                                    <w:ind w:left="174"/>
                                    <w:rPr>
                                      <w:sz w:val="18"/>
                                      <w:szCs w:val="18"/>
                                    </w:rPr>
                                  </w:pPr>
                                  <w:r w:rsidRPr="00826DB4">
                                    <w:rPr>
                                      <w:sz w:val="18"/>
                                      <w:szCs w:val="18"/>
                                    </w:rPr>
                                    <w:t>$100, 300, kev kawm txwb xeeb $224,131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4D540" id="Text Box 530" o:spid="_x0000_s1124" type="#_x0000_t202" style="position:absolute;left:0;text-align:left;margin-left:182.6pt;margin-top:5.7pt;width:174.85pt;height:57.4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" fillcolor="#f2dbdb [661]" strokecolor="#f2dbdb [661]">
                      <v:textbox>
                        <w:txbxContent>
                          <w:p w14:paraId="11AEBFD3" w14:textId="77777777" w:rsidR="00AD19E5" w:rsidRPr="00826DB4" w:rsidRDefault="00AD19E5" w:rsidP="00AD19E5">
                            <w:pPr>
                              <w:pStyle w:val="TableParagraph"/>
                              <w:tabs>
                                <w:tab w:val="left" w:pos="3718"/>
                              </w:tabs>
                              <w:ind w:left="174"/>
                              <w:rPr>
                                <w:sz w:val="18"/>
                                <w:szCs w:val="18"/>
                              </w:rPr>
                            </w:pPr>
                            <w:r w:rsidRPr="00826DB4">
                              <w:rPr>
                                <w:sz w:val="18"/>
                                <w:szCs w:val="18"/>
                              </w:rPr>
                              <w:t>1000, 3000 LCFF txhawb ntxiv Thiab kev tshuaj Daws Mob $96,157</w:t>
                            </w:r>
                          </w:p>
                          <w:p w14:paraId="7801B8DF" w14:textId="77777777" w:rsidR="00AD19E5" w:rsidRPr="00826DB4" w:rsidRDefault="00AD19E5" w:rsidP="00AD19E5">
                            <w:pPr>
                              <w:pStyle w:val="TableParagraph"/>
                              <w:tabs>
                                <w:tab w:val="left" w:pos="3718"/>
                              </w:tabs>
                              <w:ind w:left="174"/>
                              <w:rPr>
                                <w:sz w:val="18"/>
                                <w:szCs w:val="18"/>
                              </w:rPr>
                            </w:pPr>
                            <w:r w:rsidRPr="00826DB4">
                              <w:rPr>
                                <w:sz w:val="18"/>
                                <w:szCs w:val="18"/>
                              </w:rPr>
                              <w:t>$100, 300, kev kawm txwb xeeb $224,131</w:t>
                            </w:r>
                          </w:p>
                        </w:txbxContent>
                      </v:textbox>
                    </v:shape>
                  </w:pict>
                </mc:Fallback>
              </mc:AlternateContent>
            </w:r>
          </w:p>
          <w:p w14:paraId="1A53E16D" w14:textId="77777777" w:rsidR="00AD19E5" w:rsidRPr="002D1971" w:rsidRDefault="00AD19E5" w:rsidP="00AD19E5">
            <w:pPr>
              <w:pStyle w:val="TableParagraph"/>
              <w:tabs>
                <w:tab w:val="left" w:pos="3718"/>
              </w:tabs>
              <w:ind w:left="174"/>
              <w:rPr>
                <w:sz w:val="19"/>
                <w:szCs w:val="19"/>
              </w:rPr>
            </w:pPr>
            <w:r w:rsidRPr="002D1971">
              <w:rPr>
                <w:sz w:val="19"/>
                <w:szCs w:val="19"/>
              </w:rPr>
              <w:t>1000, 3000 LCFF txhawb ntxiv</w:t>
            </w:r>
          </w:p>
          <w:p w14:paraId="1EFBC58D" w14:textId="77777777" w:rsidR="00AD19E5" w:rsidRPr="002D1971" w:rsidRDefault="00AD19E5" w:rsidP="00AD19E5">
            <w:pPr>
              <w:pStyle w:val="TableParagraph"/>
              <w:tabs>
                <w:tab w:val="left" w:pos="3718"/>
              </w:tabs>
              <w:ind w:left="174"/>
              <w:rPr>
                <w:sz w:val="19"/>
                <w:szCs w:val="19"/>
              </w:rPr>
            </w:pPr>
            <w:r w:rsidRPr="002D1971">
              <w:rPr>
                <w:sz w:val="19"/>
                <w:szCs w:val="19"/>
              </w:rPr>
              <w:t>Thiab kev tshuaj Daws Mob</w:t>
            </w:r>
            <w:r>
              <w:rPr>
                <w:sz w:val="19"/>
                <w:szCs w:val="19"/>
              </w:rPr>
              <w:t xml:space="preserve"> $66,348</w:t>
            </w:r>
          </w:p>
          <w:p w14:paraId="3BD6797B" w14:textId="77777777" w:rsidR="00AD19E5" w:rsidRPr="002D1971" w:rsidRDefault="00AD19E5" w:rsidP="00AD19E5">
            <w:pPr>
              <w:pStyle w:val="TableParagraph"/>
              <w:tabs>
                <w:tab w:val="left" w:pos="3718"/>
              </w:tabs>
              <w:ind w:left="174"/>
              <w:rPr>
                <w:sz w:val="19"/>
                <w:szCs w:val="19"/>
              </w:rPr>
            </w:pPr>
            <w:r w:rsidRPr="002D1971">
              <w:rPr>
                <w:sz w:val="19"/>
                <w:szCs w:val="19"/>
              </w:rPr>
              <w:t>$100, 300, kev kawm txwb xeeb</w:t>
            </w:r>
          </w:p>
          <w:p w14:paraId="2DFF338F" w14:textId="77777777" w:rsidR="00AD19E5" w:rsidRPr="002D1971" w:rsidRDefault="00AD19E5" w:rsidP="00AD19E5">
            <w:pPr>
              <w:pStyle w:val="TableParagraph"/>
              <w:tabs>
                <w:tab w:val="left" w:pos="3718"/>
              </w:tabs>
              <w:ind w:left="174"/>
              <w:rPr>
                <w:sz w:val="19"/>
                <w:szCs w:val="19"/>
              </w:rPr>
            </w:pPr>
            <w:r w:rsidRPr="002D1971">
              <w:rPr>
                <w:sz w:val="19"/>
                <w:szCs w:val="19"/>
              </w:rPr>
              <w:t>$176,192</w:t>
            </w:r>
            <w:r w:rsidRPr="002D1971">
              <w:rPr>
                <w:sz w:val="19"/>
                <w:szCs w:val="19"/>
              </w:rPr>
              <w:tab/>
            </w:r>
          </w:p>
        </w:tc>
      </w:tr>
      <w:tr w:rsidR="00AD19E5" w14:paraId="7A477046" w14:textId="77777777" w:rsidTr="00AD19E5">
        <w:trPr>
          <w:trHeight w:val="936"/>
        </w:trPr>
        <w:tc>
          <w:tcPr>
            <w:tcW w:w="7200" w:type="dxa"/>
            <w:shd w:val="clear" w:color="auto" w:fill="F1E4EF"/>
          </w:tcPr>
          <w:p w14:paraId="1E0CC5A1" w14:textId="77777777" w:rsidR="00AD19E5" w:rsidRPr="002D1971" w:rsidRDefault="00AD19E5" w:rsidP="00AD19E5">
            <w:pPr>
              <w:pStyle w:val="TableParagraph"/>
              <w:spacing w:before="118"/>
              <w:ind w:left="116" w:right="101"/>
              <w:rPr>
                <w:sz w:val="19"/>
                <w:szCs w:val="19"/>
              </w:rPr>
            </w:pPr>
            <w:r w:rsidRPr="002D1971">
              <w:rPr>
                <w:sz w:val="19"/>
                <w:szCs w:val="19"/>
              </w:rPr>
              <w:t xml:space="preserve">1.24 </w:t>
            </w:r>
            <w:del w:id="6440" w:author="year" w:date="2021-07-08T07:34:00Z">
              <w:r w:rsidRPr="002D1971" w:rsidDel="0006617C">
                <w:rPr>
                  <w:sz w:val="19"/>
                  <w:szCs w:val="19"/>
                </w:rPr>
                <w:delText xml:space="preserve">Txuas ntxiv </w:delText>
              </w:r>
              <w:r w:rsidRPr="002D1971" w:rsidDel="00E452D3">
                <w:rPr>
                  <w:sz w:val="19"/>
                  <w:szCs w:val="19"/>
                </w:rPr>
                <w:delText xml:space="preserve">siv </w:delText>
              </w:r>
            </w:del>
            <w:ins w:id="6441" w:author="year" w:date="2021-07-08T07:34:00Z">
              <w:r>
                <w:rPr>
                  <w:sz w:val="19"/>
                  <w:szCs w:val="19"/>
                </w:rPr>
                <w:t xml:space="preserve">Tsim kho </w:t>
              </w:r>
            </w:ins>
            <w:r w:rsidRPr="002D1971">
              <w:rPr>
                <w:sz w:val="19"/>
                <w:szCs w:val="19"/>
              </w:rPr>
              <w:t xml:space="preserve">thiab </w:t>
            </w:r>
            <w:ins w:id="6442" w:author="year" w:date="2021-07-08T07:36:00Z">
              <w:r>
                <w:rPr>
                  <w:sz w:val="19"/>
                  <w:szCs w:val="19"/>
                </w:rPr>
                <w:t xml:space="preserve">tsim </w:t>
              </w:r>
            </w:ins>
            <w:r w:rsidRPr="002D1971">
              <w:rPr>
                <w:sz w:val="19"/>
                <w:szCs w:val="19"/>
              </w:rPr>
              <w:t>ntxiv</w:t>
            </w:r>
            <w:ins w:id="6443" w:author="year" w:date="2021-07-08T07:36:00Z">
              <w:r>
                <w:rPr>
                  <w:sz w:val="19"/>
                  <w:szCs w:val="19"/>
                </w:rPr>
                <w:t xml:space="preserve"> ib qib kawm (qib 4</w:t>
              </w:r>
            </w:ins>
            <w:del w:id="6444" w:author="year" w:date="2021-07-08T07:37:00Z">
              <w:r w:rsidRPr="002D1971" w:rsidDel="00E452D3">
                <w:rPr>
                  <w:sz w:val="19"/>
                  <w:szCs w:val="19"/>
                </w:rPr>
                <w:delText xml:space="preserve"> rau qib kawm qib tom ntej (Qib 4)</w:delText>
              </w:r>
            </w:del>
            <w:r w:rsidRPr="002D1971">
              <w:rPr>
                <w:sz w:val="19"/>
                <w:szCs w:val="19"/>
              </w:rPr>
              <w:t xml:space="preserve"> rau Qhov Kawm Ua Hauj lwm Sib Koom tes (Kev Ua Hauj Lwm Ib leeg) hauv Madison Qib Pib thiab Qib Pib Noralto / Johnson. Thiab saib 1.6 rau tus xib fwb qhia qib 4 ntxiv ntawm Johnson.</w:t>
            </w:r>
          </w:p>
        </w:tc>
        <w:tc>
          <w:tcPr>
            <w:tcW w:w="3603" w:type="dxa"/>
            <w:shd w:val="clear" w:color="auto" w:fill="F1E4EF"/>
          </w:tcPr>
          <w:p w14:paraId="6B06743F" w14:textId="77777777" w:rsidR="00AD19E5" w:rsidRPr="002D1971" w:rsidRDefault="00AD19E5" w:rsidP="00AD19E5">
            <w:pPr>
              <w:pStyle w:val="TableParagraph"/>
              <w:spacing w:before="176"/>
              <w:ind w:left="235"/>
              <w:rPr>
                <w:sz w:val="19"/>
                <w:szCs w:val="19"/>
              </w:rPr>
            </w:pPr>
            <w:r w:rsidRPr="002D1971">
              <w:rPr>
                <w:sz w:val="19"/>
                <w:szCs w:val="19"/>
              </w:rPr>
              <w:t>1000, 2000, 3000, 4000, 5000</w:t>
            </w:r>
          </w:p>
          <w:p w14:paraId="71A68F04" w14:textId="77777777" w:rsidR="00AD19E5" w:rsidRPr="002D1971" w:rsidRDefault="00AD19E5" w:rsidP="00AD19E5">
            <w:pPr>
              <w:pStyle w:val="TableParagraph"/>
              <w:spacing w:line="250" w:lineRule="atLeast"/>
              <w:ind w:left="174" w:right="1019"/>
              <w:rPr>
                <w:sz w:val="19"/>
                <w:szCs w:val="19"/>
              </w:rPr>
            </w:pPr>
            <w:r w:rsidRPr="002D1971">
              <w:rPr>
                <w:sz w:val="19"/>
                <w:szCs w:val="19"/>
              </w:rPr>
              <w:t>LCFF Txhawb Ntxiv thiab Kev Tshuaj Daws $ 100,000</w:t>
            </w:r>
          </w:p>
        </w:tc>
        <w:tc>
          <w:tcPr>
            <w:tcW w:w="3598" w:type="dxa"/>
            <w:shd w:val="clear" w:color="auto" w:fill="F1E4EF"/>
          </w:tcPr>
          <w:p w14:paraId="1DC98FA8" w14:textId="77777777" w:rsidR="00AD19E5" w:rsidRPr="002D1971" w:rsidRDefault="00AD19E5" w:rsidP="00AD19E5">
            <w:pPr>
              <w:pStyle w:val="TableParagraph"/>
              <w:spacing w:before="176"/>
              <w:ind w:left="177"/>
              <w:rPr>
                <w:sz w:val="19"/>
                <w:szCs w:val="19"/>
              </w:rPr>
            </w:pPr>
            <w:r w:rsidRPr="002D1971">
              <w:rPr>
                <w:sz w:val="19"/>
                <w:szCs w:val="19"/>
              </w:rPr>
              <w:t>1000, 2000, 3000, 4000, 5000</w:t>
            </w:r>
          </w:p>
          <w:p w14:paraId="5898D59B" w14:textId="77777777" w:rsidR="00AD19E5" w:rsidRPr="002D1971" w:rsidRDefault="00AD19E5" w:rsidP="00AD19E5">
            <w:pPr>
              <w:pStyle w:val="TableParagraph"/>
              <w:spacing w:line="250" w:lineRule="atLeast"/>
              <w:ind w:left="116" w:right="1072"/>
              <w:rPr>
                <w:sz w:val="19"/>
                <w:szCs w:val="19"/>
              </w:rPr>
            </w:pPr>
            <w:r w:rsidRPr="002D1971">
              <w:rPr>
                <w:sz w:val="19"/>
                <w:szCs w:val="19"/>
              </w:rPr>
              <w:t>LCFF Txhawb Ntxiv thiab Kev Tshuaj Daws $ 74,329</w:t>
            </w:r>
          </w:p>
        </w:tc>
      </w:tr>
      <w:tr w:rsidR="00AD19E5" w14:paraId="74574080" w14:textId="77777777" w:rsidTr="00AD19E5">
        <w:trPr>
          <w:trHeight w:val="679"/>
        </w:trPr>
        <w:tc>
          <w:tcPr>
            <w:tcW w:w="7200" w:type="dxa"/>
            <w:vMerge w:val="restart"/>
            <w:shd w:val="clear" w:color="auto" w:fill="F1E4EF"/>
          </w:tcPr>
          <w:p w14:paraId="21AB2CE3" w14:textId="77777777" w:rsidR="00AD19E5" w:rsidRPr="002D1971" w:rsidRDefault="00AD19E5" w:rsidP="00AD19E5">
            <w:pPr>
              <w:pStyle w:val="TableParagraph"/>
              <w:spacing w:before="118"/>
              <w:ind w:left="116"/>
              <w:rPr>
                <w:sz w:val="19"/>
                <w:szCs w:val="19"/>
              </w:rPr>
            </w:pPr>
            <w:r w:rsidRPr="002D1971">
              <w:rPr>
                <w:sz w:val="19"/>
                <w:szCs w:val="19"/>
              </w:rPr>
              <w:t>1.25</w:t>
            </w:r>
          </w:p>
          <w:p w14:paraId="3EE5B2E4" w14:textId="77777777" w:rsidR="00AD19E5" w:rsidRPr="002D1971" w:rsidRDefault="00AD19E5" w:rsidP="00AD19E5">
            <w:pPr>
              <w:pStyle w:val="TableParagraph"/>
              <w:rPr>
                <w:b/>
                <w:sz w:val="19"/>
                <w:szCs w:val="19"/>
              </w:rPr>
            </w:pPr>
          </w:p>
          <w:p w14:paraId="0D0CB809" w14:textId="77777777" w:rsidR="00AD19E5" w:rsidRPr="002D1971" w:rsidRDefault="00AD19E5" w:rsidP="00AD19E5">
            <w:pPr>
              <w:pStyle w:val="TableParagraph"/>
              <w:ind w:left="116"/>
              <w:rPr>
                <w:sz w:val="19"/>
                <w:szCs w:val="19"/>
              </w:rPr>
            </w:pPr>
            <w:del w:id="6445" w:author="year" w:date="2021-07-08T07:40:00Z">
              <w:r w:rsidRPr="002D1971" w:rsidDel="00E452D3">
                <w:rPr>
                  <w:sz w:val="19"/>
                  <w:szCs w:val="19"/>
                </w:rPr>
                <w:delText>Tus tsav</w:delText>
              </w:r>
            </w:del>
            <w:ins w:id="6446" w:author="year" w:date="2021-07-08T07:40:00Z">
              <w:r>
                <w:rPr>
                  <w:sz w:val="19"/>
                  <w:szCs w:val="19"/>
                </w:rPr>
                <w:t>Coj</w:t>
              </w:r>
            </w:ins>
            <w:r w:rsidRPr="002D1971">
              <w:rPr>
                <w:sz w:val="19"/>
                <w:szCs w:val="19"/>
              </w:rPr>
              <w:t>,</w:t>
            </w:r>
            <w:ins w:id="6447" w:author="year" w:date="2021-07-08T07:40:00Z">
              <w:r>
                <w:rPr>
                  <w:sz w:val="19"/>
                  <w:szCs w:val="19"/>
                </w:rPr>
                <w:t xml:space="preserve"> txais</w:t>
              </w:r>
            </w:ins>
            <w:r w:rsidRPr="002D1971">
              <w:rPr>
                <w:sz w:val="19"/>
                <w:szCs w:val="19"/>
              </w:rPr>
              <w:t xml:space="preserve"> yuav, thiab yuav cov ntaub ntawv kev qhia hauv qab no:</w:t>
            </w:r>
          </w:p>
          <w:p w14:paraId="3BFCF7A1" w14:textId="77777777" w:rsidR="00AD19E5" w:rsidRPr="002D1971" w:rsidRDefault="00AD19E5" w:rsidP="00AD19E5">
            <w:pPr>
              <w:pStyle w:val="TableParagraph"/>
              <w:spacing w:before="2"/>
              <w:rPr>
                <w:b/>
                <w:sz w:val="19"/>
                <w:szCs w:val="19"/>
              </w:rPr>
            </w:pPr>
          </w:p>
          <w:p w14:paraId="72B4A477" w14:textId="77777777" w:rsidR="00AD19E5" w:rsidRPr="002D1971" w:rsidRDefault="00AD19E5" w:rsidP="00AD19E5">
            <w:pPr>
              <w:pStyle w:val="TableParagraph"/>
              <w:numPr>
                <w:ilvl w:val="0"/>
                <w:numId w:val="12"/>
              </w:numPr>
              <w:tabs>
                <w:tab w:val="left" w:pos="777"/>
                <w:tab w:val="left" w:pos="778"/>
              </w:tabs>
              <w:ind w:hanging="301"/>
              <w:rPr>
                <w:sz w:val="19"/>
                <w:szCs w:val="19"/>
              </w:rPr>
            </w:pPr>
            <w:r w:rsidRPr="002D1971">
              <w:rPr>
                <w:sz w:val="19"/>
                <w:szCs w:val="19"/>
              </w:rPr>
              <w:t>Kev Tshawb Fawb K-12</w:t>
            </w:r>
          </w:p>
          <w:p w14:paraId="1716664A" w14:textId="77777777" w:rsidR="00AD19E5" w:rsidRPr="002D1971" w:rsidRDefault="00AD19E5" w:rsidP="00AD19E5">
            <w:pPr>
              <w:pStyle w:val="TableParagraph"/>
              <w:numPr>
                <w:ilvl w:val="0"/>
                <w:numId w:val="12"/>
              </w:numPr>
              <w:tabs>
                <w:tab w:val="left" w:pos="777"/>
                <w:tab w:val="left" w:pos="778"/>
              </w:tabs>
              <w:ind w:hanging="301"/>
              <w:rPr>
                <w:sz w:val="19"/>
                <w:szCs w:val="19"/>
              </w:rPr>
            </w:pPr>
            <w:r w:rsidRPr="002D1971">
              <w:rPr>
                <w:sz w:val="19"/>
                <w:szCs w:val="19"/>
              </w:rPr>
              <w:t>6-12 Keeb Kwm / Kev Tshawb Fawb</w:t>
            </w:r>
          </w:p>
          <w:p w14:paraId="515EDE80" w14:textId="77777777" w:rsidR="00AD19E5" w:rsidRPr="002D1971" w:rsidRDefault="00AD19E5" w:rsidP="00AD19E5">
            <w:pPr>
              <w:pStyle w:val="TableParagraph"/>
              <w:numPr>
                <w:ilvl w:val="0"/>
                <w:numId w:val="12"/>
              </w:numPr>
              <w:tabs>
                <w:tab w:val="left" w:pos="777"/>
                <w:tab w:val="left" w:pos="778"/>
              </w:tabs>
              <w:ind w:hanging="301"/>
              <w:rPr>
                <w:sz w:val="19"/>
                <w:szCs w:val="19"/>
              </w:rPr>
            </w:pPr>
            <w:r w:rsidRPr="002D1971">
              <w:rPr>
                <w:sz w:val="19"/>
                <w:szCs w:val="19"/>
              </w:rPr>
              <w:t>AP Tsoom Fwv</w:t>
            </w:r>
          </w:p>
          <w:p w14:paraId="3F8AC87D" w14:textId="77777777" w:rsidR="00AD19E5" w:rsidRPr="002D1971" w:rsidRDefault="00AD19E5" w:rsidP="00AD19E5">
            <w:pPr>
              <w:pStyle w:val="TableParagraph"/>
              <w:spacing w:before="60"/>
              <w:ind w:left="116"/>
              <w:rPr>
                <w:sz w:val="19"/>
                <w:szCs w:val="19"/>
              </w:rPr>
            </w:pPr>
            <w:r w:rsidRPr="002D1971">
              <w:rPr>
                <w:sz w:val="19"/>
                <w:szCs w:val="19"/>
              </w:rPr>
              <w:t>Kom yuav tsum tau siv rau xyoo 2020/21</w:t>
            </w:r>
          </w:p>
          <w:p w14:paraId="4A3A4424" w14:textId="77777777" w:rsidR="00AD19E5" w:rsidRPr="002D1971" w:rsidRDefault="00AD19E5" w:rsidP="00AD19E5">
            <w:pPr>
              <w:pStyle w:val="TableParagraph"/>
              <w:ind w:left="116"/>
              <w:rPr>
                <w:sz w:val="19"/>
                <w:szCs w:val="19"/>
              </w:rPr>
            </w:pPr>
            <w:r w:rsidRPr="002D1971">
              <w:rPr>
                <w:sz w:val="19"/>
                <w:szCs w:val="19"/>
              </w:rPr>
              <w:t>Yuav cov khoom siv qhia ntawv uas siv tau.</w:t>
            </w:r>
          </w:p>
        </w:tc>
        <w:tc>
          <w:tcPr>
            <w:tcW w:w="3603" w:type="dxa"/>
            <w:tcBorders>
              <w:bottom w:val="nil"/>
            </w:tcBorders>
            <w:shd w:val="clear" w:color="auto" w:fill="F1E4EF"/>
          </w:tcPr>
          <w:p w14:paraId="38550606" w14:textId="77777777" w:rsidR="00AD19E5" w:rsidRPr="002D1971" w:rsidRDefault="00AD19E5" w:rsidP="00AD19E5">
            <w:pPr>
              <w:pStyle w:val="TableParagraph"/>
              <w:spacing w:before="176" w:line="250" w:lineRule="atLeast"/>
              <w:ind w:left="174" w:right="224" w:firstLine="61"/>
              <w:rPr>
                <w:sz w:val="19"/>
                <w:szCs w:val="19"/>
              </w:rPr>
            </w:pPr>
            <w:r w:rsidRPr="002D1971">
              <w:rPr>
                <w:sz w:val="19"/>
                <w:szCs w:val="19"/>
              </w:rPr>
              <w:t>4000-4999: Cov Cuab Yeej thiab Khoom Siv LCFF Base $ 6,910,000</w:t>
            </w:r>
          </w:p>
        </w:tc>
        <w:tc>
          <w:tcPr>
            <w:tcW w:w="3598" w:type="dxa"/>
            <w:tcBorders>
              <w:bottom w:val="nil"/>
            </w:tcBorders>
            <w:shd w:val="clear" w:color="auto" w:fill="F1E4EF"/>
          </w:tcPr>
          <w:p w14:paraId="30D4F211" w14:textId="77777777" w:rsidR="00AD19E5" w:rsidRPr="002D1971" w:rsidRDefault="00AD19E5" w:rsidP="00AD19E5">
            <w:pPr>
              <w:pStyle w:val="TableParagraph"/>
              <w:spacing w:before="176" w:line="250" w:lineRule="atLeast"/>
              <w:ind w:left="116" w:right="277" w:firstLine="61"/>
              <w:rPr>
                <w:sz w:val="19"/>
                <w:szCs w:val="19"/>
              </w:rPr>
            </w:pPr>
            <w:r w:rsidRPr="002D1971">
              <w:rPr>
                <w:sz w:val="19"/>
                <w:szCs w:val="19"/>
              </w:rPr>
              <w:t>4000-4999: Cov Cuab Yeej thiab Khoom Siv LCFF Qauv $ 6,885,944</w:t>
            </w:r>
          </w:p>
        </w:tc>
      </w:tr>
      <w:tr w:rsidR="00AD19E5" w14:paraId="4AFEF193" w14:textId="77777777" w:rsidTr="00AD19E5">
        <w:trPr>
          <w:trHeight w:val="2425"/>
        </w:trPr>
        <w:tc>
          <w:tcPr>
            <w:tcW w:w="7200" w:type="dxa"/>
            <w:vMerge/>
            <w:tcBorders>
              <w:top w:val="nil"/>
            </w:tcBorders>
            <w:shd w:val="clear" w:color="auto" w:fill="F1E4EF"/>
          </w:tcPr>
          <w:p w14:paraId="525275E5" w14:textId="77777777" w:rsidR="00AD19E5" w:rsidRPr="002D1971" w:rsidRDefault="00AD19E5" w:rsidP="00AD19E5">
            <w:pPr>
              <w:rPr>
                <w:sz w:val="19"/>
                <w:szCs w:val="19"/>
              </w:rPr>
            </w:pPr>
          </w:p>
        </w:tc>
        <w:tc>
          <w:tcPr>
            <w:tcW w:w="7201" w:type="dxa"/>
            <w:gridSpan w:val="2"/>
            <w:tcBorders>
              <w:top w:val="nil"/>
            </w:tcBorders>
            <w:shd w:val="clear" w:color="auto" w:fill="F1E4EF"/>
          </w:tcPr>
          <w:p w14:paraId="4081B4B9" w14:textId="77777777" w:rsidR="00AD19E5" w:rsidRPr="002D1971" w:rsidRDefault="00AD19E5" w:rsidP="00AD19E5">
            <w:pPr>
              <w:pStyle w:val="TableParagraph"/>
              <w:rPr>
                <w:rFonts w:ascii="Times New Roman"/>
                <w:sz w:val="19"/>
                <w:szCs w:val="19"/>
              </w:rPr>
            </w:pPr>
          </w:p>
        </w:tc>
      </w:tr>
      <w:tr w:rsidR="00AD19E5" w14:paraId="77C41D24" w14:textId="77777777" w:rsidTr="00AD19E5">
        <w:trPr>
          <w:trHeight w:val="936"/>
        </w:trPr>
        <w:tc>
          <w:tcPr>
            <w:tcW w:w="7200" w:type="dxa"/>
            <w:shd w:val="clear" w:color="auto" w:fill="F1E4EF"/>
          </w:tcPr>
          <w:p w14:paraId="31868279" w14:textId="77777777" w:rsidR="00AD19E5" w:rsidRPr="002D1971" w:rsidRDefault="00AD19E5" w:rsidP="00AD19E5">
            <w:pPr>
              <w:pStyle w:val="TableParagraph"/>
              <w:spacing w:before="118"/>
              <w:ind w:left="116" w:right="271"/>
              <w:rPr>
                <w:sz w:val="19"/>
                <w:szCs w:val="19"/>
              </w:rPr>
            </w:pPr>
            <w:r w:rsidRPr="002D1971">
              <w:rPr>
                <w:sz w:val="19"/>
                <w:szCs w:val="19"/>
              </w:rPr>
              <w:t xml:space="preserve">1.26 TRUSD yuav txuas ntxiv cov kev qhia ntawv LTEL thiab Cov Kawm Lus Askiv ntawm txhua lub tsev kawm ntawv theem nrab los txhawb txoj kev </w:t>
            </w:r>
            <w:ins w:id="6448" w:author="year" w:date="2021-07-08T07:43:00Z">
              <w:r>
                <w:rPr>
                  <w:sz w:val="19"/>
                  <w:szCs w:val="19"/>
                </w:rPr>
                <w:t xml:space="preserve">txhim kho kev </w:t>
              </w:r>
            </w:ins>
            <w:r w:rsidRPr="002D1971">
              <w:rPr>
                <w:sz w:val="19"/>
                <w:szCs w:val="19"/>
              </w:rPr>
              <w:t>kawm lus thib ob rau Cov Kawm Lus Askiv.</w:t>
            </w:r>
          </w:p>
        </w:tc>
        <w:tc>
          <w:tcPr>
            <w:tcW w:w="3603" w:type="dxa"/>
            <w:shd w:val="clear" w:color="auto" w:fill="F1E4EF"/>
          </w:tcPr>
          <w:p w14:paraId="10482F48" w14:textId="77777777" w:rsidR="00AD19E5" w:rsidRPr="002D1971" w:rsidRDefault="00AD19E5" w:rsidP="00AD19E5">
            <w:pPr>
              <w:pStyle w:val="TableParagraph"/>
              <w:spacing w:before="176"/>
              <w:ind w:left="235"/>
              <w:rPr>
                <w:sz w:val="19"/>
                <w:szCs w:val="19"/>
              </w:rPr>
            </w:pPr>
            <w:r w:rsidRPr="002D1971">
              <w:rPr>
                <w:sz w:val="19"/>
                <w:szCs w:val="19"/>
              </w:rPr>
              <w:t>1000, 3000, 4000 LCFF</w:t>
            </w:r>
          </w:p>
          <w:p w14:paraId="3C4A9008" w14:textId="77777777" w:rsidR="00AD19E5" w:rsidRPr="002D1971" w:rsidRDefault="00AD19E5" w:rsidP="00AD19E5">
            <w:pPr>
              <w:pStyle w:val="TableParagraph"/>
              <w:spacing w:line="235" w:lineRule="exact"/>
              <w:ind w:left="174"/>
              <w:rPr>
                <w:sz w:val="19"/>
                <w:szCs w:val="19"/>
              </w:rPr>
            </w:pPr>
            <w:r w:rsidRPr="002D1971">
              <w:rPr>
                <w:sz w:val="19"/>
                <w:szCs w:val="19"/>
              </w:rPr>
              <w:t>Txhawb Ntxiv thiab Kev Tshuaj Daws $ 198,406</w:t>
            </w:r>
          </w:p>
        </w:tc>
        <w:tc>
          <w:tcPr>
            <w:tcW w:w="3598" w:type="dxa"/>
            <w:shd w:val="clear" w:color="auto" w:fill="F1E4EF"/>
          </w:tcPr>
          <w:p w14:paraId="13846990" w14:textId="77777777" w:rsidR="00AD19E5" w:rsidRPr="002D1971" w:rsidRDefault="00AD19E5" w:rsidP="00AD19E5">
            <w:pPr>
              <w:pStyle w:val="TableParagraph"/>
              <w:spacing w:before="176"/>
              <w:ind w:left="177"/>
              <w:rPr>
                <w:sz w:val="19"/>
                <w:szCs w:val="19"/>
              </w:rPr>
            </w:pPr>
            <w:r w:rsidRPr="002D1971">
              <w:rPr>
                <w:sz w:val="19"/>
                <w:szCs w:val="19"/>
              </w:rPr>
              <w:t>1000, 3000, 4000 LCFF</w:t>
            </w:r>
          </w:p>
          <w:p w14:paraId="59D266F1" w14:textId="77777777" w:rsidR="00AD19E5" w:rsidRPr="002D1971" w:rsidRDefault="00AD19E5" w:rsidP="00AD19E5">
            <w:pPr>
              <w:pStyle w:val="TableParagraph"/>
              <w:spacing w:line="235" w:lineRule="exact"/>
              <w:ind w:left="116"/>
              <w:rPr>
                <w:sz w:val="19"/>
                <w:szCs w:val="19"/>
              </w:rPr>
            </w:pPr>
            <w:r w:rsidRPr="002D1971">
              <w:rPr>
                <w:sz w:val="19"/>
                <w:szCs w:val="19"/>
              </w:rPr>
              <w:t>Txhawb Ntxiv thiab Kev Tshuaj Daws $ 198,759</w:t>
            </w:r>
          </w:p>
        </w:tc>
      </w:tr>
      <w:tr w:rsidR="00AD19E5" w14:paraId="27790B34" w14:textId="77777777" w:rsidTr="00AD19E5">
        <w:trPr>
          <w:trHeight w:val="679"/>
        </w:trPr>
        <w:tc>
          <w:tcPr>
            <w:tcW w:w="7200" w:type="dxa"/>
            <w:vMerge w:val="restart"/>
            <w:shd w:val="clear" w:color="auto" w:fill="F1E4EF"/>
          </w:tcPr>
          <w:p w14:paraId="399ED601" w14:textId="77777777" w:rsidR="00AD19E5" w:rsidRPr="002D1971" w:rsidRDefault="00AD19E5" w:rsidP="00AD19E5">
            <w:pPr>
              <w:pStyle w:val="TableParagraph"/>
              <w:spacing w:before="118"/>
              <w:ind w:left="116" w:right="99"/>
              <w:rPr>
                <w:sz w:val="19"/>
                <w:szCs w:val="19"/>
              </w:rPr>
            </w:pPr>
            <w:r w:rsidRPr="002D1971">
              <w:rPr>
                <w:sz w:val="19"/>
                <w:szCs w:val="19"/>
              </w:rPr>
              <w:t xml:space="preserve">1.27 </w:t>
            </w:r>
            <w:del w:id="6449" w:author="year" w:date="2021-07-08T07:43:00Z">
              <w:r w:rsidRPr="002D1971" w:rsidDel="00E452D3">
                <w:rPr>
                  <w:sz w:val="19"/>
                  <w:szCs w:val="19"/>
                </w:rPr>
                <w:delText xml:space="preserve">Kev </w:delText>
              </w:r>
            </w:del>
            <w:ins w:id="6450" w:author="year" w:date="2021-07-08T07:43:00Z">
              <w:r>
                <w:rPr>
                  <w:sz w:val="19"/>
                  <w:szCs w:val="19"/>
                </w:rPr>
                <w:t xml:space="preserve">Tus </w:t>
              </w:r>
            </w:ins>
            <w:r w:rsidRPr="002D1971">
              <w:rPr>
                <w:sz w:val="19"/>
                <w:szCs w:val="19"/>
              </w:rPr>
              <w:t xml:space="preserve">Pab Cuam Tshuam Rau Cov Cwj Pwm tau </w:t>
            </w:r>
            <w:del w:id="6451" w:author="year" w:date="2021-07-08T07:44:00Z">
              <w:r w:rsidRPr="002D1971" w:rsidDel="00E452D3">
                <w:rPr>
                  <w:sz w:val="19"/>
                  <w:szCs w:val="19"/>
                </w:rPr>
                <w:delText xml:space="preserve">muab </w:delText>
              </w:r>
            </w:del>
            <w:ins w:id="6452" w:author="year" w:date="2021-07-08T07:44:00Z">
              <w:r>
                <w:rPr>
                  <w:sz w:val="19"/>
                  <w:szCs w:val="19"/>
                </w:rPr>
                <w:t>tsim</w:t>
              </w:r>
              <w:r w:rsidRPr="002D1971">
                <w:rPr>
                  <w:sz w:val="19"/>
                  <w:szCs w:val="19"/>
                </w:rPr>
                <w:t xml:space="preserve"> </w:t>
              </w:r>
            </w:ins>
            <w:r w:rsidRPr="002D1971">
              <w:rPr>
                <w:sz w:val="19"/>
                <w:szCs w:val="19"/>
              </w:rPr>
              <w:t>los pab txhawb kev ua raws li cov phiaj xwm kev coj tus cwj pwm ntawm cov tub ntxhais kawm ntau qhov (nrog rau cov tub ntxhais kawm tsis xav kawm) ntawm lawv cov tsev kawm ntawv.</w:t>
            </w:r>
          </w:p>
        </w:tc>
        <w:tc>
          <w:tcPr>
            <w:tcW w:w="3603" w:type="dxa"/>
            <w:tcBorders>
              <w:bottom w:val="nil"/>
            </w:tcBorders>
            <w:shd w:val="clear" w:color="auto" w:fill="F1E4EF"/>
          </w:tcPr>
          <w:p w14:paraId="1D84BBCF" w14:textId="77777777" w:rsidR="00AD19E5" w:rsidRPr="002D1971" w:rsidRDefault="00AD19E5" w:rsidP="00AD19E5">
            <w:pPr>
              <w:pStyle w:val="TableParagraph"/>
              <w:spacing w:before="176" w:line="250" w:lineRule="atLeast"/>
              <w:ind w:left="174" w:right="224" w:firstLine="61"/>
              <w:rPr>
                <w:sz w:val="19"/>
                <w:szCs w:val="19"/>
              </w:rPr>
            </w:pPr>
            <w:r w:rsidRPr="002D1971">
              <w:rPr>
                <w:sz w:val="19"/>
                <w:szCs w:val="19"/>
              </w:rPr>
              <w:t>1000, 3000 LCFF Txhawb Ntxiv thiab Kev Tshuaj Daws $ 638,376</w:t>
            </w:r>
          </w:p>
        </w:tc>
        <w:tc>
          <w:tcPr>
            <w:tcW w:w="3598" w:type="dxa"/>
            <w:tcBorders>
              <w:bottom w:val="nil"/>
            </w:tcBorders>
            <w:shd w:val="clear" w:color="auto" w:fill="F1E4EF"/>
          </w:tcPr>
          <w:p w14:paraId="0825A6B4" w14:textId="77777777" w:rsidR="00AD19E5" w:rsidRPr="002D1971" w:rsidRDefault="00AD19E5" w:rsidP="00AD19E5">
            <w:pPr>
              <w:pStyle w:val="TableParagraph"/>
              <w:spacing w:before="176" w:line="250" w:lineRule="atLeast"/>
              <w:ind w:left="116" w:right="277" w:firstLine="61"/>
              <w:rPr>
                <w:sz w:val="19"/>
                <w:szCs w:val="19"/>
              </w:rPr>
            </w:pPr>
            <w:r w:rsidRPr="002D1971">
              <w:rPr>
                <w:sz w:val="19"/>
                <w:szCs w:val="19"/>
              </w:rPr>
              <w:t>1000, 3000 LCFF Txhawb Ntxiv thiab Kev Tshuaj Daws $ 430,009</w:t>
            </w:r>
          </w:p>
        </w:tc>
      </w:tr>
      <w:tr w:rsidR="00AD19E5" w14:paraId="1B7DDE24" w14:textId="77777777" w:rsidTr="00AD19E5">
        <w:trPr>
          <w:trHeight w:val="503"/>
        </w:trPr>
        <w:tc>
          <w:tcPr>
            <w:tcW w:w="7200" w:type="dxa"/>
            <w:vMerge/>
            <w:tcBorders>
              <w:top w:val="nil"/>
            </w:tcBorders>
            <w:shd w:val="clear" w:color="auto" w:fill="F1E4EF"/>
          </w:tcPr>
          <w:p w14:paraId="69AF8C20" w14:textId="77777777" w:rsidR="00AD19E5" w:rsidRDefault="00AD19E5" w:rsidP="00AD19E5">
            <w:pPr>
              <w:rPr>
                <w:sz w:val="2"/>
                <w:szCs w:val="2"/>
              </w:rPr>
            </w:pPr>
          </w:p>
        </w:tc>
        <w:tc>
          <w:tcPr>
            <w:tcW w:w="7201" w:type="dxa"/>
            <w:gridSpan w:val="2"/>
            <w:tcBorders>
              <w:top w:val="nil"/>
            </w:tcBorders>
            <w:shd w:val="clear" w:color="auto" w:fill="F1E4EF"/>
          </w:tcPr>
          <w:p w14:paraId="0E9F9759" w14:textId="77777777" w:rsidR="00AD19E5" w:rsidRDefault="00AD19E5" w:rsidP="00AD19E5">
            <w:pPr>
              <w:pStyle w:val="TableParagraph"/>
              <w:rPr>
                <w:rFonts w:ascii="Times New Roman"/>
                <w:sz w:val="20"/>
              </w:rPr>
            </w:pPr>
          </w:p>
        </w:tc>
      </w:tr>
      <w:tr w:rsidR="00AD19E5" w14:paraId="2E5AC2B7" w14:textId="77777777" w:rsidTr="00AD19E5">
        <w:trPr>
          <w:trHeight w:val="934"/>
        </w:trPr>
        <w:tc>
          <w:tcPr>
            <w:tcW w:w="7200" w:type="dxa"/>
            <w:shd w:val="clear" w:color="auto" w:fill="F1E4EF"/>
          </w:tcPr>
          <w:p w14:paraId="46BFD662" w14:textId="77777777" w:rsidR="00AD19E5" w:rsidRPr="009A5EE7" w:rsidRDefault="00AD19E5" w:rsidP="00AD19E5">
            <w:pPr>
              <w:pStyle w:val="TableParagraph"/>
              <w:spacing w:before="118"/>
              <w:ind w:left="116" w:right="515"/>
              <w:rPr>
                <w:sz w:val="19"/>
                <w:szCs w:val="19"/>
              </w:rPr>
            </w:pPr>
            <w:r w:rsidRPr="009A5EE7">
              <w:rPr>
                <w:sz w:val="19"/>
                <w:szCs w:val="19"/>
              </w:rPr>
              <w:t xml:space="preserve">1.28 Cov kev kawm thiab cov kev ntsuas thiab kev ua ntu zus yuav </w:t>
            </w:r>
            <w:del w:id="6453" w:author="year" w:date="2021-07-08T07:46:00Z">
              <w:r w:rsidRPr="009A5EE7" w:rsidDel="00641AA4">
                <w:rPr>
                  <w:sz w:val="19"/>
                  <w:szCs w:val="19"/>
                </w:rPr>
                <w:delText>raug tsim nrog cov qauv txheej txheem tseem ceeb</w:delText>
              </w:r>
            </w:del>
            <w:ins w:id="6454" w:author="year" w:date="2021-07-08T07:46:00Z">
              <w:r>
                <w:rPr>
                  <w:sz w:val="19"/>
                  <w:szCs w:val="19"/>
                </w:rPr>
                <w:t xml:space="preserve"> tau txais kev txhim kho raws li tus qauv tseem ceeb</w:t>
              </w:r>
            </w:ins>
            <w:r w:rsidRPr="009A5EE7">
              <w:rPr>
                <w:sz w:val="19"/>
                <w:szCs w:val="19"/>
              </w:rPr>
              <w:t>.</w:t>
            </w:r>
          </w:p>
        </w:tc>
        <w:tc>
          <w:tcPr>
            <w:tcW w:w="3603" w:type="dxa"/>
            <w:shd w:val="clear" w:color="auto" w:fill="F1E4EF"/>
          </w:tcPr>
          <w:p w14:paraId="48903622" w14:textId="77777777" w:rsidR="00AD19E5" w:rsidRPr="009A5EE7" w:rsidRDefault="00AD19E5" w:rsidP="00AD19E5">
            <w:pPr>
              <w:pStyle w:val="TableParagraph"/>
              <w:spacing w:before="176"/>
              <w:ind w:left="235"/>
              <w:rPr>
                <w:sz w:val="19"/>
                <w:szCs w:val="19"/>
              </w:rPr>
            </w:pPr>
            <w:r w:rsidRPr="009A5EE7">
              <w:rPr>
                <w:sz w:val="19"/>
                <w:szCs w:val="19"/>
              </w:rPr>
              <w:t>1000, 3000, 4000, 5000 LCFF</w:t>
            </w:r>
          </w:p>
          <w:p w14:paraId="5F798998" w14:textId="77777777" w:rsidR="00AD19E5" w:rsidRPr="009A5EE7" w:rsidRDefault="00AD19E5" w:rsidP="00AD19E5">
            <w:pPr>
              <w:pStyle w:val="TableParagraph"/>
              <w:ind w:left="174"/>
              <w:rPr>
                <w:sz w:val="19"/>
                <w:szCs w:val="19"/>
              </w:rPr>
            </w:pPr>
            <w:r w:rsidRPr="009A5EE7">
              <w:rPr>
                <w:sz w:val="19"/>
                <w:szCs w:val="19"/>
              </w:rPr>
              <w:t>Txhawb Ntxiv thiab Kev Tshuaj Daws Mob</w:t>
            </w:r>
            <w:r>
              <w:rPr>
                <w:sz w:val="19"/>
                <w:szCs w:val="19"/>
              </w:rPr>
              <w:t xml:space="preserve"> </w:t>
            </w:r>
            <w:r w:rsidRPr="009A5EE7">
              <w:rPr>
                <w:sz w:val="19"/>
                <w:szCs w:val="19"/>
              </w:rPr>
              <w:t>$ 941,759</w:t>
            </w:r>
          </w:p>
        </w:tc>
        <w:tc>
          <w:tcPr>
            <w:tcW w:w="3598" w:type="dxa"/>
            <w:shd w:val="clear" w:color="auto" w:fill="F1E4EF"/>
          </w:tcPr>
          <w:p w14:paraId="54A084DA" w14:textId="77777777" w:rsidR="00AD19E5" w:rsidRPr="009A5EE7" w:rsidRDefault="00AD19E5" w:rsidP="00AD19E5">
            <w:pPr>
              <w:pStyle w:val="TableParagraph"/>
              <w:spacing w:before="176"/>
              <w:ind w:left="177"/>
              <w:rPr>
                <w:sz w:val="19"/>
                <w:szCs w:val="19"/>
              </w:rPr>
            </w:pPr>
            <w:r w:rsidRPr="009A5EE7">
              <w:rPr>
                <w:sz w:val="19"/>
                <w:szCs w:val="19"/>
              </w:rPr>
              <w:t>1000, 3000, 4000, 5000 LCFF</w:t>
            </w:r>
          </w:p>
          <w:p w14:paraId="2D1589F8" w14:textId="77777777" w:rsidR="00AD19E5" w:rsidRPr="009A5EE7" w:rsidRDefault="00AD19E5" w:rsidP="00AD19E5">
            <w:pPr>
              <w:pStyle w:val="TableParagraph"/>
              <w:ind w:left="116"/>
              <w:rPr>
                <w:sz w:val="19"/>
                <w:szCs w:val="19"/>
              </w:rPr>
            </w:pPr>
            <w:r w:rsidRPr="009A5EE7">
              <w:rPr>
                <w:sz w:val="19"/>
                <w:szCs w:val="19"/>
              </w:rPr>
              <w:t>Txhawb Ntxiv thiab Kev Tshuaj Daws Mob</w:t>
            </w:r>
            <w:r>
              <w:rPr>
                <w:sz w:val="19"/>
                <w:szCs w:val="19"/>
              </w:rPr>
              <w:t xml:space="preserve"> </w:t>
            </w:r>
            <w:r w:rsidRPr="009A5EE7">
              <w:rPr>
                <w:sz w:val="19"/>
                <w:szCs w:val="19"/>
              </w:rPr>
              <w:t>$ 1,022,217</w:t>
            </w:r>
          </w:p>
        </w:tc>
      </w:tr>
    </w:tbl>
    <w:p w14:paraId="6AECB53A" w14:textId="77777777" w:rsidR="00AD19E5" w:rsidRDefault="00AD19E5" w:rsidP="00AD19E5">
      <w:pPr>
        <w:rPr>
          <w:sz w:val="2"/>
          <w:szCs w:val="2"/>
        </w:rPr>
      </w:pPr>
    </w:p>
    <w:p w14:paraId="15F16E9B" w14:textId="77777777" w:rsidR="00AD19E5" w:rsidRDefault="00AD19E5" w:rsidP="00AD19E5">
      <w:pPr>
        <w:rPr>
          <w:sz w:val="2"/>
          <w:szCs w:val="2"/>
        </w:rPr>
        <w:sectPr w:rsidR="00AD19E5">
          <w:pgSz w:w="15840" w:h="12240" w:orient="landscape"/>
          <w:pgMar w:top="720" w:right="600" w:bottom="720" w:left="600" w:header="0" w:footer="528" w:gutter="0"/>
          <w:cols w:space="720"/>
        </w:sectPr>
      </w:pPr>
    </w:p>
    <w:tbl>
      <w:tblPr>
        <w:tblW w:w="0" w:type="auto"/>
        <w:tblInd w:w="121" w:type="dxa"/>
        <w:tblBorders>
          <w:top w:val="single" w:sz="2" w:space="0" w:color="D5ABFF"/>
          <w:left w:val="single" w:sz="2" w:space="0" w:color="D5ABFF"/>
          <w:bottom w:val="single" w:sz="2" w:space="0" w:color="D5ABFF"/>
          <w:right w:val="single" w:sz="2" w:space="0" w:color="D5ABFF"/>
          <w:insideH w:val="single" w:sz="2" w:space="0" w:color="D5ABFF"/>
          <w:insideV w:val="single" w:sz="2" w:space="0" w:color="D5ABFF"/>
        </w:tblBorders>
        <w:tblLayout w:type="fixed"/>
        <w:tblCellMar>
          <w:left w:w="0" w:type="dxa"/>
          <w:right w:w="0" w:type="dxa"/>
        </w:tblCellMar>
        <w:tblLook w:val="01E0" w:firstRow="1" w:lastRow="1" w:firstColumn="1" w:lastColumn="1" w:noHBand="0" w:noVBand="0"/>
      </w:tblPr>
      <w:tblGrid>
        <w:gridCol w:w="7200"/>
        <w:gridCol w:w="3600"/>
        <w:gridCol w:w="3600"/>
      </w:tblGrid>
      <w:tr w:rsidR="00AD19E5" w14:paraId="6CFC2B2B" w14:textId="77777777" w:rsidTr="00AD19E5">
        <w:trPr>
          <w:trHeight w:val="609"/>
        </w:trPr>
        <w:tc>
          <w:tcPr>
            <w:tcW w:w="7200" w:type="dxa"/>
          </w:tcPr>
          <w:p w14:paraId="6A2CDF96" w14:textId="77777777" w:rsidR="00AD19E5" w:rsidRDefault="00AD19E5" w:rsidP="00AD19E5">
            <w:pPr>
              <w:pStyle w:val="TableParagraph"/>
              <w:spacing w:before="58" w:line="270" w:lineRule="atLeast"/>
              <w:ind w:right="2626"/>
              <w:rPr>
                <w:b/>
                <w:sz w:val="24"/>
              </w:rPr>
            </w:pPr>
            <w:r w:rsidRPr="00B26303">
              <w:rPr>
                <w:b/>
                <w:sz w:val="19"/>
                <w:szCs w:val="19"/>
              </w:rPr>
              <w:lastRenderedPageBreak/>
              <w:t>Cov Kev Npaj Kev Ua/Kev Pab cuam</w:t>
            </w:r>
          </w:p>
        </w:tc>
        <w:tc>
          <w:tcPr>
            <w:tcW w:w="3600" w:type="dxa"/>
          </w:tcPr>
          <w:p w14:paraId="568A6EEF" w14:textId="77777777" w:rsidR="00AD19E5" w:rsidRDefault="00AD19E5" w:rsidP="00AD19E5">
            <w:pPr>
              <w:pStyle w:val="TableParagraph"/>
              <w:spacing w:before="58" w:line="270" w:lineRule="atLeast"/>
              <w:ind w:right="1015"/>
              <w:rPr>
                <w:b/>
                <w:sz w:val="24"/>
              </w:rPr>
            </w:pPr>
            <w:r w:rsidRPr="00B26303">
              <w:rPr>
                <w:b/>
                <w:sz w:val="19"/>
                <w:szCs w:val="19"/>
              </w:rPr>
              <w:t>Kev Siv Pob Nyiaj</w:t>
            </w:r>
          </w:p>
        </w:tc>
        <w:tc>
          <w:tcPr>
            <w:tcW w:w="3600" w:type="dxa"/>
          </w:tcPr>
          <w:p w14:paraId="17CEA0D1" w14:textId="77777777" w:rsidR="00AD19E5" w:rsidRDefault="00AD19E5" w:rsidP="00AD19E5">
            <w:pPr>
              <w:pStyle w:val="TableParagraph"/>
              <w:spacing w:before="58" w:line="270" w:lineRule="atLeast"/>
              <w:ind w:right="1015"/>
              <w:rPr>
                <w:b/>
                <w:sz w:val="24"/>
              </w:rPr>
            </w:pPr>
            <w:r w:rsidRPr="00B26303">
              <w:rPr>
                <w:b/>
                <w:sz w:val="19"/>
                <w:szCs w:val="19"/>
              </w:rPr>
              <w:t>Kev Siv Nyiaj Tiag</w:t>
            </w:r>
          </w:p>
        </w:tc>
      </w:tr>
      <w:tr w:rsidR="00AD19E5" w14:paraId="1A2E6E19" w14:textId="77777777" w:rsidTr="00AD19E5">
        <w:trPr>
          <w:trHeight w:val="1695"/>
        </w:trPr>
        <w:tc>
          <w:tcPr>
            <w:tcW w:w="7200" w:type="dxa"/>
            <w:shd w:val="clear" w:color="auto" w:fill="F1E4EF"/>
          </w:tcPr>
          <w:p w14:paraId="21110822" w14:textId="77777777" w:rsidR="00AD19E5" w:rsidRPr="004E0590" w:rsidRDefault="00AD19E5" w:rsidP="00AD19E5">
            <w:pPr>
              <w:pStyle w:val="TableParagraph"/>
              <w:spacing w:before="58"/>
              <w:ind w:left="116" w:right="223"/>
              <w:rPr>
                <w:sz w:val="19"/>
                <w:szCs w:val="19"/>
              </w:rPr>
            </w:pPr>
            <w:r w:rsidRPr="004E0590">
              <w:rPr>
                <w:sz w:val="19"/>
                <w:szCs w:val="19"/>
              </w:rPr>
              <w:t xml:space="preserve">9 tus </w:t>
            </w:r>
            <w:ins w:id="6455" w:author="year" w:date="2021-07-08T07:49:00Z">
              <w:r>
                <w:rPr>
                  <w:sz w:val="19"/>
                  <w:szCs w:val="19"/>
                </w:rPr>
                <w:t>xwb hwb qhia nqis tes yuav txhim kho cov ntaw</w:t>
              </w:r>
            </w:ins>
            <w:ins w:id="6456" w:author="year" w:date="2021-07-08T07:50:00Z">
              <w:r>
                <w:rPr>
                  <w:sz w:val="19"/>
                  <w:szCs w:val="19"/>
                </w:rPr>
                <w:t xml:space="preserve">v kawm thiab </w:t>
              </w:r>
            </w:ins>
            <w:ins w:id="6457" w:author="year" w:date="2021-07-08T07:51:00Z">
              <w:r>
                <w:rPr>
                  <w:sz w:val="19"/>
                  <w:szCs w:val="19"/>
                </w:rPr>
                <w:t xml:space="preserve">faib lawv rau cov xwb hwb hauv chav kawm ntawv. </w:t>
              </w:r>
            </w:ins>
            <w:del w:id="6458" w:author="year" w:date="2021-07-08T07:49:00Z">
              <w:r w:rsidRPr="004E0590" w:rsidDel="00641AA4">
                <w:rPr>
                  <w:sz w:val="19"/>
                  <w:szCs w:val="19"/>
                </w:rPr>
                <w:delText>nais khus sim qhia yuav tsim kev</w:delText>
              </w:r>
            </w:del>
            <w:del w:id="6459" w:author="year" w:date="2021-07-08T07:51:00Z">
              <w:r w:rsidRPr="004E0590" w:rsidDel="00641AA4">
                <w:rPr>
                  <w:sz w:val="19"/>
                  <w:szCs w:val="19"/>
                </w:rPr>
                <w:delText xml:space="preserve"> qhia thiab siv lawv nrog cov xib fwb ua khub hauv chav kawm</w:delText>
              </w:r>
            </w:del>
            <w:r w:rsidRPr="004E0590">
              <w:rPr>
                <w:sz w:val="19"/>
                <w:szCs w:val="19"/>
              </w:rPr>
              <w:t xml:space="preserve">. Kev ntsuam xyuas </w:t>
            </w:r>
            <w:ins w:id="6460" w:author="year" w:date="2021-07-08T07:53:00Z">
              <w:r>
                <w:rPr>
                  <w:sz w:val="19"/>
                  <w:szCs w:val="19"/>
                </w:rPr>
                <w:t xml:space="preserve">lub kauj ncig </w:t>
              </w:r>
            </w:ins>
            <w:r w:rsidRPr="004E0590">
              <w:rPr>
                <w:sz w:val="19"/>
                <w:szCs w:val="19"/>
              </w:rPr>
              <w:t xml:space="preserve">luv </w:t>
            </w:r>
            <w:del w:id="6461" w:author="year" w:date="2021-07-08T07:51:00Z">
              <w:r w:rsidRPr="004E0590" w:rsidDel="00641AA4">
                <w:rPr>
                  <w:sz w:val="19"/>
                  <w:szCs w:val="19"/>
                </w:rPr>
                <w:delText xml:space="preserve">lub voj voog </w:delText>
              </w:r>
            </w:del>
            <w:r w:rsidRPr="004E0590">
              <w:rPr>
                <w:sz w:val="19"/>
                <w:szCs w:val="19"/>
              </w:rPr>
              <w:t>yuav raug tsim los ntsuas tub ntxhais kawm txoj kev kawm. Yuav muaj kev txhim kho txuj ci ntxiv rau cov kws qhia ua hauj lwm hauv chav kuaj thiab cov kws qhia khub. Cov thawj coj hauv tsev kawm ntawv tseem yuav muaj kev cob qhia los txhawb kev siv.</w:t>
            </w:r>
          </w:p>
        </w:tc>
        <w:tc>
          <w:tcPr>
            <w:tcW w:w="7200" w:type="dxa"/>
            <w:gridSpan w:val="2"/>
            <w:shd w:val="clear" w:color="auto" w:fill="F1E4EF"/>
          </w:tcPr>
          <w:p w14:paraId="2571CF67" w14:textId="77777777" w:rsidR="00AD19E5" w:rsidRPr="004E0590" w:rsidRDefault="00AD19E5" w:rsidP="00AD19E5">
            <w:pPr>
              <w:pStyle w:val="TableParagraph"/>
              <w:rPr>
                <w:rFonts w:ascii="Times New Roman"/>
                <w:sz w:val="19"/>
                <w:szCs w:val="19"/>
              </w:rPr>
            </w:pPr>
          </w:p>
        </w:tc>
      </w:tr>
      <w:tr w:rsidR="00AD19E5" w14:paraId="455D386D" w14:textId="77777777" w:rsidTr="00AD19E5">
        <w:trPr>
          <w:trHeight w:val="2128"/>
        </w:trPr>
        <w:tc>
          <w:tcPr>
            <w:tcW w:w="7200" w:type="dxa"/>
            <w:shd w:val="clear" w:color="auto" w:fill="F1E4EF"/>
          </w:tcPr>
          <w:p w14:paraId="02427A18" w14:textId="77777777" w:rsidR="00AD19E5" w:rsidRPr="004E0590" w:rsidRDefault="00AD19E5" w:rsidP="00AD19E5">
            <w:pPr>
              <w:pStyle w:val="TableParagraph"/>
              <w:spacing w:before="118"/>
              <w:ind w:left="116" w:right="370"/>
              <w:rPr>
                <w:sz w:val="19"/>
                <w:szCs w:val="19"/>
              </w:rPr>
            </w:pPr>
            <w:r w:rsidRPr="004E0590">
              <w:rPr>
                <w:sz w:val="19"/>
                <w:szCs w:val="19"/>
              </w:rPr>
              <w:t xml:space="preserve">1.29 Peb </w:t>
            </w:r>
            <w:ins w:id="6462" w:author="year" w:date="2021-07-08T07:55:00Z">
              <w:r>
                <w:rPr>
                  <w:sz w:val="19"/>
                  <w:szCs w:val="19"/>
                </w:rPr>
                <w:t xml:space="preserve">tus kws tshaj lij ntawm kev txhawb nqa kev cuam tshuam tus cwj pwm zoo </w:t>
              </w:r>
            </w:ins>
            <w:del w:id="6463" w:author="year" w:date="2021-07-08T07:57:00Z">
              <w:r w:rsidRPr="004E0590" w:rsidDel="003F4E88">
                <w:rPr>
                  <w:sz w:val="19"/>
                  <w:szCs w:val="19"/>
                </w:rPr>
                <w:delText xml:space="preserve">Qhov Kev Pab cuam Kev Coj Tus Cwj pwm  (PBIS) Cov kws tshaj lij </w:delText>
              </w:r>
            </w:del>
            <w:r w:rsidRPr="004E0590">
              <w:rPr>
                <w:sz w:val="19"/>
                <w:szCs w:val="19"/>
              </w:rPr>
              <w:t xml:space="preserve">yuav ua hauj lwm nrog pab pawg ntawm tsev kawm ntawv los txhawb nqa thoob plaws </w:t>
            </w:r>
            <w:del w:id="6464" w:author="year" w:date="2021-07-08T07:59:00Z">
              <w:r w:rsidRPr="004E0590" w:rsidDel="003F4E88">
                <w:rPr>
                  <w:sz w:val="19"/>
                  <w:szCs w:val="19"/>
                </w:rPr>
                <w:delText xml:space="preserve">hauv paus </w:delText>
              </w:r>
            </w:del>
            <w:r w:rsidRPr="004E0590">
              <w:rPr>
                <w:sz w:val="19"/>
                <w:szCs w:val="19"/>
              </w:rPr>
              <w:t xml:space="preserve">tsev kawm ntawv </w:t>
            </w:r>
            <w:ins w:id="6465" w:author="year" w:date="2021-07-08T07:59:00Z">
              <w:r>
                <w:rPr>
                  <w:sz w:val="19"/>
                  <w:szCs w:val="19"/>
                </w:rPr>
                <w:t xml:space="preserve">ntawm kev pib hauj lwm nrog rau kev saib xyuas, txhawb nqa, qhia thiab kev koom tes. </w:t>
              </w:r>
            </w:ins>
            <w:del w:id="6466" w:author="year" w:date="2021-07-08T08:00:00Z">
              <w:r w:rsidRPr="004E0590" w:rsidDel="003F4E88">
                <w:rPr>
                  <w:sz w:val="19"/>
                  <w:szCs w:val="19"/>
                </w:rPr>
                <w:delText>kom ua tiav cov txheej txheem no nrog kev cob qhia, kev txhawb nqa, kev cob qhia, thiab kev sib koom tes.</w:delText>
              </w:r>
            </w:del>
          </w:p>
          <w:p w14:paraId="4B52A95C" w14:textId="77777777" w:rsidR="00AD19E5" w:rsidRPr="004E0590" w:rsidRDefault="00AD19E5" w:rsidP="00AD19E5">
            <w:pPr>
              <w:pStyle w:val="TableParagraph"/>
              <w:spacing w:before="5"/>
              <w:rPr>
                <w:b/>
                <w:sz w:val="19"/>
                <w:szCs w:val="19"/>
              </w:rPr>
            </w:pPr>
          </w:p>
          <w:p w14:paraId="3D380292" w14:textId="77777777" w:rsidR="00AD19E5" w:rsidRPr="004E0590" w:rsidRDefault="00AD19E5" w:rsidP="00AD19E5">
            <w:pPr>
              <w:pStyle w:val="TableParagraph"/>
              <w:ind w:left="116"/>
              <w:rPr>
                <w:sz w:val="19"/>
                <w:szCs w:val="19"/>
              </w:rPr>
            </w:pPr>
            <w:del w:id="6467" w:author="year" w:date="2021-07-08T08:01:00Z">
              <w:r w:rsidRPr="004E0590" w:rsidDel="003F4E88">
                <w:rPr>
                  <w:sz w:val="19"/>
                  <w:szCs w:val="19"/>
                </w:rPr>
                <w:delText>Kev them nyiaj yuav xa ncaj qha rau cov tsev kawm ntawv</w:delText>
              </w:r>
            </w:del>
            <w:ins w:id="6468" w:author="year" w:date="2021-07-08T08:01:00Z">
              <w:r>
                <w:rPr>
                  <w:sz w:val="19"/>
                  <w:szCs w:val="19"/>
                </w:rPr>
                <w:t>Kev txhawb nqa rau cov tsev kawm</w:t>
              </w:r>
            </w:ins>
            <w:r w:rsidRPr="004E0590">
              <w:rPr>
                <w:sz w:val="19"/>
                <w:szCs w:val="19"/>
              </w:rPr>
              <w:t>.</w:t>
            </w:r>
          </w:p>
        </w:tc>
        <w:tc>
          <w:tcPr>
            <w:tcW w:w="3600" w:type="dxa"/>
            <w:tcBorders>
              <w:right w:val="nil"/>
            </w:tcBorders>
          </w:tcPr>
          <w:p w14:paraId="28C764D8" w14:textId="77777777" w:rsidR="00AD19E5" w:rsidRPr="004E0590" w:rsidRDefault="00AD19E5" w:rsidP="00AD19E5">
            <w:pPr>
              <w:pStyle w:val="TableParagraph"/>
              <w:spacing w:before="176"/>
              <w:ind w:left="235"/>
              <w:rPr>
                <w:sz w:val="19"/>
                <w:szCs w:val="19"/>
              </w:rPr>
            </w:pPr>
            <w:r w:rsidRPr="004E0590">
              <w:rPr>
                <w:sz w:val="19"/>
                <w:szCs w:val="19"/>
              </w:rPr>
              <w:t>1000, 3000, 4000, 5000 LCFF</w:t>
            </w:r>
          </w:p>
          <w:p w14:paraId="04748917" w14:textId="77777777" w:rsidR="00AD19E5" w:rsidRPr="004E0590" w:rsidRDefault="00AD19E5" w:rsidP="00AD19E5">
            <w:pPr>
              <w:pStyle w:val="TableParagraph"/>
              <w:ind w:left="174"/>
              <w:rPr>
                <w:sz w:val="19"/>
                <w:szCs w:val="19"/>
              </w:rPr>
            </w:pPr>
            <w:r w:rsidRPr="004E0590">
              <w:rPr>
                <w:sz w:val="19"/>
                <w:szCs w:val="19"/>
              </w:rPr>
              <w:t>Txhawb Ntxiv thiab Kev Tshuaj Daws Mob $ 601,795</w:t>
            </w:r>
          </w:p>
        </w:tc>
        <w:tc>
          <w:tcPr>
            <w:tcW w:w="3600" w:type="dxa"/>
            <w:tcBorders>
              <w:left w:val="nil"/>
            </w:tcBorders>
          </w:tcPr>
          <w:p w14:paraId="05BBE9F0" w14:textId="77777777" w:rsidR="00AD19E5" w:rsidRPr="004E0590" w:rsidRDefault="00AD19E5" w:rsidP="00AD19E5">
            <w:pPr>
              <w:pStyle w:val="TableParagraph"/>
              <w:spacing w:before="176"/>
              <w:ind w:left="182"/>
              <w:rPr>
                <w:sz w:val="19"/>
                <w:szCs w:val="19"/>
              </w:rPr>
            </w:pPr>
            <w:r w:rsidRPr="004E0590">
              <w:rPr>
                <w:sz w:val="19"/>
                <w:szCs w:val="19"/>
              </w:rPr>
              <w:t>1000, 3000, 4000, 5000 LCFF</w:t>
            </w:r>
          </w:p>
          <w:p w14:paraId="150A409B" w14:textId="77777777" w:rsidR="00AD19E5" w:rsidRPr="004E0590" w:rsidRDefault="00AD19E5" w:rsidP="00AD19E5">
            <w:pPr>
              <w:pStyle w:val="TableParagraph"/>
              <w:ind w:left="121"/>
              <w:rPr>
                <w:sz w:val="19"/>
                <w:szCs w:val="19"/>
              </w:rPr>
            </w:pPr>
            <w:r w:rsidRPr="004E0590">
              <w:rPr>
                <w:sz w:val="19"/>
                <w:szCs w:val="19"/>
              </w:rPr>
              <w:t>Txhawb Ntxiv thiab Kev Tshuaj Daws Mob $ 601,701</w:t>
            </w:r>
          </w:p>
        </w:tc>
      </w:tr>
      <w:tr w:rsidR="00AD19E5" w14:paraId="61AA0531" w14:textId="77777777" w:rsidTr="00AD19E5">
        <w:trPr>
          <w:trHeight w:val="1695"/>
        </w:trPr>
        <w:tc>
          <w:tcPr>
            <w:tcW w:w="7200" w:type="dxa"/>
            <w:shd w:val="clear" w:color="auto" w:fill="F1E4EF"/>
          </w:tcPr>
          <w:p w14:paraId="244A7754" w14:textId="77777777" w:rsidR="00AD19E5" w:rsidRPr="004E0590" w:rsidRDefault="00AD19E5" w:rsidP="00AD19E5">
            <w:pPr>
              <w:pStyle w:val="TableParagraph"/>
              <w:spacing w:before="118"/>
              <w:ind w:left="116" w:right="39"/>
              <w:rPr>
                <w:sz w:val="19"/>
                <w:szCs w:val="19"/>
              </w:rPr>
            </w:pPr>
            <w:r w:rsidRPr="004E0590">
              <w:rPr>
                <w:sz w:val="19"/>
                <w:szCs w:val="19"/>
              </w:rPr>
              <w:t xml:space="preserve">1.30 </w:t>
            </w:r>
            <w:del w:id="6469" w:author="year" w:date="2021-07-08T08:03:00Z">
              <w:r w:rsidRPr="004E0590" w:rsidDel="003F4E88">
                <w:rPr>
                  <w:sz w:val="19"/>
                  <w:szCs w:val="19"/>
                </w:rPr>
                <w:delText>Kev siv cov cuab yeej siv ntau ntxiv</w:delText>
              </w:r>
            </w:del>
            <w:ins w:id="6470" w:author="year" w:date="2021-07-08T08:03:00Z">
              <w:r>
                <w:rPr>
                  <w:sz w:val="19"/>
                  <w:szCs w:val="19"/>
                </w:rPr>
                <w:t xml:space="preserve"> Txhawb cov txiag ntsig ntawm khoos kas</w:t>
              </w:r>
            </w:ins>
            <w:r w:rsidRPr="004E0590">
              <w:rPr>
                <w:sz w:val="19"/>
                <w:szCs w:val="19"/>
              </w:rPr>
              <w:t xml:space="preserve"> - Yuav muaj kev kawm ntawv lub sij hawm luv rau cov tub-ntxhais kawm ntawv (TK-8) uas tsis tuaj kawm ntawv li tsib hnub los sis ntau dua sij hawm los ua kom tiav txoj kev kawm ywj siab, rau lub hom phiaj kom ntseeg tias cov tub ntxhais kawm tsis poob qab hauv lawv cov kev kawm tam sim no. Cov xib fwb</w:t>
            </w:r>
            <w:ins w:id="6471" w:author="year" w:date="2021-07-08T08:06:00Z">
              <w:r>
                <w:rPr>
                  <w:sz w:val="19"/>
                  <w:szCs w:val="19"/>
                </w:rPr>
                <w:t xml:space="preserve"> uas qhia ntawv yuav tau txais nyiaj los ntawm kev qhia ntawv sib hawm sab nrauv.</w:t>
              </w:r>
            </w:ins>
            <w:ins w:id="6472" w:author="year" w:date="2021-07-08T08:09:00Z">
              <w:r>
                <w:rPr>
                  <w:sz w:val="19"/>
                  <w:szCs w:val="19"/>
                </w:rPr>
                <w:t xml:space="preserve"> </w:t>
              </w:r>
            </w:ins>
            <w:r w:rsidRPr="004E0590">
              <w:rPr>
                <w:sz w:val="19"/>
                <w:szCs w:val="19"/>
              </w:rPr>
              <w:t xml:space="preserve"> </w:t>
            </w:r>
            <w:del w:id="6473" w:author="year" w:date="2021-07-08T08:06:00Z">
              <w:r w:rsidRPr="004E0590" w:rsidDel="009E1EDF">
                <w:rPr>
                  <w:sz w:val="19"/>
                  <w:szCs w:val="19"/>
                </w:rPr>
                <w:delText>qhia ntawv yuav tsum them nyiaj rau txoj kev kawm ntawv lub sij hawm luv</w:delText>
              </w:r>
            </w:del>
            <w:r w:rsidRPr="004E0590">
              <w:rPr>
                <w:sz w:val="19"/>
                <w:szCs w:val="19"/>
              </w:rPr>
              <w:t>.</w:t>
            </w:r>
          </w:p>
        </w:tc>
        <w:tc>
          <w:tcPr>
            <w:tcW w:w="3600" w:type="dxa"/>
            <w:tcBorders>
              <w:right w:val="nil"/>
            </w:tcBorders>
          </w:tcPr>
          <w:p w14:paraId="57D0A12A" w14:textId="77777777" w:rsidR="00AD19E5" w:rsidRPr="004E0590" w:rsidRDefault="00AD19E5" w:rsidP="00AD19E5">
            <w:pPr>
              <w:pStyle w:val="TableParagraph"/>
              <w:spacing w:before="176"/>
              <w:ind w:left="174" w:right="223" w:firstLine="61"/>
              <w:rPr>
                <w:sz w:val="19"/>
                <w:szCs w:val="19"/>
              </w:rPr>
            </w:pPr>
            <w:r w:rsidRPr="004E0590">
              <w:rPr>
                <w:sz w:val="19"/>
                <w:szCs w:val="19"/>
              </w:rPr>
              <w:t>1000, 3000 LCFF Txhawb Ntxiv thiab Kev Tshuaj Daws Mob $ 100,000</w:t>
            </w:r>
          </w:p>
        </w:tc>
        <w:tc>
          <w:tcPr>
            <w:tcW w:w="3600" w:type="dxa"/>
            <w:tcBorders>
              <w:left w:val="nil"/>
            </w:tcBorders>
          </w:tcPr>
          <w:p w14:paraId="79C3A551" w14:textId="77777777" w:rsidR="00AD19E5" w:rsidRPr="004E0590" w:rsidRDefault="00AD19E5" w:rsidP="00AD19E5">
            <w:pPr>
              <w:pStyle w:val="TableParagraph"/>
              <w:spacing w:before="176"/>
              <w:ind w:left="121" w:right="276" w:firstLine="61"/>
              <w:rPr>
                <w:sz w:val="19"/>
                <w:szCs w:val="19"/>
              </w:rPr>
            </w:pPr>
            <w:r w:rsidRPr="004E0590">
              <w:rPr>
                <w:sz w:val="19"/>
                <w:szCs w:val="19"/>
              </w:rPr>
              <w:t>1000, 3000 LCFF Txhawb Ntxiv thiab Kev Tshuaj Daws Mob $ 86,159</w:t>
            </w:r>
          </w:p>
        </w:tc>
      </w:tr>
      <w:tr w:rsidR="00AD19E5" w14:paraId="2B90628C" w14:textId="77777777" w:rsidTr="00AD19E5">
        <w:trPr>
          <w:trHeight w:val="2634"/>
        </w:trPr>
        <w:tc>
          <w:tcPr>
            <w:tcW w:w="7200" w:type="dxa"/>
            <w:shd w:val="clear" w:color="auto" w:fill="F1E4EF"/>
          </w:tcPr>
          <w:p w14:paraId="529610E0" w14:textId="77777777" w:rsidR="00AD19E5" w:rsidRPr="004E0590" w:rsidRDefault="00AD19E5" w:rsidP="00AD19E5">
            <w:pPr>
              <w:pStyle w:val="TableParagraph"/>
              <w:spacing w:before="118"/>
              <w:ind w:left="116" w:right="137"/>
              <w:rPr>
                <w:sz w:val="19"/>
                <w:szCs w:val="19"/>
              </w:rPr>
            </w:pPr>
            <w:r w:rsidRPr="004E0590">
              <w:rPr>
                <w:sz w:val="19"/>
                <w:szCs w:val="19"/>
              </w:rPr>
              <w:t xml:space="preserve">1.31 Cov khoos kas kawm </w:t>
            </w:r>
            <w:ins w:id="6474" w:author="year" w:date="2021-07-08T08:10:00Z">
              <w:r>
                <w:rPr>
                  <w:sz w:val="19"/>
                  <w:szCs w:val="19"/>
                </w:rPr>
                <w:t xml:space="preserve">puv hnub </w:t>
              </w:r>
            </w:ins>
            <w:del w:id="6475" w:author="year" w:date="2021-07-08T08:10:00Z">
              <w:r w:rsidRPr="004E0590" w:rsidDel="009E1EDF">
                <w:rPr>
                  <w:sz w:val="19"/>
                  <w:szCs w:val="19"/>
                </w:rPr>
                <w:delText xml:space="preserve">txuas hnub puv </w:delText>
              </w:r>
            </w:del>
            <w:ins w:id="6476" w:author="year" w:date="2021-07-08T08:11:00Z">
              <w:r>
                <w:rPr>
                  <w:sz w:val="19"/>
                  <w:szCs w:val="19"/>
                </w:rPr>
                <w:t>ze qhov tau txais los ntawv kev ua tiav uas yog cov me nyuam tub ntxhais kawm nrab tsawg thiab cov tsev neeg uas tau nyiaj qis thiab cov phooj ywg.</w:t>
              </w:r>
            </w:ins>
            <w:del w:id="6477" w:author="year" w:date="2021-07-08T08:14:00Z">
              <w:r w:rsidRPr="004E0590" w:rsidDel="009E1EDF">
                <w:rPr>
                  <w:sz w:val="19"/>
                  <w:szCs w:val="19"/>
                </w:rPr>
                <w:delText>rau cov kev kawm sib raug zoo ntawm cov me nyuam yaus los ntawm cov tsev neeg tsawg thiab cov tsev neeg tsawg thiab lawv cov phooj ywg.</w:delText>
              </w:r>
            </w:del>
            <w:r w:rsidRPr="004E0590">
              <w:rPr>
                <w:sz w:val="19"/>
                <w:szCs w:val="19"/>
              </w:rPr>
              <w:t xml:space="preserve"> </w:t>
            </w:r>
            <w:ins w:id="6478" w:author="year" w:date="2021-07-08T08:15:00Z">
              <w:r>
                <w:rPr>
                  <w:sz w:val="19"/>
                  <w:szCs w:val="19"/>
                </w:rPr>
                <w:t xml:space="preserve">Txhawm rau tsim lub koom haum kev kawm rau cov me nyuam tuaj ntawm txhua qib neeg, cov khoos kas tsev kawm me nyuam yaus kawm puv hnub ntseeg tias cov me nyuam yuav </w:t>
              </w:r>
            </w:ins>
            <w:ins w:id="6479" w:author="year" w:date="2021-07-08T08:20:00Z">
              <w:r>
                <w:rPr>
                  <w:sz w:val="19"/>
                  <w:szCs w:val="19"/>
                </w:rPr>
                <w:t>tau txais txoj kev muaj yeej los ntawm</w:t>
              </w:r>
            </w:ins>
            <w:ins w:id="6480" w:author="year" w:date="2021-07-08T08:15:00Z">
              <w:r>
                <w:rPr>
                  <w:sz w:val="19"/>
                  <w:szCs w:val="19"/>
                </w:rPr>
                <w:t xml:space="preserve"> txoj kev kawm, kev sib raug zoo thiab kev xav</w:t>
              </w:r>
            </w:ins>
            <w:ins w:id="6481" w:author="year" w:date="2021-07-08T08:20:00Z">
              <w:r>
                <w:rPr>
                  <w:sz w:val="19"/>
                  <w:szCs w:val="19"/>
                </w:rPr>
                <w:t xml:space="preserve">. </w:t>
              </w:r>
            </w:ins>
            <w:del w:id="6482" w:author="year" w:date="2021-07-08T08:20:00Z">
              <w:r w:rsidRPr="004E0590" w:rsidDel="00CD0A7D">
                <w:rPr>
                  <w:sz w:val="19"/>
                  <w:szCs w:val="19"/>
                </w:rPr>
                <w:delText>Los ntawm muab lub hauv paus ruaj khov ntawm kev kawm rau me nyuam yaus los ntawm txhua haiv neeg, cov khoos kas kawm puv hnub kom paub meej tias txhua tus tub ntxhais kawm kev kawm, kev sib raug zoo thiab lub siab xav ua tiav.</w:delText>
              </w:r>
            </w:del>
          </w:p>
          <w:p w14:paraId="621246AD" w14:textId="77777777" w:rsidR="00AD19E5" w:rsidRPr="004E0590" w:rsidRDefault="00AD19E5" w:rsidP="00AD19E5">
            <w:pPr>
              <w:pStyle w:val="TableParagraph"/>
              <w:spacing w:before="5"/>
              <w:rPr>
                <w:b/>
                <w:sz w:val="19"/>
                <w:szCs w:val="19"/>
              </w:rPr>
            </w:pPr>
          </w:p>
          <w:p w14:paraId="722E4ADD" w14:textId="77777777" w:rsidR="00AD19E5" w:rsidRPr="004E0590" w:rsidRDefault="00AD19E5" w:rsidP="00AD19E5">
            <w:pPr>
              <w:pStyle w:val="TableParagraph"/>
              <w:ind w:left="116" w:right="1074"/>
              <w:rPr>
                <w:sz w:val="19"/>
                <w:szCs w:val="19"/>
              </w:rPr>
            </w:pPr>
            <w:r w:rsidRPr="004E0590">
              <w:rPr>
                <w:sz w:val="19"/>
                <w:szCs w:val="19"/>
              </w:rPr>
              <w:t xml:space="preserve">Feem ntawm cov xib fwb cov nyiaj hli Tus kws qhia ntawv pab rau TK thiab me nyuam yaus cov chav kawm </w:t>
            </w:r>
            <w:ins w:id="6483" w:author="year" w:date="2021-07-08T08:23:00Z">
              <w:r>
                <w:rPr>
                  <w:sz w:val="19"/>
                  <w:szCs w:val="19"/>
                </w:rPr>
                <w:t xml:space="preserve">1 chav kawm </w:t>
              </w:r>
            </w:ins>
            <w:r w:rsidRPr="004E0590">
              <w:rPr>
                <w:sz w:val="19"/>
                <w:szCs w:val="19"/>
              </w:rPr>
              <w:t>1 teev nyob rau ib hnub.</w:t>
            </w:r>
          </w:p>
        </w:tc>
        <w:tc>
          <w:tcPr>
            <w:tcW w:w="3600" w:type="dxa"/>
            <w:tcBorders>
              <w:right w:val="nil"/>
            </w:tcBorders>
          </w:tcPr>
          <w:p w14:paraId="74FAEF53" w14:textId="77777777" w:rsidR="00AD19E5" w:rsidRPr="004E0590" w:rsidRDefault="00AD19E5" w:rsidP="00AD19E5">
            <w:pPr>
              <w:pStyle w:val="TableParagraph"/>
              <w:spacing w:before="176"/>
              <w:ind w:left="235"/>
              <w:rPr>
                <w:sz w:val="19"/>
                <w:szCs w:val="19"/>
              </w:rPr>
            </w:pPr>
            <w:r w:rsidRPr="004E0590">
              <w:rPr>
                <w:sz w:val="19"/>
                <w:szCs w:val="19"/>
              </w:rPr>
              <w:t>1000, 2000, 3000 LCFF</w:t>
            </w:r>
          </w:p>
          <w:p w14:paraId="59BC4AD9" w14:textId="77777777" w:rsidR="00AD19E5" w:rsidRPr="004E0590" w:rsidRDefault="00AD19E5" w:rsidP="00AD19E5">
            <w:pPr>
              <w:pStyle w:val="TableParagraph"/>
              <w:ind w:left="174"/>
              <w:rPr>
                <w:sz w:val="19"/>
                <w:szCs w:val="19"/>
              </w:rPr>
            </w:pPr>
            <w:r w:rsidRPr="004E0590">
              <w:rPr>
                <w:sz w:val="19"/>
                <w:szCs w:val="19"/>
              </w:rPr>
              <w:t>Txhawb Ntxiv thiab Kev Tshuaj Daws Mob $ 4,313,253</w:t>
            </w:r>
          </w:p>
        </w:tc>
        <w:tc>
          <w:tcPr>
            <w:tcW w:w="3600" w:type="dxa"/>
            <w:tcBorders>
              <w:left w:val="nil"/>
            </w:tcBorders>
          </w:tcPr>
          <w:p w14:paraId="27903EE0" w14:textId="77777777" w:rsidR="00AD19E5" w:rsidRPr="004E0590" w:rsidRDefault="00AD19E5" w:rsidP="00AD19E5">
            <w:pPr>
              <w:pStyle w:val="TableParagraph"/>
              <w:spacing w:before="176"/>
              <w:ind w:left="182"/>
              <w:rPr>
                <w:sz w:val="19"/>
                <w:szCs w:val="19"/>
              </w:rPr>
            </w:pPr>
            <w:r w:rsidRPr="004E0590">
              <w:rPr>
                <w:sz w:val="19"/>
                <w:szCs w:val="19"/>
              </w:rPr>
              <w:t>1000, 2000, 3000 LCFF</w:t>
            </w:r>
          </w:p>
          <w:p w14:paraId="63C8DB42" w14:textId="77777777" w:rsidR="00AD19E5" w:rsidRPr="004E0590" w:rsidRDefault="00AD19E5" w:rsidP="00AD19E5">
            <w:pPr>
              <w:pStyle w:val="TableParagraph"/>
              <w:ind w:left="121"/>
              <w:rPr>
                <w:sz w:val="19"/>
                <w:szCs w:val="19"/>
              </w:rPr>
            </w:pPr>
            <w:r w:rsidRPr="004E0590">
              <w:rPr>
                <w:sz w:val="19"/>
                <w:szCs w:val="19"/>
              </w:rPr>
              <w:t>Txhawb Ntxiv thiab Kev Tshuaj Daws Mob $ 4,293,663</w:t>
            </w:r>
          </w:p>
        </w:tc>
      </w:tr>
      <w:tr w:rsidR="00AD19E5" w14:paraId="0D6B0574" w14:textId="77777777" w:rsidTr="00AD19E5">
        <w:trPr>
          <w:trHeight w:val="1189"/>
        </w:trPr>
        <w:tc>
          <w:tcPr>
            <w:tcW w:w="7200" w:type="dxa"/>
            <w:shd w:val="clear" w:color="auto" w:fill="F1E4EF"/>
          </w:tcPr>
          <w:p w14:paraId="5D215A17" w14:textId="77777777" w:rsidR="00AD19E5" w:rsidRPr="004E0590" w:rsidRDefault="00AD19E5" w:rsidP="00AD19E5">
            <w:pPr>
              <w:pStyle w:val="TableParagraph"/>
              <w:spacing w:before="118"/>
              <w:ind w:left="116" w:right="76"/>
              <w:rPr>
                <w:sz w:val="19"/>
                <w:szCs w:val="19"/>
              </w:rPr>
            </w:pPr>
            <w:r w:rsidRPr="004E0590">
              <w:rPr>
                <w:sz w:val="19"/>
                <w:szCs w:val="19"/>
              </w:rPr>
              <w:t xml:space="preserve">1.32 </w:t>
            </w:r>
            <w:ins w:id="6484" w:author="year" w:date="2021-07-08T08:24:00Z">
              <w:r>
                <w:rPr>
                  <w:sz w:val="19"/>
                  <w:szCs w:val="19"/>
                </w:rPr>
                <w:t xml:space="preserve">Kev nqis tes ntawm lub phiaj xwm tswv yim rau txoj kev kawm kom ntxov </w:t>
              </w:r>
            </w:ins>
            <w:ins w:id="6485" w:author="year" w:date="2021-07-08T08:26:00Z">
              <w:r>
                <w:rPr>
                  <w:sz w:val="19"/>
                  <w:szCs w:val="19"/>
                </w:rPr>
                <w:t>uas yog</w:t>
              </w:r>
            </w:ins>
            <w:ins w:id="6486" w:author="year" w:date="2021-07-08T08:28:00Z">
              <w:r>
                <w:rPr>
                  <w:sz w:val="19"/>
                  <w:szCs w:val="19"/>
                </w:rPr>
                <w:t xml:space="preserve"> </w:t>
              </w:r>
            </w:ins>
            <w:ins w:id="6487" w:author="year" w:date="2021-07-08T08:26:00Z">
              <w:r>
                <w:rPr>
                  <w:sz w:val="19"/>
                  <w:szCs w:val="19"/>
                </w:rPr>
                <w:t xml:space="preserve">ib lub khoos kas nqis peev rau kev kawm pib thaum me </w:t>
              </w:r>
            </w:ins>
            <w:ins w:id="6488" w:author="year" w:date="2021-07-08T08:28:00Z">
              <w:r>
                <w:rPr>
                  <w:sz w:val="19"/>
                  <w:szCs w:val="19"/>
                </w:rPr>
                <w:t xml:space="preserve">ua ntej kom hais tau tias kev kawm pib thaum me tau tsim kho </w:t>
              </w:r>
            </w:ins>
            <w:ins w:id="6489" w:author="year" w:date="2021-07-08T08:30:00Z">
              <w:r>
                <w:rPr>
                  <w:sz w:val="19"/>
                  <w:szCs w:val="19"/>
                </w:rPr>
                <w:t xml:space="preserve">rau kev tsis tu ncua ntawm kev kawm ntawm tsev kawm ntawv me nyuam yaus mus </w:t>
              </w:r>
            </w:ins>
            <w:ins w:id="6490" w:author="year" w:date="2021-07-08T08:28:00Z">
              <w:r>
                <w:rPr>
                  <w:sz w:val="19"/>
                  <w:szCs w:val="19"/>
                </w:rPr>
                <w:t>tau zoo heev</w:t>
              </w:r>
            </w:ins>
            <w:ins w:id="6491" w:author="year" w:date="2021-07-08T08:32:00Z">
              <w:r>
                <w:rPr>
                  <w:sz w:val="19"/>
                  <w:szCs w:val="19"/>
                </w:rPr>
                <w:t>.</w:t>
              </w:r>
            </w:ins>
            <w:ins w:id="6492" w:author="year" w:date="2021-07-08T08:28:00Z">
              <w:r>
                <w:rPr>
                  <w:sz w:val="19"/>
                  <w:szCs w:val="19"/>
                </w:rPr>
                <w:t xml:space="preserve"> </w:t>
              </w:r>
            </w:ins>
            <w:del w:id="6493" w:author="year" w:date="2021-07-08T08:32:00Z">
              <w:r w:rsidRPr="004E0590" w:rsidDel="00E25009">
                <w:rPr>
                  <w:sz w:val="19"/>
                  <w:szCs w:val="19"/>
                </w:rPr>
                <w:delText>Kev Kawm Thaum Ntxov (ECE) Lub Tswv Yim Phiaj xwm uas yog tus qauv rau kev nqis peev hauv kev kawm ua ntej hnub nyoog kawm ntawv kom ntseeg tau tias qhov kev kawm ntawv thaum yau tau txuas mus rau qib kev kawm txuas mus rau qib pib.</w:delText>
              </w:r>
            </w:del>
          </w:p>
        </w:tc>
        <w:tc>
          <w:tcPr>
            <w:tcW w:w="3600" w:type="dxa"/>
            <w:tcBorders>
              <w:right w:val="nil"/>
            </w:tcBorders>
          </w:tcPr>
          <w:p w14:paraId="638A1E43" w14:textId="77777777" w:rsidR="00AD19E5" w:rsidRPr="004E0590" w:rsidRDefault="00AD19E5" w:rsidP="00AD19E5">
            <w:pPr>
              <w:pStyle w:val="TableParagraph"/>
              <w:spacing w:before="176"/>
              <w:ind w:left="235"/>
              <w:rPr>
                <w:sz w:val="19"/>
                <w:szCs w:val="19"/>
              </w:rPr>
            </w:pPr>
            <w:r w:rsidRPr="004E0590">
              <w:rPr>
                <w:sz w:val="19"/>
                <w:szCs w:val="19"/>
              </w:rPr>
              <w:t>1000, 2000, 3000, 4000, 5000</w:t>
            </w:r>
          </w:p>
          <w:p w14:paraId="44B7DE7C" w14:textId="77777777" w:rsidR="00AD19E5" w:rsidRPr="004E0590" w:rsidRDefault="00AD19E5" w:rsidP="00AD19E5">
            <w:pPr>
              <w:pStyle w:val="TableParagraph"/>
              <w:ind w:left="174" w:right="1018"/>
              <w:rPr>
                <w:sz w:val="19"/>
                <w:szCs w:val="19"/>
              </w:rPr>
            </w:pPr>
            <w:r w:rsidRPr="004E0590">
              <w:rPr>
                <w:sz w:val="19"/>
                <w:szCs w:val="19"/>
              </w:rPr>
              <w:t>LCFF Txhawb Ntxiv thiab Kev Tshuaj Daws Mob $ 198,654</w:t>
            </w:r>
          </w:p>
        </w:tc>
        <w:tc>
          <w:tcPr>
            <w:tcW w:w="3600" w:type="dxa"/>
            <w:tcBorders>
              <w:left w:val="nil"/>
            </w:tcBorders>
          </w:tcPr>
          <w:p w14:paraId="5CDF1556" w14:textId="77777777" w:rsidR="00AD19E5" w:rsidRPr="004E0590" w:rsidRDefault="00AD19E5" w:rsidP="00AD19E5">
            <w:pPr>
              <w:pStyle w:val="TableParagraph"/>
              <w:spacing w:before="176"/>
              <w:ind w:left="182"/>
              <w:rPr>
                <w:sz w:val="19"/>
                <w:szCs w:val="19"/>
              </w:rPr>
            </w:pPr>
            <w:r w:rsidRPr="004E0590">
              <w:rPr>
                <w:sz w:val="19"/>
                <w:szCs w:val="19"/>
              </w:rPr>
              <w:t>1000, 2000, 3000, 4000, 5000</w:t>
            </w:r>
          </w:p>
          <w:p w14:paraId="7542595C" w14:textId="77777777" w:rsidR="00AD19E5" w:rsidRPr="004E0590" w:rsidRDefault="00AD19E5" w:rsidP="00AD19E5">
            <w:pPr>
              <w:pStyle w:val="TableParagraph"/>
              <w:ind w:left="121" w:right="1071"/>
              <w:rPr>
                <w:sz w:val="19"/>
                <w:szCs w:val="19"/>
              </w:rPr>
            </w:pPr>
            <w:r w:rsidRPr="004E0590">
              <w:rPr>
                <w:sz w:val="19"/>
                <w:szCs w:val="19"/>
              </w:rPr>
              <w:t>LCFF Txhawb Ntxiv thiab Kev Tshuaj Daws Mob $ 198,632</w:t>
            </w:r>
          </w:p>
        </w:tc>
      </w:tr>
    </w:tbl>
    <w:p w14:paraId="5DBCDD53" w14:textId="77777777" w:rsidR="00AD19E5" w:rsidRDefault="00AD19E5" w:rsidP="00AD19E5">
      <w:pPr>
        <w:rPr>
          <w:sz w:val="2"/>
          <w:szCs w:val="2"/>
        </w:rPr>
      </w:pPr>
      <w:r>
        <w:rPr>
          <w:noProof/>
          <w:lang w:bidi="th-TH"/>
        </w:rPr>
        <mc:AlternateContent>
          <mc:Choice Requires="wpg">
            <w:drawing>
              <wp:anchor distT="0" distB="0" distL="114300" distR="114300" simplePos="0" relativeHeight="252027904" behindDoc="1" locked="0" layoutInCell="1" allowOverlap="1" wp14:anchorId="34EF53EC" wp14:editId="5C7349F7">
                <wp:simplePos x="0" y="0"/>
                <wp:positionH relativeFrom="page">
                  <wp:posOffset>5030470</wp:posOffset>
                </wp:positionH>
                <wp:positionV relativeFrom="page">
                  <wp:posOffset>1931035</wp:posOffset>
                </wp:positionV>
                <wp:extent cx="4568825" cy="4867275"/>
                <wp:effectExtent l="0" t="0" r="0" b="0"/>
                <wp:wrapNone/>
                <wp:docPr id="211"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8825" cy="4867275"/>
                          <a:chOff x="7922" y="3041"/>
                          <a:chExt cx="7195" cy="7665"/>
                        </a:xfrm>
                      </wpg:grpSpPr>
                      <wps:wsp>
                        <wps:cNvPr id="212" name="Rectangle 185"/>
                        <wps:cNvSpPr>
                          <a:spLocks noChangeArrowheads="1"/>
                        </wps:cNvSpPr>
                        <wps:spPr bwMode="auto">
                          <a:xfrm>
                            <a:off x="7922" y="3040"/>
                            <a:ext cx="7195" cy="2129"/>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Line 184"/>
                        <wps:cNvCnPr>
                          <a:cxnSpLocks noChangeShapeType="1"/>
                        </wps:cNvCnPr>
                        <wps:spPr bwMode="auto">
                          <a:xfrm>
                            <a:off x="11523" y="3099"/>
                            <a:ext cx="0" cy="877"/>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s:wsp>
                        <wps:cNvPr id="214" name="Rectangle 183"/>
                        <wps:cNvSpPr>
                          <a:spLocks noChangeArrowheads="1"/>
                        </wps:cNvSpPr>
                        <wps:spPr bwMode="auto">
                          <a:xfrm>
                            <a:off x="7922" y="5174"/>
                            <a:ext cx="7195" cy="1696"/>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Line 182"/>
                        <wps:cNvCnPr>
                          <a:cxnSpLocks noChangeShapeType="1"/>
                        </wps:cNvCnPr>
                        <wps:spPr bwMode="auto">
                          <a:xfrm>
                            <a:off x="11523" y="5233"/>
                            <a:ext cx="0" cy="624"/>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s:wsp>
                        <wps:cNvPr id="216" name="Rectangle 181"/>
                        <wps:cNvSpPr>
                          <a:spLocks noChangeArrowheads="1"/>
                        </wps:cNvSpPr>
                        <wps:spPr bwMode="auto">
                          <a:xfrm>
                            <a:off x="7922" y="6875"/>
                            <a:ext cx="7195" cy="2635"/>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Line 180"/>
                        <wps:cNvCnPr>
                          <a:cxnSpLocks noChangeShapeType="1"/>
                        </wps:cNvCnPr>
                        <wps:spPr bwMode="auto">
                          <a:xfrm>
                            <a:off x="11523" y="6934"/>
                            <a:ext cx="0" cy="877"/>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s:wsp>
                        <wps:cNvPr id="218" name="Rectangle 179"/>
                        <wps:cNvSpPr>
                          <a:spLocks noChangeArrowheads="1"/>
                        </wps:cNvSpPr>
                        <wps:spPr bwMode="auto">
                          <a:xfrm>
                            <a:off x="7922" y="9515"/>
                            <a:ext cx="7195" cy="1190"/>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Line 178"/>
                        <wps:cNvCnPr>
                          <a:cxnSpLocks noChangeShapeType="1"/>
                        </wps:cNvCnPr>
                        <wps:spPr bwMode="auto">
                          <a:xfrm>
                            <a:off x="11523" y="9573"/>
                            <a:ext cx="0" cy="877"/>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6B4383" id="Group 177" o:spid="_x0000_s1026" style="position:absolute;margin-left:396.1pt;margin-top:152.05pt;width:359.75pt;height:383.25pt;z-index:-251288576;mso-position-horizontal-relative:page;mso-position-vertical-relative:page" coordorigin="7922,3041" coordsize="7195,7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">
                <v:rect id="Rectangle 185" o:spid="_x0000_s1027" style="position:absolute;left:7922;top:3040;width:7195;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" fillcolor="#f1e4ef" stroked="f"/>
                <v:line id="Line 184" o:spid="_x0000_s1028" style="position:absolute;visibility:visible;mso-wrap-style:square" from="11523,3099" to="11523,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" strokecolor="#d5abff" strokeweight=".25pt"/>
                <v:rect id="Rectangle 183" o:spid="_x0000_s1029" style="position:absolute;left:7922;top:5174;width:719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" fillcolor="#f1e4ef" stroked="f"/>
                <v:line id="Line 182" o:spid="_x0000_s1030" style="position:absolute;visibility:visible;mso-wrap-style:square" from="11523,5233" to="11523,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" strokecolor="#d5abff" strokeweight=".25pt"/>
                <v:rect id="Rectangle 181" o:spid="_x0000_s1031" style="position:absolute;left:7922;top:6875;width:7195;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" fillcolor="#f1e4ef" stroked="f"/>
                <v:line id="Line 180" o:spid="_x0000_s1032" style="position:absolute;visibility:visible;mso-wrap-style:square" from="11523,6934" to="11523,7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" strokecolor="#d5abff" strokeweight=".25pt"/>
                <v:rect id="Rectangle 179" o:spid="_x0000_s1033" style="position:absolute;left:7922;top:9515;width:7195;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" fillcolor="#f1e4ef" stroked="f"/>
                <v:line id="Line 178" o:spid="_x0000_s1034" style="position:absolute;visibility:visible;mso-wrap-style:square" from="11523,9573" to="11523,10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" strokecolor="#d5abff" strokeweight=".25pt"/>
                <w10:wrap anchorx="page" anchory="page"/>
              </v:group>
            </w:pict>
          </mc:Fallback>
        </mc:AlternateContent>
      </w:r>
    </w:p>
    <w:p w14:paraId="31839D1C" w14:textId="77777777" w:rsidR="00AD19E5" w:rsidRDefault="00AD19E5" w:rsidP="00AD19E5">
      <w:pPr>
        <w:rPr>
          <w:sz w:val="2"/>
          <w:szCs w:val="2"/>
        </w:rPr>
        <w:sectPr w:rsidR="00AD19E5">
          <w:pgSz w:w="15840" w:h="12240" w:orient="landscape"/>
          <w:pgMar w:top="720" w:right="600" w:bottom="720" w:left="600" w:header="0" w:footer="528" w:gutter="0"/>
          <w:cols w:space="720"/>
        </w:sectPr>
      </w:pPr>
    </w:p>
    <w:p w14:paraId="212EFA7D" w14:textId="77777777" w:rsidR="00AD19E5" w:rsidRPr="00D168BC" w:rsidRDefault="00AD19E5" w:rsidP="00AD19E5">
      <w:pPr>
        <w:spacing w:before="80"/>
        <w:ind w:left="191"/>
        <w:rPr>
          <w:b/>
          <w:sz w:val="24"/>
          <w:szCs w:val="24"/>
        </w:rPr>
      </w:pPr>
      <w:hyperlink r:id="rId65" w:anchor="GoalAnalysis">
        <w:r w:rsidRPr="00D168BC">
          <w:rPr>
            <w:b/>
            <w:sz w:val="24"/>
            <w:szCs w:val="24"/>
          </w:rPr>
          <w:t>Kev Tshawb Xyuas Lub Hom Phiaj</w:t>
        </w:r>
      </w:hyperlink>
    </w:p>
    <w:p w14:paraId="224C538C" w14:textId="77777777" w:rsidR="00AD19E5" w:rsidRDefault="00AD19E5" w:rsidP="00AD19E5">
      <w:pPr>
        <w:pStyle w:val="BodyText"/>
        <w:spacing w:before="2"/>
        <w:rPr>
          <w:b/>
          <w:sz w:val="27"/>
        </w:rPr>
      </w:pPr>
    </w:p>
    <w:p w14:paraId="652DD5EF" w14:textId="77777777" w:rsidR="00AD19E5" w:rsidRPr="00315D2E" w:rsidRDefault="00AD19E5" w:rsidP="00AD19E5">
      <w:pPr>
        <w:pStyle w:val="BodyText"/>
        <w:ind w:left="191" w:right="114"/>
        <w:rPr>
          <w:sz w:val="20"/>
          <w:szCs w:val="20"/>
        </w:rPr>
      </w:pPr>
      <w:r>
        <w:t>C</w:t>
      </w:r>
      <w:r w:rsidRPr="00315D2E">
        <w:rPr>
          <w:sz w:val="20"/>
          <w:szCs w:val="20"/>
        </w:rPr>
        <w:t>ov lus piav qhia txog kev yuav siv nyiaj li cas rau Qhov Kev Nqis Tes Ua / Kev Pab cuam uas tsis tau siv los siv rau cov tub ntxhais kawm, tsev neeg, cov xib fwb, thiab cov neeg ua hauj lwm.</w:t>
      </w:r>
    </w:p>
    <w:p w14:paraId="2A7514E2" w14:textId="77777777" w:rsidR="00AD19E5" w:rsidRPr="00842B90" w:rsidRDefault="00AD19E5" w:rsidP="00AD19E5">
      <w:pPr>
        <w:pStyle w:val="BodyText"/>
        <w:spacing w:before="68"/>
        <w:ind w:left="183" w:right="181"/>
        <w:rPr>
          <w:sz w:val="21"/>
          <w:szCs w:val="21"/>
        </w:rPr>
      </w:pPr>
      <w:r>
        <w:rPr>
          <w:noProof/>
          <w:lang w:bidi="th-TH"/>
        </w:rPr>
        <mc:AlternateContent>
          <mc:Choice Requires="wpg">
            <w:drawing>
              <wp:anchor distT="0" distB="0" distL="114300" distR="114300" simplePos="0" relativeHeight="252028928" behindDoc="1" locked="0" layoutInCell="1" allowOverlap="1" wp14:anchorId="4DE982A3" wp14:editId="1245955D">
                <wp:simplePos x="0" y="0"/>
                <wp:positionH relativeFrom="page">
                  <wp:posOffset>457200</wp:posOffset>
                </wp:positionH>
                <wp:positionV relativeFrom="paragraph">
                  <wp:posOffset>28324</wp:posOffset>
                </wp:positionV>
                <wp:extent cx="9144000" cy="2062716"/>
                <wp:effectExtent l="0" t="19050" r="19050" b="13970"/>
                <wp:wrapNone/>
                <wp:docPr id="208"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2062716"/>
                          <a:chOff x="720" y="552"/>
                          <a:chExt cx="14400" cy="2286"/>
                        </a:xfrm>
                      </wpg:grpSpPr>
                      <wps:wsp>
                        <wps:cNvPr id="209" name="Rectangle 176"/>
                        <wps:cNvSpPr>
                          <a:spLocks noChangeArrowheads="1"/>
                        </wps:cNvSpPr>
                        <wps:spPr bwMode="auto">
                          <a:xfrm>
                            <a:off x="730" y="561"/>
                            <a:ext cx="14380" cy="2266"/>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AutoShape 175"/>
                        <wps:cNvSpPr>
                          <a:spLocks/>
                        </wps:cNvSpPr>
                        <wps:spPr bwMode="auto">
                          <a:xfrm>
                            <a:off x="-5" y="8604"/>
                            <a:ext cx="14400" cy="2276"/>
                          </a:xfrm>
                          <a:custGeom>
                            <a:avLst/>
                            <a:gdLst>
                              <a:gd name="T0" fmla="+- 0 725 -5"/>
                              <a:gd name="T1" fmla="*/ T0 w 14400"/>
                              <a:gd name="T2" fmla="+- 0 562 8604"/>
                              <a:gd name="T3" fmla="*/ 562 h 2276"/>
                              <a:gd name="T4" fmla="+- 0 725 -5"/>
                              <a:gd name="T5" fmla="*/ T4 w 14400"/>
                              <a:gd name="T6" fmla="+- 0 2828 8604"/>
                              <a:gd name="T7" fmla="*/ 2828 h 2276"/>
                              <a:gd name="T8" fmla="+- 0 15115 -5"/>
                              <a:gd name="T9" fmla="*/ T8 w 14400"/>
                              <a:gd name="T10" fmla="+- 0 562 8604"/>
                              <a:gd name="T11" fmla="*/ 562 h 2276"/>
                              <a:gd name="T12" fmla="+- 0 15115 -5"/>
                              <a:gd name="T13" fmla="*/ T12 w 14400"/>
                              <a:gd name="T14" fmla="+- 0 2828 8604"/>
                              <a:gd name="T15" fmla="*/ 2828 h 2276"/>
                              <a:gd name="T16" fmla="+- 0 720 -5"/>
                              <a:gd name="T17" fmla="*/ T16 w 14400"/>
                              <a:gd name="T18" fmla="+- 0 557 8604"/>
                              <a:gd name="T19" fmla="*/ 557 h 2276"/>
                              <a:gd name="T20" fmla="+- 0 15120 -5"/>
                              <a:gd name="T21" fmla="*/ T20 w 14400"/>
                              <a:gd name="T22" fmla="+- 0 557 8604"/>
                              <a:gd name="T23" fmla="*/ 557 h 2276"/>
                              <a:gd name="T24" fmla="+- 0 720 -5"/>
                              <a:gd name="T25" fmla="*/ T24 w 14400"/>
                              <a:gd name="T26" fmla="+- 0 2833 8604"/>
                              <a:gd name="T27" fmla="*/ 2833 h 2276"/>
                              <a:gd name="T28" fmla="+- 0 15120 -5"/>
                              <a:gd name="T29" fmla="*/ T28 w 14400"/>
                              <a:gd name="T30" fmla="+- 0 2833 8604"/>
                              <a:gd name="T31" fmla="*/ 2833 h 227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400" h="2276">
                                <a:moveTo>
                                  <a:pt x="730" y="-8042"/>
                                </a:moveTo>
                                <a:lnTo>
                                  <a:pt x="730" y="-5776"/>
                                </a:lnTo>
                                <a:moveTo>
                                  <a:pt x="15120" y="-8042"/>
                                </a:moveTo>
                                <a:lnTo>
                                  <a:pt x="15120" y="-5776"/>
                                </a:lnTo>
                                <a:moveTo>
                                  <a:pt x="725" y="-8047"/>
                                </a:moveTo>
                                <a:lnTo>
                                  <a:pt x="15125" y="-8047"/>
                                </a:lnTo>
                                <a:moveTo>
                                  <a:pt x="725" y="-5771"/>
                                </a:moveTo>
                                <a:lnTo>
                                  <a:pt x="15125" y="-5771"/>
                                </a:lnTo>
                              </a:path>
                            </a:pathLst>
                          </a:custGeom>
                          <a:noFill/>
                          <a:ln w="6350">
                            <a:solidFill>
                              <a:srgbClr val="D5AB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E6661B" id="Group 174" o:spid="_x0000_s1026" style="position:absolute;margin-left:36pt;margin-top:2.25pt;width:10in;height:162.4pt;z-index:-251287552;mso-position-horizontal-relative:page" coordorigin="720,552" coordsize="14400,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">
                <v:rect id="Rectangle 176" o:spid="_x0000_s1027" style="position:absolute;left:730;top:561;width:14380;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" fillcolor="#f1e4ef" stroked="f"/>
                <v:shape id="AutoShape 175" o:spid="_x0000_s1028" style="position:absolute;left:-5;top:8604;width:14400;height:2276;visibility:visible;mso-wrap-style:square;v-text-anchor:top" coordsize="14400,2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" path="m730,-8042r,2266m15120,-8042r,2266m725,-8047r14400,m725,-5771r14400,e" filled="f" strokecolor="#d5abff" strokeweight=".5pt">
                  <v:path arrowok="t" o:connecttype="custom" o:connectlocs="730,562;730,2828;15120,562;15120,2828;725,557;15125,557;725,2833;15125,2833" o:connectangles="0,0,0,0,0,0,0,0"/>
                </v:shape>
                <w10:wrap anchorx="page"/>
              </v:group>
            </w:pict>
          </mc:Fallback>
        </mc:AlternateContent>
      </w:r>
      <w:r w:rsidRPr="00842B90">
        <w:rPr>
          <w:sz w:val="21"/>
          <w:szCs w:val="21"/>
        </w:rPr>
        <w:t xml:space="preserve">1.10 - pob nyiaj tsis yog los ntawm kev siv nyiaj ntau tshaj. Nrog COVID </w:t>
      </w:r>
      <w:ins w:id="6494" w:author="year" w:date="2021-07-09T02:55:00Z">
        <w:r>
          <w:rPr>
            <w:sz w:val="21"/>
            <w:szCs w:val="21"/>
          </w:rPr>
          <w:t xml:space="preserve">uas tau kom sawv nraws </w:t>
        </w:r>
      </w:ins>
      <w:r w:rsidRPr="00842B90">
        <w:rPr>
          <w:sz w:val="21"/>
          <w:szCs w:val="21"/>
        </w:rPr>
        <w:t xml:space="preserve">nyob hauv </w:t>
      </w:r>
      <w:del w:id="6495" w:author="year" w:date="2021-07-09T02:55:00Z">
        <w:r w:rsidRPr="00842B90" w:rsidDel="00923643">
          <w:rPr>
            <w:sz w:val="21"/>
            <w:szCs w:val="21"/>
          </w:rPr>
          <w:delText xml:space="preserve">kev txiav txim </w:delText>
        </w:r>
      </w:del>
      <w:r w:rsidRPr="00842B90">
        <w:rPr>
          <w:sz w:val="21"/>
          <w:szCs w:val="21"/>
        </w:rPr>
        <w:t xml:space="preserve">hauv tsev, qee qhov </w:t>
      </w:r>
      <w:ins w:id="6496" w:author="year" w:date="2021-07-09T02:56:00Z">
        <w:r>
          <w:rPr>
            <w:sz w:val="21"/>
            <w:szCs w:val="21"/>
          </w:rPr>
          <w:t xml:space="preserve">ntawm lub khoos kas </w:t>
        </w:r>
      </w:ins>
      <w:r w:rsidRPr="00842B90">
        <w:rPr>
          <w:sz w:val="21"/>
          <w:szCs w:val="21"/>
        </w:rPr>
        <w:t xml:space="preserve">S / C </w:t>
      </w:r>
      <w:del w:id="6497" w:author="year" w:date="2021-07-09T02:56:00Z">
        <w:r w:rsidRPr="00842B90" w:rsidDel="00923643">
          <w:rPr>
            <w:sz w:val="21"/>
            <w:szCs w:val="21"/>
          </w:rPr>
          <w:delText xml:space="preserve">cov kev pab cuam </w:delText>
        </w:r>
      </w:del>
      <w:r w:rsidRPr="00842B90">
        <w:rPr>
          <w:sz w:val="21"/>
          <w:szCs w:val="21"/>
        </w:rPr>
        <w:t xml:space="preserve">tsis muaj peev xwm muab </w:t>
      </w:r>
      <w:del w:id="6498" w:author="year" w:date="2021-07-09T02:58:00Z">
        <w:r w:rsidRPr="00842B90" w:rsidDel="00923643">
          <w:rPr>
            <w:sz w:val="21"/>
            <w:szCs w:val="21"/>
          </w:rPr>
          <w:delText>tau tag nrho thiab</w:delText>
        </w:r>
      </w:del>
      <w:ins w:id="6499" w:author="year" w:date="2021-07-09T02:58:00Z">
        <w:r>
          <w:rPr>
            <w:sz w:val="21"/>
            <w:szCs w:val="21"/>
          </w:rPr>
          <w:t xml:space="preserve"> rau txhua qhov chaw</w:t>
        </w:r>
      </w:ins>
      <w:r w:rsidRPr="00842B90">
        <w:rPr>
          <w:sz w:val="21"/>
          <w:szCs w:val="21"/>
        </w:rPr>
        <w:t xml:space="preserve"> yog li cov nyiaj </w:t>
      </w:r>
      <w:ins w:id="6500" w:author="year" w:date="2021-07-09T03:02:00Z">
        <w:r>
          <w:rPr>
            <w:sz w:val="21"/>
            <w:szCs w:val="21"/>
          </w:rPr>
          <w:t xml:space="preserve">uas </w:t>
        </w:r>
      </w:ins>
      <w:r w:rsidRPr="00842B90">
        <w:rPr>
          <w:sz w:val="21"/>
          <w:szCs w:val="21"/>
        </w:rPr>
        <w:t xml:space="preserve">tsis </w:t>
      </w:r>
      <w:ins w:id="6501" w:author="year" w:date="2021-07-09T02:59:00Z">
        <w:r>
          <w:rPr>
            <w:sz w:val="21"/>
            <w:szCs w:val="21"/>
          </w:rPr>
          <w:t xml:space="preserve">tau </w:t>
        </w:r>
      </w:ins>
      <w:r w:rsidRPr="00842B90">
        <w:rPr>
          <w:sz w:val="21"/>
          <w:szCs w:val="21"/>
        </w:rPr>
        <w:t xml:space="preserve">raug siv </w:t>
      </w:r>
      <w:ins w:id="6502" w:author="year" w:date="2021-07-09T03:00:00Z">
        <w:r>
          <w:rPr>
            <w:sz w:val="21"/>
            <w:szCs w:val="21"/>
          </w:rPr>
          <w:t xml:space="preserve">thiaj li raug siv los txhawb nqa qhov hauj lwm no mus rau </w:t>
        </w:r>
      </w:ins>
      <w:ins w:id="6503" w:author="year" w:date="2021-07-09T03:01:00Z">
        <w:r>
          <w:rPr>
            <w:sz w:val="21"/>
            <w:szCs w:val="21"/>
          </w:rPr>
          <w:t xml:space="preserve">cov </w:t>
        </w:r>
      </w:ins>
      <w:ins w:id="6504" w:author="year" w:date="2021-07-09T03:03:00Z">
        <w:r>
          <w:rPr>
            <w:sz w:val="21"/>
            <w:szCs w:val="21"/>
          </w:rPr>
          <w:t>peev</w:t>
        </w:r>
      </w:ins>
      <w:ins w:id="6505" w:author="year" w:date="2021-07-09T03:01:00Z">
        <w:r>
          <w:rPr>
            <w:sz w:val="21"/>
            <w:szCs w:val="21"/>
          </w:rPr>
          <w:t xml:space="preserve"> siab tshaj plaws uas tau los ntawm kev pom zoo. </w:t>
        </w:r>
      </w:ins>
      <w:del w:id="6506" w:author="year" w:date="2021-07-09T03:02:00Z">
        <w:r w:rsidRPr="00842B90" w:rsidDel="00923643">
          <w:rPr>
            <w:sz w:val="21"/>
            <w:szCs w:val="21"/>
          </w:rPr>
          <w:delText>tau coj los ua qhov kev txiav txim no rau qhov kev siv siab tshaj plaws.</w:delText>
        </w:r>
      </w:del>
    </w:p>
    <w:p w14:paraId="68AEDA85" w14:textId="77777777" w:rsidR="00AD19E5" w:rsidRPr="00842B90" w:rsidRDefault="00AD19E5" w:rsidP="00AD19E5">
      <w:pPr>
        <w:pStyle w:val="ListParagraph"/>
        <w:numPr>
          <w:ilvl w:val="1"/>
          <w:numId w:val="11"/>
        </w:numPr>
        <w:tabs>
          <w:tab w:val="left" w:pos="717"/>
        </w:tabs>
        <w:rPr>
          <w:sz w:val="21"/>
          <w:szCs w:val="21"/>
        </w:rPr>
      </w:pPr>
      <w:r w:rsidRPr="00842B90">
        <w:rPr>
          <w:sz w:val="21"/>
          <w:szCs w:val="21"/>
        </w:rPr>
        <w:t xml:space="preserve">- </w:t>
      </w:r>
      <w:del w:id="6507" w:author="year" w:date="2021-07-09T03:03:00Z">
        <w:r w:rsidRPr="00842B90" w:rsidDel="00F42205">
          <w:rPr>
            <w:sz w:val="21"/>
            <w:szCs w:val="21"/>
          </w:rPr>
          <w:delText>tsawg dua</w:delText>
        </w:r>
      </w:del>
      <w:ins w:id="6508" w:author="year" w:date="2021-07-09T03:03:00Z">
        <w:r>
          <w:rPr>
            <w:sz w:val="21"/>
            <w:szCs w:val="21"/>
          </w:rPr>
          <w:t>Feem tsawg rau</w:t>
        </w:r>
      </w:ins>
      <w:r w:rsidRPr="00842B90">
        <w:rPr>
          <w:sz w:val="21"/>
          <w:szCs w:val="21"/>
        </w:rPr>
        <w:t xml:space="preserve"> siv los ntawm cov tsev kawm </w:t>
      </w:r>
      <w:del w:id="6509" w:author="year" w:date="2021-07-09T03:05:00Z">
        <w:r w:rsidRPr="00842B90" w:rsidDel="00F42205">
          <w:rPr>
            <w:sz w:val="21"/>
            <w:szCs w:val="21"/>
          </w:rPr>
          <w:delText xml:space="preserve">ntawm </w:delText>
        </w:r>
      </w:del>
      <w:ins w:id="6510" w:author="year" w:date="2021-07-09T03:05:00Z">
        <w:r>
          <w:rPr>
            <w:sz w:val="21"/>
            <w:szCs w:val="21"/>
          </w:rPr>
          <w:t xml:space="preserve">rau lawv tej chaw nyob vim yog COVID ua rau txhua tus tau nyob hauv tsev </w:t>
        </w:r>
        <w:r w:rsidRPr="00842B90">
          <w:rPr>
            <w:sz w:val="21"/>
            <w:szCs w:val="21"/>
          </w:rPr>
          <w:t xml:space="preserve"> </w:t>
        </w:r>
      </w:ins>
      <w:del w:id="6511" w:author="year" w:date="2021-07-09T03:06:00Z">
        <w:r w:rsidRPr="00842B90" w:rsidDel="00F42205">
          <w:rPr>
            <w:sz w:val="21"/>
            <w:szCs w:val="21"/>
          </w:rPr>
          <w:delText xml:space="preserve">lawv tus Vev Xaib vim tias COVID ntawm cov kev xaj tsev </w:delText>
        </w:r>
      </w:del>
      <w:r w:rsidRPr="00842B90">
        <w:rPr>
          <w:sz w:val="21"/>
          <w:szCs w:val="21"/>
        </w:rPr>
        <w:t>(LCFF Tus Qauv).</w:t>
      </w:r>
    </w:p>
    <w:p w14:paraId="170217E8" w14:textId="77777777" w:rsidR="00AD19E5" w:rsidRPr="00842B90" w:rsidRDefault="00AD19E5" w:rsidP="00AD19E5">
      <w:pPr>
        <w:pStyle w:val="ListParagraph"/>
        <w:numPr>
          <w:ilvl w:val="1"/>
          <w:numId w:val="11"/>
        </w:numPr>
        <w:tabs>
          <w:tab w:val="left" w:pos="717"/>
        </w:tabs>
        <w:rPr>
          <w:sz w:val="21"/>
          <w:szCs w:val="21"/>
        </w:rPr>
      </w:pPr>
      <w:del w:id="6512" w:author="year" w:date="2021-07-09T03:07:00Z">
        <w:r w:rsidRPr="00842B90" w:rsidDel="00F42205">
          <w:rPr>
            <w:sz w:val="21"/>
            <w:szCs w:val="21"/>
          </w:rPr>
          <w:delText>-</w:delText>
        </w:r>
      </w:del>
      <w:ins w:id="6513" w:author="year" w:date="2021-07-09T03:07:00Z">
        <w:r>
          <w:rPr>
            <w:sz w:val="21"/>
            <w:szCs w:val="21"/>
          </w:rPr>
          <w:t>–</w:t>
        </w:r>
      </w:ins>
      <w:r w:rsidRPr="00842B90">
        <w:rPr>
          <w:sz w:val="21"/>
          <w:szCs w:val="21"/>
        </w:rPr>
        <w:t xml:space="preserve"> </w:t>
      </w:r>
      <w:ins w:id="6514" w:author="year" w:date="2021-07-09T03:07:00Z">
        <w:r>
          <w:rPr>
            <w:sz w:val="21"/>
            <w:szCs w:val="21"/>
          </w:rPr>
          <w:t xml:space="preserve">Feem </w:t>
        </w:r>
      </w:ins>
      <w:r w:rsidRPr="00842B90">
        <w:rPr>
          <w:sz w:val="21"/>
          <w:szCs w:val="21"/>
        </w:rPr>
        <w:t xml:space="preserve">tsawg </w:t>
      </w:r>
      <w:del w:id="6515" w:author="year" w:date="2021-07-09T03:07:00Z">
        <w:r w:rsidRPr="00842B90" w:rsidDel="00F42205">
          <w:rPr>
            <w:sz w:val="21"/>
            <w:szCs w:val="21"/>
          </w:rPr>
          <w:delText xml:space="preserve">dua </w:delText>
        </w:r>
      </w:del>
      <w:ins w:id="6516" w:author="year" w:date="2021-07-09T03:07:00Z">
        <w:r>
          <w:rPr>
            <w:sz w:val="21"/>
            <w:szCs w:val="21"/>
          </w:rPr>
          <w:t>raug</w:t>
        </w:r>
        <w:r w:rsidRPr="00842B90">
          <w:rPr>
            <w:sz w:val="21"/>
            <w:szCs w:val="21"/>
          </w:rPr>
          <w:t xml:space="preserve"> </w:t>
        </w:r>
      </w:ins>
      <w:r w:rsidRPr="00842B90">
        <w:rPr>
          <w:sz w:val="21"/>
          <w:szCs w:val="21"/>
        </w:rPr>
        <w:t>siv los ntawm cov tsev kawm ntawm lawv cov nyiaj S / C vim tias COVID</w:t>
      </w:r>
      <w:del w:id="6517" w:author="year" w:date="2021-07-09T03:08:00Z">
        <w:r w:rsidRPr="00842B90" w:rsidDel="00F42205">
          <w:rPr>
            <w:sz w:val="21"/>
            <w:szCs w:val="21"/>
          </w:rPr>
          <w:delText xml:space="preserve"> </w:delText>
        </w:r>
      </w:del>
      <w:ins w:id="6518" w:author="year" w:date="2021-07-09T03:08:00Z">
        <w:r>
          <w:rPr>
            <w:sz w:val="21"/>
            <w:szCs w:val="21"/>
          </w:rPr>
          <w:t>uas rau cov neeg nyob hauv tsev</w:t>
        </w:r>
      </w:ins>
      <w:del w:id="6519" w:author="year" w:date="2021-07-09T03:08:00Z">
        <w:r w:rsidRPr="00842B90" w:rsidDel="00F42205">
          <w:rPr>
            <w:sz w:val="21"/>
            <w:szCs w:val="21"/>
          </w:rPr>
          <w:delText>nyob hauv kev xaj tsev</w:delText>
        </w:r>
      </w:del>
      <w:r w:rsidRPr="00842B90">
        <w:rPr>
          <w:sz w:val="21"/>
          <w:szCs w:val="21"/>
        </w:rPr>
        <w:t xml:space="preserve">; siv </w:t>
      </w:r>
      <w:del w:id="6520" w:author="year" w:date="2021-07-09T03:09:00Z">
        <w:r w:rsidRPr="00842B90" w:rsidDel="00F42205">
          <w:rPr>
            <w:sz w:val="21"/>
            <w:szCs w:val="21"/>
          </w:rPr>
          <w:delText xml:space="preserve">ntawm </w:delText>
        </w:r>
      </w:del>
      <w:ins w:id="6521" w:author="year" w:date="2021-07-09T03:09:00Z">
        <w:r>
          <w:rPr>
            <w:sz w:val="21"/>
            <w:szCs w:val="21"/>
          </w:rPr>
          <w:t>txuas ntxiv</w:t>
        </w:r>
        <w:r w:rsidRPr="00842B90">
          <w:rPr>
            <w:sz w:val="21"/>
            <w:szCs w:val="21"/>
          </w:rPr>
          <w:t xml:space="preserve"> </w:t>
        </w:r>
      </w:ins>
      <w:r w:rsidRPr="00842B90">
        <w:rPr>
          <w:sz w:val="21"/>
          <w:szCs w:val="21"/>
        </w:rPr>
        <w:t>1.10.</w:t>
      </w:r>
    </w:p>
    <w:p w14:paraId="465BCEDC" w14:textId="77777777" w:rsidR="00AD19E5" w:rsidRPr="00842B90" w:rsidRDefault="00AD19E5" w:rsidP="00AD19E5">
      <w:pPr>
        <w:pStyle w:val="ListParagraph"/>
        <w:numPr>
          <w:ilvl w:val="1"/>
          <w:numId w:val="11"/>
        </w:numPr>
        <w:tabs>
          <w:tab w:val="left" w:pos="717"/>
        </w:tabs>
        <w:rPr>
          <w:sz w:val="21"/>
          <w:szCs w:val="21"/>
        </w:rPr>
      </w:pPr>
      <w:del w:id="6522" w:author="year" w:date="2021-07-09T03:09:00Z">
        <w:r w:rsidRPr="00842B90" w:rsidDel="00F42205">
          <w:rPr>
            <w:sz w:val="21"/>
            <w:szCs w:val="21"/>
          </w:rPr>
          <w:delText>-</w:delText>
        </w:r>
      </w:del>
      <w:ins w:id="6523" w:author="year" w:date="2021-07-09T03:09:00Z">
        <w:r>
          <w:rPr>
            <w:sz w:val="21"/>
            <w:szCs w:val="21"/>
          </w:rPr>
          <w:t>–</w:t>
        </w:r>
      </w:ins>
      <w:r w:rsidRPr="00842B90">
        <w:rPr>
          <w:sz w:val="21"/>
          <w:szCs w:val="21"/>
        </w:rPr>
        <w:t xml:space="preserve"> </w:t>
      </w:r>
      <w:ins w:id="6524" w:author="year" w:date="2021-07-09T03:09:00Z">
        <w:r>
          <w:rPr>
            <w:sz w:val="21"/>
            <w:szCs w:val="21"/>
          </w:rPr>
          <w:t xml:space="preserve">Fee </w:t>
        </w:r>
      </w:ins>
      <w:r w:rsidRPr="00842B90">
        <w:rPr>
          <w:sz w:val="21"/>
          <w:szCs w:val="21"/>
        </w:rPr>
        <w:t xml:space="preserve">tsawg </w:t>
      </w:r>
      <w:ins w:id="6525" w:author="year" w:date="2021-07-09T03:10:00Z">
        <w:r>
          <w:rPr>
            <w:sz w:val="21"/>
            <w:szCs w:val="21"/>
          </w:rPr>
          <w:t xml:space="preserve">raug siv rau lub khoos kas kawm lus as kiv </w:t>
        </w:r>
      </w:ins>
      <w:del w:id="6526" w:author="year" w:date="2021-07-09T03:10:00Z">
        <w:r w:rsidRPr="00842B90" w:rsidDel="00F42205">
          <w:rPr>
            <w:sz w:val="21"/>
            <w:szCs w:val="21"/>
          </w:rPr>
          <w:delText>dua siv siv los ntawm cov nyiaj hauv Qhov Kev Kawm Lus Askiv</w:delText>
        </w:r>
      </w:del>
      <w:r w:rsidRPr="00842B90">
        <w:rPr>
          <w:sz w:val="21"/>
          <w:szCs w:val="21"/>
        </w:rPr>
        <w:t xml:space="preserve">; siv </w:t>
      </w:r>
      <w:del w:id="6527" w:author="year" w:date="2021-07-09T03:11:00Z">
        <w:r w:rsidRPr="00842B90" w:rsidDel="00F42205">
          <w:rPr>
            <w:sz w:val="21"/>
            <w:szCs w:val="21"/>
          </w:rPr>
          <w:delText xml:space="preserve">ntawm </w:delText>
        </w:r>
      </w:del>
      <w:ins w:id="6528" w:author="year" w:date="2021-07-09T03:11:00Z">
        <w:r>
          <w:rPr>
            <w:sz w:val="21"/>
            <w:szCs w:val="21"/>
          </w:rPr>
          <w:t>txuas ntxiv</w:t>
        </w:r>
        <w:r w:rsidRPr="00842B90">
          <w:rPr>
            <w:sz w:val="21"/>
            <w:szCs w:val="21"/>
          </w:rPr>
          <w:t xml:space="preserve"> </w:t>
        </w:r>
      </w:ins>
      <w:r w:rsidRPr="00842B90">
        <w:rPr>
          <w:sz w:val="21"/>
          <w:szCs w:val="21"/>
        </w:rPr>
        <w:t>1.10.</w:t>
      </w:r>
    </w:p>
    <w:p w14:paraId="4B1BB4DF" w14:textId="77777777" w:rsidR="00AD19E5" w:rsidRPr="00842B90" w:rsidRDefault="00AD19E5" w:rsidP="00AD19E5">
      <w:pPr>
        <w:pStyle w:val="BodyText"/>
        <w:ind w:left="183"/>
        <w:rPr>
          <w:sz w:val="21"/>
          <w:szCs w:val="21"/>
        </w:rPr>
      </w:pPr>
      <w:r w:rsidRPr="00842B90">
        <w:rPr>
          <w:sz w:val="21"/>
          <w:szCs w:val="21"/>
        </w:rPr>
        <w:t xml:space="preserve">1.27 – </w:t>
      </w:r>
      <w:ins w:id="6529" w:author="year" w:date="2021-07-09T03:11:00Z">
        <w:r>
          <w:rPr>
            <w:sz w:val="21"/>
            <w:szCs w:val="21"/>
          </w:rPr>
          <w:t xml:space="preserve">Fee </w:t>
        </w:r>
      </w:ins>
      <w:r w:rsidRPr="00842B90">
        <w:rPr>
          <w:sz w:val="21"/>
          <w:szCs w:val="21"/>
        </w:rPr>
        <w:t xml:space="preserve">tsawg </w:t>
      </w:r>
      <w:ins w:id="6530" w:author="year" w:date="2021-07-09T03:11:00Z">
        <w:r>
          <w:rPr>
            <w:sz w:val="21"/>
            <w:szCs w:val="21"/>
          </w:rPr>
          <w:t xml:space="preserve">raug siv vim kev pom zoo ntawm kev pab cuam uas tau </w:t>
        </w:r>
      </w:ins>
      <w:ins w:id="6531" w:author="year" w:date="2021-07-09T03:12:00Z">
        <w:r>
          <w:rPr>
            <w:sz w:val="21"/>
            <w:szCs w:val="21"/>
          </w:rPr>
          <w:t xml:space="preserve">xav tseg ntawv </w:t>
        </w:r>
      </w:ins>
      <w:ins w:id="6532" w:author="year" w:date="2021-07-09T03:13:00Z">
        <w:r>
          <w:rPr>
            <w:sz w:val="21"/>
            <w:szCs w:val="21"/>
          </w:rPr>
          <w:t xml:space="preserve">ntawv tsis tas yuav siv poj nyiaj no </w:t>
        </w:r>
      </w:ins>
      <w:ins w:id="6533" w:author="year" w:date="2021-07-09T03:14:00Z">
        <w:r>
          <w:rPr>
            <w:sz w:val="21"/>
            <w:szCs w:val="21"/>
          </w:rPr>
          <w:t>thiab txhua yam kev txhawb yog los ntawm cov neeg ua hauj lwm ntawm TRUS</w:t>
        </w:r>
      </w:ins>
      <w:ins w:id="6534" w:author="year" w:date="2021-07-09T03:15:00Z">
        <w:r>
          <w:rPr>
            <w:sz w:val="21"/>
            <w:szCs w:val="21"/>
          </w:rPr>
          <w:t>D</w:t>
        </w:r>
      </w:ins>
      <w:ins w:id="6535" w:author="year" w:date="2021-07-09T03:13:00Z">
        <w:r>
          <w:rPr>
            <w:sz w:val="21"/>
            <w:szCs w:val="21"/>
          </w:rPr>
          <w:t xml:space="preserve"> </w:t>
        </w:r>
      </w:ins>
      <w:del w:id="6536" w:author="year" w:date="2021-07-09T03:11:00Z">
        <w:r w:rsidRPr="00842B90" w:rsidDel="00F42205">
          <w:rPr>
            <w:sz w:val="21"/>
            <w:szCs w:val="21"/>
          </w:rPr>
          <w:delText>duab tau</w:delText>
        </w:r>
      </w:del>
      <w:r w:rsidRPr="00842B90">
        <w:rPr>
          <w:sz w:val="21"/>
          <w:szCs w:val="21"/>
        </w:rPr>
        <w:t xml:space="preserve"> </w:t>
      </w:r>
      <w:del w:id="6537" w:author="year" w:date="2021-07-09T03:15:00Z">
        <w:r w:rsidRPr="00842B90" w:rsidDel="00BD67B4">
          <w:rPr>
            <w:sz w:val="21"/>
            <w:szCs w:val="21"/>
          </w:rPr>
          <w:delText>siv nyiaj vim kev xav tau kev pom zoo tsis xav tau kev pab thiab txhua yam kev txhawb nqa los ntawm TRUSD cov neeg ua hauj lwm.</w:delText>
        </w:r>
      </w:del>
    </w:p>
    <w:p w14:paraId="00F6BEE2" w14:textId="77777777" w:rsidR="00AD19E5" w:rsidRDefault="00AD19E5" w:rsidP="00AD19E5">
      <w:pPr>
        <w:pStyle w:val="BodyText"/>
        <w:rPr>
          <w:sz w:val="20"/>
        </w:rPr>
      </w:pPr>
    </w:p>
    <w:p w14:paraId="15059ED9" w14:textId="77777777" w:rsidR="00AD19E5" w:rsidRDefault="00AD19E5" w:rsidP="00AD19E5">
      <w:pPr>
        <w:pStyle w:val="BodyText"/>
        <w:rPr>
          <w:sz w:val="20"/>
        </w:rPr>
      </w:pPr>
    </w:p>
    <w:p w14:paraId="13ABADE6" w14:textId="77777777" w:rsidR="00AD19E5" w:rsidRDefault="00AD19E5" w:rsidP="00AD19E5">
      <w:pPr>
        <w:pStyle w:val="BodyText"/>
        <w:spacing w:before="10"/>
      </w:pPr>
    </w:p>
    <w:p w14:paraId="3C3AFEF9" w14:textId="77777777" w:rsidR="00AD19E5" w:rsidRPr="006B7FB8" w:rsidRDefault="00AD19E5" w:rsidP="00AD19E5">
      <w:pPr>
        <w:pStyle w:val="BodyText"/>
        <w:spacing w:before="92"/>
        <w:ind w:left="191"/>
        <w:rPr>
          <w:sz w:val="21"/>
          <w:szCs w:val="21"/>
        </w:rPr>
      </w:pPr>
      <w:r>
        <w:rPr>
          <w:noProof/>
          <w:lang w:bidi="th-TH"/>
        </w:rPr>
        <mc:AlternateContent>
          <mc:Choice Requires="wpg">
            <w:drawing>
              <wp:anchor distT="0" distB="0" distL="114300" distR="114300" simplePos="0" relativeHeight="252029952" behindDoc="1" locked="0" layoutInCell="1" allowOverlap="1" wp14:anchorId="127FC4B7" wp14:editId="4AAA4F3C">
                <wp:simplePos x="0" y="0"/>
                <wp:positionH relativeFrom="page">
                  <wp:posOffset>457200</wp:posOffset>
                </wp:positionH>
                <wp:positionV relativeFrom="paragraph">
                  <wp:posOffset>233680</wp:posOffset>
                </wp:positionV>
                <wp:extent cx="9144000" cy="2853690"/>
                <wp:effectExtent l="0" t="0" r="0" b="0"/>
                <wp:wrapNone/>
                <wp:docPr id="205"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2853690"/>
                          <a:chOff x="720" y="368"/>
                          <a:chExt cx="14400" cy="4494"/>
                        </a:xfrm>
                      </wpg:grpSpPr>
                      <wps:wsp>
                        <wps:cNvPr id="206" name="Rectangle 173"/>
                        <wps:cNvSpPr>
                          <a:spLocks noChangeArrowheads="1"/>
                        </wps:cNvSpPr>
                        <wps:spPr bwMode="auto">
                          <a:xfrm>
                            <a:off x="730" y="377"/>
                            <a:ext cx="14380" cy="4474"/>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AutoShape 172"/>
                        <wps:cNvSpPr>
                          <a:spLocks/>
                        </wps:cNvSpPr>
                        <wps:spPr bwMode="auto">
                          <a:xfrm>
                            <a:off x="-5" y="3374"/>
                            <a:ext cx="14400" cy="4484"/>
                          </a:xfrm>
                          <a:custGeom>
                            <a:avLst/>
                            <a:gdLst>
                              <a:gd name="T0" fmla="+- 0 725 -5"/>
                              <a:gd name="T1" fmla="*/ T0 w 14400"/>
                              <a:gd name="T2" fmla="+- 0 378 3375"/>
                              <a:gd name="T3" fmla="*/ 378 h 4484"/>
                              <a:gd name="T4" fmla="+- 0 725 -5"/>
                              <a:gd name="T5" fmla="*/ T4 w 14400"/>
                              <a:gd name="T6" fmla="+- 0 4852 3375"/>
                              <a:gd name="T7" fmla="*/ 4852 h 4484"/>
                              <a:gd name="T8" fmla="+- 0 15115 -5"/>
                              <a:gd name="T9" fmla="*/ T8 w 14400"/>
                              <a:gd name="T10" fmla="+- 0 378 3375"/>
                              <a:gd name="T11" fmla="*/ 378 h 4484"/>
                              <a:gd name="T12" fmla="+- 0 15115 -5"/>
                              <a:gd name="T13" fmla="*/ T12 w 14400"/>
                              <a:gd name="T14" fmla="+- 0 4852 3375"/>
                              <a:gd name="T15" fmla="*/ 4852 h 4484"/>
                              <a:gd name="T16" fmla="+- 0 720 -5"/>
                              <a:gd name="T17" fmla="*/ T16 w 14400"/>
                              <a:gd name="T18" fmla="+- 0 373 3375"/>
                              <a:gd name="T19" fmla="*/ 373 h 4484"/>
                              <a:gd name="T20" fmla="+- 0 15120 -5"/>
                              <a:gd name="T21" fmla="*/ T20 w 14400"/>
                              <a:gd name="T22" fmla="+- 0 373 3375"/>
                              <a:gd name="T23" fmla="*/ 373 h 4484"/>
                              <a:gd name="T24" fmla="+- 0 720 -5"/>
                              <a:gd name="T25" fmla="*/ T24 w 14400"/>
                              <a:gd name="T26" fmla="+- 0 4857 3375"/>
                              <a:gd name="T27" fmla="*/ 4857 h 4484"/>
                              <a:gd name="T28" fmla="+- 0 15120 -5"/>
                              <a:gd name="T29" fmla="*/ T28 w 14400"/>
                              <a:gd name="T30" fmla="+- 0 4857 3375"/>
                              <a:gd name="T31" fmla="*/ 4857 h 448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400" h="4484">
                                <a:moveTo>
                                  <a:pt x="730" y="-2997"/>
                                </a:moveTo>
                                <a:lnTo>
                                  <a:pt x="730" y="1477"/>
                                </a:lnTo>
                                <a:moveTo>
                                  <a:pt x="15120" y="-2997"/>
                                </a:moveTo>
                                <a:lnTo>
                                  <a:pt x="15120" y="1477"/>
                                </a:lnTo>
                                <a:moveTo>
                                  <a:pt x="725" y="-3002"/>
                                </a:moveTo>
                                <a:lnTo>
                                  <a:pt x="15125" y="-3002"/>
                                </a:lnTo>
                                <a:moveTo>
                                  <a:pt x="725" y="1482"/>
                                </a:moveTo>
                                <a:lnTo>
                                  <a:pt x="15125" y="1482"/>
                                </a:lnTo>
                              </a:path>
                            </a:pathLst>
                          </a:custGeom>
                          <a:noFill/>
                          <a:ln w="6350">
                            <a:solidFill>
                              <a:srgbClr val="D5AB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CD8B76" id="Group 171" o:spid="_x0000_s1026" style="position:absolute;margin-left:36pt;margin-top:18.4pt;width:10in;height:224.7pt;z-index:-251286528;mso-position-horizontal-relative:page" coordorigin="720,368" coordsize="14400,4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">
                <v:rect id="Rectangle 173" o:spid="_x0000_s1027" style="position:absolute;left:730;top:377;width:14380;height:4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" fillcolor="#f1e4ef" stroked="f"/>
                <v:shape id="AutoShape 172" o:spid="_x0000_s1028" style="position:absolute;left:-5;top:3374;width:14400;height:4484;visibility:visible;mso-wrap-style:square;v-text-anchor:top" coordsize="14400,4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" path="m730,-2997r,4474m15120,-2997r,4474m725,-3002r14400,m725,1482r14400,e" filled="f" strokecolor="#d5abff" strokeweight=".5pt">
                  <v:path arrowok="t" o:connecttype="custom" o:connectlocs="730,378;730,4852;15120,378;15120,4852;725,373;15125,373;725,4857;15125,4857" o:connectangles="0,0,0,0,0,0,0,0"/>
                </v:shape>
                <w10:wrap anchorx="page"/>
              </v:group>
            </w:pict>
          </mc:Fallback>
        </mc:AlternateContent>
      </w:r>
      <w:r>
        <w:t>C</w:t>
      </w:r>
      <w:r w:rsidRPr="006B7FB8">
        <w:rPr>
          <w:sz w:val="21"/>
          <w:szCs w:val="21"/>
        </w:rPr>
        <w:t xml:space="preserve">ov lus piav qhia ntawm kev ua tiav thiab </w:t>
      </w:r>
      <w:ins w:id="6538" w:author="year" w:date="2021-07-09T03:16:00Z">
        <w:r>
          <w:rPr>
            <w:sz w:val="21"/>
            <w:szCs w:val="21"/>
          </w:rPr>
          <w:t xml:space="preserve">yam nyuaj </w:t>
        </w:r>
      </w:ins>
      <w:del w:id="6539" w:author="year" w:date="2021-07-09T03:16:00Z">
        <w:r w:rsidRPr="006B7FB8" w:rsidDel="0066732E">
          <w:rPr>
            <w:sz w:val="21"/>
            <w:szCs w:val="21"/>
          </w:rPr>
          <w:delText xml:space="preserve">kev sib tw </w:delText>
        </w:r>
      </w:del>
      <w:r w:rsidRPr="006B7FB8">
        <w:rPr>
          <w:sz w:val="21"/>
          <w:szCs w:val="21"/>
        </w:rPr>
        <w:t>hauv kev nqis tes ua / cov kev pab cuam kom ua tiav lub hom phiaj.</w:t>
      </w:r>
    </w:p>
    <w:p w14:paraId="3E54714F" w14:textId="77777777" w:rsidR="00AD19E5" w:rsidRPr="0058694F" w:rsidRDefault="00AD19E5" w:rsidP="00AD19E5">
      <w:pPr>
        <w:pStyle w:val="BodyText"/>
        <w:spacing w:before="68"/>
        <w:ind w:left="183" w:right="181"/>
        <w:jc w:val="both"/>
        <w:rPr>
          <w:sz w:val="21"/>
          <w:szCs w:val="21"/>
        </w:rPr>
      </w:pPr>
      <w:r w:rsidRPr="0058694F">
        <w:rPr>
          <w:sz w:val="21"/>
          <w:szCs w:val="21"/>
        </w:rPr>
        <w:t xml:space="preserve">TRUSD muaj peev xwm ua tau raws li Williams lub hom phiaj 100%. Txhua qhov kev nqis tes ua tau muab coj los siv ua kom </w:t>
      </w:r>
      <w:ins w:id="6540" w:author="year" w:date="2021-07-09T03:19:00Z">
        <w:r>
          <w:rPr>
            <w:sz w:val="21"/>
            <w:szCs w:val="21"/>
          </w:rPr>
          <w:t xml:space="preserve">muaj ntau qib sib txawv </w:t>
        </w:r>
      </w:ins>
      <w:del w:id="6541" w:author="year" w:date="2021-07-09T03:19:00Z">
        <w:r w:rsidRPr="0058694F" w:rsidDel="0066732E">
          <w:rPr>
            <w:sz w:val="21"/>
            <w:szCs w:val="21"/>
          </w:rPr>
          <w:delText xml:space="preserve">sib txawv raws </w:delText>
        </w:r>
      </w:del>
      <w:del w:id="6542" w:author="year" w:date="2021-07-09T03:20:00Z">
        <w:r w:rsidRPr="0058694F" w:rsidDel="0066732E">
          <w:rPr>
            <w:sz w:val="21"/>
            <w:szCs w:val="21"/>
          </w:rPr>
          <w:delText xml:space="preserve">li cov </w:delText>
        </w:r>
      </w:del>
      <w:ins w:id="6543" w:author="year" w:date="2021-07-09T03:20:00Z">
        <w:r>
          <w:rPr>
            <w:sz w:val="21"/>
            <w:szCs w:val="21"/>
          </w:rPr>
          <w:t xml:space="preserve">vim kev puas tsuaj </w:t>
        </w:r>
      </w:ins>
      <w:r w:rsidRPr="0058694F">
        <w:rPr>
          <w:sz w:val="21"/>
          <w:szCs w:val="21"/>
        </w:rPr>
        <w:t xml:space="preserve">qib puag ncig ntawm COVID-19. Kev </w:t>
      </w:r>
      <w:ins w:id="6544" w:author="year" w:date="2021-07-09T03:42:00Z">
        <w:r>
          <w:rPr>
            <w:sz w:val="21"/>
            <w:szCs w:val="21"/>
          </w:rPr>
          <w:t>nqis tes</w:t>
        </w:r>
      </w:ins>
      <w:del w:id="6545" w:author="year" w:date="2021-07-09T03:42:00Z">
        <w:r w:rsidRPr="0058694F" w:rsidDel="000F0ED6">
          <w:rPr>
            <w:sz w:val="21"/>
            <w:szCs w:val="21"/>
          </w:rPr>
          <w:delText>Ua</w:delText>
        </w:r>
      </w:del>
      <w:r w:rsidRPr="0058694F">
        <w:rPr>
          <w:sz w:val="21"/>
          <w:szCs w:val="21"/>
        </w:rPr>
        <w:t xml:space="preserve"> 1.7 yog ib qho piv txwv ntawm qhov ua tiav. </w:t>
      </w:r>
      <w:del w:id="6546" w:author="year" w:date="2021-07-09T03:43:00Z">
        <w:r w:rsidRPr="0058694F" w:rsidDel="000F0ED6">
          <w:rPr>
            <w:sz w:val="21"/>
            <w:szCs w:val="21"/>
          </w:rPr>
          <w:delText>Kev muab</w:delText>
        </w:r>
      </w:del>
      <w:ins w:id="6547" w:author="year" w:date="2021-07-09T03:43:00Z">
        <w:r>
          <w:rPr>
            <w:sz w:val="21"/>
            <w:szCs w:val="21"/>
          </w:rPr>
          <w:t>Tsim</w:t>
        </w:r>
      </w:ins>
      <w:r w:rsidRPr="0058694F">
        <w:rPr>
          <w:sz w:val="21"/>
          <w:szCs w:val="21"/>
        </w:rPr>
        <w:t xml:space="preserve"> kev kawm thaum caij so </w:t>
      </w:r>
      <w:del w:id="6548" w:author="year" w:date="2021-07-09T03:43:00Z">
        <w:r w:rsidRPr="0058694F" w:rsidDel="000F0ED6">
          <w:rPr>
            <w:sz w:val="21"/>
            <w:szCs w:val="21"/>
          </w:rPr>
          <w:delText xml:space="preserve">kawm </w:delText>
        </w:r>
      </w:del>
      <w:r w:rsidRPr="0058694F">
        <w:rPr>
          <w:sz w:val="21"/>
          <w:szCs w:val="21"/>
        </w:rPr>
        <w:t xml:space="preserve">thiab </w:t>
      </w:r>
      <w:del w:id="6549" w:author="year" w:date="2021-07-09T03:44:00Z">
        <w:r w:rsidRPr="0058694F" w:rsidDel="000F0ED6">
          <w:rPr>
            <w:sz w:val="21"/>
            <w:szCs w:val="21"/>
          </w:rPr>
          <w:delText>nthuav dav kev kawm hauv hom ntawv yog kev hloov pauv</w:delText>
        </w:r>
      </w:del>
      <w:ins w:id="6550" w:author="year" w:date="2021-07-09T03:44:00Z">
        <w:r>
          <w:rPr>
            <w:sz w:val="21"/>
            <w:szCs w:val="21"/>
          </w:rPr>
          <w:t>kev kawm uas tau nthuav dav raws li tus qauv tseeb</w:t>
        </w:r>
      </w:ins>
      <w:ins w:id="6551" w:author="year" w:date="2021-07-09T03:45:00Z">
        <w:r>
          <w:rPr>
            <w:sz w:val="21"/>
            <w:szCs w:val="21"/>
          </w:rPr>
          <w:t xml:space="preserve"> yogi b qho kev pauv sib hawm</w:t>
        </w:r>
      </w:ins>
      <w:r w:rsidRPr="0058694F">
        <w:rPr>
          <w:sz w:val="21"/>
          <w:szCs w:val="21"/>
        </w:rPr>
        <w:t xml:space="preserve">, tab sis tau pab 1300 K-8 cov tub ntxhais kawm thiab tau txais 10,005 qhab nia rau cov tub ntxhais kawm theem siab nrog 23 tus kawm tiav. Peb </w:t>
      </w:r>
      <w:ins w:id="6552" w:author="year" w:date="2021-07-09T03:52:00Z">
        <w:r w:rsidRPr="0058694F">
          <w:rPr>
            <w:sz w:val="21"/>
            <w:szCs w:val="21"/>
          </w:rPr>
          <w:t xml:space="preserve">cov txheej txheem cuam tshuam </w:t>
        </w:r>
      </w:ins>
      <w:r w:rsidRPr="0058694F">
        <w:rPr>
          <w:sz w:val="21"/>
          <w:szCs w:val="21"/>
        </w:rPr>
        <w:t xml:space="preserve">MTSS </w:t>
      </w:r>
      <w:del w:id="6553" w:author="year" w:date="2021-07-09T03:52:00Z">
        <w:r w:rsidRPr="0058694F" w:rsidDel="00DC60E9">
          <w:rPr>
            <w:sz w:val="21"/>
            <w:szCs w:val="21"/>
          </w:rPr>
          <w:delText xml:space="preserve">cov txheej txheem cuam tshuam </w:delText>
        </w:r>
      </w:del>
      <w:r w:rsidRPr="0058694F">
        <w:rPr>
          <w:sz w:val="21"/>
          <w:szCs w:val="21"/>
        </w:rPr>
        <w:t xml:space="preserve">tau nthuav dav mus rau Cov Tsev Kawm Ntawv Nruab Nrab thiab K-6 tsom mus rau cov chaw pom kev xav tau kev siv cov ntaub ntawv ntsuas hauv cheeb tsam. Cov kev nqis tes no ua rau </w:t>
      </w:r>
      <w:r w:rsidRPr="0058694F">
        <w:rPr>
          <w:b/>
          <w:bCs/>
          <w:sz w:val="21"/>
          <w:szCs w:val="21"/>
        </w:rPr>
        <w:t>cov kev pab cuam raug tsom kwm rau cov tub-ntxhais kawm ntawv uas tsis xav tau kev pab ntau tshaj plaws</w:t>
      </w:r>
      <w:r w:rsidRPr="0058694F">
        <w:rPr>
          <w:sz w:val="21"/>
          <w:szCs w:val="21"/>
        </w:rPr>
        <w:t xml:space="preserve">. </w:t>
      </w:r>
      <w:r w:rsidRPr="0058694F">
        <w:rPr>
          <w:b/>
          <w:bCs/>
          <w:sz w:val="21"/>
          <w:szCs w:val="21"/>
        </w:rPr>
        <w:t>Cov kev ua 1.18 tau tso tseg los ntawm qhov cuam tshuam ntawm COVID-19</w:t>
      </w:r>
      <w:r w:rsidRPr="0058694F">
        <w:rPr>
          <w:sz w:val="21"/>
          <w:szCs w:val="21"/>
        </w:rPr>
        <w:t xml:space="preserve"> uas muaj kev cuam tshuam cov txheej txheem kev ntsuas (ELPAC). Thaum </w:t>
      </w:r>
      <w:ins w:id="6554" w:author="year" w:date="2021-07-09T03:58:00Z">
        <w:r>
          <w:rPr>
            <w:sz w:val="21"/>
            <w:szCs w:val="21"/>
          </w:rPr>
          <w:t>lub luag hauj lwm tau muaj kev nqis tes ua</w:t>
        </w:r>
      </w:ins>
      <w:ins w:id="6555" w:author="year" w:date="2021-07-09T03:59:00Z">
        <w:r>
          <w:rPr>
            <w:sz w:val="21"/>
            <w:szCs w:val="21"/>
          </w:rPr>
          <w:t xml:space="preserve"> hauv ceeb tsham no </w:t>
        </w:r>
      </w:ins>
      <w:ins w:id="6556" w:author="year" w:date="2021-07-09T03:58:00Z">
        <w:r>
          <w:rPr>
            <w:sz w:val="21"/>
            <w:szCs w:val="21"/>
          </w:rPr>
          <w:t xml:space="preserve"> </w:t>
        </w:r>
      </w:ins>
      <w:del w:id="6557" w:author="year" w:date="2021-07-09T03:57:00Z">
        <w:r w:rsidRPr="0058694F" w:rsidDel="00DC60E9">
          <w:rPr>
            <w:sz w:val="21"/>
            <w:szCs w:val="21"/>
          </w:rPr>
          <w:delText>tau nqis tes ua qhov kev</w:delText>
        </w:r>
      </w:del>
      <w:del w:id="6558" w:author="year" w:date="2021-07-09T03:58:00Z">
        <w:r w:rsidRPr="0058694F" w:rsidDel="00DC60E9">
          <w:rPr>
            <w:sz w:val="21"/>
            <w:szCs w:val="21"/>
          </w:rPr>
          <w:delText xml:space="preserve"> nqis tes no hauv thaj chaw</w:delText>
        </w:r>
      </w:del>
      <w:r w:rsidRPr="0058694F">
        <w:rPr>
          <w:sz w:val="21"/>
          <w:szCs w:val="21"/>
        </w:rPr>
        <w:t xml:space="preserve">, </w:t>
      </w:r>
      <w:ins w:id="6559" w:author="year" w:date="2021-07-09T04:00:00Z">
        <w:r>
          <w:rPr>
            <w:sz w:val="21"/>
            <w:szCs w:val="21"/>
          </w:rPr>
          <w:t xml:space="preserve">kev </w:t>
        </w:r>
      </w:ins>
      <w:r w:rsidRPr="0058694F">
        <w:rPr>
          <w:sz w:val="21"/>
          <w:szCs w:val="21"/>
        </w:rPr>
        <w:t xml:space="preserve">ntsuas qhov </w:t>
      </w:r>
      <w:del w:id="6560" w:author="year" w:date="2021-07-09T04:01:00Z">
        <w:r w:rsidRPr="0058694F" w:rsidDel="000C3484">
          <w:rPr>
            <w:sz w:val="21"/>
            <w:szCs w:val="21"/>
          </w:rPr>
          <w:delText>tshwm sim ntawm</w:delText>
        </w:r>
      </w:del>
      <w:ins w:id="6561" w:author="year" w:date="2021-07-09T04:01:00Z">
        <w:r>
          <w:rPr>
            <w:sz w:val="21"/>
            <w:szCs w:val="21"/>
          </w:rPr>
          <w:t>kev puas tsuaj ntawm kev nqis tes thswm sim tsis tau ntawm xyoo 2019-2020</w:t>
        </w:r>
      </w:ins>
      <w:del w:id="6562" w:author="year" w:date="2021-07-09T04:02:00Z">
        <w:r w:rsidRPr="0058694F" w:rsidDel="000C3484">
          <w:rPr>
            <w:sz w:val="21"/>
            <w:szCs w:val="21"/>
          </w:rPr>
          <w:delText xml:space="preserve"> cov kev nqis tes no tsis tuaj yeem yuav raug nyob rau hauv 2019-2020</w:delText>
        </w:r>
      </w:del>
      <w:r w:rsidRPr="0058694F">
        <w:rPr>
          <w:sz w:val="21"/>
          <w:szCs w:val="21"/>
        </w:rPr>
        <w:t xml:space="preserve">. </w:t>
      </w:r>
      <w:ins w:id="6563" w:author="year" w:date="2021-07-09T04:07:00Z">
        <w:r>
          <w:rPr>
            <w:sz w:val="21"/>
            <w:szCs w:val="21"/>
          </w:rPr>
          <w:t xml:space="preserve">Lub hom phiaj ua tiav ntawm </w:t>
        </w:r>
      </w:ins>
      <w:r w:rsidRPr="0058694F">
        <w:rPr>
          <w:sz w:val="21"/>
          <w:szCs w:val="21"/>
        </w:rPr>
        <w:t xml:space="preserve">Peb cov tub ntxhais kawm </w:t>
      </w:r>
      <w:ins w:id="6564" w:author="year" w:date="2021-07-09T04:08:00Z">
        <w:r>
          <w:rPr>
            <w:sz w:val="21"/>
            <w:szCs w:val="21"/>
          </w:rPr>
          <w:t xml:space="preserve">ntawm kev nce 5% ntawm tsev kev nce txhua txhua xyoo </w:t>
        </w:r>
      </w:ins>
      <w:del w:id="6565" w:author="year" w:date="2021-07-09T04:09:00Z">
        <w:r w:rsidRPr="0058694F" w:rsidDel="000C3484">
          <w:rPr>
            <w:sz w:val="21"/>
            <w:szCs w:val="21"/>
          </w:rPr>
          <w:delText xml:space="preserve">ua tiav lub hom phiaj ntawm 5% txhua xyoo nce </w:delText>
        </w:r>
      </w:del>
      <w:r w:rsidRPr="0058694F">
        <w:rPr>
          <w:sz w:val="21"/>
          <w:szCs w:val="21"/>
        </w:rPr>
        <w:t xml:space="preserve">thiab 40% </w:t>
      </w:r>
      <w:ins w:id="6566" w:author="year" w:date="2021-07-09T04:09:00Z">
        <w:r>
          <w:rPr>
            <w:sz w:val="21"/>
            <w:szCs w:val="21"/>
          </w:rPr>
          <w:t xml:space="preserve">ntawm </w:t>
        </w:r>
      </w:ins>
      <w:r w:rsidRPr="0058694F">
        <w:rPr>
          <w:sz w:val="21"/>
          <w:szCs w:val="21"/>
        </w:rPr>
        <w:t xml:space="preserve">kev kawm lej thiab ELA </w:t>
      </w:r>
      <w:ins w:id="6567" w:author="year" w:date="2021-07-09T04:10:00Z">
        <w:r>
          <w:rPr>
            <w:sz w:val="21"/>
            <w:szCs w:val="21"/>
          </w:rPr>
          <w:t xml:space="preserve">uas </w:t>
        </w:r>
      </w:ins>
      <w:del w:id="6568" w:author="year" w:date="2021-07-09T04:10:00Z">
        <w:r w:rsidRPr="0058694F" w:rsidDel="000C3484">
          <w:rPr>
            <w:sz w:val="21"/>
            <w:szCs w:val="21"/>
          </w:rPr>
          <w:delText xml:space="preserve">zoo li </w:delText>
        </w:r>
      </w:del>
      <w:r w:rsidRPr="0058694F">
        <w:rPr>
          <w:sz w:val="21"/>
          <w:szCs w:val="21"/>
        </w:rPr>
        <w:t xml:space="preserve">tau ntsuas los ntawm CAASPP tsis tau </w:t>
      </w:r>
      <w:ins w:id="6569" w:author="year" w:date="2021-07-09T04:10:00Z">
        <w:r>
          <w:rPr>
            <w:sz w:val="21"/>
            <w:szCs w:val="21"/>
          </w:rPr>
          <w:t xml:space="preserve">raug </w:t>
        </w:r>
      </w:ins>
      <w:r w:rsidRPr="0058694F">
        <w:rPr>
          <w:sz w:val="21"/>
          <w:szCs w:val="21"/>
        </w:rPr>
        <w:t>ntsuas vim</w:t>
      </w:r>
      <w:ins w:id="6570" w:author="year" w:date="2021-07-09T04:11:00Z">
        <w:r>
          <w:rPr>
            <w:sz w:val="21"/>
            <w:szCs w:val="21"/>
          </w:rPr>
          <w:t xml:space="preserve"> kev ntsuas ntawm</w:t>
        </w:r>
      </w:ins>
      <w:r w:rsidRPr="0058694F">
        <w:rPr>
          <w:sz w:val="21"/>
          <w:szCs w:val="21"/>
        </w:rPr>
        <w:t xml:space="preserve"> lub xeev kev </w:t>
      </w:r>
      <w:ins w:id="6571" w:author="year" w:date="2021-07-09T04:11:00Z">
        <w:r>
          <w:rPr>
            <w:sz w:val="21"/>
            <w:szCs w:val="21"/>
          </w:rPr>
          <w:t xml:space="preserve">tsis raug ua </w:t>
        </w:r>
      </w:ins>
      <w:del w:id="6572" w:author="year" w:date="2021-07-09T04:11:00Z">
        <w:r w:rsidRPr="0058694F" w:rsidDel="00FB5155">
          <w:rPr>
            <w:sz w:val="21"/>
            <w:szCs w:val="21"/>
          </w:rPr>
          <w:delText xml:space="preserve">ntsuas tsis tau ua </w:delText>
        </w:r>
      </w:del>
      <w:r w:rsidRPr="0058694F">
        <w:rPr>
          <w:sz w:val="21"/>
          <w:szCs w:val="21"/>
        </w:rPr>
        <w:t xml:space="preserve">nyob rau lub caij nplooj ntoo hlav xyoo 2020. 2018-2019 qhia </w:t>
      </w:r>
      <w:ins w:id="6573" w:author="year" w:date="2021-07-09T04:13:00Z">
        <w:r>
          <w:rPr>
            <w:sz w:val="21"/>
            <w:szCs w:val="21"/>
          </w:rPr>
          <w:t xml:space="preserve">txog kev </w:t>
        </w:r>
      </w:ins>
      <w:del w:id="6574" w:author="year" w:date="2021-07-09T04:13:00Z">
        <w:r w:rsidRPr="0058694F" w:rsidDel="00FB5155">
          <w:rPr>
            <w:sz w:val="21"/>
            <w:szCs w:val="21"/>
          </w:rPr>
          <w:delText xml:space="preserve">tau </w:delText>
        </w:r>
      </w:del>
      <w:r w:rsidRPr="0058694F">
        <w:rPr>
          <w:sz w:val="21"/>
          <w:szCs w:val="21"/>
        </w:rPr>
        <w:t xml:space="preserve">nce li 2% ntawm CAASPP uas </w:t>
      </w:r>
      <w:del w:id="6575" w:author="year" w:date="2021-07-09T04:14:00Z">
        <w:r w:rsidRPr="0058694F" w:rsidDel="00FB5155">
          <w:rPr>
            <w:sz w:val="21"/>
            <w:szCs w:val="21"/>
          </w:rPr>
          <w:delText>tsis tau lub</w:delText>
        </w:r>
      </w:del>
      <w:ins w:id="6576" w:author="year" w:date="2021-07-09T04:14:00Z">
        <w:r>
          <w:rPr>
            <w:sz w:val="21"/>
            <w:szCs w:val="21"/>
          </w:rPr>
          <w:t>yog tsawg zaum tshaj ntawm lub hom phiaj</w:t>
        </w:r>
      </w:ins>
      <w:r w:rsidRPr="0058694F">
        <w:rPr>
          <w:sz w:val="21"/>
          <w:szCs w:val="21"/>
        </w:rPr>
        <w:t xml:space="preserve"> 5% </w:t>
      </w:r>
      <w:del w:id="6577" w:author="year" w:date="2021-07-09T04:15:00Z">
        <w:r w:rsidRPr="0058694F" w:rsidDel="00FB5155">
          <w:rPr>
            <w:sz w:val="21"/>
            <w:szCs w:val="21"/>
          </w:rPr>
          <w:delText>lub hom phiaj</w:delText>
        </w:r>
      </w:del>
      <w:r w:rsidRPr="0058694F">
        <w:rPr>
          <w:sz w:val="21"/>
          <w:szCs w:val="21"/>
        </w:rPr>
        <w:t xml:space="preserve">. Peb cov ntaub ntawv qhia lej hauv cheeb tsam </w:t>
      </w:r>
      <w:del w:id="6578" w:author="year" w:date="2021-07-09T04:16:00Z">
        <w:r w:rsidRPr="0058694F" w:rsidDel="00FB5155">
          <w:rPr>
            <w:sz w:val="21"/>
            <w:szCs w:val="21"/>
          </w:rPr>
          <w:delText xml:space="preserve">pom </w:delText>
        </w:r>
      </w:del>
      <w:ins w:id="6579" w:author="year" w:date="2021-07-09T04:16:00Z">
        <w:r>
          <w:rPr>
            <w:sz w:val="21"/>
            <w:szCs w:val="21"/>
          </w:rPr>
          <w:t>qhia tau</w:t>
        </w:r>
        <w:r w:rsidRPr="0058694F">
          <w:rPr>
            <w:sz w:val="21"/>
            <w:szCs w:val="21"/>
          </w:rPr>
          <w:t xml:space="preserve"> </w:t>
        </w:r>
      </w:ins>
      <w:r w:rsidRPr="0058694F">
        <w:rPr>
          <w:sz w:val="21"/>
          <w:szCs w:val="21"/>
        </w:rPr>
        <w:t xml:space="preserve">tias </w:t>
      </w:r>
      <w:del w:id="6580" w:author="year" w:date="2021-07-09T04:17:00Z">
        <w:r w:rsidRPr="0058694F" w:rsidDel="00FB5155">
          <w:rPr>
            <w:sz w:val="21"/>
            <w:szCs w:val="21"/>
          </w:rPr>
          <w:delText xml:space="preserve">thaj tsam hauv lub nroog </w:delText>
        </w:r>
      </w:del>
      <w:r w:rsidRPr="0058694F">
        <w:rPr>
          <w:sz w:val="21"/>
          <w:szCs w:val="21"/>
        </w:rPr>
        <w:t xml:space="preserve">ELA </w:t>
      </w:r>
      <w:ins w:id="6581" w:author="year" w:date="2021-07-09T04:17:00Z">
        <w:r>
          <w:rPr>
            <w:sz w:val="21"/>
            <w:szCs w:val="21"/>
          </w:rPr>
          <w:t xml:space="preserve">thoob plaws ib ceeb tsam </w:t>
        </w:r>
      </w:ins>
      <w:r w:rsidRPr="0058694F">
        <w:rPr>
          <w:sz w:val="21"/>
          <w:szCs w:val="21"/>
        </w:rPr>
        <w:t xml:space="preserve">tau nce 1% rau </w:t>
      </w:r>
      <w:ins w:id="6582" w:author="year" w:date="2021-07-09T04:19:00Z">
        <w:r>
          <w:rPr>
            <w:sz w:val="21"/>
            <w:szCs w:val="21"/>
          </w:rPr>
          <w:t xml:space="preserve">3 </w:t>
        </w:r>
      </w:ins>
      <w:r w:rsidRPr="0058694F">
        <w:rPr>
          <w:sz w:val="21"/>
          <w:szCs w:val="21"/>
        </w:rPr>
        <w:t xml:space="preserve">lub hlis </w:t>
      </w:r>
      <w:ins w:id="6583" w:author="year" w:date="2021-07-09T04:19:00Z">
        <w:r>
          <w:rPr>
            <w:sz w:val="21"/>
            <w:szCs w:val="21"/>
          </w:rPr>
          <w:t xml:space="preserve">thawj </w:t>
        </w:r>
      </w:ins>
      <w:del w:id="6584" w:author="year" w:date="2021-07-09T04:19:00Z">
        <w:r w:rsidRPr="0058694F" w:rsidDel="00FB5155">
          <w:rPr>
            <w:sz w:val="21"/>
            <w:szCs w:val="21"/>
          </w:rPr>
          <w:delText>1</w:delText>
        </w:r>
      </w:del>
      <w:r w:rsidRPr="0058694F">
        <w:rPr>
          <w:sz w:val="21"/>
          <w:szCs w:val="21"/>
        </w:rPr>
        <w:t xml:space="preserve"> thiab 4.16% hauv peb lub hlis 2. Cov lej ua lej pom tau tias nce 2.86% rau </w:t>
      </w:r>
      <w:ins w:id="6585" w:author="year" w:date="2021-07-09T04:20:00Z">
        <w:r>
          <w:rPr>
            <w:sz w:val="21"/>
            <w:szCs w:val="21"/>
          </w:rPr>
          <w:t xml:space="preserve">thawj 3 </w:t>
        </w:r>
      </w:ins>
      <w:r w:rsidRPr="0058694F">
        <w:rPr>
          <w:sz w:val="21"/>
          <w:szCs w:val="21"/>
        </w:rPr>
        <w:t xml:space="preserve">Lub Hlis </w:t>
      </w:r>
      <w:del w:id="6586" w:author="year" w:date="2021-07-09T04:21:00Z">
        <w:r w:rsidRPr="0058694F" w:rsidDel="00552E55">
          <w:rPr>
            <w:sz w:val="21"/>
            <w:szCs w:val="21"/>
          </w:rPr>
          <w:delText>1</w:delText>
        </w:r>
      </w:del>
      <w:r w:rsidRPr="0058694F">
        <w:rPr>
          <w:sz w:val="21"/>
          <w:szCs w:val="21"/>
        </w:rPr>
        <w:t xml:space="preserve"> thiab 2.21% nce hauv Peb Hlis 2. Muaj cov ntaub ntawv nyob thoob plaws hauv nroog thiab txuas ntxiv ua raws li cov kev ntsuam xyuas uas tau ua dhau los (qhov ua 1.5) tau tso cai rau Twin Rivers los txiav txim siab tsav cov ntaub ntawv, ntsuas qhov ua tau zoo ntawm kev cuam tshuam, thiab muab cov kev pab cuam rau cov tub ntxhais kawm uas ua rau pom qhov xav tau tshaj plaws txawm tias muaj kev sib kis thoob ntiaj teb.</w:t>
      </w:r>
    </w:p>
    <w:p w14:paraId="488BB393" w14:textId="77777777" w:rsidR="00AD19E5" w:rsidRDefault="00AD19E5" w:rsidP="00AD19E5">
      <w:pPr>
        <w:sectPr w:rsidR="00AD19E5">
          <w:pgSz w:w="15840" w:h="12240" w:orient="landscape"/>
          <w:pgMar w:top="640" w:right="600" w:bottom="720" w:left="600" w:header="0" w:footer="528" w:gutter="0"/>
          <w:cols w:space="720"/>
        </w:sectPr>
      </w:pPr>
    </w:p>
    <w:p w14:paraId="3274DA02" w14:textId="77777777" w:rsidR="00AD19E5" w:rsidRPr="00DC6041" w:rsidRDefault="00AD19E5" w:rsidP="00AD19E5">
      <w:pPr>
        <w:pStyle w:val="Heading2"/>
        <w:rPr>
          <w:sz w:val="32"/>
          <w:szCs w:val="32"/>
        </w:rPr>
      </w:pPr>
      <w:r>
        <w:rPr>
          <w:noProof/>
          <w:lang w:bidi="th-TH"/>
        </w:rPr>
        <w:lastRenderedPageBreak/>
        <mc:AlternateContent>
          <mc:Choice Requires="wps">
            <w:drawing>
              <wp:anchor distT="0" distB="0" distL="0" distR="0" simplePos="0" relativeHeight="252064768" behindDoc="1" locked="0" layoutInCell="1" allowOverlap="1" wp14:anchorId="02AE97D4" wp14:editId="7F034A1F">
                <wp:simplePos x="0" y="0"/>
                <wp:positionH relativeFrom="page">
                  <wp:posOffset>456565</wp:posOffset>
                </wp:positionH>
                <wp:positionV relativeFrom="paragraph">
                  <wp:posOffset>340360</wp:posOffset>
                </wp:positionV>
                <wp:extent cx="9140190" cy="491490"/>
                <wp:effectExtent l="0" t="0" r="0" b="0"/>
                <wp:wrapTopAndBottom/>
                <wp:docPr id="204"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0190" cy="491490"/>
                        </a:xfrm>
                        <a:prstGeom prst="rect">
                          <a:avLst/>
                        </a:prstGeom>
                        <a:solidFill>
                          <a:srgbClr val="F1E4EF"/>
                        </a:solidFill>
                        <a:ln w="3175">
                          <a:solidFill>
                            <a:srgbClr val="D5ABFF"/>
                          </a:solidFill>
                          <a:miter lim="800000"/>
                          <a:headEnd/>
                          <a:tailEnd/>
                        </a:ln>
                      </wps:spPr>
                      <wps:txbx>
                        <w:txbxContent>
                          <w:p w14:paraId="751E3E31" w14:textId="77777777" w:rsidR="00AD19E5" w:rsidRPr="00171162" w:rsidRDefault="00AD19E5" w:rsidP="00AD19E5">
                            <w:pPr>
                              <w:pStyle w:val="BodyText"/>
                              <w:spacing w:before="58"/>
                              <w:ind w:left="55"/>
                              <w:rPr>
                                <w:sz w:val="22"/>
                                <w:szCs w:val="22"/>
                              </w:rPr>
                            </w:pPr>
                            <w:r w:rsidRPr="00171162">
                              <w:rPr>
                                <w:sz w:val="22"/>
                                <w:szCs w:val="22"/>
                              </w:rPr>
                              <w:t>Xyuas kom txhua Tus Neeg Kawm Tiav Qib Siab Ntawm Kev Kawm Ua Hauj lwm thiab Npaj Hauj lwm Tos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AE97D4" id="Text Box 170" o:spid="_x0000_s1125" type="#_x0000_t202" style="position:absolute;left:0;text-align:left;margin-left:35.95pt;margin-top:26.8pt;width:719.7pt;height:38.7pt;z-index:-251251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" fillcolor="#f1e4ef" strokecolor="#d5abff" strokeweight=".25pt">
                <v:textbox inset="0,0,0,0">
                  <w:txbxContent>
                    <w:p w14:paraId="751E3E31" w14:textId="77777777" w:rsidR="00AD19E5" w:rsidRPr="00171162" w:rsidRDefault="00AD19E5" w:rsidP="00AD19E5">
                      <w:pPr>
                        <w:pStyle w:val="BodyText"/>
                        <w:spacing w:before="58"/>
                        <w:ind w:left="55"/>
                        <w:rPr>
                          <w:sz w:val="22"/>
                          <w:szCs w:val="22"/>
                        </w:rPr>
                      </w:pPr>
                      <w:r w:rsidRPr="00171162">
                        <w:rPr>
                          <w:sz w:val="22"/>
                          <w:szCs w:val="22"/>
                        </w:rPr>
                        <w:t>Xyuas kom txhua Tus Neeg Kawm Tiav Qib Siab Ntawm Kev Kawm Ua Hauj lwm thiab Npaj Hauj lwm Tos</w:t>
                      </w:r>
                    </w:p>
                  </w:txbxContent>
                </v:textbox>
                <w10:wrap type="topAndBottom" anchorx="page"/>
              </v:shape>
            </w:pict>
          </mc:Fallback>
        </mc:AlternateContent>
      </w:r>
      <w:bookmarkStart w:id="6587" w:name="Goal_2"/>
      <w:bookmarkEnd w:id="6587"/>
      <w:r w:rsidRPr="00DC6041">
        <w:rPr>
          <w:sz w:val="32"/>
          <w:szCs w:val="32"/>
        </w:rPr>
        <w:fldChar w:fldCharType="begin"/>
      </w:r>
      <w:r w:rsidRPr="00DC6041">
        <w:rPr>
          <w:sz w:val="32"/>
          <w:szCs w:val="32"/>
        </w:rPr>
        <w:instrText xml:space="preserve"> HYPERLINK "http://www.doc-tracking.com/screenshots/21LCAP/Instructions/LCAPandLCPAnnualUpdateInstructions.htm" \l "AnnualUpdate" \h </w:instrText>
      </w:r>
      <w:r w:rsidRPr="00DC6041">
        <w:rPr>
          <w:sz w:val="32"/>
          <w:szCs w:val="32"/>
        </w:rPr>
        <w:fldChar w:fldCharType="separate"/>
      </w:r>
      <w:r w:rsidRPr="00DC6041">
        <w:rPr>
          <w:sz w:val="32"/>
          <w:szCs w:val="32"/>
        </w:rPr>
        <w:t xml:space="preserve">Lub </w:t>
      </w:r>
      <w:r>
        <w:rPr>
          <w:sz w:val="32"/>
          <w:szCs w:val="32"/>
        </w:rPr>
        <w:t>H</w:t>
      </w:r>
      <w:r w:rsidRPr="00DC6041">
        <w:rPr>
          <w:sz w:val="32"/>
          <w:szCs w:val="32"/>
        </w:rPr>
        <w:t xml:space="preserve">om </w:t>
      </w:r>
      <w:r>
        <w:rPr>
          <w:sz w:val="32"/>
          <w:szCs w:val="32"/>
        </w:rPr>
        <w:t>P</w:t>
      </w:r>
      <w:r w:rsidRPr="00DC6041">
        <w:rPr>
          <w:sz w:val="32"/>
          <w:szCs w:val="32"/>
        </w:rPr>
        <w:t>hiaj 2</w:t>
      </w:r>
      <w:r w:rsidRPr="00DC6041">
        <w:rPr>
          <w:sz w:val="32"/>
          <w:szCs w:val="32"/>
        </w:rPr>
        <w:fldChar w:fldCharType="end"/>
      </w:r>
    </w:p>
    <w:p w14:paraId="47DC3CC4" w14:textId="77777777" w:rsidR="00AD19E5" w:rsidRDefault="00AD19E5" w:rsidP="00AD19E5">
      <w:pPr>
        <w:pStyle w:val="BodyText"/>
        <w:spacing w:before="4"/>
        <w:rPr>
          <w:b/>
          <w:sz w:val="13"/>
        </w:rPr>
      </w:pPr>
    </w:p>
    <w:p w14:paraId="67141453" w14:textId="5D4B9E2F" w:rsidR="00AD19E5" w:rsidRPr="007D2632" w:rsidRDefault="00AD19E5" w:rsidP="00AD19E5">
      <w:pPr>
        <w:pStyle w:val="BodyText"/>
        <w:spacing w:before="93"/>
        <w:ind w:left="191"/>
        <w:rPr>
          <w:sz w:val="22"/>
          <w:szCs w:val="22"/>
        </w:rPr>
      </w:pPr>
      <w:r w:rsidRPr="007D2632">
        <w:rPr>
          <w:sz w:val="22"/>
          <w:szCs w:val="22"/>
        </w:rPr>
        <w:t>Lub xeev thiab / los sis Cov Hauj lwm Hauv Ib Cheeb Tsam tau hais los ntawm lub hom phiaj no:</w:t>
      </w:r>
    </w:p>
    <w:p w14:paraId="085CAE4A" w14:textId="3900648A" w:rsidR="00AD19E5" w:rsidRDefault="001D2DE2" w:rsidP="00AD19E5">
      <w:pPr>
        <w:pStyle w:val="BodyText"/>
        <w:ind w:left="114"/>
        <w:rPr>
          <w:sz w:val="20"/>
        </w:rPr>
      </w:pPr>
      <w:r>
        <w:rPr>
          <w:noProof/>
          <w:sz w:val="20"/>
          <w:lang w:bidi="th-TH"/>
        </w:rPr>
        <mc:AlternateContent>
          <mc:Choice Requires="wps">
            <w:drawing>
              <wp:anchor distT="0" distB="0" distL="114300" distR="114300" simplePos="0" relativeHeight="252084224" behindDoc="0" locked="0" layoutInCell="1" allowOverlap="1" wp14:anchorId="3C3F8A9D" wp14:editId="3E95CDCC">
                <wp:simplePos x="0" y="0"/>
                <wp:positionH relativeFrom="column">
                  <wp:posOffset>3514725</wp:posOffset>
                </wp:positionH>
                <wp:positionV relativeFrom="paragraph">
                  <wp:posOffset>13666</wp:posOffset>
                </wp:positionV>
                <wp:extent cx="5700395" cy="1391285"/>
                <wp:effectExtent l="0" t="0" r="14605" b="18415"/>
                <wp:wrapNone/>
                <wp:docPr id="203" name="Text Box 5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395" cy="1391285"/>
                        </a:xfrm>
                        <a:prstGeom prst="rect">
                          <a:avLst/>
                        </a:prstGeom>
                        <a:solidFill>
                          <a:schemeClr val="accent2">
                            <a:lumMod val="20000"/>
                            <a:lumOff val="80000"/>
                          </a:schemeClr>
                        </a:solidFill>
                        <a:ln w="9525">
                          <a:solidFill>
                            <a:schemeClr val="accent2">
                              <a:lumMod val="20000"/>
                              <a:lumOff val="80000"/>
                            </a:schemeClr>
                          </a:solidFill>
                          <a:miter lim="800000"/>
                          <a:headEnd/>
                          <a:tailEnd/>
                        </a:ln>
                      </wps:spPr>
                      <wps:txbx>
                        <w:txbxContent>
                          <w:p w14:paraId="2444CF52" w14:textId="77777777" w:rsidR="00AD19E5" w:rsidRDefault="00AD19E5" w:rsidP="00AD19E5">
                            <w:pPr>
                              <w:spacing w:line="276" w:lineRule="auto"/>
                              <w:ind w:right="7"/>
                              <w:rPr>
                                <w:ins w:id="6588" w:author="year" w:date="2021-07-09T04:26:00Z"/>
                                <w:sz w:val="21"/>
                                <w:szCs w:val="21"/>
                              </w:rPr>
                            </w:pPr>
                            <w:r w:rsidRPr="007D2632">
                              <w:rPr>
                                <w:sz w:val="21"/>
                                <w:szCs w:val="21"/>
                              </w:rPr>
                              <w:t xml:space="preserve">Qhov Muaj Feem </w:t>
                            </w:r>
                            <w:r>
                              <w:rPr>
                                <w:sz w:val="21"/>
                                <w:szCs w:val="21"/>
                              </w:rPr>
                              <w:t>Zeeg</w:t>
                            </w:r>
                            <w:r w:rsidRPr="007D2632">
                              <w:rPr>
                                <w:sz w:val="21"/>
                                <w:szCs w:val="21"/>
                              </w:rPr>
                              <w:t xml:space="preserve"> 4:</w:t>
                            </w:r>
                            <w:ins w:id="6589" w:author="year" w:date="2021-07-09T04:25:00Z">
                              <w:r>
                                <w:rPr>
                                  <w:sz w:val="21"/>
                                  <w:szCs w:val="21"/>
                                </w:rPr>
                                <w:t xml:space="preserve"> Lub luag hauj lwm uas tiav ntawm cov tub tnxhais</w:t>
                              </w:r>
                            </w:ins>
                            <w:del w:id="6590" w:author="year" w:date="2021-07-09T04:25:00Z">
                              <w:r w:rsidRPr="007D2632" w:rsidDel="00552E55">
                                <w:rPr>
                                  <w:sz w:val="21"/>
                                  <w:szCs w:val="21"/>
                                </w:rPr>
                                <w:delText xml:space="preserve"> Me</w:delText>
                              </w:r>
                              <w:r w:rsidDel="00552E55">
                                <w:rPr>
                                  <w:sz w:val="21"/>
                                  <w:szCs w:val="21"/>
                                </w:rPr>
                                <w:delText xml:space="preserve"> </w:delText>
                              </w:r>
                              <w:r w:rsidRPr="007D2632" w:rsidDel="00552E55">
                                <w:rPr>
                                  <w:sz w:val="21"/>
                                  <w:szCs w:val="21"/>
                                </w:rPr>
                                <w:delText xml:space="preserve">nyuam </w:delText>
                              </w:r>
                            </w:del>
                            <w:r w:rsidRPr="007D2632">
                              <w:rPr>
                                <w:sz w:val="21"/>
                                <w:szCs w:val="21"/>
                              </w:rPr>
                              <w:t xml:space="preserve">Kawm Ntawv </w:t>
                            </w:r>
                            <w:del w:id="6591" w:author="year" w:date="2021-07-09T04:26:00Z">
                              <w:r w:rsidRPr="007D2632" w:rsidDel="00552E55">
                                <w:rPr>
                                  <w:sz w:val="21"/>
                                  <w:szCs w:val="21"/>
                                </w:rPr>
                                <w:delText xml:space="preserve">Ua Tau </w:delText>
                              </w:r>
                            </w:del>
                            <w:r w:rsidRPr="007D2632">
                              <w:rPr>
                                <w:sz w:val="21"/>
                                <w:szCs w:val="21"/>
                              </w:rPr>
                              <w:t>(</w:t>
                            </w:r>
                            <w:r>
                              <w:rPr>
                                <w:sz w:val="21"/>
                                <w:szCs w:val="21"/>
                              </w:rPr>
                              <w:t>Txiaj Ntsig ntawm kev kawm</w:t>
                            </w:r>
                            <w:r w:rsidRPr="007D2632">
                              <w:rPr>
                                <w:sz w:val="21"/>
                                <w:szCs w:val="21"/>
                              </w:rPr>
                              <w:t>)</w:t>
                            </w:r>
                            <w:ins w:id="6592" w:author="year" w:date="2021-07-09T04:25:00Z">
                              <w:r>
                                <w:rPr>
                                  <w:sz w:val="21"/>
                                  <w:szCs w:val="21"/>
                                </w:rPr>
                                <w:t xml:space="preserve">      </w:t>
                              </w:r>
                            </w:ins>
                            <w:r w:rsidRPr="007D2632">
                              <w:rPr>
                                <w:sz w:val="21"/>
                                <w:szCs w:val="21"/>
                              </w:rPr>
                              <w:t xml:space="preserve"> </w:t>
                            </w:r>
                          </w:p>
                          <w:p w14:paraId="7ED23774" w14:textId="77777777" w:rsidR="00AD19E5" w:rsidRPr="007D2632" w:rsidRDefault="00AD19E5" w:rsidP="00AD19E5">
                            <w:pPr>
                              <w:spacing w:line="276" w:lineRule="auto"/>
                              <w:ind w:right="7"/>
                              <w:rPr>
                                <w:sz w:val="21"/>
                                <w:szCs w:val="21"/>
                              </w:rPr>
                            </w:pPr>
                            <w:r w:rsidRPr="007D2632">
                              <w:rPr>
                                <w:sz w:val="21"/>
                                <w:szCs w:val="21"/>
                              </w:rPr>
                              <w:t xml:space="preserve">Qhov Muaj Feem </w:t>
                            </w:r>
                            <w:r>
                              <w:rPr>
                                <w:sz w:val="21"/>
                                <w:szCs w:val="21"/>
                              </w:rPr>
                              <w:t>Zeeg</w:t>
                            </w:r>
                            <w:r w:rsidRPr="007D2632">
                              <w:rPr>
                                <w:sz w:val="21"/>
                                <w:szCs w:val="21"/>
                              </w:rPr>
                              <w:t xml:space="preserve"> 5: </w:t>
                            </w:r>
                            <w:ins w:id="6593" w:author="year" w:date="2021-07-09T04:26:00Z">
                              <w:r>
                                <w:rPr>
                                  <w:sz w:val="21"/>
                                  <w:szCs w:val="21"/>
                                </w:rPr>
                                <w:t>Kev Koom Tes</w:t>
                              </w:r>
                            </w:ins>
                            <w:del w:id="6594" w:author="year" w:date="2021-07-09T04:26:00Z">
                              <w:r w:rsidDel="00552E55">
                                <w:rPr>
                                  <w:sz w:val="21"/>
                                  <w:szCs w:val="21"/>
                                </w:rPr>
                                <w:delText xml:space="preserve">Kev Ua Tiav </w:delText>
                              </w:r>
                            </w:del>
                            <w:r>
                              <w:rPr>
                                <w:sz w:val="21"/>
                                <w:szCs w:val="21"/>
                              </w:rPr>
                              <w:t xml:space="preserve">Ntawm </w:t>
                            </w:r>
                            <w:r w:rsidRPr="007D2632">
                              <w:rPr>
                                <w:sz w:val="21"/>
                                <w:szCs w:val="21"/>
                              </w:rPr>
                              <w:t>Me</w:t>
                            </w:r>
                            <w:r>
                              <w:rPr>
                                <w:sz w:val="21"/>
                                <w:szCs w:val="21"/>
                              </w:rPr>
                              <w:t xml:space="preserve"> </w:t>
                            </w:r>
                            <w:r w:rsidRPr="007D2632">
                              <w:rPr>
                                <w:sz w:val="21"/>
                                <w:szCs w:val="21"/>
                              </w:rPr>
                              <w:t>nyuam (</w:t>
                            </w:r>
                            <w:r>
                              <w:rPr>
                                <w:sz w:val="21"/>
                                <w:szCs w:val="21"/>
                              </w:rPr>
                              <w:t>Kev Ua Tiav</w:t>
                            </w:r>
                            <w:r w:rsidRPr="007D2632">
                              <w:rPr>
                                <w:sz w:val="21"/>
                                <w:szCs w:val="21"/>
                              </w:rPr>
                              <w:t>)</w:t>
                            </w:r>
                            <w:r>
                              <w:rPr>
                                <w:sz w:val="21"/>
                                <w:szCs w:val="21"/>
                              </w:rPr>
                              <w:t xml:space="preserve">                 </w:t>
                            </w:r>
                            <w:r w:rsidRPr="007D2632">
                              <w:rPr>
                                <w:sz w:val="21"/>
                                <w:szCs w:val="21"/>
                              </w:rPr>
                              <w:t xml:space="preserve"> </w:t>
                            </w:r>
                            <w:r>
                              <w:rPr>
                                <w:sz w:val="21"/>
                                <w:szCs w:val="21"/>
                              </w:rPr>
                              <w:t xml:space="preserve">                          Qhov Muaj Feem Zeeg </w:t>
                            </w:r>
                            <w:r w:rsidRPr="007D2632">
                              <w:rPr>
                                <w:sz w:val="21"/>
                                <w:szCs w:val="21"/>
                              </w:rPr>
                              <w:t xml:space="preserve"> 7: </w:t>
                            </w:r>
                            <w:del w:id="6595" w:author="year" w:date="2021-07-09T04:27:00Z">
                              <w:r w:rsidRPr="007D2632" w:rsidDel="00552E55">
                                <w:rPr>
                                  <w:sz w:val="21"/>
                                  <w:szCs w:val="21"/>
                                </w:rPr>
                                <w:delText>Nkag Mus</w:delText>
                              </w:r>
                              <w:r w:rsidDel="00552E55">
                                <w:rPr>
                                  <w:sz w:val="21"/>
                                  <w:szCs w:val="21"/>
                                </w:rPr>
                                <w:delText xml:space="preserve"> Ray Chav Kawm</w:delText>
                              </w:r>
                            </w:del>
                            <w:ins w:id="6596" w:author="year" w:date="2021-07-09T04:27:00Z">
                              <w:r>
                                <w:rPr>
                                  <w:sz w:val="21"/>
                                  <w:szCs w:val="21"/>
                                </w:rPr>
                                <w:t>Tau txais kev kawm</w:t>
                              </w:r>
                            </w:ins>
                            <w:r w:rsidRPr="007D2632">
                              <w:rPr>
                                <w:sz w:val="21"/>
                                <w:szCs w:val="21"/>
                              </w:rPr>
                              <w:t xml:space="preserve"> (Cov Ntsiab Lus Ntawm Txoj Kev Kawm) </w:t>
                            </w:r>
                            <w:r>
                              <w:rPr>
                                <w:sz w:val="21"/>
                                <w:szCs w:val="21"/>
                              </w:rPr>
                              <w:t xml:space="preserve">                                                                                                                                 </w:t>
                            </w:r>
                            <w:r w:rsidRPr="007D2632">
                              <w:rPr>
                                <w:sz w:val="21"/>
                                <w:szCs w:val="21"/>
                              </w:rPr>
                              <w:t xml:space="preserve">Qhov Muaj Feem </w:t>
                            </w:r>
                            <w:r>
                              <w:rPr>
                                <w:sz w:val="21"/>
                                <w:szCs w:val="21"/>
                              </w:rPr>
                              <w:t>Zeeg</w:t>
                            </w:r>
                            <w:r w:rsidRPr="007D2632">
                              <w:rPr>
                                <w:sz w:val="21"/>
                                <w:szCs w:val="21"/>
                              </w:rPr>
                              <w:t xml:space="preserve"> 8: Lwm Cov </w:t>
                            </w:r>
                            <w:ins w:id="6597" w:author="year" w:date="2021-07-09T04:27:00Z">
                              <w:r>
                                <w:rPr>
                                  <w:sz w:val="21"/>
                                  <w:szCs w:val="21"/>
                                </w:rPr>
                                <w:t xml:space="preserve">txiaj ntsig ntawm cov </w:t>
                              </w:r>
                            </w:ins>
                            <w:r w:rsidRPr="007D2632">
                              <w:rPr>
                                <w:sz w:val="21"/>
                                <w:szCs w:val="21"/>
                              </w:rPr>
                              <w:t>Tub Kawm (</w:t>
                            </w:r>
                            <w:r>
                              <w:rPr>
                                <w:sz w:val="21"/>
                                <w:szCs w:val="21"/>
                              </w:rPr>
                              <w:t>Txiaj Ntsig Ntawm Kev Kawm</w:t>
                            </w:r>
                            <w:r w:rsidRPr="007D2632">
                              <w:rPr>
                                <w:sz w:val="21"/>
                                <w:szCs w:val="21"/>
                              </w:rPr>
                              <w:t>)</w:t>
                            </w:r>
                          </w:p>
                          <w:p w14:paraId="61A665F5" w14:textId="77777777" w:rsidR="00AD19E5" w:rsidRPr="007D2632" w:rsidRDefault="00AD19E5" w:rsidP="00AD19E5">
                            <w:pPr>
                              <w:spacing w:before="48"/>
                              <w:rPr>
                                <w:sz w:val="21"/>
                                <w:szCs w:val="21"/>
                              </w:rPr>
                            </w:pPr>
                            <w:r w:rsidRPr="007D2632">
                              <w:rPr>
                                <w:sz w:val="21"/>
                                <w:szCs w:val="21"/>
                              </w:rPr>
                              <w:t>Cov Kev Ntseeg: 1,4,6,7</w:t>
                            </w:r>
                          </w:p>
                          <w:p w14:paraId="47A25BEB" w14:textId="77777777" w:rsidR="00AD19E5" w:rsidRPr="007D2632" w:rsidRDefault="00AD19E5" w:rsidP="00AD19E5">
                            <w:pPr>
                              <w:rPr>
                                <w:sz w:val="21"/>
                                <w:szCs w:val="2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3F8A9D" id="Text Box 532" o:spid="_x0000_s1126" type="#_x0000_t202" style="position:absolute;left:0;text-align:left;margin-left:276.75pt;margin-top:1.1pt;width:448.85pt;height:109.5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" fillcolor="#f2dbdb [661]" strokecolor="#f2dbdb [661]">
                <v:textbox>
                  <w:txbxContent>
                    <w:p w14:paraId="2444CF52" w14:textId="77777777" w:rsidR="00AD19E5" w:rsidRDefault="00AD19E5" w:rsidP="00AD19E5">
                      <w:pPr>
                        <w:spacing w:line="276" w:lineRule="auto"/>
                        <w:ind w:right="7"/>
                        <w:rPr>
                          <w:ins w:id="6598" w:author="year" w:date="2021-07-09T04:26:00Z"/>
                          <w:sz w:val="21"/>
                          <w:szCs w:val="21"/>
                        </w:rPr>
                      </w:pPr>
                      <w:r w:rsidRPr="007D2632">
                        <w:rPr>
                          <w:sz w:val="21"/>
                          <w:szCs w:val="21"/>
                        </w:rPr>
                        <w:t xml:space="preserve">Qhov Muaj Feem </w:t>
                      </w:r>
                      <w:r>
                        <w:rPr>
                          <w:sz w:val="21"/>
                          <w:szCs w:val="21"/>
                        </w:rPr>
                        <w:t>Zeeg</w:t>
                      </w:r>
                      <w:r w:rsidRPr="007D2632">
                        <w:rPr>
                          <w:sz w:val="21"/>
                          <w:szCs w:val="21"/>
                        </w:rPr>
                        <w:t xml:space="preserve"> 4:</w:t>
                      </w:r>
                      <w:ins w:id="6599" w:author="year" w:date="2021-07-09T04:25:00Z">
                        <w:r>
                          <w:rPr>
                            <w:sz w:val="21"/>
                            <w:szCs w:val="21"/>
                          </w:rPr>
                          <w:t xml:space="preserve"> Lub luag hauj lwm uas tiav ntawm cov tub tnxhais</w:t>
                        </w:r>
                      </w:ins>
                      <w:del w:id="6600" w:author="year" w:date="2021-07-09T04:25:00Z">
                        <w:r w:rsidRPr="007D2632" w:rsidDel="00552E55">
                          <w:rPr>
                            <w:sz w:val="21"/>
                            <w:szCs w:val="21"/>
                          </w:rPr>
                          <w:delText xml:space="preserve"> Me</w:delText>
                        </w:r>
                        <w:r w:rsidDel="00552E55">
                          <w:rPr>
                            <w:sz w:val="21"/>
                            <w:szCs w:val="21"/>
                          </w:rPr>
                          <w:delText xml:space="preserve"> </w:delText>
                        </w:r>
                        <w:r w:rsidRPr="007D2632" w:rsidDel="00552E55">
                          <w:rPr>
                            <w:sz w:val="21"/>
                            <w:szCs w:val="21"/>
                          </w:rPr>
                          <w:delText xml:space="preserve">nyuam </w:delText>
                        </w:r>
                      </w:del>
                      <w:r w:rsidRPr="007D2632">
                        <w:rPr>
                          <w:sz w:val="21"/>
                          <w:szCs w:val="21"/>
                        </w:rPr>
                        <w:t xml:space="preserve">Kawm Ntawv </w:t>
                      </w:r>
                      <w:del w:id="6601" w:author="year" w:date="2021-07-09T04:26:00Z">
                        <w:r w:rsidRPr="007D2632" w:rsidDel="00552E55">
                          <w:rPr>
                            <w:sz w:val="21"/>
                            <w:szCs w:val="21"/>
                          </w:rPr>
                          <w:delText xml:space="preserve">Ua Tau </w:delText>
                        </w:r>
                      </w:del>
                      <w:r w:rsidRPr="007D2632">
                        <w:rPr>
                          <w:sz w:val="21"/>
                          <w:szCs w:val="21"/>
                        </w:rPr>
                        <w:t>(</w:t>
                      </w:r>
                      <w:r>
                        <w:rPr>
                          <w:sz w:val="21"/>
                          <w:szCs w:val="21"/>
                        </w:rPr>
                        <w:t>Txiaj Ntsig ntawm kev kawm</w:t>
                      </w:r>
                      <w:r w:rsidRPr="007D2632">
                        <w:rPr>
                          <w:sz w:val="21"/>
                          <w:szCs w:val="21"/>
                        </w:rPr>
                        <w:t>)</w:t>
                      </w:r>
                      <w:ins w:id="6602" w:author="year" w:date="2021-07-09T04:25:00Z">
                        <w:r>
                          <w:rPr>
                            <w:sz w:val="21"/>
                            <w:szCs w:val="21"/>
                          </w:rPr>
                          <w:t xml:space="preserve">      </w:t>
                        </w:r>
                      </w:ins>
                      <w:r w:rsidRPr="007D2632">
                        <w:rPr>
                          <w:sz w:val="21"/>
                          <w:szCs w:val="21"/>
                        </w:rPr>
                        <w:t xml:space="preserve"> </w:t>
                      </w:r>
                    </w:p>
                    <w:p w14:paraId="7ED23774" w14:textId="77777777" w:rsidR="00AD19E5" w:rsidRPr="007D2632" w:rsidRDefault="00AD19E5" w:rsidP="00AD19E5">
                      <w:pPr>
                        <w:spacing w:line="276" w:lineRule="auto"/>
                        <w:ind w:right="7"/>
                        <w:rPr>
                          <w:sz w:val="21"/>
                          <w:szCs w:val="21"/>
                        </w:rPr>
                      </w:pPr>
                      <w:r w:rsidRPr="007D2632">
                        <w:rPr>
                          <w:sz w:val="21"/>
                          <w:szCs w:val="21"/>
                        </w:rPr>
                        <w:t xml:space="preserve">Qhov Muaj Feem </w:t>
                      </w:r>
                      <w:r>
                        <w:rPr>
                          <w:sz w:val="21"/>
                          <w:szCs w:val="21"/>
                        </w:rPr>
                        <w:t>Zeeg</w:t>
                      </w:r>
                      <w:r w:rsidRPr="007D2632">
                        <w:rPr>
                          <w:sz w:val="21"/>
                          <w:szCs w:val="21"/>
                        </w:rPr>
                        <w:t xml:space="preserve"> 5: </w:t>
                      </w:r>
                      <w:ins w:id="6603" w:author="year" w:date="2021-07-09T04:26:00Z">
                        <w:r>
                          <w:rPr>
                            <w:sz w:val="21"/>
                            <w:szCs w:val="21"/>
                          </w:rPr>
                          <w:t>Kev Koom Tes</w:t>
                        </w:r>
                      </w:ins>
                      <w:del w:id="6604" w:author="year" w:date="2021-07-09T04:26:00Z">
                        <w:r w:rsidDel="00552E55">
                          <w:rPr>
                            <w:sz w:val="21"/>
                            <w:szCs w:val="21"/>
                          </w:rPr>
                          <w:delText xml:space="preserve">Kev Ua Tiav </w:delText>
                        </w:r>
                      </w:del>
                      <w:r>
                        <w:rPr>
                          <w:sz w:val="21"/>
                          <w:szCs w:val="21"/>
                        </w:rPr>
                        <w:t xml:space="preserve">Ntawm </w:t>
                      </w:r>
                      <w:r w:rsidRPr="007D2632">
                        <w:rPr>
                          <w:sz w:val="21"/>
                          <w:szCs w:val="21"/>
                        </w:rPr>
                        <w:t>Me</w:t>
                      </w:r>
                      <w:r>
                        <w:rPr>
                          <w:sz w:val="21"/>
                          <w:szCs w:val="21"/>
                        </w:rPr>
                        <w:t xml:space="preserve"> </w:t>
                      </w:r>
                      <w:r w:rsidRPr="007D2632">
                        <w:rPr>
                          <w:sz w:val="21"/>
                          <w:szCs w:val="21"/>
                        </w:rPr>
                        <w:t>nyuam (</w:t>
                      </w:r>
                      <w:r>
                        <w:rPr>
                          <w:sz w:val="21"/>
                          <w:szCs w:val="21"/>
                        </w:rPr>
                        <w:t>Kev Ua Tiav</w:t>
                      </w:r>
                      <w:r w:rsidRPr="007D2632">
                        <w:rPr>
                          <w:sz w:val="21"/>
                          <w:szCs w:val="21"/>
                        </w:rPr>
                        <w:t>)</w:t>
                      </w:r>
                      <w:r>
                        <w:rPr>
                          <w:sz w:val="21"/>
                          <w:szCs w:val="21"/>
                        </w:rPr>
                        <w:t xml:space="preserve">                 </w:t>
                      </w:r>
                      <w:r w:rsidRPr="007D2632">
                        <w:rPr>
                          <w:sz w:val="21"/>
                          <w:szCs w:val="21"/>
                        </w:rPr>
                        <w:t xml:space="preserve"> </w:t>
                      </w:r>
                      <w:r>
                        <w:rPr>
                          <w:sz w:val="21"/>
                          <w:szCs w:val="21"/>
                        </w:rPr>
                        <w:t xml:space="preserve">                          Qhov Muaj Feem Zeeg </w:t>
                      </w:r>
                      <w:r w:rsidRPr="007D2632">
                        <w:rPr>
                          <w:sz w:val="21"/>
                          <w:szCs w:val="21"/>
                        </w:rPr>
                        <w:t xml:space="preserve"> 7: </w:t>
                      </w:r>
                      <w:del w:id="6605" w:author="year" w:date="2021-07-09T04:27:00Z">
                        <w:r w:rsidRPr="007D2632" w:rsidDel="00552E55">
                          <w:rPr>
                            <w:sz w:val="21"/>
                            <w:szCs w:val="21"/>
                          </w:rPr>
                          <w:delText>Nkag Mus</w:delText>
                        </w:r>
                        <w:r w:rsidDel="00552E55">
                          <w:rPr>
                            <w:sz w:val="21"/>
                            <w:szCs w:val="21"/>
                          </w:rPr>
                          <w:delText xml:space="preserve"> Ray Chav Kawm</w:delText>
                        </w:r>
                      </w:del>
                      <w:ins w:id="6606" w:author="year" w:date="2021-07-09T04:27:00Z">
                        <w:r>
                          <w:rPr>
                            <w:sz w:val="21"/>
                            <w:szCs w:val="21"/>
                          </w:rPr>
                          <w:t>Tau txais kev kawm</w:t>
                        </w:r>
                      </w:ins>
                      <w:r w:rsidRPr="007D2632">
                        <w:rPr>
                          <w:sz w:val="21"/>
                          <w:szCs w:val="21"/>
                        </w:rPr>
                        <w:t xml:space="preserve"> (Cov Ntsiab Lus Ntawm Txoj Kev Kawm) </w:t>
                      </w:r>
                      <w:r>
                        <w:rPr>
                          <w:sz w:val="21"/>
                          <w:szCs w:val="21"/>
                        </w:rPr>
                        <w:t xml:space="preserve">                                                                                                                                 </w:t>
                      </w:r>
                      <w:r w:rsidRPr="007D2632">
                        <w:rPr>
                          <w:sz w:val="21"/>
                          <w:szCs w:val="21"/>
                        </w:rPr>
                        <w:t xml:space="preserve">Qhov Muaj Feem </w:t>
                      </w:r>
                      <w:r>
                        <w:rPr>
                          <w:sz w:val="21"/>
                          <w:szCs w:val="21"/>
                        </w:rPr>
                        <w:t>Zeeg</w:t>
                      </w:r>
                      <w:r w:rsidRPr="007D2632">
                        <w:rPr>
                          <w:sz w:val="21"/>
                          <w:szCs w:val="21"/>
                        </w:rPr>
                        <w:t xml:space="preserve"> 8: Lwm Cov </w:t>
                      </w:r>
                      <w:ins w:id="6607" w:author="year" w:date="2021-07-09T04:27:00Z">
                        <w:r>
                          <w:rPr>
                            <w:sz w:val="21"/>
                            <w:szCs w:val="21"/>
                          </w:rPr>
                          <w:t xml:space="preserve">txiaj ntsig ntawm cov </w:t>
                        </w:r>
                      </w:ins>
                      <w:r w:rsidRPr="007D2632">
                        <w:rPr>
                          <w:sz w:val="21"/>
                          <w:szCs w:val="21"/>
                        </w:rPr>
                        <w:t>Tub Kawm (</w:t>
                      </w:r>
                      <w:r>
                        <w:rPr>
                          <w:sz w:val="21"/>
                          <w:szCs w:val="21"/>
                        </w:rPr>
                        <w:t>Txiaj Ntsig Ntawm Kev Kawm</w:t>
                      </w:r>
                      <w:r w:rsidRPr="007D2632">
                        <w:rPr>
                          <w:sz w:val="21"/>
                          <w:szCs w:val="21"/>
                        </w:rPr>
                        <w:t>)</w:t>
                      </w:r>
                    </w:p>
                    <w:p w14:paraId="61A665F5" w14:textId="77777777" w:rsidR="00AD19E5" w:rsidRPr="007D2632" w:rsidRDefault="00AD19E5" w:rsidP="00AD19E5">
                      <w:pPr>
                        <w:spacing w:before="48"/>
                        <w:rPr>
                          <w:sz w:val="21"/>
                          <w:szCs w:val="21"/>
                        </w:rPr>
                      </w:pPr>
                      <w:r w:rsidRPr="007D2632">
                        <w:rPr>
                          <w:sz w:val="21"/>
                          <w:szCs w:val="21"/>
                        </w:rPr>
                        <w:t>Cov Kev Ntseeg: 1,4,6,7</w:t>
                      </w:r>
                    </w:p>
                    <w:p w14:paraId="47A25BEB" w14:textId="77777777" w:rsidR="00AD19E5" w:rsidRPr="007D2632" w:rsidRDefault="00AD19E5" w:rsidP="00AD19E5">
                      <w:pPr>
                        <w:rPr>
                          <w:sz w:val="21"/>
                          <w:szCs w:val="21"/>
                        </w:rPr>
                      </w:pPr>
                    </w:p>
                  </w:txbxContent>
                </v:textbox>
              </v:shape>
            </w:pict>
          </mc:Fallback>
        </mc:AlternateContent>
      </w:r>
      <w:r w:rsidR="00AD19E5">
        <w:rPr>
          <w:noProof/>
          <w:sz w:val="20"/>
          <w:lang w:bidi="th-TH"/>
        </w:rPr>
        <mc:AlternateContent>
          <mc:Choice Requires="wps">
            <w:drawing>
              <wp:anchor distT="0" distB="0" distL="114300" distR="114300" simplePos="0" relativeHeight="252083200" behindDoc="0" locked="0" layoutInCell="1" allowOverlap="1" wp14:anchorId="0A819C04" wp14:editId="7E0E509F">
                <wp:simplePos x="0" y="0"/>
                <wp:positionH relativeFrom="column">
                  <wp:posOffset>119931</wp:posOffset>
                </wp:positionH>
                <wp:positionV relativeFrom="paragraph">
                  <wp:posOffset>54251</wp:posOffset>
                </wp:positionV>
                <wp:extent cx="3395207" cy="1033780"/>
                <wp:effectExtent l="0" t="0" r="15240" b="13970"/>
                <wp:wrapNone/>
                <wp:docPr id="202" name="Text Box 5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5207" cy="1033780"/>
                        </a:xfrm>
                        <a:prstGeom prst="rect">
                          <a:avLst/>
                        </a:prstGeom>
                        <a:solidFill>
                          <a:schemeClr val="accent2">
                            <a:lumMod val="20000"/>
                            <a:lumOff val="80000"/>
                          </a:schemeClr>
                        </a:solidFill>
                        <a:ln w="9525">
                          <a:solidFill>
                            <a:schemeClr val="accent2">
                              <a:lumMod val="20000"/>
                              <a:lumOff val="80000"/>
                            </a:schemeClr>
                          </a:solidFill>
                          <a:miter lim="800000"/>
                          <a:headEnd/>
                          <a:tailEnd/>
                        </a:ln>
                      </wps:spPr>
                      <wps:txbx>
                        <w:txbxContent>
                          <w:p w14:paraId="3AAD2023" w14:textId="77777777" w:rsidR="00AD19E5" w:rsidRPr="007D2632" w:rsidRDefault="00AD19E5" w:rsidP="00AD19E5">
                            <w:pPr>
                              <w:spacing w:line="268" w:lineRule="exact"/>
                              <w:rPr>
                                <w:sz w:val="21"/>
                                <w:szCs w:val="21"/>
                              </w:rPr>
                            </w:pPr>
                            <w:r>
                              <w:rPr>
                                <w:sz w:val="21"/>
                                <w:szCs w:val="21"/>
                              </w:rPr>
                              <w:t>Qhov</w:t>
                            </w:r>
                            <w:r w:rsidRPr="007D2632">
                              <w:rPr>
                                <w:sz w:val="21"/>
                                <w:szCs w:val="21"/>
                              </w:rPr>
                              <w:t xml:space="preserve"> Tseem Ceeb </w:t>
                            </w:r>
                            <w:r>
                              <w:rPr>
                                <w:sz w:val="21"/>
                                <w:szCs w:val="21"/>
                              </w:rPr>
                              <w:t xml:space="preserve">Ntawm </w:t>
                            </w:r>
                            <w:r w:rsidRPr="007D2632">
                              <w:rPr>
                                <w:sz w:val="21"/>
                                <w:szCs w:val="21"/>
                              </w:rPr>
                              <w:t>Lub xeev:</w:t>
                            </w:r>
                          </w:p>
                          <w:p w14:paraId="1EB6A96C" w14:textId="77777777" w:rsidR="00AD19E5" w:rsidRPr="007D2632" w:rsidRDefault="00AD19E5" w:rsidP="00AD19E5">
                            <w:pPr>
                              <w:rPr>
                                <w:sz w:val="21"/>
                                <w:szCs w:val="21"/>
                              </w:rPr>
                            </w:pPr>
                          </w:p>
                          <w:p w14:paraId="608E4B61" w14:textId="77777777" w:rsidR="00AD19E5" w:rsidRPr="007D2632" w:rsidRDefault="00AD19E5" w:rsidP="00AD19E5">
                            <w:pPr>
                              <w:rPr>
                                <w:sz w:val="21"/>
                                <w:szCs w:val="21"/>
                              </w:rPr>
                            </w:pPr>
                          </w:p>
                          <w:p w14:paraId="4DEEBC74" w14:textId="77777777" w:rsidR="00AD19E5" w:rsidRPr="007D2632" w:rsidRDefault="00AD19E5" w:rsidP="00AD19E5">
                            <w:pPr>
                              <w:rPr>
                                <w:sz w:val="21"/>
                                <w:szCs w:val="21"/>
                              </w:rPr>
                            </w:pPr>
                          </w:p>
                          <w:p w14:paraId="5AC07D6A" w14:textId="77777777" w:rsidR="00AD19E5" w:rsidRPr="007D2632" w:rsidRDefault="00AD19E5" w:rsidP="00AD19E5">
                            <w:pPr>
                              <w:spacing w:before="153"/>
                              <w:rPr>
                                <w:sz w:val="21"/>
                                <w:szCs w:val="21"/>
                              </w:rPr>
                            </w:pPr>
                            <w:r w:rsidRPr="007D2632">
                              <w:rPr>
                                <w:sz w:val="21"/>
                                <w:szCs w:val="21"/>
                              </w:rPr>
                              <w:t>Qhov Tseem Ceeb Hauv Z</w:t>
                            </w:r>
                            <w:r>
                              <w:rPr>
                                <w:sz w:val="21"/>
                                <w:szCs w:val="21"/>
                              </w:rPr>
                              <w:t>ej Zog</w:t>
                            </w:r>
                            <w:r w:rsidRPr="007D2632">
                              <w:rPr>
                                <w:sz w:val="21"/>
                                <w:szCs w:val="21"/>
                              </w:rPr>
                              <w:t>:</w:t>
                            </w:r>
                          </w:p>
                          <w:p w14:paraId="25982C18" w14:textId="77777777" w:rsidR="00AD19E5" w:rsidRPr="007D2632" w:rsidRDefault="00AD19E5" w:rsidP="00AD19E5">
                            <w:pPr>
                              <w:rPr>
                                <w:sz w:val="21"/>
                                <w:szCs w:val="2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819C04" id="Text Box 531" o:spid="_x0000_s1127" type="#_x0000_t202" style="position:absolute;left:0;text-align:left;margin-left:9.45pt;margin-top:4.25pt;width:267.35pt;height:81.4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" fillcolor="#f2dbdb [661]" strokecolor="#f2dbdb [661]">
                <v:textbox>
                  <w:txbxContent>
                    <w:p w14:paraId="3AAD2023" w14:textId="77777777" w:rsidR="00AD19E5" w:rsidRPr="007D2632" w:rsidRDefault="00AD19E5" w:rsidP="00AD19E5">
                      <w:pPr>
                        <w:spacing w:line="268" w:lineRule="exact"/>
                        <w:rPr>
                          <w:sz w:val="21"/>
                          <w:szCs w:val="21"/>
                        </w:rPr>
                      </w:pPr>
                      <w:r>
                        <w:rPr>
                          <w:sz w:val="21"/>
                          <w:szCs w:val="21"/>
                        </w:rPr>
                        <w:t>Qhov</w:t>
                      </w:r>
                      <w:r w:rsidRPr="007D2632">
                        <w:rPr>
                          <w:sz w:val="21"/>
                          <w:szCs w:val="21"/>
                        </w:rPr>
                        <w:t xml:space="preserve"> Tseem Ceeb </w:t>
                      </w:r>
                      <w:r>
                        <w:rPr>
                          <w:sz w:val="21"/>
                          <w:szCs w:val="21"/>
                        </w:rPr>
                        <w:t xml:space="preserve">Ntawm </w:t>
                      </w:r>
                      <w:r w:rsidRPr="007D2632">
                        <w:rPr>
                          <w:sz w:val="21"/>
                          <w:szCs w:val="21"/>
                        </w:rPr>
                        <w:t>Lub xeev:</w:t>
                      </w:r>
                    </w:p>
                    <w:p w14:paraId="1EB6A96C" w14:textId="77777777" w:rsidR="00AD19E5" w:rsidRPr="007D2632" w:rsidRDefault="00AD19E5" w:rsidP="00AD19E5">
                      <w:pPr>
                        <w:rPr>
                          <w:sz w:val="21"/>
                          <w:szCs w:val="21"/>
                        </w:rPr>
                      </w:pPr>
                    </w:p>
                    <w:p w14:paraId="608E4B61" w14:textId="77777777" w:rsidR="00AD19E5" w:rsidRPr="007D2632" w:rsidRDefault="00AD19E5" w:rsidP="00AD19E5">
                      <w:pPr>
                        <w:rPr>
                          <w:sz w:val="21"/>
                          <w:szCs w:val="21"/>
                        </w:rPr>
                      </w:pPr>
                    </w:p>
                    <w:p w14:paraId="4DEEBC74" w14:textId="77777777" w:rsidR="00AD19E5" w:rsidRPr="007D2632" w:rsidRDefault="00AD19E5" w:rsidP="00AD19E5">
                      <w:pPr>
                        <w:rPr>
                          <w:sz w:val="21"/>
                          <w:szCs w:val="21"/>
                        </w:rPr>
                      </w:pPr>
                    </w:p>
                    <w:p w14:paraId="5AC07D6A" w14:textId="77777777" w:rsidR="00AD19E5" w:rsidRPr="007D2632" w:rsidRDefault="00AD19E5" w:rsidP="00AD19E5">
                      <w:pPr>
                        <w:spacing w:before="153"/>
                        <w:rPr>
                          <w:sz w:val="21"/>
                          <w:szCs w:val="21"/>
                        </w:rPr>
                      </w:pPr>
                      <w:r w:rsidRPr="007D2632">
                        <w:rPr>
                          <w:sz w:val="21"/>
                          <w:szCs w:val="21"/>
                        </w:rPr>
                        <w:t>Qhov Tseem Ceeb Hauv Z</w:t>
                      </w:r>
                      <w:r>
                        <w:rPr>
                          <w:sz w:val="21"/>
                          <w:szCs w:val="21"/>
                        </w:rPr>
                        <w:t>ej Zog</w:t>
                      </w:r>
                      <w:r w:rsidRPr="007D2632">
                        <w:rPr>
                          <w:sz w:val="21"/>
                          <w:szCs w:val="21"/>
                        </w:rPr>
                        <w:t>:</w:t>
                      </w:r>
                    </w:p>
                    <w:p w14:paraId="25982C18" w14:textId="77777777" w:rsidR="00AD19E5" w:rsidRPr="007D2632" w:rsidRDefault="00AD19E5" w:rsidP="00AD19E5">
                      <w:pPr>
                        <w:rPr>
                          <w:sz w:val="21"/>
                          <w:szCs w:val="21"/>
                        </w:rPr>
                      </w:pPr>
                    </w:p>
                  </w:txbxContent>
                </v:textbox>
              </v:shape>
            </w:pict>
          </mc:Fallback>
        </mc:AlternateContent>
      </w:r>
      <w:r w:rsidR="00AD19E5">
        <w:rPr>
          <w:noProof/>
          <w:sz w:val="20"/>
          <w:lang w:bidi="th-TH"/>
        </w:rPr>
        <mc:AlternateContent>
          <mc:Choice Requires="wpg">
            <w:drawing>
              <wp:inline distT="0" distB="0" distL="0" distR="0" wp14:anchorId="3D000B57" wp14:editId="45BFD64E">
                <wp:extent cx="9145270" cy="1123315"/>
                <wp:effectExtent l="5715" t="5715" r="12065" b="4445"/>
                <wp:docPr id="190"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5270" cy="1123315"/>
                          <a:chOff x="0" y="0"/>
                          <a:chExt cx="14402" cy="1769"/>
                        </a:xfrm>
                      </wpg:grpSpPr>
                      <wps:wsp>
                        <wps:cNvPr id="191" name="Rectangle 169"/>
                        <wps:cNvSpPr>
                          <a:spLocks noChangeArrowheads="1"/>
                        </wps:cNvSpPr>
                        <wps:spPr bwMode="auto">
                          <a:xfrm>
                            <a:off x="5" y="5"/>
                            <a:ext cx="14392" cy="1759"/>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Line 168"/>
                        <wps:cNvCnPr>
                          <a:cxnSpLocks noChangeShapeType="1"/>
                        </wps:cNvCnPr>
                        <wps:spPr bwMode="auto">
                          <a:xfrm>
                            <a:off x="1949" y="379"/>
                            <a:ext cx="160" cy="0"/>
                          </a:xfrm>
                          <a:prstGeom prst="line">
                            <a:avLst/>
                          </a:prstGeom>
                          <a:noFill/>
                          <a:ln w="7620">
                            <a:solidFill>
                              <a:srgbClr val="F1E4EF"/>
                            </a:solidFill>
                            <a:round/>
                            <a:headEnd/>
                            <a:tailEnd/>
                          </a:ln>
                          <a:extLst>
                            <a:ext uri="{909E8E84-426E-40DD-AFC4-6F175D3DCCD1}">
                              <a14:hiddenFill xmlns:a14="http://schemas.microsoft.com/office/drawing/2010/main">
                                <a:noFill/>
                              </a14:hiddenFill>
                            </a:ext>
                          </a:extLst>
                        </wps:spPr>
                        <wps:bodyPr/>
                      </wps:wsp>
                      <wps:wsp>
                        <wps:cNvPr id="193" name="Line 167"/>
                        <wps:cNvCnPr>
                          <a:cxnSpLocks noChangeShapeType="1"/>
                        </wps:cNvCnPr>
                        <wps:spPr bwMode="auto">
                          <a:xfrm>
                            <a:off x="1949" y="696"/>
                            <a:ext cx="160" cy="0"/>
                          </a:xfrm>
                          <a:prstGeom prst="line">
                            <a:avLst/>
                          </a:prstGeom>
                          <a:noFill/>
                          <a:ln w="7620">
                            <a:solidFill>
                              <a:srgbClr val="F1E4EF"/>
                            </a:solidFill>
                            <a:round/>
                            <a:headEnd/>
                            <a:tailEnd/>
                          </a:ln>
                          <a:extLst>
                            <a:ext uri="{909E8E84-426E-40DD-AFC4-6F175D3DCCD1}">
                              <a14:hiddenFill xmlns:a14="http://schemas.microsoft.com/office/drawing/2010/main">
                                <a:noFill/>
                              </a14:hiddenFill>
                            </a:ext>
                          </a:extLst>
                        </wps:spPr>
                        <wps:bodyPr/>
                      </wps:wsp>
                      <wps:wsp>
                        <wps:cNvPr id="194" name="Line 166"/>
                        <wps:cNvCnPr>
                          <a:cxnSpLocks noChangeShapeType="1"/>
                        </wps:cNvCnPr>
                        <wps:spPr bwMode="auto">
                          <a:xfrm>
                            <a:off x="1949" y="1013"/>
                            <a:ext cx="160" cy="0"/>
                          </a:xfrm>
                          <a:prstGeom prst="line">
                            <a:avLst/>
                          </a:prstGeom>
                          <a:noFill/>
                          <a:ln w="7620">
                            <a:solidFill>
                              <a:srgbClr val="F1E4EF"/>
                            </a:solidFill>
                            <a:round/>
                            <a:headEnd/>
                            <a:tailEnd/>
                          </a:ln>
                          <a:extLst>
                            <a:ext uri="{909E8E84-426E-40DD-AFC4-6F175D3DCCD1}">
                              <a14:hiddenFill xmlns:a14="http://schemas.microsoft.com/office/drawing/2010/main">
                                <a:noFill/>
                              </a14:hiddenFill>
                            </a:ext>
                          </a:extLst>
                        </wps:spPr>
                        <wps:bodyPr/>
                      </wps:wsp>
                      <wps:wsp>
                        <wps:cNvPr id="195" name="Line 165"/>
                        <wps:cNvCnPr>
                          <a:cxnSpLocks noChangeShapeType="1"/>
                        </wps:cNvCnPr>
                        <wps:spPr bwMode="auto">
                          <a:xfrm>
                            <a:off x="1949" y="1330"/>
                            <a:ext cx="160" cy="0"/>
                          </a:xfrm>
                          <a:prstGeom prst="line">
                            <a:avLst/>
                          </a:prstGeom>
                          <a:noFill/>
                          <a:ln w="7620">
                            <a:solidFill>
                              <a:srgbClr val="F1E4EF"/>
                            </a:solidFill>
                            <a:round/>
                            <a:headEnd/>
                            <a:tailEnd/>
                          </a:ln>
                          <a:extLst>
                            <a:ext uri="{909E8E84-426E-40DD-AFC4-6F175D3DCCD1}">
                              <a14:hiddenFill xmlns:a14="http://schemas.microsoft.com/office/drawing/2010/main">
                                <a:noFill/>
                              </a14:hiddenFill>
                            </a:ext>
                          </a:extLst>
                        </wps:spPr>
                        <wps:bodyPr/>
                      </wps:wsp>
                      <wps:wsp>
                        <wps:cNvPr id="196" name="Line 164"/>
                        <wps:cNvCnPr>
                          <a:cxnSpLocks noChangeShapeType="1"/>
                        </wps:cNvCnPr>
                        <wps:spPr bwMode="auto">
                          <a:xfrm>
                            <a:off x="3" y="5"/>
                            <a:ext cx="0" cy="1759"/>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s:wsp>
                        <wps:cNvPr id="197" name="Line 163"/>
                        <wps:cNvCnPr>
                          <a:cxnSpLocks noChangeShapeType="1"/>
                        </wps:cNvCnPr>
                        <wps:spPr bwMode="auto">
                          <a:xfrm>
                            <a:off x="14399" y="5"/>
                            <a:ext cx="0" cy="1759"/>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s:wsp>
                        <wps:cNvPr id="198" name="Line 162"/>
                        <wps:cNvCnPr>
                          <a:cxnSpLocks noChangeShapeType="1"/>
                        </wps:cNvCnPr>
                        <wps:spPr bwMode="auto">
                          <a:xfrm>
                            <a:off x="0" y="3"/>
                            <a:ext cx="14402" cy="0"/>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s:wsp>
                        <wps:cNvPr id="199" name="Line 161"/>
                        <wps:cNvCnPr>
                          <a:cxnSpLocks noChangeShapeType="1"/>
                        </wps:cNvCnPr>
                        <wps:spPr bwMode="auto">
                          <a:xfrm>
                            <a:off x="0" y="1766"/>
                            <a:ext cx="14402" cy="0"/>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s:wsp>
                        <wps:cNvPr id="200" name="Text Box 160"/>
                        <wps:cNvSpPr txBox="1">
                          <a:spLocks noChangeArrowheads="1"/>
                        </wps:cNvSpPr>
                        <wps:spPr bwMode="auto">
                          <a:xfrm>
                            <a:off x="2190" y="128"/>
                            <a:ext cx="5383" cy="1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04D5D" w14:textId="77777777" w:rsidR="00AD19E5" w:rsidRDefault="00AD19E5" w:rsidP="00AD19E5">
                              <w:pPr>
                                <w:spacing w:before="48"/>
                                <w:rPr>
                                  <w:sz w:val="24"/>
                                </w:rPr>
                              </w:pPr>
                            </w:p>
                          </w:txbxContent>
                        </wps:txbx>
                        <wps:bodyPr rot="0" vert="horz" wrap="square" lIns="0" tIns="0" rIns="0" bIns="0" anchor="t" anchorCtr="0" upright="1">
                          <a:noAutofit/>
                        </wps:bodyPr>
                      </wps:wsp>
                      <wps:wsp>
                        <wps:cNvPr id="201" name="Text Box 159"/>
                        <wps:cNvSpPr txBox="1">
                          <a:spLocks noChangeArrowheads="1"/>
                        </wps:cNvSpPr>
                        <wps:spPr bwMode="auto">
                          <a:xfrm>
                            <a:off x="118" y="128"/>
                            <a:ext cx="1661" cy="1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4CEEA" w14:textId="77777777" w:rsidR="00AD19E5" w:rsidRDefault="00AD19E5" w:rsidP="00AD19E5">
                              <w:pPr>
                                <w:spacing w:before="153"/>
                                <w:rPr>
                                  <w:sz w:val="24"/>
                                </w:rPr>
                              </w:pPr>
                            </w:p>
                          </w:txbxContent>
                        </wps:txbx>
                        <wps:bodyPr rot="0" vert="horz" wrap="square" lIns="0" tIns="0" rIns="0" bIns="0" anchor="t" anchorCtr="0" upright="1">
                          <a:noAutofit/>
                        </wps:bodyPr>
                      </wps:wsp>
                    </wpg:wgp>
                  </a:graphicData>
                </a:graphic>
              </wp:inline>
            </w:drawing>
          </mc:Choice>
          <mc:Fallback>
            <w:pict>
              <v:group w14:anchorId="3D000B57" id="Group 158" o:spid="_x0000_s1128" style="width:720.1pt;height:88.45pt;mso-position-horizontal-relative:char;mso-position-vertical-relative:line" coordsize="14402,1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">
                <v:rect id="Rectangle 169" o:spid="_x0000_s1129" style="position:absolute;left:5;top:5;width:1439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" fillcolor="#f1e4ef" stroked="f"/>
                <v:line id="Line 168" o:spid="_x0000_s1130" style="position:absolute;visibility:visible;mso-wrap-style:square" from="1949,379" to="2109,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" strokecolor="#f1e4ef" strokeweight=".6pt"/>
                <v:line id="Line 167" o:spid="_x0000_s1131" style="position:absolute;visibility:visible;mso-wrap-style:square" from="1949,696" to="2109,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" strokecolor="#f1e4ef" strokeweight=".6pt"/>
                <v:line id="Line 166" o:spid="_x0000_s1132" style="position:absolute;visibility:visible;mso-wrap-style:square" from="1949,1013" to="2109,1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" strokecolor="#f1e4ef" strokeweight=".6pt"/>
                <v:line id="Line 165" o:spid="_x0000_s1133" style="position:absolute;visibility:visible;mso-wrap-style:square" from="1949,1330" to="2109,1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" strokecolor="#f1e4ef" strokeweight=".6pt"/>
                <v:line id="Line 164" o:spid="_x0000_s1134" style="position:absolute;visibility:visible;mso-wrap-style:square" from="3,5" to="3,1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" strokecolor="#d5abff" strokeweight=".25pt"/>
                <v:line id="Line 163" o:spid="_x0000_s1135" style="position:absolute;visibility:visible;mso-wrap-style:square" from="14399,5" to="14399,1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" strokecolor="#d5abff" strokeweight=".25pt"/>
                <v:line id="Line 162" o:spid="_x0000_s1136" style="position:absolute;visibility:visible;mso-wrap-style:square" from="0,3" to="144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" strokecolor="#d5abff" strokeweight=".25pt"/>
                <v:line id="Line 161" o:spid="_x0000_s1137" style="position:absolute;visibility:visible;mso-wrap-style:square" from="0,1766" to="14402,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" strokecolor="#d5abff" strokeweight=".25pt"/>
                <v:shape id="Text Box 160" o:spid="_x0000_s1138" type="#_x0000_t202" style="position:absolute;left:2190;top:128;width:5383;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" filled="f" stroked="f">
                  <v:textbox inset="0,0,0,0">
                    <w:txbxContent>
                      <w:p w14:paraId="59E04D5D" w14:textId="77777777" w:rsidR="00AD19E5" w:rsidRDefault="00AD19E5" w:rsidP="00AD19E5">
                        <w:pPr>
                          <w:spacing w:before="48"/>
                          <w:rPr>
                            <w:sz w:val="24"/>
                          </w:rPr>
                        </w:pPr>
                      </w:p>
                    </w:txbxContent>
                  </v:textbox>
                </v:shape>
                <v:shape id="Text Box 159" o:spid="_x0000_s1139" type="#_x0000_t202" style="position:absolute;left:118;top:128;width:1661;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" filled="f" stroked="f">
                  <v:textbox inset="0,0,0,0">
                    <w:txbxContent>
                      <w:p w14:paraId="0D04CEEA" w14:textId="77777777" w:rsidR="00AD19E5" w:rsidRDefault="00AD19E5" w:rsidP="00AD19E5">
                        <w:pPr>
                          <w:spacing w:before="153"/>
                          <w:rPr>
                            <w:sz w:val="24"/>
                          </w:rPr>
                        </w:pPr>
                      </w:p>
                    </w:txbxContent>
                  </v:textbox>
                </v:shape>
                <w10:anchorlock/>
              </v:group>
            </w:pict>
          </mc:Fallback>
        </mc:AlternateContent>
      </w:r>
    </w:p>
    <w:p w14:paraId="66970334" w14:textId="77777777" w:rsidR="00AD19E5" w:rsidRDefault="00AD19E5" w:rsidP="00AD19E5">
      <w:pPr>
        <w:pStyle w:val="BodyText"/>
        <w:rPr>
          <w:sz w:val="10"/>
        </w:rPr>
      </w:pPr>
    </w:p>
    <w:p w14:paraId="4A62D62E" w14:textId="77777777" w:rsidR="00AD19E5" w:rsidRDefault="00AD19E5" w:rsidP="00AD19E5">
      <w:pPr>
        <w:pStyle w:val="Heading3"/>
      </w:pPr>
      <w:r>
        <w:fldChar w:fldCharType="begin"/>
      </w:r>
      <w:r>
        <w:instrText xml:space="preserve"> HYPERLINK "http://www.doc-tracking.com/screenshots/21LCAP/Instructions/LCAPandLCPAnnualUpdateInstructions.htm" \l "AMOs" \h </w:instrText>
      </w:r>
      <w:r>
        <w:fldChar w:fldCharType="separate"/>
      </w:r>
      <w:r>
        <w:t>Txiaj Ntsig</w:t>
      </w:r>
      <w:del w:id="6608" w:author="year" w:date="2021-07-09T04:28:00Z">
        <w:r w:rsidDel="00552E55">
          <w:delText>j</w:delText>
        </w:r>
      </w:del>
      <w:r>
        <w:t xml:space="preserve"> Uas Ntsuas Tau Txhua Xyoo</w:t>
      </w:r>
      <w:r>
        <w:fldChar w:fldCharType="end"/>
      </w:r>
    </w:p>
    <w:tbl>
      <w:tblPr>
        <w:tblW w:w="0" w:type="auto"/>
        <w:tblInd w:w="120" w:type="dxa"/>
        <w:tblBorders>
          <w:top w:val="single" w:sz="2" w:space="0" w:color="D5ABFF"/>
          <w:left w:val="single" w:sz="2" w:space="0" w:color="D5ABFF"/>
          <w:bottom w:val="single" w:sz="2" w:space="0" w:color="D5ABFF"/>
          <w:right w:val="single" w:sz="2" w:space="0" w:color="D5ABFF"/>
          <w:insideH w:val="single" w:sz="2" w:space="0" w:color="D5ABFF"/>
          <w:insideV w:val="single" w:sz="2" w:space="0" w:color="D5ABFF"/>
        </w:tblBorders>
        <w:tblLayout w:type="fixed"/>
        <w:tblCellMar>
          <w:left w:w="0" w:type="dxa"/>
          <w:right w:w="0" w:type="dxa"/>
        </w:tblCellMar>
        <w:tblLook w:val="01E0" w:firstRow="1" w:lastRow="1" w:firstColumn="1" w:lastColumn="1" w:noHBand="0" w:noVBand="0"/>
      </w:tblPr>
      <w:tblGrid>
        <w:gridCol w:w="7983"/>
        <w:gridCol w:w="6417"/>
      </w:tblGrid>
      <w:tr w:rsidR="00AD19E5" w14:paraId="782095D3" w14:textId="77777777" w:rsidTr="00AD19E5">
        <w:trPr>
          <w:trHeight w:val="417"/>
        </w:trPr>
        <w:tc>
          <w:tcPr>
            <w:tcW w:w="7983" w:type="dxa"/>
          </w:tcPr>
          <w:p w14:paraId="4CBF78F4" w14:textId="77777777" w:rsidR="00AD19E5" w:rsidRDefault="00AD19E5" w:rsidP="00AD19E5">
            <w:pPr>
              <w:pStyle w:val="TableParagraph"/>
              <w:spacing w:before="100"/>
              <w:ind w:right="3036"/>
              <w:rPr>
                <w:b/>
                <w:sz w:val="24"/>
              </w:rPr>
            </w:pPr>
            <w:r>
              <w:rPr>
                <w:b/>
                <w:sz w:val="21"/>
                <w:szCs w:val="21"/>
              </w:rPr>
              <w:t xml:space="preserve">                                              Cias</w:t>
            </w:r>
            <w:r w:rsidRPr="00F07511">
              <w:rPr>
                <w:b/>
                <w:sz w:val="21"/>
                <w:szCs w:val="21"/>
              </w:rPr>
              <w:t xml:space="preserve"> Siab Tias</w:t>
            </w:r>
          </w:p>
        </w:tc>
        <w:tc>
          <w:tcPr>
            <w:tcW w:w="6417" w:type="dxa"/>
          </w:tcPr>
          <w:p w14:paraId="6890051A" w14:textId="77777777" w:rsidR="00AD19E5" w:rsidRDefault="00AD19E5" w:rsidP="00AD19E5">
            <w:pPr>
              <w:pStyle w:val="TableParagraph"/>
              <w:spacing w:before="100"/>
              <w:ind w:right="3207"/>
              <w:rPr>
                <w:b/>
                <w:sz w:val="24"/>
              </w:rPr>
            </w:pPr>
            <w:r w:rsidRPr="00F07511">
              <w:rPr>
                <w:b/>
                <w:sz w:val="21"/>
                <w:szCs w:val="21"/>
              </w:rPr>
              <w:t xml:space="preserve">                                Tiag Tiag</w:t>
            </w:r>
          </w:p>
        </w:tc>
      </w:tr>
      <w:tr w:rsidR="00AD19E5" w14:paraId="3ABD12DF" w14:textId="77777777" w:rsidTr="00AD19E5">
        <w:trPr>
          <w:trHeight w:val="1810"/>
        </w:trPr>
        <w:tc>
          <w:tcPr>
            <w:tcW w:w="7983" w:type="dxa"/>
            <w:tcBorders>
              <w:bottom w:val="nil"/>
            </w:tcBorders>
            <w:shd w:val="clear" w:color="auto" w:fill="F1E4EF"/>
          </w:tcPr>
          <w:p w14:paraId="1520C8A0" w14:textId="77777777" w:rsidR="00AD19E5" w:rsidRPr="00320789" w:rsidRDefault="00AD19E5" w:rsidP="00AD19E5">
            <w:pPr>
              <w:pStyle w:val="TableParagraph"/>
              <w:spacing w:before="116"/>
              <w:ind w:left="116"/>
              <w:rPr>
                <w:b/>
                <w:sz w:val="21"/>
                <w:szCs w:val="21"/>
              </w:rPr>
            </w:pPr>
            <w:r w:rsidRPr="00320789">
              <w:rPr>
                <w:b/>
                <w:sz w:val="21"/>
                <w:szCs w:val="21"/>
              </w:rPr>
              <w:t>Metric / Qhov Qhia</w:t>
            </w:r>
          </w:p>
          <w:p w14:paraId="25BD571A" w14:textId="77777777" w:rsidR="00AD19E5" w:rsidRPr="00320789" w:rsidRDefault="00AD19E5" w:rsidP="00AD19E5">
            <w:pPr>
              <w:pStyle w:val="TableParagraph"/>
              <w:ind w:left="116"/>
              <w:rPr>
                <w:sz w:val="21"/>
                <w:szCs w:val="21"/>
              </w:rPr>
            </w:pPr>
            <w:r w:rsidRPr="00320789">
              <w:rPr>
                <w:sz w:val="21"/>
                <w:szCs w:val="21"/>
              </w:rPr>
              <w:t xml:space="preserve">EAP yuav qhia 2 feem pua ​​ntawm kev loj hlob ntawm </w:t>
            </w:r>
            <w:del w:id="6609" w:author="year" w:date="2021-07-09T04:30:00Z">
              <w:r w:rsidRPr="00320789" w:rsidDel="00552E55">
                <w:rPr>
                  <w:sz w:val="21"/>
                  <w:szCs w:val="21"/>
                </w:rPr>
                <w:delText>feem cov neeg hla kev</w:delText>
              </w:r>
            </w:del>
            <w:ins w:id="6610" w:author="year" w:date="2021-07-09T04:30:00Z">
              <w:r>
                <w:rPr>
                  <w:sz w:val="21"/>
                  <w:szCs w:val="21"/>
                </w:rPr>
                <w:t>cov kev mus los</w:t>
              </w:r>
            </w:ins>
            <w:r w:rsidRPr="00320789">
              <w:rPr>
                <w:sz w:val="21"/>
                <w:szCs w:val="21"/>
              </w:rPr>
              <w:t>.</w:t>
            </w:r>
          </w:p>
          <w:p w14:paraId="6BC34407" w14:textId="77777777" w:rsidR="00AD19E5" w:rsidRPr="00320789" w:rsidRDefault="00AD19E5" w:rsidP="00AD19E5">
            <w:pPr>
              <w:pStyle w:val="TableParagraph"/>
              <w:spacing w:before="115"/>
              <w:ind w:left="116"/>
              <w:rPr>
                <w:b/>
                <w:sz w:val="21"/>
                <w:szCs w:val="21"/>
              </w:rPr>
            </w:pPr>
            <w:r w:rsidRPr="00320789">
              <w:rPr>
                <w:b/>
                <w:sz w:val="21"/>
                <w:szCs w:val="21"/>
              </w:rPr>
              <w:t>Xyoo 19-20</w:t>
            </w:r>
          </w:p>
          <w:p w14:paraId="3D15BA9A" w14:textId="77777777" w:rsidR="00AD19E5" w:rsidRPr="00320789" w:rsidRDefault="00AD19E5" w:rsidP="00AD19E5">
            <w:pPr>
              <w:pStyle w:val="TableParagraph"/>
              <w:ind w:left="116"/>
              <w:rPr>
                <w:sz w:val="21"/>
                <w:szCs w:val="21"/>
              </w:rPr>
            </w:pPr>
            <w:r w:rsidRPr="00320789">
              <w:rPr>
                <w:sz w:val="21"/>
                <w:szCs w:val="21"/>
              </w:rPr>
              <w:t>ELA: 18.62%</w:t>
            </w:r>
          </w:p>
          <w:p w14:paraId="05A47BBE" w14:textId="77777777" w:rsidR="00AD19E5" w:rsidRPr="00320789" w:rsidRDefault="00AD19E5" w:rsidP="00AD19E5">
            <w:pPr>
              <w:pStyle w:val="TableParagraph"/>
              <w:ind w:left="116"/>
              <w:rPr>
                <w:sz w:val="21"/>
                <w:szCs w:val="21"/>
              </w:rPr>
            </w:pPr>
            <w:r w:rsidRPr="00320789">
              <w:rPr>
                <w:sz w:val="21"/>
                <w:szCs w:val="21"/>
              </w:rPr>
              <w:t>lej: 9.2%</w:t>
            </w:r>
          </w:p>
        </w:tc>
        <w:tc>
          <w:tcPr>
            <w:tcW w:w="6417" w:type="dxa"/>
            <w:tcBorders>
              <w:bottom w:val="nil"/>
            </w:tcBorders>
            <w:shd w:val="clear" w:color="auto" w:fill="F1E4EF"/>
          </w:tcPr>
          <w:p w14:paraId="122BDAAE" w14:textId="77777777" w:rsidR="00AD19E5" w:rsidRPr="00320789" w:rsidRDefault="00AD19E5" w:rsidP="00AD19E5">
            <w:pPr>
              <w:pStyle w:val="TableParagraph"/>
              <w:spacing w:before="58"/>
              <w:ind w:left="58"/>
              <w:rPr>
                <w:sz w:val="21"/>
                <w:szCs w:val="21"/>
              </w:rPr>
            </w:pPr>
            <w:r w:rsidRPr="00320789">
              <w:rPr>
                <w:sz w:val="21"/>
                <w:szCs w:val="21"/>
              </w:rPr>
              <w:t>EAP Qhov tshwm sim xyoo 18-19</w:t>
            </w:r>
          </w:p>
          <w:p w14:paraId="3770F098" w14:textId="77777777" w:rsidR="00AD19E5" w:rsidRPr="00320789" w:rsidRDefault="00AD19E5" w:rsidP="00AD19E5">
            <w:pPr>
              <w:pStyle w:val="TableParagraph"/>
              <w:ind w:left="58"/>
              <w:rPr>
                <w:sz w:val="21"/>
                <w:szCs w:val="21"/>
              </w:rPr>
            </w:pPr>
            <w:r w:rsidRPr="00320789">
              <w:rPr>
                <w:sz w:val="21"/>
                <w:szCs w:val="21"/>
              </w:rPr>
              <w:t>ELA: 17.99%</w:t>
            </w:r>
          </w:p>
          <w:p w14:paraId="02CAD795" w14:textId="77777777" w:rsidR="00AD19E5" w:rsidRPr="00320789" w:rsidRDefault="00AD19E5" w:rsidP="00AD19E5">
            <w:pPr>
              <w:pStyle w:val="TableParagraph"/>
              <w:ind w:left="58"/>
              <w:rPr>
                <w:sz w:val="21"/>
                <w:szCs w:val="21"/>
              </w:rPr>
            </w:pPr>
            <w:r w:rsidRPr="00320789">
              <w:rPr>
                <w:sz w:val="21"/>
                <w:szCs w:val="21"/>
              </w:rPr>
              <w:t>lej: 5.14%</w:t>
            </w:r>
          </w:p>
        </w:tc>
      </w:tr>
      <w:tr w:rsidR="00AD19E5" w14:paraId="4D3DFBA9" w14:textId="77777777" w:rsidTr="00AD19E5">
        <w:trPr>
          <w:trHeight w:val="1571"/>
        </w:trPr>
        <w:tc>
          <w:tcPr>
            <w:tcW w:w="7983" w:type="dxa"/>
            <w:tcBorders>
              <w:top w:val="nil"/>
            </w:tcBorders>
            <w:shd w:val="clear" w:color="auto" w:fill="F1E4EF"/>
          </w:tcPr>
          <w:p w14:paraId="0289C125" w14:textId="77777777" w:rsidR="00AD19E5" w:rsidRPr="00320789" w:rsidRDefault="00AD19E5" w:rsidP="00AD19E5">
            <w:pPr>
              <w:pStyle w:val="TableParagraph"/>
              <w:spacing w:before="191"/>
              <w:ind w:left="116"/>
              <w:rPr>
                <w:b/>
                <w:sz w:val="21"/>
                <w:szCs w:val="21"/>
              </w:rPr>
            </w:pPr>
            <w:r w:rsidRPr="00320789">
              <w:rPr>
                <w:b/>
                <w:sz w:val="21"/>
                <w:szCs w:val="21"/>
              </w:rPr>
              <w:t>Lub hauv paus</w:t>
            </w:r>
          </w:p>
          <w:p w14:paraId="79C36189" w14:textId="77777777" w:rsidR="00AD19E5" w:rsidRPr="00320789" w:rsidRDefault="00AD19E5" w:rsidP="00AD19E5">
            <w:pPr>
              <w:pStyle w:val="TableParagraph"/>
              <w:ind w:left="116"/>
              <w:rPr>
                <w:sz w:val="21"/>
                <w:szCs w:val="21"/>
              </w:rPr>
            </w:pPr>
            <w:r w:rsidRPr="00320789">
              <w:rPr>
                <w:sz w:val="21"/>
                <w:szCs w:val="21"/>
              </w:rPr>
              <w:t>Xyoo 2016--17</w:t>
            </w:r>
          </w:p>
          <w:p w14:paraId="5781AE58" w14:textId="77777777" w:rsidR="00AD19E5" w:rsidRPr="00320789" w:rsidRDefault="00AD19E5" w:rsidP="00AD19E5">
            <w:pPr>
              <w:pStyle w:val="TableParagraph"/>
              <w:ind w:left="116"/>
              <w:rPr>
                <w:sz w:val="21"/>
                <w:szCs w:val="21"/>
              </w:rPr>
            </w:pPr>
            <w:r w:rsidRPr="00320789">
              <w:rPr>
                <w:sz w:val="21"/>
                <w:szCs w:val="21"/>
              </w:rPr>
              <w:t>ELA: 12.62%</w:t>
            </w:r>
          </w:p>
          <w:p w14:paraId="250A5431" w14:textId="77777777" w:rsidR="00AD19E5" w:rsidRPr="00320789" w:rsidRDefault="00AD19E5" w:rsidP="00AD19E5">
            <w:pPr>
              <w:pStyle w:val="TableParagraph"/>
              <w:ind w:left="116"/>
              <w:rPr>
                <w:sz w:val="21"/>
                <w:szCs w:val="21"/>
              </w:rPr>
            </w:pPr>
            <w:r w:rsidRPr="00320789">
              <w:rPr>
                <w:sz w:val="21"/>
                <w:szCs w:val="21"/>
              </w:rPr>
              <w:t>lej: 3.21%</w:t>
            </w:r>
          </w:p>
        </w:tc>
        <w:tc>
          <w:tcPr>
            <w:tcW w:w="6417" w:type="dxa"/>
            <w:tcBorders>
              <w:top w:val="nil"/>
            </w:tcBorders>
            <w:shd w:val="clear" w:color="auto" w:fill="F1E4EF"/>
          </w:tcPr>
          <w:p w14:paraId="184C96B2" w14:textId="77777777" w:rsidR="00AD19E5" w:rsidRPr="00320789" w:rsidRDefault="00AD19E5" w:rsidP="00AD19E5">
            <w:pPr>
              <w:pStyle w:val="TableParagraph"/>
              <w:rPr>
                <w:rFonts w:ascii="Times New Roman"/>
                <w:sz w:val="21"/>
                <w:szCs w:val="21"/>
              </w:rPr>
            </w:pPr>
          </w:p>
        </w:tc>
      </w:tr>
      <w:tr w:rsidR="00AD19E5" w14:paraId="01FEB69F" w14:textId="77777777" w:rsidTr="00AD19E5">
        <w:trPr>
          <w:trHeight w:val="1143"/>
        </w:trPr>
        <w:tc>
          <w:tcPr>
            <w:tcW w:w="7983" w:type="dxa"/>
            <w:tcBorders>
              <w:bottom w:val="nil"/>
            </w:tcBorders>
            <w:shd w:val="clear" w:color="auto" w:fill="F1E4EF"/>
          </w:tcPr>
          <w:p w14:paraId="5DEC69CB" w14:textId="77777777" w:rsidR="00AD19E5" w:rsidRPr="00320789" w:rsidRDefault="00AD19E5" w:rsidP="00AD19E5">
            <w:pPr>
              <w:pStyle w:val="TableParagraph"/>
              <w:spacing w:before="116"/>
              <w:ind w:left="116"/>
              <w:rPr>
                <w:b/>
                <w:sz w:val="21"/>
                <w:szCs w:val="21"/>
              </w:rPr>
            </w:pPr>
            <w:r w:rsidRPr="00320789">
              <w:rPr>
                <w:b/>
                <w:sz w:val="21"/>
                <w:szCs w:val="21"/>
              </w:rPr>
              <w:t>Metric / Qhov Taw Qhia</w:t>
            </w:r>
          </w:p>
          <w:p w14:paraId="51A3840F" w14:textId="77777777" w:rsidR="00AD19E5" w:rsidRPr="00320789" w:rsidRDefault="00AD19E5" w:rsidP="00AD19E5">
            <w:pPr>
              <w:pStyle w:val="TableParagraph"/>
              <w:ind w:left="116"/>
              <w:rPr>
                <w:sz w:val="21"/>
                <w:szCs w:val="21"/>
              </w:rPr>
            </w:pPr>
            <w:del w:id="6611" w:author="year" w:date="2021-07-09T04:31:00Z">
              <w:r w:rsidRPr="00320789" w:rsidDel="00761510">
                <w:rPr>
                  <w:sz w:val="21"/>
                  <w:szCs w:val="21"/>
                </w:rPr>
                <w:delText>Qib kev kawm tiav</w:delText>
              </w:r>
            </w:del>
            <w:ins w:id="6612" w:author="year" w:date="2021-07-09T04:31:00Z">
              <w:r>
                <w:rPr>
                  <w:sz w:val="21"/>
                  <w:szCs w:val="21"/>
                </w:rPr>
                <w:t>Cov kev kawm tiav</w:t>
              </w:r>
            </w:ins>
            <w:r w:rsidRPr="00320789">
              <w:rPr>
                <w:sz w:val="21"/>
                <w:szCs w:val="21"/>
              </w:rPr>
              <w:t xml:space="preserve"> yuav nce yam tsawg kawg ntawm 2.0%</w:t>
            </w:r>
          </w:p>
          <w:p w14:paraId="090E2232" w14:textId="77777777" w:rsidR="00AD19E5" w:rsidRPr="00320789" w:rsidRDefault="00AD19E5" w:rsidP="00AD19E5">
            <w:pPr>
              <w:pStyle w:val="TableParagraph"/>
              <w:ind w:left="116"/>
              <w:rPr>
                <w:sz w:val="21"/>
                <w:szCs w:val="21"/>
              </w:rPr>
            </w:pPr>
            <w:r w:rsidRPr="00320789">
              <w:rPr>
                <w:sz w:val="21"/>
                <w:szCs w:val="21"/>
              </w:rPr>
              <w:t xml:space="preserve">txhua xyoo thiab tswj kom muaj yam tsawg kawg nkaus </w:t>
            </w:r>
            <w:ins w:id="6613" w:author="year" w:date="2021-07-09T04:32:00Z">
              <w:r>
                <w:rPr>
                  <w:sz w:val="21"/>
                  <w:szCs w:val="21"/>
                </w:rPr>
                <w:t xml:space="preserve">yog </w:t>
              </w:r>
            </w:ins>
            <w:del w:id="6614" w:author="year" w:date="2021-07-09T04:32:00Z">
              <w:r w:rsidRPr="00320789" w:rsidDel="00761510">
                <w:rPr>
                  <w:sz w:val="21"/>
                  <w:szCs w:val="21"/>
                </w:rPr>
                <w:delText xml:space="preserve">theem ntawm </w:delText>
              </w:r>
            </w:del>
            <w:r w:rsidRPr="00320789">
              <w:rPr>
                <w:sz w:val="21"/>
                <w:szCs w:val="21"/>
              </w:rPr>
              <w:t>90% tom qab.</w:t>
            </w:r>
          </w:p>
        </w:tc>
        <w:tc>
          <w:tcPr>
            <w:tcW w:w="6417" w:type="dxa"/>
            <w:tcBorders>
              <w:bottom w:val="nil"/>
            </w:tcBorders>
            <w:shd w:val="clear" w:color="auto" w:fill="F1E4EF"/>
          </w:tcPr>
          <w:p w14:paraId="7E429D78" w14:textId="77777777" w:rsidR="00AD19E5" w:rsidRPr="00320789" w:rsidRDefault="00AD19E5" w:rsidP="00AD19E5">
            <w:pPr>
              <w:pStyle w:val="TableParagraph"/>
              <w:spacing w:before="58"/>
              <w:ind w:left="58"/>
              <w:rPr>
                <w:sz w:val="21"/>
                <w:szCs w:val="21"/>
              </w:rPr>
            </w:pPr>
            <w:r w:rsidRPr="00320789">
              <w:rPr>
                <w:sz w:val="21"/>
                <w:szCs w:val="21"/>
              </w:rPr>
              <w:t>Tub Ntxhais Kawm Tus Lej xyoo 2019-20</w:t>
            </w:r>
          </w:p>
          <w:p w14:paraId="5CA00578" w14:textId="77777777" w:rsidR="00AD19E5" w:rsidRPr="00320789" w:rsidRDefault="00AD19E5" w:rsidP="00AD19E5">
            <w:pPr>
              <w:pStyle w:val="TableParagraph"/>
              <w:ind w:left="58"/>
              <w:rPr>
                <w:sz w:val="21"/>
                <w:szCs w:val="21"/>
              </w:rPr>
            </w:pPr>
            <w:r w:rsidRPr="00320789">
              <w:rPr>
                <w:sz w:val="21"/>
                <w:szCs w:val="21"/>
              </w:rPr>
              <w:t>85.3%</w:t>
            </w:r>
          </w:p>
        </w:tc>
      </w:tr>
      <w:tr w:rsidR="00AD19E5" w14:paraId="3EB90852" w14:textId="77777777" w:rsidTr="00AD19E5">
        <w:trPr>
          <w:trHeight w:val="804"/>
        </w:trPr>
        <w:tc>
          <w:tcPr>
            <w:tcW w:w="7983" w:type="dxa"/>
            <w:tcBorders>
              <w:top w:val="nil"/>
              <w:bottom w:val="nil"/>
            </w:tcBorders>
            <w:shd w:val="clear" w:color="auto" w:fill="F1E4EF"/>
          </w:tcPr>
          <w:p w14:paraId="23B0A610" w14:textId="77777777" w:rsidR="00AD19E5" w:rsidRPr="00320789" w:rsidRDefault="00AD19E5" w:rsidP="00AD19E5">
            <w:pPr>
              <w:pStyle w:val="TableParagraph"/>
              <w:spacing w:before="191"/>
              <w:ind w:left="116"/>
              <w:rPr>
                <w:b/>
                <w:sz w:val="21"/>
                <w:szCs w:val="21"/>
              </w:rPr>
            </w:pPr>
            <w:r w:rsidRPr="00320789">
              <w:rPr>
                <w:b/>
                <w:sz w:val="21"/>
                <w:szCs w:val="21"/>
              </w:rPr>
              <w:t>Xyoo 19-20</w:t>
            </w:r>
          </w:p>
          <w:p w14:paraId="4ADF8569" w14:textId="77777777" w:rsidR="00AD19E5" w:rsidRPr="00320789" w:rsidRDefault="00AD19E5" w:rsidP="00AD19E5">
            <w:pPr>
              <w:pStyle w:val="TableParagraph"/>
              <w:ind w:left="116"/>
              <w:rPr>
                <w:sz w:val="21"/>
                <w:szCs w:val="21"/>
              </w:rPr>
            </w:pPr>
            <w:r w:rsidRPr="00320789">
              <w:rPr>
                <w:sz w:val="21"/>
                <w:szCs w:val="21"/>
              </w:rPr>
              <w:t>90.0%</w:t>
            </w:r>
          </w:p>
        </w:tc>
        <w:tc>
          <w:tcPr>
            <w:tcW w:w="6417" w:type="dxa"/>
            <w:tcBorders>
              <w:top w:val="nil"/>
              <w:bottom w:val="nil"/>
            </w:tcBorders>
            <w:shd w:val="clear" w:color="auto" w:fill="F1E4EF"/>
          </w:tcPr>
          <w:p w14:paraId="7C0DF691" w14:textId="77777777" w:rsidR="00AD19E5" w:rsidRPr="00320789" w:rsidRDefault="00AD19E5" w:rsidP="00AD19E5">
            <w:pPr>
              <w:pStyle w:val="TableParagraph"/>
              <w:rPr>
                <w:rFonts w:ascii="Times New Roman"/>
                <w:sz w:val="21"/>
                <w:szCs w:val="21"/>
              </w:rPr>
            </w:pPr>
          </w:p>
        </w:tc>
      </w:tr>
      <w:tr w:rsidR="00AD19E5" w14:paraId="40D2D952" w14:textId="77777777" w:rsidTr="00AD19E5">
        <w:trPr>
          <w:trHeight w:val="605"/>
        </w:trPr>
        <w:tc>
          <w:tcPr>
            <w:tcW w:w="7983" w:type="dxa"/>
            <w:tcBorders>
              <w:top w:val="nil"/>
            </w:tcBorders>
            <w:shd w:val="clear" w:color="auto" w:fill="F1E4EF"/>
          </w:tcPr>
          <w:p w14:paraId="5B80FE24" w14:textId="77777777" w:rsidR="00AD19E5" w:rsidRPr="00320789" w:rsidRDefault="00AD19E5" w:rsidP="00AD19E5">
            <w:pPr>
              <w:pStyle w:val="TableParagraph"/>
              <w:spacing w:before="53"/>
              <w:ind w:left="116"/>
              <w:rPr>
                <w:b/>
                <w:sz w:val="21"/>
                <w:szCs w:val="21"/>
              </w:rPr>
            </w:pPr>
            <w:r w:rsidRPr="00320789">
              <w:rPr>
                <w:b/>
                <w:sz w:val="21"/>
                <w:szCs w:val="21"/>
              </w:rPr>
              <w:t>Lub hauv paus</w:t>
            </w:r>
          </w:p>
          <w:p w14:paraId="7EA2886F" w14:textId="77777777" w:rsidR="00AD19E5" w:rsidRPr="00320789" w:rsidRDefault="00AD19E5" w:rsidP="00AD19E5">
            <w:pPr>
              <w:pStyle w:val="TableParagraph"/>
              <w:spacing w:line="256" w:lineRule="exact"/>
              <w:ind w:left="116"/>
              <w:rPr>
                <w:sz w:val="21"/>
                <w:szCs w:val="21"/>
              </w:rPr>
            </w:pPr>
            <w:r w:rsidRPr="00320789">
              <w:rPr>
                <w:sz w:val="21"/>
                <w:szCs w:val="21"/>
              </w:rPr>
              <w:t>Xyoo 2015--2016 (xyoo 16/17 cov ntaub ntaw cias siab lub Rau Hli 2018) 84.3%</w:t>
            </w:r>
          </w:p>
        </w:tc>
        <w:tc>
          <w:tcPr>
            <w:tcW w:w="6417" w:type="dxa"/>
            <w:tcBorders>
              <w:top w:val="nil"/>
            </w:tcBorders>
            <w:shd w:val="clear" w:color="auto" w:fill="F1E4EF"/>
          </w:tcPr>
          <w:p w14:paraId="3C5916F7" w14:textId="77777777" w:rsidR="00AD19E5" w:rsidRPr="00320789" w:rsidRDefault="00AD19E5" w:rsidP="00AD19E5">
            <w:pPr>
              <w:pStyle w:val="TableParagraph"/>
              <w:rPr>
                <w:rFonts w:ascii="Times New Roman"/>
                <w:sz w:val="21"/>
                <w:szCs w:val="21"/>
              </w:rPr>
            </w:pPr>
          </w:p>
        </w:tc>
      </w:tr>
    </w:tbl>
    <w:p w14:paraId="73E80596" w14:textId="77777777" w:rsidR="00AD19E5" w:rsidRDefault="00AD19E5" w:rsidP="00AD19E5">
      <w:pPr>
        <w:rPr>
          <w:rFonts w:ascii="Times New Roman"/>
        </w:rPr>
        <w:sectPr w:rsidR="00AD19E5">
          <w:pgSz w:w="15840" w:h="12240" w:orient="landscape"/>
          <w:pgMar w:top="660" w:right="600" w:bottom="800" w:left="600" w:header="0" w:footer="528" w:gutter="0"/>
          <w:cols w:space="720"/>
        </w:sectPr>
      </w:pPr>
    </w:p>
    <w:tbl>
      <w:tblPr>
        <w:tblW w:w="0" w:type="auto"/>
        <w:tblInd w:w="120" w:type="dxa"/>
        <w:tblBorders>
          <w:top w:val="single" w:sz="2" w:space="0" w:color="D5ABFF"/>
          <w:left w:val="single" w:sz="2" w:space="0" w:color="D5ABFF"/>
          <w:bottom w:val="single" w:sz="2" w:space="0" w:color="D5ABFF"/>
          <w:right w:val="single" w:sz="2" w:space="0" w:color="D5ABFF"/>
          <w:insideH w:val="single" w:sz="2" w:space="0" w:color="D5ABFF"/>
          <w:insideV w:val="single" w:sz="2" w:space="0" w:color="D5ABFF"/>
        </w:tblBorders>
        <w:tblLayout w:type="fixed"/>
        <w:tblCellMar>
          <w:left w:w="0" w:type="dxa"/>
          <w:right w:w="0" w:type="dxa"/>
        </w:tblCellMar>
        <w:tblLook w:val="01E0" w:firstRow="1" w:lastRow="1" w:firstColumn="1" w:lastColumn="1" w:noHBand="0" w:noVBand="0"/>
      </w:tblPr>
      <w:tblGrid>
        <w:gridCol w:w="7197"/>
        <w:gridCol w:w="7203"/>
      </w:tblGrid>
      <w:tr w:rsidR="00AD19E5" w14:paraId="073AF1B3" w14:textId="77777777" w:rsidTr="00AD19E5">
        <w:trPr>
          <w:trHeight w:val="417"/>
        </w:trPr>
        <w:tc>
          <w:tcPr>
            <w:tcW w:w="7197" w:type="dxa"/>
          </w:tcPr>
          <w:p w14:paraId="272B53CA" w14:textId="77777777" w:rsidR="00AD19E5" w:rsidRPr="006F2097" w:rsidRDefault="00AD19E5" w:rsidP="00AD19E5">
            <w:pPr>
              <w:pStyle w:val="TableParagraph"/>
              <w:spacing w:before="100"/>
              <w:ind w:right="3036"/>
              <w:rPr>
                <w:b/>
                <w:sz w:val="20"/>
                <w:szCs w:val="20"/>
              </w:rPr>
            </w:pPr>
            <w:r w:rsidRPr="006F2097">
              <w:rPr>
                <w:b/>
                <w:sz w:val="20"/>
                <w:szCs w:val="20"/>
              </w:rPr>
              <w:lastRenderedPageBreak/>
              <w:t xml:space="preserve">                                              Cias Siab Tias</w:t>
            </w:r>
          </w:p>
        </w:tc>
        <w:tc>
          <w:tcPr>
            <w:tcW w:w="7203" w:type="dxa"/>
          </w:tcPr>
          <w:p w14:paraId="443A2F72" w14:textId="77777777" w:rsidR="00AD19E5" w:rsidRPr="006F2097" w:rsidRDefault="00AD19E5" w:rsidP="00AD19E5">
            <w:pPr>
              <w:pStyle w:val="TableParagraph"/>
              <w:spacing w:before="100"/>
              <w:ind w:right="3207"/>
              <w:rPr>
                <w:b/>
                <w:sz w:val="20"/>
                <w:szCs w:val="20"/>
              </w:rPr>
            </w:pPr>
            <w:r w:rsidRPr="006F2097">
              <w:rPr>
                <w:b/>
                <w:sz w:val="20"/>
                <w:szCs w:val="20"/>
              </w:rPr>
              <w:t xml:space="preserve">                              Tiag Tiag</w:t>
            </w:r>
          </w:p>
        </w:tc>
      </w:tr>
      <w:tr w:rsidR="00AD19E5" w14:paraId="6D8B04DB" w14:textId="77777777" w:rsidTr="00AD19E5">
        <w:trPr>
          <w:trHeight w:val="1281"/>
        </w:trPr>
        <w:tc>
          <w:tcPr>
            <w:tcW w:w="7197" w:type="dxa"/>
            <w:tcBorders>
              <w:bottom w:val="nil"/>
            </w:tcBorders>
            <w:shd w:val="clear" w:color="auto" w:fill="F1E4EF"/>
          </w:tcPr>
          <w:p w14:paraId="7B5705DD" w14:textId="77777777" w:rsidR="00AD19E5" w:rsidRPr="006F2097" w:rsidRDefault="00AD19E5" w:rsidP="00AD19E5">
            <w:pPr>
              <w:pStyle w:val="TableParagraph"/>
              <w:spacing w:before="116"/>
              <w:ind w:left="116"/>
              <w:rPr>
                <w:b/>
                <w:sz w:val="19"/>
                <w:szCs w:val="19"/>
              </w:rPr>
            </w:pPr>
            <w:r w:rsidRPr="006F2097">
              <w:rPr>
                <w:b/>
                <w:sz w:val="19"/>
                <w:szCs w:val="19"/>
              </w:rPr>
              <w:t>Metric / Qhov Taw Qhia</w:t>
            </w:r>
          </w:p>
          <w:p w14:paraId="5488E512" w14:textId="77777777" w:rsidR="00AD19E5" w:rsidRPr="006F2097" w:rsidRDefault="00AD19E5" w:rsidP="00AD19E5">
            <w:pPr>
              <w:pStyle w:val="TableParagraph"/>
              <w:ind w:left="116" w:right="772"/>
              <w:rPr>
                <w:sz w:val="19"/>
                <w:szCs w:val="19"/>
              </w:rPr>
            </w:pPr>
            <w:r w:rsidRPr="006F2097">
              <w:rPr>
                <w:sz w:val="19"/>
                <w:szCs w:val="19"/>
              </w:rPr>
              <w:t>Qhov feem pua ​​ntawm cov tub ntxhais kawm tiav CTE Txoj Kev Kawm yuav nce ntxiv li 3%.</w:t>
            </w:r>
          </w:p>
        </w:tc>
        <w:tc>
          <w:tcPr>
            <w:tcW w:w="7203" w:type="dxa"/>
            <w:tcBorders>
              <w:bottom w:val="nil"/>
            </w:tcBorders>
            <w:shd w:val="clear" w:color="auto" w:fill="F1E4EF"/>
          </w:tcPr>
          <w:p w14:paraId="22C8D20F" w14:textId="77777777" w:rsidR="00AD19E5" w:rsidRPr="006F2097" w:rsidRDefault="00AD19E5" w:rsidP="00AD19E5">
            <w:pPr>
              <w:pStyle w:val="TableParagraph"/>
              <w:spacing w:before="58"/>
              <w:ind w:left="58"/>
              <w:rPr>
                <w:sz w:val="19"/>
                <w:szCs w:val="19"/>
              </w:rPr>
            </w:pPr>
            <w:r w:rsidRPr="006F2097">
              <w:rPr>
                <w:sz w:val="19"/>
                <w:szCs w:val="19"/>
              </w:rPr>
              <w:t>Xyoo 2019-20</w:t>
            </w:r>
          </w:p>
          <w:p w14:paraId="0D2F6038" w14:textId="77777777" w:rsidR="00AD19E5" w:rsidRPr="006F2097" w:rsidRDefault="00AD19E5" w:rsidP="00AD19E5">
            <w:pPr>
              <w:pStyle w:val="TableParagraph"/>
              <w:ind w:left="58"/>
              <w:rPr>
                <w:sz w:val="19"/>
                <w:szCs w:val="19"/>
              </w:rPr>
            </w:pPr>
            <w:r w:rsidRPr="006F2097">
              <w:rPr>
                <w:sz w:val="19"/>
                <w:szCs w:val="19"/>
              </w:rPr>
              <w:t>424 Cov tub ntxhais kawm ua tiav CTE Txoj Kev</w:t>
            </w:r>
          </w:p>
        </w:tc>
      </w:tr>
      <w:tr w:rsidR="00AD19E5" w14:paraId="4D3F1424" w14:textId="77777777" w:rsidTr="00AD19E5">
        <w:trPr>
          <w:trHeight w:val="942"/>
        </w:trPr>
        <w:tc>
          <w:tcPr>
            <w:tcW w:w="7197" w:type="dxa"/>
            <w:tcBorders>
              <w:top w:val="nil"/>
              <w:bottom w:val="nil"/>
            </w:tcBorders>
            <w:shd w:val="clear" w:color="auto" w:fill="F1E4EF"/>
          </w:tcPr>
          <w:p w14:paraId="09462E76" w14:textId="77777777" w:rsidR="00AD19E5" w:rsidRPr="006F2097" w:rsidRDefault="00AD19E5" w:rsidP="00AD19E5">
            <w:pPr>
              <w:pStyle w:val="TableParagraph"/>
              <w:spacing w:before="7"/>
              <w:rPr>
                <w:b/>
                <w:sz w:val="19"/>
                <w:szCs w:val="19"/>
              </w:rPr>
            </w:pPr>
          </w:p>
          <w:p w14:paraId="647123BB" w14:textId="77777777" w:rsidR="00AD19E5" w:rsidRPr="006F2097" w:rsidRDefault="00AD19E5" w:rsidP="00AD19E5">
            <w:pPr>
              <w:pStyle w:val="TableParagraph"/>
              <w:ind w:left="116"/>
              <w:rPr>
                <w:b/>
                <w:sz w:val="19"/>
                <w:szCs w:val="19"/>
              </w:rPr>
            </w:pPr>
            <w:r w:rsidRPr="006F2097">
              <w:rPr>
                <w:b/>
                <w:sz w:val="19"/>
                <w:szCs w:val="19"/>
              </w:rPr>
              <w:t>Xyoo 19-20</w:t>
            </w:r>
          </w:p>
          <w:p w14:paraId="6374A5FB" w14:textId="77777777" w:rsidR="00AD19E5" w:rsidRPr="006F2097" w:rsidRDefault="00AD19E5" w:rsidP="00AD19E5">
            <w:pPr>
              <w:pStyle w:val="TableParagraph"/>
              <w:ind w:left="116"/>
              <w:rPr>
                <w:sz w:val="19"/>
                <w:szCs w:val="19"/>
              </w:rPr>
            </w:pPr>
            <w:r w:rsidRPr="006F2097">
              <w:rPr>
                <w:sz w:val="19"/>
                <w:szCs w:val="19"/>
              </w:rPr>
              <w:t>159 tus tub ntxhais kawm</w:t>
            </w:r>
          </w:p>
        </w:tc>
        <w:tc>
          <w:tcPr>
            <w:tcW w:w="7203" w:type="dxa"/>
            <w:tcBorders>
              <w:top w:val="nil"/>
              <w:bottom w:val="nil"/>
            </w:tcBorders>
            <w:shd w:val="clear" w:color="auto" w:fill="F1E4EF"/>
          </w:tcPr>
          <w:p w14:paraId="0D10815A" w14:textId="77777777" w:rsidR="00AD19E5" w:rsidRPr="006F2097" w:rsidRDefault="00AD19E5" w:rsidP="00AD19E5">
            <w:pPr>
              <w:pStyle w:val="TableParagraph"/>
              <w:rPr>
                <w:rFonts w:ascii="Times New Roman"/>
                <w:sz w:val="19"/>
                <w:szCs w:val="19"/>
              </w:rPr>
            </w:pPr>
          </w:p>
        </w:tc>
      </w:tr>
      <w:tr w:rsidR="00AD19E5" w14:paraId="1B75C50A" w14:textId="77777777" w:rsidTr="00AD19E5">
        <w:trPr>
          <w:trHeight w:val="1157"/>
        </w:trPr>
        <w:tc>
          <w:tcPr>
            <w:tcW w:w="7197" w:type="dxa"/>
            <w:tcBorders>
              <w:top w:val="nil"/>
            </w:tcBorders>
            <w:shd w:val="clear" w:color="auto" w:fill="F1E4EF"/>
          </w:tcPr>
          <w:p w14:paraId="07F476A2" w14:textId="77777777" w:rsidR="00AD19E5" w:rsidRPr="006F2097" w:rsidRDefault="00AD19E5" w:rsidP="00AD19E5">
            <w:pPr>
              <w:pStyle w:val="TableParagraph"/>
              <w:spacing w:before="53"/>
              <w:ind w:left="116"/>
              <w:rPr>
                <w:b/>
                <w:sz w:val="19"/>
                <w:szCs w:val="19"/>
              </w:rPr>
            </w:pPr>
            <w:r w:rsidRPr="006F2097">
              <w:rPr>
                <w:b/>
                <w:sz w:val="19"/>
                <w:szCs w:val="19"/>
              </w:rPr>
              <w:t>Lub hauv paus</w:t>
            </w:r>
          </w:p>
          <w:p w14:paraId="4877D841" w14:textId="77777777" w:rsidR="00AD19E5" w:rsidRPr="006F2097" w:rsidRDefault="00AD19E5" w:rsidP="00AD19E5">
            <w:pPr>
              <w:pStyle w:val="TableParagraph"/>
              <w:ind w:left="116"/>
              <w:rPr>
                <w:sz w:val="19"/>
                <w:szCs w:val="19"/>
              </w:rPr>
            </w:pPr>
            <w:r w:rsidRPr="006F2097">
              <w:rPr>
                <w:sz w:val="19"/>
                <w:szCs w:val="19"/>
              </w:rPr>
              <w:t>16/17</w:t>
            </w:r>
          </w:p>
          <w:p w14:paraId="38B00051" w14:textId="77777777" w:rsidR="00AD19E5" w:rsidRPr="006F2097" w:rsidRDefault="00AD19E5" w:rsidP="00AD19E5">
            <w:pPr>
              <w:pStyle w:val="TableParagraph"/>
              <w:ind w:left="116"/>
              <w:rPr>
                <w:sz w:val="19"/>
                <w:szCs w:val="19"/>
              </w:rPr>
            </w:pPr>
            <w:r w:rsidRPr="006F2097">
              <w:rPr>
                <w:sz w:val="19"/>
                <w:szCs w:val="19"/>
              </w:rPr>
              <w:t>147 tus tub ntxhais kawm</w:t>
            </w:r>
          </w:p>
        </w:tc>
        <w:tc>
          <w:tcPr>
            <w:tcW w:w="7203" w:type="dxa"/>
            <w:tcBorders>
              <w:top w:val="nil"/>
            </w:tcBorders>
            <w:shd w:val="clear" w:color="auto" w:fill="F1E4EF"/>
          </w:tcPr>
          <w:p w14:paraId="530900EF" w14:textId="77777777" w:rsidR="00AD19E5" w:rsidRPr="006F2097" w:rsidRDefault="00AD19E5" w:rsidP="00AD19E5">
            <w:pPr>
              <w:pStyle w:val="TableParagraph"/>
              <w:rPr>
                <w:rFonts w:ascii="Times New Roman"/>
                <w:sz w:val="19"/>
                <w:szCs w:val="19"/>
              </w:rPr>
            </w:pPr>
          </w:p>
        </w:tc>
      </w:tr>
      <w:tr w:rsidR="00AD19E5" w14:paraId="68C7CB87" w14:textId="77777777" w:rsidTr="00AD19E5">
        <w:trPr>
          <w:trHeight w:val="729"/>
        </w:trPr>
        <w:tc>
          <w:tcPr>
            <w:tcW w:w="7197" w:type="dxa"/>
            <w:tcBorders>
              <w:bottom w:val="nil"/>
            </w:tcBorders>
            <w:shd w:val="clear" w:color="auto" w:fill="F1E4EF"/>
          </w:tcPr>
          <w:p w14:paraId="1014DFE9" w14:textId="77777777" w:rsidR="00AD19E5" w:rsidRPr="006F2097" w:rsidRDefault="00AD19E5" w:rsidP="00AD19E5">
            <w:pPr>
              <w:pStyle w:val="TableParagraph"/>
              <w:spacing w:before="116"/>
              <w:ind w:left="116"/>
              <w:rPr>
                <w:b/>
                <w:sz w:val="19"/>
                <w:szCs w:val="19"/>
              </w:rPr>
            </w:pPr>
            <w:r w:rsidRPr="006F2097">
              <w:rPr>
                <w:b/>
                <w:sz w:val="19"/>
                <w:szCs w:val="19"/>
              </w:rPr>
              <w:t>Metric / Qhov Taw Qhia</w:t>
            </w:r>
          </w:p>
          <w:p w14:paraId="0BDEA7DE" w14:textId="77777777" w:rsidR="00AD19E5" w:rsidRPr="006F2097" w:rsidRDefault="00AD19E5" w:rsidP="00AD19E5">
            <w:pPr>
              <w:pStyle w:val="TableParagraph"/>
              <w:ind w:left="116"/>
              <w:rPr>
                <w:sz w:val="19"/>
                <w:szCs w:val="19"/>
              </w:rPr>
            </w:pPr>
            <w:r w:rsidRPr="006F2097">
              <w:rPr>
                <w:sz w:val="19"/>
                <w:szCs w:val="19"/>
              </w:rPr>
              <w:t>Kev kawm tiav UC A – G yuav nce ntxiv yam tsawg kawg 5 feem pua.</w:t>
            </w:r>
          </w:p>
        </w:tc>
        <w:tc>
          <w:tcPr>
            <w:tcW w:w="7203" w:type="dxa"/>
            <w:tcBorders>
              <w:bottom w:val="nil"/>
            </w:tcBorders>
            <w:shd w:val="clear" w:color="auto" w:fill="F1E4EF"/>
          </w:tcPr>
          <w:p w14:paraId="77DAA84B" w14:textId="77777777" w:rsidR="00AD19E5" w:rsidRPr="006F2097" w:rsidRDefault="00AD19E5" w:rsidP="00AD19E5">
            <w:pPr>
              <w:pStyle w:val="TableParagraph"/>
              <w:spacing w:before="58"/>
              <w:ind w:left="58" w:right="3625"/>
              <w:rPr>
                <w:sz w:val="19"/>
                <w:szCs w:val="19"/>
              </w:rPr>
            </w:pPr>
            <w:r w:rsidRPr="006F2097">
              <w:rPr>
                <w:sz w:val="19"/>
                <w:szCs w:val="19"/>
              </w:rPr>
              <w:t xml:space="preserve">UC AG ua kom tiav ntawm Tus Lej xyoo 2019-20 </w:t>
            </w:r>
          </w:p>
          <w:p w14:paraId="1A772B60" w14:textId="77777777" w:rsidR="00AD19E5" w:rsidRPr="006F2097" w:rsidRDefault="00AD19E5" w:rsidP="00AD19E5">
            <w:pPr>
              <w:pStyle w:val="TableParagraph"/>
              <w:spacing w:before="58"/>
              <w:ind w:left="58" w:right="3625"/>
              <w:rPr>
                <w:sz w:val="19"/>
                <w:szCs w:val="19"/>
              </w:rPr>
            </w:pPr>
            <w:r w:rsidRPr="006F2097">
              <w:rPr>
                <w:sz w:val="19"/>
                <w:szCs w:val="19"/>
              </w:rPr>
              <w:t>33.56%</w:t>
            </w:r>
          </w:p>
        </w:tc>
      </w:tr>
      <w:tr w:rsidR="00AD19E5" w14:paraId="692CD260" w14:textId="77777777" w:rsidTr="00AD19E5">
        <w:trPr>
          <w:trHeight w:val="333"/>
        </w:trPr>
        <w:tc>
          <w:tcPr>
            <w:tcW w:w="7197" w:type="dxa"/>
            <w:tcBorders>
              <w:top w:val="nil"/>
              <w:bottom w:val="nil"/>
            </w:tcBorders>
            <w:shd w:val="clear" w:color="auto" w:fill="F1E4EF"/>
          </w:tcPr>
          <w:p w14:paraId="53D7E916" w14:textId="77777777" w:rsidR="00AD19E5" w:rsidRPr="006F2097" w:rsidRDefault="00AD19E5" w:rsidP="00AD19E5">
            <w:pPr>
              <w:pStyle w:val="TableParagraph"/>
              <w:spacing w:before="53" w:line="260" w:lineRule="exact"/>
              <w:ind w:left="116"/>
              <w:rPr>
                <w:b/>
                <w:sz w:val="19"/>
                <w:szCs w:val="19"/>
              </w:rPr>
            </w:pPr>
            <w:r w:rsidRPr="006F2097">
              <w:rPr>
                <w:b/>
                <w:sz w:val="19"/>
                <w:szCs w:val="19"/>
              </w:rPr>
              <w:t>Xyoo 19-20</w:t>
            </w:r>
          </w:p>
        </w:tc>
        <w:tc>
          <w:tcPr>
            <w:tcW w:w="7203" w:type="dxa"/>
            <w:tcBorders>
              <w:top w:val="nil"/>
              <w:bottom w:val="nil"/>
            </w:tcBorders>
            <w:shd w:val="clear" w:color="auto" w:fill="F1E4EF"/>
          </w:tcPr>
          <w:p w14:paraId="1D15D22D" w14:textId="77777777" w:rsidR="00AD19E5" w:rsidRPr="006F2097" w:rsidRDefault="00AD19E5" w:rsidP="00AD19E5">
            <w:pPr>
              <w:pStyle w:val="TableParagraph"/>
              <w:rPr>
                <w:rFonts w:ascii="Times New Roman"/>
                <w:sz w:val="19"/>
                <w:szCs w:val="19"/>
              </w:rPr>
            </w:pPr>
          </w:p>
        </w:tc>
      </w:tr>
      <w:tr w:rsidR="00AD19E5" w14:paraId="6A6D0BE7" w14:textId="77777777" w:rsidTr="00AD19E5">
        <w:trPr>
          <w:trHeight w:val="333"/>
        </w:trPr>
        <w:tc>
          <w:tcPr>
            <w:tcW w:w="7197" w:type="dxa"/>
            <w:tcBorders>
              <w:top w:val="nil"/>
              <w:bottom w:val="nil"/>
            </w:tcBorders>
            <w:shd w:val="clear" w:color="auto" w:fill="F1E4EF"/>
          </w:tcPr>
          <w:p w14:paraId="778F9865" w14:textId="77777777" w:rsidR="00AD19E5" w:rsidRPr="006F2097" w:rsidRDefault="00AD19E5" w:rsidP="00AD19E5">
            <w:pPr>
              <w:pStyle w:val="TableParagraph"/>
              <w:spacing w:line="272" w:lineRule="exact"/>
              <w:ind w:left="116"/>
              <w:rPr>
                <w:sz w:val="19"/>
                <w:szCs w:val="19"/>
              </w:rPr>
            </w:pPr>
            <w:r w:rsidRPr="006F2097">
              <w:rPr>
                <w:sz w:val="19"/>
                <w:szCs w:val="19"/>
              </w:rPr>
              <w:t>42.4%</w:t>
            </w:r>
          </w:p>
        </w:tc>
        <w:tc>
          <w:tcPr>
            <w:tcW w:w="7203" w:type="dxa"/>
            <w:tcBorders>
              <w:top w:val="nil"/>
              <w:bottom w:val="nil"/>
            </w:tcBorders>
            <w:shd w:val="clear" w:color="auto" w:fill="F1E4EF"/>
          </w:tcPr>
          <w:p w14:paraId="5AD64DA1" w14:textId="77777777" w:rsidR="00AD19E5" w:rsidRPr="006F2097" w:rsidRDefault="00AD19E5" w:rsidP="00AD19E5">
            <w:pPr>
              <w:pStyle w:val="TableParagraph"/>
              <w:rPr>
                <w:rFonts w:ascii="Times New Roman"/>
                <w:sz w:val="19"/>
                <w:szCs w:val="19"/>
              </w:rPr>
            </w:pPr>
          </w:p>
        </w:tc>
      </w:tr>
      <w:tr w:rsidR="00AD19E5" w14:paraId="406A5ED3" w14:textId="77777777" w:rsidTr="00AD19E5">
        <w:trPr>
          <w:trHeight w:val="333"/>
        </w:trPr>
        <w:tc>
          <w:tcPr>
            <w:tcW w:w="7197" w:type="dxa"/>
            <w:tcBorders>
              <w:top w:val="nil"/>
              <w:bottom w:val="nil"/>
            </w:tcBorders>
            <w:shd w:val="clear" w:color="auto" w:fill="F1E4EF"/>
          </w:tcPr>
          <w:p w14:paraId="746E84C4" w14:textId="77777777" w:rsidR="00AD19E5" w:rsidRPr="006F2097" w:rsidRDefault="00AD19E5" w:rsidP="00AD19E5">
            <w:pPr>
              <w:pStyle w:val="TableParagraph"/>
              <w:spacing w:before="53" w:line="260" w:lineRule="exact"/>
              <w:ind w:left="116"/>
              <w:rPr>
                <w:b/>
                <w:sz w:val="19"/>
                <w:szCs w:val="19"/>
              </w:rPr>
            </w:pPr>
            <w:r w:rsidRPr="006F2097">
              <w:rPr>
                <w:b/>
                <w:sz w:val="19"/>
                <w:szCs w:val="19"/>
              </w:rPr>
              <w:t>Lub hauv paus</w:t>
            </w:r>
          </w:p>
        </w:tc>
        <w:tc>
          <w:tcPr>
            <w:tcW w:w="7203" w:type="dxa"/>
            <w:tcBorders>
              <w:top w:val="nil"/>
              <w:bottom w:val="nil"/>
            </w:tcBorders>
            <w:shd w:val="clear" w:color="auto" w:fill="F1E4EF"/>
          </w:tcPr>
          <w:p w14:paraId="4EE849F7" w14:textId="77777777" w:rsidR="00AD19E5" w:rsidRPr="006F2097" w:rsidRDefault="00AD19E5" w:rsidP="00AD19E5">
            <w:pPr>
              <w:pStyle w:val="TableParagraph"/>
              <w:rPr>
                <w:rFonts w:ascii="Times New Roman"/>
                <w:sz w:val="19"/>
                <w:szCs w:val="19"/>
              </w:rPr>
            </w:pPr>
          </w:p>
        </w:tc>
      </w:tr>
      <w:tr w:rsidR="00AD19E5" w14:paraId="26B18E51" w14:textId="77777777" w:rsidTr="00AD19E5">
        <w:trPr>
          <w:trHeight w:val="275"/>
        </w:trPr>
        <w:tc>
          <w:tcPr>
            <w:tcW w:w="7197" w:type="dxa"/>
            <w:tcBorders>
              <w:top w:val="nil"/>
              <w:bottom w:val="nil"/>
            </w:tcBorders>
            <w:shd w:val="clear" w:color="auto" w:fill="F1E4EF"/>
          </w:tcPr>
          <w:p w14:paraId="4BC4932D" w14:textId="77777777" w:rsidR="00AD19E5" w:rsidRPr="006F2097" w:rsidRDefault="00AD19E5" w:rsidP="00AD19E5">
            <w:pPr>
              <w:pStyle w:val="TableParagraph"/>
              <w:spacing w:line="256" w:lineRule="exact"/>
              <w:ind w:left="116"/>
              <w:rPr>
                <w:sz w:val="19"/>
                <w:szCs w:val="19"/>
              </w:rPr>
            </w:pPr>
            <w:r w:rsidRPr="006F2097">
              <w:rPr>
                <w:sz w:val="19"/>
                <w:szCs w:val="19"/>
              </w:rPr>
              <w:t>Xyoo 2016--2017</w:t>
            </w:r>
          </w:p>
        </w:tc>
        <w:tc>
          <w:tcPr>
            <w:tcW w:w="7203" w:type="dxa"/>
            <w:tcBorders>
              <w:top w:val="nil"/>
              <w:bottom w:val="nil"/>
            </w:tcBorders>
            <w:shd w:val="clear" w:color="auto" w:fill="F1E4EF"/>
          </w:tcPr>
          <w:p w14:paraId="4F4F0CF9" w14:textId="77777777" w:rsidR="00AD19E5" w:rsidRPr="006F2097" w:rsidRDefault="00AD19E5" w:rsidP="00AD19E5">
            <w:pPr>
              <w:pStyle w:val="TableParagraph"/>
              <w:rPr>
                <w:rFonts w:ascii="Times New Roman"/>
                <w:sz w:val="19"/>
                <w:szCs w:val="19"/>
              </w:rPr>
            </w:pPr>
          </w:p>
        </w:tc>
      </w:tr>
      <w:tr w:rsidR="00AD19E5" w14:paraId="6A19C0C7" w14:textId="77777777" w:rsidTr="00AD19E5">
        <w:trPr>
          <w:trHeight w:val="548"/>
        </w:trPr>
        <w:tc>
          <w:tcPr>
            <w:tcW w:w="7197" w:type="dxa"/>
            <w:tcBorders>
              <w:top w:val="nil"/>
            </w:tcBorders>
            <w:shd w:val="clear" w:color="auto" w:fill="F1E4EF"/>
          </w:tcPr>
          <w:p w14:paraId="04AD7573" w14:textId="77777777" w:rsidR="00AD19E5" w:rsidRPr="006F2097" w:rsidRDefault="00AD19E5" w:rsidP="00AD19E5">
            <w:pPr>
              <w:pStyle w:val="TableParagraph"/>
              <w:spacing w:line="272" w:lineRule="exact"/>
              <w:ind w:left="116"/>
              <w:rPr>
                <w:sz w:val="19"/>
                <w:szCs w:val="19"/>
              </w:rPr>
            </w:pPr>
            <w:r w:rsidRPr="006F2097">
              <w:rPr>
                <w:sz w:val="19"/>
                <w:szCs w:val="19"/>
              </w:rPr>
              <w:t>27.4%</w:t>
            </w:r>
          </w:p>
        </w:tc>
        <w:tc>
          <w:tcPr>
            <w:tcW w:w="7203" w:type="dxa"/>
            <w:tcBorders>
              <w:top w:val="nil"/>
            </w:tcBorders>
            <w:shd w:val="clear" w:color="auto" w:fill="F1E4EF"/>
          </w:tcPr>
          <w:p w14:paraId="0D7F5CDA" w14:textId="77777777" w:rsidR="00AD19E5" w:rsidRPr="006F2097" w:rsidRDefault="00AD19E5" w:rsidP="00AD19E5">
            <w:pPr>
              <w:pStyle w:val="TableParagraph"/>
              <w:rPr>
                <w:rFonts w:ascii="Times New Roman"/>
                <w:sz w:val="19"/>
                <w:szCs w:val="19"/>
              </w:rPr>
            </w:pPr>
          </w:p>
        </w:tc>
      </w:tr>
      <w:tr w:rsidR="00AD19E5" w14:paraId="0E86D07C" w14:textId="77777777" w:rsidTr="00AD19E5">
        <w:trPr>
          <w:trHeight w:val="729"/>
        </w:trPr>
        <w:tc>
          <w:tcPr>
            <w:tcW w:w="7197" w:type="dxa"/>
            <w:tcBorders>
              <w:bottom w:val="nil"/>
            </w:tcBorders>
            <w:shd w:val="clear" w:color="auto" w:fill="F1E4EF"/>
          </w:tcPr>
          <w:p w14:paraId="79058B39" w14:textId="77777777" w:rsidR="00AD19E5" w:rsidRPr="006F2097" w:rsidRDefault="00AD19E5" w:rsidP="00AD19E5">
            <w:pPr>
              <w:pStyle w:val="TableParagraph"/>
              <w:spacing w:before="116"/>
              <w:ind w:left="116"/>
              <w:rPr>
                <w:b/>
                <w:sz w:val="19"/>
                <w:szCs w:val="19"/>
              </w:rPr>
            </w:pPr>
            <w:r w:rsidRPr="006F2097">
              <w:rPr>
                <w:b/>
                <w:sz w:val="19"/>
                <w:szCs w:val="19"/>
              </w:rPr>
              <w:t>Metric / Qhov Taw Qhia</w:t>
            </w:r>
          </w:p>
          <w:p w14:paraId="64BB105A" w14:textId="77777777" w:rsidR="00AD19E5" w:rsidRPr="006F2097" w:rsidRDefault="00AD19E5" w:rsidP="00AD19E5">
            <w:pPr>
              <w:pStyle w:val="TableParagraph"/>
              <w:ind w:left="116"/>
              <w:rPr>
                <w:sz w:val="19"/>
                <w:szCs w:val="19"/>
              </w:rPr>
            </w:pPr>
            <w:r w:rsidRPr="006F2097">
              <w:rPr>
                <w:sz w:val="19"/>
                <w:szCs w:val="19"/>
              </w:rPr>
              <w:t>AP tshooj ntawm 3+ yuav nce thoob plaws cheeb tsam los ntawm 5 feem pua</w:t>
            </w:r>
          </w:p>
        </w:tc>
        <w:tc>
          <w:tcPr>
            <w:tcW w:w="7203" w:type="dxa"/>
            <w:tcBorders>
              <w:bottom w:val="nil"/>
            </w:tcBorders>
            <w:shd w:val="clear" w:color="auto" w:fill="F1E4EF"/>
          </w:tcPr>
          <w:p w14:paraId="776F3644" w14:textId="77777777" w:rsidR="00AD19E5" w:rsidRPr="006F2097" w:rsidRDefault="00AD19E5" w:rsidP="00AD19E5">
            <w:pPr>
              <w:pStyle w:val="TableParagraph"/>
              <w:spacing w:before="58"/>
              <w:ind w:right="4278"/>
              <w:rPr>
                <w:sz w:val="19"/>
                <w:szCs w:val="19"/>
              </w:rPr>
            </w:pPr>
            <w:r w:rsidRPr="006F2097">
              <w:rPr>
                <w:sz w:val="19"/>
                <w:szCs w:val="19"/>
              </w:rPr>
              <w:t xml:space="preserve"> AP </w:t>
            </w:r>
            <w:del w:id="6615" w:author="year" w:date="2021-07-09T04:35:00Z">
              <w:r w:rsidRPr="006F2097" w:rsidDel="00761510">
                <w:rPr>
                  <w:sz w:val="19"/>
                  <w:szCs w:val="19"/>
                </w:rPr>
                <w:delText>Tus Lej Ntawm Kev Hla</w:delText>
              </w:r>
            </w:del>
            <w:ins w:id="6616" w:author="year" w:date="2021-07-09T04:35:00Z">
              <w:r>
                <w:rPr>
                  <w:sz w:val="19"/>
                  <w:szCs w:val="19"/>
                </w:rPr>
                <w:t>kev mus los</w:t>
              </w:r>
            </w:ins>
            <w:r w:rsidRPr="006F2097">
              <w:rPr>
                <w:sz w:val="19"/>
                <w:szCs w:val="19"/>
              </w:rPr>
              <w:t xml:space="preserve"> xyoo 2019-20</w:t>
            </w:r>
          </w:p>
          <w:p w14:paraId="0081CC4A" w14:textId="77777777" w:rsidR="00AD19E5" w:rsidRPr="006F2097" w:rsidRDefault="00AD19E5" w:rsidP="00AD19E5">
            <w:pPr>
              <w:pStyle w:val="TableParagraph"/>
              <w:spacing w:before="58"/>
              <w:ind w:left="58" w:right="4278"/>
              <w:rPr>
                <w:sz w:val="19"/>
                <w:szCs w:val="19"/>
              </w:rPr>
            </w:pPr>
            <w:r w:rsidRPr="006F2097">
              <w:rPr>
                <w:sz w:val="19"/>
                <w:szCs w:val="19"/>
              </w:rPr>
              <w:t>33.87%</w:t>
            </w:r>
          </w:p>
        </w:tc>
      </w:tr>
      <w:tr w:rsidR="00AD19E5" w14:paraId="6F495C5F" w14:textId="77777777" w:rsidTr="00AD19E5">
        <w:trPr>
          <w:trHeight w:val="333"/>
        </w:trPr>
        <w:tc>
          <w:tcPr>
            <w:tcW w:w="7197" w:type="dxa"/>
            <w:tcBorders>
              <w:top w:val="nil"/>
              <w:bottom w:val="nil"/>
            </w:tcBorders>
            <w:shd w:val="clear" w:color="auto" w:fill="F1E4EF"/>
          </w:tcPr>
          <w:p w14:paraId="64F8CEDB" w14:textId="77777777" w:rsidR="00AD19E5" w:rsidRPr="006F2097" w:rsidRDefault="00AD19E5" w:rsidP="00AD19E5">
            <w:pPr>
              <w:pStyle w:val="TableParagraph"/>
              <w:spacing w:before="53" w:line="260" w:lineRule="exact"/>
              <w:ind w:left="116"/>
              <w:rPr>
                <w:b/>
                <w:sz w:val="19"/>
                <w:szCs w:val="19"/>
              </w:rPr>
            </w:pPr>
            <w:r w:rsidRPr="006F2097">
              <w:rPr>
                <w:b/>
                <w:sz w:val="19"/>
                <w:szCs w:val="19"/>
              </w:rPr>
              <w:t>Xyoo 19-20</w:t>
            </w:r>
          </w:p>
        </w:tc>
        <w:tc>
          <w:tcPr>
            <w:tcW w:w="7203" w:type="dxa"/>
            <w:tcBorders>
              <w:top w:val="nil"/>
              <w:bottom w:val="nil"/>
            </w:tcBorders>
            <w:shd w:val="clear" w:color="auto" w:fill="F1E4EF"/>
          </w:tcPr>
          <w:p w14:paraId="38249A89" w14:textId="77777777" w:rsidR="00AD19E5" w:rsidRPr="006F2097" w:rsidRDefault="00AD19E5" w:rsidP="00AD19E5">
            <w:pPr>
              <w:pStyle w:val="TableParagraph"/>
              <w:rPr>
                <w:rFonts w:ascii="Times New Roman"/>
                <w:sz w:val="19"/>
                <w:szCs w:val="19"/>
              </w:rPr>
            </w:pPr>
          </w:p>
        </w:tc>
      </w:tr>
      <w:tr w:rsidR="00AD19E5" w14:paraId="07654552" w14:textId="77777777" w:rsidTr="00AD19E5">
        <w:trPr>
          <w:trHeight w:val="333"/>
        </w:trPr>
        <w:tc>
          <w:tcPr>
            <w:tcW w:w="7197" w:type="dxa"/>
            <w:tcBorders>
              <w:top w:val="nil"/>
              <w:bottom w:val="nil"/>
            </w:tcBorders>
            <w:shd w:val="clear" w:color="auto" w:fill="F1E4EF"/>
          </w:tcPr>
          <w:p w14:paraId="6C69AA36" w14:textId="77777777" w:rsidR="00AD19E5" w:rsidRPr="006F2097" w:rsidRDefault="00AD19E5" w:rsidP="00AD19E5">
            <w:pPr>
              <w:pStyle w:val="TableParagraph"/>
              <w:spacing w:line="272" w:lineRule="exact"/>
              <w:ind w:left="116"/>
              <w:rPr>
                <w:sz w:val="19"/>
                <w:szCs w:val="19"/>
              </w:rPr>
            </w:pPr>
            <w:r w:rsidRPr="006F2097">
              <w:rPr>
                <w:sz w:val="19"/>
                <w:szCs w:val="19"/>
              </w:rPr>
              <w:t>39.8%</w:t>
            </w:r>
          </w:p>
        </w:tc>
        <w:tc>
          <w:tcPr>
            <w:tcW w:w="7203" w:type="dxa"/>
            <w:tcBorders>
              <w:top w:val="nil"/>
              <w:bottom w:val="nil"/>
            </w:tcBorders>
            <w:shd w:val="clear" w:color="auto" w:fill="F1E4EF"/>
          </w:tcPr>
          <w:p w14:paraId="2CB3C3A4" w14:textId="77777777" w:rsidR="00AD19E5" w:rsidRPr="006F2097" w:rsidRDefault="00AD19E5" w:rsidP="00AD19E5">
            <w:pPr>
              <w:pStyle w:val="TableParagraph"/>
              <w:rPr>
                <w:rFonts w:ascii="Times New Roman"/>
                <w:sz w:val="19"/>
                <w:szCs w:val="19"/>
              </w:rPr>
            </w:pPr>
          </w:p>
        </w:tc>
      </w:tr>
      <w:tr w:rsidR="00AD19E5" w14:paraId="285FEC20" w14:textId="77777777" w:rsidTr="00AD19E5">
        <w:trPr>
          <w:trHeight w:val="333"/>
        </w:trPr>
        <w:tc>
          <w:tcPr>
            <w:tcW w:w="7197" w:type="dxa"/>
            <w:tcBorders>
              <w:top w:val="nil"/>
              <w:bottom w:val="nil"/>
            </w:tcBorders>
            <w:shd w:val="clear" w:color="auto" w:fill="F1E4EF"/>
          </w:tcPr>
          <w:p w14:paraId="53210CFD" w14:textId="77777777" w:rsidR="00AD19E5" w:rsidRPr="006F2097" w:rsidRDefault="00AD19E5" w:rsidP="00AD19E5">
            <w:pPr>
              <w:pStyle w:val="TableParagraph"/>
              <w:spacing w:before="53" w:line="260" w:lineRule="exact"/>
              <w:ind w:left="116"/>
              <w:rPr>
                <w:b/>
                <w:sz w:val="19"/>
                <w:szCs w:val="19"/>
              </w:rPr>
            </w:pPr>
            <w:r w:rsidRPr="006F2097">
              <w:rPr>
                <w:b/>
                <w:sz w:val="19"/>
                <w:szCs w:val="19"/>
              </w:rPr>
              <w:t>Lub hauv paus</w:t>
            </w:r>
          </w:p>
        </w:tc>
        <w:tc>
          <w:tcPr>
            <w:tcW w:w="7203" w:type="dxa"/>
            <w:tcBorders>
              <w:top w:val="nil"/>
              <w:bottom w:val="nil"/>
            </w:tcBorders>
            <w:shd w:val="clear" w:color="auto" w:fill="F1E4EF"/>
          </w:tcPr>
          <w:p w14:paraId="35FC3A93" w14:textId="77777777" w:rsidR="00AD19E5" w:rsidRPr="006F2097" w:rsidRDefault="00AD19E5" w:rsidP="00AD19E5">
            <w:pPr>
              <w:pStyle w:val="TableParagraph"/>
              <w:rPr>
                <w:rFonts w:ascii="Times New Roman"/>
                <w:sz w:val="19"/>
                <w:szCs w:val="19"/>
              </w:rPr>
            </w:pPr>
          </w:p>
        </w:tc>
      </w:tr>
      <w:tr w:rsidR="00AD19E5" w14:paraId="40DDA88D" w14:textId="77777777" w:rsidTr="00AD19E5">
        <w:trPr>
          <w:trHeight w:val="275"/>
        </w:trPr>
        <w:tc>
          <w:tcPr>
            <w:tcW w:w="7197" w:type="dxa"/>
            <w:tcBorders>
              <w:top w:val="nil"/>
              <w:bottom w:val="nil"/>
            </w:tcBorders>
            <w:shd w:val="clear" w:color="auto" w:fill="F1E4EF"/>
          </w:tcPr>
          <w:p w14:paraId="02F24F7C" w14:textId="77777777" w:rsidR="00AD19E5" w:rsidRPr="006F2097" w:rsidRDefault="00AD19E5" w:rsidP="00AD19E5">
            <w:pPr>
              <w:pStyle w:val="TableParagraph"/>
              <w:spacing w:line="256" w:lineRule="exact"/>
              <w:ind w:left="116"/>
              <w:rPr>
                <w:sz w:val="19"/>
                <w:szCs w:val="19"/>
              </w:rPr>
            </w:pPr>
            <w:r w:rsidRPr="006F2097">
              <w:rPr>
                <w:sz w:val="19"/>
                <w:szCs w:val="19"/>
              </w:rPr>
              <w:t>Xyoo 2016--2017</w:t>
            </w:r>
          </w:p>
        </w:tc>
        <w:tc>
          <w:tcPr>
            <w:tcW w:w="7203" w:type="dxa"/>
            <w:tcBorders>
              <w:top w:val="nil"/>
              <w:bottom w:val="nil"/>
            </w:tcBorders>
            <w:shd w:val="clear" w:color="auto" w:fill="F1E4EF"/>
          </w:tcPr>
          <w:p w14:paraId="24E002F1" w14:textId="77777777" w:rsidR="00AD19E5" w:rsidRPr="006F2097" w:rsidRDefault="00AD19E5" w:rsidP="00AD19E5">
            <w:pPr>
              <w:pStyle w:val="TableParagraph"/>
              <w:rPr>
                <w:rFonts w:ascii="Times New Roman"/>
                <w:sz w:val="19"/>
                <w:szCs w:val="19"/>
              </w:rPr>
            </w:pPr>
          </w:p>
        </w:tc>
      </w:tr>
      <w:tr w:rsidR="00AD19E5" w14:paraId="6BC7D70F" w14:textId="77777777" w:rsidTr="00AD19E5">
        <w:trPr>
          <w:trHeight w:val="548"/>
        </w:trPr>
        <w:tc>
          <w:tcPr>
            <w:tcW w:w="7197" w:type="dxa"/>
            <w:tcBorders>
              <w:top w:val="nil"/>
            </w:tcBorders>
            <w:shd w:val="clear" w:color="auto" w:fill="F1E4EF"/>
          </w:tcPr>
          <w:p w14:paraId="12980144" w14:textId="77777777" w:rsidR="00AD19E5" w:rsidRPr="006F2097" w:rsidRDefault="00AD19E5" w:rsidP="00AD19E5">
            <w:pPr>
              <w:pStyle w:val="TableParagraph"/>
              <w:spacing w:line="272" w:lineRule="exact"/>
              <w:ind w:left="116"/>
              <w:rPr>
                <w:sz w:val="19"/>
                <w:szCs w:val="19"/>
              </w:rPr>
            </w:pPr>
            <w:r w:rsidRPr="006F2097">
              <w:rPr>
                <w:sz w:val="19"/>
                <w:szCs w:val="19"/>
              </w:rPr>
              <w:t>24.8%</w:t>
            </w:r>
          </w:p>
        </w:tc>
        <w:tc>
          <w:tcPr>
            <w:tcW w:w="7203" w:type="dxa"/>
            <w:tcBorders>
              <w:top w:val="nil"/>
            </w:tcBorders>
            <w:shd w:val="clear" w:color="auto" w:fill="F1E4EF"/>
          </w:tcPr>
          <w:p w14:paraId="6C755196" w14:textId="77777777" w:rsidR="00AD19E5" w:rsidRPr="006F2097" w:rsidRDefault="00AD19E5" w:rsidP="00AD19E5">
            <w:pPr>
              <w:pStyle w:val="TableParagraph"/>
              <w:rPr>
                <w:rFonts w:ascii="Times New Roman"/>
                <w:sz w:val="19"/>
                <w:szCs w:val="19"/>
              </w:rPr>
            </w:pPr>
          </w:p>
        </w:tc>
      </w:tr>
      <w:tr w:rsidR="00AD19E5" w14:paraId="6B1F144F" w14:textId="77777777" w:rsidTr="00AD19E5">
        <w:trPr>
          <w:trHeight w:val="1713"/>
        </w:trPr>
        <w:tc>
          <w:tcPr>
            <w:tcW w:w="7197" w:type="dxa"/>
            <w:shd w:val="clear" w:color="auto" w:fill="F1E4EF"/>
          </w:tcPr>
          <w:p w14:paraId="6C92461E" w14:textId="77777777" w:rsidR="00AD19E5" w:rsidRPr="006F2097" w:rsidRDefault="00AD19E5" w:rsidP="00AD19E5">
            <w:pPr>
              <w:pStyle w:val="TableParagraph"/>
              <w:spacing w:before="116"/>
              <w:ind w:left="116"/>
              <w:rPr>
                <w:b/>
                <w:sz w:val="19"/>
                <w:szCs w:val="19"/>
              </w:rPr>
            </w:pPr>
            <w:r w:rsidRPr="006F2097">
              <w:rPr>
                <w:b/>
                <w:sz w:val="19"/>
                <w:szCs w:val="19"/>
              </w:rPr>
              <w:t>Metric / Taw Qhia</w:t>
            </w:r>
          </w:p>
          <w:p w14:paraId="4298EDDA" w14:textId="77777777" w:rsidR="00AD19E5" w:rsidRPr="006F2097" w:rsidRDefault="00AD19E5" w:rsidP="00AD19E5">
            <w:pPr>
              <w:pStyle w:val="TableParagraph"/>
              <w:ind w:left="116" w:right="505"/>
              <w:rPr>
                <w:sz w:val="19"/>
                <w:szCs w:val="19"/>
              </w:rPr>
            </w:pPr>
            <w:r w:rsidRPr="006F2097">
              <w:rPr>
                <w:sz w:val="19"/>
                <w:szCs w:val="19"/>
              </w:rPr>
              <w:t>75% ntawm Cov Neeg Kawm Lus Askiv yuav ua tiav qhov tsawg kawg ntawm ib theem kev nce qib ntawm kev ntsuas ELPAC txhua xyoo.</w:t>
            </w:r>
          </w:p>
          <w:p w14:paraId="7FE98EE5" w14:textId="77777777" w:rsidR="00AD19E5" w:rsidRPr="006F2097" w:rsidRDefault="00AD19E5" w:rsidP="00AD19E5">
            <w:pPr>
              <w:pStyle w:val="TableParagraph"/>
              <w:spacing w:before="115"/>
              <w:ind w:left="116"/>
              <w:rPr>
                <w:b/>
                <w:sz w:val="19"/>
                <w:szCs w:val="19"/>
              </w:rPr>
            </w:pPr>
            <w:r w:rsidRPr="006F2097">
              <w:rPr>
                <w:b/>
                <w:sz w:val="19"/>
                <w:szCs w:val="19"/>
              </w:rPr>
              <w:t>Xyoo 19-20</w:t>
            </w:r>
          </w:p>
          <w:p w14:paraId="3E1BEB11" w14:textId="77777777" w:rsidR="00AD19E5" w:rsidRPr="006F2097" w:rsidRDefault="00AD19E5" w:rsidP="00AD19E5">
            <w:pPr>
              <w:pStyle w:val="TableParagraph"/>
              <w:ind w:left="116"/>
              <w:rPr>
                <w:sz w:val="19"/>
                <w:szCs w:val="19"/>
              </w:rPr>
            </w:pPr>
            <w:r w:rsidRPr="006F2097">
              <w:rPr>
                <w:sz w:val="19"/>
                <w:szCs w:val="19"/>
              </w:rPr>
              <w:t>75%</w:t>
            </w:r>
          </w:p>
        </w:tc>
        <w:tc>
          <w:tcPr>
            <w:tcW w:w="7203" w:type="dxa"/>
            <w:shd w:val="clear" w:color="auto" w:fill="F1E4EF"/>
          </w:tcPr>
          <w:p w14:paraId="5015B907" w14:textId="77777777" w:rsidR="00AD19E5" w:rsidRPr="006F2097" w:rsidRDefault="00AD19E5" w:rsidP="00AD19E5">
            <w:pPr>
              <w:pStyle w:val="TableParagraph"/>
              <w:spacing w:before="58"/>
              <w:ind w:left="58" w:right="623"/>
              <w:rPr>
                <w:sz w:val="19"/>
                <w:szCs w:val="19"/>
              </w:rPr>
            </w:pPr>
            <w:r w:rsidRPr="006F2097">
              <w:rPr>
                <w:sz w:val="19"/>
                <w:szCs w:val="19"/>
              </w:rPr>
              <w:t>Caij Nplooj Ntoos Zeeg xyoo 2019 (Kev Loj Hlob ntawm ELPAC los ntawm xyoo 17-18 lub ntsiab lus suav mus rau 18-19 cov ntsiab lus xaus)</w:t>
            </w:r>
          </w:p>
          <w:p w14:paraId="6C6810D1" w14:textId="77777777" w:rsidR="00AD19E5" w:rsidRPr="006F2097" w:rsidRDefault="00AD19E5" w:rsidP="00AD19E5">
            <w:pPr>
              <w:pStyle w:val="TableParagraph"/>
              <w:rPr>
                <w:b/>
                <w:sz w:val="19"/>
                <w:szCs w:val="19"/>
              </w:rPr>
            </w:pPr>
          </w:p>
          <w:p w14:paraId="6F5A0281" w14:textId="77777777" w:rsidR="00AD19E5" w:rsidRPr="006F2097" w:rsidRDefault="00AD19E5" w:rsidP="00AD19E5">
            <w:pPr>
              <w:pStyle w:val="TableParagraph"/>
              <w:ind w:left="58" w:right="462"/>
              <w:rPr>
                <w:sz w:val="19"/>
                <w:szCs w:val="19"/>
              </w:rPr>
            </w:pPr>
            <w:r w:rsidRPr="006F2097">
              <w:rPr>
                <w:sz w:val="19"/>
                <w:szCs w:val="19"/>
              </w:rPr>
              <w:t>43.3% kev txhim kho ntawm Kev Paub Lus Askiv Zoo 1,857 ntawm 4,286 ELS. 36.1% Tswj Lawv Cov Qib cias</w:t>
            </w:r>
          </w:p>
        </w:tc>
      </w:tr>
    </w:tbl>
    <w:p w14:paraId="225B07DF" w14:textId="77777777" w:rsidR="00AD19E5" w:rsidRDefault="00AD19E5" w:rsidP="00AD19E5">
      <w:pPr>
        <w:spacing w:line="256" w:lineRule="exact"/>
        <w:rPr>
          <w:sz w:val="24"/>
        </w:rPr>
        <w:sectPr w:rsidR="00AD19E5">
          <w:pgSz w:w="15840" w:h="12240" w:orient="landscape"/>
          <w:pgMar w:top="720" w:right="600" w:bottom="720" w:left="600" w:header="0" w:footer="528" w:gutter="0"/>
          <w:cols w:space="720"/>
        </w:sectPr>
      </w:pPr>
    </w:p>
    <w:tbl>
      <w:tblPr>
        <w:tblW w:w="0" w:type="auto"/>
        <w:tblInd w:w="120" w:type="dxa"/>
        <w:tblBorders>
          <w:top w:val="single" w:sz="2" w:space="0" w:color="D5ABFF"/>
          <w:left w:val="single" w:sz="2" w:space="0" w:color="D5ABFF"/>
          <w:bottom w:val="single" w:sz="2" w:space="0" w:color="D5ABFF"/>
          <w:right w:val="single" w:sz="2" w:space="0" w:color="D5ABFF"/>
          <w:insideH w:val="single" w:sz="2" w:space="0" w:color="D5ABFF"/>
          <w:insideV w:val="single" w:sz="2" w:space="0" w:color="D5ABFF"/>
        </w:tblBorders>
        <w:tblLayout w:type="fixed"/>
        <w:tblCellMar>
          <w:left w:w="0" w:type="dxa"/>
          <w:right w:w="0" w:type="dxa"/>
        </w:tblCellMar>
        <w:tblLook w:val="01E0" w:firstRow="1" w:lastRow="1" w:firstColumn="1" w:lastColumn="1" w:noHBand="0" w:noVBand="0"/>
      </w:tblPr>
      <w:tblGrid>
        <w:gridCol w:w="7197"/>
        <w:gridCol w:w="7203"/>
      </w:tblGrid>
      <w:tr w:rsidR="00AD19E5" w14:paraId="57ED1080" w14:textId="77777777" w:rsidTr="00AD19E5">
        <w:trPr>
          <w:trHeight w:val="417"/>
        </w:trPr>
        <w:tc>
          <w:tcPr>
            <w:tcW w:w="7197" w:type="dxa"/>
          </w:tcPr>
          <w:p w14:paraId="1949C284" w14:textId="77777777" w:rsidR="00AD19E5" w:rsidRDefault="00AD19E5" w:rsidP="00AD19E5">
            <w:pPr>
              <w:pStyle w:val="TableParagraph"/>
              <w:spacing w:before="100"/>
              <w:ind w:right="3036"/>
              <w:rPr>
                <w:b/>
                <w:sz w:val="24"/>
              </w:rPr>
            </w:pPr>
            <w:r w:rsidRPr="006F2097">
              <w:rPr>
                <w:b/>
                <w:sz w:val="20"/>
                <w:szCs w:val="20"/>
              </w:rPr>
              <w:lastRenderedPageBreak/>
              <w:t xml:space="preserve">                                              Cias Siab Tias</w:t>
            </w:r>
          </w:p>
        </w:tc>
        <w:tc>
          <w:tcPr>
            <w:tcW w:w="7203" w:type="dxa"/>
          </w:tcPr>
          <w:p w14:paraId="3DB806E3" w14:textId="77777777" w:rsidR="00AD19E5" w:rsidRDefault="00AD19E5" w:rsidP="00AD19E5">
            <w:pPr>
              <w:pStyle w:val="TableParagraph"/>
              <w:spacing w:before="100"/>
              <w:ind w:right="3207"/>
              <w:rPr>
                <w:b/>
                <w:sz w:val="24"/>
              </w:rPr>
            </w:pPr>
            <w:r w:rsidRPr="006F2097">
              <w:rPr>
                <w:b/>
                <w:sz w:val="20"/>
                <w:szCs w:val="20"/>
              </w:rPr>
              <w:t xml:space="preserve">                              Tiag Tiag</w:t>
            </w:r>
          </w:p>
        </w:tc>
      </w:tr>
      <w:tr w:rsidR="00AD19E5" w14:paraId="3CBDD90B" w14:textId="77777777" w:rsidTr="00AD19E5">
        <w:trPr>
          <w:trHeight w:val="724"/>
        </w:trPr>
        <w:tc>
          <w:tcPr>
            <w:tcW w:w="7197" w:type="dxa"/>
            <w:shd w:val="clear" w:color="auto" w:fill="F1E4EF"/>
          </w:tcPr>
          <w:p w14:paraId="3C9ED6C4" w14:textId="77777777" w:rsidR="00AD19E5" w:rsidRPr="00385B29" w:rsidRDefault="00AD19E5" w:rsidP="00AD19E5">
            <w:pPr>
              <w:pStyle w:val="TableParagraph"/>
              <w:spacing w:before="173"/>
              <w:ind w:left="116"/>
              <w:rPr>
                <w:b/>
                <w:sz w:val="20"/>
                <w:szCs w:val="20"/>
              </w:rPr>
            </w:pPr>
            <w:r w:rsidRPr="00385B29">
              <w:rPr>
                <w:b/>
                <w:sz w:val="20"/>
                <w:szCs w:val="20"/>
              </w:rPr>
              <w:t>Lub hauv paus</w:t>
            </w:r>
          </w:p>
          <w:p w14:paraId="34A1F5FF" w14:textId="77777777" w:rsidR="00AD19E5" w:rsidRPr="00385B29" w:rsidRDefault="00AD19E5" w:rsidP="00AD19E5">
            <w:pPr>
              <w:pStyle w:val="TableParagraph"/>
              <w:spacing w:line="256" w:lineRule="exact"/>
              <w:ind w:left="116"/>
              <w:rPr>
                <w:sz w:val="20"/>
                <w:szCs w:val="20"/>
              </w:rPr>
            </w:pPr>
            <w:r w:rsidRPr="00385B29">
              <w:rPr>
                <w:sz w:val="20"/>
                <w:szCs w:val="20"/>
              </w:rPr>
              <w:t>Xyoo 2017--2018 yuav muab kev pib ua qhov ELPAC tshiab.</w:t>
            </w:r>
          </w:p>
        </w:tc>
        <w:tc>
          <w:tcPr>
            <w:tcW w:w="7203" w:type="dxa"/>
            <w:shd w:val="clear" w:color="auto" w:fill="F1E4EF"/>
          </w:tcPr>
          <w:p w14:paraId="4466F47B" w14:textId="77777777" w:rsidR="00AD19E5" w:rsidRPr="00385B29" w:rsidRDefault="00AD19E5" w:rsidP="00AD19E5">
            <w:pPr>
              <w:pStyle w:val="TableParagraph"/>
              <w:spacing w:before="58"/>
              <w:ind w:left="58"/>
              <w:rPr>
                <w:sz w:val="20"/>
                <w:szCs w:val="20"/>
              </w:rPr>
            </w:pPr>
            <w:r w:rsidRPr="00385B29">
              <w:rPr>
                <w:sz w:val="20"/>
                <w:szCs w:val="20"/>
              </w:rPr>
              <w:t xml:space="preserve">20.5% </w:t>
            </w:r>
            <w:ins w:id="6617" w:author="year" w:date="2021-07-09T04:44:00Z">
              <w:r>
                <w:rPr>
                  <w:sz w:val="20"/>
                  <w:szCs w:val="20"/>
                </w:rPr>
                <w:t xml:space="preserve">nce </w:t>
              </w:r>
            </w:ins>
            <w:r w:rsidRPr="00385B29">
              <w:rPr>
                <w:sz w:val="20"/>
                <w:szCs w:val="20"/>
              </w:rPr>
              <w:t>tsawg kawg yog ib qib.</w:t>
            </w:r>
          </w:p>
        </w:tc>
      </w:tr>
      <w:tr w:rsidR="00AD19E5" w14:paraId="648D302C" w14:textId="77777777" w:rsidTr="00AD19E5">
        <w:trPr>
          <w:trHeight w:val="2362"/>
        </w:trPr>
        <w:tc>
          <w:tcPr>
            <w:tcW w:w="7197" w:type="dxa"/>
            <w:tcBorders>
              <w:bottom w:val="nil"/>
            </w:tcBorders>
            <w:shd w:val="clear" w:color="auto" w:fill="F1E4EF"/>
          </w:tcPr>
          <w:p w14:paraId="5A3C43FA" w14:textId="77777777" w:rsidR="00AD19E5" w:rsidRPr="00385B29" w:rsidRDefault="00AD19E5" w:rsidP="00AD19E5">
            <w:pPr>
              <w:pStyle w:val="TableParagraph"/>
              <w:spacing w:before="116"/>
              <w:ind w:left="116"/>
              <w:rPr>
                <w:b/>
                <w:sz w:val="20"/>
                <w:szCs w:val="20"/>
              </w:rPr>
            </w:pPr>
            <w:r w:rsidRPr="00385B29">
              <w:rPr>
                <w:b/>
                <w:sz w:val="20"/>
                <w:szCs w:val="20"/>
              </w:rPr>
              <w:t>Metric / Qhov Taw Qhia</w:t>
            </w:r>
          </w:p>
          <w:p w14:paraId="5508A483" w14:textId="77777777" w:rsidR="00AD19E5" w:rsidRPr="00385B29" w:rsidRDefault="00AD19E5" w:rsidP="00AD19E5">
            <w:pPr>
              <w:pStyle w:val="TableParagraph"/>
              <w:ind w:left="116" w:right="189"/>
              <w:jc w:val="both"/>
              <w:rPr>
                <w:sz w:val="20"/>
                <w:szCs w:val="20"/>
              </w:rPr>
            </w:pPr>
            <w:r w:rsidRPr="00385B29">
              <w:rPr>
                <w:sz w:val="20"/>
                <w:szCs w:val="20"/>
              </w:rPr>
              <w:t>75% ntawm cov tub ntxhais kawm Qib Pib thiab 65% ntawm cov tub ntxhais kawm qib 1-3 yuav ua tau qhab nia ntawm los sis siab dua Pob Nyiaj &amp; kev ntsuam xyuas kev nyeem tau ua tiav.</w:t>
            </w:r>
          </w:p>
          <w:p w14:paraId="479C157F" w14:textId="77777777" w:rsidR="00AD19E5" w:rsidRPr="00385B29" w:rsidRDefault="00AD19E5" w:rsidP="00AD19E5">
            <w:pPr>
              <w:pStyle w:val="TableParagraph"/>
              <w:spacing w:before="115"/>
              <w:ind w:left="116"/>
              <w:rPr>
                <w:b/>
                <w:sz w:val="20"/>
                <w:szCs w:val="20"/>
              </w:rPr>
            </w:pPr>
            <w:r w:rsidRPr="00385B29">
              <w:rPr>
                <w:b/>
                <w:sz w:val="20"/>
                <w:szCs w:val="20"/>
              </w:rPr>
              <w:t>Xyoo 19-20</w:t>
            </w:r>
          </w:p>
          <w:p w14:paraId="49F19628" w14:textId="77777777" w:rsidR="00AD19E5" w:rsidRPr="00385B29" w:rsidRDefault="00AD19E5" w:rsidP="00AD19E5">
            <w:pPr>
              <w:pStyle w:val="TableParagraph"/>
              <w:ind w:left="116"/>
              <w:jc w:val="both"/>
              <w:rPr>
                <w:sz w:val="20"/>
                <w:szCs w:val="20"/>
              </w:rPr>
            </w:pPr>
            <w:r w:rsidRPr="00385B29">
              <w:rPr>
                <w:sz w:val="20"/>
                <w:szCs w:val="20"/>
              </w:rPr>
              <w:t>ELA: 40%</w:t>
            </w:r>
          </w:p>
          <w:p w14:paraId="541A6162" w14:textId="77777777" w:rsidR="00AD19E5" w:rsidRPr="00385B29" w:rsidRDefault="00AD19E5" w:rsidP="00AD19E5">
            <w:pPr>
              <w:pStyle w:val="TableParagraph"/>
              <w:ind w:left="116"/>
              <w:jc w:val="both"/>
              <w:rPr>
                <w:sz w:val="20"/>
                <w:szCs w:val="20"/>
              </w:rPr>
            </w:pPr>
            <w:r w:rsidRPr="00385B29">
              <w:rPr>
                <w:sz w:val="20"/>
                <w:szCs w:val="20"/>
              </w:rPr>
              <w:t>lej: 40%</w:t>
            </w:r>
          </w:p>
        </w:tc>
        <w:tc>
          <w:tcPr>
            <w:tcW w:w="7203" w:type="dxa"/>
            <w:tcBorders>
              <w:bottom w:val="nil"/>
            </w:tcBorders>
            <w:shd w:val="clear" w:color="auto" w:fill="F1E4EF"/>
          </w:tcPr>
          <w:p w14:paraId="1316D92D" w14:textId="77777777" w:rsidR="00AD19E5" w:rsidRPr="00385B29" w:rsidRDefault="00AD19E5" w:rsidP="00AD19E5">
            <w:pPr>
              <w:pStyle w:val="TableParagraph"/>
              <w:spacing w:before="58"/>
              <w:ind w:left="58"/>
              <w:rPr>
                <w:sz w:val="20"/>
                <w:szCs w:val="20"/>
              </w:rPr>
            </w:pPr>
            <w:r w:rsidRPr="00385B29">
              <w:rPr>
                <w:sz w:val="20"/>
                <w:szCs w:val="20"/>
              </w:rPr>
              <w:t>Caij nplooj zeeg xyoo 2019-20</w:t>
            </w:r>
          </w:p>
          <w:p w14:paraId="6E964E63" w14:textId="77777777" w:rsidR="00AD19E5" w:rsidRPr="00385B29" w:rsidRDefault="00AD19E5" w:rsidP="00AD19E5">
            <w:pPr>
              <w:pStyle w:val="TableParagraph"/>
              <w:rPr>
                <w:b/>
                <w:sz w:val="20"/>
                <w:szCs w:val="20"/>
              </w:rPr>
            </w:pPr>
          </w:p>
          <w:p w14:paraId="174A3144" w14:textId="77777777" w:rsidR="00AD19E5" w:rsidRPr="00385B29" w:rsidRDefault="00AD19E5" w:rsidP="00AD19E5">
            <w:pPr>
              <w:pStyle w:val="TableParagraph"/>
              <w:ind w:left="58"/>
              <w:rPr>
                <w:sz w:val="20"/>
                <w:szCs w:val="20"/>
              </w:rPr>
            </w:pPr>
            <w:r w:rsidRPr="00385B29">
              <w:rPr>
                <w:sz w:val="20"/>
                <w:szCs w:val="20"/>
              </w:rPr>
              <w:t>Me nyuam yaus - 60%</w:t>
            </w:r>
          </w:p>
          <w:p w14:paraId="1450B694" w14:textId="77777777" w:rsidR="00AD19E5" w:rsidRPr="00385B29" w:rsidRDefault="00AD19E5" w:rsidP="00AD19E5">
            <w:pPr>
              <w:pStyle w:val="TableParagraph"/>
              <w:ind w:left="58"/>
              <w:rPr>
                <w:sz w:val="20"/>
                <w:szCs w:val="20"/>
              </w:rPr>
            </w:pPr>
            <w:r w:rsidRPr="00385B29">
              <w:rPr>
                <w:sz w:val="20"/>
                <w:szCs w:val="20"/>
              </w:rPr>
              <w:t>Zeeg 1 - 28%</w:t>
            </w:r>
          </w:p>
          <w:p w14:paraId="7778FA11" w14:textId="77777777" w:rsidR="00AD19E5" w:rsidRPr="00385B29" w:rsidRDefault="00AD19E5" w:rsidP="00AD19E5">
            <w:pPr>
              <w:pStyle w:val="TableParagraph"/>
              <w:ind w:left="58"/>
              <w:rPr>
                <w:sz w:val="20"/>
                <w:szCs w:val="20"/>
              </w:rPr>
            </w:pPr>
            <w:r w:rsidRPr="00385B29">
              <w:rPr>
                <w:sz w:val="20"/>
                <w:szCs w:val="20"/>
              </w:rPr>
              <w:t>Zeeg 2 - 39%</w:t>
            </w:r>
          </w:p>
          <w:p w14:paraId="771E681E" w14:textId="77777777" w:rsidR="00AD19E5" w:rsidRPr="00385B29" w:rsidRDefault="00AD19E5" w:rsidP="00AD19E5">
            <w:pPr>
              <w:pStyle w:val="TableParagraph"/>
              <w:ind w:left="58"/>
              <w:rPr>
                <w:sz w:val="20"/>
                <w:szCs w:val="20"/>
              </w:rPr>
            </w:pPr>
            <w:r w:rsidRPr="00385B29">
              <w:rPr>
                <w:sz w:val="20"/>
                <w:szCs w:val="20"/>
              </w:rPr>
              <w:t xml:space="preserve">Zeeg 3 - Tsis </w:t>
            </w:r>
            <w:del w:id="6618" w:author="year" w:date="2021-07-09T04:46:00Z">
              <w:r w:rsidRPr="00385B29" w:rsidDel="004A3BA4">
                <w:rPr>
                  <w:sz w:val="20"/>
                  <w:szCs w:val="20"/>
                </w:rPr>
                <w:delText>tas yuav tsum muaj cai</w:delText>
              </w:r>
            </w:del>
            <w:ins w:id="6619" w:author="year" w:date="2021-07-09T04:46:00Z">
              <w:r>
                <w:rPr>
                  <w:sz w:val="20"/>
                  <w:szCs w:val="20"/>
                </w:rPr>
                <w:t xml:space="preserve"> yuav tau saib xyuas</w:t>
              </w:r>
            </w:ins>
          </w:p>
        </w:tc>
      </w:tr>
      <w:tr w:rsidR="00AD19E5" w14:paraId="19846D2C" w14:textId="77777777" w:rsidTr="00AD19E5">
        <w:trPr>
          <w:trHeight w:val="1571"/>
        </w:trPr>
        <w:tc>
          <w:tcPr>
            <w:tcW w:w="7197" w:type="dxa"/>
            <w:tcBorders>
              <w:top w:val="nil"/>
            </w:tcBorders>
            <w:shd w:val="clear" w:color="auto" w:fill="F1E4EF"/>
          </w:tcPr>
          <w:p w14:paraId="177DE9C5" w14:textId="77777777" w:rsidR="00AD19E5" w:rsidRPr="00385B29" w:rsidRDefault="00AD19E5" w:rsidP="00AD19E5">
            <w:pPr>
              <w:pStyle w:val="TableParagraph"/>
              <w:spacing w:before="191"/>
              <w:ind w:left="116"/>
              <w:rPr>
                <w:b/>
                <w:sz w:val="20"/>
                <w:szCs w:val="20"/>
              </w:rPr>
            </w:pPr>
            <w:r w:rsidRPr="00385B29">
              <w:rPr>
                <w:b/>
                <w:sz w:val="20"/>
                <w:szCs w:val="20"/>
              </w:rPr>
              <w:t>Lub hauv paus</w:t>
            </w:r>
          </w:p>
          <w:p w14:paraId="547DDF9D" w14:textId="77777777" w:rsidR="00AD19E5" w:rsidRPr="00385B29" w:rsidRDefault="00AD19E5" w:rsidP="00AD19E5">
            <w:pPr>
              <w:pStyle w:val="TableParagraph"/>
              <w:ind w:left="116"/>
              <w:rPr>
                <w:sz w:val="20"/>
                <w:szCs w:val="20"/>
              </w:rPr>
            </w:pPr>
            <w:r w:rsidRPr="00385B29">
              <w:rPr>
                <w:sz w:val="20"/>
                <w:szCs w:val="20"/>
              </w:rPr>
              <w:t>Xyoo 2016--2017:</w:t>
            </w:r>
          </w:p>
          <w:p w14:paraId="7BF87AF3" w14:textId="77777777" w:rsidR="00AD19E5" w:rsidRPr="00385B29" w:rsidRDefault="00AD19E5" w:rsidP="00AD19E5">
            <w:pPr>
              <w:pStyle w:val="TableParagraph"/>
              <w:ind w:left="116"/>
              <w:rPr>
                <w:sz w:val="20"/>
                <w:szCs w:val="20"/>
              </w:rPr>
            </w:pPr>
            <w:r w:rsidRPr="00385B29">
              <w:rPr>
                <w:sz w:val="20"/>
                <w:szCs w:val="20"/>
              </w:rPr>
              <w:t>ELA: 31%</w:t>
            </w:r>
          </w:p>
          <w:p w14:paraId="0691B238" w14:textId="77777777" w:rsidR="00AD19E5" w:rsidRPr="00385B29" w:rsidRDefault="00AD19E5" w:rsidP="00AD19E5">
            <w:pPr>
              <w:pStyle w:val="TableParagraph"/>
              <w:ind w:left="116"/>
              <w:rPr>
                <w:sz w:val="20"/>
                <w:szCs w:val="20"/>
              </w:rPr>
            </w:pPr>
            <w:r w:rsidRPr="00385B29">
              <w:rPr>
                <w:sz w:val="20"/>
                <w:szCs w:val="20"/>
              </w:rPr>
              <w:t>lej: 24%</w:t>
            </w:r>
          </w:p>
        </w:tc>
        <w:tc>
          <w:tcPr>
            <w:tcW w:w="7203" w:type="dxa"/>
            <w:tcBorders>
              <w:top w:val="nil"/>
            </w:tcBorders>
            <w:shd w:val="clear" w:color="auto" w:fill="F1E4EF"/>
          </w:tcPr>
          <w:p w14:paraId="1E6EBE3A" w14:textId="77777777" w:rsidR="00AD19E5" w:rsidRPr="00385B29" w:rsidRDefault="00AD19E5" w:rsidP="00AD19E5">
            <w:pPr>
              <w:pStyle w:val="TableParagraph"/>
              <w:rPr>
                <w:rFonts w:ascii="Times New Roman"/>
                <w:sz w:val="20"/>
                <w:szCs w:val="20"/>
              </w:rPr>
            </w:pPr>
          </w:p>
        </w:tc>
      </w:tr>
      <w:tr w:rsidR="00AD19E5" w14:paraId="18576E36" w14:textId="77777777" w:rsidTr="00AD19E5">
        <w:trPr>
          <w:trHeight w:val="729"/>
        </w:trPr>
        <w:tc>
          <w:tcPr>
            <w:tcW w:w="7197" w:type="dxa"/>
            <w:tcBorders>
              <w:bottom w:val="nil"/>
            </w:tcBorders>
            <w:shd w:val="clear" w:color="auto" w:fill="F1E4EF"/>
          </w:tcPr>
          <w:p w14:paraId="085CEA02" w14:textId="77777777" w:rsidR="00AD19E5" w:rsidRPr="00385B29" w:rsidRDefault="00AD19E5" w:rsidP="00AD19E5">
            <w:pPr>
              <w:pStyle w:val="TableParagraph"/>
              <w:spacing w:before="116"/>
              <w:ind w:left="116"/>
              <w:rPr>
                <w:b/>
                <w:sz w:val="20"/>
                <w:szCs w:val="20"/>
              </w:rPr>
            </w:pPr>
            <w:r w:rsidRPr="00385B29">
              <w:rPr>
                <w:b/>
                <w:sz w:val="20"/>
                <w:szCs w:val="20"/>
              </w:rPr>
              <w:t>Me</w:t>
            </w:r>
            <w:r>
              <w:rPr>
                <w:b/>
                <w:sz w:val="20"/>
                <w:szCs w:val="20"/>
              </w:rPr>
              <w:t>tric</w:t>
            </w:r>
            <w:r w:rsidRPr="00385B29">
              <w:rPr>
                <w:b/>
                <w:sz w:val="20"/>
                <w:szCs w:val="20"/>
              </w:rPr>
              <w:t xml:space="preserve"> / Qhov Taw Qhia</w:t>
            </w:r>
          </w:p>
          <w:p w14:paraId="6F8A0AF7" w14:textId="77777777" w:rsidR="00AD19E5" w:rsidRPr="00385B29" w:rsidRDefault="00AD19E5" w:rsidP="00AD19E5">
            <w:pPr>
              <w:pStyle w:val="TableParagraph"/>
              <w:ind w:left="116"/>
              <w:rPr>
                <w:sz w:val="20"/>
                <w:szCs w:val="20"/>
              </w:rPr>
            </w:pPr>
            <w:ins w:id="6620" w:author="year" w:date="2021-07-09T04:47:00Z">
              <w:r>
                <w:rPr>
                  <w:sz w:val="20"/>
                  <w:szCs w:val="20"/>
                </w:rPr>
                <w:t xml:space="preserve">EL cov kev rov qhia ntawv askiv dua tsawg tshaj yuav yog 10% </w:t>
              </w:r>
            </w:ins>
            <w:del w:id="6621" w:author="year" w:date="2021-07-09T04:48:00Z">
              <w:r w:rsidRPr="00385B29" w:rsidDel="004A3BA4">
                <w:rPr>
                  <w:sz w:val="20"/>
                  <w:szCs w:val="20"/>
                </w:rPr>
                <w:delText>Cov kawm lus Askiv kev faib kawm yog qhov tsawg kawg ntawm 10%.</w:delText>
              </w:r>
            </w:del>
          </w:p>
        </w:tc>
        <w:tc>
          <w:tcPr>
            <w:tcW w:w="7203" w:type="dxa"/>
            <w:tcBorders>
              <w:bottom w:val="nil"/>
            </w:tcBorders>
            <w:shd w:val="clear" w:color="auto" w:fill="F1E4EF"/>
          </w:tcPr>
          <w:p w14:paraId="1DD3A76F" w14:textId="77777777" w:rsidR="00AD19E5" w:rsidRPr="00385B29" w:rsidRDefault="00AD19E5" w:rsidP="00AD19E5">
            <w:pPr>
              <w:pStyle w:val="TableParagraph"/>
              <w:spacing w:before="58"/>
              <w:ind w:left="58"/>
              <w:rPr>
                <w:sz w:val="20"/>
                <w:szCs w:val="20"/>
              </w:rPr>
            </w:pPr>
            <w:r w:rsidRPr="00385B29">
              <w:rPr>
                <w:sz w:val="20"/>
                <w:szCs w:val="20"/>
              </w:rPr>
              <w:t>Xyoo 2019-20 Qhia Tshaj Tawm:</w:t>
            </w:r>
          </w:p>
          <w:p w14:paraId="5BCB10FC" w14:textId="77777777" w:rsidR="00AD19E5" w:rsidRPr="00385B29" w:rsidRDefault="00AD19E5" w:rsidP="00AD19E5">
            <w:pPr>
              <w:pStyle w:val="TableParagraph"/>
              <w:ind w:left="58"/>
              <w:rPr>
                <w:sz w:val="20"/>
                <w:szCs w:val="20"/>
              </w:rPr>
            </w:pPr>
            <w:r w:rsidRPr="00385B29">
              <w:rPr>
                <w:sz w:val="20"/>
                <w:szCs w:val="20"/>
              </w:rPr>
              <w:t>11.4% (746 tus tub ntxhais kawm)</w:t>
            </w:r>
          </w:p>
        </w:tc>
      </w:tr>
      <w:tr w:rsidR="00AD19E5" w14:paraId="0E3828C4" w14:textId="77777777" w:rsidTr="00AD19E5">
        <w:trPr>
          <w:trHeight w:val="333"/>
        </w:trPr>
        <w:tc>
          <w:tcPr>
            <w:tcW w:w="7197" w:type="dxa"/>
            <w:tcBorders>
              <w:top w:val="nil"/>
              <w:bottom w:val="nil"/>
            </w:tcBorders>
            <w:shd w:val="clear" w:color="auto" w:fill="F1E4EF"/>
          </w:tcPr>
          <w:p w14:paraId="6D2BDF36" w14:textId="77777777" w:rsidR="00AD19E5" w:rsidRPr="00385B29" w:rsidRDefault="00AD19E5" w:rsidP="00AD19E5">
            <w:pPr>
              <w:pStyle w:val="TableParagraph"/>
              <w:spacing w:before="53" w:line="260" w:lineRule="exact"/>
              <w:ind w:left="116"/>
              <w:rPr>
                <w:b/>
                <w:sz w:val="20"/>
                <w:szCs w:val="20"/>
              </w:rPr>
            </w:pPr>
            <w:r w:rsidRPr="00385B29">
              <w:rPr>
                <w:b/>
                <w:sz w:val="20"/>
                <w:szCs w:val="20"/>
              </w:rPr>
              <w:t>Xyoo 19-20</w:t>
            </w:r>
          </w:p>
        </w:tc>
        <w:tc>
          <w:tcPr>
            <w:tcW w:w="7203" w:type="dxa"/>
            <w:tcBorders>
              <w:top w:val="nil"/>
              <w:bottom w:val="nil"/>
            </w:tcBorders>
            <w:shd w:val="clear" w:color="auto" w:fill="F1E4EF"/>
          </w:tcPr>
          <w:p w14:paraId="471F1367" w14:textId="77777777" w:rsidR="00AD19E5" w:rsidRPr="00385B29" w:rsidRDefault="00AD19E5" w:rsidP="00AD19E5">
            <w:pPr>
              <w:pStyle w:val="TableParagraph"/>
              <w:rPr>
                <w:rFonts w:ascii="Times New Roman"/>
                <w:sz w:val="20"/>
                <w:szCs w:val="20"/>
              </w:rPr>
            </w:pPr>
          </w:p>
        </w:tc>
      </w:tr>
      <w:tr w:rsidR="00AD19E5" w14:paraId="1790689E" w14:textId="77777777" w:rsidTr="00AD19E5">
        <w:trPr>
          <w:trHeight w:val="333"/>
        </w:trPr>
        <w:tc>
          <w:tcPr>
            <w:tcW w:w="7197" w:type="dxa"/>
            <w:tcBorders>
              <w:top w:val="nil"/>
              <w:bottom w:val="nil"/>
            </w:tcBorders>
            <w:shd w:val="clear" w:color="auto" w:fill="F1E4EF"/>
          </w:tcPr>
          <w:p w14:paraId="1B80B295" w14:textId="77777777" w:rsidR="00AD19E5" w:rsidRPr="00385B29" w:rsidRDefault="00AD19E5" w:rsidP="00AD19E5">
            <w:pPr>
              <w:pStyle w:val="TableParagraph"/>
              <w:spacing w:line="272" w:lineRule="exact"/>
              <w:ind w:left="116"/>
              <w:rPr>
                <w:sz w:val="20"/>
                <w:szCs w:val="20"/>
              </w:rPr>
            </w:pPr>
            <w:r w:rsidRPr="00385B29">
              <w:rPr>
                <w:sz w:val="20"/>
                <w:szCs w:val="20"/>
              </w:rPr>
              <w:t>10%</w:t>
            </w:r>
          </w:p>
        </w:tc>
        <w:tc>
          <w:tcPr>
            <w:tcW w:w="7203" w:type="dxa"/>
            <w:tcBorders>
              <w:top w:val="nil"/>
              <w:bottom w:val="nil"/>
            </w:tcBorders>
            <w:shd w:val="clear" w:color="auto" w:fill="F1E4EF"/>
          </w:tcPr>
          <w:p w14:paraId="334FCDA1" w14:textId="77777777" w:rsidR="00AD19E5" w:rsidRPr="00385B29" w:rsidRDefault="00AD19E5" w:rsidP="00AD19E5">
            <w:pPr>
              <w:pStyle w:val="TableParagraph"/>
              <w:rPr>
                <w:rFonts w:ascii="Times New Roman"/>
                <w:sz w:val="20"/>
                <w:szCs w:val="20"/>
              </w:rPr>
            </w:pPr>
          </w:p>
        </w:tc>
      </w:tr>
      <w:tr w:rsidR="00AD19E5" w14:paraId="4CB44F3F" w14:textId="77777777" w:rsidTr="00AD19E5">
        <w:trPr>
          <w:trHeight w:val="333"/>
        </w:trPr>
        <w:tc>
          <w:tcPr>
            <w:tcW w:w="7197" w:type="dxa"/>
            <w:tcBorders>
              <w:top w:val="nil"/>
              <w:bottom w:val="nil"/>
            </w:tcBorders>
            <w:shd w:val="clear" w:color="auto" w:fill="F1E4EF"/>
          </w:tcPr>
          <w:p w14:paraId="1A0A21AF" w14:textId="77777777" w:rsidR="00AD19E5" w:rsidRPr="00385B29" w:rsidRDefault="00AD19E5" w:rsidP="00AD19E5">
            <w:pPr>
              <w:pStyle w:val="TableParagraph"/>
              <w:spacing w:before="53" w:line="260" w:lineRule="exact"/>
              <w:ind w:left="116"/>
              <w:rPr>
                <w:b/>
                <w:sz w:val="20"/>
                <w:szCs w:val="20"/>
              </w:rPr>
            </w:pPr>
            <w:r w:rsidRPr="00385B29">
              <w:rPr>
                <w:b/>
                <w:sz w:val="20"/>
                <w:szCs w:val="20"/>
              </w:rPr>
              <w:t>Lub hauv paus</w:t>
            </w:r>
          </w:p>
        </w:tc>
        <w:tc>
          <w:tcPr>
            <w:tcW w:w="7203" w:type="dxa"/>
            <w:tcBorders>
              <w:top w:val="nil"/>
              <w:bottom w:val="nil"/>
            </w:tcBorders>
            <w:shd w:val="clear" w:color="auto" w:fill="F1E4EF"/>
          </w:tcPr>
          <w:p w14:paraId="11BAF777" w14:textId="77777777" w:rsidR="00AD19E5" w:rsidRPr="00385B29" w:rsidRDefault="00AD19E5" w:rsidP="00AD19E5">
            <w:pPr>
              <w:pStyle w:val="TableParagraph"/>
              <w:rPr>
                <w:rFonts w:ascii="Times New Roman"/>
                <w:sz w:val="20"/>
                <w:szCs w:val="20"/>
              </w:rPr>
            </w:pPr>
          </w:p>
        </w:tc>
      </w:tr>
      <w:tr w:rsidR="00AD19E5" w14:paraId="70AF355C" w14:textId="77777777" w:rsidTr="00AD19E5">
        <w:trPr>
          <w:trHeight w:val="275"/>
        </w:trPr>
        <w:tc>
          <w:tcPr>
            <w:tcW w:w="7197" w:type="dxa"/>
            <w:tcBorders>
              <w:top w:val="nil"/>
              <w:bottom w:val="nil"/>
            </w:tcBorders>
            <w:shd w:val="clear" w:color="auto" w:fill="F1E4EF"/>
          </w:tcPr>
          <w:p w14:paraId="3C50F483" w14:textId="77777777" w:rsidR="00AD19E5" w:rsidRPr="00385B29" w:rsidRDefault="00AD19E5" w:rsidP="00AD19E5">
            <w:pPr>
              <w:pStyle w:val="TableParagraph"/>
              <w:spacing w:line="256" w:lineRule="exact"/>
              <w:ind w:left="116"/>
              <w:rPr>
                <w:sz w:val="20"/>
                <w:szCs w:val="20"/>
              </w:rPr>
            </w:pPr>
            <w:r w:rsidRPr="00385B29">
              <w:rPr>
                <w:sz w:val="20"/>
                <w:szCs w:val="20"/>
              </w:rPr>
              <w:t>Xyoo 2016--2017</w:t>
            </w:r>
          </w:p>
        </w:tc>
        <w:tc>
          <w:tcPr>
            <w:tcW w:w="7203" w:type="dxa"/>
            <w:tcBorders>
              <w:top w:val="nil"/>
              <w:bottom w:val="nil"/>
            </w:tcBorders>
            <w:shd w:val="clear" w:color="auto" w:fill="F1E4EF"/>
          </w:tcPr>
          <w:p w14:paraId="08C10A27" w14:textId="77777777" w:rsidR="00AD19E5" w:rsidRPr="00385B29" w:rsidRDefault="00AD19E5" w:rsidP="00AD19E5">
            <w:pPr>
              <w:pStyle w:val="TableParagraph"/>
              <w:rPr>
                <w:rFonts w:ascii="Times New Roman"/>
                <w:sz w:val="20"/>
                <w:szCs w:val="20"/>
              </w:rPr>
            </w:pPr>
          </w:p>
        </w:tc>
      </w:tr>
      <w:tr w:rsidR="00AD19E5" w14:paraId="13F82C95" w14:textId="77777777" w:rsidTr="00AD19E5">
        <w:trPr>
          <w:trHeight w:val="548"/>
        </w:trPr>
        <w:tc>
          <w:tcPr>
            <w:tcW w:w="7197" w:type="dxa"/>
            <w:tcBorders>
              <w:top w:val="nil"/>
            </w:tcBorders>
            <w:shd w:val="clear" w:color="auto" w:fill="F1E4EF"/>
          </w:tcPr>
          <w:p w14:paraId="0C9EF74C" w14:textId="77777777" w:rsidR="00AD19E5" w:rsidRPr="00385B29" w:rsidRDefault="00AD19E5" w:rsidP="00AD19E5">
            <w:pPr>
              <w:pStyle w:val="TableParagraph"/>
              <w:spacing w:line="272" w:lineRule="exact"/>
              <w:ind w:left="116"/>
              <w:rPr>
                <w:sz w:val="20"/>
                <w:szCs w:val="20"/>
              </w:rPr>
            </w:pPr>
            <w:r w:rsidRPr="00385B29">
              <w:rPr>
                <w:sz w:val="20"/>
                <w:szCs w:val="20"/>
              </w:rPr>
              <w:t>29%</w:t>
            </w:r>
          </w:p>
        </w:tc>
        <w:tc>
          <w:tcPr>
            <w:tcW w:w="7203" w:type="dxa"/>
            <w:tcBorders>
              <w:top w:val="nil"/>
            </w:tcBorders>
            <w:shd w:val="clear" w:color="auto" w:fill="F1E4EF"/>
          </w:tcPr>
          <w:p w14:paraId="4981CF3D" w14:textId="77777777" w:rsidR="00AD19E5" w:rsidRPr="00385B29" w:rsidRDefault="00AD19E5" w:rsidP="00AD19E5">
            <w:pPr>
              <w:pStyle w:val="TableParagraph"/>
              <w:rPr>
                <w:rFonts w:ascii="Times New Roman"/>
                <w:sz w:val="20"/>
                <w:szCs w:val="20"/>
              </w:rPr>
            </w:pPr>
          </w:p>
        </w:tc>
      </w:tr>
    </w:tbl>
    <w:p w14:paraId="32D3064E" w14:textId="77777777" w:rsidR="00AD19E5" w:rsidRDefault="00AD19E5" w:rsidP="00AD19E5">
      <w:pPr>
        <w:pStyle w:val="BodyText"/>
        <w:spacing w:before="1"/>
        <w:rPr>
          <w:b/>
          <w:sz w:val="16"/>
        </w:rPr>
      </w:pPr>
    </w:p>
    <w:p w14:paraId="64A59E53" w14:textId="77777777" w:rsidR="00AD19E5" w:rsidRPr="00DB103C" w:rsidRDefault="00AD19E5" w:rsidP="00AD19E5">
      <w:pPr>
        <w:spacing w:before="91"/>
        <w:ind w:left="120"/>
        <w:rPr>
          <w:b/>
          <w:sz w:val="24"/>
          <w:szCs w:val="24"/>
        </w:rPr>
      </w:pPr>
      <w:hyperlink r:id="rId66" w:anchor="AUActions">
        <w:r w:rsidRPr="00DB103C">
          <w:rPr>
            <w:b/>
            <w:sz w:val="24"/>
            <w:szCs w:val="24"/>
          </w:rPr>
          <w:t>Cov Kev Ua / Cov Kev Pab</w:t>
        </w:r>
      </w:hyperlink>
      <w:r w:rsidRPr="00DB103C">
        <w:rPr>
          <w:b/>
          <w:sz w:val="24"/>
          <w:szCs w:val="24"/>
        </w:rPr>
        <w:t xml:space="preserve"> Cuam</w:t>
      </w:r>
    </w:p>
    <w:tbl>
      <w:tblPr>
        <w:tblW w:w="0" w:type="auto"/>
        <w:tblInd w:w="121" w:type="dxa"/>
        <w:tblBorders>
          <w:top w:val="single" w:sz="2" w:space="0" w:color="D5ABFF"/>
          <w:left w:val="single" w:sz="2" w:space="0" w:color="D5ABFF"/>
          <w:bottom w:val="single" w:sz="2" w:space="0" w:color="D5ABFF"/>
          <w:right w:val="single" w:sz="2" w:space="0" w:color="D5ABFF"/>
          <w:insideH w:val="single" w:sz="2" w:space="0" w:color="D5ABFF"/>
          <w:insideV w:val="single" w:sz="2" w:space="0" w:color="D5ABFF"/>
        </w:tblBorders>
        <w:tblLayout w:type="fixed"/>
        <w:tblCellMar>
          <w:left w:w="0" w:type="dxa"/>
          <w:right w:w="0" w:type="dxa"/>
        </w:tblCellMar>
        <w:tblLook w:val="01E0" w:firstRow="1" w:lastRow="1" w:firstColumn="1" w:lastColumn="1" w:noHBand="0" w:noVBand="0"/>
      </w:tblPr>
      <w:tblGrid>
        <w:gridCol w:w="7200"/>
        <w:gridCol w:w="3601"/>
        <w:gridCol w:w="3598"/>
      </w:tblGrid>
      <w:tr w:rsidR="00AD19E5" w14:paraId="5E178822" w14:textId="77777777" w:rsidTr="00AD19E5">
        <w:trPr>
          <w:trHeight w:val="609"/>
        </w:trPr>
        <w:tc>
          <w:tcPr>
            <w:tcW w:w="7200" w:type="dxa"/>
          </w:tcPr>
          <w:p w14:paraId="40B7B4A3" w14:textId="77777777" w:rsidR="00AD19E5" w:rsidRDefault="00AD19E5" w:rsidP="00AD19E5">
            <w:pPr>
              <w:pStyle w:val="TableParagraph"/>
              <w:spacing w:before="58" w:line="270" w:lineRule="atLeast"/>
              <w:ind w:right="2626"/>
              <w:rPr>
                <w:b/>
                <w:sz w:val="24"/>
              </w:rPr>
            </w:pPr>
            <w:r w:rsidRPr="00B26303">
              <w:rPr>
                <w:b/>
                <w:sz w:val="19"/>
                <w:szCs w:val="19"/>
              </w:rPr>
              <w:t>Cov Kev Npaj Kev Ua/Kev Pab cuam</w:t>
            </w:r>
          </w:p>
        </w:tc>
        <w:tc>
          <w:tcPr>
            <w:tcW w:w="3601" w:type="dxa"/>
          </w:tcPr>
          <w:p w14:paraId="6299ACED" w14:textId="77777777" w:rsidR="00AD19E5" w:rsidRDefault="00AD19E5" w:rsidP="00AD19E5">
            <w:pPr>
              <w:pStyle w:val="TableParagraph"/>
              <w:spacing w:before="58" w:line="270" w:lineRule="atLeast"/>
              <w:ind w:right="1016"/>
              <w:rPr>
                <w:b/>
                <w:sz w:val="24"/>
              </w:rPr>
            </w:pPr>
            <w:r w:rsidRPr="00B26303">
              <w:rPr>
                <w:b/>
                <w:sz w:val="19"/>
                <w:szCs w:val="19"/>
              </w:rPr>
              <w:t>Kev Siv Pob Nyiaj</w:t>
            </w:r>
          </w:p>
        </w:tc>
        <w:tc>
          <w:tcPr>
            <w:tcW w:w="3598" w:type="dxa"/>
          </w:tcPr>
          <w:p w14:paraId="3C8BE686" w14:textId="77777777" w:rsidR="00AD19E5" w:rsidRDefault="00AD19E5" w:rsidP="00AD19E5">
            <w:pPr>
              <w:pStyle w:val="TableParagraph"/>
              <w:spacing w:before="58" w:line="270" w:lineRule="atLeast"/>
              <w:ind w:right="1014"/>
              <w:rPr>
                <w:b/>
                <w:sz w:val="24"/>
              </w:rPr>
            </w:pPr>
            <w:r w:rsidRPr="00B26303">
              <w:rPr>
                <w:b/>
                <w:sz w:val="19"/>
                <w:szCs w:val="19"/>
              </w:rPr>
              <w:t>Kev Siv Nyiaj Tiag</w:t>
            </w:r>
          </w:p>
        </w:tc>
      </w:tr>
      <w:tr w:rsidR="00AD19E5" w14:paraId="115C6EBC" w14:textId="77777777" w:rsidTr="00AD19E5">
        <w:trPr>
          <w:trHeight w:val="932"/>
        </w:trPr>
        <w:tc>
          <w:tcPr>
            <w:tcW w:w="7200" w:type="dxa"/>
            <w:vMerge w:val="restart"/>
            <w:shd w:val="clear" w:color="auto" w:fill="F1E4EF"/>
          </w:tcPr>
          <w:p w14:paraId="47CE57F1" w14:textId="77777777" w:rsidR="00AD19E5" w:rsidRPr="009C0B5A" w:rsidRDefault="00AD19E5" w:rsidP="00AD19E5">
            <w:pPr>
              <w:pStyle w:val="TableParagraph"/>
              <w:spacing w:before="118"/>
              <w:ind w:left="116" w:right="467"/>
              <w:rPr>
                <w:sz w:val="19"/>
                <w:szCs w:val="19"/>
              </w:rPr>
            </w:pPr>
            <w:r w:rsidRPr="009C0B5A">
              <w:rPr>
                <w:sz w:val="19"/>
                <w:szCs w:val="19"/>
              </w:rPr>
              <w:t xml:space="preserve">2.1 Txhim kho thiab txuas ntxiv Kev Kawm </w:t>
            </w:r>
            <w:ins w:id="6622" w:author="year" w:date="2021-07-09T04:51:00Z">
              <w:r>
                <w:rPr>
                  <w:sz w:val="19"/>
                  <w:szCs w:val="19"/>
                </w:rPr>
                <w:t xml:space="preserve">txog hauj lwm txhawm rau tsim lub khoos kas kawm ntawv uas cuam tshuam txog qib kawm ntau xyoo uas tsa kev kawm nrog kev paub ntawm hauj lwm los tsim cov tub ntxhais kawm nrog rau cov kev kawm txuas ntawm qib nrab thiab hauj lwm. </w:t>
              </w:r>
            </w:ins>
            <w:del w:id="6623" w:author="year" w:date="2021-07-09T04:51:00Z">
              <w:r w:rsidRPr="009C0B5A" w:rsidDel="00DF2242">
                <w:rPr>
                  <w:sz w:val="19"/>
                  <w:szCs w:val="19"/>
                </w:rPr>
                <w:delText xml:space="preserve">Ua Hauj lwm </w:delText>
              </w:r>
            </w:del>
            <w:del w:id="6624" w:author="year" w:date="2021-07-09T04:57:00Z">
              <w:r w:rsidRPr="009C0B5A" w:rsidDel="00DF2242">
                <w:rPr>
                  <w:sz w:val="19"/>
                  <w:szCs w:val="19"/>
                </w:rPr>
                <w:delText>Muab Kev Kawm los muab txoj hauj lwm ntawm kev kawm uas muaj ntau yam kev qhia ua ntu zus uas muab cov kev paub kev kawm nrog cov ntaub ntawm thiab hauj lwm kom muab tau cov tub ntxhais kawm txoj hauv kev rau kev kawm tom qab kawm tiav theem siab thiab kev ua hauj lwm</w:delText>
              </w:r>
            </w:del>
            <w:r w:rsidRPr="009C0B5A">
              <w:rPr>
                <w:sz w:val="19"/>
                <w:szCs w:val="19"/>
              </w:rPr>
              <w:t>.</w:t>
            </w:r>
          </w:p>
        </w:tc>
        <w:tc>
          <w:tcPr>
            <w:tcW w:w="3601" w:type="dxa"/>
            <w:tcBorders>
              <w:bottom w:val="nil"/>
            </w:tcBorders>
            <w:shd w:val="clear" w:color="auto" w:fill="F1E4EF"/>
          </w:tcPr>
          <w:p w14:paraId="52109F5A" w14:textId="77777777" w:rsidR="00AD19E5" w:rsidRPr="009C0B5A" w:rsidRDefault="00AD19E5" w:rsidP="00AD19E5">
            <w:pPr>
              <w:pStyle w:val="TableParagraph"/>
              <w:spacing w:before="176"/>
              <w:ind w:left="235"/>
              <w:rPr>
                <w:sz w:val="19"/>
                <w:szCs w:val="19"/>
              </w:rPr>
            </w:pPr>
            <w:r w:rsidRPr="009C0B5A">
              <w:rPr>
                <w:sz w:val="19"/>
                <w:szCs w:val="19"/>
              </w:rPr>
              <w:t>1000, 3000, 4000, 5000 LCFF</w:t>
            </w:r>
          </w:p>
          <w:p w14:paraId="62BE21A0" w14:textId="77777777" w:rsidR="00AD19E5" w:rsidRPr="009C0B5A" w:rsidRDefault="00AD19E5" w:rsidP="00AD19E5">
            <w:pPr>
              <w:pStyle w:val="TableParagraph"/>
              <w:ind w:left="174"/>
              <w:rPr>
                <w:sz w:val="19"/>
                <w:szCs w:val="19"/>
              </w:rPr>
            </w:pPr>
            <w:ins w:id="6625" w:author="year" w:date="2021-07-09T04:59:00Z">
              <w:r>
                <w:rPr>
                  <w:sz w:val="19"/>
                  <w:szCs w:val="19"/>
                </w:rPr>
                <w:t xml:space="preserve">Kev </w:t>
              </w:r>
            </w:ins>
            <w:del w:id="6626" w:author="year" w:date="2021-07-09T04:59:00Z">
              <w:r w:rsidRPr="009C0B5A" w:rsidDel="00DF2242">
                <w:rPr>
                  <w:sz w:val="19"/>
                  <w:szCs w:val="19"/>
                </w:rPr>
                <w:delText>T</w:delText>
              </w:r>
            </w:del>
            <w:ins w:id="6627" w:author="year" w:date="2021-07-09T04:59:00Z">
              <w:r>
                <w:rPr>
                  <w:sz w:val="19"/>
                  <w:szCs w:val="19"/>
                </w:rPr>
                <w:t xml:space="preserve"> t</w:t>
              </w:r>
            </w:ins>
            <w:r w:rsidRPr="009C0B5A">
              <w:rPr>
                <w:sz w:val="19"/>
                <w:szCs w:val="19"/>
              </w:rPr>
              <w:t xml:space="preserve">xhawb Ntxiv thiab Kev </w:t>
            </w:r>
            <w:del w:id="6628" w:author="year" w:date="2021-07-09T04:59:00Z">
              <w:r w:rsidRPr="009C0B5A" w:rsidDel="00DF2242">
                <w:rPr>
                  <w:sz w:val="19"/>
                  <w:szCs w:val="19"/>
                </w:rPr>
                <w:delText>Tshuaj Daws Mob</w:delText>
              </w:r>
            </w:del>
            <w:ins w:id="6629" w:author="year" w:date="2021-07-09T04:59:00Z">
              <w:r>
                <w:rPr>
                  <w:sz w:val="19"/>
                  <w:szCs w:val="19"/>
                </w:rPr>
                <w:t>rau siab</w:t>
              </w:r>
            </w:ins>
          </w:p>
          <w:p w14:paraId="331CE07A" w14:textId="77777777" w:rsidR="00AD19E5" w:rsidRPr="009C0B5A" w:rsidRDefault="00AD19E5" w:rsidP="00AD19E5">
            <w:pPr>
              <w:pStyle w:val="TableParagraph"/>
              <w:spacing w:line="230" w:lineRule="exact"/>
              <w:ind w:left="174"/>
              <w:rPr>
                <w:sz w:val="19"/>
                <w:szCs w:val="19"/>
              </w:rPr>
            </w:pPr>
            <w:r w:rsidRPr="009C0B5A">
              <w:rPr>
                <w:sz w:val="19"/>
                <w:szCs w:val="19"/>
              </w:rPr>
              <w:t>$ 1,401,528</w:t>
            </w:r>
          </w:p>
        </w:tc>
        <w:tc>
          <w:tcPr>
            <w:tcW w:w="3598" w:type="dxa"/>
            <w:tcBorders>
              <w:bottom w:val="nil"/>
            </w:tcBorders>
            <w:shd w:val="clear" w:color="auto" w:fill="F1E4EF"/>
          </w:tcPr>
          <w:p w14:paraId="75DC6AA1" w14:textId="77777777" w:rsidR="00AD19E5" w:rsidRPr="009C0B5A" w:rsidRDefault="00AD19E5" w:rsidP="00AD19E5">
            <w:pPr>
              <w:pStyle w:val="TableParagraph"/>
              <w:spacing w:before="176"/>
              <w:ind w:left="179"/>
              <w:rPr>
                <w:sz w:val="19"/>
                <w:szCs w:val="19"/>
              </w:rPr>
            </w:pPr>
            <w:r w:rsidRPr="009C0B5A">
              <w:rPr>
                <w:sz w:val="19"/>
                <w:szCs w:val="19"/>
              </w:rPr>
              <w:t>1000, 3000, 4000, 5000 LCFF</w:t>
            </w:r>
          </w:p>
          <w:p w14:paraId="23F3992D" w14:textId="77777777" w:rsidR="00AD19E5" w:rsidRPr="009C0B5A" w:rsidRDefault="00AD19E5" w:rsidP="00AD19E5">
            <w:pPr>
              <w:pStyle w:val="TableParagraph"/>
              <w:ind w:left="118"/>
              <w:rPr>
                <w:sz w:val="19"/>
                <w:szCs w:val="19"/>
              </w:rPr>
            </w:pPr>
            <w:r w:rsidRPr="009C0B5A">
              <w:rPr>
                <w:sz w:val="19"/>
                <w:szCs w:val="19"/>
              </w:rPr>
              <w:t>Txhawb Ntxiv thiab Kev Tshuaj Daws Mob</w:t>
            </w:r>
          </w:p>
          <w:p w14:paraId="53482265" w14:textId="77777777" w:rsidR="00AD19E5" w:rsidRPr="009C0B5A" w:rsidRDefault="00AD19E5" w:rsidP="00AD19E5">
            <w:pPr>
              <w:pStyle w:val="TableParagraph"/>
              <w:spacing w:line="230" w:lineRule="exact"/>
              <w:ind w:left="118"/>
              <w:rPr>
                <w:sz w:val="19"/>
                <w:szCs w:val="19"/>
              </w:rPr>
            </w:pPr>
            <w:r w:rsidRPr="009C0B5A">
              <w:rPr>
                <w:sz w:val="19"/>
                <w:szCs w:val="19"/>
              </w:rPr>
              <w:t>$ 1,401,531</w:t>
            </w:r>
          </w:p>
        </w:tc>
      </w:tr>
      <w:tr w:rsidR="00AD19E5" w14:paraId="2BF65DC0" w14:textId="77777777" w:rsidTr="00AD19E5">
        <w:trPr>
          <w:trHeight w:val="505"/>
        </w:trPr>
        <w:tc>
          <w:tcPr>
            <w:tcW w:w="7200" w:type="dxa"/>
            <w:vMerge/>
            <w:tcBorders>
              <w:top w:val="nil"/>
            </w:tcBorders>
            <w:shd w:val="clear" w:color="auto" w:fill="F1E4EF"/>
          </w:tcPr>
          <w:p w14:paraId="2210E74F" w14:textId="77777777" w:rsidR="00AD19E5" w:rsidRPr="009C0B5A" w:rsidRDefault="00AD19E5" w:rsidP="00AD19E5">
            <w:pPr>
              <w:rPr>
                <w:sz w:val="19"/>
                <w:szCs w:val="19"/>
              </w:rPr>
            </w:pPr>
          </w:p>
        </w:tc>
        <w:tc>
          <w:tcPr>
            <w:tcW w:w="7199" w:type="dxa"/>
            <w:gridSpan w:val="2"/>
            <w:tcBorders>
              <w:top w:val="nil"/>
            </w:tcBorders>
            <w:shd w:val="clear" w:color="auto" w:fill="F1E4EF"/>
          </w:tcPr>
          <w:p w14:paraId="7D868056" w14:textId="77777777" w:rsidR="00AD19E5" w:rsidRPr="009C0B5A" w:rsidRDefault="00AD19E5" w:rsidP="00AD19E5">
            <w:pPr>
              <w:pStyle w:val="TableParagraph"/>
              <w:rPr>
                <w:rFonts w:ascii="Times New Roman"/>
                <w:sz w:val="19"/>
                <w:szCs w:val="19"/>
              </w:rPr>
            </w:pPr>
          </w:p>
        </w:tc>
      </w:tr>
    </w:tbl>
    <w:p w14:paraId="257767FE" w14:textId="77777777" w:rsidR="00AD19E5" w:rsidRDefault="00AD19E5" w:rsidP="00AD19E5">
      <w:pPr>
        <w:rPr>
          <w:rFonts w:ascii="Times New Roman"/>
        </w:rPr>
        <w:sectPr w:rsidR="00AD19E5">
          <w:pgSz w:w="15840" w:h="12240" w:orient="landscape"/>
          <w:pgMar w:top="720" w:right="600" w:bottom="720" w:left="600" w:header="0" w:footer="528" w:gutter="0"/>
          <w:cols w:space="720"/>
        </w:sectPr>
      </w:pPr>
    </w:p>
    <w:tbl>
      <w:tblPr>
        <w:tblW w:w="0" w:type="auto"/>
        <w:tblInd w:w="121" w:type="dxa"/>
        <w:tblBorders>
          <w:top w:val="single" w:sz="2" w:space="0" w:color="D5ABFF"/>
          <w:left w:val="single" w:sz="2" w:space="0" w:color="D5ABFF"/>
          <w:bottom w:val="single" w:sz="2" w:space="0" w:color="D5ABFF"/>
          <w:right w:val="single" w:sz="2" w:space="0" w:color="D5ABFF"/>
          <w:insideH w:val="single" w:sz="2" w:space="0" w:color="D5ABFF"/>
          <w:insideV w:val="single" w:sz="2" w:space="0" w:color="D5ABFF"/>
        </w:tblBorders>
        <w:tblLayout w:type="fixed"/>
        <w:tblCellMar>
          <w:left w:w="0" w:type="dxa"/>
          <w:right w:w="0" w:type="dxa"/>
        </w:tblCellMar>
        <w:tblLook w:val="01E0" w:firstRow="1" w:lastRow="1" w:firstColumn="1" w:lastColumn="1" w:noHBand="0" w:noVBand="0"/>
      </w:tblPr>
      <w:tblGrid>
        <w:gridCol w:w="7200"/>
        <w:gridCol w:w="3603"/>
        <w:gridCol w:w="3597"/>
      </w:tblGrid>
      <w:tr w:rsidR="00AD19E5" w14:paraId="134197F9" w14:textId="77777777" w:rsidTr="00AD19E5">
        <w:trPr>
          <w:trHeight w:val="609"/>
        </w:trPr>
        <w:tc>
          <w:tcPr>
            <w:tcW w:w="7200" w:type="dxa"/>
          </w:tcPr>
          <w:p w14:paraId="70DD3B8F" w14:textId="77777777" w:rsidR="00AD19E5" w:rsidRDefault="00AD19E5" w:rsidP="00AD19E5">
            <w:pPr>
              <w:pStyle w:val="TableParagraph"/>
              <w:spacing w:before="58" w:line="270" w:lineRule="atLeast"/>
              <w:ind w:right="2626"/>
              <w:rPr>
                <w:b/>
                <w:sz w:val="24"/>
              </w:rPr>
            </w:pPr>
            <w:r w:rsidRPr="00B26303">
              <w:rPr>
                <w:b/>
                <w:sz w:val="19"/>
                <w:szCs w:val="19"/>
              </w:rPr>
              <w:lastRenderedPageBreak/>
              <w:t>Cov Kev Npaj Kev Ua/Kev Pab cuam</w:t>
            </w:r>
          </w:p>
        </w:tc>
        <w:tc>
          <w:tcPr>
            <w:tcW w:w="3603" w:type="dxa"/>
          </w:tcPr>
          <w:p w14:paraId="7242D74E" w14:textId="77777777" w:rsidR="00AD19E5" w:rsidRDefault="00AD19E5" w:rsidP="00AD19E5">
            <w:pPr>
              <w:pStyle w:val="TableParagraph"/>
              <w:spacing w:before="58" w:line="270" w:lineRule="atLeast"/>
              <w:ind w:right="1018"/>
              <w:rPr>
                <w:b/>
                <w:sz w:val="24"/>
              </w:rPr>
            </w:pPr>
            <w:r w:rsidRPr="00B26303">
              <w:rPr>
                <w:b/>
                <w:sz w:val="19"/>
                <w:szCs w:val="19"/>
              </w:rPr>
              <w:t>Kev Siv Pob Nyiaj</w:t>
            </w:r>
          </w:p>
        </w:tc>
        <w:tc>
          <w:tcPr>
            <w:tcW w:w="3597" w:type="dxa"/>
          </w:tcPr>
          <w:p w14:paraId="094ABD01" w14:textId="77777777" w:rsidR="00AD19E5" w:rsidRDefault="00AD19E5" w:rsidP="00AD19E5">
            <w:pPr>
              <w:pStyle w:val="TableParagraph"/>
              <w:spacing w:before="58" w:line="270" w:lineRule="atLeast"/>
              <w:ind w:right="1015"/>
              <w:rPr>
                <w:b/>
                <w:sz w:val="24"/>
              </w:rPr>
            </w:pPr>
            <w:r w:rsidRPr="00B26303">
              <w:rPr>
                <w:b/>
                <w:sz w:val="19"/>
                <w:szCs w:val="19"/>
              </w:rPr>
              <w:t>Kev Siv Nyiaj Tiag</w:t>
            </w:r>
          </w:p>
        </w:tc>
      </w:tr>
      <w:tr w:rsidR="00AD19E5" w14:paraId="7001DF48" w14:textId="77777777" w:rsidTr="00AD19E5">
        <w:trPr>
          <w:trHeight w:val="430"/>
        </w:trPr>
        <w:tc>
          <w:tcPr>
            <w:tcW w:w="7200" w:type="dxa"/>
            <w:vMerge w:val="restart"/>
            <w:shd w:val="clear" w:color="auto" w:fill="F1E4EF"/>
          </w:tcPr>
          <w:p w14:paraId="566FDF4E" w14:textId="77777777" w:rsidR="00AD19E5" w:rsidRPr="00416669" w:rsidRDefault="00AD19E5" w:rsidP="00AD19E5">
            <w:pPr>
              <w:pStyle w:val="TableParagraph"/>
              <w:rPr>
                <w:rFonts w:ascii="Times New Roman"/>
                <w:sz w:val="19"/>
                <w:szCs w:val="19"/>
              </w:rPr>
            </w:pPr>
          </w:p>
        </w:tc>
        <w:tc>
          <w:tcPr>
            <w:tcW w:w="3603" w:type="dxa"/>
            <w:tcBorders>
              <w:bottom w:val="nil"/>
            </w:tcBorders>
            <w:shd w:val="clear" w:color="auto" w:fill="F1E4EF"/>
          </w:tcPr>
          <w:p w14:paraId="1CD6A7DA" w14:textId="77777777" w:rsidR="00AD19E5" w:rsidRPr="00416669" w:rsidRDefault="00AD19E5" w:rsidP="00AD19E5">
            <w:pPr>
              <w:pStyle w:val="TableParagraph"/>
              <w:spacing w:before="176" w:line="234" w:lineRule="exact"/>
              <w:ind w:left="235"/>
              <w:rPr>
                <w:sz w:val="19"/>
                <w:szCs w:val="19"/>
              </w:rPr>
            </w:pPr>
            <w:r w:rsidRPr="00416669">
              <w:rPr>
                <w:sz w:val="19"/>
                <w:szCs w:val="19"/>
              </w:rPr>
              <w:t>1000, 3000, 4000, 5000 Lub Tawb D.</w:t>
            </w:r>
          </w:p>
        </w:tc>
        <w:tc>
          <w:tcPr>
            <w:tcW w:w="3597" w:type="dxa"/>
            <w:tcBorders>
              <w:bottom w:val="nil"/>
            </w:tcBorders>
            <w:shd w:val="clear" w:color="auto" w:fill="F1E4EF"/>
          </w:tcPr>
          <w:p w14:paraId="71F21AFA" w14:textId="77777777" w:rsidR="00AD19E5" w:rsidRPr="00416669" w:rsidRDefault="00AD19E5" w:rsidP="00AD19E5">
            <w:pPr>
              <w:pStyle w:val="TableParagraph"/>
              <w:spacing w:before="176" w:line="234" w:lineRule="exact"/>
              <w:ind w:left="177"/>
              <w:rPr>
                <w:sz w:val="19"/>
                <w:szCs w:val="19"/>
              </w:rPr>
            </w:pPr>
            <w:r w:rsidRPr="00416669">
              <w:rPr>
                <w:sz w:val="19"/>
                <w:szCs w:val="19"/>
              </w:rPr>
              <w:t>1000, 3000, 4000, 5000 Lub Tawb D.</w:t>
            </w:r>
          </w:p>
        </w:tc>
      </w:tr>
      <w:tr w:rsidR="00AD19E5" w14:paraId="1E4A52B9" w14:textId="77777777" w:rsidTr="00AD19E5">
        <w:trPr>
          <w:trHeight w:val="247"/>
        </w:trPr>
        <w:tc>
          <w:tcPr>
            <w:tcW w:w="7200" w:type="dxa"/>
            <w:vMerge/>
            <w:tcBorders>
              <w:top w:val="nil"/>
            </w:tcBorders>
            <w:shd w:val="clear" w:color="auto" w:fill="F1E4EF"/>
          </w:tcPr>
          <w:p w14:paraId="12DFADBE" w14:textId="77777777" w:rsidR="00AD19E5" w:rsidRPr="00416669" w:rsidRDefault="00AD19E5" w:rsidP="00AD19E5">
            <w:pPr>
              <w:rPr>
                <w:sz w:val="19"/>
                <w:szCs w:val="19"/>
              </w:rPr>
            </w:pPr>
          </w:p>
        </w:tc>
        <w:tc>
          <w:tcPr>
            <w:tcW w:w="3603" w:type="dxa"/>
            <w:tcBorders>
              <w:top w:val="nil"/>
              <w:bottom w:val="nil"/>
            </w:tcBorders>
            <w:shd w:val="clear" w:color="auto" w:fill="F1E4EF"/>
          </w:tcPr>
          <w:p w14:paraId="2A190ABF" w14:textId="77777777" w:rsidR="00AD19E5" w:rsidRPr="00416669" w:rsidRDefault="00AD19E5" w:rsidP="00AD19E5">
            <w:pPr>
              <w:pStyle w:val="TableParagraph"/>
              <w:spacing w:line="228" w:lineRule="exact"/>
              <w:ind w:left="174"/>
              <w:rPr>
                <w:sz w:val="19"/>
                <w:szCs w:val="19"/>
              </w:rPr>
            </w:pPr>
            <w:del w:id="6630" w:author="year" w:date="2021-07-09T05:01:00Z">
              <w:r w:rsidRPr="00416669" w:rsidDel="005F0382">
                <w:rPr>
                  <w:sz w:val="19"/>
                  <w:szCs w:val="19"/>
                </w:rPr>
                <w:delText>Qhov Kev Kawm ua Hauj lwm thiab Txuj Ci</w:delText>
              </w:r>
            </w:del>
            <w:ins w:id="6631" w:author="year" w:date="2021-07-09T05:03:00Z">
              <w:r>
                <w:rPr>
                  <w:sz w:val="19"/>
                  <w:szCs w:val="19"/>
                </w:rPr>
                <w:t xml:space="preserve"> </w:t>
              </w:r>
            </w:ins>
            <w:ins w:id="6632" w:author="year" w:date="2021-07-09T05:01:00Z">
              <w:r>
                <w:rPr>
                  <w:sz w:val="19"/>
                  <w:szCs w:val="19"/>
                </w:rPr>
                <w:t>Hauj lwm Perkins thiab kev kawm txuj ci</w:t>
              </w:r>
            </w:ins>
          </w:p>
        </w:tc>
        <w:tc>
          <w:tcPr>
            <w:tcW w:w="3597" w:type="dxa"/>
            <w:tcBorders>
              <w:top w:val="nil"/>
              <w:bottom w:val="nil"/>
            </w:tcBorders>
            <w:shd w:val="clear" w:color="auto" w:fill="F1E4EF"/>
          </w:tcPr>
          <w:p w14:paraId="1DBE081F" w14:textId="77777777" w:rsidR="00AD19E5" w:rsidRPr="00416669" w:rsidRDefault="00AD19E5" w:rsidP="00AD19E5">
            <w:pPr>
              <w:pStyle w:val="TableParagraph"/>
              <w:spacing w:line="228" w:lineRule="exact"/>
              <w:ind w:left="116"/>
              <w:rPr>
                <w:sz w:val="19"/>
                <w:szCs w:val="19"/>
              </w:rPr>
            </w:pPr>
            <w:ins w:id="6633" w:author="year" w:date="2021-07-09T05:03:00Z">
              <w:r>
                <w:rPr>
                  <w:sz w:val="19"/>
                  <w:szCs w:val="19"/>
                </w:rPr>
                <w:t>Hauj lwm Perkins thiab kev kawm txuj ci</w:t>
              </w:r>
            </w:ins>
            <w:del w:id="6634" w:author="year" w:date="2021-07-09T05:03:00Z">
              <w:r w:rsidRPr="00416669" w:rsidDel="005F0382">
                <w:rPr>
                  <w:sz w:val="19"/>
                  <w:szCs w:val="19"/>
                </w:rPr>
                <w:delText>Qhov Kev Kawm ua Hauj lwm thiab Txuj Ci</w:delText>
              </w:r>
            </w:del>
          </w:p>
        </w:tc>
      </w:tr>
      <w:tr w:rsidR="00AD19E5" w14:paraId="1FE91C8F" w14:textId="77777777" w:rsidTr="00AD19E5">
        <w:trPr>
          <w:trHeight w:val="306"/>
        </w:trPr>
        <w:tc>
          <w:tcPr>
            <w:tcW w:w="7200" w:type="dxa"/>
            <w:vMerge/>
            <w:tcBorders>
              <w:top w:val="nil"/>
            </w:tcBorders>
            <w:shd w:val="clear" w:color="auto" w:fill="F1E4EF"/>
          </w:tcPr>
          <w:p w14:paraId="2454454C" w14:textId="77777777" w:rsidR="00AD19E5" w:rsidRPr="00416669" w:rsidRDefault="00AD19E5" w:rsidP="00AD19E5">
            <w:pPr>
              <w:rPr>
                <w:sz w:val="19"/>
                <w:szCs w:val="19"/>
              </w:rPr>
            </w:pPr>
          </w:p>
        </w:tc>
        <w:tc>
          <w:tcPr>
            <w:tcW w:w="3603" w:type="dxa"/>
            <w:tcBorders>
              <w:top w:val="nil"/>
              <w:bottom w:val="nil"/>
            </w:tcBorders>
            <w:shd w:val="clear" w:color="auto" w:fill="F1E4EF"/>
          </w:tcPr>
          <w:p w14:paraId="4FF33007" w14:textId="77777777" w:rsidR="00AD19E5" w:rsidRPr="00416669" w:rsidRDefault="00AD19E5" w:rsidP="00AD19E5">
            <w:pPr>
              <w:pStyle w:val="TableParagraph"/>
              <w:spacing w:line="247" w:lineRule="exact"/>
              <w:ind w:left="174"/>
              <w:rPr>
                <w:sz w:val="19"/>
                <w:szCs w:val="19"/>
              </w:rPr>
            </w:pPr>
            <w:r w:rsidRPr="00416669">
              <w:rPr>
                <w:sz w:val="19"/>
                <w:szCs w:val="19"/>
              </w:rPr>
              <w:t>Kev kawm $ 363,612</w:t>
            </w:r>
          </w:p>
        </w:tc>
        <w:tc>
          <w:tcPr>
            <w:tcW w:w="3597" w:type="dxa"/>
            <w:tcBorders>
              <w:top w:val="nil"/>
              <w:bottom w:val="nil"/>
            </w:tcBorders>
            <w:shd w:val="clear" w:color="auto" w:fill="F1E4EF"/>
          </w:tcPr>
          <w:p w14:paraId="3F8657F5" w14:textId="77777777" w:rsidR="00AD19E5" w:rsidRPr="00416669" w:rsidRDefault="00AD19E5" w:rsidP="00AD19E5">
            <w:pPr>
              <w:pStyle w:val="TableParagraph"/>
              <w:spacing w:line="247" w:lineRule="exact"/>
              <w:ind w:left="116"/>
              <w:rPr>
                <w:sz w:val="19"/>
                <w:szCs w:val="19"/>
              </w:rPr>
            </w:pPr>
            <w:r w:rsidRPr="00416669">
              <w:rPr>
                <w:sz w:val="19"/>
                <w:szCs w:val="19"/>
              </w:rPr>
              <w:t>Kev kawm $ 363,612</w:t>
            </w:r>
          </w:p>
        </w:tc>
      </w:tr>
      <w:tr w:rsidR="00AD19E5" w14:paraId="5D2962C4" w14:textId="77777777" w:rsidTr="00AD19E5">
        <w:trPr>
          <w:trHeight w:val="306"/>
        </w:trPr>
        <w:tc>
          <w:tcPr>
            <w:tcW w:w="7200" w:type="dxa"/>
            <w:vMerge/>
            <w:tcBorders>
              <w:top w:val="nil"/>
            </w:tcBorders>
            <w:shd w:val="clear" w:color="auto" w:fill="F1E4EF"/>
          </w:tcPr>
          <w:p w14:paraId="4CF96986" w14:textId="77777777" w:rsidR="00AD19E5" w:rsidRPr="00416669" w:rsidRDefault="00AD19E5" w:rsidP="00AD19E5">
            <w:pPr>
              <w:rPr>
                <w:sz w:val="19"/>
                <w:szCs w:val="19"/>
              </w:rPr>
            </w:pPr>
          </w:p>
        </w:tc>
        <w:tc>
          <w:tcPr>
            <w:tcW w:w="3603" w:type="dxa"/>
            <w:tcBorders>
              <w:top w:val="nil"/>
              <w:bottom w:val="nil"/>
            </w:tcBorders>
            <w:shd w:val="clear" w:color="auto" w:fill="F1E4EF"/>
          </w:tcPr>
          <w:p w14:paraId="17520FC6" w14:textId="77777777" w:rsidR="00AD19E5" w:rsidRPr="00416669" w:rsidRDefault="00AD19E5" w:rsidP="00AD19E5">
            <w:pPr>
              <w:pStyle w:val="TableParagraph"/>
              <w:spacing w:before="53" w:line="234" w:lineRule="exact"/>
              <w:ind w:left="235"/>
              <w:rPr>
                <w:sz w:val="19"/>
                <w:szCs w:val="19"/>
              </w:rPr>
            </w:pPr>
            <w:r w:rsidRPr="00416669">
              <w:rPr>
                <w:sz w:val="19"/>
                <w:szCs w:val="19"/>
              </w:rPr>
              <w:t>1000, 3000, 4000, 5000</w:t>
            </w:r>
          </w:p>
        </w:tc>
        <w:tc>
          <w:tcPr>
            <w:tcW w:w="3597" w:type="dxa"/>
            <w:tcBorders>
              <w:top w:val="nil"/>
              <w:bottom w:val="nil"/>
            </w:tcBorders>
            <w:shd w:val="clear" w:color="auto" w:fill="F1E4EF"/>
          </w:tcPr>
          <w:p w14:paraId="4233ED74" w14:textId="77777777" w:rsidR="00AD19E5" w:rsidRPr="00416669" w:rsidRDefault="00AD19E5" w:rsidP="00AD19E5">
            <w:pPr>
              <w:pStyle w:val="TableParagraph"/>
              <w:spacing w:before="53" w:line="234" w:lineRule="exact"/>
              <w:ind w:left="177"/>
              <w:rPr>
                <w:sz w:val="19"/>
                <w:szCs w:val="19"/>
              </w:rPr>
            </w:pPr>
            <w:r w:rsidRPr="00416669">
              <w:rPr>
                <w:sz w:val="19"/>
                <w:szCs w:val="19"/>
              </w:rPr>
              <w:t>1000, 3000, 4000, 5000</w:t>
            </w:r>
          </w:p>
        </w:tc>
      </w:tr>
      <w:tr w:rsidR="00AD19E5" w14:paraId="38BE7883" w14:textId="77777777" w:rsidTr="00AD19E5">
        <w:trPr>
          <w:trHeight w:val="247"/>
        </w:trPr>
        <w:tc>
          <w:tcPr>
            <w:tcW w:w="7200" w:type="dxa"/>
            <w:vMerge/>
            <w:tcBorders>
              <w:top w:val="nil"/>
            </w:tcBorders>
            <w:shd w:val="clear" w:color="auto" w:fill="F1E4EF"/>
          </w:tcPr>
          <w:p w14:paraId="17BEDB10" w14:textId="77777777" w:rsidR="00AD19E5" w:rsidRPr="00416669" w:rsidRDefault="00AD19E5" w:rsidP="00AD19E5">
            <w:pPr>
              <w:rPr>
                <w:sz w:val="19"/>
                <w:szCs w:val="19"/>
              </w:rPr>
            </w:pPr>
          </w:p>
        </w:tc>
        <w:tc>
          <w:tcPr>
            <w:tcW w:w="3603" w:type="dxa"/>
            <w:tcBorders>
              <w:top w:val="nil"/>
              <w:bottom w:val="nil"/>
            </w:tcBorders>
            <w:shd w:val="clear" w:color="auto" w:fill="F1E4EF"/>
          </w:tcPr>
          <w:p w14:paraId="0FE6B0D5" w14:textId="77777777" w:rsidR="00AD19E5" w:rsidRPr="00416669" w:rsidRDefault="00AD19E5" w:rsidP="00AD19E5">
            <w:pPr>
              <w:pStyle w:val="TableParagraph"/>
              <w:spacing w:line="228" w:lineRule="exact"/>
              <w:ind w:left="174"/>
              <w:rPr>
                <w:sz w:val="19"/>
                <w:szCs w:val="19"/>
              </w:rPr>
            </w:pPr>
            <w:r w:rsidRPr="00416669">
              <w:rPr>
                <w:sz w:val="19"/>
                <w:szCs w:val="19"/>
              </w:rPr>
              <w:t>Kev Kawm Sib Koom Tes ntawm California</w:t>
            </w:r>
          </w:p>
        </w:tc>
        <w:tc>
          <w:tcPr>
            <w:tcW w:w="3597" w:type="dxa"/>
            <w:tcBorders>
              <w:top w:val="nil"/>
              <w:bottom w:val="nil"/>
            </w:tcBorders>
            <w:shd w:val="clear" w:color="auto" w:fill="F1E4EF"/>
          </w:tcPr>
          <w:p w14:paraId="201AA1D0" w14:textId="77777777" w:rsidR="00AD19E5" w:rsidRPr="00416669" w:rsidRDefault="00AD19E5" w:rsidP="00AD19E5">
            <w:pPr>
              <w:pStyle w:val="TableParagraph"/>
              <w:spacing w:line="228" w:lineRule="exact"/>
              <w:ind w:left="116"/>
              <w:rPr>
                <w:sz w:val="19"/>
                <w:szCs w:val="19"/>
              </w:rPr>
            </w:pPr>
            <w:r w:rsidRPr="00416669">
              <w:rPr>
                <w:sz w:val="19"/>
                <w:szCs w:val="19"/>
              </w:rPr>
              <w:t>Kev Kawm Sib Koom Tes ntawm California</w:t>
            </w:r>
          </w:p>
        </w:tc>
      </w:tr>
      <w:tr w:rsidR="00AD19E5" w14:paraId="57C80906" w14:textId="77777777" w:rsidTr="00AD19E5">
        <w:trPr>
          <w:trHeight w:val="306"/>
        </w:trPr>
        <w:tc>
          <w:tcPr>
            <w:tcW w:w="7200" w:type="dxa"/>
            <w:vMerge/>
            <w:tcBorders>
              <w:top w:val="nil"/>
            </w:tcBorders>
            <w:shd w:val="clear" w:color="auto" w:fill="F1E4EF"/>
          </w:tcPr>
          <w:p w14:paraId="7E220C28" w14:textId="77777777" w:rsidR="00AD19E5" w:rsidRPr="00416669" w:rsidRDefault="00AD19E5" w:rsidP="00AD19E5">
            <w:pPr>
              <w:rPr>
                <w:sz w:val="19"/>
                <w:szCs w:val="19"/>
              </w:rPr>
            </w:pPr>
          </w:p>
        </w:tc>
        <w:tc>
          <w:tcPr>
            <w:tcW w:w="3603" w:type="dxa"/>
            <w:tcBorders>
              <w:top w:val="nil"/>
              <w:bottom w:val="nil"/>
            </w:tcBorders>
            <w:shd w:val="clear" w:color="auto" w:fill="F1E4EF"/>
          </w:tcPr>
          <w:p w14:paraId="7B39612D" w14:textId="77777777" w:rsidR="00AD19E5" w:rsidRPr="00416669" w:rsidRDefault="00AD19E5" w:rsidP="00AD19E5">
            <w:pPr>
              <w:pStyle w:val="TableParagraph"/>
              <w:spacing w:line="247" w:lineRule="exact"/>
              <w:ind w:left="174"/>
              <w:rPr>
                <w:sz w:val="19"/>
                <w:szCs w:val="19"/>
              </w:rPr>
            </w:pPr>
            <w:r w:rsidRPr="00416669">
              <w:rPr>
                <w:sz w:val="19"/>
                <w:szCs w:val="19"/>
              </w:rPr>
              <w:t>$ 275,712</w:t>
            </w:r>
          </w:p>
        </w:tc>
        <w:tc>
          <w:tcPr>
            <w:tcW w:w="3597" w:type="dxa"/>
            <w:tcBorders>
              <w:top w:val="nil"/>
              <w:bottom w:val="nil"/>
            </w:tcBorders>
            <w:shd w:val="clear" w:color="auto" w:fill="F1E4EF"/>
          </w:tcPr>
          <w:p w14:paraId="6351E4EB" w14:textId="77777777" w:rsidR="00AD19E5" w:rsidRPr="00416669" w:rsidRDefault="00AD19E5" w:rsidP="00AD19E5">
            <w:pPr>
              <w:pStyle w:val="TableParagraph"/>
              <w:spacing w:line="247" w:lineRule="exact"/>
              <w:ind w:left="116"/>
              <w:rPr>
                <w:sz w:val="19"/>
                <w:szCs w:val="19"/>
              </w:rPr>
            </w:pPr>
            <w:r w:rsidRPr="00416669">
              <w:rPr>
                <w:sz w:val="19"/>
                <w:szCs w:val="19"/>
              </w:rPr>
              <w:t>$ 275,712</w:t>
            </w:r>
          </w:p>
        </w:tc>
      </w:tr>
      <w:tr w:rsidR="00AD19E5" w14:paraId="69D14C29" w14:textId="77777777" w:rsidTr="00AD19E5">
        <w:trPr>
          <w:trHeight w:val="306"/>
        </w:trPr>
        <w:tc>
          <w:tcPr>
            <w:tcW w:w="7200" w:type="dxa"/>
            <w:vMerge/>
            <w:tcBorders>
              <w:top w:val="nil"/>
            </w:tcBorders>
            <w:shd w:val="clear" w:color="auto" w:fill="F1E4EF"/>
          </w:tcPr>
          <w:p w14:paraId="300F1C79" w14:textId="77777777" w:rsidR="00AD19E5" w:rsidRPr="00416669" w:rsidRDefault="00AD19E5" w:rsidP="00AD19E5">
            <w:pPr>
              <w:rPr>
                <w:sz w:val="19"/>
                <w:szCs w:val="19"/>
              </w:rPr>
            </w:pPr>
          </w:p>
        </w:tc>
        <w:tc>
          <w:tcPr>
            <w:tcW w:w="3603" w:type="dxa"/>
            <w:tcBorders>
              <w:top w:val="nil"/>
              <w:bottom w:val="nil"/>
            </w:tcBorders>
            <w:shd w:val="clear" w:color="auto" w:fill="F1E4EF"/>
          </w:tcPr>
          <w:p w14:paraId="4EC41A02" w14:textId="77777777" w:rsidR="00AD19E5" w:rsidRPr="00416669" w:rsidRDefault="00AD19E5" w:rsidP="00AD19E5">
            <w:pPr>
              <w:pStyle w:val="TableParagraph"/>
              <w:spacing w:before="53" w:line="234" w:lineRule="exact"/>
              <w:ind w:left="235"/>
              <w:rPr>
                <w:sz w:val="19"/>
                <w:szCs w:val="19"/>
              </w:rPr>
            </w:pPr>
            <w:r w:rsidRPr="00416669">
              <w:rPr>
                <w:sz w:val="19"/>
                <w:szCs w:val="19"/>
              </w:rPr>
              <w:t>1000, 3000, 4000, 5000</w:t>
            </w:r>
          </w:p>
        </w:tc>
        <w:tc>
          <w:tcPr>
            <w:tcW w:w="3597" w:type="dxa"/>
            <w:tcBorders>
              <w:top w:val="nil"/>
              <w:bottom w:val="nil"/>
            </w:tcBorders>
            <w:shd w:val="clear" w:color="auto" w:fill="F1E4EF"/>
          </w:tcPr>
          <w:p w14:paraId="5426A694" w14:textId="77777777" w:rsidR="00AD19E5" w:rsidRPr="00416669" w:rsidRDefault="00AD19E5" w:rsidP="00AD19E5">
            <w:pPr>
              <w:pStyle w:val="TableParagraph"/>
              <w:spacing w:before="53" w:line="234" w:lineRule="exact"/>
              <w:ind w:left="177"/>
              <w:rPr>
                <w:sz w:val="19"/>
                <w:szCs w:val="19"/>
              </w:rPr>
            </w:pPr>
            <w:r w:rsidRPr="00416669">
              <w:rPr>
                <w:sz w:val="19"/>
                <w:szCs w:val="19"/>
              </w:rPr>
              <w:t>1000, 3000, 4000, 5000</w:t>
            </w:r>
          </w:p>
        </w:tc>
      </w:tr>
      <w:tr w:rsidR="00AD19E5" w14:paraId="03628EC0" w14:textId="77777777" w:rsidTr="00AD19E5">
        <w:trPr>
          <w:trHeight w:val="247"/>
        </w:trPr>
        <w:tc>
          <w:tcPr>
            <w:tcW w:w="7200" w:type="dxa"/>
            <w:vMerge/>
            <w:tcBorders>
              <w:top w:val="nil"/>
            </w:tcBorders>
            <w:shd w:val="clear" w:color="auto" w:fill="F1E4EF"/>
          </w:tcPr>
          <w:p w14:paraId="1D63BD47" w14:textId="77777777" w:rsidR="00AD19E5" w:rsidRPr="00416669" w:rsidRDefault="00AD19E5" w:rsidP="00AD19E5">
            <w:pPr>
              <w:rPr>
                <w:sz w:val="19"/>
                <w:szCs w:val="19"/>
              </w:rPr>
            </w:pPr>
          </w:p>
        </w:tc>
        <w:tc>
          <w:tcPr>
            <w:tcW w:w="3603" w:type="dxa"/>
            <w:tcBorders>
              <w:top w:val="nil"/>
              <w:bottom w:val="nil"/>
            </w:tcBorders>
            <w:shd w:val="clear" w:color="auto" w:fill="F1E4EF"/>
          </w:tcPr>
          <w:p w14:paraId="1661145A" w14:textId="77777777" w:rsidR="00AD19E5" w:rsidRPr="00416669" w:rsidRDefault="00AD19E5" w:rsidP="00AD19E5">
            <w:pPr>
              <w:pStyle w:val="TableParagraph"/>
              <w:spacing w:line="228" w:lineRule="exact"/>
              <w:ind w:left="174"/>
              <w:rPr>
                <w:sz w:val="19"/>
                <w:szCs w:val="19"/>
              </w:rPr>
            </w:pPr>
            <w:r w:rsidRPr="00416669">
              <w:rPr>
                <w:sz w:val="19"/>
                <w:szCs w:val="19"/>
              </w:rPr>
              <w:t>Cov Thawj Coj CTE:</w:t>
            </w:r>
          </w:p>
        </w:tc>
        <w:tc>
          <w:tcPr>
            <w:tcW w:w="3597" w:type="dxa"/>
            <w:tcBorders>
              <w:top w:val="nil"/>
              <w:bottom w:val="nil"/>
            </w:tcBorders>
            <w:shd w:val="clear" w:color="auto" w:fill="F1E4EF"/>
          </w:tcPr>
          <w:p w14:paraId="25568615" w14:textId="77777777" w:rsidR="00AD19E5" w:rsidRPr="00416669" w:rsidRDefault="00AD19E5" w:rsidP="00AD19E5">
            <w:pPr>
              <w:pStyle w:val="TableParagraph"/>
              <w:spacing w:line="228" w:lineRule="exact"/>
              <w:ind w:left="116"/>
              <w:rPr>
                <w:sz w:val="19"/>
                <w:szCs w:val="19"/>
              </w:rPr>
            </w:pPr>
            <w:r w:rsidRPr="00416669">
              <w:rPr>
                <w:sz w:val="19"/>
                <w:szCs w:val="19"/>
              </w:rPr>
              <w:t>Cov Thawj Coj CTE:</w:t>
            </w:r>
          </w:p>
        </w:tc>
      </w:tr>
      <w:tr w:rsidR="00AD19E5" w14:paraId="25192841" w14:textId="77777777" w:rsidTr="00AD19E5">
        <w:trPr>
          <w:trHeight w:val="247"/>
        </w:trPr>
        <w:tc>
          <w:tcPr>
            <w:tcW w:w="7200" w:type="dxa"/>
            <w:vMerge/>
            <w:tcBorders>
              <w:top w:val="nil"/>
            </w:tcBorders>
            <w:shd w:val="clear" w:color="auto" w:fill="F1E4EF"/>
          </w:tcPr>
          <w:p w14:paraId="770B1B49" w14:textId="77777777" w:rsidR="00AD19E5" w:rsidRPr="00416669" w:rsidRDefault="00AD19E5" w:rsidP="00AD19E5">
            <w:pPr>
              <w:rPr>
                <w:sz w:val="19"/>
                <w:szCs w:val="19"/>
              </w:rPr>
            </w:pPr>
          </w:p>
        </w:tc>
        <w:tc>
          <w:tcPr>
            <w:tcW w:w="3603" w:type="dxa"/>
            <w:tcBorders>
              <w:top w:val="nil"/>
              <w:bottom w:val="nil"/>
            </w:tcBorders>
            <w:shd w:val="clear" w:color="auto" w:fill="F1E4EF"/>
          </w:tcPr>
          <w:p w14:paraId="0022C0ED" w14:textId="77777777" w:rsidR="00AD19E5" w:rsidRPr="00416669" w:rsidRDefault="00AD19E5" w:rsidP="00AD19E5">
            <w:pPr>
              <w:pStyle w:val="TableParagraph"/>
              <w:spacing w:line="228" w:lineRule="exact"/>
              <w:ind w:left="174"/>
              <w:rPr>
                <w:sz w:val="19"/>
                <w:szCs w:val="19"/>
              </w:rPr>
            </w:pPr>
            <w:r w:rsidRPr="00416669">
              <w:rPr>
                <w:sz w:val="19"/>
                <w:szCs w:val="19"/>
              </w:rPr>
              <w:t>Kev Kawm Sib Koom Tes ntawm California</w:t>
            </w:r>
          </w:p>
        </w:tc>
        <w:tc>
          <w:tcPr>
            <w:tcW w:w="3597" w:type="dxa"/>
            <w:tcBorders>
              <w:top w:val="nil"/>
              <w:bottom w:val="nil"/>
            </w:tcBorders>
            <w:shd w:val="clear" w:color="auto" w:fill="F1E4EF"/>
          </w:tcPr>
          <w:p w14:paraId="504FEBE2" w14:textId="77777777" w:rsidR="00AD19E5" w:rsidRPr="00416669" w:rsidRDefault="00AD19E5" w:rsidP="00AD19E5">
            <w:pPr>
              <w:pStyle w:val="TableParagraph"/>
              <w:spacing w:line="228" w:lineRule="exact"/>
              <w:ind w:left="116"/>
              <w:rPr>
                <w:sz w:val="19"/>
                <w:szCs w:val="19"/>
              </w:rPr>
            </w:pPr>
            <w:r w:rsidRPr="00416669">
              <w:rPr>
                <w:sz w:val="19"/>
                <w:szCs w:val="19"/>
              </w:rPr>
              <w:t>Kev Kawm Sib Koom Tes ntawm California</w:t>
            </w:r>
          </w:p>
        </w:tc>
      </w:tr>
      <w:tr w:rsidR="00AD19E5" w14:paraId="65097D9E" w14:textId="77777777" w:rsidTr="00AD19E5">
        <w:trPr>
          <w:trHeight w:val="246"/>
        </w:trPr>
        <w:tc>
          <w:tcPr>
            <w:tcW w:w="7200" w:type="dxa"/>
            <w:vMerge/>
            <w:tcBorders>
              <w:top w:val="nil"/>
            </w:tcBorders>
            <w:shd w:val="clear" w:color="auto" w:fill="F1E4EF"/>
          </w:tcPr>
          <w:p w14:paraId="5129FDBC" w14:textId="77777777" w:rsidR="00AD19E5" w:rsidRPr="00416669" w:rsidRDefault="00AD19E5" w:rsidP="00AD19E5">
            <w:pPr>
              <w:rPr>
                <w:sz w:val="19"/>
                <w:szCs w:val="19"/>
              </w:rPr>
            </w:pPr>
          </w:p>
        </w:tc>
        <w:tc>
          <w:tcPr>
            <w:tcW w:w="3603" w:type="dxa"/>
            <w:tcBorders>
              <w:top w:val="nil"/>
            </w:tcBorders>
            <w:shd w:val="clear" w:color="auto" w:fill="F1E4EF"/>
          </w:tcPr>
          <w:p w14:paraId="52F7F102" w14:textId="77777777" w:rsidR="00AD19E5" w:rsidRPr="00416669" w:rsidRDefault="00AD19E5" w:rsidP="00AD19E5">
            <w:pPr>
              <w:pStyle w:val="TableParagraph"/>
              <w:spacing w:line="227" w:lineRule="exact"/>
              <w:ind w:left="174"/>
              <w:rPr>
                <w:sz w:val="19"/>
                <w:szCs w:val="19"/>
              </w:rPr>
            </w:pPr>
            <w:r w:rsidRPr="00416669">
              <w:rPr>
                <w:sz w:val="19"/>
                <w:szCs w:val="19"/>
              </w:rPr>
              <w:t>$ 367,444</w:t>
            </w:r>
          </w:p>
        </w:tc>
        <w:tc>
          <w:tcPr>
            <w:tcW w:w="3597" w:type="dxa"/>
            <w:tcBorders>
              <w:top w:val="nil"/>
            </w:tcBorders>
            <w:shd w:val="clear" w:color="auto" w:fill="F1E4EF"/>
          </w:tcPr>
          <w:p w14:paraId="0CE5C028" w14:textId="77777777" w:rsidR="00AD19E5" w:rsidRPr="00416669" w:rsidRDefault="00AD19E5" w:rsidP="00AD19E5">
            <w:pPr>
              <w:pStyle w:val="TableParagraph"/>
              <w:spacing w:line="227" w:lineRule="exact"/>
              <w:ind w:left="116"/>
              <w:rPr>
                <w:sz w:val="19"/>
                <w:szCs w:val="19"/>
              </w:rPr>
            </w:pPr>
            <w:r w:rsidRPr="00416669">
              <w:rPr>
                <w:sz w:val="19"/>
                <w:szCs w:val="19"/>
              </w:rPr>
              <w:t>$ 375,000</w:t>
            </w:r>
          </w:p>
        </w:tc>
      </w:tr>
      <w:tr w:rsidR="00AD19E5" w14:paraId="10B2EE99" w14:textId="77777777" w:rsidTr="00AD19E5">
        <w:trPr>
          <w:trHeight w:val="936"/>
        </w:trPr>
        <w:tc>
          <w:tcPr>
            <w:tcW w:w="7200" w:type="dxa"/>
            <w:shd w:val="clear" w:color="auto" w:fill="F1E4EF"/>
          </w:tcPr>
          <w:p w14:paraId="3825145B" w14:textId="77777777" w:rsidR="00AD19E5" w:rsidRPr="00416669" w:rsidRDefault="00AD19E5" w:rsidP="00AD19E5">
            <w:pPr>
              <w:pStyle w:val="TableParagraph"/>
              <w:spacing w:before="118"/>
              <w:ind w:left="116" w:right="271"/>
              <w:rPr>
                <w:sz w:val="19"/>
                <w:szCs w:val="19"/>
              </w:rPr>
            </w:pPr>
            <w:r w:rsidRPr="00416669">
              <w:rPr>
                <w:sz w:val="19"/>
                <w:szCs w:val="19"/>
              </w:rPr>
              <w:t xml:space="preserve">2.2 Daim Ntawv Cog Lus nrog Tsev Kawm Qib Siab </w:t>
            </w:r>
            <w:del w:id="6635" w:author="year" w:date="2021-07-09T05:04:00Z">
              <w:r w:rsidRPr="00416669" w:rsidDel="005F0382">
                <w:rPr>
                  <w:sz w:val="19"/>
                  <w:szCs w:val="19"/>
                </w:rPr>
                <w:delText xml:space="preserve">muab </w:delText>
              </w:r>
            </w:del>
            <w:ins w:id="6636" w:author="year" w:date="2021-07-09T05:04:00Z">
              <w:r>
                <w:rPr>
                  <w:sz w:val="19"/>
                  <w:szCs w:val="19"/>
                </w:rPr>
                <w:t>txhawm rau tsim</w:t>
              </w:r>
              <w:r w:rsidRPr="00416669">
                <w:rPr>
                  <w:sz w:val="19"/>
                  <w:szCs w:val="19"/>
                </w:rPr>
                <w:t xml:space="preserve"> </w:t>
              </w:r>
            </w:ins>
            <w:del w:id="6637" w:author="year" w:date="2021-07-09T05:04:00Z">
              <w:r w:rsidRPr="00416669" w:rsidDel="005F0382">
                <w:rPr>
                  <w:sz w:val="19"/>
                  <w:szCs w:val="19"/>
                </w:rPr>
                <w:delText xml:space="preserve">daim </w:delText>
              </w:r>
            </w:del>
            <w:r w:rsidRPr="00416669">
              <w:rPr>
                <w:sz w:val="19"/>
                <w:szCs w:val="19"/>
              </w:rPr>
              <w:t xml:space="preserve">PSAT rau tag nrho cov tub ntxhais kawm nyob qib 8 txog 11 thaum hnub kawm ntawv thaum Lub Caij Nplooj Zeeg, thiab SAT rau txhua </w:t>
            </w:r>
            <w:del w:id="6638" w:author="year" w:date="2021-07-09T05:06:00Z">
              <w:r w:rsidRPr="00416669" w:rsidDel="005F0382">
                <w:rPr>
                  <w:sz w:val="19"/>
                  <w:szCs w:val="19"/>
                </w:rPr>
                <w:delText>tus neeg laus</w:delText>
              </w:r>
            </w:del>
            <w:ins w:id="6639" w:author="year" w:date="2021-07-09T05:06:00Z">
              <w:r>
                <w:rPr>
                  <w:sz w:val="19"/>
                  <w:szCs w:val="19"/>
                </w:rPr>
                <w:t>cov hlob</w:t>
              </w:r>
            </w:ins>
            <w:r w:rsidRPr="00416669">
              <w:rPr>
                <w:sz w:val="19"/>
                <w:szCs w:val="19"/>
              </w:rPr>
              <w:t xml:space="preserve"> nyob lub caij nplooj ntoo hlav.</w:t>
            </w:r>
          </w:p>
        </w:tc>
        <w:tc>
          <w:tcPr>
            <w:tcW w:w="3603" w:type="dxa"/>
            <w:shd w:val="clear" w:color="auto" w:fill="F1E4EF"/>
          </w:tcPr>
          <w:p w14:paraId="018AA780" w14:textId="77777777" w:rsidR="00AD19E5" w:rsidRPr="00416669" w:rsidRDefault="00AD19E5" w:rsidP="00AD19E5">
            <w:pPr>
              <w:pStyle w:val="TableParagraph"/>
              <w:ind w:left="174"/>
              <w:rPr>
                <w:sz w:val="19"/>
                <w:szCs w:val="19"/>
              </w:rPr>
            </w:pPr>
            <w:r w:rsidRPr="00416669">
              <w:rPr>
                <w:sz w:val="19"/>
                <w:szCs w:val="19"/>
              </w:rPr>
              <w:t>5000-5999: Kev Siv Nyiaj LCFF Txhawb Ntxiv thiab Kev Tshuaj Daws Mob</w:t>
            </w:r>
          </w:p>
          <w:p w14:paraId="3F489512" w14:textId="77777777" w:rsidR="00AD19E5" w:rsidRPr="00416669" w:rsidRDefault="00AD19E5" w:rsidP="00AD19E5">
            <w:pPr>
              <w:pStyle w:val="TableParagraph"/>
              <w:spacing w:before="176" w:line="250" w:lineRule="atLeast"/>
              <w:ind w:left="174" w:right="102" w:firstLine="61"/>
              <w:rPr>
                <w:sz w:val="19"/>
                <w:szCs w:val="19"/>
              </w:rPr>
            </w:pPr>
            <w:r w:rsidRPr="00416669">
              <w:rPr>
                <w:sz w:val="19"/>
                <w:szCs w:val="19"/>
              </w:rPr>
              <w:t>$ 118,000</w:t>
            </w:r>
          </w:p>
        </w:tc>
        <w:tc>
          <w:tcPr>
            <w:tcW w:w="3597" w:type="dxa"/>
            <w:shd w:val="clear" w:color="auto" w:fill="F1E4EF"/>
          </w:tcPr>
          <w:p w14:paraId="5E8B9686" w14:textId="77777777" w:rsidR="00AD19E5" w:rsidRPr="00416669" w:rsidRDefault="00AD19E5" w:rsidP="00AD19E5">
            <w:pPr>
              <w:pStyle w:val="TableParagraph"/>
              <w:ind w:left="174"/>
              <w:rPr>
                <w:sz w:val="19"/>
                <w:szCs w:val="19"/>
              </w:rPr>
            </w:pPr>
            <w:r w:rsidRPr="00416669">
              <w:rPr>
                <w:sz w:val="19"/>
                <w:szCs w:val="19"/>
              </w:rPr>
              <w:t>5000-5999: Kev Siv Nyiaj Rau Kev Ua Hauj lwm LCFF Txhawb Ntxiv thiab Kev Tshuaj Daws Mob</w:t>
            </w:r>
          </w:p>
          <w:p w14:paraId="2C1A86D2" w14:textId="77777777" w:rsidR="00AD19E5" w:rsidRPr="00416669" w:rsidRDefault="00AD19E5" w:rsidP="00AD19E5">
            <w:pPr>
              <w:pStyle w:val="TableParagraph"/>
              <w:spacing w:before="176" w:line="250" w:lineRule="atLeast"/>
              <w:ind w:left="116" w:right="154" w:firstLine="61"/>
              <w:rPr>
                <w:sz w:val="19"/>
                <w:szCs w:val="19"/>
              </w:rPr>
            </w:pPr>
            <w:r w:rsidRPr="00416669">
              <w:rPr>
                <w:sz w:val="19"/>
                <w:szCs w:val="19"/>
              </w:rPr>
              <w:t>$ 120,542</w:t>
            </w:r>
          </w:p>
        </w:tc>
      </w:tr>
      <w:tr w:rsidR="00AD19E5" w14:paraId="74D64FEF" w14:textId="77777777" w:rsidTr="00AD19E5">
        <w:trPr>
          <w:trHeight w:val="932"/>
        </w:trPr>
        <w:tc>
          <w:tcPr>
            <w:tcW w:w="7200" w:type="dxa"/>
            <w:vMerge w:val="restart"/>
            <w:shd w:val="clear" w:color="auto" w:fill="F1E4EF"/>
          </w:tcPr>
          <w:p w14:paraId="3B7821EC" w14:textId="77777777" w:rsidR="00AD19E5" w:rsidRPr="00416669" w:rsidRDefault="00AD19E5" w:rsidP="00AD19E5">
            <w:pPr>
              <w:pStyle w:val="TableParagraph"/>
              <w:spacing w:before="118"/>
              <w:ind w:left="116"/>
              <w:rPr>
                <w:sz w:val="19"/>
                <w:szCs w:val="19"/>
              </w:rPr>
            </w:pPr>
            <w:r w:rsidRPr="00416669">
              <w:rPr>
                <w:sz w:val="19"/>
                <w:szCs w:val="19"/>
              </w:rPr>
              <w:t xml:space="preserve">2.3 </w:t>
            </w:r>
            <w:del w:id="6640" w:author="year" w:date="2021-07-09T05:07:00Z">
              <w:r w:rsidRPr="00416669" w:rsidDel="005F0382">
                <w:rPr>
                  <w:sz w:val="19"/>
                  <w:szCs w:val="19"/>
                </w:rPr>
                <w:delText>YEEJ Tuam Tsev Hnub Saturday Ntawm Lub Tsev Kawm Ntawv</w:delText>
              </w:r>
            </w:del>
            <w:ins w:id="6641" w:author="year" w:date="2021-07-09T05:07:00Z">
              <w:r>
                <w:rPr>
                  <w:sz w:val="19"/>
                  <w:szCs w:val="19"/>
                </w:rPr>
                <w:t>Chaw kawm hnub Saturday WIN</w:t>
              </w:r>
            </w:ins>
          </w:p>
          <w:p w14:paraId="0ABA395F" w14:textId="77777777" w:rsidR="00AD19E5" w:rsidRPr="00416669" w:rsidRDefault="00AD19E5" w:rsidP="00AD19E5">
            <w:pPr>
              <w:pStyle w:val="TableParagraph"/>
              <w:spacing w:before="5"/>
              <w:rPr>
                <w:b/>
                <w:sz w:val="19"/>
                <w:szCs w:val="19"/>
              </w:rPr>
            </w:pPr>
          </w:p>
          <w:p w14:paraId="2537B4CD" w14:textId="77777777" w:rsidR="00AD19E5" w:rsidRPr="00416669" w:rsidRDefault="00AD19E5" w:rsidP="00AD19E5">
            <w:pPr>
              <w:pStyle w:val="TableParagraph"/>
              <w:ind w:left="116" w:right="125"/>
              <w:jc w:val="both"/>
              <w:rPr>
                <w:sz w:val="19"/>
                <w:szCs w:val="19"/>
              </w:rPr>
            </w:pPr>
            <w:ins w:id="6642" w:author="year" w:date="2021-07-09T05:08:00Z">
              <w:r>
                <w:rPr>
                  <w:sz w:val="19"/>
                  <w:szCs w:val="19"/>
                </w:rPr>
                <w:t xml:space="preserve">TR, </w:t>
              </w:r>
            </w:ins>
            <w:r w:rsidRPr="00416669">
              <w:rPr>
                <w:sz w:val="19"/>
                <w:szCs w:val="19"/>
              </w:rPr>
              <w:t xml:space="preserve">Qhov Kev Kawm Qhov Kuv Xav Tau </w:t>
            </w:r>
            <w:ins w:id="6643" w:author="year" w:date="2021-07-09T05:08:00Z">
              <w:r>
                <w:rPr>
                  <w:sz w:val="19"/>
                  <w:szCs w:val="19"/>
                </w:rPr>
                <w:t>(WIN)</w:t>
              </w:r>
            </w:ins>
            <w:del w:id="6644" w:author="year" w:date="2021-07-09T05:08:00Z">
              <w:r w:rsidRPr="00416669" w:rsidDel="005F0382">
                <w:rPr>
                  <w:sz w:val="19"/>
                  <w:szCs w:val="19"/>
                </w:rPr>
                <w:delText xml:space="preserve">(YEEJ) </w:delText>
              </w:r>
            </w:del>
            <w:del w:id="6645" w:author="year" w:date="2021-07-09T05:09:00Z">
              <w:r w:rsidRPr="00416669" w:rsidDel="005F0382">
                <w:rPr>
                  <w:sz w:val="19"/>
                  <w:szCs w:val="19"/>
                </w:rPr>
                <w:delText xml:space="preserve">Ntaub Ntawv Kev Kawm </w:delText>
              </w:r>
            </w:del>
            <w:r w:rsidRPr="00416669">
              <w:rPr>
                <w:sz w:val="19"/>
                <w:szCs w:val="19"/>
              </w:rPr>
              <w:t xml:space="preserve">yog </w:t>
            </w:r>
            <w:ins w:id="6646" w:author="year" w:date="2021-07-09T05:09:00Z">
              <w:r>
                <w:rPr>
                  <w:sz w:val="19"/>
                  <w:szCs w:val="19"/>
                </w:rPr>
                <w:t xml:space="preserve">lub </w:t>
              </w:r>
            </w:ins>
            <w:del w:id="6647" w:author="year" w:date="2021-07-09T05:09:00Z">
              <w:r w:rsidRPr="00416669" w:rsidDel="005F0382">
                <w:rPr>
                  <w:sz w:val="19"/>
                  <w:szCs w:val="19"/>
                </w:rPr>
                <w:delText>qhov</w:delText>
              </w:r>
            </w:del>
            <w:r w:rsidRPr="00416669">
              <w:rPr>
                <w:sz w:val="19"/>
                <w:szCs w:val="19"/>
              </w:rPr>
              <w:t xml:space="preserve"> khoos kas </w:t>
            </w:r>
            <w:del w:id="6648" w:author="year" w:date="2021-07-09T05:09:00Z">
              <w:r w:rsidRPr="00416669" w:rsidDel="005F0382">
                <w:rPr>
                  <w:sz w:val="19"/>
                  <w:szCs w:val="19"/>
                </w:rPr>
                <w:delText>xaus rau hnub</w:delText>
              </w:r>
            </w:del>
            <w:ins w:id="6649" w:author="year" w:date="2021-07-09T05:09:00Z">
              <w:r>
                <w:rPr>
                  <w:sz w:val="19"/>
                  <w:szCs w:val="19"/>
                </w:rPr>
                <w:t>kawm ntawv rau hnub</w:t>
              </w:r>
            </w:ins>
            <w:r w:rsidRPr="00416669">
              <w:rPr>
                <w:sz w:val="19"/>
                <w:szCs w:val="19"/>
              </w:rPr>
              <w:t xml:space="preserve"> so uas yog kev sib koom ua ke thiab kev kawm tau tsim los </w:t>
            </w:r>
            <w:del w:id="6650" w:author="year" w:date="2021-07-09T05:10:00Z">
              <w:r w:rsidRPr="00416669" w:rsidDel="005F0382">
                <w:rPr>
                  <w:sz w:val="19"/>
                  <w:szCs w:val="19"/>
                </w:rPr>
                <w:delText xml:space="preserve">muab </w:delText>
              </w:r>
            </w:del>
            <w:ins w:id="6651" w:author="year" w:date="2021-07-09T05:10:00Z">
              <w:r>
                <w:rPr>
                  <w:sz w:val="19"/>
                  <w:szCs w:val="19"/>
                </w:rPr>
                <w:t>txhawm rau pab</w:t>
              </w:r>
              <w:r w:rsidRPr="00416669">
                <w:rPr>
                  <w:sz w:val="19"/>
                  <w:szCs w:val="19"/>
                </w:rPr>
                <w:t xml:space="preserve"> </w:t>
              </w:r>
            </w:ins>
            <w:r w:rsidRPr="00416669">
              <w:rPr>
                <w:sz w:val="19"/>
                <w:szCs w:val="19"/>
              </w:rPr>
              <w:t xml:space="preserve">kev kawm txuas ntxiv rau tag nrho rau Tsev Kawm Hauv Nroog Twin Rivers Unified. TR </w:t>
            </w:r>
            <w:del w:id="6652" w:author="year" w:date="2021-07-09T05:12:00Z">
              <w:r w:rsidRPr="00416669" w:rsidDel="001D2559">
                <w:rPr>
                  <w:sz w:val="19"/>
                  <w:szCs w:val="19"/>
                </w:rPr>
                <w:delText xml:space="preserve">Kev YEEJ Tuam Tsev cov kws qhia ntawv </w:delText>
              </w:r>
            </w:del>
            <w:ins w:id="6653" w:author="year" w:date="2021-07-09T05:12:00Z">
              <w:r>
                <w:rPr>
                  <w:sz w:val="19"/>
                  <w:szCs w:val="19"/>
                </w:rPr>
                <w:t xml:space="preserve"> cov xwb hwb qhia ntawv WIN </w:t>
              </w:r>
            </w:ins>
            <w:r w:rsidRPr="00416669">
              <w:rPr>
                <w:sz w:val="19"/>
                <w:szCs w:val="19"/>
              </w:rPr>
              <w:t xml:space="preserve">koom nrog tub ntxhais kawm los ntawm kev qhia muaj txiaj ntsig thiab lom zem uas yuav suav nrog kev ua lej, </w:t>
            </w:r>
            <w:ins w:id="6654" w:author="year" w:date="2021-07-09T05:15:00Z">
              <w:r>
                <w:rPr>
                  <w:sz w:val="19"/>
                  <w:szCs w:val="19"/>
                </w:rPr>
                <w:t xml:space="preserve">kev </w:t>
              </w:r>
            </w:ins>
            <w:r w:rsidRPr="00416669">
              <w:rPr>
                <w:sz w:val="19"/>
                <w:szCs w:val="19"/>
              </w:rPr>
              <w:t xml:space="preserve">nyeem ntawv, keeb kwm, txuj ci, kev sib raug zoo, kev tawm dag zog, kev tshawb fawb, thiab ntau yam ntxiv. Peb lub hom phiaj yog peb lub hauv paus: 1) nce tub ntxhais kawm kev kawm los ntawm kev rov paub txog cov hnub tsis mus kawm ntawv 2) nce </w:t>
            </w:r>
            <w:ins w:id="6655" w:author="year" w:date="2021-07-09T05:17:00Z">
              <w:r>
                <w:rPr>
                  <w:sz w:val="19"/>
                  <w:szCs w:val="19"/>
                </w:rPr>
                <w:t xml:space="preserve">kev koom tes ntawm </w:t>
              </w:r>
            </w:ins>
            <w:r w:rsidRPr="00416669">
              <w:rPr>
                <w:sz w:val="19"/>
                <w:szCs w:val="19"/>
              </w:rPr>
              <w:t xml:space="preserve">tub ntxhais </w:t>
            </w:r>
            <w:del w:id="6656" w:author="year" w:date="2021-07-09T05:17:00Z">
              <w:r w:rsidRPr="00416669" w:rsidDel="001D2559">
                <w:rPr>
                  <w:sz w:val="19"/>
                  <w:szCs w:val="19"/>
                </w:rPr>
                <w:delText xml:space="preserve">kawm kev koom tes </w:delText>
              </w:r>
            </w:del>
            <w:r w:rsidRPr="00416669">
              <w:rPr>
                <w:sz w:val="19"/>
                <w:szCs w:val="19"/>
              </w:rPr>
              <w:t>3) txo qhov tsis mus kawm ntawv ntev los ntawm kev qhia cov tub ntxhais kawm los ntawm kev muaj txiaj ntsig rau kev kawm thaum hnub so thiab kev koom tes nrog.</w:t>
            </w:r>
          </w:p>
        </w:tc>
        <w:tc>
          <w:tcPr>
            <w:tcW w:w="3603" w:type="dxa"/>
            <w:tcBorders>
              <w:bottom w:val="nil"/>
            </w:tcBorders>
            <w:shd w:val="clear" w:color="auto" w:fill="F1E4EF"/>
          </w:tcPr>
          <w:p w14:paraId="651FD44B" w14:textId="77777777" w:rsidR="00AD19E5" w:rsidRPr="00416669" w:rsidRDefault="00AD19E5" w:rsidP="00AD19E5">
            <w:pPr>
              <w:pStyle w:val="TableParagraph"/>
              <w:spacing w:before="176"/>
              <w:ind w:left="235"/>
              <w:rPr>
                <w:sz w:val="19"/>
                <w:szCs w:val="19"/>
              </w:rPr>
            </w:pPr>
            <w:r w:rsidRPr="00416669">
              <w:rPr>
                <w:sz w:val="19"/>
                <w:szCs w:val="19"/>
              </w:rPr>
              <w:t>1000, 2000, 3000, 5000 LCFF</w:t>
            </w:r>
          </w:p>
          <w:p w14:paraId="11202774" w14:textId="77777777" w:rsidR="00AD19E5" w:rsidRPr="00416669" w:rsidRDefault="00AD19E5" w:rsidP="00AD19E5">
            <w:pPr>
              <w:pStyle w:val="TableParagraph"/>
              <w:ind w:left="174"/>
              <w:rPr>
                <w:sz w:val="19"/>
                <w:szCs w:val="19"/>
              </w:rPr>
            </w:pPr>
            <w:r w:rsidRPr="00416669">
              <w:rPr>
                <w:sz w:val="19"/>
                <w:szCs w:val="19"/>
              </w:rPr>
              <w:t>Txhawb Ntxiv thiab Kev Tshuaj Daws Mob</w:t>
            </w:r>
          </w:p>
          <w:p w14:paraId="19963754" w14:textId="77777777" w:rsidR="00AD19E5" w:rsidRPr="00416669" w:rsidRDefault="00AD19E5" w:rsidP="00AD19E5">
            <w:pPr>
              <w:pStyle w:val="TableParagraph"/>
              <w:spacing w:line="230" w:lineRule="exact"/>
              <w:ind w:left="174"/>
              <w:rPr>
                <w:sz w:val="19"/>
                <w:szCs w:val="19"/>
              </w:rPr>
            </w:pPr>
            <w:r w:rsidRPr="00416669">
              <w:rPr>
                <w:sz w:val="19"/>
                <w:szCs w:val="19"/>
              </w:rPr>
              <w:t>$ 606,563</w:t>
            </w:r>
          </w:p>
        </w:tc>
        <w:tc>
          <w:tcPr>
            <w:tcW w:w="3597" w:type="dxa"/>
            <w:tcBorders>
              <w:bottom w:val="nil"/>
            </w:tcBorders>
            <w:shd w:val="clear" w:color="auto" w:fill="F1E4EF"/>
          </w:tcPr>
          <w:p w14:paraId="32D54F1C" w14:textId="77777777" w:rsidR="00AD19E5" w:rsidRPr="00416669" w:rsidRDefault="00AD19E5" w:rsidP="00AD19E5">
            <w:pPr>
              <w:pStyle w:val="TableParagraph"/>
              <w:spacing w:before="176"/>
              <w:ind w:left="177"/>
              <w:rPr>
                <w:sz w:val="19"/>
                <w:szCs w:val="19"/>
              </w:rPr>
            </w:pPr>
            <w:r w:rsidRPr="00416669">
              <w:rPr>
                <w:sz w:val="19"/>
                <w:szCs w:val="19"/>
              </w:rPr>
              <w:t>1000, 2000, 3000, 5000 LCFF</w:t>
            </w:r>
          </w:p>
          <w:p w14:paraId="3C48A47D" w14:textId="77777777" w:rsidR="00AD19E5" w:rsidRPr="00416669" w:rsidRDefault="00AD19E5" w:rsidP="00AD19E5">
            <w:pPr>
              <w:pStyle w:val="TableParagraph"/>
              <w:ind w:left="116"/>
              <w:rPr>
                <w:sz w:val="19"/>
                <w:szCs w:val="19"/>
              </w:rPr>
            </w:pPr>
            <w:r w:rsidRPr="00416669">
              <w:rPr>
                <w:sz w:val="19"/>
                <w:szCs w:val="19"/>
              </w:rPr>
              <w:t>Txhawb Ntxiv thiab Kev Tshuaj Daws Mob</w:t>
            </w:r>
          </w:p>
          <w:p w14:paraId="49DB158B" w14:textId="77777777" w:rsidR="00AD19E5" w:rsidRPr="00416669" w:rsidRDefault="00AD19E5" w:rsidP="00AD19E5">
            <w:pPr>
              <w:pStyle w:val="TableParagraph"/>
              <w:spacing w:line="230" w:lineRule="exact"/>
              <w:ind w:left="116"/>
              <w:rPr>
                <w:sz w:val="19"/>
                <w:szCs w:val="19"/>
              </w:rPr>
            </w:pPr>
            <w:r w:rsidRPr="00416669">
              <w:rPr>
                <w:sz w:val="19"/>
                <w:szCs w:val="19"/>
              </w:rPr>
              <w:t>$ 348,351</w:t>
            </w:r>
          </w:p>
        </w:tc>
      </w:tr>
      <w:tr w:rsidR="00AD19E5" w14:paraId="12A239A5" w14:textId="77777777" w:rsidTr="00AD19E5">
        <w:trPr>
          <w:trHeight w:val="2962"/>
        </w:trPr>
        <w:tc>
          <w:tcPr>
            <w:tcW w:w="7200" w:type="dxa"/>
            <w:vMerge/>
            <w:tcBorders>
              <w:top w:val="nil"/>
            </w:tcBorders>
            <w:shd w:val="clear" w:color="auto" w:fill="F1E4EF"/>
          </w:tcPr>
          <w:p w14:paraId="5CC566E1" w14:textId="77777777" w:rsidR="00AD19E5" w:rsidRPr="00416669" w:rsidRDefault="00AD19E5" w:rsidP="00AD19E5">
            <w:pPr>
              <w:rPr>
                <w:sz w:val="19"/>
                <w:szCs w:val="19"/>
              </w:rPr>
            </w:pPr>
          </w:p>
        </w:tc>
        <w:tc>
          <w:tcPr>
            <w:tcW w:w="7200" w:type="dxa"/>
            <w:gridSpan w:val="2"/>
            <w:tcBorders>
              <w:top w:val="nil"/>
            </w:tcBorders>
            <w:shd w:val="clear" w:color="auto" w:fill="F1E4EF"/>
          </w:tcPr>
          <w:p w14:paraId="1C08A4AD" w14:textId="77777777" w:rsidR="00AD19E5" w:rsidRPr="00416669" w:rsidRDefault="00AD19E5" w:rsidP="00AD19E5">
            <w:pPr>
              <w:pStyle w:val="TableParagraph"/>
              <w:rPr>
                <w:rFonts w:ascii="Times New Roman"/>
                <w:sz w:val="19"/>
                <w:szCs w:val="19"/>
              </w:rPr>
            </w:pPr>
          </w:p>
        </w:tc>
      </w:tr>
    </w:tbl>
    <w:p w14:paraId="748A3CA4" w14:textId="77777777" w:rsidR="00AD19E5" w:rsidRDefault="00AD19E5" w:rsidP="00AD19E5">
      <w:pPr>
        <w:rPr>
          <w:rFonts w:ascii="Times New Roman"/>
          <w:sz w:val="20"/>
        </w:rPr>
        <w:sectPr w:rsidR="00AD19E5">
          <w:pgSz w:w="15840" w:h="12240" w:orient="landscape"/>
          <w:pgMar w:top="720" w:right="600" w:bottom="720" w:left="600" w:header="0" w:footer="528" w:gutter="0"/>
          <w:cols w:space="720"/>
        </w:sectPr>
      </w:pPr>
    </w:p>
    <w:p w14:paraId="76454747" w14:textId="77777777" w:rsidR="00AD19E5" w:rsidRPr="005D7164" w:rsidRDefault="00AD19E5" w:rsidP="00AD19E5">
      <w:pPr>
        <w:spacing w:before="80"/>
        <w:ind w:left="191"/>
        <w:rPr>
          <w:b/>
          <w:sz w:val="26"/>
          <w:szCs w:val="26"/>
        </w:rPr>
      </w:pPr>
      <w:hyperlink r:id="rId67" w:anchor="GoalAnalysis">
        <w:r w:rsidRPr="005D7164">
          <w:rPr>
            <w:b/>
            <w:sz w:val="26"/>
            <w:szCs w:val="26"/>
          </w:rPr>
          <w:t>Kev Tshawb Xyuas Lub Hom Phiaj</w:t>
        </w:r>
      </w:hyperlink>
    </w:p>
    <w:p w14:paraId="5ACC579E" w14:textId="77777777" w:rsidR="00AD19E5" w:rsidRDefault="00AD19E5" w:rsidP="00AD19E5">
      <w:pPr>
        <w:pStyle w:val="BodyText"/>
        <w:spacing w:before="2"/>
        <w:rPr>
          <w:b/>
          <w:sz w:val="27"/>
        </w:rPr>
      </w:pPr>
    </w:p>
    <w:p w14:paraId="6C4A26BB" w14:textId="77777777" w:rsidR="00AD19E5" w:rsidRPr="005D7164" w:rsidRDefault="00AD19E5" w:rsidP="00AD19E5">
      <w:pPr>
        <w:pStyle w:val="BodyText"/>
        <w:ind w:left="191" w:right="114"/>
        <w:rPr>
          <w:sz w:val="22"/>
          <w:szCs w:val="22"/>
        </w:rPr>
      </w:pPr>
      <w:r>
        <w:rPr>
          <w:noProof/>
          <w:lang w:bidi="th-TH"/>
        </w:rPr>
        <mc:AlternateContent>
          <mc:Choice Requires="wpg">
            <w:drawing>
              <wp:anchor distT="0" distB="0" distL="114300" distR="114300" simplePos="0" relativeHeight="252030976" behindDoc="1" locked="0" layoutInCell="1" allowOverlap="1" wp14:anchorId="6B8D5609" wp14:editId="282A8019">
                <wp:simplePos x="0" y="0"/>
                <wp:positionH relativeFrom="page">
                  <wp:posOffset>457200</wp:posOffset>
                </wp:positionH>
                <wp:positionV relativeFrom="paragraph">
                  <wp:posOffset>350520</wp:posOffset>
                </wp:positionV>
                <wp:extent cx="9144000" cy="506730"/>
                <wp:effectExtent l="0" t="0" r="0" b="0"/>
                <wp:wrapNone/>
                <wp:docPr id="187"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506730"/>
                          <a:chOff x="720" y="552"/>
                          <a:chExt cx="14400" cy="798"/>
                        </a:xfrm>
                      </wpg:grpSpPr>
                      <wps:wsp>
                        <wps:cNvPr id="188" name="Rectangle 157"/>
                        <wps:cNvSpPr>
                          <a:spLocks noChangeArrowheads="1"/>
                        </wps:cNvSpPr>
                        <wps:spPr bwMode="auto">
                          <a:xfrm>
                            <a:off x="730" y="561"/>
                            <a:ext cx="14380" cy="778"/>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AutoShape 156"/>
                        <wps:cNvSpPr>
                          <a:spLocks/>
                        </wps:cNvSpPr>
                        <wps:spPr bwMode="auto">
                          <a:xfrm>
                            <a:off x="-5" y="10092"/>
                            <a:ext cx="14400" cy="788"/>
                          </a:xfrm>
                          <a:custGeom>
                            <a:avLst/>
                            <a:gdLst>
                              <a:gd name="T0" fmla="+- 0 725 -5"/>
                              <a:gd name="T1" fmla="*/ T0 w 14400"/>
                              <a:gd name="T2" fmla="+- 0 562 10092"/>
                              <a:gd name="T3" fmla="*/ 562 h 788"/>
                              <a:gd name="T4" fmla="+- 0 725 -5"/>
                              <a:gd name="T5" fmla="*/ T4 w 14400"/>
                              <a:gd name="T6" fmla="+- 0 1340 10092"/>
                              <a:gd name="T7" fmla="*/ 1340 h 788"/>
                              <a:gd name="T8" fmla="+- 0 15115 -5"/>
                              <a:gd name="T9" fmla="*/ T8 w 14400"/>
                              <a:gd name="T10" fmla="+- 0 562 10092"/>
                              <a:gd name="T11" fmla="*/ 562 h 788"/>
                              <a:gd name="T12" fmla="+- 0 15115 -5"/>
                              <a:gd name="T13" fmla="*/ T12 w 14400"/>
                              <a:gd name="T14" fmla="+- 0 1340 10092"/>
                              <a:gd name="T15" fmla="*/ 1340 h 788"/>
                              <a:gd name="T16" fmla="+- 0 720 -5"/>
                              <a:gd name="T17" fmla="*/ T16 w 14400"/>
                              <a:gd name="T18" fmla="+- 0 557 10092"/>
                              <a:gd name="T19" fmla="*/ 557 h 788"/>
                              <a:gd name="T20" fmla="+- 0 15120 -5"/>
                              <a:gd name="T21" fmla="*/ T20 w 14400"/>
                              <a:gd name="T22" fmla="+- 0 557 10092"/>
                              <a:gd name="T23" fmla="*/ 557 h 788"/>
                              <a:gd name="T24" fmla="+- 0 720 -5"/>
                              <a:gd name="T25" fmla="*/ T24 w 14400"/>
                              <a:gd name="T26" fmla="+- 0 1345 10092"/>
                              <a:gd name="T27" fmla="*/ 1345 h 788"/>
                              <a:gd name="T28" fmla="+- 0 15120 -5"/>
                              <a:gd name="T29" fmla="*/ T28 w 14400"/>
                              <a:gd name="T30" fmla="+- 0 1345 10092"/>
                              <a:gd name="T31" fmla="*/ 1345 h 78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400" h="788">
                                <a:moveTo>
                                  <a:pt x="730" y="-9530"/>
                                </a:moveTo>
                                <a:lnTo>
                                  <a:pt x="730" y="-8752"/>
                                </a:lnTo>
                                <a:moveTo>
                                  <a:pt x="15120" y="-9530"/>
                                </a:moveTo>
                                <a:lnTo>
                                  <a:pt x="15120" y="-8752"/>
                                </a:lnTo>
                                <a:moveTo>
                                  <a:pt x="725" y="-9535"/>
                                </a:moveTo>
                                <a:lnTo>
                                  <a:pt x="15125" y="-9535"/>
                                </a:lnTo>
                                <a:moveTo>
                                  <a:pt x="725" y="-8747"/>
                                </a:moveTo>
                                <a:lnTo>
                                  <a:pt x="15125" y="-8747"/>
                                </a:lnTo>
                              </a:path>
                            </a:pathLst>
                          </a:custGeom>
                          <a:noFill/>
                          <a:ln w="6350">
                            <a:solidFill>
                              <a:srgbClr val="D5AB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1DAFB" id="Group 155" o:spid="_x0000_s1026" style="position:absolute;margin-left:36pt;margin-top:27.6pt;width:10in;height:39.9pt;z-index:-251285504;mso-position-horizontal-relative:page" coordorigin="720,552" coordsize="14400,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">
                <v:rect id="Rectangle 157" o:spid="_x0000_s1027" style="position:absolute;left:730;top:561;width:14380;height: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" fillcolor="#f1e4ef" stroked="f"/>
                <v:shape id="AutoShape 156" o:spid="_x0000_s1028" style="position:absolute;left:-5;top:10092;width:14400;height:788;visibility:visible;mso-wrap-style:square;v-text-anchor:top" coordsize="14400,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" path="m730,-9530r,778m15120,-9530r,778m725,-9535r14400,m725,-8747r14400,e" filled="f" strokecolor="#d5abff" strokeweight=".5pt">
                  <v:path arrowok="t" o:connecttype="custom" o:connectlocs="730,562;730,1340;15120,562;15120,1340;725,557;15125,557;725,1345;15125,1345" o:connectangles="0,0,0,0,0,0,0,0"/>
                </v:shape>
                <w10:wrap anchorx="page"/>
              </v:group>
            </w:pict>
          </mc:Fallback>
        </mc:AlternateContent>
      </w:r>
      <w:r>
        <w:t>C</w:t>
      </w:r>
      <w:r w:rsidRPr="005D7164">
        <w:rPr>
          <w:sz w:val="22"/>
          <w:szCs w:val="22"/>
        </w:rPr>
        <w:t xml:space="preserve">ov lus piav qhia txog kev yuav siv nyiaj li cas rau Qhov Kev Nqis Tes Ua / Kev Pab cuam uas tsis </w:t>
      </w:r>
      <w:del w:id="6657" w:author="year" w:date="2021-07-09T05:21:00Z">
        <w:r w:rsidRPr="005D7164" w:rsidDel="00605820">
          <w:rPr>
            <w:sz w:val="22"/>
            <w:szCs w:val="22"/>
          </w:rPr>
          <w:delText xml:space="preserve">tau </w:delText>
        </w:r>
      </w:del>
      <w:ins w:id="6658" w:author="year" w:date="2021-07-09T05:21:00Z">
        <w:r>
          <w:rPr>
            <w:sz w:val="22"/>
            <w:szCs w:val="22"/>
          </w:rPr>
          <w:t>raug</w:t>
        </w:r>
        <w:r w:rsidRPr="005D7164">
          <w:rPr>
            <w:sz w:val="22"/>
            <w:szCs w:val="22"/>
          </w:rPr>
          <w:t xml:space="preserve"> </w:t>
        </w:r>
      </w:ins>
      <w:r w:rsidRPr="005D7164">
        <w:rPr>
          <w:sz w:val="22"/>
          <w:szCs w:val="22"/>
        </w:rPr>
        <w:t>siv los siv rau cov tub ntxhais kawm, tsev neeg, cov xib fwb, thiab cov neeg ua hauj lwm.</w:t>
      </w:r>
    </w:p>
    <w:p w14:paraId="73BCC812" w14:textId="77777777" w:rsidR="00AD19E5" w:rsidRPr="00381AE8" w:rsidRDefault="00AD19E5" w:rsidP="00AD19E5">
      <w:pPr>
        <w:pStyle w:val="BodyText"/>
        <w:spacing w:before="68"/>
        <w:ind w:left="183"/>
        <w:rPr>
          <w:sz w:val="22"/>
          <w:szCs w:val="22"/>
        </w:rPr>
      </w:pPr>
      <w:r w:rsidRPr="00381AE8">
        <w:rPr>
          <w:sz w:val="22"/>
          <w:szCs w:val="22"/>
        </w:rPr>
        <w:t xml:space="preserve">2.3 - </w:t>
      </w:r>
      <w:del w:id="6659" w:author="year" w:date="2021-07-09T05:22:00Z">
        <w:r w:rsidRPr="00381AE8" w:rsidDel="00605820">
          <w:rPr>
            <w:sz w:val="22"/>
            <w:szCs w:val="22"/>
          </w:rPr>
          <w:delText xml:space="preserve">qhov </w:delText>
        </w:r>
      </w:del>
      <w:ins w:id="6660" w:author="year" w:date="2021-07-09T05:22:00Z">
        <w:r>
          <w:rPr>
            <w:sz w:val="22"/>
            <w:szCs w:val="22"/>
          </w:rPr>
          <w:t>Fee</w:t>
        </w:r>
        <w:r w:rsidRPr="00381AE8">
          <w:rPr>
            <w:sz w:val="22"/>
            <w:szCs w:val="22"/>
          </w:rPr>
          <w:t xml:space="preserve"> </w:t>
        </w:r>
      </w:ins>
      <w:r w:rsidRPr="00381AE8">
        <w:rPr>
          <w:sz w:val="22"/>
          <w:szCs w:val="22"/>
        </w:rPr>
        <w:t xml:space="preserve">tsawg </w:t>
      </w:r>
      <w:del w:id="6661" w:author="year" w:date="2021-07-09T05:22:00Z">
        <w:r w:rsidRPr="00381AE8" w:rsidDel="00605820">
          <w:rPr>
            <w:sz w:val="22"/>
            <w:szCs w:val="22"/>
          </w:rPr>
          <w:delText xml:space="preserve">dua tau </w:delText>
        </w:r>
      </w:del>
      <w:ins w:id="6662" w:author="year" w:date="2021-07-09T05:22:00Z">
        <w:r>
          <w:rPr>
            <w:sz w:val="22"/>
            <w:szCs w:val="22"/>
          </w:rPr>
          <w:t xml:space="preserve">raug </w:t>
        </w:r>
      </w:ins>
      <w:r w:rsidRPr="00381AE8">
        <w:rPr>
          <w:sz w:val="22"/>
          <w:szCs w:val="22"/>
        </w:rPr>
        <w:t xml:space="preserve">siv rau </w:t>
      </w:r>
      <w:del w:id="6663" w:author="year" w:date="2021-07-09T05:22:00Z">
        <w:r w:rsidRPr="00381AE8" w:rsidDel="00605820">
          <w:rPr>
            <w:sz w:val="22"/>
            <w:szCs w:val="22"/>
          </w:rPr>
          <w:delText>Hnub Kawm Ntawv Hnub</w:delText>
        </w:r>
      </w:del>
      <w:ins w:id="6664" w:author="year" w:date="2021-07-09T05:22:00Z">
        <w:r>
          <w:rPr>
            <w:sz w:val="22"/>
            <w:szCs w:val="22"/>
          </w:rPr>
          <w:t>Lub tsev kawm</w:t>
        </w:r>
      </w:ins>
      <w:r w:rsidRPr="00381AE8">
        <w:rPr>
          <w:sz w:val="22"/>
          <w:szCs w:val="22"/>
        </w:rPr>
        <w:t xml:space="preserve"> Saturday vim </w:t>
      </w:r>
      <w:del w:id="6665" w:author="year" w:date="2021-07-09T05:23:00Z">
        <w:r w:rsidRPr="00381AE8" w:rsidDel="00605820">
          <w:rPr>
            <w:sz w:val="22"/>
            <w:szCs w:val="22"/>
          </w:rPr>
          <w:delText xml:space="preserve">tias </w:delText>
        </w:r>
      </w:del>
      <w:r w:rsidRPr="00381AE8">
        <w:rPr>
          <w:sz w:val="22"/>
          <w:szCs w:val="22"/>
        </w:rPr>
        <w:t xml:space="preserve">COVID </w:t>
      </w:r>
      <w:del w:id="6666" w:author="year" w:date="2021-07-09T05:24:00Z">
        <w:r w:rsidRPr="00381AE8" w:rsidDel="00605820">
          <w:rPr>
            <w:sz w:val="22"/>
            <w:szCs w:val="22"/>
          </w:rPr>
          <w:delText>nyob hauv tsev yuav</w:delText>
        </w:r>
      </w:del>
      <w:ins w:id="6667" w:author="year" w:date="2021-07-09T05:24:00Z">
        <w:r>
          <w:rPr>
            <w:sz w:val="22"/>
            <w:szCs w:val="22"/>
          </w:rPr>
          <w:t>ua rau neeg nyob hauv tsev</w:t>
        </w:r>
      </w:ins>
      <w:r w:rsidRPr="00381AE8">
        <w:rPr>
          <w:sz w:val="22"/>
          <w:szCs w:val="22"/>
        </w:rPr>
        <w:t xml:space="preserve">; siv </w:t>
      </w:r>
      <w:del w:id="6668" w:author="year" w:date="2021-07-09T05:24:00Z">
        <w:r w:rsidRPr="00381AE8" w:rsidDel="00605820">
          <w:rPr>
            <w:sz w:val="22"/>
            <w:szCs w:val="22"/>
          </w:rPr>
          <w:delText xml:space="preserve">ntawm </w:delText>
        </w:r>
      </w:del>
      <w:ins w:id="6669" w:author="year" w:date="2021-07-09T05:24:00Z">
        <w:r>
          <w:rPr>
            <w:sz w:val="22"/>
            <w:szCs w:val="22"/>
          </w:rPr>
          <w:t>txuas rau</w:t>
        </w:r>
        <w:r w:rsidRPr="00381AE8">
          <w:rPr>
            <w:sz w:val="22"/>
            <w:szCs w:val="22"/>
          </w:rPr>
          <w:t xml:space="preserve"> </w:t>
        </w:r>
      </w:ins>
      <w:r w:rsidRPr="00381AE8">
        <w:rPr>
          <w:sz w:val="22"/>
          <w:szCs w:val="22"/>
        </w:rPr>
        <w:t>1.10.</w:t>
      </w:r>
    </w:p>
    <w:p w14:paraId="2C54495C" w14:textId="77777777" w:rsidR="00AD19E5" w:rsidRDefault="00AD19E5" w:rsidP="00AD19E5">
      <w:pPr>
        <w:pStyle w:val="BodyText"/>
        <w:rPr>
          <w:sz w:val="20"/>
        </w:rPr>
      </w:pPr>
    </w:p>
    <w:p w14:paraId="388F1AC6" w14:textId="77777777" w:rsidR="00AD19E5" w:rsidRDefault="00AD19E5" w:rsidP="00AD19E5">
      <w:pPr>
        <w:pStyle w:val="BodyText"/>
        <w:rPr>
          <w:sz w:val="20"/>
        </w:rPr>
      </w:pPr>
    </w:p>
    <w:p w14:paraId="6502FB4A" w14:textId="77777777" w:rsidR="00AD19E5" w:rsidRDefault="00AD19E5" w:rsidP="00AD19E5">
      <w:pPr>
        <w:pStyle w:val="BodyText"/>
        <w:spacing w:before="9"/>
        <w:rPr>
          <w:sz w:val="20"/>
        </w:rPr>
      </w:pPr>
      <w:r>
        <w:rPr>
          <w:noProof/>
          <w:lang w:bidi="th-TH"/>
        </w:rPr>
        <mc:AlternateContent>
          <mc:Choice Requires="wpg">
            <w:drawing>
              <wp:anchor distT="0" distB="0" distL="0" distR="0" simplePos="0" relativeHeight="252065792" behindDoc="1" locked="0" layoutInCell="1" allowOverlap="1" wp14:anchorId="0180F70F" wp14:editId="4B92A1DC">
                <wp:simplePos x="0" y="0"/>
                <wp:positionH relativeFrom="page">
                  <wp:posOffset>457200</wp:posOffset>
                </wp:positionH>
                <wp:positionV relativeFrom="paragraph">
                  <wp:posOffset>176530</wp:posOffset>
                </wp:positionV>
                <wp:extent cx="9144000" cy="1412240"/>
                <wp:effectExtent l="0" t="0" r="0" b="0"/>
                <wp:wrapTopAndBottom/>
                <wp:docPr id="180"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1412240"/>
                          <a:chOff x="720" y="278"/>
                          <a:chExt cx="14400" cy="2002"/>
                        </a:xfrm>
                      </wpg:grpSpPr>
                      <wps:wsp>
                        <wps:cNvPr id="181" name="Rectangle 154"/>
                        <wps:cNvSpPr>
                          <a:spLocks noChangeArrowheads="1"/>
                        </wps:cNvSpPr>
                        <wps:spPr bwMode="auto">
                          <a:xfrm>
                            <a:off x="730" y="556"/>
                            <a:ext cx="14380" cy="1714"/>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Line 153"/>
                        <wps:cNvCnPr>
                          <a:cxnSpLocks noChangeShapeType="1"/>
                        </wps:cNvCnPr>
                        <wps:spPr bwMode="auto">
                          <a:xfrm>
                            <a:off x="725" y="557"/>
                            <a:ext cx="0" cy="1713"/>
                          </a:xfrm>
                          <a:prstGeom prst="line">
                            <a:avLst/>
                          </a:prstGeom>
                          <a:noFill/>
                          <a:ln w="6350">
                            <a:solidFill>
                              <a:srgbClr val="D5ABFF"/>
                            </a:solidFill>
                            <a:round/>
                            <a:headEnd/>
                            <a:tailEnd/>
                          </a:ln>
                          <a:extLst>
                            <a:ext uri="{909E8E84-426E-40DD-AFC4-6F175D3DCCD1}">
                              <a14:hiddenFill xmlns:a14="http://schemas.microsoft.com/office/drawing/2010/main">
                                <a:noFill/>
                              </a14:hiddenFill>
                            </a:ext>
                          </a:extLst>
                        </wps:spPr>
                        <wps:bodyPr/>
                      </wps:wsp>
                      <wps:wsp>
                        <wps:cNvPr id="183" name="Line 152"/>
                        <wps:cNvCnPr>
                          <a:cxnSpLocks noChangeShapeType="1"/>
                        </wps:cNvCnPr>
                        <wps:spPr bwMode="auto">
                          <a:xfrm>
                            <a:off x="15115" y="557"/>
                            <a:ext cx="0" cy="1713"/>
                          </a:xfrm>
                          <a:prstGeom prst="line">
                            <a:avLst/>
                          </a:prstGeom>
                          <a:noFill/>
                          <a:ln w="6350">
                            <a:solidFill>
                              <a:srgbClr val="D5ABFF"/>
                            </a:solidFill>
                            <a:round/>
                            <a:headEnd/>
                            <a:tailEnd/>
                          </a:ln>
                          <a:extLst>
                            <a:ext uri="{909E8E84-426E-40DD-AFC4-6F175D3DCCD1}">
                              <a14:hiddenFill xmlns:a14="http://schemas.microsoft.com/office/drawing/2010/main">
                                <a:noFill/>
                              </a14:hiddenFill>
                            </a:ext>
                          </a:extLst>
                        </wps:spPr>
                        <wps:bodyPr/>
                      </wps:wsp>
                      <wps:wsp>
                        <wps:cNvPr id="184" name="Line 151"/>
                        <wps:cNvCnPr>
                          <a:cxnSpLocks noChangeShapeType="1"/>
                        </wps:cNvCnPr>
                        <wps:spPr bwMode="auto">
                          <a:xfrm>
                            <a:off x="720" y="552"/>
                            <a:ext cx="14400" cy="0"/>
                          </a:xfrm>
                          <a:prstGeom prst="line">
                            <a:avLst/>
                          </a:prstGeom>
                          <a:noFill/>
                          <a:ln w="6350">
                            <a:solidFill>
                              <a:srgbClr val="D5ABFF"/>
                            </a:solidFill>
                            <a:round/>
                            <a:headEnd/>
                            <a:tailEnd/>
                          </a:ln>
                          <a:extLst>
                            <a:ext uri="{909E8E84-426E-40DD-AFC4-6F175D3DCCD1}">
                              <a14:hiddenFill xmlns:a14="http://schemas.microsoft.com/office/drawing/2010/main">
                                <a:noFill/>
                              </a14:hiddenFill>
                            </a:ext>
                          </a:extLst>
                        </wps:spPr>
                        <wps:bodyPr/>
                      </wps:wsp>
                      <wps:wsp>
                        <wps:cNvPr id="185" name="Line 150"/>
                        <wps:cNvCnPr>
                          <a:cxnSpLocks noChangeShapeType="1"/>
                        </wps:cNvCnPr>
                        <wps:spPr bwMode="auto">
                          <a:xfrm>
                            <a:off x="720" y="2275"/>
                            <a:ext cx="14400" cy="0"/>
                          </a:xfrm>
                          <a:prstGeom prst="line">
                            <a:avLst/>
                          </a:prstGeom>
                          <a:noFill/>
                          <a:ln w="6350">
                            <a:solidFill>
                              <a:srgbClr val="D5ABFF"/>
                            </a:solidFill>
                            <a:round/>
                            <a:headEnd/>
                            <a:tailEnd/>
                          </a:ln>
                          <a:extLst>
                            <a:ext uri="{909E8E84-426E-40DD-AFC4-6F175D3DCCD1}">
                              <a14:hiddenFill xmlns:a14="http://schemas.microsoft.com/office/drawing/2010/main">
                                <a:noFill/>
                              </a14:hiddenFill>
                            </a:ext>
                          </a:extLst>
                        </wps:spPr>
                        <wps:bodyPr/>
                      </wps:wsp>
                      <wps:wsp>
                        <wps:cNvPr id="186" name="Text Box 149"/>
                        <wps:cNvSpPr txBox="1">
                          <a:spLocks noChangeArrowheads="1"/>
                        </wps:cNvSpPr>
                        <wps:spPr bwMode="auto">
                          <a:xfrm>
                            <a:off x="720" y="278"/>
                            <a:ext cx="14400" cy="2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2B097" w14:textId="77777777" w:rsidR="00AD19E5" w:rsidRPr="00F97C46" w:rsidRDefault="00AD19E5" w:rsidP="00AD19E5">
                              <w:pPr>
                                <w:spacing w:line="268" w:lineRule="exact"/>
                                <w:ind w:left="71"/>
                              </w:pPr>
                              <w:r w:rsidRPr="00F97C46">
                                <w:t>Cov lus piav qhia ntawm kev ua tiav thiab kev sib tw hauv kev nqis tes ua / cov kev pab cuam kom ua tiav lub hom phiaj.</w:t>
                              </w:r>
                            </w:p>
                            <w:p w14:paraId="0CBD5292" w14:textId="77777777" w:rsidR="00AD19E5" w:rsidRPr="00F97C46" w:rsidRDefault="00AD19E5" w:rsidP="00AD19E5">
                              <w:pPr>
                                <w:spacing w:before="68"/>
                                <w:ind w:left="63" w:right="189"/>
                                <w:jc w:val="both"/>
                                <w:rPr>
                                  <w:sz w:val="20"/>
                                  <w:szCs w:val="20"/>
                                </w:rPr>
                              </w:pPr>
                              <w:r w:rsidRPr="00F97C46">
                                <w:rPr>
                                  <w:sz w:val="20"/>
                                  <w:szCs w:val="20"/>
                                </w:rPr>
                                <w:t xml:space="preserve">Lub hom phiaj 2 yog qhov ua tiav tag nrho. Peb tau ua tiav </w:t>
                              </w:r>
                              <w:ins w:id="6670" w:author="year" w:date="2021-07-09T05:25:00Z">
                                <w:r>
                                  <w:rPr>
                                    <w:sz w:val="20"/>
                                    <w:szCs w:val="20"/>
                                  </w:rPr>
                                  <w:t xml:space="preserve">raws </w:t>
                                </w:r>
                              </w:ins>
                              <w:r w:rsidRPr="00F97C46">
                                <w:rPr>
                                  <w:sz w:val="20"/>
                                  <w:szCs w:val="20"/>
                                </w:rPr>
                                <w:t>los</w:t>
                              </w:r>
                              <w:r>
                                <w:rPr>
                                  <w:sz w:val="20"/>
                                  <w:szCs w:val="20"/>
                                </w:rPr>
                                <w:t xml:space="preserve"> </w:t>
                              </w:r>
                              <w:r w:rsidRPr="00F97C46">
                                <w:rPr>
                                  <w:sz w:val="20"/>
                                  <w:szCs w:val="20"/>
                                </w:rPr>
                                <w:t xml:space="preserve">sis tshaj peb cov hom phiaj nyob hauv </w:t>
                              </w:r>
                              <w:del w:id="6671" w:author="year" w:date="2021-07-09T05:26:00Z">
                                <w:r w:rsidRPr="00F97C46" w:rsidDel="00DB4AFE">
                                  <w:rPr>
                                    <w:sz w:val="20"/>
                                    <w:szCs w:val="20"/>
                                  </w:rPr>
                                  <w:delText xml:space="preserve">ob qho </w:delText>
                                </w:r>
                              </w:del>
                              <w:r w:rsidRPr="00F97C46">
                                <w:rPr>
                                  <w:sz w:val="20"/>
                                  <w:szCs w:val="20"/>
                                </w:rPr>
                                <w:t xml:space="preserve">kev ua tiav ntawm CTE thiab hauv Feem </w:t>
                              </w:r>
                              <w:del w:id="6672" w:author="year" w:date="2021-07-09T05:27:00Z">
                                <w:r w:rsidRPr="00F97C46" w:rsidDel="00DB4AFE">
                                  <w:rPr>
                                    <w:sz w:val="20"/>
                                    <w:szCs w:val="20"/>
                                  </w:rPr>
                                  <w:delText>Kawm</w:delText>
                                </w:r>
                                <w:r w:rsidDel="00DB4AFE">
                                  <w:rPr>
                                    <w:sz w:val="20"/>
                                    <w:szCs w:val="20"/>
                                  </w:rPr>
                                  <w:delText xml:space="preserve"> lus</w:delText>
                                </w:r>
                                <w:r w:rsidRPr="00F97C46" w:rsidDel="00DB4AFE">
                                  <w:rPr>
                                    <w:sz w:val="20"/>
                                    <w:szCs w:val="20"/>
                                  </w:rPr>
                                  <w:delText xml:space="preserve"> Askiv ntawm kev faib </w:delText>
                                </w:r>
                                <w:r w:rsidDel="00DB4AFE">
                                  <w:rPr>
                                    <w:sz w:val="20"/>
                                    <w:szCs w:val="20"/>
                                  </w:rPr>
                                  <w:delText>kev</w:delText>
                                </w:r>
                                <w:r w:rsidRPr="00F97C46" w:rsidDel="00DB4AFE">
                                  <w:rPr>
                                    <w:sz w:val="20"/>
                                    <w:szCs w:val="20"/>
                                  </w:rPr>
                                  <w:delText xml:space="preserve"> kawm</w:delText>
                                </w:r>
                              </w:del>
                              <w:ins w:id="6673" w:author="year" w:date="2021-07-09T05:27:00Z">
                                <w:r>
                                  <w:rPr>
                                    <w:sz w:val="20"/>
                                    <w:szCs w:val="20"/>
                                  </w:rPr>
                                  <w:t xml:space="preserve">kev rov qhia lus as kiv </w:t>
                                </w:r>
                              </w:ins>
                              <w:ins w:id="6674" w:author="year" w:date="2021-07-09T05:28:00Z">
                                <w:r>
                                  <w:rPr>
                                    <w:sz w:val="20"/>
                                    <w:szCs w:val="20"/>
                                  </w:rPr>
                                  <w:t xml:space="preserve">dua </w:t>
                                </w:r>
                              </w:ins>
                              <w:ins w:id="6675" w:author="year" w:date="2021-07-09T05:27:00Z">
                                <w:r>
                                  <w:rPr>
                                    <w:sz w:val="20"/>
                                    <w:szCs w:val="20"/>
                                  </w:rPr>
                                  <w:t>tshiab</w:t>
                                </w:r>
                              </w:ins>
                              <w:r w:rsidRPr="00F97C46">
                                <w:rPr>
                                  <w:sz w:val="20"/>
                                  <w:szCs w:val="20"/>
                                </w:rPr>
                                <w:t xml:space="preserve">. Peb qhov </w:t>
                              </w:r>
                              <w:ins w:id="6676" w:author="year" w:date="2021-07-09T05:31:00Z">
                                <w:r>
                                  <w:rPr>
                                    <w:sz w:val="20"/>
                                    <w:szCs w:val="20"/>
                                  </w:rPr>
                                  <w:t xml:space="preserve">ua tau ntawm </w:t>
                                </w:r>
                              </w:ins>
                              <w:r w:rsidRPr="00F97C46">
                                <w:rPr>
                                  <w:sz w:val="20"/>
                                  <w:szCs w:val="20"/>
                                </w:rPr>
                                <w:t xml:space="preserve">EAP </w:t>
                              </w:r>
                              <w:ins w:id="6677" w:author="year" w:date="2021-07-09T05:31:00Z">
                                <w:r>
                                  <w:rPr>
                                    <w:sz w:val="20"/>
                                    <w:szCs w:val="20"/>
                                  </w:rPr>
                                  <w:t xml:space="preserve">tau raws li lub hom phiaj, </w:t>
                                </w:r>
                              </w:ins>
                              <w:del w:id="6678" w:author="year" w:date="2021-07-09T05:29:00Z">
                                <w:r w:rsidRPr="00F97C46" w:rsidDel="00864A40">
                                  <w:rPr>
                                    <w:sz w:val="20"/>
                                    <w:szCs w:val="20"/>
                                  </w:rPr>
                                  <w:delText xml:space="preserve">dhau tus nqi </w:delText>
                                </w:r>
                              </w:del>
                              <w:del w:id="6679" w:author="year" w:date="2021-07-09T05:32:00Z">
                                <w:r w:rsidRPr="00F97C46" w:rsidDel="001638A5">
                                  <w:rPr>
                                    <w:sz w:val="20"/>
                                    <w:szCs w:val="20"/>
                                  </w:rPr>
                                  <w:delText xml:space="preserve">tau ntawm lub hom phiaj, </w:delText>
                                </w:r>
                              </w:del>
                              <w:r w:rsidRPr="00F97C46">
                                <w:rPr>
                                  <w:sz w:val="20"/>
                                  <w:szCs w:val="20"/>
                                </w:rPr>
                                <w:t xml:space="preserve">tab sis peb tsis tau txais cov ntaub ntawv </w:t>
                              </w:r>
                              <w:del w:id="6680" w:author="year" w:date="2021-07-09T05:33:00Z">
                                <w:r w:rsidRPr="00F97C46" w:rsidDel="001638A5">
                                  <w:rPr>
                                    <w:sz w:val="20"/>
                                    <w:szCs w:val="20"/>
                                  </w:rPr>
                                  <w:delText xml:space="preserve">vim los ntawm cov xwm txheej ib puag ncig </w:delText>
                                </w:r>
                                <w:r w:rsidDel="001638A5">
                                  <w:rPr>
                                    <w:sz w:val="20"/>
                                    <w:szCs w:val="20"/>
                                  </w:rPr>
                                  <w:delText>ntawm</w:delText>
                                </w:r>
                              </w:del>
                              <w:ins w:id="6681" w:author="year" w:date="2021-07-09T05:33:00Z">
                                <w:r>
                                  <w:rPr>
                                    <w:sz w:val="20"/>
                                    <w:szCs w:val="20"/>
                                  </w:rPr>
                                  <w:t xml:space="preserve"> yog</w:t>
                                </w:r>
                              </w:ins>
                              <w:r>
                                <w:rPr>
                                  <w:sz w:val="20"/>
                                  <w:szCs w:val="20"/>
                                </w:rPr>
                                <w:t xml:space="preserve"> </w:t>
                              </w:r>
                              <w:r w:rsidRPr="00F97C46">
                                <w:rPr>
                                  <w:sz w:val="20"/>
                                  <w:szCs w:val="20"/>
                                </w:rPr>
                                <w:t>COVID</w:t>
                              </w:r>
                              <w:ins w:id="6682" w:author="year" w:date="2021-07-09T05:33:00Z">
                                <w:r>
                                  <w:rPr>
                                    <w:sz w:val="20"/>
                                    <w:szCs w:val="20"/>
                                  </w:rPr>
                                  <w:t xml:space="preserve"> ntawm ib puas ncig</w:t>
                                </w:r>
                              </w:ins>
                              <w:r w:rsidRPr="00F97C46">
                                <w:rPr>
                                  <w:sz w:val="20"/>
                                  <w:szCs w:val="20"/>
                                </w:rPr>
                                <w:t xml:space="preserve">. Peb cov </w:t>
                              </w:r>
                              <w:ins w:id="6683" w:author="year" w:date="2021-07-09T05:34:00Z">
                                <w:r>
                                  <w:rPr>
                                    <w:sz w:val="20"/>
                                    <w:szCs w:val="20"/>
                                  </w:rPr>
                                  <w:t xml:space="preserve">hauj lwm tau txais </w:t>
                                </w:r>
                              </w:ins>
                              <w:r w:rsidRPr="00F97C46">
                                <w:rPr>
                                  <w:sz w:val="20"/>
                                  <w:szCs w:val="20"/>
                                </w:rPr>
                                <w:t>kev nqis tes ua</w:t>
                              </w:r>
                              <w:del w:id="6684" w:author="year" w:date="2021-07-09T05:34:00Z">
                                <w:r w:rsidRPr="00F97C46" w:rsidDel="001638A5">
                                  <w:rPr>
                                    <w:sz w:val="20"/>
                                    <w:szCs w:val="20"/>
                                  </w:rPr>
                                  <w:delText xml:space="preserve"> tiav tau tiav tag nrho</w:delText>
                                </w:r>
                              </w:del>
                              <w:r w:rsidRPr="00F97C46">
                                <w:rPr>
                                  <w:sz w:val="20"/>
                                  <w:szCs w:val="20"/>
                                </w:rPr>
                                <w:t xml:space="preserve">, tsuas yog 2.3 uas raug tshem tawm vim yog cov vaj tse nyob rau kev </w:t>
                              </w:r>
                              <w:del w:id="6685" w:author="year" w:date="2021-07-09T05:35:00Z">
                                <w:r w:rsidRPr="00F97C46" w:rsidDel="001638A5">
                                  <w:rPr>
                                    <w:sz w:val="20"/>
                                    <w:szCs w:val="20"/>
                                  </w:rPr>
                                  <w:delText>txiav txim</w:delText>
                                </w:r>
                              </w:del>
                              <w:ins w:id="6686" w:author="year" w:date="2021-07-09T05:35:00Z">
                                <w:r>
                                  <w:rPr>
                                    <w:sz w:val="20"/>
                                    <w:szCs w:val="20"/>
                                  </w:rPr>
                                  <w:t>hauv cov lus txhib</w:t>
                                </w:r>
                              </w:ins>
                              <w:r w:rsidRPr="00F97C46">
                                <w:rPr>
                                  <w:sz w:val="20"/>
                                  <w:szCs w:val="20"/>
                                </w:rPr>
                                <w:t xml:space="preserve"> nyob rau lub caij nplooj ntoo hlav xyoo 2020. Cov nyiaj tau muab faib rau Lub Hom Phiaj 1 qhov kev ua 10 raws li tau hais hauv tshooj dhau los. Thaum TR ua tau zoo mus txog peb qhov feem pua ​​kawm tiav thiab AG </w:t>
                              </w:r>
                              <w:ins w:id="6687" w:author="year" w:date="2021-07-09T05:38:00Z">
                                <w:r>
                                  <w:rPr>
                                    <w:sz w:val="20"/>
                                    <w:szCs w:val="20"/>
                                  </w:rPr>
                                  <w:t xml:space="preserve">qhov kev </w:t>
                                </w:r>
                              </w:ins>
                              <w:r w:rsidRPr="00F97C46">
                                <w:rPr>
                                  <w:sz w:val="20"/>
                                  <w:szCs w:val="20"/>
                                </w:rPr>
                                <w:t>ua tiav, peb tsis tau raws li lub hom phiaj peb tau tsim nyob rau lub sij</w:t>
                              </w:r>
                              <w:r>
                                <w:rPr>
                                  <w:sz w:val="20"/>
                                  <w:szCs w:val="20"/>
                                </w:rPr>
                                <w:t xml:space="preserve"> </w:t>
                              </w:r>
                              <w:r w:rsidRPr="00F97C46">
                                <w:rPr>
                                  <w:sz w:val="20"/>
                                  <w:szCs w:val="20"/>
                                </w:rPr>
                                <w:t>hawm no. Cov phiaj xwm COVID</w:t>
                              </w:r>
                              <w:r>
                                <w:rPr>
                                  <w:sz w:val="20"/>
                                  <w:szCs w:val="20"/>
                                </w:rPr>
                                <w:t xml:space="preserve"> </w:t>
                              </w:r>
                              <w:ins w:id="6688" w:author="year" w:date="2021-07-09T05:39:00Z">
                                <w:r>
                                  <w:rPr>
                                    <w:sz w:val="20"/>
                                    <w:szCs w:val="20"/>
                                  </w:rPr>
                                  <w:t>tsim cov kev nyuaj nrog rau kev mus txog thiab sib luag.</w:t>
                                </w:r>
                              </w:ins>
                              <w:del w:id="6689" w:author="year" w:date="2021-07-09T05:40:00Z">
                                <w:r w:rsidDel="001638A5">
                                  <w:rPr>
                                    <w:sz w:val="20"/>
                                    <w:szCs w:val="20"/>
                                  </w:rPr>
                                  <w:delText>los</w:delText>
                                </w:r>
                                <w:r w:rsidRPr="00F97C46" w:rsidDel="001638A5">
                                  <w:rPr>
                                    <w:sz w:val="20"/>
                                    <w:szCs w:val="20"/>
                                  </w:rPr>
                                  <w:delText xml:space="preserve"> cuam tshuam nrog cov kev sib tw uas twb muaj lawm nrog kev nkag thiab sib luag</w:delText>
                                </w:r>
                              </w:del>
                              <w:r w:rsidRPr="00F97C46">
                                <w:rPr>
                                  <w:sz w:val="20"/>
                                  <w:szCs w:val="20"/>
                                </w:rPr>
                                <w:t>. Cov hom phiaj no yuav txuas ntxiv rau xyoo tom ntej nrog rau kev nqis tes ntxiv los siv ua kom ncav cuag cov txiaj ntsig peb xav tau.</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80F70F" id="Group 148" o:spid="_x0000_s1140" style="position:absolute;margin-left:36pt;margin-top:13.9pt;width:10in;height:111.2pt;z-index:-251250688;mso-wrap-distance-left:0;mso-wrap-distance-right:0;mso-position-horizontal-relative:page;mso-position-vertical-relative:text" coordorigin="720,278" coordsize="14400,2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">
                <v:rect id="Rectangle 154" o:spid="_x0000_s1141" style="position:absolute;left:730;top:556;width:14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" fillcolor="#f1e4ef" stroked="f"/>
                <v:line id="Line 153" o:spid="_x0000_s1142" style="position:absolute;visibility:visible;mso-wrap-style:square" from="725,557" to="725,2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" strokecolor="#d5abff" strokeweight=".5pt"/>
                <v:line id="Line 152" o:spid="_x0000_s1143" style="position:absolute;visibility:visible;mso-wrap-style:square" from="15115,557" to="15115,2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" strokecolor="#d5abff" strokeweight=".5pt"/>
                <v:line id="Line 151" o:spid="_x0000_s1144" style="position:absolute;visibility:visible;mso-wrap-style:square" from="720,552" to="15120,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" strokecolor="#d5abff" strokeweight=".5pt"/>
                <v:line id="Line 150" o:spid="_x0000_s1145" style="position:absolute;visibility:visible;mso-wrap-style:square" from="720,2275" to="15120,2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" strokecolor="#d5abff" strokeweight=".5pt"/>
                <v:shape id="Text Box 149" o:spid="_x0000_s1146" type="#_x0000_t202" style="position:absolute;left:720;top:278;width:14400;height:2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0C82B097" w14:textId="77777777" w:rsidR="00AD19E5" w:rsidRPr="00F97C46" w:rsidRDefault="00AD19E5" w:rsidP="00AD19E5">
                        <w:pPr>
                          <w:spacing w:line="268" w:lineRule="exact"/>
                          <w:ind w:left="71"/>
                        </w:pPr>
                        <w:r w:rsidRPr="00F97C46">
                          <w:t>Cov lus piav qhia ntawm kev ua tiav thiab kev sib tw hauv kev nqis tes ua / cov kev pab cuam kom ua tiav lub hom phiaj.</w:t>
                        </w:r>
                      </w:p>
                      <w:p w14:paraId="0CBD5292" w14:textId="77777777" w:rsidR="00AD19E5" w:rsidRPr="00F97C46" w:rsidRDefault="00AD19E5" w:rsidP="00AD19E5">
                        <w:pPr>
                          <w:spacing w:before="68"/>
                          <w:ind w:left="63" w:right="189"/>
                          <w:jc w:val="both"/>
                          <w:rPr>
                            <w:sz w:val="20"/>
                            <w:szCs w:val="20"/>
                          </w:rPr>
                        </w:pPr>
                        <w:r w:rsidRPr="00F97C46">
                          <w:rPr>
                            <w:sz w:val="20"/>
                            <w:szCs w:val="20"/>
                          </w:rPr>
                          <w:t xml:space="preserve">Lub hom phiaj 2 yog qhov ua tiav tag nrho. Peb tau ua tiav </w:t>
                        </w:r>
                        <w:ins w:id="6690" w:author="year" w:date="2021-07-09T05:25:00Z">
                          <w:r>
                            <w:rPr>
                              <w:sz w:val="20"/>
                              <w:szCs w:val="20"/>
                            </w:rPr>
                            <w:t xml:space="preserve">raws </w:t>
                          </w:r>
                        </w:ins>
                        <w:r w:rsidRPr="00F97C46">
                          <w:rPr>
                            <w:sz w:val="20"/>
                            <w:szCs w:val="20"/>
                          </w:rPr>
                          <w:t>los</w:t>
                        </w:r>
                        <w:r>
                          <w:rPr>
                            <w:sz w:val="20"/>
                            <w:szCs w:val="20"/>
                          </w:rPr>
                          <w:t xml:space="preserve"> </w:t>
                        </w:r>
                        <w:r w:rsidRPr="00F97C46">
                          <w:rPr>
                            <w:sz w:val="20"/>
                            <w:szCs w:val="20"/>
                          </w:rPr>
                          <w:t xml:space="preserve">sis tshaj peb cov hom phiaj nyob hauv </w:t>
                        </w:r>
                        <w:del w:id="6691" w:author="year" w:date="2021-07-09T05:26:00Z">
                          <w:r w:rsidRPr="00F97C46" w:rsidDel="00DB4AFE">
                            <w:rPr>
                              <w:sz w:val="20"/>
                              <w:szCs w:val="20"/>
                            </w:rPr>
                            <w:delText xml:space="preserve">ob qho </w:delText>
                          </w:r>
                        </w:del>
                        <w:r w:rsidRPr="00F97C46">
                          <w:rPr>
                            <w:sz w:val="20"/>
                            <w:szCs w:val="20"/>
                          </w:rPr>
                          <w:t xml:space="preserve">kev ua tiav ntawm CTE thiab hauv Feem </w:t>
                        </w:r>
                        <w:del w:id="6692" w:author="year" w:date="2021-07-09T05:27:00Z">
                          <w:r w:rsidRPr="00F97C46" w:rsidDel="00DB4AFE">
                            <w:rPr>
                              <w:sz w:val="20"/>
                              <w:szCs w:val="20"/>
                            </w:rPr>
                            <w:delText>Kawm</w:delText>
                          </w:r>
                          <w:r w:rsidDel="00DB4AFE">
                            <w:rPr>
                              <w:sz w:val="20"/>
                              <w:szCs w:val="20"/>
                            </w:rPr>
                            <w:delText xml:space="preserve"> lus</w:delText>
                          </w:r>
                          <w:r w:rsidRPr="00F97C46" w:rsidDel="00DB4AFE">
                            <w:rPr>
                              <w:sz w:val="20"/>
                              <w:szCs w:val="20"/>
                            </w:rPr>
                            <w:delText xml:space="preserve"> Askiv ntawm kev faib </w:delText>
                          </w:r>
                          <w:r w:rsidDel="00DB4AFE">
                            <w:rPr>
                              <w:sz w:val="20"/>
                              <w:szCs w:val="20"/>
                            </w:rPr>
                            <w:delText>kev</w:delText>
                          </w:r>
                          <w:r w:rsidRPr="00F97C46" w:rsidDel="00DB4AFE">
                            <w:rPr>
                              <w:sz w:val="20"/>
                              <w:szCs w:val="20"/>
                            </w:rPr>
                            <w:delText xml:space="preserve"> kawm</w:delText>
                          </w:r>
                        </w:del>
                        <w:ins w:id="6693" w:author="year" w:date="2021-07-09T05:27:00Z">
                          <w:r>
                            <w:rPr>
                              <w:sz w:val="20"/>
                              <w:szCs w:val="20"/>
                            </w:rPr>
                            <w:t xml:space="preserve">kev rov qhia lus as kiv </w:t>
                          </w:r>
                        </w:ins>
                        <w:ins w:id="6694" w:author="year" w:date="2021-07-09T05:28:00Z">
                          <w:r>
                            <w:rPr>
                              <w:sz w:val="20"/>
                              <w:szCs w:val="20"/>
                            </w:rPr>
                            <w:t xml:space="preserve">dua </w:t>
                          </w:r>
                        </w:ins>
                        <w:ins w:id="6695" w:author="year" w:date="2021-07-09T05:27:00Z">
                          <w:r>
                            <w:rPr>
                              <w:sz w:val="20"/>
                              <w:szCs w:val="20"/>
                            </w:rPr>
                            <w:t>tshiab</w:t>
                          </w:r>
                        </w:ins>
                        <w:r w:rsidRPr="00F97C46">
                          <w:rPr>
                            <w:sz w:val="20"/>
                            <w:szCs w:val="20"/>
                          </w:rPr>
                          <w:t xml:space="preserve">. Peb qhov </w:t>
                        </w:r>
                        <w:ins w:id="6696" w:author="year" w:date="2021-07-09T05:31:00Z">
                          <w:r>
                            <w:rPr>
                              <w:sz w:val="20"/>
                              <w:szCs w:val="20"/>
                            </w:rPr>
                            <w:t xml:space="preserve">ua tau ntawm </w:t>
                          </w:r>
                        </w:ins>
                        <w:r w:rsidRPr="00F97C46">
                          <w:rPr>
                            <w:sz w:val="20"/>
                            <w:szCs w:val="20"/>
                          </w:rPr>
                          <w:t xml:space="preserve">EAP </w:t>
                        </w:r>
                        <w:ins w:id="6697" w:author="year" w:date="2021-07-09T05:31:00Z">
                          <w:r>
                            <w:rPr>
                              <w:sz w:val="20"/>
                              <w:szCs w:val="20"/>
                            </w:rPr>
                            <w:t xml:space="preserve">tau raws li lub hom phiaj, </w:t>
                          </w:r>
                        </w:ins>
                        <w:del w:id="6698" w:author="year" w:date="2021-07-09T05:29:00Z">
                          <w:r w:rsidRPr="00F97C46" w:rsidDel="00864A40">
                            <w:rPr>
                              <w:sz w:val="20"/>
                              <w:szCs w:val="20"/>
                            </w:rPr>
                            <w:delText xml:space="preserve">dhau tus nqi </w:delText>
                          </w:r>
                        </w:del>
                        <w:del w:id="6699" w:author="year" w:date="2021-07-09T05:32:00Z">
                          <w:r w:rsidRPr="00F97C46" w:rsidDel="001638A5">
                            <w:rPr>
                              <w:sz w:val="20"/>
                              <w:szCs w:val="20"/>
                            </w:rPr>
                            <w:delText xml:space="preserve">tau ntawm lub hom phiaj, </w:delText>
                          </w:r>
                        </w:del>
                        <w:r w:rsidRPr="00F97C46">
                          <w:rPr>
                            <w:sz w:val="20"/>
                            <w:szCs w:val="20"/>
                          </w:rPr>
                          <w:t xml:space="preserve">tab sis peb tsis tau txais cov ntaub ntawv </w:t>
                        </w:r>
                        <w:del w:id="6700" w:author="year" w:date="2021-07-09T05:33:00Z">
                          <w:r w:rsidRPr="00F97C46" w:rsidDel="001638A5">
                            <w:rPr>
                              <w:sz w:val="20"/>
                              <w:szCs w:val="20"/>
                            </w:rPr>
                            <w:delText xml:space="preserve">vim los ntawm cov xwm txheej ib puag ncig </w:delText>
                          </w:r>
                          <w:r w:rsidDel="001638A5">
                            <w:rPr>
                              <w:sz w:val="20"/>
                              <w:szCs w:val="20"/>
                            </w:rPr>
                            <w:delText>ntawm</w:delText>
                          </w:r>
                        </w:del>
                        <w:ins w:id="6701" w:author="year" w:date="2021-07-09T05:33:00Z">
                          <w:r>
                            <w:rPr>
                              <w:sz w:val="20"/>
                              <w:szCs w:val="20"/>
                            </w:rPr>
                            <w:t xml:space="preserve"> yog</w:t>
                          </w:r>
                        </w:ins>
                        <w:r>
                          <w:rPr>
                            <w:sz w:val="20"/>
                            <w:szCs w:val="20"/>
                          </w:rPr>
                          <w:t xml:space="preserve"> </w:t>
                        </w:r>
                        <w:r w:rsidRPr="00F97C46">
                          <w:rPr>
                            <w:sz w:val="20"/>
                            <w:szCs w:val="20"/>
                          </w:rPr>
                          <w:t>COVID</w:t>
                        </w:r>
                        <w:ins w:id="6702" w:author="year" w:date="2021-07-09T05:33:00Z">
                          <w:r>
                            <w:rPr>
                              <w:sz w:val="20"/>
                              <w:szCs w:val="20"/>
                            </w:rPr>
                            <w:t xml:space="preserve"> ntawm ib puas ncig</w:t>
                          </w:r>
                        </w:ins>
                        <w:r w:rsidRPr="00F97C46">
                          <w:rPr>
                            <w:sz w:val="20"/>
                            <w:szCs w:val="20"/>
                          </w:rPr>
                          <w:t xml:space="preserve">. Peb cov </w:t>
                        </w:r>
                        <w:ins w:id="6703" w:author="year" w:date="2021-07-09T05:34:00Z">
                          <w:r>
                            <w:rPr>
                              <w:sz w:val="20"/>
                              <w:szCs w:val="20"/>
                            </w:rPr>
                            <w:t xml:space="preserve">hauj lwm tau txais </w:t>
                          </w:r>
                        </w:ins>
                        <w:r w:rsidRPr="00F97C46">
                          <w:rPr>
                            <w:sz w:val="20"/>
                            <w:szCs w:val="20"/>
                          </w:rPr>
                          <w:t>kev nqis tes ua</w:t>
                        </w:r>
                        <w:del w:id="6704" w:author="year" w:date="2021-07-09T05:34:00Z">
                          <w:r w:rsidRPr="00F97C46" w:rsidDel="001638A5">
                            <w:rPr>
                              <w:sz w:val="20"/>
                              <w:szCs w:val="20"/>
                            </w:rPr>
                            <w:delText xml:space="preserve"> tiav tau tiav tag nrho</w:delText>
                          </w:r>
                        </w:del>
                        <w:r w:rsidRPr="00F97C46">
                          <w:rPr>
                            <w:sz w:val="20"/>
                            <w:szCs w:val="20"/>
                          </w:rPr>
                          <w:t xml:space="preserve">, tsuas yog 2.3 uas raug tshem tawm vim yog cov vaj tse nyob rau kev </w:t>
                        </w:r>
                        <w:del w:id="6705" w:author="year" w:date="2021-07-09T05:35:00Z">
                          <w:r w:rsidRPr="00F97C46" w:rsidDel="001638A5">
                            <w:rPr>
                              <w:sz w:val="20"/>
                              <w:szCs w:val="20"/>
                            </w:rPr>
                            <w:delText>txiav txim</w:delText>
                          </w:r>
                        </w:del>
                        <w:ins w:id="6706" w:author="year" w:date="2021-07-09T05:35:00Z">
                          <w:r>
                            <w:rPr>
                              <w:sz w:val="20"/>
                              <w:szCs w:val="20"/>
                            </w:rPr>
                            <w:t>hauv cov lus txhib</w:t>
                          </w:r>
                        </w:ins>
                        <w:r w:rsidRPr="00F97C46">
                          <w:rPr>
                            <w:sz w:val="20"/>
                            <w:szCs w:val="20"/>
                          </w:rPr>
                          <w:t xml:space="preserve"> nyob rau lub caij nplooj ntoo hlav xyoo 2020. Cov nyiaj tau muab faib rau Lub Hom Phiaj 1 qhov kev ua 10 raws li tau hais hauv tshooj dhau los. Thaum TR ua tau zoo mus txog peb qhov feem pua ​​kawm tiav thiab AG </w:t>
                        </w:r>
                        <w:ins w:id="6707" w:author="year" w:date="2021-07-09T05:38:00Z">
                          <w:r>
                            <w:rPr>
                              <w:sz w:val="20"/>
                              <w:szCs w:val="20"/>
                            </w:rPr>
                            <w:t xml:space="preserve">qhov kev </w:t>
                          </w:r>
                        </w:ins>
                        <w:r w:rsidRPr="00F97C46">
                          <w:rPr>
                            <w:sz w:val="20"/>
                            <w:szCs w:val="20"/>
                          </w:rPr>
                          <w:t>ua tiav, peb tsis tau raws li lub hom phiaj peb tau tsim nyob rau lub sij</w:t>
                        </w:r>
                        <w:r>
                          <w:rPr>
                            <w:sz w:val="20"/>
                            <w:szCs w:val="20"/>
                          </w:rPr>
                          <w:t xml:space="preserve"> </w:t>
                        </w:r>
                        <w:r w:rsidRPr="00F97C46">
                          <w:rPr>
                            <w:sz w:val="20"/>
                            <w:szCs w:val="20"/>
                          </w:rPr>
                          <w:t>hawm no. Cov phiaj xwm COVID</w:t>
                        </w:r>
                        <w:r>
                          <w:rPr>
                            <w:sz w:val="20"/>
                            <w:szCs w:val="20"/>
                          </w:rPr>
                          <w:t xml:space="preserve"> </w:t>
                        </w:r>
                        <w:ins w:id="6708" w:author="year" w:date="2021-07-09T05:39:00Z">
                          <w:r>
                            <w:rPr>
                              <w:sz w:val="20"/>
                              <w:szCs w:val="20"/>
                            </w:rPr>
                            <w:t>tsim cov kev nyuaj nrog rau kev mus txog thiab sib luag.</w:t>
                          </w:r>
                        </w:ins>
                        <w:del w:id="6709" w:author="year" w:date="2021-07-09T05:40:00Z">
                          <w:r w:rsidDel="001638A5">
                            <w:rPr>
                              <w:sz w:val="20"/>
                              <w:szCs w:val="20"/>
                            </w:rPr>
                            <w:delText>los</w:delText>
                          </w:r>
                          <w:r w:rsidRPr="00F97C46" w:rsidDel="001638A5">
                            <w:rPr>
                              <w:sz w:val="20"/>
                              <w:szCs w:val="20"/>
                            </w:rPr>
                            <w:delText xml:space="preserve"> cuam tshuam nrog cov kev sib tw uas twb muaj lawm nrog kev nkag thiab sib luag</w:delText>
                          </w:r>
                        </w:del>
                        <w:r w:rsidRPr="00F97C46">
                          <w:rPr>
                            <w:sz w:val="20"/>
                            <w:szCs w:val="20"/>
                          </w:rPr>
                          <w:t>. Cov hom phiaj no yuav txuas ntxiv rau xyoo tom ntej nrog rau kev nqis tes ntxiv los siv ua kom ncav cuag cov txiaj ntsig peb xav tau.</w:t>
                        </w:r>
                      </w:p>
                    </w:txbxContent>
                  </v:textbox>
                </v:shape>
                <w10:wrap type="topAndBottom" anchorx="page"/>
              </v:group>
            </w:pict>
          </mc:Fallback>
        </mc:AlternateContent>
      </w:r>
    </w:p>
    <w:p w14:paraId="3E6F2C29" w14:textId="77777777" w:rsidR="00AD19E5" w:rsidRDefault="00AD19E5" w:rsidP="00AD19E5">
      <w:pPr>
        <w:rPr>
          <w:sz w:val="20"/>
        </w:rPr>
        <w:sectPr w:rsidR="00AD19E5">
          <w:pgSz w:w="15840" w:h="12240" w:orient="landscape"/>
          <w:pgMar w:top="640" w:right="600" w:bottom="720" w:left="600" w:header="0" w:footer="528" w:gutter="0"/>
          <w:cols w:space="720"/>
        </w:sectPr>
      </w:pPr>
    </w:p>
    <w:p w14:paraId="49FDF869" w14:textId="77777777" w:rsidR="00AD19E5" w:rsidRPr="000A202B" w:rsidRDefault="00AD19E5" w:rsidP="00AD19E5">
      <w:pPr>
        <w:pStyle w:val="Heading2"/>
        <w:rPr>
          <w:sz w:val="32"/>
          <w:szCs w:val="32"/>
        </w:rPr>
      </w:pPr>
      <w:r>
        <w:rPr>
          <w:noProof/>
          <w:lang w:bidi="th-TH"/>
        </w:rPr>
        <w:lastRenderedPageBreak/>
        <mc:AlternateContent>
          <mc:Choice Requires="wps">
            <w:drawing>
              <wp:anchor distT="0" distB="0" distL="0" distR="0" simplePos="0" relativeHeight="252066816" behindDoc="1" locked="0" layoutInCell="1" allowOverlap="1" wp14:anchorId="53586397" wp14:editId="00F18807">
                <wp:simplePos x="0" y="0"/>
                <wp:positionH relativeFrom="page">
                  <wp:posOffset>456565</wp:posOffset>
                </wp:positionH>
                <wp:positionV relativeFrom="paragraph">
                  <wp:posOffset>340360</wp:posOffset>
                </wp:positionV>
                <wp:extent cx="9140190" cy="491490"/>
                <wp:effectExtent l="0" t="0" r="0" b="0"/>
                <wp:wrapTopAndBottom/>
                <wp:docPr id="179"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0190" cy="491490"/>
                        </a:xfrm>
                        <a:prstGeom prst="rect">
                          <a:avLst/>
                        </a:prstGeom>
                        <a:solidFill>
                          <a:srgbClr val="F1E4EF"/>
                        </a:solidFill>
                        <a:ln w="3175">
                          <a:solidFill>
                            <a:srgbClr val="D5ABFF"/>
                          </a:solidFill>
                          <a:miter lim="800000"/>
                          <a:headEnd/>
                          <a:tailEnd/>
                        </a:ln>
                      </wps:spPr>
                      <wps:txbx>
                        <w:txbxContent>
                          <w:p w14:paraId="561569FA" w14:textId="77777777" w:rsidR="00AD19E5" w:rsidRPr="00F5535B" w:rsidRDefault="00AD19E5" w:rsidP="00AD19E5">
                            <w:pPr>
                              <w:pStyle w:val="BodyText"/>
                              <w:spacing w:before="58"/>
                              <w:ind w:left="55"/>
                              <w:rPr>
                                <w:sz w:val="22"/>
                                <w:szCs w:val="22"/>
                              </w:rPr>
                            </w:pPr>
                            <w:del w:id="6710" w:author="year" w:date="2021-07-09T06:33:00Z">
                              <w:r w:rsidRPr="00F5535B" w:rsidDel="00022FC5">
                                <w:rPr>
                                  <w:sz w:val="22"/>
                                  <w:szCs w:val="22"/>
                                </w:rPr>
                                <w:delText>Kev Txhim Kho Cov Kab Mob thiab Huab Cua los ntawm Kev</w:delText>
                              </w:r>
                            </w:del>
                            <w:ins w:id="6711" w:author="year" w:date="2021-07-09T06:33:00Z">
                              <w:r>
                                <w:rPr>
                                  <w:sz w:val="22"/>
                                  <w:szCs w:val="22"/>
                                </w:rPr>
                                <w:t xml:space="preserve"> Txhim kho cov kev cai thiab </w:t>
                              </w:r>
                            </w:ins>
                            <w:ins w:id="6712" w:author="year" w:date="2021-07-09T06:37:00Z">
                              <w:r>
                                <w:rPr>
                                  <w:sz w:val="22"/>
                                  <w:szCs w:val="22"/>
                                </w:rPr>
                                <w:t>kev kawm</w:t>
                              </w:r>
                            </w:ins>
                            <w:ins w:id="6713" w:author="year" w:date="2021-07-09T06:34:00Z">
                              <w:r>
                                <w:rPr>
                                  <w:sz w:val="22"/>
                                  <w:szCs w:val="22"/>
                                </w:rPr>
                                <w:t xml:space="preserve"> nrog rau txhawb nqa kev koom tes ntawm cov tub ntxhais kawm. </w:t>
                              </w:r>
                            </w:ins>
                            <w:del w:id="6714" w:author="year" w:date="2021-07-09T06:33:00Z">
                              <w:r w:rsidRPr="00F5535B" w:rsidDel="00022FC5">
                                <w:rPr>
                                  <w:sz w:val="22"/>
                                  <w:szCs w:val="22"/>
                                </w:rPr>
                                <w:delText xml:space="preserve"> </w:delText>
                              </w:r>
                            </w:del>
                            <w:del w:id="6715" w:author="year" w:date="2021-07-09T06:35:00Z">
                              <w:r w:rsidRPr="00F5535B" w:rsidDel="00022FC5">
                                <w:rPr>
                                  <w:sz w:val="22"/>
                                  <w:szCs w:val="22"/>
                                </w:rPr>
                                <w:delText>Koom Tes Nrog Tub Ntxhais Kawm Ntau Ntxiv</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586397" id="Text Box 147" o:spid="_x0000_s1147" type="#_x0000_t202" style="position:absolute;left:0;text-align:left;margin-left:35.95pt;margin-top:26.8pt;width:719.7pt;height:38.7pt;z-index:-251249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" fillcolor="#f1e4ef" strokecolor="#d5abff" strokeweight=".25pt">
                <v:textbox inset="0,0,0,0">
                  <w:txbxContent>
                    <w:p w14:paraId="561569FA" w14:textId="77777777" w:rsidR="00AD19E5" w:rsidRPr="00F5535B" w:rsidRDefault="00AD19E5" w:rsidP="00AD19E5">
                      <w:pPr>
                        <w:pStyle w:val="BodyText"/>
                        <w:spacing w:before="58"/>
                        <w:ind w:left="55"/>
                        <w:rPr>
                          <w:sz w:val="22"/>
                          <w:szCs w:val="22"/>
                        </w:rPr>
                      </w:pPr>
                      <w:del w:id="6716" w:author="year" w:date="2021-07-09T06:33:00Z">
                        <w:r w:rsidRPr="00F5535B" w:rsidDel="00022FC5">
                          <w:rPr>
                            <w:sz w:val="22"/>
                            <w:szCs w:val="22"/>
                          </w:rPr>
                          <w:delText>Kev Txhim Kho Cov Kab Mob thiab Huab Cua los ntawm Kev</w:delText>
                        </w:r>
                      </w:del>
                      <w:ins w:id="6717" w:author="year" w:date="2021-07-09T06:33:00Z">
                        <w:r>
                          <w:rPr>
                            <w:sz w:val="22"/>
                            <w:szCs w:val="22"/>
                          </w:rPr>
                          <w:t xml:space="preserve"> Txhim kho cov kev cai thiab </w:t>
                        </w:r>
                      </w:ins>
                      <w:ins w:id="6718" w:author="year" w:date="2021-07-09T06:37:00Z">
                        <w:r>
                          <w:rPr>
                            <w:sz w:val="22"/>
                            <w:szCs w:val="22"/>
                          </w:rPr>
                          <w:t>kev kawm</w:t>
                        </w:r>
                      </w:ins>
                      <w:ins w:id="6719" w:author="year" w:date="2021-07-09T06:34:00Z">
                        <w:r>
                          <w:rPr>
                            <w:sz w:val="22"/>
                            <w:szCs w:val="22"/>
                          </w:rPr>
                          <w:t xml:space="preserve"> nrog rau txhawb nqa kev koom tes ntawm cov tub ntxhais kawm. </w:t>
                        </w:r>
                      </w:ins>
                      <w:del w:id="6720" w:author="year" w:date="2021-07-09T06:33:00Z">
                        <w:r w:rsidRPr="00F5535B" w:rsidDel="00022FC5">
                          <w:rPr>
                            <w:sz w:val="22"/>
                            <w:szCs w:val="22"/>
                          </w:rPr>
                          <w:delText xml:space="preserve"> </w:delText>
                        </w:r>
                      </w:del>
                      <w:del w:id="6721" w:author="year" w:date="2021-07-09T06:35:00Z">
                        <w:r w:rsidRPr="00F5535B" w:rsidDel="00022FC5">
                          <w:rPr>
                            <w:sz w:val="22"/>
                            <w:szCs w:val="22"/>
                          </w:rPr>
                          <w:delText>Koom Tes Nrog Tub Ntxhais Kawm Ntau Ntxiv</w:delText>
                        </w:r>
                      </w:del>
                    </w:p>
                  </w:txbxContent>
                </v:textbox>
                <w10:wrap type="topAndBottom" anchorx="page"/>
              </v:shape>
            </w:pict>
          </mc:Fallback>
        </mc:AlternateContent>
      </w:r>
      <w:bookmarkStart w:id="6722" w:name="Goal_3"/>
      <w:bookmarkEnd w:id="6722"/>
      <w:r w:rsidRPr="000A202B">
        <w:rPr>
          <w:sz w:val="32"/>
          <w:szCs w:val="32"/>
        </w:rPr>
        <w:fldChar w:fldCharType="begin"/>
      </w:r>
      <w:r w:rsidRPr="000A202B">
        <w:rPr>
          <w:sz w:val="32"/>
          <w:szCs w:val="32"/>
        </w:rPr>
        <w:instrText xml:space="preserve"> HYPERLINK "http://www.doc-tracking.com/screenshots/21LCAP/Instructions/LCAPandLCPAnnualUpdateInstructions.htm" \l "AnnualUpdate" \h </w:instrText>
      </w:r>
      <w:r w:rsidRPr="000A202B">
        <w:rPr>
          <w:sz w:val="32"/>
          <w:szCs w:val="32"/>
        </w:rPr>
        <w:fldChar w:fldCharType="separate"/>
      </w:r>
      <w:r w:rsidRPr="000A202B">
        <w:rPr>
          <w:sz w:val="32"/>
          <w:szCs w:val="32"/>
        </w:rPr>
        <w:t xml:space="preserve">Lub </w:t>
      </w:r>
      <w:r>
        <w:rPr>
          <w:sz w:val="32"/>
          <w:szCs w:val="32"/>
        </w:rPr>
        <w:t>H</w:t>
      </w:r>
      <w:r w:rsidRPr="000A202B">
        <w:rPr>
          <w:sz w:val="32"/>
          <w:szCs w:val="32"/>
        </w:rPr>
        <w:t xml:space="preserve">om </w:t>
      </w:r>
      <w:r>
        <w:rPr>
          <w:sz w:val="32"/>
          <w:szCs w:val="32"/>
        </w:rPr>
        <w:t>P</w:t>
      </w:r>
      <w:r w:rsidRPr="000A202B">
        <w:rPr>
          <w:sz w:val="32"/>
          <w:szCs w:val="32"/>
        </w:rPr>
        <w:t>hiaj 3</w:t>
      </w:r>
      <w:r w:rsidRPr="000A202B">
        <w:rPr>
          <w:sz w:val="32"/>
          <w:szCs w:val="32"/>
        </w:rPr>
        <w:fldChar w:fldCharType="end"/>
      </w:r>
    </w:p>
    <w:p w14:paraId="2F2FB3FB" w14:textId="77777777" w:rsidR="00AD19E5" w:rsidRDefault="00AD19E5" w:rsidP="00AD19E5">
      <w:pPr>
        <w:pStyle w:val="BodyText"/>
        <w:spacing w:before="4"/>
        <w:rPr>
          <w:b/>
          <w:sz w:val="13"/>
        </w:rPr>
      </w:pPr>
    </w:p>
    <w:p w14:paraId="541863DF" w14:textId="77777777" w:rsidR="00AD19E5" w:rsidRPr="00E76F31" w:rsidRDefault="00AD19E5" w:rsidP="00AD19E5">
      <w:pPr>
        <w:pStyle w:val="BodyText"/>
        <w:spacing w:before="93"/>
        <w:ind w:left="191"/>
        <w:rPr>
          <w:sz w:val="22"/>
          <w:szCs w:val="22"/>
        </w:rPr>
      </w:pPr>
      <w:r>
        <w:rPr>
          <w:noProof/>
          <w:sz w:val="20"/>
          <w:lang w:bidi="th-TH"/>
        </w:rPr>
        <mc:AlternateContent>
          <mc:Choice Requires="wps">
            <w:drawing>
              <wp:anchor distT="0" distB="0" distL="114300" distR="114300" simplePos="0" relativeHeight="252086272" behindDoc="0" locked="0" layoutInCell="1" allowOverlap="1" wp14:anchorId="4CFC24CC" wp14:editId="001C7F0E">
                <wp:simplePos x="0" y="0"/>
                <wp:positionH relativeFrom="column">
                  <wp:posOffset>3199765</wp:posOffset>
                </wp:positionH>
                <wp:positionV relativeFrom="paragraph">
                  <wp:posOffset>208280</wp:posOffset>
                </wp:positionV>
                <wp:extent cx="6015990" cy="735965"/>
                <wp:effectExtent l="0" t="0" r="0" b="0"/>
                <wp:wrapNone/>
                <wp:docPr id="178" name="Text Box 5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5990" cy="735965"/>
                        </a:xfrm>
                        <a:prstGeom prst="rect">
                          <a:avLst/>
                        </a:prstGeom>
                        <a:solidFill>
                          <a:schemeClr val="accent2">
                            <a:lumMod val="20000"/>
                            <a:lumOff val="80000"/>
                          </a:schemeClr>
                        </a:solidFill>
                        <a:ln w="9525">
                          <a:solidFill>
                            <a:schemeClr val="accent2">
                              <a:lumMod val="20000"/>
                              <a:lumOff val="80000"/>
                            </a:schemeClr>
                          </a:solidFill>
                          <a:miter lim="800000"/>
                          <a:headEnd/>
                          <a:tailEnd/>
                        </a:ln>
                      </wps:spPr>
                      <wps:txbx>
                        <w:txbxContent>
                          <w:p w14:paraId="0E8F8BD7" w14:textId="77777777" w:rsidR="00AD19E5" w:rsidRPr="00E76F31" w:rsidRDefault="00AD19E5" w:rsidP="00AD19E5">
                            <w:pPr>
                              <w:spacing w:line="276" w:lineRule="auto"/>
                            </w:pPr>
                            <w:r w:rsidRPr="00E76F31">
                              <w:t xml:space="preserve">Qhov Muaj Feem </w:t>
                            </w:r>
                            <w:r>
                              <w:t>Zeeg</w:t>
                            </w:r>
                            <w:r w:rsidRPr="00E76F31">
                              <w:t xml:space="preserve"> 5: </w:t>
                            </w:r>
                            <w:r>
                              <w:t>Kev Ua Tiav Ntawm Me Nyuam</w:t>
                            </w:r>
                            <w:r w:rsidRPr="00E76F31">
                              <w:t xml:space="preserve"> (</w:t>
                            </w:r>
                            <w:r>
                              <w:t xml:space="preserve">Kev </w:t>
                            </w:r>
                            <w:r w:rsidRPr="00E76F31">
                              <w:t xml:space="preserve">Koom </w:t>
                            </w:r>
                            <w:proofErr w:type="gramStart"/>
                            <w:r w:rsidRPr="00E76F31">
                              <w:t xml:space="preserve">Tes) </w:t>
                            </w:r>
                            <w:r>
                              <w:t xml:space="preserve">  </w:t>
                            </w:r>
                            <w:proofErr w:type="gramEnd"/>
                            <w:r>
                              <w:t xml:space="preserve">                           Qhov Muaj Feem Zeeg </w:t>
                            </w:r>
                            <w:r w:rsidRPr="00E76F31">
                              <w:t>6: Tsev Kawm Ntawv Kev Nyab Xeeb (</w:t>
                            </w:r>
                            <w:r>
                              <w:t xml:space="preserve">Kev </w:t>
                            </w:r>
                            <w:r w:rsidRPr="00E76F31">
                              <w:t>Koom Tes)</w:t>
                            </w:r>
                          </w:p>
                          <w:p w14:paraId="33F47FC9" w14:textId="77777777" w:rsidR="00AD19E5" w:rsidRPr="00E76F31" w:rsidRDefault="00AD19E5" w:rsidP="00AD19E5">
                            <w:pPr>
                              <w:spacing w:before="49"/>
                            </w:pPr>
                            <w:r w:rsidRPr="00E76F31">
                              <w:t>TRUSD Txoj Kev Ntseeg: 2,3,6</w:t>
                            </w:r>
                          </w:p>
                          <w:p w14:paraId="45D72334" w14:textId="77777777" w:rsidR="00AD19E5" w:rsidRPr="00E76F31" w:rsidRDefault="00AD19E5" w:rsidP="00AD19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FC24CC" id="Text Box 547" o:spid="_x0000_s1148" type="#_x0000_t202" style="position:absolute;left:0;text-align:left;margin-left:251.95pt;margin-top:16.4pt;width:473.7pt;height:57.9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" fillcolor="#f2dbdb [661]" strokecolor="#f2dbdb [661]">
                <v:textbox>
                  <w:txbxContent>
                    <w:p w14:paraId="0E8F8BD7" w14:textId="77777777" w:rsidR="00AD19E5" w:rsidRPr="00E76F31" w:rsidRDefault="00AD19E5" w:rsidP="00AD19E5">
                      <w:pPr>
                        <w:spacing w:line="276" w:lineRule="auto"/>
                      </w:pPr>
                      <w:r w:rsidRPr="00E76F31">
                        <w:t xml:space="preserve">Qhov Muaj Feem </w:t>
                      </w:r>
                      <w:r>
                        <w:t>Zeeg</w:t>
                      </w:r>
                      <w:r w:rsidRPr="00E76F31">
                        <w:t xml:space="preserve"> 5: </w:t>
                      </w:r>
                      <w:r>
                        <w:t>Kev Ua Tiav Ntawm Me Nyuam</w:t>
                      </w:r>
                      <w:r w:rsidRPr="00E76F31">
                        <w:t xml:space="preserve"> (</w:t>
                      </w:r>
                      <w:r>
                        <w:t xml:space="preserve">Kev </w:t>
                      </w:r>
                      <w:r w:rsidRPr="00E76F31">
                        <w:t xml:space="preserve">Koom </w:t>
                      </w:r>
                      <w:proofErr w:type="gramStart"/>
                      <w:r w:rsidRPr="00E76F31">
                        <w:t xml:space="preserve">Tes) </w:t>
                      </w:r>
                      <w:r>
                        <w:t xml:space="preserve">  </w:t>
                      </w:r>
                      <w:proofErr w:type="gramEnd"/>
                      <w:r>
                        <w:t xml:space="preserve">                           Qhov Muaj Feem Zeeg </w:t>
                      </w:r>
                      <w:r w:rsidRPr="00E76F31">
                        <w:t>6: Tsev Kawm Ntawv Kev Nyab Xeeb (</w:t>
                      </w:r>
                      <w:r>
                        <w:t xml:space="preserve">Kev </w:t>
                      </w:r>
                      <w:r w:rsidRPr="00E76F31">
                        <w:t>Koom Tes)</w:t>
                      </w:r>
                    </w:p>
                    <w:p w14:paraId="33F47FC9" w14:textId="77777777" w:rsidR="00AD19E5" w:rsidRPr="00E76F31" w:rsidRDefault="00AD19E5" w:rsidP="00AD19E5">
                      <w:pPr>
                        <w:spacing w:before="49"/>
                      </w:pPr>
                      <w:r w:rsidRPr="00E76F31">
                        <w:t>TRUSD Txoj Kev Ntseeg: 2,3,6</w:t>
                      </w:r>
                    </w:p>
                    <w:p w14:paraId="45D72334" w14:textId="77777777" w:rsidR="00AD19E5" w:rsidRPr="00E76F31" w:rsidRDefault="00AD19E5" w:rsidP="00AD19E5"/>
                  </w:txbxContent>
                </v:textbox>
              </v:shape>
            </w:pict>
          </mc:Fallback>
        </mc:AlternateContent>
      </w:r>
      <w:r w:rsidRPr="00E76F31">
        <w:rPr>
          <w:sz w:val="22"/>
          <w:szCs w:val="22"/>
        </w:rPr>
        <w:t>Lub xeev thiab / los sis Cov Hauj lwm Hauv Ib Cheeb Tsam uas tau hais los ntawm lub hom phiaj no:</w:t>
      </w:r>
    </w:p>
    <w:p w14:paraId="46BC4AFC" w14:textId="77777777" w:rsidR="00AD19E5" w:rsidRDefault="00AD19E5" w:rsidP="00AD19E5">
      <w:pPr>
        <w:pStyle w:val="BodyText"/>
        <w:ind w:left="114"/>
        <w:rPr>
          <w:sz w:val="20"/>
        </w:rPr>
      </w:pPr>
      <w:r>
        <w:rPr>
          <w:noProof/>
          <w:sz w:val="20"/>
          <w:lang w:bidi="th-TH"/>
        </w:rPr>
        <mc:AlternateContent>
          <mc:Choice Requires="wps">
            <w:drawing>
              <wp:anchor distT="0" distB="0" distL="114300" distR="114300" simplePos="0" relativeHeight="252085248" behindDoc="0" locked="0" layoutInCell="1" allowOverlap="1" wp14:anchorId="6042EBF7" wp14:editId="02633F33">
                <wp:simplePos x="0" y="0"/>
                <wp:positionH relativeFrom="column">
                  <wp:posOffset>86995</wp:posOffset>
                </wp:positionH>
                <wp:positionV relativeFrom="paragraph">
                  <wp:posOffset>6985</wp:posOffset>
                </wp:positionV>
                <wp:extent cx="3112770" cy="717550"/>
                <wp:effectExtent l="0" t="0" r="0" b="0"/>
                <wp:wrapNone/>
                <wp:docPr id="177" name="Text Box 5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717550"/>
                        </a:xfrm>
                        <a:prstGeom prst="rect">
                          <a:avLst/>
                        </a:prstGeom>
                        <a:solidFill>
                          <a:schemeClr val="accent2">
                            <a:lumMod val="20000"/>
                            <a:lumOff val="80000"/>
                          </a:schemeClr>
                        </a:solidFill>
                        <a:ln w="9525">
                          <a:solidFill>
                            <a:schemeClr val="accent2">
                              <a:lumMod val="20000"/>
                              <a:lumOff val="80000"/>
                            </a:schemeClr>
                          </a:solidFill>
                          <a:miter lim="800000"/>
                          <a:headEnd/>
                          <a:tailEnd/>
                        </a:ln>
                      </wps:spPr>
                      <wps:txbx>
                        <w:txbxContent>
                          <w:p w14:paraId="696E4BEB" w14:textId="77777777" w:rsidR="00AD19E5" w:rsidRPr="00E76F31" w:rsidRDefault="00AD19E5" w:rsidP="00AD19E5">
                            <w:pPr>
                              <w:spacing w:line="268" w:lineRule="exact"/>
                            </w:pPr>
                            <w:r w:rsidRPr="00E76F31">
                              <w:t>Qhov Tseem Ceeb Hauv Lub xeev:</w:t>
                            </w:r>
                          </w:p>
                          <w:p w14:paraId="476361E5" w14:textId="77777777" w:rsidR="00AD19E5" w:rsidRPr="00E76F31" w:rsidRDefault="00AD19E5" w:rsidP="00AD19E5">
                            <w:pPr>
                              <w:spacing w:before="2"/>
                            </w:pPr>
                          </w:p>
                          <w:p w14:paraId="4AAF5AC5" w14:textId="77777777" w:rsidR="00AD19E5" w:rsidRPr="00E76F31" w:rsidRDefault="00AD19E5" w:rsidP="00AD19E5">
                            <w:r w:rsidRPr="00E76F31">
                              <w:t>Qhov Tseem Ceeb Hauv Zej Zog:</w:t>
                            </w:r>
                          </w:p>
                          <w:p w14:paraId="443A0378" w14:textId="77777777" w:rsidR="00AD19E5" w:rsidRPr="00E76F31" w:rsidRDefault="00AD19E5" w:rsidP="00AD19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42EBF7" id="Text Box 546" o:spid="_x0000_s1149" type="#_x0000_t202" style="position:absolute;left:0;text-align:left;margin-left:6.85pt;margin-top:.55pt;width:245.1pt;height:56.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" fillcolor="#f2dbdb [661]" strokecolor="#f2dbdb [661]">
                <v:textbox>
                  <w:txbxContent>
                    <w:p w14:paraId="696E4BEB" w14:textId="77777777" w:rsidR="00AD19E5" w:rsidRPr="00E76F31" w:rsidRDefault="00AD19E5" w:rsidP="00AD19E5">
                      <w:pPr>
                        <w:spacing w:line="268" w:lineRule="exact"/>
                      </w:pPr>
                      <w:r w:rsidRPr="00E76F31">
                        <w:t>Qhov Tseem Ceeb Hauv Lub xeev:</w:t>
                      </w:r>
                    </w:p>
                    <w:p w14:paraId="476361E5" w14:textId="77777777" w:rsidR="00AD19E5" w:rsidRPr="00E76F31" w:rsidRDefault="00AD19E5" w:rsidP="00AD19E5">
                      <w:pPr>
                        <w:spacing w:before="2"/>
                      </w:pPr>
                    </w:p>
                    <w:p w14:paraId="4AAF5AC5" w14:textId="77777777" w:rsidR="00AD19E5" w:rsidRPr="00E76F31" w:rsidRDefault="00AD19E5" w:rsidP="00AD19E5">
                      <w:r w:rsidRPr="00E76F31">
                        <w:t>Qhov Tseem Ceeb Hauv Zej Zog:</w:t>
                      </w:r>
                    </w:p>
                    <w:p w14:paraId="443A0378" w14:textId="77777777" w:rsidR="00AD19E5" w:rsidRPr="00E76F31" w:rsidRDefault="00AD19E5" w:rsidP="00AD19E5"/>
                  </w:txbxContent>
                </v:textbox>
              </v:shape>
            </w:pict>
          </mc:Fallback>
        </mc:AlternateContent>
      </w:r>
      <w:r>
        <w:rPr>
          <w:noProof/>
          <w:sz w:val="20"/>
          <w:lang w:bidi="th-TH"/>
        </w:rPr>
        <mc:AlternateContent>
          <mc:Choice Requires="wpg">
            <w:drawing>
              <wp:inline distT="0" distB="0" distL="0" distR="0" wp14:anchorId="347C2892" wp14:editId="1A2D46DB">
                <wp:extent cx="9145270" cy="720725"/>
                <wp:effectExtent l="5715" t="5715" r="12065" b="6985"/>
                <wp:docPr id="16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5270" cy="720725"/>
                          <a:chOff x="0" y="0"/>
                          <a:chExt cx="14402" cy="1135"/>
                        </a:xfrm>
                      </wpg:grpSpPr>
                      <wps:wsp>
                        <wps:cNvPr id="168" name="Rectangle 146"/>
                        <wps:cNvSpPr>
                          <a:spLocks noChangeArrowheads="1"/>
                        </wps:cNvSpPr>
                        <wps:spPr bwMode="auto">
                          <a:xfrm>
                            <a:off x="5" y="5"/>
                            <a:ext cx="14392" cy="1125"/>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Line 145"/>
                        <wps:cNvCnPr>
                          <a:cxnSpLocks noChangeShapeType="1"/>
                        </wps:cNvCnPr>
                        <wps:spPr bwMode="auto">
                          <a:xfrm>
                            <a:off x="1949" y="379"/>
                            <a:ext cx="160" cy="0"/>
                          </a:xfrm>
                          <a:prstGeom prst="line">
                            <a:avLst/>
                          </a:prstGeom>
                          <a:noFill/>
                          <a:ln w="7620">
                            <a:solidFill>
                              <a:srgbClr val="F1E4EF"/>
                            </a:solidFill>
                            <a:round/>
                            <a:headEnd/>
                            <a:tailEnd/>
                          </a:ln>
                          <a:extLst>
                            <a:ext uri="{909E8E84-426E-40DD-AFC4-6F175D3DCCD1}">
                              <a14:hiddenFill xmlns:a14="http://schemas.microsoft.com/office/drawing/2010/main">
                                <a:noFill/>
                              </a14:hiddenFill>
                            </a:ext>
                          </a:extLst>
                        </wps:spPr>
                        <wps:bodyPr/>
                      </wps:wsp>
                      <wps:wsp>
                        <wps:cNvPr id="170" name="Line 144"/>
                        <wps:cNvCnPr>
                          <a:cxnSpLocks noChangeShapeType="1"/>
                        </wps:cNvCnPr>
                        <wps:spPr bwMode="auto">
                          <a:xfrm>
                            <a:off x="1949" y="696"/>
                            <a:ext cx="160" cy="0"/>
                          </a:xfrm>
                          <a:prstGeom prst="line">
                            <a:avLst/>
                          </a:prstGeom>
                          <a:noFill/>
                          <a:ln w="7620">
                            <a:solidFill>
                              <a:srgbClr val="F1E4EF"/>
                            </a:solidFill>
                            <a:round/>
                            <a:headEnd/>
                            <a:tailEnd/>
                          </a:ln>
                          <a:extLst>
                            <a:ext uri="{909E8E84-426E-40DD-AFC4-6F175D3DCCD1}">
                              <a14:hiddenFill xmlns:a14="http://schemas.microsoft.com/office/drawing/2010/main">
                                <a:noFill/>
                              </a14:hiddenFill>
                            </a:ext>
                          </a:extLst>
                        </wps:spPr>
                        <wps:bodyPr/>
                      </wps:wsp>
                      <wps:wsp>
                        <wps:cNvPr id="171" name="Line 143"/>
                        <wps:cNvCnPr>
                          <a:cxnSpLocks noChangeShapeType="1"/>
                        </wps:cNvCnPr>
                        <wps:spPr bwMode="auto">
                          <a:xfrm>
                            <a:off x="3" y="5"/>
                            <a:ext cx="0" cy="1125"/>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s:wsp>
                        <wps:cNvPr id="172" name="Line 142"/>
                        <wps:cNvCnPr>
                          <a:cxnSpLocks noChangeShapeType="1"/>
                        </wps:cNvCnPr>
                        <wps:spPr bwMode="auto">
                          <a:xfrm>
                            <a:off x="14399" y="5"/>
                            <a:ext cx="0" cy="1125"/>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s:wsp>
                        <wps:cNvPr id="173" name="Line 141"/>
                        <wps:cNvCnPr>
                          <a:cxnSpLocks noChangeShapeType="1"/>
                        </wps:cNvCnPr>
                        <wps:spPr bwMode="auto">
                          <a:xfrm>
                            <a:off x="0" y="3"/>
                            <a:ext cx="14402" cy="0"/>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s:wsp>
                        <wps:cNvPr id="174" name="Line 140"/>
                        <wps:cNvCnPr>
                          <a:cxnSpLocks noChangeShapeType="1"/>
                        </wps:cNvCnPr>
                        <wps:spPr bwMode="auto">
                          <a:xfrm>
                            <a:off x="0" y="1133"/>
                            <a:ext cx="14402" cy="0"/>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s:wsp>
                        <wps:cNvPr id="175" name="Text Box 139"/>
                        <wps:cNvSpPr txBox="1">
                          <a:spLocks noChangeArrowheads="1"/>
                        </wps:cNvSpPr>
                        <wps:spPr bwMode="auto">
                          <a:xfrm>
                            <a:off x="2190" y="128"/>
                            <a:ext cx="4650" cy="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3EC83" w14:textId="77777777" w:rsidR="00AD19E5" w:rsidRDefault="00AD19E5" w:rsidP="00AD19E5">
                              <w:pPr>
                                <w:spacing w:before="49"/>
                                <w:rPr>
                                  <w:sz w:val="24"/>
                                </w:rPr>
                              </w:pPr>
                            </w:p>
                          </w:txbxContent>
                        </wps:txbx>
                        <wps:bodyPr rot="0" vert="horz" wrap="square" lIns="0" tIns="0" rIns="0" bIns="0" anchor="t" anchorCtr="0" upright="1">
                          <a:noAutofit/>
                        </wps:bodyPr>
                      </wps:wsp>
                      <wps:wsp>
                        <wps:cNvPr id="176" name="Text Box 138"/>
                        <wps:cNvSpPr txBox="1">
                          <a:spLocks noChangeArrowheads="1"/>
                        </wps:cNvSpPr>
                        <wps:spPr bwMode="auto">
                          <a:xfrm>
                            <a:off x="118" y="128"/>
                            <a:ext cx="1661" cy="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B50FDE" w14:textId="77777777" w:rsidR="00AD19E5" w:rsidRDefault="00AD19E5" w:rsidP="00AD19E5">
                              <w:pPr>
                                <w:rPr>
                                  <w:sz w:val="24"/>
                                </w:rPr>
                              </w:pPr>
                            </w:p>
                          </w:txbxContent>
                        </wps:txbx>
                        <wps:bodyPr rot="0" vert="horz" wrap="square" lIns="0" tIns="0" rIns="0" bIns="0" anchor="t" anchorCtr="0" upright="1">
                          <a:noAutofit/>
                        </wps:bodyPr>
                      </wps:wsp>
                    </wpg:wgp>
                  </a:graphicData>
                </a:graphic>
              </wp:inline>
            </w:drawing>
          </mc:Choice>
          <mc:Fallback>
            <w:pict>
              <v:group w14:anchorId="347C2892" id="Group 137" o:spid="_x0000_s1150" style="width:720.1pt;height:56.75pt;mso-position-horizontal-relative:char;mso-position-vertical-relative:line" coordsize="1440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">
                <v:rect id="Rectangle 146" o:spid="_x0000_s1151" style="position:absolute;left:5;top:5;width:14392;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" fillcolor="#f1e4ef" stroked="f"/>
                <v:line id="Line 145" o:spid="_x0000_s1152" style="position:absolute;visibility:visible;mso-wrap-style:square" from="1949,379" to="2109,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" strokecolor="#f1e4ef" strokeweight=".6pt"/>
                <v:line id="Line 144" o:spid="_x0000_s1153" style="position:absolute;visibility:visible;mso-wrap-style:square" from="1949,696" to="2109,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" strokecolor="#f1e4ef" strokeweight=".6pt"/>
                <v:line id="Line 143" o:spid="_x0000_s1154" style="position:absolute;visibility:visible;mso-wrap-style:square" from="3,5" to="3,1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" strokecolor="#d5abff" strokeweight=".25pt"/>
                <v:line id="Line 142" o:spid="_x0000_s1155" style="position:absolute;visibility:visible;mso-wrap-style:square" from="14399,5" to="14399,1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" strokecolor="#d5abff" strokeweight=".25pt"/>
                <v:line id="Line 141" o:spid="_x0000_s1156" style="position:absolute;visibility:visible;mso-wrap-style:square" from="0,3" to="144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" strokecolor="#d5abff" strokeweight=".25pt"/>
                <v:line id="Line 140" o:spid="_x0000_s1157" style="position:absolute;visibility:visible;mso-wrap-style:square" from="0,1133" to="14402,1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" strokecolor="#d5abff" strokeweight=".25pt"/>
                <v:shape id="Text Box 139" o:spid="_x0000_s1158" type="#_x0000_t202" style="position:absolute;left:2190;top:128;width:4650;height: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14:paraId="00A3EC83" w14:textId="77777777" w:rsidR="00AD19E5" w:rsidRDefault="00AD19E5" w:rsidP="00AD19E5">
                        <w:pPr>
                          <w:spacing w:before="49"/>
                          <w:rPr>
                            <w:sz w:val="24"/>
                          </w:rPr>
                        </w:pPr>
                      </w:p>
                    </w:txbxContent>
                  </v:textbox>
                </v:shape>
                <v:shape id="Text Box 138" o:spid="_x0000_s1159" type="#_x0000_t202" style="position:absolute;left:118;top:128;width:1661;height: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2BB50FDE" w14:textId="77777777" w:rsidR="00AD19E5" w:rsidRDefault="00AD19E5" w:rsidP="00AD19E5">
                        <w:pPr>
                          <w:rPr>
                            <w:sz w:val="24"/>
                          </w:rPr>
                        </w:pPr>
                      </w:p>
                    </w:txbxContent>
                  </v:textbox>
                </v:shape>
                <w10:anchorlock/>
              </v:group>
            </w:pict>
          </mc:Fallback>
        </mc:AlternateContent>
      </w:r>
    </w:p>
    <w:p w14:paraId="409591BE" w14:textId="77777777" w:rsidR="00AD19E5" w:rsidRDefault="00AD19E5" w:rsidP="00AD19E5">
      <w:pPr>
        <w:pStyle w:val="BodyText"/>
        <w:spacing w:before="7"/>
        <w:rPr>
          <w:sz w:val="9"/>
        </w:rPr>
      </w:pPr>
    </w:p>
    <w:p w14:paraId="45050AF4" w14:textId="77777777" w:rsidR="00AD19E5" w:rsidRPr="007A6B1A" w:rsidRDefault="00AD19E5" w:rsidP="00AD19E5">
      <w:pPr>
        <w:pStyle w:val="Heading3"/>
        <w:rPr>
          <w:sz w:val="26"/>
          <w:szCs w:val="26"/>
        </w:rPr>
      </w:pPr>
      <w:hyperlink r:id="rId68" w:anchor="AMOs">
        <w:r w:rsidRPr="007A6B1A">
          <w:rPr>
            <w:sz w:val="26"/>
            <w:szCs w:val="26"/>
          </w:rPr>
          <w:t>Txiaj Ntsigj Uas Ntsuas Tau Txhua Xyop</w:t>
        </w:r>
      </w:hyperlink>
    </w:p>
    <w:tbl>
      <w:tblPr>
        <w:tblW w:w="0" w:type="auto"/>
        <w:tblInd w:w="120" w:type="dxa"/>
        <w:tblBorders>
          <w:top w:val="single" w:sz="2" w:space="0" w:color="D5ABFF"/>
          <w:left w:val="single" w:sz="2" w:space="0" w:color="D5ABFF"/>
          <w:bottom w:val="single" w:sz="2" w:space="0" w:color="D5ABFF"/>
          <w:right w:val="single" w:sz="2" w:space="0" w:color="D5ABFF"/>
          <w:insideH w:val="single" w:sz="2" w:space="0" w:color="D5ABFF"/>
          <w:insideV w:val="single" w:sz="2" w:space="0" w:color="D5ABFF"/>
        </w:tblBorders>
        <w:tblLayout w:type="fixed"/>
        <w:tblCellMar>
          <w:left w:w="0" w:type="dxa"/>
          <w:right w:w="0" w:type="dxa"/>
        </w:tblCellMar>
        <w:tblLook w:val="01E0" w:firstRow="1" w:lastRow="1" w:firstColumn="1" w:lastColumn="1" w:noHBand="0" w:noVBand="0"/>
      </w:tblPr>
      <w:tblGrid>
        <w:gridCol w:w="7197"/>
        <w:gridCol w:w="7203"/>
      </w:tblGrid>
      <w:tr w:rsidR="00AD19E5" w14:paraId="3E704100" w14:textId="77777777" w:rsidTr="00AD19E5">
        <w:trPr>
          <w:trHeight w:val="417"/>
        </w:trPr>
        <w:tc>
          <w:tcPr>
            <w:tcW w:w="7197" w:type="dxa"/>
          </w:tcPr>
          <w:p w14:paraId="6D81FFD0" w14:textId="77777777" w:rsidR="00AD19E5" w:rsidRPr="00845ECB" w:rsidRDefault="00AD19E5" w:rsidP="00AD19E5">
            <w:pPr>
              <w:pStyle w:val="TableParagraph"/>
              <w:spacing w:before="100"/>
              <w:ind w:right="3036"/>
              <w:rPr>
                <w:b/>
              </w:rPr>
            </w:pPr>
            <w:r w:rsidRPr="00845ECB">
              <w:rPr>
                <w:b/>
              </w:rPr>
              <w:t>Cia Tiab Tias</w:t>
            </w:r>
          </w:p>
        </w:tc>
        <w:tc>
          <w:tcPr>
            <w:tcW w:w="7203" w:type="dxa"/>
          </w:tcPr>
          <w:p w14:paraId="2F3FD236" w14:textId="77777777" w:rsidR="00AD19E5" w:rsidRPr="00845ECB" w:rsidRDefault="00AD19E5" w:rsidP="00AD19E5">
            <w:pPr>
              <w:pStyle w:val="TableParagraph"/>
              <w:spacing w:before="100"/>
              <w:ind w:right="3207"/>
              <w:rPr>
                <w:b/>
              </w:rPr>
            </w:pPr>
            <w:r w:rsidRPr="00845ECB">
              <w:rPr>
                <w:b/>
              </w:rPr>
              <w:t>Tiag Tiag</w:t>
            </w:r>
          </w:p>
        </w:tc>
      </w:tr>
      <w:tr w:rsidR="00AD19E5" w14:paraId="2E4FFBF7" w14:textId="77777777" w:rsidTr="00AD19E5">
        <w:trPr>
          <w:trHeight w:val="395"/>
        </w:trPr>
        <w:tc>
          <w:tcPr>
            <w:tcW w:w="7197" w:type="dxa"/>
            <w:tcBorders>
              <w:bottom w:val="nil"/>
            </w:tcBorders>
            <w:shd w:val="clear" w:color="auto" w:fill="F1E4EF"/>
          </w:tcPr>
          <w:p w14:paraId="737A7F9A" w14:textId="77777777" w:rsidR="00AD19E5" w:rsidRPr="00AC1953" w:rsidRDefault="00AD19E5" w:rsidP="00AD19E5">
            <w:pPr>
              <w:pStyle w:val="TableParagraph"/>
              <w:spacing w:before="116" w:line="260" w:lineRule="exact"/>
              <w:ind w:left="116"/>
              <w:rPr>
                <w:b/>
              </w:rPr>
            </w:pPr>
            <w:r w:rsidRPr="00AC1953">
              <w:rPr>
                <w:rFonts w:cs="DokChampa"/>
                <w:b/>
                <w:lang w:bidi="lo-LA"/>
              </w:rPr>
              <w:t>Cov Cuab Yeej</w:t>
            </w:r>
            <w:r w:rsidRPr="00AC1953">
              <w:rPr>
                <w:b/>
              </w:rPr>
              <w:t xml:space="preserve"> </w:t>
            </w:r>
            <w:r>
              <w:rPr>
                <w:b/>
              </w:rPr>
              <w:t>Ntsuas</w:t>
            </w:r>
            <w:r w:rsidRPr="00AC1953">
              <w:rPr>
                <w:b/>
              </w:rPr>
              <w:t>/ Qhov Ntsuas</w:t>
            </w:r>
          </w:p>
        </w:tc>
        <w:tc>
          <w:tcPr>
            <w:tcW w:w="7203" w:type="dxa"/>
            <w:tcBorders>
              <w:bottom w:val="nil"/>
            </w:tcBorders>
            <w:shd w:val="clear" w:color="auto" w:fill="F1E4EF"/>
          </w:tcPr>
          <w:p w14:paraId="3D7E38A6" w14:textId="77777777" w:rsidR="00AD19E5" w:rsidRPr="00AC1953" w:rsidRDefault="00AD19E5" w:rsidP="00AD19E5">
            <w:pPr>
              <w:pStyle w:val="TableParagraph"/>
              <w:spacing w:before="58"/>
              <w:ind w:left="58"/>
            </w:pPr>
            <w:r w:rsidRPr="00AC1953">
              <w:t>Kev Mob Nkeeg Tsis Txaus Siab Txhua Xyoo 2019-20 yog 10.67%</w:t>
            </w:r>
          </w:p>
        </w:tc>
      </w:tr>
      <w:tr w:rsidR="00AD19E5" w14:paraId="2C2CC24E" w14:textId="77777777" w:rsidTr="00AD19E5">
        <w:trPr>
          <w:trHeight w:val="333"/>
        </w:trPr>
        <w:tc>
          <w:tcPr>
            <w:tcW w:w="7197" w:type="dxa"/>
            <w:tcBorders>
              <w:top w:val="nil"/>
              <w:bottom w:val="nil"/>
            </w:tcBorders>
            <w:shd w:val="clear" w:color="auto" w:fill="F1E4EF"/>
          </w:tcPr>
          <w:p w14:paraId="4D820D65" w14:textId="77777777" w:rsidR="00AD19E5" w:rsidRPr="00AC1953" w:rsidRDefault="00AD19E5" w:rsidP="00AD19E5">
            <w:pPr>
              <w:pStyle w:val="TableParagraph"/>
              <w:spacing w:line="272" w:lineRule="exact"/>
              <w:ind w:left="116"/>
            </w:pPr>
            <w:r w:rsidRPr="00AC1953">
              <w:t>Tus lej Mob qhaj tsis tu ncua yuav muaj tsawg dua 10 feem pua.</w:t>
            </w:r>
          </w:p>
        </w:tc>
        <w:tc>
          <w:tcPr>
            <w:tcW w:w="7203" w:type="dxa"/>
            <w:tcBorders>
              <w:top w:val="nil"/>
              <w:bottom w:val="nil"/>
            </w:tcBorders>
            <w:shd w:val="clear" w:color="auto" w:fill="F1E4EF"/>
          </w:tcPr>
          <w:p w14:paraId="1148AD4B" w14:textId="77777777" w:rsidR="00AD19E5" w:rsidRPr="00AC1953" w:rsidRDefault="00AD19E5" w:rsidP="00AD19E5">
            <w:pPr>
              <w:pStyle w:val="TableParagraph"/>
              <w:rPr>
                <w:rFonts w:ascii="Times New Roman"/>
              </w:rPr>
            </w:pPr>
          </w:p>
        </w:tc>
      </w:tr>
      <w:tr w:rsidR="00AD19E5" w14:paraId="599DB023" w14:textId="77777777" w:rsidTr="00AD19E5">
        <w:trPr>
          <w:trHeight w:val="333"/>
        </w:trPr>
        <w:tc>
          <w:tcPr>
            <w:tcW w:w="7197" w:type="dxa"/>
            <w:tcBorders>
              <w:top w:val="nil"/>
              <w:bottom w:val="nil"/>
            </w:tcBorders>
            <w:shd w:val="clear" w:color="auto" w:fill="F1E4EF"/>
          </w:tcPr>
          <w:p w14:paraId="4C26FCAF" w14:textId="77777777" w:rsidR="00AD19E5" w:rsidRPr="00AC1953" w:rsidRDefault="00AD19E5" w:rsidP="00AD19E5">
            <w:pPr>
              <w:pStyle w:val="TableParagraph"/>
              <w:spacing w:before="53" w:line="260" w:lineRule="exact"/>
              <w:ind w:left="116"/>
              <w:rPr>
                <w:b/>
              </w:rPr>
            </w:pPr>
            <w:r w:rsidRPr="00AC1953">
              <w:rPr>
                <w:b/>
              </w:rPr>
              <w:t>Xyoo 19-20</w:t>
            </w:r>
          </w:p>
        </w:tc>
        <w:tc>
          <w:tcPr>
            <w:tcW w:w="7203" w:type="dxa"/>
            <w:tcBorders>
              <w:top w:val="nil"/>
              <w:bottom w:val="nil"/>
            </w:tcBorders>
            <w:shd w:val="clear" w:color="auto" w:fill="F1E4EF"/>
          </w:tcPr>
          <w:p w14:paraId="0EB890F5" w14:textId="77777777" w:rsidR="00AD19E5" w:rsidRPr="00AC1953" w:rsidRDefault="00AD19E5" w:rsidP="00AD19E5">
            <w:pPr>
              <w:pStyle w:val="TableParagraph"/>
              <w:rPr>
                <w:rFonts w:ascii="Times New Roman"/>
              </w:rPr>
            </w:pPr>
          </w:p>
        </w:tc>
      </w:tr>
      <w:tr w:rsidR="00AD19E5" w14:paraId="002FBC06" w14:textId="77777777" w:rsidTr="00AD19E5">
        <w:trPr>
          <w:trHeight w:val="333"/>
        </w:trPr>
        <w:tc>
          <w:tcPr>
            <w:tcW w:w="7197" w:type="dxa"/>
            <w:tcBorders>
              <w:top w:val="nil"/>
              <w:bottom w:val="nil"/>
            </w:tcBorders>
            <w:shd w:val="clear" w:color="auto" w:fill="F1E4EF"/>
          </w:tcPr>
          <w:p w14:paraId="117B2435" w14:textId="77777777" w:rsidR="00AD19E5" w:rsidRPr="00AC1953" w:rsidRDefault="00AD19E5" w:rsidP="00AD19E5">
            <w:pPr>
              <w:pStyle w:val="TableParagraph"/>
              <w:spacing w:line="272" w:lineRule="exact"/>
              <w:ind w:left="116"/>
            </w:pPr>
            <w:r w:rsidRPr="00AC1953">
              <w:t>9%</w:t>
            </w:r>
          </w:p>
        </w:tc>
        <w:tc>
          <w:tcPr>
            <w:tcW w:w="7203" w:type="dxa"/>
            <w:tcBorders>
              <w:top w:val="nil"/>
              <w:bottom w:val="nil"/>
            </w:tcBorders>
            <w:shd w:val="clear" w:color="auto" w:fill="F1E4EF"/>
          </w:tcPr>
          <w:p w14:paraId="3C28B189" w14:textId="77777777" w:rsidR="00AD19E5" w:rsidRPr="00AC1953" w:rsidRDefault="00AD19E5" w:rsidP="00AD19E5">
            <w:pPr>
              <w:pStyle w:val="TableParagraph"/>
              <w:rPr>
                <w:rFonts w:ascii="Times New Roman"/>
              </w:rPr>
            </w:pPr>
          </w:p>
        </w:tc>
      </w:tr>
      <w:tr w:rsidR="00AD19E5" w14:paraId="2075A755" w14:textId="77777777" w:rsidTr="00AD19E5">
        <w:trPr>
          <w:trHeight w:val="333"/>
        </w:trPr>
        <w:tc>
          <w:tcPr>
            <w:tcW w:w="7197" w:type="dxa"/>
            <w:tcBorders>
              <w:top w:val="nil"/>
              <w:bottom w:val="nil"/>
            </w:tcBorders>
            <w:shd w:val="clear" w:color="auto" w:fill="F1E4EF"/>
          </w:tcPr>
          <w:p w14:paraId="424CF132" w14:textId="77777777" w:rsidR="00AD19E5" w:rsidRPr="00AC1953" w:rsidRDefault="00AD19E5" w:rsidP="00AD19E5">
            <w:pPr>
              <w:pStyle w:val="TableParagraph"/>
              <w:spacing w:before="53" w:line="260" w:lineRule="exact"/>
              <w:ind w:left="116"/>
              <w:rPr>
                <w:b/>
              </w:rPr>
            </w:pPr>
            <w:r w:rsidRPr="00AC1953">
              <w:rPr>
                <w:b/>
              </w:rPr>
              <w:t>Lub hauv paus</w:t>
            </w:r>
          </w:p>
        </w:tc>
        <w:tc>
          <w:tcPr>
            <w:tcW w:w="7203" w:type="dxa"/>
            <w:tcBorders>
              <w:top w:val="nil"/>
              <w:bottom w:val="nil"/>
            </w:tcBorders>
            <w:shd w:val="clear" w:color="auto" w:fill="F1E4EF"/>
          </w:tcPr>
          <w:p w14:paraId="1CCDDBCA" w14:textId="77777777" w:rsidR="00AD19E5" w:rsidRPr="00AC1953" w:rsidRDefault="00AD19E5" w:rsidP="00AD19E5">
            <w:pPr>
              <w:pStyle w:val="TableParagraph"/>
              <w:rPr>
                <w:rFonts w:ascii="Times New Roman"/>
              </w:rPr>
            </w:pPr>
          </w:p>
        </w:tc>
      </w:tr>
      <w:tr w:rsidR="00AD19E5" w14:paraId="7E24580E" w14:textId="77777777" w:rsidTr="00AD19E5">
        <w:trPr>
          <w:trHeight w:val="275"/>
        </w:trPr>
        <w:tc>
          <w:tcPr>
            <w:tcW w:w="7197" w:type="dxa"/>
            <w:tcBorders>
              <w:top w:val="nil"/>
              <w:bottom w:val="nil"/>
            </w:tcBorders>
            <w:shd w:val="clear" w:color="auto" w:fill="F1E4EF"/>
          </w:tcPr>
          <w:p w14:paraId="5CA11E47" w14:textId="77777777" w:rsidR="00AD19E5" w:rsidRPr="00AC1953" w:rsidRDefault="00AD19E5" w:rsidP="00AD19E5">
            <w:pPr>
              <w:pStyle w:val="TableParagraph"/>
              <w:spacing w:line="256" w:lineRule="exact"/>
              <w:ind w:left="116"/>
            </w:pPr>
            <w:r w:rsidRPr="00AC1953">
              <w:t>Xyoo 2016--17</w:t>
            </w:r>
          </w:p>
        </w:tc>
        <w:tc>
          <w:tcPr>
            <w:tcW w:w="7203" w:type="dxa"/>
            <w:tcBorders>
              <w:top w:val="nil"/>
              <w:bottom w:val="nil"/>
            </w:tcBorders>
            <w:shd w:val="clear" w:color="auto" w:fill="F1E4EF"/>
          </w:tcPr>
          <w:p w14:paraId="2C135EB0" w14:textId="77777777" w:rsidR="00AD19E5" w:rsidRPr="00AC1953" w:rsidRDefault="00AD19E5" w:rsidP="00AD19E5">
            <w:pPr>
              <w:pStyle w:val="TableParagraph"/>
              <w:rPr>
                <w:rFonts w:ascii="Times New Roman"/>
              </w:rPr>
            </w:pPr>
          </w:p>
        </w:tc>
      </w:tr>
      <w:tr w:rsidR="00AD19E5" w14:paraId="290A2D79" w14:textId="77777777" w:rsidTr="00AD19E5">
        <w:trPr>
          <w:trHeight w:val="321"/>
        </w:trPr>
        <w:tc>
          <w:tcPr>
            <w:tcW w:w="7197" w:type="dxa"/>
            <w:tcBorders>
              <w:top w:val="nil"/>
            </w:tcBorders>
            <w:shd w:val="clear" w:color="auto" w:fill="F1E4EF"/>
          </w:tcPr>
          <w:p w14:paraId="53531449" w14:textId="77777777" w:rsidR="00AD19E5" w:rsidRPr="00AC1953" w:rsidRDefault="00AD19E5" w:rsidP="00AD19E5">
            <w:pPr>
              <w:pStyle w:val="TableParagraph"/>
              <w:spacing w:line="272" w:lineRule="exact"/>
              <w:ind w:left="116"/>
            </w:pPr>
            <w:r w:rsidRPr="00AC1953">
              <w:t>15.5%</w:t>
            </w:r>
          </w:p>
        </w:tc>
        <w:tc>
          <w:tcPr>
            <w:tcW w:w="7203" w:type="dxa"/>
            <w:tcBorders>
              <w:top w:val="nil"/>
            </w:tcBorders>
            <w:shd w:val="clear" w:color="auto" w:fill="F1E4EF"/>
          </w:tcPr>
          <w:p w14:paraId="353E1075" w14:textId="77777777" w:rsidR="00AD19E5" w:rsidRPr="00AC1953" w:rsidRDefault="00AD19E5" w:rsidP="00AD19E5">
            <w:pPr>
              <w:pStyle w:val="TableParagraph"/>
              <w:rPr>
                <w:rFonts w:ascii="Times New Roman"/>
              </w:rPr>
            </w:pPr>
          </w:p>
        </w:tc>
      </w:tr>
      <w:tr w:rsidR="00AD19E5" w14:paraId="50F054FC" w14:textId="77777777" w:rsidTr="00AD19E5">
        <w:trPr>
          <w:trHeight w:val="393"/>
        </w:trPr>
        <w:tc>
          <w:tcPr>
            <w:tcW w:w="7197" w:type="dxa"/>
            <w:tcBorders>
              <w:bottom w:val="nil"/>
            </w:tcBorders>
            <w:shd w:val="clear" w:color="auto" w:fill="F1E4EF"/>
          </w:tcPr>
          <w:p w14:paraId="067F540D" w14:textId="77777777" w:rsidR="00AD19E5" w:rsidRPr="00AC1953" w:rsidRDefault="00AD19E5" w:rsidP="00AD19E5">
            <w:pPr>
              <w:pStyle w:val="TableParagraph"/>
              <w:spacing w:before="116" w:line="257" w:lineRule="exact"/>
              <w:ind w:left="116"/>
              <w:rPr>
                <w:b/>
              </w:rPr>
            </w:pPr>
            <w:r w:rsidRPr="00AC1953">
              <w:rPr>
                <w:b/>
              </w:rPr>
              <w:t>Cov Cuab Yeej</w:t>
            </w:r>
            <w:r>
              <w:rPr>
                <w:b/>
              </w:rPr>
              <w:t xml:space="preserve"> Ntsuas </w:t>
            </w:r>
            <w:r w:rsidRPr="00AC1953">
              <w:rPr>
                <w:b/>
              </w:rPr>
              <w:t>/ Qhov Ntsuas</w:t>
            </w:r>
          </w:p>
        </w:tc>
        <w:tc>
          <w:tcPr>
            <w:tcW w:w="7203" w:type="dxa"/>
            <w:vMerge w:val="restart"/>
            <w:shd w:val="clear" w:color="auto" w:fill="F1E4EF"/>
          </w:tcPr>
          <w:p w14:paraId="5DC82913" w14:textId="77777777" w:rsidR="00AD19E5" w:rsidRPr="00AC1953" w:rsidRDefault="00AD19E5" w:rsidP="00AD19E5">
            <w:pPr>
              <w:pStyle w:val="TableParagraph"/>
              <w:spacing w:before="58"/>
              <w:ind w:left="58" w:right="3251"/>
            </w:pPr>
            <w:del w:id="6723" w:author="year" w:date="2021-07-09T06:45:00Z">
              <w:r w:rsidRPr="00AC1953" w:rsidDel="00473BCD">
                <w:delText>Tus Muaj Mob Tsis Raws Sij Hawm</w:delText>
              </w:r>
            </w:del>
            <w:ins w:id="6724" w:author="year" w:date="2021-07-09T06:45:00Z">
              <w:r>
                <w:t>Cov qhaj ntawv ua ntu zus ntawm</w:t>
              </w:r>
            </w:ins>
            <w:r w:rsidRPr="00AC1953">
              <w:t xml:space="preserve"> xyoo 2018-19: </w:t>
            </w:r>
          </w:p>
          <w:p w14:paraId="62DC9A23" w14:textId="77777777" w:rsidR="00AD19E5" w:rsidRPr="00AC1953" w:rsidRDefault="00AD19E5" w:rsidP="00AD19E5">
            <w:pPr>
              <w:pStyle w:val="TableParagraph"/>
              <w:spacing w:before="58"/>
              <w:ind w:left="58" w:right="3251"/>
            </w:pPr>
            <w:r w:rsidRPr="00AC1953">
              <w:t>Me Nyuam Yaus: 17.2%</w:t>
            </w:r>
          </w:p>
          <w:p w14:paraId="4412218F" w14:textId="77777777" w:rsidR="00AD19E5" w:rsidRPr="00AC1953" w:rsidRDefault="00AD19E5" w:rsidP="00AD19E5">
            <w:pPr>
              <w:pStyle w:val="TableParagraph"/>
              <w:ind w:left="58"/>
            </w:pPr>
            <w:r w:rsidRPr="00AC1953">
              <w:t>QIb 1 - 3: 15.2%</w:t>
            </w:r>
          </w:p>
          <w:p w14:paraId="069E338F" w14:textId="77777777" w:rsidR="00AD19E5" w:rsidRPr="00AC1953" w:rsidRDefault="00AD19E5" w:rsidP="00AD19E5">
            <w:pPr>
              <w:pStyle w:val="TableParagraph"/>
              <w:ind w:left="58"/>
            </w:pPr>
            <w:r w:rsidRPr="00AC1953">
              <w:t>Qib 4-6: 12.0%</w:t>
            </w:r>
          </w:p>
          <w:p w14:paraId="7E2CA8CC" w14:textId="77777777" w:rsidR="00AD19E5" w:rsidRPr="00AC1953" w:rsidRDefault="00AD19E5" w:rsidP="00AD19E5">
            <w:pPr>
              <w:pStyle w:val="TableParagraph"/>
              <w:ind w:left="58"/>
            </w:pPr>
            <w:r w:rsidRPr="00AC1953">
              <w:t>Qib 7-8: 18.1%</w:t>
            </w:r>
          </w:p>
          <w:p w14:paraId="12548EA0" w14:textId="77777777" w:rsidR="00AD19E5" w:rsidRPr="00AC1953" w:rsidRDefault="00AD19E5" w:rsidP="00AD19E5">
            <w:pPr>
              <w:pStyle w:val="TableParagraph"/>
              <w:ind w:left="58"/>
            </w:pPr>
            <w:r w:rsidRPr="00AC1953">
              <w:t>Qib 9-12: 22.5%</w:t>
            </w:r>
          </w:p>
        </w:tc>
      </w:tr>
      <w:tr w:rsidR="00AD19E5" w14:paraId="0CC58CA7" w14:textId="77777777" w:rsidTr="00AD19E5">
        <w:trPr>
          <w:trHeight w:val="270"/>
        </w:trPr>
        <w:tc>
          <w:tcPr>
            <w:tcW w:w="7197" w:type="dxa"/>
            <w:tcBorders>
              <w:top w:val="nil"/>
              <w:bottom w:val="nil"/>
            </w:tcBorders>
            <w:shd w:val="clear" w:color="auto" w:fill="F1E4EF"/>
          </w:tcPr>
          <w:p w14:paraId="2EF91E9D" w14:textId="77777777" w:rsidR="00AD19E5" w:rsidRPr="00AC1953" w:rsidRDefault="00AD19E5" w:rsidP="00AD19E5">
            <w:pPr>
              <w:pStyle w:val="TableParagraph"/>
              <w:spacing w:line="251" w:lineRule="exact"/>
              <w:ind w:left="116"/>
            </w:pPr>
            <w:ins w:id="6725" w:author="year" w:date="2021-07-09T06:40:00Z">
              <w:r>
                <w:t xml:space="preserve">Cov kev qhaj ntawv ua tu zus raws </w:t>
              </w:r>
            </w:ins>
            <w:ins w:id="6726" w:author="year" w:date="2021-07-09T06:41:00Z">
              <w:r>
                <w:t xml:space="preserve">ntu </w:t>
              </w:r>
            </w:ins>
            <w:ins w:id="6727" w:author="year" w:date="2021-07-09T06:40:00Z">
              <w:r>
                <w:t xml:space="preserve">qib </w:t>
              </w:r>
            </w:ins>
            <w:ins w:id="6728" w:author="year" w:date="2021-07-09T06:42:00Z">
              <w:r>
                <w:t xml:space="preserve">yuav tsim kho cov kev tsis sib luag </w:t>
              </w:r>
            </w:ins>
            <w:ins w:id="6729" w:author="year" w:date="2021-07-09T06:43:00Z">
              <w:r>
                <w:t>ntau kawg yog 5% ntawm qhov qis tshaj plaws ntawm cov ntu qib (</w:t>
              </w:r>
            </w:ins>
            <w:ins w:id="6730" w:author="year" w:date="2021-07-09T06:44:00Z">
              <w:r>
                <w:t>K-5, 6-8, thiab 9-12</w:t>
              </w:r>
            </w:ins>
            <w:ins w:id="6731" w:author="year" w:date="2021-07-09T06:43:00Z">
              <w:r>
                <w:t>)</w:t>
              </w:r>
            </w:ins>
            <w:ins w:id="6732" w:author="year" w:date="2021-07-09T06:44:00Z">
              <w:r>
                <w:t xml:space="preserve"> </w:t>
              </w:r>
            </w:ins>
            <w:del w:id="6733" w:author="year" w:date="2021-07-09T06:44:00Z">
              <w:r w:rsidRPr="00AC1953" w:rsidDel="00473BCD">
                <w:delText>Tus qeev qhaj yuav ua kom ntev mus raws qib kawm yuav muaj a</w:delText>
              </w:r>
            </w:del>
          </w:p>
        </w:tc>
        <w:tc>
          <w:tcPr>
            <w:tcW w:w="7203" w:type="dxa"/>
            <w:vMerge/>
            <w:tcBorders>
              <w:top w:val="nil"/>
            </w:tcBorders>
            <w:shd w:val="clear" w:color="auto" w:fill="F1E4EF"/>
          </w:tcPr>
          <w:p w14:paraId="2618496C" w14:textId="77777777" w:rsidR="00AD19E5" w:rsidRDefault="00AD19E5" w:rsidP="00AD19E5">
            <w:pPr>
              <w:rPr>
                <w:sz w:val="2"/>
                <w:szCs w:val="2"/>
              </w:rPr>
            </w:pPr>
          </w:p>
        </w:tc>
      </w:tr>
      <w:tr w:rsidR="00AD19E5" w14:paraId="2C06E61F" w14:textId="77777777" w:rsidTr="00AD19E5">
        <w:trPr>
          <w:trHeight w:val="270"/>
        </w:trPr>
        <w:tc>
          <w:tcPr>
            <w:tcW w:w="7197" w:type="dxa"/>
            <w:tcBorders>
              <w:top w:val="nil"/>
              <w:bottom w:val="nil"/>
            </w:tcBorders>
            <w:shd w:val="clear" w:color="auto" w:fill="F1E4EF"/>
          </w:tcPr>
          <w:p w14:paraId="11B1A309" w14:textId="77777777" w:rsidR="00AD19E5" w:rsidRPr="00AC1953" w:rsidRDefault="00AD19E5" w:rsidP="00AD19E5">
            <w:pPr>
              <w:pStyle w:val="TableParagraph"/>
              <w:spacing w:line="251" w:lineRule="exact"/>
              <w:ind w:left="116"/>
            </w:pPr>
            <w:del w:id="6734" w:author="year" w:date="2021-07-09T06:44:00Z">
              <w:r w:rsidRPr="00AC1953" w:rsidDel="00473BCD">
                <w:delText>tsis muaj qhov sib npaug tsis tshaj li 5% ntawm tus lej qis tshaj ntawm qib (K-5, 6-8, thiab 9-12).</w:delText>
              </w:r>
            </w:del>
          </w:p>
        </w:tc>
        <w:tc>
          <w:tcPr>
            <w:tcW w:w="7203" w:type="dxa"/>
            <w:vMerge/>
            <w:tcBorders>
              <w:top w:val="nil"/>
            </w:tcBorders>
            <w:shd w:val="clear" w:color="auto" w:fill="F1E4EF"/>
          </w:tcPr>
          <w:p w14:paraId="66C844DE" w14:textId="77777777" w:rsidR="00AD19E5" w:rsidRDefault="00AD19E5" w:rsidP="00AD19E5">
            <w:pPr>
              <w:rPr>
                <w:sz w:val="2"/>
                <w:szCs w:val="2"/>
              </w:rPr>
            </w:pPr>
          </w:p>
        </w:tc>
      </w:tr>
      <w:tr w:rsidR="00AD19E5" w14:paraId="3FE2152B" w14:textId="77777777" w:rsidTr="00AD19E5">
        <w:trPr>
          <w:trHeight w:val="328"/>
        </w:trPr>
        <w:tc>
          <w:tcPr>
            <w:tcW w:w="7197" w:type="dxa"/>
            <w:tcBorders>
              <w:top w:val="nil"/>
              <w:bottom w:val="nil"/>
            </w:tcBorders>
            <w:shd w:val="clear" w:color="auto" w:fill="F1E4EF"/>
          </w:tcPr>
          <w:p w14:paraId="1FB6F533" w14:textId="77777777" w:rsidR="00AD19E5" w:rsidRPr="00AC1953" w:rsidRDefault="00AD19E5" w:rsidP="00AD19E5">
            <w:pPr>
              <w:pStyle w:val="TableParagraph"/>
              <w:spacing w:line="270" w:lineRule="exact"/>
            </w:pPr>
          </w:p>
        </w:tc>
        <w:tc>
          <w:tcPr>
            <w:tcW w:w="7203" w:type="dxa"/>
            <w:vMerge/>
            <w:tcBorders>
              <w:top w:val="nil"/>
            </w:tcBorders>
            <w:shd w:val="clear" w:color="auto" w:fill="F1E4EF"/>
          </w:tcPr>
          <w:p w14:paraId="48E9795F" w14:textId="77777777" w:rsidR="00AD19E5" w:rsidRDefault="00AD19E5" w:rsidP="00AD19E5">
            <w:pPr>
              <w:rPr>
                <w:sz w:val="2"/>
                <w:szCs w:val="2"/>
              </w:rPr>
            </w:pPr>
          </w:p>
        </w:tc>
      </w:tr>
      <w:tr w:rsidR="00AD19E5" w14:paraId="71B0CEEB" w14:textId="77777777" w:rsidTr="00AD19E5">
        <w:trPr>
          <w:trHeight w:val="328"/>
        </w:trPr>
        <w:tc>
          <w:tcPr>
            <w:tcW w:w="7197" w:type="dxa"/>
            <w:tcBorders>
              <w:top w:val="nil"/>
              <w:bottom w:val="nil"/>
            </w:tcBorders>
            <w:shd w:val="clear" w:color="auto" w:fill="F1E4EF"/>
          </w:tcPr>
          <w:p w14:paraId="5F52DC6D" w14:textId="77777777" w:rsidR="00AD19E5" w:rsidRPr="00AC1953" w:rsidRDefault="00AD19E5" w:rsidP="00AD19E5">
            <w:pPr>
              <w:pStyle w:val="TableParagraph"/>
              <w:spacing w:before="51" w:line="257" w:lineRule="exact"/>
              <w:ind w:left="116"/>
              <w:rPr>
                <w:b/>
              </w:rPr>
            </w:pPr>
            <w:r w:rsidRPr="00AC1953">
              <w:rPr>
                <w:b/>
              </w:rPr>
              <w:t>Xyoo 19-20</w:t>
            </w:r>
          </w:p>
        </w:tc>
        <w:tc>
          <w:tcPr>
            <w:tcW w:w="7203" w:type="dxa"/>
            <w:vMerge/>
            <w:tcBorders>
              <w:top w:val="nil"/>
            </w:tcBorders>
            <w:shd w:val="clear" w:color="auto" w:fill="F1E4EF"/>
          </w:tcPr>
          <w:p w14:paraId="08DF1838" w14:textId="77777777" w:rsidR="00AD19E5" w:rsidRDefault="00AD19E5" w:rsidP="00AD19E5">
            <w:pPr>
              <w:rPr>
                <w:sz w:val="2"/>
                <w:szCs w:val="2"/>
              </w:rPr>
            </w:pPr>
          </w:p>
        </w:tc>
      </w:tr>
      <w:tr w:rsidR="00AD19E5" w14:paraId="2B855803" w14:textId="77777777" w:rsidTr="00AD19E5">
        <w:trPr>
          <w:trHeight w:val="270"/>
        </w:trPr>
        <w:tc>
          <w:tcPr>
            <w:tcW w:w="7197" w:type="dxa"/>
            <w:tcBorders>
              <w:top w:val="nil"/>
              <w:bottom w:val="nil"/>
            </w:tcBorders>
            <w:shd w:val="clear" w:color="auto" w:fill="F1E4EF"/>
          </w:tcPr>
          <w:p w14:paraId="26FEFE84" w14:textId="77777777" w:rsidR="00AD19E5" w:rsidRPr="00AC1953" w:rsidRDefault="00AD19E5" w:rsidP="00AD19E5">
            <w:pPr>
              <w:pStyle w:val="TableParagraph"/>
              <w:spacing w:line="251" w:lineRule="exact"/>
              <w:ind w:left="116"/>
            </w:pPr>
            <w:r w:rsidRPr="00AC1953">
              <w:t>2019--20:</w:t>
            </w:r>
          </w:p>
        </w:tc>
        <w:tc>
          <w:tcPr>
            <w:tcW w:w="7203" w:type="dxa"/>
            <w:vMerge/>
            <w:tcBorders>
              <w:top w:val="nil"/>
            </w:tcBorders>
            <w:shd w:val="clear" w:color="auto" w:fill="F1E4EF"/>
          </w:tcPr>
          <w:p w14:paraId="1F76CC39" w14:textId="77777777" w:rsidR="00AD19E5" w:rsidRDefault="00AD19E5" w:rsidP="00AD19E5">
            <w:pPr>
              <w:rPr>
                <w:sz w:val="2"/>
                <w:szCs w:val="2"/>
              </w:rPr>
            </w:pPr>
          </w:p>
        </w:tc>
      </w:tr>
      <w:tr w:rsidR="00AD19E5" w14:paraId="0754A0A4" w14:textId="77777777" w:rsidTr="00AD19E5">
        <w:trPr>
          <w:trHeight w:val="270"/>
        </w:trPr>
        <w:tc>
          <w:tcPr>
            <w:tcW w:w="7197" w:type="dxa"/>
            <w:tcBorders>
              <w:top w:val="nil"/>
              <w:bottom w:val="nil"/>
            </w:tcBorders>
            <w:shd w:val="clear" w:color="auto" w:fill="F1E4EF"/>
          </w:tcPr>
          <w:p w14:paraId="358E327F" w14:textId="77777777" w:rsidR="00AD19E5" w:rsidRPr="00AC1953" w:rsidRDefault="00AD19E5" w:rsidP="00AD19E5">
            <w:pPr>
              <w:pStyle w:val="TableParagraph"/>
              <w:spacing w:line="251" w:lineRule="exact"/>
              <w:ind w:left="116"/>
            </w:pPr>
            <w:r w:rsidRPr="00AC1953">
              <w:t>K - 5 9.9%</w:t>
            </w:r>
          </w:p>
        </w:tc>
        <w:tc>
          <w:tcPr>
            <w:tcW w:w="7203" w:type="dxa"/>
            <w:vMerge/>
            <w:tcBorders>
              <w:top w:val="nil"/>
            </w:tcBorders>
            <w:shd w:val="clear" w:color="auto" w:fill="F1E4EF"/>
          </w:tcPr>
          <w:p w14:paraId="2B340FF3" w14:textId="77777777" w:rsidR="00AD19E5" w:rsidRDefault="00AD19E5" w:rsidP="00AD19E5">
            <w:pPr>
              <w:rPr>
                <w:sz w:val="2"/>
                <w:szCs w:val="2"/>
              </w:rPr>
            </w:pPr>
          </w:p>
        </w:tc>
      </w:tr>
      <w:tr w:rsidR="00AD19E5" w14:paraId="2230425C" w14:textId="77777777" w:rsidTr="00AD19E5">
        <w:trPr>
          <w:trHeight w:val="270"/>
        </w:trPr>
        <w:tc>
          <w:tcPr>
            <w:tcW w:w="7197" w:type="dxa"/>
            <w:tcBorders>
              <w:top w:val="nil"/>
              <w:bottom w:val="nil"/>
            </w:tcBorders>
            <w:shd w:val="clear" w:color="auto" w:fill="F1E4EF"/>
          </w:tcPr>
          <w:p w14:paraId="54A3725E" w14:textId="77777777" w:rsidR="00AD19E5" w:rsidRPr="00AC1953" w:rsidRDefault="00AD19E5" w:rsidP="00AD19E5">
            <w:pPr>
              <w:pStyle w:val="TableParagraph"/>
              <w:spacing w:line="251" w:lineRule="exact"/>
              <w:ind w:left="116"/>
            </w:pPr>
            <w:r w:rsidRPr="00AC1953">
              <w:t>6--8 9.9%</w:t>
            </w:r>
          </w:p>
        </w:tc>
        <w:tc>
          <w:tcPr>
            <w:tcW w:w="7203" w:type="dxa"/>
            <w:vMerge/>
            <w:tcBorders>
              <w:top w:val="nil"/>
            </w:tcBorders>
            <w:shd w:val="clear" w:color="auto" w:fill="F1E4EF"/>
          </w:tcPr>
          <w:p w14:paraId="1D67623B" w14:textId="77777777" w:rsidR="00AD19E5" w:rsidRDefault="00AD19E5" w:rsidP="00AD19E5">
            <w:pPr>
              <w:rPr>
                <w:sz w:val="2"/>
                <w:szCs w:val="2"/>
              </w:rPr>
            </w:pPr>
          </w:p>
        </w:tc>
      </w:tr>
      <w:tr w:rsidR="00AD19E5" w14:paraId="06261BD8" w14:textId="77777777" w:rsidTr="00AD19E5">
        <w:trPr>
          <w:trHeight w:val="466"/>
        </w:trPr>
        <w:tc>
          <w:tcPr>
            <w:tcW w:w="7197" w:type="dxa"/>
            <w:tcBorders>
              <w:top w:val="nil"/>
              <w:bottom w:val="nil"/>
            </w:tcBorders>
            <w:shd w:val="clear" w:color="auto" w:fill="F1E4EF"/>
          </w:tcPr>
          <w:p w14:paraId="306E7D7E" w14:textId="77777777" w:rsidR="00AD19E5" w:rsidRPr="00AC1953" w:rsidRDefault="00AD19E5" w:rsidP="00AD19E5">
            <w:pPr>
              <w:pStyle w:val="TableParagraph"/>
              <w:spacing w:line="270" w:lineRule="exact"/>
              <w:ind w:left="116"/>
            </w:pPr>
            <w:r w:rsidRPr="00AC1953">
              <w:t>9--12 9.9%</w:t>
            </w:r>
          </w:p>
        </w:tc>
        <w:tc>
          <w:tcPr>
            <w:tcW w:w="7203" w:type="dxa"/>
            <w:vMerge/>
            <w:tcBorders>
              <w:top w:val="nil"/>
            </w:tcBorders>
            <w:shd w:val="clear" w:color="auto" w:fill="F1E4EF"/>
          </w:tcPr>
          <w:p w14:paraId="19D11BD9" w14:textId="77777777" w:rsidR="00AD19E5" w:rsidRDefault="00AD19E5" w:rsidP="00AD19E5">
            <w:pPr>
              <w:rPr>
                <w:sz w:val="2"/>
                <w:szCs w:val="2"/>
              </w:rPr>
            </w:pPr>
          </w:p>
        </w:tc>
      </w:tr>
      <w:tr w:rsidR="00AD19E5" w14:paraId="6C6BEFC6" w14:textId="77777777" w:rsidTr="00AD19E5">
        <w:trPr>
          <w:trHeight w:val="466"/>
        </w:trPr>
        <w:tc>
          <w:tcPr>
            <w:tcW w:w="7197" w:type="dxa"/>
            <w:tcBorders>
              <w:top w:val="nil"/>
              <w:bottom w:val="nil"/>
            </w:tcBorders>
            <w:shd w:val="clear" w:color="auto" w:fill="F1E4EF"/>
          </w:tcPr>
          <w:p w14:paraId="7F06CFEF" w14:textId="77777777" w:rsidR="00AD19E5" w:rsidRPr="00AC1953" w:rsidRDefault="00AD19E5" w:rsidP="00AD19E5">
            <w:pPr>
              <w:pStyle w:val="TableParagraph"/>
              <w:spacing w:before="189" w:line="257" w:lineRule="exact"/>
              <w:ind w:left="116"/>
              <w:rPr>
                <w:b/>
              </w:rPr>
            </w:pPr>
            <w:r w:rsidRPr="00AC1953">
              <w:rPr>
                <w:b/>
              </w:rPr>
              <w:t>Lub hauv paus</w:t>
            </w:r>
          </w:p>
        </w:tc>
        <w:tc>
          <w:tcPr>
            <w:tcW w:w="7203" w:type="dxa"/>
            <w:vMerge/>
            <w:tcBorders>
              <w:top w:val="nil"/>
            </w:tcBorders>
            <w:shd w:val="clear" w:color="auto" w:fill="F1E4EF"/>
          </w:tcPr>
          <w:p w14:paraId="4363F2F1" w14:textId="77777777" w:rsidR="00AD19E5" w:rsidRDefault="00AD19E5" w:rsidP="00AD19E5">
            <w:pPr>
              <w:rPr>
                <w:sz w:val="2"/>
                <w:szCs w:val="2"/>
              </w:rPr>
            </w:pPr>
          </w:p>
        </w:tc>
      </w:tr>
      <w:tr w:rsidR="00AD19E5" w14:paraId="2B0CA93A" w14:textId="77777777" w:rsidTr="00AD19E5">
        <w:trPr>
          <w:trHeight w:val="270"/>
        </w:trPr>
        <w:tc>
          <w:tcPr>
            <w:tcW w:w="7197" w:type="dxa"/>
            <w:tcBorders>
              <w:top w:val="nil"/>
              <w:bottom w:val="nil"/>
            </w:tcBorders>
            <w:shd w:val="clear" w:color="auto" w:fill="F1E4EF"/>
          </w:tcPr>
          <w:p w14:paraId="03DA722C" w14:textId="77777777" w:rsidR="00AD19E5" w:rsidRPr="00AC1953" w:rsidRDefault="00AD19E5" w:rsidP="00AD19E5">
            <w:pPr>
              <w:pStyle w:val="TableParagraph"/>
              <w:spacing w:line="251" w:lineRule="exact"/>
              <w:ind w:left="116"/>
            </w:pPr>
            <w:r w:rsidRPr="00AC1953">
              <w:t>Xyoo 2016--17:</w:t>
            </w:r>
          </w:p>
        </w:tc>
        <w:tc>
          <w:tcPr>
            <w:tcW w:w="7203" w:type="dxa"/>
            <w:vMerge/>
            <w:tcBorders>
              <w:top w:val="nil"/>
            </w:tcBorders>
            <w:shd w:val="clear" w:color="auto" w:fill="F1E4EF"/>
          </w:tcPr>
          <w:p w14:paraId="6E5AC38B" w14:textId="77777777" w:rsidR="00AD19E5" w:rsidRDefault="00AD19E5" w:rsidP="00AD19E5">
            <w:pPr>
              <w:rPr>
                <w:sz w:val="2"/>
                <w:szCs w:val="2"/>
              </w:rPr>
            </w:pPr>
          </w:p>
        </w:tc>
      </w:tr>
      <w:tr w:rsidR="00AD19E5" w14:paraId="6BCFEB2F" w14:textId="77777777" w:rsidTr="00AD19E5">
        <w:trPr>
          <w:trHeight w:val="269"/>
        </w:trPr>
        <w:tc>
          <w:tcPr>
            <w:tcW w:w="7197" w:type="dxa"/>
            <w:tcBorders>
              <w:top w:val="nil"/>
            </w:tcBorders>
            <w:shd w:val="clear" w:color="auto" w:fill="F1E4EF"/>
          </w:tcPr>
          <w:p w14:paraId="1FC4E81E" w14:textId="77777777" w:rsidR="00AD19E5" w:rsidRPr="00AC1953" w:rsidRDefault="00AD19E5" w:rsidP="00AD19E5">
            <w:pPr>
              <w:pStyle w:val="TableParagraph"/>
              <w:spacing w:line="250" w:lineRule="exact"/>
              <w:ind w:left="116"/>
            </w:pPr>
            <w:r w:rsidRPr="00AC1953">
              <w:t>K - 5 14.80%</w:t>
            </w:r>
          </w:p>
        </w:tc>
        <w:tc>
          <w:tcPr>
            <w:tcW w:w="7203" w:type="dxa"/>
            <w:vMerge/>
            <w:tcBorders>
              <w:top w:val="nil"/>
            </w:tcBorders>
            <w:shd w:val="clear" w:color="auto" w:fill="F1E4EF"/>
          </w:tcPr>
          <w:p w14:paraId="60099CC4" w14:textId="77777777" w:rsidR="00AD19E5" w:rsidRDefault="00AD19E5" w:rsidP="00AD19E5">
            <w:pPr>
              <w:rPr>
                <w:sz w:val="2"/>
                <w:szCs w:val="2"/>
              </w:rPr>
            </w:pPr>
          </w:p>
        </w:tc>
      </w:tr>
    </w:tbl>
    <w:p w14:paraId="227E5E11" w14:textId="77777777" w:rsidR="00AD19E5" w:rsidRDefault="00AD19E5" w:rsidP="00AD19E5">
      <w:pPr>
        <w:rPr>
          <w:sz w:val="2"/>
          <w:szCs w:val="2"/>
        </w:rPr>
        <w:sectPr w:rsidR="00AD19E5">
          <w:pgSz w:w="15840" w:h="12240" w:orient="landscape"/>
          <w:pgMar w:top="660" w:right="600" w:bottom="800" w:left="600" w:header="0" w:footer="528" w:gutter="0"/>
          <w:cols w:space="720"/>
        </w:sectPr>
      </w:pPr>
    </w:p>
    <w:tbl>
      <w:tblPr>
        <w:tblW w:w="0" w:type="auto"/>
        <w:tblInd w:w="120" w:type="dxa"/>
        <w:tblBorders>
          <w:top w:val="single" w:sz="2" w:space="0" w:color="D5ABFF"/>
          <w:left w:val="single" w:sz="2" w:space="0" w:color="D5ABFF"/>
          <w:bottom w:val="single" w:sz="2" w:space="0" w:color="D5ABFF"/>
          <w:right w:val="single" w:sz="2" w:space="0" w:color="D5ABFF"/>
          <w:insideH w:val="single" w:sz="2" w:space="0" w:color="D5ABFF"/>
          <w:insideV w:val="single" w:sz="2" w:space="0" w:color="D5ABFF"/>
        </w:tblBorders>
        <w:tblLayout w:type="fixed"/>
        <w:tblCellMar>
          <w:left w:w="0" w:type="dxa"/>
          <w:right w:w="0" w:type="dxa"/>
        </w:tblCellMar>
        <w:tblLook w:val="01E0" w:firstRow="1" w:lastRow="1" w:firstColumn="1" w:lastColumn="1" w:noHBand="0" w:noVBand="0"/>
      </w:tblPr>
      <w:tblGrid>
        <w:gridCol w:w="7197"/>
        <w:gridCol w:w="7203"/>
      </w:tblGrid>
      <w:tr w:rsidR="00AD19E5" w14:paraId="189AB5F0" w14:textId="77777777" w:rsidTr="00AD19E5">
        <w:trPr>
          <w:trHeight w:val="417"/>
        </w:trPr>
        <w:tc>
          <w:tcPr>
            <w:tcW w:w="7197" w:type="dxa"/>
          </w:tcPr>
          <w:p w14:paraId="64EB6C8B" w14:textId="77777777" w:rsidR="00AD19E5" w:rsidRPr="00E75098" w:rsidRDefault="00AD19E5" w:rsidP="00AD19E5">
            <w:pPr>
              <w:pStyle w:val="TableParagraph"/>
              <w:spacing w:before="100"/>
              <w:ind w:right="3036"/>
              <w:rPr>
                <w:b/>
              </w:rPr>
            </w:pPr>
            <w:r w:rsidRPr="00E75098">
              <w:rPr>
                <w:b/>
              </w:rPr>
              <w:lastRenderedPageBreak/>
              <w:t>Cia Siab Tia</w:t>
            </w:r>
          </w:p>
        </w:tc>
        <w:tc>
          <w:tcPr>
            <w:tcW w:w="7203" w:type="dxa"/>
          </w:tcPr>
          <w:p w14:paraId="36AFFD71" w14:textId="77777777" w:rsidR="00AD19E5" w:rsidRPr="00E75098" w:rsidRDefault="00AD19E5" w:rsidP="00AD19E5">
            <w:pPr>
              <w:pStyle w:val="TableParagraph"/>
              <w:spacing w:before="100"/>
              <w:ind w:right="3207"/>
              <w:rPr>
                <w:b/>
              </w:rPr>
            </w:pPr>
            <w:r w:rsidRPr="00E75098">
              <w:rPr>
                <w:b/>
              </w:rPr>
              <w:t>Tiag Tiag</w:t>
            </w:r>
          </w:p>
        </w:tc>
      </w:tr>
      <w:tr w:rsidR="00AD19E5" w14:paraId="689FCAC4" w14:textId="77777777" w:rsidTr="00AD19E5">
        <w:trPr>
          <w:trHeight w:val="1000"/>
        </w:trPr>
        <w:tc>
          <w:tcPr>
            <w:tcW w:w="7197" w:type="dxa"/>
            <w:shd w:val="clear" w:color="auto" w:fill="F1E4EF"/>
          </w:tcPr>
          <w:p w14:paraId="02428285" w14:textId="77777777" w:rsidR="00AD19E5" w:rsidRPr="000B041F" w:rsidRDefault="00AD19E5" w:rsidP="00AD19E5">
            <w:pPr>
              <w:pStyle w:val="TableParagraph"/>
              <w:spacing w:before="173"/>
              <w:ind w:left="116"/>
              <w:rPr>
                <w:sz w:val="21"/>
                <w:szCs w:val="21"/>
              </w:rPr>
            </w:pPr>
            <w:r w:rsidRPr="000B041F">
              <w:rPr>
                <w:sz w:val="21"/>
                <w:szCs w:val="21"/>
              </w:rPr>
              <w:t>6--8 13.98%</w:t>
            </w:r>
          </w:p>
          <w:p w14:paraId="4C95E2FC" w14:textId="77777777" w:rsidR="00AD19E5" w:rsidRPr="000B041F" w:rsidRDefault="00AD19E5" w:rsidP="00AD19E5">
            <w:pPr>
              <w:pStyle w:val="TableParagraph"/>
              <w:ind w:left="116"/>
              <w:rPr>
                <w:sz w:val="21"/>
                <w:szCs w:val="21"/>
              </w:rPr>
            </w:pPr>
            <w:r w:rsidRPr="000B041F">
              <w:rPr>
                <w:sz w:val="21"/>
                <w:szCs w:val="21"/>
              </w:rPr>
              <w:t>9--12 21.48%</w:t>
            </w:r>
          </w:p>
        </w:tc>
        <w:tc>
          <w:tcPr>
            <w:tcW w:w="7203" w:type="dxa"/>
            <w:shd w:val="clear" w:color="auto" w:fill="F1E4EF"/>
          </w:tcPr>
          <w:p w14:paraId="2D31C002" w14:textId="77777777" w:rsidR="00AD19E5" w:rsidRPr="000B041F" w:rsidRDefault="00AD19E5" w:rsidP="00AD19E5">
            <w:pPr>
              <w:pStyle w:val="TableParagraph"/>
              <w:rPr>
                <w:rFonts w:ascii="Times New Roman"/>
                <w:sz w:val="21"/>
                <w:szCs w:val="21"/>
              </w:rPr>
            </w:pPr>
          </w:p>
        </w:tc>
      </w:tr>
      <w:tr w:rsidR="00AD19E5" w14:paraId="4508E32D" w14:textId="77777777" w:rsidTr="00AD19E5">
        <w:trPr>
          <w:trHeight w:val="1223"/>
        </w:trPr>
        <w:tc>
          <w:tcPr>
            <w:tcW w:w="7197" w:type="dxa"/>
            <w:tcBorders>
              <w:bottom w:val="nil"/>
            </w:tcBorders>
            <w:shd w:val="clear" w:color="auto" w:fill="F1E4EF"/>
          </w:tcPr>
          <w:p w14:paraId="5532AA54" w14:textId="77777777" w:rsidR="00AD19E5" w:rsidRPr="000B041F" w:rsidRDefault="00AD19E5" w:rsidP="00AD19E5">
            <w:pPr>
              <w:pStyle w:val="TableParagraph"/>
              <w:spacing w:before="116"/>
              <w:ind w:left="116"/>
              <w:rPr>
                <w:b/>
                <w:sz w:val="21"/>
                <w:szCs w:val="21"/>
              </w:rPr>
            </w:pPr>
            <w:r w:rsidRPr="000B041F">
              <w:rPr>
                <w:b/>
                <w:sz w:val="21"/>
                <w:szCs w:val="21"/>
              </w:rPr>
              <w:t>Cov Cuab Yeej Ntsuas / Qhov Ntsuas</w:t>
            </w:r>
          </w:p>
          <w:p w14:paraId="13BD2C4A" w14:textId="77777777" w:rsidR="00AD19E5" w:rsidRPr="000B041F" w:rsidRDefault="00AD19E5" w:rsidP="00AD19E5">
            <w:pPr>
              <w:pStyle w:val="TableParagraph"/>
              <w:spacing w:line="270" w:lineRule="atLeast"/>
              <w:ind w:left="116" w:right="985"/>
              <w:rPr>
                <w:sz w:val="21"/>
                <w:szCs w:val="21"/>
              </w:rPr>
            </w:pPr>
            <w:r w:rsidRPr="000B041F">
              <w:rPr>
                <w:sz w:val="21"/>
                <w:szCs w:val="21"/>
              </w:rPr>
              <w:t xml:space="preserve">Feem pua ​​ntawm cov tub ntxhais kawm thiab cov kws qhia ntawv teb </w:t>
            </w:r>
            <w:ins w:id="6735" w:author="year" w:date="2021-07-09T06:46:00Z">
              <w:r>
                <w:rPr>
                  <w:sz w:val="21"/>
                  <w:szCs w:val="21"/>
                </w:rPr>
                <w:t xml:space="preserve">yam txaus siab hlo rau kev ntsuam xyuas kev nyab xeeb ntawm tsev kawm  </w:t>
              </w:r>
            </w:ins>
            <w:del w:id="6736" w:author="year" w:date="2021-07-09T06:49:00Z">
              <w:r w:rsidRPr="000B041F" w:rsidDel="00473BCD">
                <w:rPr>
                  <w:sz w:val="21"/>
                  <w:szCs w:val="21"/>
                </w:rPr>
                <w:delText xml:space="preserve">raws li kev soj ntsuam ntsuas tsev kawm kev nyab xeeb </w:delText>
              </w:r>
            </w:del>
            <w:r w:rsidRPr="000B041F">
              <w:rPr>
                <w:sz w:val="21"/>
                <w:szCs w:val="21"/>
              </w:rPr>
              <w:t>thiab kev sib txuas yuav nce li 5% ntawm txhua xyoo, thiab muaj</w:t>
            </w:r>
          </w:p>
        </w:tc>
        <w:tc>
          <w:tcPr>
            <w:tcW w:w="7203" w:type="dxa"/>
            <w:tcBorders>
              <w:bottom w:val="nil"/>
            </w:tcBorders>
            <w:shd w:val="clear" w:color="auto" w:fill="F1E4EF"/>
          </w:tcPr>
          <w:p w14:paraId="5B58C934" w14:textId="77777777" w:rsidR="00AD19E5" w:rsidRPr="000B041F" w:rsidDel="00473BCD" w:rsidRDefault="00AD19E5" w:rsidP="00AD19E5">
            <w:pPr>
              <w:pStyle w:val="TableParagraph"/>
              <w:spacing w:before="58"/>
              <w:ind w:left="58" w:right="1116"/>
              <w:rPr>
                <w:del w:id="6737" w:author="year" w:date="2021-07-09T06:49:00Z"/>
                <w:sz w:val="21"/>
                <w:szCs w:val="21"/>
              </w:rPr>
            </w:pPr>
            <w:ins w:id="6738" w:author="year" w:date="2021-07-09T06:49:00Z">
              <w:r w:rsidRPr="000B041F">
                <w:rPr>
                  <w:sz w:val="21"/>
                  <w:szCs w:val="21"/>
                </w:rPr>
                <w:t xml:space="preserve">cov tub ntxhais kawm thiab cov kws qhia ntawv teb </w:t>
              </w:r>
              <w:r>
                <w:rPr>
                  <w:sz w:val="21"/>
                  <w:szCs w:val="21"/>
                </w:rPr>
                <w:t>yam txaus siab hlo rau kev ntsuam xyuas kev nyab xeeb ntawm tsev kawm</w:t>
              </w:r>
              <w:r w:rsidRPr="000B041F" w:rsidDel="00473BCD">
                <w:rPr>
                  <w:sz w:val="21"/>
                  <w:szCs w:val="21"/>
                </w:rPr>
                <w:t xml:space="preserve"> </w:t>
              </w:r>
            </w:ins>
            <w:ins w:id="6739" w:author="year" w:date="2021-07-09T06:50:00Z">
              <w:r w:rsidRPr="000B041F">
                <w:rPr>
                  <w:sz w:val="21"/>
                  <w:szCs w:val="21"/>
                </w:rPr>
                <w:t>thiab kev sib txuas</w:t>
              </w:r>
              <w:r w:rsidRPr="000B041F" w:rsidDel="00473BCD">
                <w:rPr>
                  <w:sz w:val="21"/>
                  <w:szCs w:val="21"/>
                </w:rPr>
                <w:t xml:space="preserve"> </w:t>
              </w:r>
            </w:ins>
            <w:del w:id="6740" w:author="year" w:date="2021-07-09T06:49:00Z">
              <w:r w:rsidRPr="000B041F" w:rsidDel="00473BCD">
                <w:rPr>
                  <w:sz w:val="21"/>
                  <w:szCs w:val="21"/>
                </w:rPr>
                <w:delText>Cov tub ntxhais kawm thiab cov kws qhia ntawv pom zoo rau cov kev soj ntsuam ntsuas kev nyab xeeb thiab kev sib txuas</w:delText>
              </w:r>
            </w:del>
          </w:p>
          <w:p w14:paraId="782BC42D" w14:textId="77777777" w:rsidR="00AD19E5" w:rsidRPr="000B041F" w:rsidRDefault="00AD19E5" w:rsidP="00AD19E5">
            <w:pPr>
              <w:pStyle w:val="TableParagraph"/>
              <w:ind w:left="58"/>
              <w:rPr>
                <w:sz w:val="21"/>
                <w:szCs w:val="21"/>
              </w:rPr>
            </w:pPr>
            <w:r w:rsidRPr="000B041F">
              <w:rPr>
                <w:sz w:val="21"/>
                <w:szCs w:val="21"/>
              </w:rPr>
              <w:t>Xyoo 2019-20</w:t>
            </w:r>
          </w:p>
          <w:p w14:paraId="4211EEF4" w14:textId="77777777" w:rsidR="00AD19E5" w:rsidRPr="000B041F" w:rsidRDefault="00AD19E5" w:rsidP="00AD19E5">
            <w:pPr>
              <w:pStyle w:val="TableParagraph"/>
              <w:ind w:left="58"/>
              <w:rPr>
                <w:sz w:val="21"/>
                <w:szCs w:val="21"/>
              </w:rPr>
            </w:pPr>
            <w:r w:rsidRPr="000B041F">
              <w:rPr>
                <w:sz w:val="21"/>
                <w:szCs w:val="21"/>
              </w:rPr>
              <w:t>69.8%</w:t>
            </w:r>
          </w:p>
        </w:tc>
      </w:tr>
      <w:tr w:rsidR="00AD19E5" w14:paraId="5ED5FD4D" w14:textId="77777777" w:rsidTr="00AD19E5">
        <w:trPr>
          <w:trHeight w:val="471"/>
        </w:trPr>
        <w:tc>
          <w:tcPr>
            <w:tcW w:w="7197" w:type="dxa"/>
            <w:tcBorders>
              <w:top w:val="nil"/>
              <w:bottom w:val="nil"/>
            </w:tcBorders>
            <w:shd w:val="clear" w:color="auto" w:fill="F1E4EF"/>
          </w:tcPr>
          <w:p w14:paraId="01001BB4" w14:textId="77777777" w:rsidR="00AD19E5" w:rsidRPr="000B041F" w:rsidRDefault="00AD19E5" w:rsidP="00AD19E5">
            <w:pPr>
              <w:pStyle w:val="TableParagraph"/>
              <w:spacing w:line="272" w:lineRule="exact"/>
              <w:ind w:left="116"/>
              <w:rPr>
                <w:sz w:val="21"/>
                <w:szCs w:val="21"/>
              </w:rPr>
            </w:pPr>
            <w:r w:rsidRPr="000B041F">
              <w:rPr>
                <w:sz w:val="21"/>
                <w:szCs w:val="21"/>
              </w:rPr>
              <w:t xml:space="preserve">tsawg kawg lis 90% </w:t>
            </w:r>
            <w:del w:id="6741" w:author="year" w:date="2021-07-09T06:49:00Z">
              <w:r w:rsidRPr="000B041F" w:rsidDel="00473BCD">
                <w:rPr>
                  <w:sz w:val="21"/>
                  <w:szCs w:val="21"/>
                </w:rPr>
                <w:delText xml:space="preserve">tus nqi </w:delText>
              </w:r>
            </w:del>
            <w:r w:rsidRPr="000B041F">
              <w:rPr>
                <w:sz w:val="21"/>
                <w:szCs w:val="21"/>
              </w:rPr>
              <w:t>tom qab.</w:t>
            </w:r>
          </w:p>
        </w:tc>
        <w:tc>
          <w:tcPr>
            <w:tcW w:w="7203" w:type="dxa"/>
            <w:tcBorders>
              <w:top w:val="nil"/>
              <w:bottom w:val="nil"/>
            </w:tcBorders>
            <w:shd w:val="clear" w:color="auto" w:fill="F1E4EF"/>
          </w:tcPr>
          <w:p w14:paraId="7C338082" w14:textId="77777777" w:rsidR="00AD19E5" w:rsidRPr="000B041F" w:rsidRDefault="00AD19E5" w:rsidP="00AD19E5">
            <w:pPr>
              <w:pStyle w:val="TableParagraph"/>
              <w:rPr>
                <w:rFonts w:ascii="Times New Roman"/>
                <w:sz w:val="21"/>
                <w:szCs w:val="21"/>
              </w:rPr>
            </w:pPr>
          </w:p>
        </w:tc>
      </w:tr>
      <w:tr w:rsidR="00AD19E5" w14:paraId="69429CFA" w14:textId="77777777" w:rsidTr="00AD19E5">
        <w:trPr>
          <w:trHeight w:val="471"/>
        </w:trPr>
        <w:tc>
          <w:tcPr>
            <w:tcW w:w="7197" w:type="dxa"/>
            <w:tcBorders>
              <w:top w:val="nil"/>
              <w:bottom w:val="nil"/>
            </w:tcBorders>
            <w:shd w:val="clear" w:color="auto" w:fill="F1E4EF"/>
          </w:tcPr>
          <w:p w14:paraId="526364F0" w14:textId="77777777" w:rsidR="00AD19E5" w:rsidRPr="000B041F" w:rsidRDefault="00AD19E5" w:rsidP="00AD19E5">
            <w:pPr>
              <w:pStyle w:val="TableParagraph"/>
              <w:spacing w:before="191" w:line="260" w:lineRule="exact"/>
              <w:ind w:left="116"/>
              <w:rPr>
                <w:b/>
                <w:sz w:val="21"/>
                <w:szCs w:val="21"/>
              </w:rPr>
            </w:pPr>
            <w:r w:rsidRPr="000B041F">
              <w:rPr>
                <w:b/>
                <w:sz w:val="21"/>
                <w:szCs w:val="21"/>
              </w:rPr>
              <w:t>Xyoo 19-20</w:t>
            </w:r>
          </w:p>
        </w:tc>
        <w:tc>
          <w:tcPr>
            <w:tcW w:w="7203" w:type="dxa"/>
            <w:tcBorders>
              <w:top w:val="nil"/>
              <w:bottom w:val="nil"/>
            </w:tcBorders>
            <w:shd w:val="clear" w:color="auto" w:fill="F1E4EF"/>
          </w:tcPr>
          <w:p w14:paraId="4A242F97" w14:textId="77777777" w:rsidR="00AD19E5" w:rsidRPr="000B041F" w:rsidRDefault="00AD19E5" w:rsidP="00AD19E5">
            <w:pPr>
              <w:pStyle w:val="TableParagraph"/>
              <w:rPr>
                <w:rFonts w:ascii="Times New Roman"/>
                <w:sz w:val="21"/>
                <w:szCs w:val="21"/>
              </w:rPr>
            </w:pPr>
          </w:p>
        </w:tc>
      </w:tr>
      <w:tr w:rsidR="00AD19E5" w14:paraId="25B2F971" w14:textId="77777777" w:rsidTr="00AD19E5">
        <w:trPr>
          <w:trHeight w:val="333"/>
        </w:trPr>
        <w:tc>
          <w:tcPr>
            <w:tcW w:w="7197" w:type="dxa"/>
            <w:tcBorders>
              <w:top w:val="nil"/>
              <w:bottom w:val="nil"/>
            </w:tcBorders>
            <w:shd w:val="clear" w:color="auto" w:fill="F1E4EF"/>
          </w:tcPr>
          <w:p w14:paraId="3B8D1CF4" w14:textId="77777777" w:rsidR="00AD19E5" w:rsidRPr="000B041F" w:rsidRDefault="00AD19E5" w:rsidP="00AD19E5">
            <w:pPr>
              <w:pStyle w:val="TableParagraph"/>
              <w:spacing w:line="272" w:lineRule="exact"/>
              <w:ind w:left="116"/>
              <w:rPr>
                <w:sz w:val="21"/>
                <w:szCs w:val="21"/>
              </w:rPr>
            </w:pPr>
            <w:r w:rsidRPr="000B041F">
              <w:rPr>
                <w:sz w:val="21"/>
                <w:szCs w:val="21"/>
              </w:rPr>
              <w:t>86.8%</w:t>
            </w:r>
          </w:p>
        </w:tc>
        <w:tc>
          <w:tcPr>
            <w:tcW w:w="7203" w:type="dxa"/>
            <w:tcBorders>
              <w:top w:val="nil"/>
              <w:bottom w:val="nil"/>
            </w:tcBorders>
            <w:shd w:val="clear" w:color="auto" w:fill="F1E4EF"/>
          </w:tcPr>
          <w:p w14:paraId="2F9C9954" w14:textId="77777777" w:rsidR="00AD19E5" w:rsidRPr="000B041F" w:rsidRDefault="00AD19E5" w:rsidP="00AD19E5">
            <w:pPr>
              <w:pStyle w:val="TableParagraph"/>
              <w:rPr>
                <w:rFonts w:ascii="Times New Roman"/>
                <w:sz w:val="21"/>
                <w:szCs w:val="21"/>
              </w:rPr>
            </w:pPr>
          </w:p>
        </w:tc>
      </w:tr>
      <w:tr w:rsidR="00AD19E5" w14:paraId="10769E24" w14:textId="77777777" w:rsidTr="00AD19E5">
        <w:trPr>
          <w:trHeight w:val="333"/>
        </w:trPr>
        <w:tc>
          <w:tcPr>
            <w:tcW w:w="7197" w:type="dxa"/>
            <w:tcBorders>
              <w:top w:val="nil"/>
              <w:bottom w:val="nil"/>
            </w:tcBorders>
            <w:shd w:val="clear" w:color="auto" w:fill="F1E4EF"/>
          </w:tcPr>
          <w:p w14:paraId="5E183A4B" w14:textId="77777777" w:rsidR="00AD19E5" w:rsidRPr="000B041F" w:rsidRDefault="00AD19E5" w:rsidP="00AD19E5">
            <w:pPr>
              <w:pStyle w:val="TableParagraph"/>
              <w:spacing w:before="53" w:line="260" w:lineRule="exact"/>
              <w:ind w:left="116"/>
              <w:rPr>
                <w:b/>
                <w:sz w:val="21"/>
                <w:szCs w:val="21"/>
              </w:rPr>
            </w:pPr>
            <w:r w:rsidRPr="000B041F">
              <w:rPr>
                <w:b/>
                <w:sz w:val="21"/>
                <w:szCs w:val="21"/>
              </w:rPr>
              <w:t>Lub hauv paus</w:t>
            </w:r>
          </w:p>
        </w:tc>
        <w:tc>
          <w:tcPr>
            <w:tcW w:w="7203" w:type="dxa"/>
            <w:tcBorders>
              <w:top w:val="nil"/>
              <w:bottom w:val="nil"/>
            </w:tcBorders>
            <w:shd w:val="clear" w:color="auto" w:fill="F1E4EF"/>
          </w:tcPr>
          <w:p w14:paraId="62812BB5" w14:textId="77777777" w:rsidR="00AD19E5" w:rsidRPr="000B041F" w:rsidRDefault="00AD19E5" w:rsidP="00AD19E5">
            <w:pPr>
              <w:pStyle w:val="TableParagraph"/>
              <w:rPr>
                <w:rFonts w:ascii="Times New Roman"/>
                <w:sz w:val="21"/>
                <w:szCs w:val="21"/>
              </w:rPr>
            </w:pPr>
          </w:p>
        </w:tc>
      </w:tr>
      <w:tr w:rsidR="00AD19E5" w14:paraId="290C2593" w14:textId="77777777" w:rsidTr="00AD19E5">
        <w:trPr>
          <w:trHeight w:val="275"/>
        </w:trPr>
        <w:tc>
          <w:tcPr>
            <w:tcW w:w="7197" w:type="dxa"/>
            <w:tcBorders>
              <w:top w:val="nil"/>
              <w:bottom w:val="nil"/>
            </w:tcBorders>
            <w:shd w:val="clear" w:color="auto" w:fill="F1E4EF"/>
          </w:tcPr>
          <w:p w14:paraId="319D8752" w14:textId="77777777" w:rsidR="00AD19E5" w:rsidRPr="000B041F" w:rsidRDefault="00AD19E5" w:rsidP="00AD19E5">
            <w:pPr>
              <w:pStyle w:val="TableParagraph"/>
              <w:spacing w:line="256" w:lineRule="exact"/>
              <w:ind w:left="116"/>
              <w:rPr>
                <w:sz w:val="21"/>
                <w:szCs w:val="21"/>
              </w:rPr>
            </w:pPr>
            <w:r w:rsidRPr="000B041F">
              <w:rPr>
                <w:sz w:val="21"/>
                <w:szCs w:val="21"/>
              </w:rPr>
              <w:t>Xyoo 2016--17</w:t>
            </w:r>
          </w:p>
        </w:tc>
        <w:tc>
          <w:tcPr>
            <w:tcW w:w="7203" w:type="dxa"/>
            <w:tcBorders>
              <w:top w:val="nil"/>
              <w:bottom w:val="nil"/>
            </w:tcBorders>
            <w:shd w:val="clear" w:color="auto" w:fill="F1E4EF"/>
          </w:tcPr>
          <w:p w14:paraId="035D3021" w14:textId="77777777" w:rsidR="00AD19E5" w:rsidRPr="000B041F" w:rsidRDefault="00AD19E5" w:rsidP="00AD19E5">
            <w:pPr>
              <w:pStyle w:val="TableParagraph"/>
              <w:rPr>
                <w:rFonts w:ascii="Times New Roman"/>
                <w:sz w:val="21"/>
                <w:szCs w:val="21"/>
              </w:rPr>
            </w:pPr>
          </w:p>
        </w:tc>
      </w:tr>
      <w:tr w:rsidR="00AD19E5" w14:paraId="1E5AFA86" w14:textId="77777777" w:rsidTr="00AD19E5">
        <w:trPr>
          <w:trHeight w:val="548"/>
        </w:trPr>
        <w:tc>
          <w:tcPr>
            <w:tcW w:w="7197" w:type="dxa"/>
            <w:tcBorders>
              <w:top w:val="nil"/>
            </w:tcBorders>
            <w:shd w:val="clear" w:color="auto" w:fill="F1E4EF"/>
          </w:tcPr>
          <w:p w14:paraId="520A4C19" w14:textId="77777777" w:rsidR="00AD19E5" w:rsidRPr="000B041F" w:rsidRDefault="00AD19E5" w:rsidP="00AD19E5">
            <w:pPr>
              <w:pStyle w:val="TableParagraph"/>
              <w:spacing w:line="272" w:lineRule="exact"/>
              <w:ind w:left="116"/>
              <w:rPr>
                <w:sz w:val="21"/>
                <w:szCs w:val="21"/>
              </w:rPr>
            </w:pPr>
            <w:r w:rsidRPr="000B041F">
              <w:rPr>
                <w:sz w:val="21"/>
                <w:szCs w:val="21"/>
              </w:rPr>
              <w:t>71.8%</w:t>
            </w:r>
          </w:p>
        </w:tc>
        <w:tc>
          <w:tcPr>
            <w:tcW w:w="7203" w:type="dxa"/>
            <w:tcBorders>
              <w:top w:val="nil"/>
            </w:tcBorders>
            <w:shd w:val="clear" w:color="auto" w:fill="F1E4EF"/>
          </w:tcPr>
          <w:p w14:paraId="701630CC" w14:textId="77777777" w:rsidR="00AD19E5" w:rsidRPr="000B041F" w:rsidRDefault="00AD19E5" w:rsidP="00AD19E5">
            <w:pPr>
              <w:pStyle w:val="TableParagraph"/>
              <w:rPr>
                <w:rFonts w:ascii="Times New Roman"/>
                <w:sz w:val="21"/>
                <w:szCs w:val="21"/>
              </w:rPr>
            </w:pPr>
          </w:p>
        </w:tc>
      </w:tr>
      <w:tr w:rsidR="00AD19E5" w14:paraId="4A8433D6" w14:textId="77777777" w:rsidTr="00AD19E5">
        <w:trPr>
          <w:trHeight w:val="1005"/>
        </w:trPr>
        <w:tc>
          <w:tcPr>
            <w:tcW w:w="7197" w:type="dxa"/>
            <w:tcBorders>
              <w:bottom w:val="nil"/>
            </w:tcBorders>
            <w:shd w:val="clear" w:color="auto" w:fill="F1E4EF"/>
          </w:tcPr>
          <w:p w14:paraId="23499643" w14:textId="77777777" w:rsidR="00AD19E5" w:rsidRPr="000B041F" w:rsidRDefault="00AD19E5" w:rsidP="00AD19E5">
            <w:pPr>
              <w:pStyle w:val="TableParagraph"/>
              <w:spacing w:before="116"/>
              <w:ind w:left="116"/>
              <w:rPr>
                <w:b/>
                <w:sz w:val="21"/>
                <w:szCs w:val="21"/>
              </w:rPr>
            </w:pPr>
            <w:r w:rsidRPr="000B041F">
              <w:rPr>
                <w:b/>
                <w:sz w:val="21"/>
                <w:szCs w:val="21"/>
              </w:rPr>
              <w:t>Cov Cuab Yeej Ntsua / Qhov Ntsuas</w:t>
            </w:r>
          </w:p>
          <w:p w14:paraId="591648ED" w14:textId="77777777" w:rsidR="00AD19E5" w:rsidRPr="000B041F" w:rsidRDefault="00AD19E5" w:rsidP="00AD19E5">
            <w:pPr>
              <w:pStyle w:val="TableParagraph"/>
              <w:ind w:left="116" w:right="359"/>
              <w:rPr>
                <w:sz w:val="21"/>
                <w:szCs w:val="21"/>
              </w:rPr>
            </w:pPr>
            <w:r w:rsidRPr="000B041F">
              <w:rPr>
                <w:sz w:val="21"/>
                <w:szCs w:val="21"/>
              </w:rPr>
              <w:t>Cov niam txiv uas koom rau hauv cov kev tshawb fawb no yuav nce ntxiv li 35%.</w:t>
            </w:r>
          </w:p>
        </w:tc>
        <w:tc>
          <w:tcPr>
            <w:tcW w:w="7203" w:type="dxa"/>
            <w:tcBorders>
              <w:bottom w:val="nil"/>
            </w:tcBorders>
            <w:shd w:val="clear" w:color="auto" w:fill="F1E4EF"/>
          </w:tcPr>
          <w:p w14:paraId="46F89BF7" w14:textId="77777777" w:rsidR="00AD19E5" w:rsidRPr="000B041F" w:rsidRDefault="00AD19E5" w:rsidP="00AD19E5">
            <w:pPr>
              <w:pStyle w:val="TableParagraph"/>
              <w:spacing w:before="58"/>
              <w:ind w:left="58" w:right="115"/>
              <w:rPr>
                <w:sz w:val="21"/>
                <w:szCs w:val="21"/>
              </w:rPr>
            </w:pPr>
            <w:r w:rsidRPr="000B041F">
              <w:rPr>
                <w:sz w:val="21"/>
                <w:szCs w:val="21"/>
              </w:rPr>
              <w:t xml:space="preserve">Tag nrho 1,138 leej niam txiv cov lus teb tau txais los ntawm peb qhov LCAP Xav Sib Pauv Ib Leeg hauv xyoo 2019-20. Qhov kev nce siab hauv kev koom </w:t>
            </w:r>
            <w:del w:id="6742" w:author="year" w:date="2021-07-09T06:52:00Z">
              <w:r w:rsidRPr="000B041F" w:rsidDel="00473BCD">
                <w:rPr>
                  <w:sz w:val="21"/>
                  <w:szCs w:val="21"/>
                </w:rPr>
                <w:delText xml:space="preserve">nrog </w:delText>
              </w:r>
            </w:del>
            <w:ins w:id="6743" w:author="year" w:date="2021-07-09T06:52:00Z">
              <w:r>
                <w:rPr>
                  <w:sz w:val="21"/>
                  <w:szCs w:val="21"/>
                </w:rPr>
                <w:t>tes</w:t>
              </w:r>
              <w:r w:rsidRPr="000B041F">
                <w:rPr>
                  <w:sz w:val="21"/>
                  <w:szCs w:val="21"/>
                </w:rPr>
                <w:t xml:space="preserve"> </w:t>
              </w:r>
            </w:ins>
            <w:r w:rsidRPr="000B041F">
              <w:rPr>
                <w:sz w:val="21"/>
                <w:szCs w:val="21"/>
              </w:rPr>
              <w:t>ntau dua + 350% los ntawm qhov pib hauv xyoo 2016-17</w:t>
            </w:r>
          </w:p>
        </w:tc>
      </w:tr>
      <w:tr w:rsidR="00AD19E5" w14:paraId="61D48E1E" w14:textId="77777777" w:rsidTr="00AD19E5">
        <w:trPr>
          <w:trHeight w:val="333"/>
        </w:trPr>
        <w:tc>
          <w:tcPr>
            <w:tcW w:w="7197" w:type="dxa"/>
            <w:tcBorders>
              <w:top w:val="nil"/>
              <w:bottom w:val="nil"/>
            </w:tcBorders>
            <w:shd w:val="clear" w:color="auto" w:fill="F1E4EF"/>
          </w:tcPr>
          <w:p w14:paraId="4CC5822A" w14:textId="77777777" w:rsidR="00AD19E5" w:rsidRPr="000B041F" w:rsidRDefault="00AD19E5" w:rsidP="00AD19E5">
            <w:pPr>
              <w:pStyle w:val="TableParagraph"/>
              <w:spacing w:before="53" w:line="260" w:lineRule="exact"/>
              <w:ind w:left="116"/>
              <w:rPr>
                <w:b/>
                <w:sz w:val="21"/>
                <w:szCs w:val="21"/>
              </w:rPr>
            </w:pPr>
            <w:r w:rsidRPr="000B041F">
              <w:rPr>
                <w:b/>
                <w:sz w:val="21"/>
                <w:szCs w:val="21"/>
              </w:rPr>
              <w:t>Xyoo 19-20</w:t>
            </w:r>
          </w:p>
        </w:tc>
        <w:tc>
          <w:tcPr>
            <w:tcW w:w="7203" w:type="dxa"/>
            <w:tcBorders>
              <w:top w:val="nil"/>
              <w:bottom w:val="nil"/>
            </w:tcBorders>
            <w:shd w:val="clear" w:color="auto" w:fill="F1E4EF"/>
          </w:tcPr>
          <w:p w14:paraId="501F74E6" w14:textId="77777777" w:rsidR="00AD19E5" w:rsidRPr="000B041F" w:rsidRDefault="00AD19E5" w:rsidP="00AD19E5">
            <w:pPr>
              <w:pStyle w:val="TableParagraph"/>
              <w:rPr>
                <w:rFonts w:ascii="Times New Roman"/>
                <w:sz w:val="21"/>
                <w:szCs w:val="21"/>
              </w:rPr>
            </w:pPr>
          </w:p>
        </w:tc>
      </w:tr>
      <w:tr w:rsidR="00AD19E5" w14:paraId="79A8D17C" w14:textId="77777777" w:rsidTr="00AD19E5">
        <w:trPr>
          <w:trHeight w:val="333"/>
        </w:trPr>
        <w:tc>
          <w:tcPr>
            <w:tcW w:w="7197" w:type="dxa"/>
            <w:tcBorders>
              <w:top w:val="nil"/>
              <w:bottom w:val="nil"/>
            </w:tcBorders>
            <w:shd w:val="clear" w:color="auto" w:fill="F1E4EF"/>
          </w:tcPr>
          <w:p w14:paraId="325D0AB0" w14:textId="77777777" w:rsidR="00AD19E5" w:rsidRPr="000B041F" w:rsidRDefault="00AD19E5" w:rsidP="00AD19E5">
            <w:pPr>
              <w:pStyle w:val="TableParagraph"/>
              <w:spacing w:line="272" w:lineRule="exact"/>
              <w:ind w:left="116"/>
              <w:rPr>
                <w:sz w:val="21"/>
                <w:szCs w:val="21"/>
              </w:rPr>
            </w:pPr>
            <w:r w:rsidRPr="000B041F">
              <w:rPr>
                <w:sz w:val="21"/>
                <w:szCs w:val="21"/>
              </w:rPr>
              <w:t>1175</w:t>
            </w:r>
          </w:p>
        </w:tc>
        <w:tc>
          <w:tcPr>
            <w:tcW w:w="7203" w:type="dxa"/>
            <w:tcBorders>
              <w:top w:val="nil"/>
              <w:bottom w:val="nil"/>
            </w:tcBorders>
            <w:shd w:val="clear" w:color="auto" w:fill="F1E4EF"/>
          </w:tcPr>
          <w:p w14:paraId="366FCA18" w14:textId="77777777" w:rsidR="00AD19E5" w:rsidRPr="000B041F" w:rsidRDefault="00AD19E5" w:rsidP="00AD19E5">
            <w:pPr>
              <w:pStyle w:val="TableParagraph"/>
              <w:rPr>
                <w:rFonts w:ascii="Times New Roman"/>
                <w:sz w:val="21"/>
                <w:szCs w:val="21"/>
              </w:rPr>
            </w:pPr>
          </w:p>
        </w:tc>
      </w:tr>
      <w:tr w:rsidR="00AD19E5" w14:paraId="7B3021F2" w14:textId="77777777" w:rsidTr="00AD19E5">
        <w:trPr>
          <w:trHeight w:val="333"/>
        </w:trPr>
        <w:tc>
          <w:tcPr>
            <w:tcW w:w="7197" w:type="dxa"/>
            <w:tcBorders>
              <w:top w:val="nil"/>
              <w:bottom w:val="nil"/>
            </w:tcBorders>
            <w:shd w:val="clear" w:color="auto" w:fill="F1E4EF"/>
          </w:tcPr>
          <w:p w14:paraId="5C7968EC" w14:textId="77777777" w:rsidR="00AD19E5" w:rsidRPr="000B041F" w:rsidRDefault="00AD19E5" w:rsidP="00AD19E5">
            <w:pPr>
              <w:pStyle w:val="TableParagraph"/>
              <w:spacing w:before="53" w:line="260" w:lineRule="exact"/>
              <w:ind w:left="116"/>
              <w:rPr>
                <w:b/>
                <w:sz w:val="21"/>
                <w:szCs w:val="21"/>
              </w:rPr>
            </w:pPr>
            <w:r w:rsidRPr="000B041F">
              <w:rPr>
                <w:b/>
                <w:sz w:val="21"/>
                <w:szCs w:val="21"/>
              </w:rPr>
              <w:t>Lub hauv paus</w:t>
            </w:r>
          </w:p>
        </w:tc>
        <w:tc>
          <w:tcPr>
            <w:tcW w:w="7203" w:type="dxa"/>
            <w:tcBorders>
              <w:top w:val="nil"/>
              <w:bottom w:val="nil"/>
            </w:tcBorders>
            <w:shd w:val="clear" w:color="auto" w:fill="F1E4EF"/>
          </w:tcPr>
          <w:p w14:paraId="38BB0EB6" w14:textId="77777777" w:rsidR="00AD19E5" w:rsidRPr="000B041F" w:rsidRDefault="00AD19E5" w:rsidP="00AD19E5">
            <w:pPr>
              <w:pStyle w:val="TableParagraph"/>
              <w:rPr>
                <w:rFonts w:ascii="Times New Roman"/>
                <w:sz w:val="21"/>
                <w:szCs w:val="21"/>
              </w:rPr>
            </w:pPr>
          </w:p>
        </w:tc>
      </w:tr>
      <w:tr w:rsidR="00AD19E5" w14:paraId="6C9FEB1E" w14:textId="77777777" w:rsidTr="00AD19E5">
        <w:trPr>
          <w:trHeight w:val="275"/>
        </w:trPr>
        <w:tc>
          <w:tcPr>
            <w:tcW w:w="7197" w:type="dxa"/>
            <w:tcBorders>
              <w:top w:val="nil"/>
              <w:bottom w:val="nil"/>
            </w:tcBorders>
            <w:shd w:val="clear" w:color="auto" w:fill="F1E4EF"/>
          </w:tcPr>
          <w:p w14:paraId="00934C36" w14:textId="77777777" w:rsidR="00AD19E5" w:rsidRPr="000B041F" w:rsidRDefault="00AD19E5" w:rsidP="00AD19E5">
            <w:pPr>
              <w:pStyle w:val="TableParagraph"/>
              <w:spacing w:line="256" w:lineRule="exact"/>
              <w:ind w:left="116"/>
              <w:rPr>
                <w:sz w:val="21"/>
                <w:szCs w:val="21"/>
              </w:rPr>
            </w:pPr>
            <w:r w:rsidRPr="000B041F">
              <w:rPr>
                <w:sz w:val="21"/>
                <w:szCs w:val="21"/>
              </w:rPr>
              <w:t>Xyoo 2016--2017</w:t>
            </w:r>
          </w:p>
        </w:tc>
        <w:tc>
          <w:tcPr>
            <w:tcW w:w="7203" w:type="dxa"/>
            <w:tcBorders>
              <w:top w:val="nil"/>
              <w:bottom w:val="nil"/>
            </w:tcBorders>
            <w:shd w:val="clear" w:color="auto" w:fill="F1E4EF"/>
          </w:tcPr>
          <w:p w14:paraId="2DDF5A82" w14:textId="77777777" w:rsidR="00AD19E5" w:rsidRPr="000B041F" w:rsidRDefault="00AD19E5" w:rsidP="00AD19E5">
            <w:pPr>
              <w:pStyle w:val="TableParagraph"/>
              <w:rPr>
                <w:rFonts w:ascii="Times New Roman"/>
                <w:sz w:val="21"/>
                <w:szCs w:val="21"/>
              </w:rPr>
            </w:pPr>
          </w:p>
        </w:tc>
      </w:tr>
      <w:tr w:rsidR="00AD19E5" w14:paraId="6AE19952" w14:textId="77777777" w:rsidTr="00AD19E5">
        <w:trPr>
          <w:trHeight w:val="548"/>
        </w:trPr>
        <w:tc>
          <w:tcPr>
            <w:tcW w:w="7197" w:type="dxa"/>
            <w:tcBorders>
              <w:top w:val="nil"/>
            </w:tcBorders>
            <w:shd w:val="clear" w:color="auto" w:fill="F1E4EF"/>
          </w:tcPr>
          <w:p w14:paraId="4E0BC496" w14:textId="77777777" w:rsidR="00AD19E5" w:rsidRPr="000B041F" w:rsidRDefault="00AD19E5" w:rsidP="00AD19E5">
            <w:pPr>
              <w:pStyle w:val="TableParagraph"/>
              <w:spacing w:line="272" w:lineRule="exact"/>
              <w:ind w:left="116"/>
              <w:rPr>
                <w:sz w:val="21"/>
                <w:szCs w:val="21"/>
              </w:rPr>
            </w:pPr>
            <w:r w:rsidRPr="000B041F">
              <w:rPr>
                <w:sz w:val="21"/>
                <w:szCs w:val="21"/>
              </w:rPr>
              <w:t>250</w:t>
            </w:r>
          </w:p>
        </w:tc>
        <w:tc>
          <w:tcPr>
            <w:tcW w:w="7203" w:type="dxa"/>
            <w:tcBorders>
              <w:top w:val="nil"/>
            </w:tcBorders>
            <w:shd w:val="clear" w:color="auto" w:fill="F1E4EF"/>
          </w:tcPr>
          <w:p w14:paraId="34819944" w14:textId="77777777" w:rsidR="00AD19E5" w:rsidRPr="000B041F" w:rsidRDefault="00AD19E5" w:rsidP="00AD19E5">
            <w:pPr>
              <w:pStyle w:val="TableParagraph"/>
              <w:rPr>
                <w:rFonts w:ascii="Times New Roman"/>
                <w:sz w:val="21"/>
                <w:szCs w:val="21"/>
              </w:rPr>
            </w:pPr>
          </w:p>
        </w:tc>
      </w:tr>
      <w:tr w:rsidR="00AD19E5" w14:paraId="3EF79B69" w14:textId="77777777" w:rsidTr="00AD19E5">
        <w:trPr>
          <w:trHeight w:val="2553"/>
        </w:trPr>
        <w:tc>
          <w:tcPr>
            <w:tcW w:w="7197" w:type="dxa"/>
            <w:shd w:val="clear" w:color="auto" w:fill="F1E4EF"/>
          </w:tcPr>
          <w:p w14:paraId="6BC3D3E6" w14:textId="77777777" w:rsidR="00AD19E5" w:rsidRPr="000B041F" w:rsidRDefault="00AD19E5" w:rsidP="00AD19E5">
            <w:pPr>
              <w:pStyle w:val="TableParagraph"/>
              <w:spacing w:before="116"/>
              <w:ind w:left="116"/>
              <w:rPr>
                <w:b/>
                <w:sz w:val="21"/>
                <w:szCs w:val="21"/>
              </w:rPr>
            </w:pPr>
            <w:r w:rsidRPr="000B041F">
              <w:rPr>
                <w:b/>
                <w:sz w:val="21"/>
                <w:szCs w:val="21"/>
              </w:rPr>
              <w:t>Cov CUab Yeej Ntsuas / Qhov Ntsuas</w:t>
            </w:r>
          </w:p>
          <w:p w14:paraId="52A51B29" w14:textId="77777777" w:rsidR="00AD19E5" w:rsidRPr="000B041F" w:rsidRDefault="00AD19E5" w:rsidP="00AD19E5">
            <w:pPr>
              <w:pStyle w:val="TableParagraph"/>
              <w:ind w:left="116" w:right="559"/>
              <w:rPr>
                <w:sz w:val="21"/>
                <w:szCs w:val="21"/>
              </w:rPr>
            </w:pPr>
            <w:r w:rsidRPr="000B041F">
              <w:rPr>
                <w:sz w:val="21"/>
                <w:szCs w:val="21"/>
              </w:rPr>
              <w:t>Feem pua ​​tuaj kawm hauv nroog thiab pawg me nyuam kawm ntawv yuav nce 0.5% thiab kom tsawg kawg yog 98% tom qab.</w:t>
            </w:r>
          </w:p>
          <w:p w14:paraId="230FD06F" w14:textId="77777777" w:rsidR="00AD19E5" w:rsidRPr="000B041F" w:rsidRDefault="00AD19E5" w:rsidP="00AD19E5">
            <w:pPr>
              <w:pStyle w:val="TableParagraph"/>
              <w:spacing w:before="115"/>
              <w:ind w:left="116"/>
              <w:rPr>
                <w:b/>
                <w:sz w:val="21"/>
                <w:szCs w:val="21"/>
              </w:rPr>
            </w:pPr>
            <w:r w:rsidRPr="000B041F">
              <w:rPr>
                <w:b/>
                <w:sz w:val="21"/>
                <w:szCs w:val="21"/>
              </w:rPr>
              <w:t>Xyoo 19-20</w:t>
            </w:r>
          </w:p>
          <w:p w14:paraId="30BBF250" w14:textId="77777777" w:rsidR="00AD19E5" w:rsidRPr="000B041F" w:rsidRDefault="00AD19E5" w:rsidP="00AD19E5">
            <w:pPr>
              <w:pStyle w:val="TableParagraph"/>
              <w:ind w:left="116"/>
              <w:rPr>
                <w:sz w:val="21"/>
                <w:szCs w:val="21"/>
              </w:rPr>
            </w:pPr>
            <w:r w:rsidRPr="000B041F">
              <w:rPr>
                <w:sz w:val="21"/>
                <w:szCs w:val="21"/>
              </w:rPr>
              <w:t>98%</w:t>
            </w:r>
          </w:p>
          <w:p w14:paraId="354BC58C" w14:textId="77777777" w:rsidR="00AD19E5" w:rsidRPr="000B041F" w:rsidRDefault="00AD19E5" w:rsidP="00AD19E5">
            <w:pPr>
              <w:pStyle w:val="TableParagraph"/>
              <w:spacing w:before="115"/>
              <w:ind w:left="116"/>
              <w:rPr>
                <w:b/>
                <w:sz w:val="21"/>
                <w:szCs w:val="21"/>
              </w:rPr>
            </w:pPr>
            <w:r w:rsidRPr="000B041F">
              <w:rPr>
                <w:b/>
                <w:sz w:val="21"/>
                <w:szCs w:val="21"/>
              </w:rPr>
              <w:t>Lub hauv paus</w:t>
            </w:r>
          </w:p>
          <w:p w14:paraId="36E66793" w14:textId="77777777" w:rsidR="00AD19E5" w:rsidRPr="000B041F" w:rsidRDefault="00AD19E5" w:rsidP="00AD19E5">
            <w:pPr>
              <w:pStyle w:val="TableParagraph"/>
              <w:ind w:left="116"/>
              <w:rPr>
                <w:sz w:val="21"/>
                <w:szCs w:val="21"/>
              </w:rPr>
            </w:pPr>
            <w:r w:rsidRPr="000B041F">
              <w:rPr>
                <w:sz w:val="21"/>
                <w:szCs w:val="21"/>
              </w:rPr>
              <w:t>Pab pawg me: xyoo 2016--17</w:t>
            </w:r>
          </w:p>
          <w:p w14:paraId="40203277" w14:textId="77777777" w:rsidR="00AD19E5" w:rsidRPr="000B041F" w:rsidRDefault="00AD19E5" w:rsidP="00AD19E5">
            <w:pPr>
              <w:pStyle w:val="TableParagraph"/>
              <w:spacing w:line="256" w:lineRule="exact"/>
              <w:ind w:left="116"/>
              <w:rPr>
                <w:sz w:val="21"/>
                <w:szCs w:val="21"/>
              </w:rPr>
            </w:pPr>
            <w:r w:rsidRPr="000B041F">
              <w:rPr>
                <w:sz w:val="21"/>
                <w:szCs w:val="21"/>
              </w:rPr>
              <w:t>Txhua tus tub ntxhais kawm 94.64%</w:t>
            </w:r>
          </w:p>
        </w:tc>
        <w:tc>
          <w:tcPr>
            <w:tcW w:w="7203" w:type="dxa"/>
            <w:shd w:val="clear" w:color="auto" w:fill="F1E4EF"/>
          </w:tcPr>
          <w:p w14:paraId="2E3CE4AF" w14:textId="77777777" w:rsidR="00AD19E5" w:rsidRPr="000B041F" w:rsidRDefault="00AD19E5" w:rsidP="00AD19E5">
            <w:pPr>
              <w:pStyle w:val="TableParagraph"/>
              <w:spacing w:before="58"/>
              <w:ind w:left="58" w:right="2783"/>
              <w:rPr>
                <w:sz w:val="21"/>
                <w:szCs w:val="21"/>
              </w:rPr>
            </w:pPr>
            <w:r w:rsidRPr="000B041F">
              <w:rPr>
                <w:sz w:val="21"/>
                <w:szCs w:val="21"/>
              </w:rPr>
              <w:t xml:space="preserve">Tag Nrho Cov Tub Kawm Ntawv Kev Kawm Ntawv Raws Xyoo 19-20 </w:t>
            </w:r>
            <w:ins w:id="6744" w:author="year" w:date="2021-07-09T06:53:00Z">
              <w:r>
                <w:rPr>
                  <w:sz w:val="21"/>
                  <w:szCs w:val="21"/>
                </w:rPr>
                <w:t>yog</w:t>
              </w:r>
            </w:ins>
            <w:ins w:id="6745" w:author="year" w:date="2021-07-09T06:54:00Z">
              <w:r>
                <w:rPr>
                  <w:sz w:val="21"/>
                  <w:szCs w:val="21"/>
                </w:rPr>
                <w:t xml:space="preserve"> </w:t>
              </w:r>
            </w:ins>
            <w:r w:rsidRPr="000B041F">
              <w:rPr>
                <w:sz w:val="21"/>
                <w:szCs w:val="21"/>
              </w:rPr>
              <w:t>96.07%</w:t>
            </w:r>
          </w:p>
          <w:p w14:paraId="711DE52A" w14:textId="77777777" w:rsidR="00AD19E5" w:rsidRPr="000B041F" w:rsidRDefault="00AD19E5" w:rsidP="00AD19E5">
            <w:pPr>
              <w:pStyle w:val="TableParagraph"/>
              <w:rPr>
                <w:b/>
                <w:sz w:val="21"/>
                <w:szCs w:val="21"/>
              </w:rPr>
            </w:pPr>
          </w:p>
          <w:p w14:paraId="22ED6310" w14:textId="77777777" w:rsidR="00AD19E5" w:rsidRPr="000B041F" w:rsidRDefault="00AD19E5" w:rsidP="00AD19E5">
            <w:pPr>
              <w:pStyle w:val="TableParagraph"/>
              <w:ind w:left="58"/>
              <w:rPr>
                <w:sz w:val="21"/>
                <w:szCs w:val="21"/>
              </w:rPr>
            </w:pPr>
            <w:r w:rsidRPr="000B041F">
              <w:rPr>
                <w:sz w:val="21"/>
                <w:szCs w:val="21"/>
              </w:rPr>
              <w:t xml:space="preserve">Pab </w:t>
            </w:r>
            <w:ins w:id="6746" w:author="year" w:date="2021-07-09T06:54:00Z">
              <w:r>
                <w:rPr>
                  <w:sz w:val="21"/>
                  <w:szCs w:val="21"/>
                </w:rPr>
                <w:t>pawg</w:t>
              </w:r>
            </w:ins>
            <w:del w:id="6747" w:author="year" w:date="2021-07-09T06:54:00Z">
              <w:r w:rsidRPr="000B041F" w:rsidDel="002163DE">
                <w:rPr>
                  <w:sz w:val="21"/>
                  <w:szCs w:val="21"/>
                </w:rPr>
                <w:delText>pawm</w:delText>
              </w:r>
            </w:del>
            <w:r w:rsidRPr="000B041F">
              <w:rPr>
                <w:sz w:val="21"/>
                <w:szCs w:val="21"/>
              </w:rPr>
              <w:t xml:space="preserve"> me xyoo 2019-20</w:t>
            </w:r>
          </w:p>
          <w:p w14:paraId="07FE1862" w14:textId="77777777" w:rsidR="00AD19E5" w:rsidRPr="000B041F" w:rsidRDefault="00AD19E5" w:rsidP="00AD19E5">
            <w:pPr>
              <w:pStyle w:val="TableParagraph"/>
              <w:ind w:left="58"/>
              <w:rPr>
                <w:sz w:val="21"/>
                <w:szCs w:val="21"/>
              </w:rPr>
            </w:pPr>
            <w:r w:rsidRPr="000B041F">
              <w:rPr>
                <w:sz w:val="21"/>
                <w:szCs w:val="21"/>
              </w:rPr>
              <w:t>Txhua tus Tub Kawm Ntawv 96.07%</w:t>
            </w:r>
          </w:p>
          <w:p w14:paraId="39FA2A97" w14:textId="77777777" w:rsidR="00AD19E5" w:rsidRPr="000B041F" w:rsidRDefault="00AD19E5" w:rsidP="00AD19E5">
            <w:pPr>
              <w:pStyle w:val="TableParagraph"/>
              <w:ind w:left="58"/>
              <w:rPr>
                <w:sz w:val="21"/>
                <w:szCs w:val="21"/>
              </w:rPr>
            </w:pPr>
            <w:r w:rsidRPr="000B041F">
              <w:rPr>
                <w:sz w:val="21"/>
                <w:szCs w:val="21"/>
              </w:rPr>
              <w:t>Cov Kawm Lus Askiv 96.95%</w:t>
            </w:r>
          </w:p>
          <w:p w14:paraId="4D40A52B" w14:textId="77777777" w:rsidR="00AD19E5" w:rsidRPr="000B041F" w:rsidRDefault="00AD19E5" w:rsidP="00AD19E5">
            <w:pPr>
              <w:pStyle w:val="TableParagraph"/>
              <w:ind w:left="58"/>
              <w:rPr>
                <w:sz w:val="21"/>
                <w:szCs w:val="21"/>
              </w:rPr>
            </w:pPr>
            <w:r w:rsidRPr="000B041F">
              <w:rPr>
                <w:sz w:val="21"/>
                <w:szCs w:val="21"/>
              </w:rPr>
              <w:t>Cov Hluas Uas Coj Los Tu 93.46%</w:t>
            </w:r>
          </w:p>
          <w:p w14:paraId="440D32F2" w14:textId="77777777" w:rsidR="00AD19E5" w:rsidRPr="000B041F" w:rsidRDefault="00AD19E5" w:rsidP="00AD19E5">
            <w:pPr>
              <w:pStyle w:val="TableParagraph"/>
              <w:ind w:left="58"/>
              <w:rPr>
                <w:sz w:val="21"/>
                <w:szCs w:val="21"/>
              </w:rPr>
            </w:pPr>
            <w:r w:rsidRPr="000B041F">
              <w:rPr>
                <w:sz w:val="21"/>
                <w:szCs w:val="21"/>
              </w:rPr>
              <w:t>Tsis Muaj Tsev Nyob 94.15%</w:t>
            </w:r>
          </w:p>
          <w:p w14:paraId="49683CF7" w14:textId="77777777" w:rsidR="00AD19E5" w:rsidRPr="000B041F" w:rsidRDefault="00AD19E5" w:rsidP="00AD19E5">
            <w:pPr>
              <w:pStyle w:val="TableParagraph"/>
              <w:spacing w:line="268" w:lineRule="exact"/>
              <w:ind w:left="58"/>
              <w:rPr>
                <w:sz w:val="21"/>
                <w:szCs w:val="21"/>
              </w:rPr>
            </w:pPr>
            <w:r w:rsidRPr="000B041F">
              <w:rPr>
                <w:sz w:val="21"/>
                <w:szCs w:val="21"/>
              </w:rPr>
              <w:t>Kev Txom Nyem Ntawm nyiaj txiag 95.99%</w:t>
            </w:r>
          </w:p>
        </w:tc>
      </w:tr>
    </w:tbl>
    <w:p w14:paraId="3C11D027" w14:textId="77777777" w:rsidR="00AD19E5" w:rsidRDefault="00AD19E5" w:rsidP="00AD19E5">
      <w:pPr>
        <w:spacing w:line="268" w:lineRule="exact"/>
        <w:rPr>
          <w:sz w:val="24"/>
        </w:rPr>
        <w:sectPr w:rsidR="00AD19E5">
          <w:pgSz w:w="15840" w:h="12240" w:orient="landscape"/>
          <w:pgMar w:top="720" w:right="600" w:bottom="720" w:left="600" w:header="0" w:footer="528" w:gutter="0"/>
          <w:cols w:space="720"/>
        </w:sectPr>
      </w:pPr>
    </w:p>
    <w:tbl>
      <w:tblPr>
        <w:tblW w:w="0" w:type="auto"/>
        <w:tblInd w:w="120" w:type="dxa"/>
        <w:tblBorders>
          <w:top w:val="single" w:sz="2" w:space="0" w:color="D5ABFF"/>
          <w:left w:val="single" w:sz="2" w:space="0" w:color="D5ABFF"/>
          <w:bottom w:val="single" w:sz="2" w:space="0" w:color="D5ABFF"/>
          <w:right w:val="single" w:sz="2" w:space="0" w:color="D5ABFF"/>
          <w:insideH w:val="single" w:sz="2" w:space="0" w:color="D5ABFF"/>
          <w:insideV w:val="single" w:sz="2" w:space="0" w:color="D5ABFF"/>
        </w:tblBorders>
        <w:tblLayout w:type="fixed"/>
        <w:tblCellMar>
          <w:left w:w="0" w:type="dxa"/>
          <w:right w:w="0" w:type="dxa"/>
        </w:tblCellMar>
        <w:tblLook w:val="01E0" w:firstRow="1" w:lastRow="1" w:firstColumn="1" w:lastColumn="1" w:noHBand="0" w:noVBand="0"/>
      </w:tblPr>
      <w:tblGrid>
        <w:gridCol w:w="7197"/>
        <w:gridCol w:w="7203"/>
      </w:tblGrid>
      <w:tr w:rsidR="00AD19E5" w14:paraId="74407C26" w14:textId="77777777" w:rsidTr="00AD19E5">
        <w:trPr>
          <w:trHeight w:val="417"/>
        </w:trPr>
        <w:tc>
          <w:tcPr>
            <w:tcW w:w="7197" w:type="dxa"/>
          </w:tcPr>
          <w:p w14:paraId="126B4D2D" w14:textId="77777777" w:rsidR="00AD19E5" w:rsidRPr="0009725E" w:rsidRDefault="00AD19E5" w:rsidP="00AD19E5">
            <w:pPr>
              <w:pStyle w:val="TableParagraph"/>
              <w:spacing w:before="100"/>
              <w:ind w:right="3036"/>
              <w:rPr>
                <w:b/>
              </w:rPr>
            </w:pPr>
            <w:r w:rsidRPr="0009725E">
              <w:rPr>
                <w:b/>
              </w:rPr>
              <w:lastRenderedPageBreak/>
              <w:t>Cia Siab Tias</w:t>
            </w:r>
          </w:p>
        </w:tc>
        <w:tc>
          <w:tcPr>
            <w:tcW w:w="7203" w:type="dxa"/>
          </w:tcPr>
          <w:p w14:paraId="397C6521" w14:textId="77777777" w:rsidR="00AD19E5" w:rsidRPr="0009725E" w:rsidRDefault="00AD19E5" w:rsidP="00AD19E5">
            <w:pPr>
              <w:pStyle w:val="TableParagraph"/>
              <w:spacing w:before="100"/>
              <w:ind w:right="3207"/>
              <w:rPr>
                <w:b/>
              </w:rPr>
            </w:pPr>
            <w:r w:rsidRPr="0009725E">
              <w:rPr>
                <w:b/>
              </w:rPr>
              <w:t>Tiag Tiag</w:t>
            </w:r>
          </w:p>
        </w:tc>
      </w:tr>
      <w:tr w:rsidR="00AD19E5" w14:paraId="264ECEBD" w14:textId="77777777" w:rsidTr="00AD19E5">
        <w:trPr>
          <w:trHeight w:val="450"/>
        </w:trPr>
        <w:tc>
          <w:tcPr>
            <w:tcW w:w="7197" w:type="dxa"/>
            <w:tcBorders>
              <w:bottom w:val="nil"/>
            </w:tcBorders>
            <w:shd w:val="clear" w:color="auto" w:fill="F1E4EF"/>
          </w:tcPr>
          <w:p w14:paraId="68E7C3D9" w14:textId="77777777" w:rsidR="00AD19E5" w:rsidRPr="007C44C4" w:rsidRDefault="00AD19E5" w:rsidP="00AD19E5">
            <w:pPr>
              <w:pStyle w:val="TableParagraph"/>
              <w:spacing w:before="173" w:line="257" w:lineRule="exact"/>
              <w:ind w:left="116"/>
              <w:rPr>
                <w:sz w:val="21"/>
                <w:szCs w:val="21"/>
              </w:rPr>
            </w:pPr>
            <w:r w:rsidRPr="007C44C4">
              <w:rPr>
                <w:sz w:val="21"/>
                <w:szCs w:val="21"/>
              </w:rPr>
              <w:t>Cov Kawm Lus Askiv 95.84%</w:t>
            </w:r>
          </w:p>
        </w:tc>
        <w:tc>
          <w:tcPr>
            <w:tcW w:w="7203" w:type="dxa"/>
            <w:vMerge w:val="restart"/>
            <w:shd w:val="clear" w:color="auto" w:fill="F1E4EF"/>
          </w:tcPr>
          <w:p w14:paraId="1E515A63" w14:textId="77777777" w:rsidR="00AD19E5" w:rsidRPr="007C44C4" w:rsidRDefault="00AD19E5" w:rsidP="00AD19E5">
            <w:pPr>
              <w:pStyle w:val="TableParagraph"/>
              <w:spacing w:before="58"/>
              <w:ind w:left="58" w:right="3584"/>
              <w:rPr>
                <w:sz w:val="21"/>
                <w:szCs w:val="21"/>
              </w:rPr>
            </w:pPr>
            <w:r w:rsidRPr="007C44C4">
              <w:rPr>
                <w:sz w:val="21"/>
                <w:szCs w:val="21"/>
              </w:rPr>
              <w:t>Cov Tub Ntxhais Kawm uas Muaj Kev Tsis Meej Pem 94.98%   Cov Neeg Asmeskas Dub 94.92%</w:t>
            </w:r>
          </w:p>
          <w:p w14:paraId="320559CA" w14:textId="77777777" w:rsidR="00AD19E5" w:rsidRPr="007C44C4" w:rsidRDefault="00AD19E5" w:rsidP="00AD19E5">
            <w:pPr>
              <w:pStyle w:val="TableParagraph"/>
              <w:ind w:left="58"/>
              <w:rPr>
                <w:sz w:val="21"/>
                <w:szCs w:val="21"/>
              </w:rPr>
            </w:pPr>
            <w:r w:rsidRPr="007C44C4">
              <w:rPr>
                <w:sz w:val="21"/>
                <w:szCs w:val="21"/>
              </w:rPr>
              <w:t xml:space="preserve">Neeg Asmeskas </w:t>
            </w:r>
            <w:ins w:id="6748" w:author="year" w:date="2021-07-09T07:02:00Z">
              <w:r>
                <w:rPr>
                  <w:sz w:val="21"/>
                  <w:szCs w:val="21"/>
                </w:rPr>
                <w:t xml:space="preserve">fiv lij pee </w:t>
              </w:r>
            </w:ins>
            <w:del w:id="6749" w:author="year" w:date="2021-07-09T07:02:00Z">
              <w:r w:rsidRPr="007C44C4" w:rsidDel="002163DE">
                <w:rPr>
                  <w:sz w:val="21"/>
                  <w:szCs w:val="21"/>
                </w:rPr>
                <w:delText xml:space="preserve">Qhab Teb </w:delText>
              </w:r>
            </w:del>
            <w:r w:rsidRPr="007C44C4">
              <w:rPr>
                <w:sz w:val="21"/>
                <w:szCs w:val="21"/>
              </w:rPr>
              <w:t>94.78%</w:t>
            </w:r>
          </w:p>
          <w:p w14:paraId="12525B59" w14:textId="77777777" w:rsidR="00AD19E5" w:rsidRPr="007C44C4" w:rsidRDefault="00AD19E5" w:rsidP="00AD19E5">
            <w:pPr>
              <w:pStyle w:val="TableParagraph"/>
              <w:ind w:left="58"/>
              <w:rPr>
                <w:sz w:val="21"/>
                <w:szCs w:val="21"/>
              </w:rPr>
            </w:pPr>
            <w:r w:rsidRPr="007C44C4">
              <w:rPr>
                <w:sz w:val="21"/>
                <w:szCs w:val="21"/>
              </w:rPr>
              <w:t>Neeg Asias 96.51%</w:t>
            </w:r>
          </w:p>
          <w:p w14:paraId="7C872B50" w14:textId="77777777" w:rsidR="00AD19E5" w:rsidRPr="007C44C4" w:rsidRDefault="00AD19E5" w:rsidP="00AD19E5">
            <w:pPr>
              <w:pStyle w:val="TableParagraph"/>
              <w:ind w:left="58"/>
              <w:rPr>
                <w:sz w:val="21"/>
                <w:szCs w:val="21"/>
              </w:rPr>
            </w:pPr>
            <w:r w:rsidRPr="007C44C4">
              <w:rPr>
                <w:sz w:val="21"/>
                <w:szCs w:val="21"/>
              </w:rPr>
              <w:t>Neeg Fim Lib Pis 97.42%</w:t>
            </w:r>
          </w:p>
          <w:p w14:paraId="68958EED" w14:textId="77777777" w:rsidR="00AD19E5" w:rsidRPr="007C44C4" w:rsidRDefault="00AD19E5" w:rsidP="00AD19E5">
            <w:pPr>
              <w:pStyle w:val="TableParagraph"/>
              <w:ind w:left="58"/>
              <w:rPr>
                <w:sz w:val="21"/>
                <w:szCs w:val="21"/>
              </w:rPr>
            </w:pPr>
            <w:r w:rsidRPr="007C44C4">
              <w:rPr>
                <w:sz w:val="21"/>
                <w:szCs w:val="21"/>
              </w:rPr>
              <w:t xml:space="preserve">Neeg Mev 96.25% </w:t>
            </w:r>
          </w:p>
          <w:p w14:paraId="4C990578" w14:textId="77777777" w:rsidR="00AD19E5" w:rsidRPr="007C44C4" w:rsidRDefault="00AD19E5" w:rsidP="00AD19E5">
            <w:pPr>
              <w:pStyle w:val="TableParagraph"/>
              <w:ind w:left="58"/>
              <w:rPr>
                <w:sz w:val="21"/>
                <w:szCs w:val="21"/>
              </w:rPr>
            </w:pPr>
            <w:r w:rsidRPr="007C44C4">
              <w:rPr>
                <w:sz w:val="21"/>
                <w:szCs w:val="21"/>
              </w:rPr>
              <w:t xml:space="preserve">Neeg Haiv Txwv Pacific 96.06% </w:t>
            </w:r>
          </w:p>
          <w:p w14:paraId="2573B199" w14:textId="77777777" w:rsidR="00AD19E5" w:rsidRPr="007C44C4" w:rsidRDefault="00AD19E5" w:rsidP="00AD19E5">
            <w:pPr>
              <w:pStyle w:val="TableParagraph"/>
              <w:ind w:left="58"/>
              <w:rPr>
                <w:sz w:val="21"/>
                <w:szCs w:val="21"/>
              </w:rPr>
            </w:pPr>
            <w:r w:rsidRPr="007C44C4">
              <w:rPr>
                <w:sz w:val="21"/>
                <w:szCs w:val="21"/>
              </w:rPr>
              <w:t xml:space="preserve">Ob los sis Ntau Haiv Neeg 94.76% </w:t>
            </w:r>
          </w:p>
          <w:p w14:paraId="62710EBA" w14:textId="77777777" w:rsidR="00AD19E5" w:rsidRPr="007C44C4" w:rsidRDefault="00AD19E5" w:rsidP="00AD19E5">
            <w:pPr>
              <w:pStyle w:val="TableParagraph"/>
              <w:ind w:left="58"/>
              <w:rPr>
                <w:sz w:val="21"/>
                <w:szCs w:val="21"/>
              </w:rPr>
            </w:pPr>
            <w:r w:rsidRPr="007C44C4">
              <w:rPr>
                <w:sz w:val="21"/>
                <w:szCs w:val="21"/>
              </w:rPr>
              <w:t>Haiv Neeg Dawb 95.92%</w:t>
            </w:r>
          </w:p>
        </w:tc>
      </w:tr>
      <w:tr w:rsidR="00AD19E5" w14:paraId="699D7ED3" w14:textId="77777777" w:rsidTr="00AD19E5">
        <w:trPr>
          <w:trHeight w:val="270"/>
        </w:trPr>
        <w:tc>
          <w:tcPr>
            <w:tcW w:w="7197" w:type="dxa"/>
            <w:tcBorders>
              <w:top w:val="nil"/>
              <w:bottom w:val="nil"/>
            </w:tcBorders>
            <w:shd w:val="clear" w:color="auto" w:fill="F1E4EF"/>
          </w:tcPr>
          <w:p w14:paraId="385DE1FB" w14:textId="77777777" w:rsidR="00AD19E5" w:rsidRPr="007C44C4" w:rsidRDefault="00AD19E5" w:rsidP="00AD19E5">
            <w:pPr>
              <w:pStyle w:val="TableParagraph"/>
              <w:spacing w:line="251" w:lineRule="exact"/>
              <w:ind w:left="116"/>
              <w:rPr>
                <w:sz w:val="21"/>
                <w:szCs w:val="21"/>
              </w:rPr>
            </w:pPr>
            <w:r w:rsidRPr="007C44C4">
              <w:rPr>
                <w:sz w:val="21"/>
                <w:szCs w:val="21"/>
              </w:rPr>
              <w:t>Cov Hluas Uas Coj Los Tu 91.74%</w:t>
            </w:r>
          </w:p>
        </w:tc>
        <w:tc>
          <w:tcPr>
            <w:tcW w:w="7203" w:type="dxa"/>
            <w:vMerge/>
            <w:tcBorders>
              <w:top w:val="nil"/>
            </w:tcBorders>
            <w:shd w:val="clear" w:color="auto" w:fill="F1E4EF"/>
          </w:tcPr>
          <w:p w14:paraId="04B3324E" w14:textId="77777777" w:rsidR="00AD19E5" w:rsidRPr="007C44C4" w:rsidRDefault="00AD19E5" w:rsidP="00AD19E5">
            <w:pPr>
              <w:rPr>
                <w:sz w:val="21"/>
                <w:szCs w:val="21"/>
              </w:rPr>
            </w:pPr>
          </w:p>
        </w:tc>
      </w:tr>
      <w:tr w:rsidR="00AD19E5" w14:paraId="0BDCD81D" w14:textId="77777777" w:rsidTr="00AD19E5">
        <w:trPr>
          <w:trHeight w:val="270"/>
        </w:trPr>
        <w:tc>
          <w:tcPr>
            <w:tcW w:w="7197" w:type="dxa"/>
            <w:tcBorders>
              <w:top w:val="nil"/>
              <w:bottom w:val="nil"/>
            </w:tcBorders>
            <w:shd w:val="clear" w:color="auto" w:fill="F1E4EF"/>
          </w:tcPr>
          <w:p w14:paraId="5A175019" w14:textId="77777777" w:rsidR="00AD19E5" w:rsidRPr="007C44C4" w:rsidRDefault="00AD19E5" w:rsidP="00AD19E5">
            <w:pPr>
              <w:pStyle w:val="TableParagraph"/>
              <w:spacing w:line="251" w:lineRule="exact"/>
              <w:ind w:left="116"/>
              <w:rPr>
                <w:sz w:val="21"/>
                <w:szCs w:val="21"/>
              </w:rPr>
            </w:pPr>
            <w:r w:rsidRPr="007C44C4">
              <w:rPr>
                <w:sz w:val="21"/>
                <w:szCs w:val="21"/>
              </w:rPr>
              <w:t>Tsis Muaj Tsev Nyob 91.27%</w:t>
            </w:r>
          </w:p>
        </w:tc>
        <w:tc>
          <w:tcPr>
            <w:tcW w:w="7203" w:type="dxa"/>
            <w:vMerge/>
            <w:tcBorders>
              <w:top w:val="nil"/>
            </w:tcBorders>
            <w:shd w:val="clear" w:color="auto" w:fill="F1E4EF"/>
          </w:tcPr>
          <w:p w14:paraId="4B68BB0E" w14:textId="77777777" w:rsidR="00AD19E5" w:rsidRPr="007C44C4" w:rsidRDefault="00AD19E5" w:rsidP="00AD19E5">
            <w:pPr>
              <w:rPr>
                <w:sz w:val="21"/>
                <w:szCs w:val="21"/>
              </w:rPr>
            </w:pPr>
          </w:p>
        </w:tc>
      </w:tr>
      <w:tr w:rsidR="00AD19E5" w14:paraId="4448C2AB" w14:textId="77777777" w:rsidTr="00AD19E5">
        <w:trPr>
          <w:trHeight w:val="270"/>
        </w:trPr>
        <w:tc>
          <w:tcPr>
            <w:tcW w:w="7197" w:type="dxa"/>
            <w:tcBorders>
              <w:top w:val="nil"/>
              <w:bottom w:val="nil"/>
            </w:tcBorders>
            <w:shd w:val="clear" w:color="auto" w:fill="F1E4EF"/>
          </w:tcPr>
          <w:p w14:paraId="325B83B6" w14:textId="77777777" w:rsidR="00AD19E5" w:rsidRPr="007C44C4" w:rsidRDefault="00AD19E5" w:rsidP="00AD19E5">
            <w:pPr>
              <w:pStyle w:val="TableParagraph"/>
              <w:spacing w:line="251" w:lineRule="exact"/>
              <w:ind w:left="116"/>
              <w:rPr>
                <w:sz w:val="21"/>
                <w:szCs w:val="21"/>
              </w:rPr>
            </w:pPr>
            <w:r w:rsidRPr="007C44C4">
              <w:rPr>
                <w:sz w:val="21"/>
                <w:szCs w:val="21"/>
              </w:rPr>
              <w:t>Kev Txom Nyem Ntawm Nyiaj Txiag 94.65%</w:t>
            </w:r>
          </w:p>
        </w:tc>
        <w:tc>
          <w:tcPr>
            <w:tcW w:w="7203" w:type="dxa"/>
            <w:vMerge/>
            <w:tcBorders>
              <w:top w:val="nil"/>
            </w:tcBorders>
            <w:shd w:val="clear" w:color="auto" w:fill="F1E4EF"/>
          </w:tcPr>
          <w:p w14:paraId="7BD8B947" w14:textId="77777777" w:rsidR="00AD19E5" w:rsidRPr="007C44C4" w:rsidRDefault="00AD19E5" w:rsidP="00AD19E5">
            <w:pPr>
              <w:rPr>
                <w:sz w:val="21"/>
                <w:szCs w:val="21"/>
              </w:rPr>
            </w:pPr>
          </w:p>
        </w:tc>
      </w:tr>
      <w:tr w:rsidR="00AD19E5" w14:paraId="7ABEBE0B" w14:textId="77777777" w:rsidTr="00AD19E5">
        <w:trPr>
          <w:trHeight w:val="270"/>
        </w:trPr>
        <w:tc>
          <w:tcPr>
            <w:tcW w:w="7197" w:type="dxa"/>
            <w:tcBorders>
              <w:top w:val="nil"/>
              <w:bottom w:val="nil"/>
            </w:tcBorders>
            <w:shd w:val="clear" w:color="auto" w:fill="F1E4EF"/>
          </w:tcPr>
          <w:p w14:paraId="3660E6EC" w14:textId="77777777" w:rsidR="00AD19E5" w:rsidRPr="007C44C4" w:rsidRDefault="00AD19E5" w:rsidP="00AD19E5">
            <w:pPr>
              <w:pStyle w:val="TableParagraph"/>
              <w:spacing w:line="251" w:lineRule="exact"/>
              <w:ind w:left="116"/>
              <w:rPr>
                <w:sz w:val="21"/>
                <w:szCs w:val="21"/>
              </w:rPr>
            </w:pPr>
            <w:r w:rsidRPr="007C44C4">
              <w:rPr>
                <w:sz w:val="21"/>
                <w:szCs w:val="21"/>
              </w:rPr>
              <w:t>Cov Tub Ntxhais Kawm uas Muaj Qhov Tsis Meej Pem 93.18%</w:t>
            </w:r>
          </w:p>
        </w:tc>
        <w:tc>
          <w:tcPr>
            <w:tcW w:w="7203" w:type="dxa"/>
            <w:vMerge/>
            <w:tcBorders>
              <w:top w:val="nil"/>
            </w:tcBorders>
            <w:shd w:val="clear" w:color="auto" w:fill="F1E4EF"/>
          </w:tcPr>
          <w:p w14:paraId="3E87CC8B" w14:textId="77777777" w:rsidR="00AD19E5" w:rsidRPr="007C44C4" w:rsidRDefault="00AD19E5" w:rsidP="00AD19E5">
            <w:pPr>
              <w:rPr>
                <w:sz w:val="21"/>
                <w:szCs w:val="21"/>
              </w:rPr>
            </w:pPr>
          </w:p>
        </w:tc>
      </w:tr>
      <w:tr w:rsidR="00AD19E5" w14:paraId="79FEBDC4" w14:textId="77777777" w:rsidTr="00AD19E5">
        <w:trPr>
          <w:trHeight w:val="270"/>
        </w:trPr>
        <w:tc>
          <w:tcPr>
            <w:tcW w:w="7197" w:type="dxa"/>
            <w:tcBorders>
              <w:top w:val="nil"/>
              <w:bottom w:val="nil"/>
            </w:tcBorders>
            <w:shd w:val="clear" w:color="auto" w:fill="F1E4EF"/>
          </w:tcPr>
          <w:p w14:paraId="028DAC21" w14:textId="77777777" w:rsidR="00AD19E5" w:rsidRPr="007C44C4" w:rsidRDefault="00AD19E5" w:rsidP="00AD19E5">
            <w:pPr>
              <w:pStyle w:val="TableParagraph"/>
              <w:spacing w:line="251" w:lineRule="exact"/>
              <w:ind w:left="116"/>
              <w:rPr>
                <w:sz w:val="21"/>
                <w:szCs w:val="21"/>
              </w:rPr>
            </w:pPr>
            <w:r w:rsidRPr="007C44C4">
              <w:rPr>
                <w:sz w:val="21"/>
                <w:szCs w:val="21"/>
              </w:rPr>
              <w:t>Neeg Asmeskas Qhab Teb 93.22%</w:t>
            </w:r>
          </w:p>
        </w:tc>
        <w:tc>
          <w:tcPr>
            <w:tcW w:w="7203" w:type="dxa"/>
            <w:vMerge/>
            <w:tcBorders>
              <w:top w:val="nil"/>
            </w:tcBorders>
            <w:shd w:val="clear" w:color="auto" w:fill="F1E4EF"/>
          </w:tcPr>
          <w:p w14:paraId="1011127B" w14:textId="77777777" w:rsidR="00AD19E5" w:rsidRPr="007C44C4" w:rsidRDefault="00AD19E5" w:rsidP="00AD19E5">
            <w:pPr>
              <w:rPr>
                <w:sz w:val="21"/>
                <w:szCs w:val="21"/>
              </w:rPr>
            </w:pPr>
          </w:p>
        </w:tc>
      </w:tr>
      <w:tr w:rsidR="00AD19E5" w14:paraId="45F03C7C" w14:textId="77777777" w:rsidTr="00AD19E5">
        <w:trPr>
          <w:trHeight w:val="270"/>
        </w:trPr>
        <w:tc>
          <w:tcPr>
            <w:tcW w:w="7197" w:type="dxa"/>
            <w:tcBorders>
              <w:top w:val="nil"/>
              <w:bottom w:val="nil"/>
            </w:tcBorders>
            <w:shd w:val="clear" w:color="auto" w:fill="F1E4EF"/>
          </w:tcPr>
          <w:p w14:paraId="3CC30B2E" w14:textId="77777777" w:rsidR="00AD19E5" w:rsidRPr="007C44C4" w:rsidRDefault="00AD19E5" w:rsidP="00AD19E5">
            <w:pPr>
              <w:pStyle w:val="TableParagraph"/>
              <w:spacing w:line="251" w:lineRule="exact"/>
              <w:ind w:left="116"/>
              <w:rPr>
                <w:sz w:val="21"/>
                <w:szCs w:val="21"/>
              </w:rPr>
            </w:pPr>
            <w:r w:rsidRPr="007C44C4">
              <w:rPr>
                <w:sz w:val="21"/>
                <w:szCs w:val="21"/>
              </w:rPr>
              <w:t>Neeg Miskas Indian 91.35%</w:t>
            </w:r>
          </w:p>
        </w:tc>
        <w:tc>
          <w:tcPr>
            <w:tcW w:w="7203" w:type="dxa"/>
            <w:vMerge/>
            <w:tcBorders>
              <w:top w:val="nil"/>
            </w:tcBorders>
            <w:shd w:val="clear" w:color="auto" w:fill="F1E4EF"/>
          </w:tcPr>
          <w:p w14:paraId="2190AAAC" w14:textId="77777777" w:rsidR="00AD19E5" w:rsidRPr="007C44C4" w:rsidRDefault="00AD19E5" w:rsidP="00AD19E5">
            <w:pPr>
              <w:rPr>
                <w:sz w:val="21"/>
                <w:szCs w:val="21"/>
              </w:rPr>
            </w:pPr>
          </w:p>
        </w:tc>
      </w:tr>
      <w:tr w:rsidR="00AD19E5" w14:paraId="6D8EC8D2" w14:textId="77777777" w:rsidTr="00AD19E5">
        <w:trPr>
          <w:trHeight w:val="270"/>
        </w:trPr>
        <w:tc>
          <w:tcPr>
            <w:tcW w:w="7197" w:type="dxa"/>
            <w:tcBorders>
              <w:top w:val="nil"/>
              <w:bottom w:val="nil"/>
            </w:tcBorders>
            <w:shd w:val="clear" w:color="auto" w:fill="F1E4EF"/>
          </w:tcPr>
          <w:p w14:paraId="2C4D3D23" w14:textId="77777777" w:rsidR="00AD19E5" w:rsidRPr="007C44C4" w:rsidRDefault="00AD19E5" w:rsidP="00AD19E5">
            <w:pPr>
              <w:pStyle w:val="TableParagraph"/>
              <w:spacing w:line="251" w:lineRule="exact"/>
              <w:ind w:left="116"/>
              <w:rPr>
                <w:sz w:val="21"/>
                <w:szCs w:val="21"/>
              </w:rPr>
            </w:pPr>
            <w:r w:rsidRPr="007C44C4">
              <w:rPr>
                <w:sz w:val="21"/>
                <w:szCs w:val="21"/>
              </w:rPr>
              <w:t>Neeg Asias 96.43%</w:t>
            </w:r>
          </w:p>
        </w:tc>
        <w:tc>
          <w:tcPr>
            <w:tcW w:w="7203" w:type="dxa"/>
            <w:vMerge/>
            <w:tcBorders>
              <w:top w:val="nil"/>
            </w:tcBorders>
            <w:shd w:val="clear" w:color="auto" w:fill="F1E4EF"/>
          </w:tcPr>
          <w:p w14:paraId="2A2F2442" w14:textId="77777777" w:rsidR="00AD19E5" w:rsidRPr="007C44C4" w:rsidRDefault="00AD19E5" w:rsidP="00AD19E5">
            <w:pPr>
              <w:rPr>
                <w:sz w:val="21"/>
                <w:szCs w:val="21"/>
              </w:rPr>
            </w:pPr>
          </w:p>
        </w:tc>
      </w:tr>
      <w:tr w:rsidR="00AD19E5" w14:paraId="3D65C418" w14:textId="77777777" w:rsidTr="00AD19E5">
        <w:trPr>
          <w:trHeight w:val="270"/>
        </w:trPr>
        <w:tc>
          <w:tcPr>
            <w:tcW w:w="7197" w:type="dxa"/>
            <w:tcBorders>
              <w:top w:val="nil"/>
              <w:bottom w:val="nil"/>
            </w:tcBorders>
            <w:shd w:val="clear" w:color="auto" w:fill="F1E4EF"/>
          </w:tcPr>
          <w:p w14:paraId="19BB201F" w14:textId="77777777" w:rsidR="00AD19E5" w:rsidRPr="007C44C4" w:rsidRDefault="00AD19E5" w:rsidP="00AD19E5">
            <w:pPr>
              <w:pStyle w:val="TableParagraph"/>
              <w:spacing w:line="251" w:lineRule="exact"/>
              <w:ind w:left="116"/>
              <w:rPr>
                <w:sz w:val="21"/>
                <w:szCs w:val="21"/>
              </w:rPr>
            </w:pPr>
            <w:r w:rsidRPr="007C44C4">
              <w:rPr>
                <w:sz w:val="21"/>
                <w:szCs w:val="21"/>
              </w:rPr>
              <w:t>Neeg Fim Lib Pis 96.12%</w:t>
            </w:r>
          </w:p>
        </w:tc>
        <w:tc>
          <w:tcPr>
            <w:tcW w:w="7203" w:type="dxa"/>
            <w:vMerge/>
            <w:tcBorders>
              <w:top w:val="nil"/>
            </w:tcBorders>
            <w:shd w:val="clear" w:color="auto" w:fill="F1E4EF"/>
          </w:tcPr>
          <w:p w14:paraId="3ACBF43E" w14:textId="77777777" w:rsidR="00AD19E5" w:rsidRPr="007C44C4" w:rsidRDefault="00AD19E5" w:rsidP="00AD19E5">
            <w:pPr>
              <w:rPr>
                <w:sz w:val="21"/>
                <w:szCs w:val="21"/>
              </w:rPr>
            </w:pPr>
          </w:p>
        </w:tc>
      </w:tr>
      <w:tr w:rsidR="00AD19E5" w14:paraId="525BF1DC" w14:textId="77777777" w:rsidTr="00AD19E5">
        <w:trPr>
          <w:trHeight w:val="270"/>
        </w:trPr>
        <w:tc>
          <w:tcPr>
            <w:tcW w:w="7197" w:type="dxa"/>
            <w:tcBorders>
              <w:top w:val="nil"/>
              <w:bottom w:val="nil"/>
            </w:tcBorders>
            <w:shd w:val="clear" w:color="auto" w:fill="F1E4EF"/>
          </w:tcPr>
          <w:p w14:paraId="042090D5" w14:textId="77777777" w:rsidR="00AD19E5" w:rsidRPr="007C44C4" w:rsidRDefault="00AD19E5" w:rsidP="00AD19E5">
            <w:pPr>
              <w:pStyle w:val="TableParagraph"/>
              <w:spacing w:line="251" w:lineRule="exact"/>
              <w:ind w:left="116"/>
              <w:rPr>
                <w:sz w:val="21"/>
                <w:szCs w:val="21"/>
              </w:rPr>
            </w:pPr>
            <w:r w:rsidRPr="007C44C4">
              <w:rPr>
                <w:sz w:val="21"/>
                <w:szCs w:val="21"/>
              </w:rPr>
              <w:t>Neeg Mev 95.16%</w:t>
            </w:r>
          </w:p>
        </w:tc>
        <w:tc>
          <w:tcPr>
            <w:tcW w:w="7203" w:type="dxa"/>
            <w:vMerge/>
            <w:tcBorders>
              <w:top w:val="nil"/>
            </w:tcBorders>
            <w:shd w:val="clear" w:color="auto" w:fill="F1E4EF"/>
          </w:tcPr>
          <w:p w14:paraId="7060F31F" w14:textId="77777777" w:rsidR="00AD19E5" w:rsidRPr="007C44C4" w:rsidRDefault="00AD19E5" w:rsidP="00AD19E5">
            <w:pPr>
              <w:rPr>
                <w:sz w:val="21"/>
                <w:szCs w:val="21"/>
              </w:rPr>
            </w:pPr>
          </w:p>
        </w:tc>
      </w:tr>
      <w:tr w:rsidR="00AD19E5" w14:paraId="1887CA6B" w14:textId="77777777" w:rsidTr="00AD19E5">
        <w:trPr>
          <w:trHeight w:val="270"/>
        </w:trPr>
        <w:tc>
          <w:tcPr>
            <w:tcW w:w="7197" w:type="dxa"/>
            <w:tcBorders>
              <w:top w:val="nil"/>
              <w:bottom w:val="nil"/>
            </w:tcBorders>
            <w:shd w:val="clear" w:color="auto" w:fill="F1E4EF"/>
          </w:tcPr>
          <w:p w14:paraId="2C5A59AB" w14:textId="77777777" w:rsidR="00AD19E5" w:rsidRPr="007C44C4" w:rsidRDefault="00AD19E5" w:rsidP="00AD19E5">
            <w:pPr>
              <w:pStyle w:val="TableParagraph"/>
              <w:spacing w:line="251" w:lineRule="exact"/>
              <w:ind w:left="116"/>
              <w:rPr>
                <w:sz w:val="21"/>
                <w:szCs w:val="21"/>
              </w:rPr>
            </w:pPr>
            <w:r w:rsidRPr="007C44C4">
              <w:rPr>
                <w:sz w:val="21"/>
                <w:szCs w:val="21"/>
              </w:rPr>
              <w:t>Neeg Hiav Txwv Pacific 93.97%</w:t>
            </w:r>
          </w:p>
        </w:tc>
        <w:tc>
          <w:tcPr>
            <w:tcW w:w="7203" w:type="dxa"/>
            <w:vMerge/>
            <w:tcBorders>
              <w:top w:val="nil"/>
            </w:tcBorders>
            <w:shd w:val="clear" w:color="auto" w:fill="F1E4EF"/>
          </w:tcPr>
          <w:p w14:paraId="212EB94F" w14:textId="77777777" w:rsidR="00AD19E5" w:rsidRPr="007C44C4" w:rsidRDefault="00AD19E5" w:rsidP="00AD19E5">
            <w:pPr>
              <w:rPr>
                <w:sz w:val="21"/>
                <w:szCs w:val="21"/>
              </w:rPr>
            </w:pPr>
          </w:p>
        </w:tc>
      </w:tr>
      <w:tr w:rsidR="00AD19E5" w14:paraId="7AFD1DE4" w14:textId="77777777" w:rsidTr="00AD19E5">
        <w:trPr>
          <w:trHeight w:val="270"/>
        </w:trPr>
        <w:tc>
          <w:tcPr>
            <w:tcW w:w="7197" w:type="dxa"/>
            <w:tcBorders>
              <w:top w:val="nil"/>
              <w:bottom w:val="nil"/>
            </w:tcBorders>
            <w:shd w:val="clear" w:color="auto" w:fill="F1E4EF"/>
          </w:tcPr>
          <w:p w14:paraId="2C6D1F9F" w14:textId="77777777" w:rsidR="00AD19E5" w:rsidRPr="007C44C4" w:rsidRDefault="00AD19E5" w:rsidP="00AD19E5">
            <w:pPr>
              <w:pStyle w:val="TableParagraph"/>
              <w:spacing w:line="251" w:lineRule="exact"/>
              <w:ind w:left="116"/>
              <w:rPr>
                <w:sz w:val="21"/>
                <w:szCs w:val="21"/>
              </w:rPr>
            </w:pPr>
            <w:r w:rsidRPr="007C44C4">
              <w:rPr>
                <w:sz w:val="21"/>
                <w:szCs w:val="21"/>
              </w:rPr>
              <w:t>Ob los sis Ntau Haiv Neeg 93.46%</w:t>
            </w:r>
          </w:p>
        </w:tc>
        <w:tc>
          <w:tcPr>
            <w:tcW w:w="7203" w:type="dxa"/>
            <w:vMerge/>
            <w:tcBorders>
              <w:top w:val="nil"/>
            </w:tcBorders>
            <w:shd w:val="clear" w:color="auto" w:fill="F1E4EF"/>
          </w:tcPr>
          <w:p w14:paraId="7162EBCD" w14:textId="77777777" w:rsidR="00AD19E5" w:rsidRPr="007C44C4" w:rsidRDefault="00AD19E5" w:rsidP="00AD19E5">
            <w:pPr>
              <w:rPr>
                <w:sz w:val="21"/>
                <w:szCs w:val="21"/>
              </w:rPr>
            </w:pPr>
          </w:p>
        </w:tc>
      </w:tr>
      <w:tr w:rsidR="00AD19E5" w14:paraId="05828E77" w14:textId="77777777" w:rsidTr="00AD19E5">
        <w:trPr>
          <w:trHeight w:val="545"/>
        </w:trPr>
        <w:tc>
          <w:tcPr>
            <w:tcW w:w="7197" w:type="dxa"/>
            <w:tcBorders>
              <w:top w:val="nil"/>
            </w:tcBorders>
            <w:shd w:val="clear" w:color="auto" w:fill="F1E4EF"/>
          </w:tcPr>
          <w:p w14:paraId="5B70AEEF" w14:textId="77777777" w:rsidR="00AD19E5" w:rsidRPr="007C44C4" w:rsidRDefault="00AD19E5" w:rsidP="00AD19E5">
            <w:pPr>
              <w:pStyle w:val="TableParagraph"/>
              <w:spacing w:line="270" w:lineRule="exact"/>
              <w:ind w:left="116"/>
              <w:rPr>
                <w:sz w:val="21"/>
                <w:szCs w:val="21"/>
              </w:rPr>
            </w:pPr>
            <w:r w:rsidRPr="007C44C4">
              <w:rPr>
                <w:sz w:val="21"/>
                <w:szCs w:val="21"/>
              </w:rPr>
              <w:t>Haiv Neeg Dawb 94.38%</w:t>
            </w:r>
          </w:p>
        </w:tc>
        <w:tc>
          <w:tcPr>
            <w:tcW w:w="7203" w:type="dxa"/>
            <w:vMerge/>
            <w:tcBorders>
              <w:top w:val="nil"/>
            </w:tcBorders>
            <w:shd w:val="clear" w:color="auto" w:fill="F1E4EF"/>
          </w:tcPr>
          <w:p w14:paraId="0CF3F173" w14:textId="77777777" w:rsidR="00AD19E5" w:rsidRPr="007C44C4" w:rsidRDefault="00AD19E5" w:rsidP="00AD19E5">
            <w:pPr>
              <w:rPr>
                <w:sz w:val="21"/>
                <w:szCs w:val="21"/>
              </w:rPr>
            </w:pPr>
          </w:p>
        </w:tc>
      </w:tr>
      <w:tr w:rsidR="00AD19E5" w14:paraId="78A83B98" w14:textId="77777777" w:rsidTr="00AD19E5">
        <w:trPr>
          <w:trHeight w:val="729"/>
        </w:trPr>
        <w:tc>
          <w:tcPr>
            <w:tcW w:w="7197" w:type="dxa"/>
            <w:tcBorders>
              <w:bottom w:val="nil"/>
            </w:tcBorders>
            <w:shd w:val="clear" w:color="auto" w:fill="F1E4EF"/>
          </w:tcPr>
          <w:p w14:paraId="7CA01BDB" w14:textId="77777777" w:rsidR="00AD19E5" w:rsidRPr="007C44C4" w:rsidRDefault="00AD19E5" w:rsidP="00AD19E5">
            <w:pPr>
              <w:pStyle w:val="TableParagraph"/>
              <w:spacing w:before="116"/>
              <w:ind w:left="116"/>
              <w:rPr>
                <w:b/>
                <w:sz w:val="21"/>
                <w:szCs w:val="21"/>
              </w:rPr>
            </w:pPr>
            <w:r w:rsidRPr="007C44C4">
              <w:rPr>
                <w:b/>
                <w:sz w:val="21"/>
                <w:szCs w:val="21"/>
              </w:rPr>
              <w:t>Cov Cuab Yeej Ntsuas / Qhov Ntsuas</w:t>
            </w:r>
          </w:p>
          <w:p w14:paraId="25599C58" w14:textId="77777777" w:rsidR="00AD19E5" w:rsidRPr="007C44C4" w:rsidRDefault="00AD19E5" w:rsidP="00AD19E5">
            <w:pPr>
              <w:pStyle w:val="TableParagraph"/>
              <w:ind w:left="116"/>
              <w:rPr>
                <w:sz w:val="21"/>
                <w:szCs w:val="21"/>
              </w:rPr>
            </w:pPr>
            <w:r w:rsidRPr="007C44C4">
              <w:rPr>
                <w:sz w:val="21"/>
                <w:szCs w:val="21"/>
              </w:rPr>
              <w:t>Feem pua ​​tawm hauv Tsev Kawm Qib Nrab yuav tsawg dua .5%</w:t>
            </w:r>
          </w:p>
        </w:tc>
        <w:tc>
          <w:tcPr>
            <w:tcW w:w="7203" w:type="dxa"/>
            <w:tcBorders>
              <w:bottom w:val="nil"/>
            </w:tcBorders>
            <w:shd w:val="clear" w:color="auto" w:fill="F1E4EF"/>
          </w:tcPr>
          <w:p w14:paraId="79CF9224" w14:textId="77777777" w:rsidR="00AD19E5" w:rsidRPr="007C44C4" w:rsidRDefault="00AD19E5" w:rsidP="00AD19E5">
            <w:pPr>
              <w:pStyle w:val="TableParagraph"/>
              <w:spacing w:before="58"/>
              <w:ind w:left="58"/>
              <w:rPr>
                <w:sz w:val="21"/>
                <w:szCs w:val="21"/>
              </w:rPr>
            </w:pPr>
            <w:r w:rsidRPr="007C44C4">
              <w:rPr>
                <w:sz w:val="21"/>
                <w:szCs w:val="21"/>
              </w:rPr>
              <w:t>Feem pua ​​tawm hauv Tsev Kawm Qib Nrab xyoo 2017-18</w:t>
            </w:r>
          </w:p>
          <w:p w14:paraId="2B26556F" w14:textId="77777777" w:rsidR="00AD19E5" w:rsidRPr="007C44C4" w:rsidRDefault="00AD19E5" w:rsidP="00AD19E5">
            <w:pPr>
              <w:pStyle w:val="TableParagraph"/>
              <w:ind w:left="58"/>
              <w:rPr>
                <w:sz w:val="21"/>
                <w:szCs w:val="21"/>
              </w:rPr>
            </w:pPr>
            <w:r w:rsidRPr="007C44C4">
              <w:rPr>
                <w:sz w:val="21"/>
                <w:szCs w:val="21"/>
              </w:rPr>
              <w:t>.20%</w:t>
            </w:r>
          </w:p>
        </w:tc>
      </w:tr>
      <w:tr w:rsidR="00AD19E5" w14:paraId="36574253" w14:textId="77777777" w:rsidTr="00AD19E5">
        <w:trPr>
          <w:trHeight w:val="333"/>
        </w:trPr>
        <w:tc>
          <w:tcPr>
            <w:tcW w:w="7197" w:type="dxa"/>
            <w:tcBorders>
              <w:top w:val="nil"/>
              <w:bottom w:val="nil"/>
            </w:tcBorders>
            <w:shd w:val="clear" w:color="auto" w:fill="F1E4EF"/>
          </w:tcPr>
          <w:p w14:paraId="69031FDE" w14:textId="77777777" w:rsidR="00AD19E5" w:rsidRPr="007C44C4" w:rsidRDefault="00AD19E5" w:rsidP="00AD19E5">
            <w:pPr>
              <w:pStyle w:val="TableParagraph"/>
              <w:spacing w:before="53" w:line="260" w:lineRule="exact"/>
              <w:ind w:left="116"/>
              <w:rPr>
                <w:b/>
                <w:sz w:val="21"/>
                <w:szCs w:val="21"/>
              </w:rPr>
            </w:pPr>
            <w:r w:rsidRPr="007C44C4">
              <w:rPr>
                <w:b/>
                <w:sz w:val="21"/>
                <w:szCs w:val="21"/>
              </w:rPr>
              <w:t>Xyoo 19-20</w:t>
            </w:r>
          </w:p>
        </w:tc>
        <w:tc>
          <w:tcPr>
            <w:tcW w:w="7203" w:type="dxa"/>
            <w:tcBorders>
              <w:top w:val="nil"/>
              <w:bottom w:val="nil"/>
            </w:tcBorders>
            <w:shd w:val="clear" w:color="auto" w:fill="F1E4EF"/>
          </w:tcPr>
          <w:p w14:paraId="37EA65FC" w14:textId="77777777" w:rsidR="00AD19E5" w:rsidRPr="007C44C4" w:rsidRDefault="00AD19E5" w:rsidP="00AD19E5">
            <w:pPr>
              <w:pStyle w:val="TableParagraph"/>
              <w:rPr>
                <w:rFonts w:ascii="Times New Roman"/>
                <w:sz w:val="21"/>
                <w:szCs w:val="21"/>
              </w:rPr>
            </w:pPr>
          </w:p>
        </w:tc>
      </w:tr>
      <w:tr w:rsidR="00AD19E5" w14:paraId="47B9AAE3" w14:textId="77777777" w:rsidTr="00AD19E5">
        <w:trPr>
          <w:trHeight w:val="333"/>
        </w:trPr>
        <w:tc>
          <w:tcPr>
            <w:tcW w:w="7197" w:type="dxa"/>
            <w:tcBorders>
              <w:top w:val="nil"/>
              <w:bottom w:val="nil"/>
            </w:tcBorders>
            <w:shd w:val="clear" w:color="auto" w:fill="F1E4EF"/>
          </w:tcPr>
          <w:p w14:paraId="4C983275" w14:textId="77777777" w:rsidR="00AD19E5" w:rsidRPr="007C44C4" w:rsidRDefault="00AD19E5" w:rsidP="00AD19E5">
            <w:pPr>
              <w:pStyle w:val="TableParagraph"/>
              <w:spacing w:line="272" w:lineRule="exact"/>
              <w:ind w:left="116"/>
              <w:rPr>
                <w:sz w:val="21"/>
                <w:szCs w:val="21"/>
              </w:rPr>
            </w:pPr>
            <w:r w:rsidRPr="007C44C4">
              <w:rPr>
                <w:sz w:val="21"/>
                <w:szCs w:val="21"/>
              </w:rPr>
              <w:t>0.4%</w:t>
            </w:r>
          </w:p>
        </w:tc>
        <w:tc>
          <w:tcPr>
            <w:tcW w:w="7203" w:type="dxa"/>
            <w:tcBorders>
              <w:top w:val="nil"/>
              <w:bottom w:val="nil"/>
            </w:tcBorders>
            <w:shd w:val="clear" w:color="auto" w:fill="F1E4EF"/>
          </w:tcPr>
          <w:p w14:paraId="05D49736" w14:textId="77777777" w:rsidR="00AD19E5" w:rsidRPr="007C44C4" w:rsidRDefault="00AD19E5" w:rsidP="00AD19E5">
            <w:pPr>
              <w:pStyle w:val="TableParagraph"/>
              <w:rPr>
                <w:rFonts w:ascii="Times New Roman"/>
                <w:sz w:val="21"/>
                <w:szCs w:val="21"/>
              </w:rPr>
            </w:pPr>
          </w:p>
        </w:tc>
      </w:tr>
      <w:tr w:rsidR="00AD19E5" w14:paraId="1F6C470C" w14:textId="77777777" w:rsidTr="00AD19E5">
        <w:trPr>
          <w:trHeight w:val="333"/>
        </w:trPr>
        <w:tc>
          <w:tcPr>
            <w:tcW w:w="7197" w:type="dxa"/>
            <w:tcBorders>
              <w:top w:val="nil"/>
              <w:bottom w:val="nil"/>
            </w:tcBorders>
            <w:shd w:val="clear" w:color="auto" w:fill="F1E4EF"/>
          </w:tcPr>
          <w:p w14:paraId="38DDB01D" w14:textId="77777777" w:rsidR="00AD19E5" w:rsidRPr="007C44C4" w:rsidRDefault="00AD19E5" w:rsidP="00AD19E5">
            <w:pPr>
              <w:pStyle w:val="TableParagraph"/>
              <w:spacing w:before="53" w:line="260" w:lineRule="exact"/>
              <w:ind w:left="116"/>
              <w:rPr>
                <w:b/>
                <w:sz w:val="21"/>
                <w:szCs w:val="21"/>
              </w:rPr>
            </w:pPr>
            <w:r w:rsidRPr="007C44C4">
              <w:rPr>
                <w:b/>
                <w:sz w:val="21"/>
                <w:szCs w:val="21"/>
              </w:rPr>
              <w:t>Lub hauv paus</w:t>
            </w:r>
          </w:p>
        </w:tc>
        <w:tc>
          <w:tcPr>
            <w:tcW w:w="7203" w:type="dxa"/>
            <w:tcBorders>
              <w:top w:val="nil"/>
              <w:bottom w:val="nil"/>
            </w:tcBorders>
            <w:shd w:val="clear" w:color="auto" w:fill="F1E4EF"/>
          </w:tcPr>
          <w:p w14:paraId="2BBA26B9" w14:textId="77777777" w:rsidR="00AD19E5" w:rsidRPr="007C44C4" w:rsidRDefault="00AD19E5" w:rsidP="00AD19E5">
            <w:pPr>
              <w:pStyle w:val="TableParagraph"/>
              <w:rPr>
                <w:rFonts w:ascii="Times New Roman"/>
                <w:sz w:val="21"/>
                <w:szCs w:val="21"/>
              </w:rPr>
            </w:pPr>
          </w:p>
        </w:tc>
      </w:tr>
      <w:tr w:rsidR="00AD19E5" w14:paraId="338FCA7A" w14:textId="77777777" w:rsidTr="00AD19E5">
        <w:trPr>
          <w:trHeight w:val="275"/>
        </w:trPr>
        <w:tc>
          <w:tcPr>
            <w:tcW w:w="7197" w:type="dxa"/>
            <w:tcBorders>
              <w:top w:val="nil"/>
              <w:bottom w:val="nil"/>
            </w:tcBorders>
            <w:shd w:val="clear" w:color="auto" w:fill="F1E4EF"/>
          </w:tcPr>
          <w:p w14:paraId="17EE67E9" w14:textId="77777777" w:rsidR="00AD19E5" w:rsidRPr="007C44C4" w:rsidRDefault="00AD19E5" w:rsidP="00AD19E5">
            <w:pPr>
              <w:pStyle w:val="TableParagraph"/>
              <w:spacing w:line="256" w:lineRule="exact"/>
              <w:ind w:left="116"/>
              <w:rPr>
                <w:sz w:val="21"/>
                <w:szCs w:val="21"/>
              </w:rPr>
            </w:pPr>
            <w:r w:rsidRPr="007C44C4">
              <w:rPr>
                <w:sz w:val="21"/>
                <w:szCs w:val="21"/>
              </w:rPr>
              <w:t>Xyoo 2014--15</w:t>
            </w:r>
          </w:p>
        </w:tc>
        <w:tc>
          <w:tcPr>
            <w:tcW w:w="7203" w:type="dxa"/>
            <w:tcBorders>
              <w:top w:val="nil"/>
              <w:bottom w:val="nil"/>
            </w:tcBorders>
            <w:shd w:val="clear" w:color="auto" w:fill="F1E4EF"/>
          </w:tcPr>
          <w:p w14:paraId="3015133D" w14:textId="77777777" w:rsidR="00AD19E5" w:rsidRPr="007C44C4" w:rsidRDefault="00AD19E5" w:rsidP="00AD19E5">
            <w:pPr>
              <w:pStyle w:val="TableParagraph"/>
              <w:rPr>
                <w:rFonts w:ascii="Times New Roman"/>
                <w:sz w:val="21"/>
                <w:szCs w:val="21"/>
              </w:rPr>
            </w:pPr>
          </w:p>
        </w:tc>
      </w:tr>
      <w:tr w:rsidR="00AD19E5" w14:paraId="725DCCD1" w14:textId="77777777" w:rsidTr="00AD19E5">
        <w:trPr>
          <w:trHeight w:val="548"/>
        </w:trPr>
        <w:tc>
          <w:tcPr>
            <w:tcW w:w="7197" w:type="dxa"/>
            <w:tcBorders>
              <w:top w:val="nil"/>
            </w:tcBorders>
            <w:shd w:val="clear" w:color="auto" w:fill="F1E4EF"/>
          </w:tcPr>
          <w:p w14:paraId="2E577074" w14:textId="77777777" w:rsidR="00AD19E5" w:rsidRPr="007C44C4" w:rsidRDefault="00AD19E5" w:rsidP="00AD19E5">
            <w:pPr>
              <w:pStyle w:val="TableParagraph"/>
              <w:spacing w:line="272" w:lineRule="exact"/>
              <w:ind w:left="116"/>
              <w:rPr>
                <w:sz w:val="21"/>
                <w:szCs w:val="21"/>
              </w:rPr>
            </w:pPr>
            <w:r w:rsidRPr="007C44C4">
              <w:rPr>
                <w:sz w:val="21"/>
                <w:szCs w:val="21"/>
              </w:rPr>
              <w:t>0.4%</w:t>
            </w:r>
          </w:p>
        </w:tc>
        <w:tc>
          <w:tcPr>
            <w:tcW w:w="7203" w:type="dxa"/>
            <w:tcBorders>
              <w:top w:val="nil"/>
            </w:tcBorders>
            <w:shd w:val="clear" w:color="auto" w:fill="F1E4EF"/>
          </w:tcPr>
          <w:p w14:paraId="6B81EC94" w14:textId="77777777" w:rsidR="00AD19E5" w:rsidRPr="007C44C4" w:rsidRDefault="00AD19E5" w:rsidP="00AD19E5">
            <w:pPr>
              <w:pStyle w:val="TableParagraph"/>
              <w:rPr>
                <w:rFonts w:ascii="Times New Roman"/>
                <w:sz w:val="21"/>
                <w:szCs w:val="21"/>
              </w:rPr>
            </w:pPr>
          </w:p>
        </w:tc>
      </w:tr>
      <w:tr w:rsidR="00AD19E5" w14:paraId="259AE1ED" w14:textId="77777777" w:rsidTr="00AD19E5">
        <w:trPr>
          <w:trHeight w:val="671"/>
        </w:trPr>
        <w:tc>
          <w:tcPr>
            <w:tcW w:w="7197" w:type="dxa"/>
            <w:tcBorders>
              <w:bottom w:val="nil"/>
            </w:tcBorders>
            <w:shd w:val="clear" w:color="auto" w:fill="F1E4EF"/>
          </w:tcPr>
          <w:p w14:paraId="1387733A" w14:textId="77777777" w:rsidR="00AD19E5" w:rsidRPr="007C44C4" w:rsidRDefault="00AD19E5" w:rsidP="00AD19E5">
            <w:pPr>
              <w:pStyle w:val="TableParagraph"/>
              <w:spacing w:before="116"/>
              <w:ind w:left="116"/>
              <w:rPr>
                <w:b/>
                <w:sz w:val="21"/>
                <w:szCs w:val="21"/>
              </w:rPr>
            </w:pPr>
            <w:r w:rsidRPr="007C44C4">
              <w:rPr>
                <w:b/>
                <w:sz w:val="21"/>
                <w:szCs w:val="21"/>
              </w:rPr>
              <w:t>Cov Cuab Yeej Ntsuas / Qhov Ntsuas</w:t>
            </w:r>
          </w:p>
          <w:p w14:paraId="4E5C30F1" w14:textId="77777777" w:rsidR="00AD19E5" w:rsidRPr="007C44C4" w:rsidRDefault="00AD19E5" w:rsidP="00AD19E5">
            <w:pPr>
              <w:pStyle w:val="TableParagraph"/>
              <w:spacing w:line="260" w:lineRule="exact"/>
              <w:ind w:left="116"/>
              <w:rPr>
                <w:sz w:val="21"/>
                <w:szCs w:val="21"/>
              </w:rPr>
            </w:pPr>
            <w:ins w:id="6750" w:author="year" w:date="2021-07-09T07:06:00Z">
              <w:r>
                <w:rPr>
                  <w:sz w:val="21"/>
                  <w:szCs w:val="21"/>
                </w:rPr>
                <w:t xml:space="preserve">Cov neeg tawm ua pab </w:t>
              </w:r>
            </w:ins>
            <w:del w:id="6751" w:author="year" w:date="2021-07-09T07:06:00Z">
              <w:r w:rsidRPr="007C44C4" w:rsidDel="00117275">
                <w:rPr>
                  <w:sz w:val="21"/>
                  <w:szCs w:val="21"/>
                </w:rPr>
                <w:delText xml:space="preserve">Tus neeg ua hauj lwm tso tawm tsis sib xws </w:delText>
              </w:r>
            </w:del>
            <w:r w:rsidRPr="007C44C4">
              <w:rPr>
                <w:sz w:val="21"/>
                <w:szCs w:val="21"/>
              </w:rPr>
              <w:t xml:space="preserve">yuav ua kom tsawg dua 1.0% thiab </w:t>
            </w:r>
            <w:del w:id="6752" w:author="year" w:date="2021-07-09T07:07:00Z">
              <w:r w:rsidDel="00117275">
                <w:rPr>
                  <w:sz w:val="21"/>
                  <w:szCs w:val="21"/>
                </w:rPr>
                <w:delText xml:space="preserve">Tswj </w:delText>
              </w:r>
              <w:r w:rsidRPr="007C44C4" w:rsidDel="00117275">
                <w:rPr>
                  <w:sz w:val="21"/>
                  <w:szCs w:val="21"/>
                </w:rPr>
                <w:delText>qhov siab kawg ntawm</w:delText>
              </w:r>
            </w:del>
            <w:ins w:id="6753" w:author="year" w:date="2021-07-09T07:07:00Z">
              <w:r>
                <w:rPr>
                  <w:sz w:val="21"/>
                  <w:szCs w:val="21"/>
                </w:rPr>
                <w:t xml:space="preserve"> tuav cia kom siab kawg tsis pub dhau</w:t>
              </w:r>
            </w:ins>
            <w:r w:rsidRPr="007C44C4">
              <w:rPr>
                <w:sz w:val="21"/>
                <w:szCs w:val="21"/>
              </w:rPr>
              <w:t xml:space="preserve"> 5% tom qab ntawv</w:t>
            </w:r>
          </w:p>
        </w:tc>
        <w:tc>
          <w:tcPr>
            <w:tcW w:w="7203" w:type="dxa"/>
            <w:tcBorders>
              <w:bottom w:val="nil"/>
            </w:tcBorders>
            <w:shd w:val="clear" w:color="auto" w:fill="F1E4EF"/>
          </w:tcPr>
          <w:p w14:paraId="41CE6238" w14:textId="77777777" w:rsidR="00AD19E5" w:rsidRPr="007C44C4" w:rsidRDefault="00AD19E5" w:rsidP="00AD19E5">
            <w:pPr>
              <w:pStyle w:val="TableParagraph"/>
              <w:spacing w:before="58"/>
              <w:ind w:left="58" w:right="4091"/>
              <w:rPr>
                <w:sz w:val="21"/>
                <w:szCs w:val="21"/>
              </w:rPr>
            </w:pPr>
            <w:del w:id="6754" w:author="year" w:date="2021-07-09T07:08:00Z">
              <w:r w:rsidRPr="007C44C4" w:rsidDel="00117275">
                <w:rPr>
                  <w:sz w:val="21"/>
                  <w:szCs w:val="21"/>
                </w:rPr>
                <w:delText>Yuav tsum tawm mus rau qhov chaw tso neeg tseg khwv nyiaj</w:delText>
              </w:r>
            </w:del>
            <w:ins w:id="6755" w:author="year" w:date="2021-07-09T07:08:00Z">
              <w:r>
                <w:rPr>
                  <w:sz w:val="21"/>
                  <w:szCs w:val="21"/>
                </w:rPr>
                <w:t>Cov tawm ua pab ntawm xyoo</w:t>
              </w:r>
            </w:ins>
            <w:r w:rsidRPr="007C44C4">
              <w:rPr>
                <w:sz w:val="21"/>
                <w:szCs w:val="21"/>
              </w:rPr>
              <w:t xml:space="preserve"> xyoo 2018-19 7.80%</w:t>
            </w:r>
          </w:p>
        </w:tc>
      </w:tr>
      <w:tr w:rsidR="00AD19E5" w14:paraId="1A95E6E1" w14:textId="77777777" w:rsidTr="00AD19E5">
        <w:trPr>
          <w:trHeight w:val="333"/>
        </w:trPr>
        <w:tc>
          <w:tcPr>
            <w:tcW w:w="7197" w:type="dxa"/>
            <w:tcBorders>
              <w:top w:val="nil"/>
              <w:bottom w:val="nil"/>
            </w:tcBorders>
            <w:shd w:val="clear" w:color="auto" w:fill="F1E4EF"/>
          </w:tcPr>
          <w:p w14:paraId="41DA03EF" w14:textId="77777777" w:rsidR="00AD19E5" w:rsidRPr="007C44C4" w:rsidRDefault="00AD19E5" w:rsidP="00AD19E5">
            <w:pPr>
              <w:pStyle w:val="TableParagraph"/>
              <w:spacing w:line="272" w:lineRule="exact"/>
              <w:ind w:left="116"/>
              <w:rPr>
                <w:sz w:val="21"/>
                <w:szCs w:val="21"/>
              </w:rPr>
            </w:pPr>
          </w:p>
        </w:tc>
        <w:tc>
          <w:tcPr>
            <w:tcW w:w="7203" w:type="dxa"/>
            <w:tcBorders>
              <w:top w:val="nil"/>
              <w:bottom w:val="nil"/>
            </w:tcBorders>
            <w:shd w:val="clear" w:color="auto" w:fill="F1E4EF"/>
          </w:tcPr>
          <w:p w14:paraId="63D5C28F" w14:textId="77777777" w:rsidR="00AD19E5" w:rsidRPr="007C44C4" w:rsidRDefault="00AD19E5" w:rsidP="00AD19E5">
            <w:pPr>
              <w:pStyle w:val="TableParagraph"/>
              <w:rPr>
                <w:rFonts w:ascii="Times New Roman"/>
                <w:sz w:val="21"/>
                <w:szCs w:val="21"/>
              </w:rPr>
            </w:pPr>
          </w:p>
        </w:tc>
      </w:tr>
      <w:tr w:rsidR="00AD19E5" w14:paraId="6C8CE8EA" w14:textId="77777777" w:rsidTr="00AD19E5">
        <w:trPr>
          <w:trHeight w:val="333"/>
        </w:trPr>
        <w:tc>
          <w:tcPr>
            <w:tcW w:w="7197" w:type="dxa"/>
            <w:tcBorders>
              <w:top w:val="nil"/>
              <w:bottom w:val="nil"/>
            </w:tcBorders>
            <w:shd w:val="clear" w:color="auto" w:fill="F1E4EF"/>
          </w:tcPr>
          <w:p w14:paraId="03C7140B" w14:textId="77777777" w:rsidR="00AD19E5" w:rsidRPr="007C44C4" w:rsidRDefault="00AD19E5" w:rsidP="00AD19E5">
            <w:pPr>
              <w:pStyle w:val="TableParagraph"/>
              <w:spacing w:before="53" w:line="260" w:lineRule="exact"/>
              <w:ind w:left="116"/>
              <w:rPr>
                <w:b/>
                <w:sz w:val="21"/>
                <w:szCs w:val="21"/>
              </w:rPr>
            </w:pPr>
            <w:r w:rsidRPr="007C44C4">
              <w:rPr>
                <w:b/>
                <w:sz w:val="21"/>
                <w:szCs w:val="21"/>
              </w:rPr>
              <w:t>Xyoo 19-20</w:t>
            </w:r>
          </w:p>
        </w:tc>
        <w:tc>
          <w:tcPr>
            <w:tcW w:w="7203" w:type="dxa"/>
            <w:tcBorders>
              <w:top w:val="nil"/>
              <w:bottom w:val="nil"/>
            </w:tcBorders>
            <w:shd w:val="clear" w:color="auto" w:fill="F1E4EF"/>
          </w:tcPr>
          <w:p w14:paraId="0758965C" w14:textId="77777777" w:rsidR="00AD19E5" w:rsidRPr="007C44C4" w:rsidRDefault="00AD19E5" w:rsidP="00AD19E5">
            <w:pPr>
              <w:pStyle w:val="TableParagraph"/>
              <w:rPr>
                <w:rFonts w:ascii="Times New Roman"/>
                <w:sz w:val="21"/>
                <w:szCs w:val="21"/>
              </w:rPr>
            </w:pPr>
          </w:p>
        </w:tc>
      </w:tr>
      <w:tr w:rsidR="00AD19E5" w14:paraId="14FE613F" w14:textId="77777777" w:rsidTr="00AD19E5">
        <w:trPr>
          <w:trHeight w:val="333"/>
        </w:trPr>
        <w:tc>
          <w:tcPr>
            <w:tcW w:w="7197" w:type="dxa"/>
            <w:tcBorders>
              <w:top w:val="nil"/>
              <w:bottom w:val="nil"/>
            </w:tcBorders>
            <w:shd w:val="clear" w:color="auto" w:fill="F1E4EF"/>
          </w:tcPr>
          <w:p w14:paraId="74D03A43" w14:textId="77777777" w:rsidR="00AD19E5" w:rsidRPr="007C44C4" w:rsidRDefault="00AD19E5" w:rsidP="00AD19E5">
            <w:pPr>
              <w:pStyle w:val="TableParagraph"/>
              <w:spacing w:line="272" w:lineRule="exact"/>
              <w:ind w:left="116"/>
              <w:rPr>
                <w:sz w:val="21"/>
                <w:szCs w:val="21"/>
              </w:rPr>
            </w:pPr>
            <w:r w:rsidRPr="007C44C4">
              <w:rPr>
                <w:sz w:val="21"/>
                <w:szCs w:val="21"/>
              </w:rPr>
              <w:t>5.5%</w:t>
            </w:r>
          </w:p>
        </w:tc>
        <w:tc>
          <w:tcPr>
            <w:tcW w:w="7203" w:type="dxa"/>
            <w:tcBorders>
              <w:top w:val="nil"/>
              <w:bottom w:val="nil"/>
            </w:tcBorders>
            <w:shd w:val="clear" w:color="auto" w:fill="F1E4EF"/>
          </w:tcPr>
          <w:p w14:paraId="735813D9" w14:textId="77777777" w:rsidR="00AD19E5" w:rsidRPr="007C44C4" w:rsidRDefault="00AD19E5" w:rsidP="00AD19E5">
            <w:pPr>
              <w:pStyle w:val="TableParagraph"/>
              <w:rPr>
                <w:rFonts w:ascii="Times New Roman"/>
                <w:sz w:val="21"/>
                <w:szCs w:val="21"/>
              </w:rPr>
            </w:pPr>
          </w:p>
        </w:tc>
      </w:tr>
      <w:tr w:rsidR="00AD19E5" w14:paraId="0E50AC9F" w14:textId="77777777" w:rsidTr="00AD19E5">
        <w:trPr>
          <w:trHeight w:val="333"/>
        </w:trPr>
        <w:tc>
          <w:tcPr>
            <w:tcW w:w="7197" w:type="dxa"/>
            <w:tcBorders>
              <w:top w:val="nil"/>
              <w:bottom w:val="nil"/>
            </w:tcBorders>
            <w:shd w:val="clear" w:color="auto" w:fill="F1E4EF"/>
          </w:tcPr>
          <w:p w14:paraId="7DE579A3" w14:textId="77777777" w:rsidR="00AD19E5" w:rsidRPr="007C44C4" w:rsidRDefault="00AD19E5" w:rsidP="00AD19E5">
            <w:pPr>
              <w:pStyle w:val="TableParagraph"/>
              <w:spacing w:before="53" w:line="260" w:lineRule="exact"/>
              <w:ind w:left="116"/>
              <w:rPr>
                <w:b/>
                <w:sz w:val="21"/>
                <w:szCs w:val="21"/>
              </w:rPr>
            </w:pPr>
            <w:r w:rsidRPr="007C44C4">
              <w:rPr>
                <w:b/>
                <w:sz w:val="21"/>
                <w:szCs w:val="21"/>
              </w:rPr>
              <w:t>Lub hauv paus</w:t>
            </w:r>
          </w:p>
        </w:tc>
        <w:tc>
          <w:tcPr>
            <w:tcW w:w="7203" w:type="dxa"/>
            <w:tcBorders>
              <w:top w:val="nil"/>
              <w:bottom w:val="nil"/>
            </w:tcBorders>
            <w:shd w:val="clear" w:color="auto" w:fill="F1E4EF"/>
          </w:tcPr>
          <w:p w14:paraId="6778548E" w14:textId="77777777" w:rsidR="00AD19E5" w:rsidRPr="007C44C4" w:rsidRDefault="00AD19E5" w:rsidP="00AD19E5">
            <w:pPr>
              <w:pStyle w:val="TableParagraph"/>
              <w:rPr>
                <w:rFonts w:ascii="Times New Roman"/>
                <w:sz w:val="21"/>
                <w:szCs w:val="21"/>
              </w:rPr>
            </w:pPr>
          </w:p>
        </w:tc>
      </w:tr>
      <w:tr w:rsidR="00AD19E5" w14:paraId="5072B232" w14:textId="77777777" w:rsidTr="00AD19E5">
        <w:trPr>
          <w:trHeight w:val="275"/>
        </w:trPr>
        <w:tc>
          <w:tcPr>
            <w:tcW w:w="7197" w:type="dxa"/>
            <w:tcBorders>
              <w:top w:val="nil"/>
              <w:bottom w:val="nil"/>
            </w:tcBorders>
            <w:shd w:val="clear" w:color="auto" w:fill="F1E4EF"/>
          </w:tcPr>
          <w:p w14:paraId="47FB0BDB" w14:textId="77777777" w:rsidR="00AD19E5" w:rsidRPr="007C44C4" w:rsidRDefault="00AD19E5" w:rsidP="00AD19E5">
            <w:pPr>
              <w:pStyle w:val="TableParagraph"/>
              <w:spacing w:line="256" w:lineRule="exact"/>
              <w:ind w:left="116"/>
              <w:rPr>
                <w:sz w:val="21"/>
                <w:szCs w:val="21"/>
              </w:rPr>
            </w:pPr>
            <w:r w:rsidRPr="007C44C4">
              <w:rPr>
                <w:sz w:val="21"/>
                <w:szCs w:val="21"/>
              </w:rPr>
              <w:t>Xyoo 2015--2016</w:t>
            </w:r>
          </w:p>
        </w:tc>
        <w:tc>
          <w:tcPr>
            <w:tcW w:w="7203" w:type="dxa"/>
            <w:tcBorders>
              <w:top w:val="nil"/>
              <w:bottom w:val="nil"/>
            </w:tcBorders>
            <w:shd w:val="clear" w:color="auto" w:fill="F1E4EF"/>
          </w:tcPr>
          <w:p w14:paraId="05029DF7" w14:textId="77777777" w:rsidR="00AD19E5" w:rsidRPr="007C44C4" w:rsidRDefault="00AD19E5" w:rsidP="00AD19E5">
            <w:pPr>
              <w:pStyle w:val="TableParagraph"/>
              <w:rPr>
                <w:rFonts w:ascii="Times New Roman"/>
                <w:sz w:val="21"/>
                <w:szCs w:val="21"/>
              </w:rPr>
            </w:pPr>
          </w:p>
        </w:tc>
      </w:tr>
      <w:tr w:rsidR="00AD19E5" w14:paraId="0D84CEB9" w14:textId="77777777" w:rsidTr="00AD19E5">
        <w:trPr>
          <w:trHeight w:val="548"/>
        </w:trPr>
        <w:tc>
          <w:tcPr>
            <w:tcW w:w="7197" w:type="dxa"/>
            <w:tcBorders>
              <w:top w:val="nil"/>
            </w:tcBorders>
            <w:shd w:val="clear" w:color="auto" w:fill="F1E4EF"/>
          </w:tcPr>
          <w:p w14:paraId="5B2AFB1C" w14:textId="77777777" w:rsidR="00AD19E5" w:rsidRPr="007C44C4" w:rsidRDefault="00AD19E5" w:rsidP="00AD19E5">
            <w:pPr>
              <w:pStyle w:val="TableParagraph"/>
              <w:spacing w:line="272" w:lineRule="exact"/>
              <w:ind w:left="116"/>
              <w:rPr>
                <w:sz w:val="21"/>
                <w:szCs w:val="21"/>
              </w:rPr>
            </w:pPr>
            <w:r w:rsidRPr="007C44C4">
              <w:rPr>
                <w:sz w:val="21"/>
                <w:szCs w:val="21"/>
              </w:rPr>
              <w:t>8.5%</w:t>
            </w:r>
          </w:p>
        </w:tc>
        <w:tc>
          <w:tcPr>
            <w:tcW w:w="7203" w:type="dxa"/>
            <w:tcBorders>
              <w:top w:val="nil"/>
            </w:tcBorders>
            <w:shd w:val="clear" w:color="auto" w:fill="F1E4EF"/>
          </w:tcPr>
          <w:p w14:paraId="1AF03DF0" w14:textId="77777777" w:rsidR="00AD19E5" w:rsidRPr="007C44C4" w:rsidRDefault="00AD19E5" w:rsidP="00AD19E5">
            <w:pPr>
              <w:pStyle w:val="TableParagraph"/>
              <w:rPr>
                <w:rFonts w:ascii="Times New Roman"/>
                <w:sz w:val="21"/>
                <w:szCs w:val="21"/>
              </w:rPr>
            </w:pPr>
          </w:p>
        </w:tc>
      </w:tr>
      <w:tr w:rsidR="00AD19E5" w14:paraId="49F381A3" w14:textId="77777777" w:rsidTr="00AD19E5">
        <w:trPr>
          <w:trHeight w:val="667"/>
        </w:trPr>
        <w:tc>
          <w:tcPr>
            <w:tcW w:w="7197" w:type="dxa"/>
            <w:shd w:val="clear" w:color="auto" w:fill="F1E4EF"/>
          </w:tcPr>
          <w:p w14:paraId="3AFB3AF7" w14:textId="77777777" w:rsidR="00AD19E5" w:rsidRPr="007C44C4" w:rsidRDefault="00AD19E5" w:rsidP="00AD19E5">
            <w:pPr>
              <w:pStyle w:val="TableParagraph"/>
              <w:spacing w:before="116"/>
              <w:ind w:left="116"/>
              <w:rPr>
                <w:b/>
                <w:sz w:val="21"/>
                <w:szCs w:val="21"/>
              </w:rPr>
            </w:pPr>
            <w:r w:rsidRPr="007C44C4">
              <w:rPr>
                <w:b/>
                <w:sz w:val="21"/>
                <w:szCs w:val="21"/>
              </w:rPr>
              <w:t>Cov Cuab Yeej Ntsuas / Qhov Ntsuas</w:t>
            </w:r>
          </w:p>
          <w:p w14:paraId="5311F291" w14:textId="77777777" w:rsidR="00AD19E5" w:rsidRPr="007C44C4" w:rsidRDefault="00AD19E5" w:rsidP="00AD19E5">
            <w:pPr>
              <w:pStyle w:val="TableParagraph"/>
              <w:spacing w:line="256" w:lineRule="exact"/>
              <w:ind w:left="116"/>
              <w:rPr>
                <w:sz w:val="21"/>
                <w:szCs w:val="21"/>
              </w:rPr>
            </w:pPr>
            <w:del w:id="6756" w:author="year" w:date="2021-07-09T07:09:00Z">
              <w:r w:rsidRPr="007C44C4" w:rsidDel="00117275">
                <w:rPr>
                  <w:sz w:val="21"/>
                  <w:szCs w:val="21"/>
                </w:rPr>
                <w:delText xml:space="preserve">Tus nqi rau </w:delText>
              </w:r>
            </w:del>
            <w:r w:rsidRPr="007C44C4">
              <w:rPr>
                <w:sz w:val="21"/>
                <w:szCs w:val="21"/>
              </w:rPr>
              <w:t>kev ncua ntawv yuav txo qis yam tsawg kawg ntawm</w:t>
            </w:r>
          </w:p>
        </w:tc>
        <w:tc>
          <w:tcPr>
            <w:tcW w:w="7203" w:type="dxa"/>
            <w:shd w:val="clear" w:color="auto" w:fill="F1E4EF"/>
          </w:tcPr>
          <w:p w14:paraId="72938089" w14:textId="77777777" w:rsidR="00AD19E5" w:rsidRPr="007C44C4" w:rsidRDefault="00AD19E5" w:rsidP="00AD19E5">
            <w:pPr>
              <w:pStyle w:val="TableParagraph"/>
              <w:spacing w:before="58"/>
              <w:ind w:left="58"/>
              <w:rPr>
                <w:sz w:val="21"/>
                <w:szCs w:val="21"/>
              </w:rPr>
            </w:pPr>
            <w:r w:rsidRPr="007C44C4">
              <w:rPr>
                <w:sz w:val="21"/>
                <w:szCs w:val="21"/>
              </w:rPr>
              <w:t>Raug tshem tawm tsis ntxiv xyoo 2019-20</w:t>
            </w:r>
          </w:p>
          <w:p w14:paraId="1FB6FC23" w14:textId="77777777" w:rsidR="00AD19E5" w:rsidRPr="007C44C4" w:rsidRDefault="00AD19E5" w:rsidP="00AD19E5">
            <w:pPr>
              <w:pStyle w:val="TableParagraph"/>
              <w:ind w:left="58"/>
              <w:rPr>
                <w:sz w:val="21"/>
                <w:szCs w:val="21"/>
              </w:rPr>
            </w:pPr>
            <w:r w:rsidRPr="007C44C4">
              <w:rPr>
                <w:sz w:val="21"/>
                <w:szCs w:val="21"/>
              </w:rPr>
              <w:t>6.3%</w:t>
            </w:r>
          </w:p>
        </w:tc>
      </w:tr>
    </w:tbl>
    <w:p w14:paraId="1DC12987" w14:textId="77777777" w:rsidR="00AD19E5" w:rsidRDefault="00AD19E5" w:rsidP="00AD19E5">
      <w:pPr>
        <w:rPr>
          <w:sz w:val="24"/>
        </w:rPr>
        <w:sectPr w:rsidR="00AD19E5">
          <w:pgSz w:w="15840" w:h="12240" w:orient="landscape"/>
          <w:pgMar w:top="720" w:right="600" w:bottom="720" w:left="600" w:header="0" w:footer="528" w:gutter="0"/>
          <w:cols w:space="720"/>
        </w:sectPr>
      </w:pPr>
    </w:p>
    <w:tbl>
      <w:tblPr>
        <w:tblW w:w="0" w:type="auto"/>
        <w:tblInd w:w="120" w:type="dxa"/>
        <w:tblBorders>
          <w:top w:val="single" w:sz="2" w:space="0" w:color="D5ABFF"/>
          <w:left w:val="single" w:sz="2" w:space="0" w:color="D5ABFF"/>
          <w:bottom w:val="single" w:sz="2" w:space="0" w:color="D5ABFF"/>
          <w:right w:val="single" w:sz="2" w:space="0" w:color="D5ABFF"/>
          <w:insideH w:val="single" w:sz="2" w:space="0" w:color="D5ABFF"/>
          <w:insideV w:val="single" w:sz="2" w:space="0" w:color="D5ABFF"/>
        </w:tblBorders>
        <w:tblLayout w:type="fixed"/>
        <w:tblCellMar>
          <w:left w:w="0" w:type="dxa"/>
          <w:right w:w="0" w:type="dxa"/>
        </w:tblCellMar>
        <w:tblLook w:val="01E0" w:firstRow="1" w:lastRow="1" w:firstColumn="1" w:lastColumn="1" w:noHBand="0" w:noVBand="0"/>
      </w:tblPr>
      <w:tblGrid>
        <w:gridCol w:w="7197"/>
        <w:gridCol w:w="7203"/>
      </w:tblGrid>
      <w:tr w:rsidR="00AD19E5" w14:paraId="1F6ABEAE" w14:textId="77777777" w:rsidTr="00AD19E5">
        <w:trPr>
          <w:trHeight w:val="417"/>
        </w:trPr>
        <w:tc>
          <w:tcPr>
            <w:tcW w:w="7197" w:type="dxa"/>
          </w:tcPr>
          <w:p w14:paraId="1662D552" w14:textId="77777777" w:rsidR="00AD19E5" w:rsidRPr="00F657BE" w:rsidRDefault="00AD19E5" w:rsidP="00AD19E5">
            <w:pPr>
              <w:pStyle w:val="TableParagraph"/>
              <w:spacing w:before="100"/>
              <w:ind w:right="3036"/>
              <w:rPr>
                <w:b/>
              </w:rPr>
            </w:pPr>
            <w:r w:rsidRPr="00F657BE">
              <w:rPr>
                <w:b/>
              </w:rPr>
              <w:lastRenderedPageBreak/>
              <w:t>Cia Siab Tias</w:t>
            </w:r>
          </w:p>
        </w:tc>
        <w:tc>
          <w:tcPr>
            <w:tcW w:w="7203" w:type="dxa"/>
          </w:tcPr>
          <w:p w14:paraId="689E63E2" w14:textId="77777777" w:rsidR="00AD19E5" w:rsidRPr="00F657BE" w:rsidRDefault="00AD19E5" w:rsidP="00AD19E5">
            <w:pPr>
              <w:pStyle w:val="TableParagraph"/>
              <w:spacing w:before="100"/>
              <w:ind w:right="3207"/>
              <w:rPr>
                <w:b/>
              </w:rPr>
            </w:pPr>
            <w:r w:rsidRPr="00F657BE">
              <w:rPr>
                <w:b/>
              </w:rPr>
              <w:t>Tiag Tiag</w:t>
            </w:r>
          </w:p>
        </w:tc>
      </w:tr>
      <w:tr w:rsidR="00AD19E5" w14:paraId="7D2BB8E2" w14:textId="77777777" w:rsidTr="00AD19E5">
        <w:trPr>
          <w:trHeight w:val="588"/>
        </w:trPr>
        <w:tc>
          <w:tcPr>
            <w:tcW w:w="7197" w:type="dxa"/>
            <w:tcBorders>
              <w:bottom w:val="nil"/>
            </w:tcBorders>
            <w:shd w:val="clear" w:color="auto" w:fill="F1E4EF"/>
          </w:tcPr>
          <w:p w14:paraId="5D21CA10" w14:textId="77777777" w:rsidR="00AD19E5" w:rsidRPr="00344741" w:rsidRDefault="00AD19E5" w:rsidP="00AD19E5">
            <w:pPr>
              <w:pStyle w:val="TableParagraph"/>
              <w:spacing w:before="116"/>
              <w:ind w:left="116"/>
              <w:rPr>
                <w:sz w:val="21"/>
                <w:szCs w:val="21"/>
              </w:rPr>
            </w:pPr>
            <w:r w:rsidRPr="00344741">
              <w:rPr>
                <w:sz w:val="21"/>
                <w:szCs w:val="21"/>
              </w:rPr>
              <w:t xml:space="preserve">0.3% ib xyoos thiab </w:t>
            </w:r>
            <w:del w:id="6757" w:author="year" w:date="2021-07-09T07:10:00Z">
              <w:r w:rsidRPr="00344741" w:rsidDel="00117275">
                <w:rPr>
                  <w:sz w:val="21"/>
                  <w:szCs w:val="21"/>
                </w:rPr>
                <w:delText xml:space="preserve">khaws </w:delText>
              </w:r>
            </w:del>
            <w:ins w:id="6758" w:author="year" w:date="2021-07-09T07:10:00Z">
              <w:r>
                <w:rPr>
                  <w:sz w:val="21"/>
                  <w:szCs w:val="21"/>
                </w:rPr>
                <w:t>tuav</w:t>
              </w:r>
              <w:r w:rsidRPr="00344741">
                <w:rPr>
                  <w:sz w:val="21"/>
                  <w:szCs w:val="21"/>
                </w:rPr>
                <w:t xml:space="preserve"> </w:t>
              </w:r>
            </w:ins>
            <w:r w:rsidRPr="00344741">
              <w:rPr>
                <w:sz w:val="21"/>
                <w:szCs w:val="21"/>
              </w:rPr>
              <w:t>cia tsawg kawg ntawm 2.5% tom qab ntawv.</w:t>
            </w:r>
          </w:p>
        </w:tc>
        <w:tc>
          <w:tcPr>
            <w:tcW w:w="7203" w:type="dxa"/>
            <w:vMerge w:val="restart"/>
            <w:shd w:val="clear" w:color="auto" w:fill="F1E4EF"/>
          </w:tcPr>
          <w:p w14:paraId="7451B222" w14:textId="77777777" w:rsidR="00AD19E5" w:rsidRPr="00344741" w:rsidRDefault="00AD19E5" w:rsidP="00AD19E5">
            <w:pPr>
              <w:pStyle w:val="TableParagraph"/>
              <w:rPr>
                <w:rFonts w:ascii="Times New Roman"/>
                <w:sz w:val="21"/>
                <w:szCs w:val="21"/>
              </w:rPr>
            </w:pPr>
          </w:p>
        </w:tc>
      </w:tr>
      <w:tr w:rsidR="00AD19E5" w14:paraId="2E2C41DF" w14:textId="77777777" w:rsidTr="00AD19E5">
        <w:trPr>
          <w:trHeight w:val="466"/>
        </w:trPr>
        <w:tc>
          <w:tcPr>
            <w:tcW w:w="7197" w:type="dxa"/>
            <w:tcBorders>
              <w:top w:val="nil"/>
              <w:bottom w:val="nil"/>
            </w:tcBorders>
            <w:shd w:val="clear" w:color="auto" w:fill="F1E4EF"/>
          </w:tcPr>
          <w:p w14:paraId="1160C418" w14:textId="77777777" w:rsidR="00AD19E5" w:rsidRPr="00344741" w:rsidRDefault="00AD19E5" w:rsidP="00AD19E5">
            <w:pPr>
              <w:pStyle w:val="TableParagraph"/>
              <w:spacing w:before="189" w:line="257" w:lineRule="exact"/>
              <w:ind w:left="116"/>
              <w:rPr>
                <w:b/>
                <w:sz w:val="21"/>
                <w:szCs w:val="21"/>
              </w:rPr>
            </w:pPr>
            <w:r w:rsidRPr="00344741">
              <w:rPr>
                <w:b/>
                <w:sz w:val="21"/>
                <w:szCs w:val="21"/>
              </w:rPr>
              <w:t>Xyoo 19-20</w:t>
            </w:r>
          </w:p>
        </w:tc>
        <w:tc>
          <w:tcPr>
            <w:tcW w:w="7203" w:type="dxa"/>
            <w:vMerge/>
            <w:tcBorders>
              <w:top w:val="nil"/>
            </w:tcBorders>
            <w:shd w:val="clear" w:color="auto" w:fill="F1E4EF"/>
          </w:tcPr>
          <w:p w14:paraId="484F8849" w14:textId="77777777" w:rsidR="00AD19E5" w:rsidRPr="00344741" w:rsidRDefault="00AD19E5" w:rsidP="00AD19E5">
            <w:pPr>
              <w:rPr>
                <w:sz w:val="21"/>
                <w:szCs w:val="21"/>
              </w:rPr>
            </w:pPr>
          </w:p>
        </w:tc>
      </w:tr>
      <w:tr w:rsidR="00AD19E5" w14:paraId="40EAF15F" w14:textId="77777777" w:rsidTr="00AD19E5">
        <w:trPr>
          <w:trHeight w:val="328"/>
        </w:trPr>
        <w:tc>
          <w:tcPr>
            <w:tcW w:w="7197" w:type="dxa"/>
            <w:tcBorders>
              <w:top w:val="nil"/>
              <w:bottom w:val="nil"/>
            </w:tcBorders>
            <w:shd w:val="clear" w:color="auto" w:fill="F1E4EF"/>
          </w:tcPr>
          <w:p w14:paraId="72E7CA52" w14:textId="77777777" w:rsidR="00AD19E5" w:rsidRPr="00344741" w:rsidRDefault="00AD19E5" w:rsidP="00AD19E5">
            <w:pPr>
              <w:pStyle w:val="TableParagraph"/>
              <w:spacing w:line="270" w:lineRule="exact"/>
              <w:ind w:left="116"/>
              <w:rPr>
                <w:sz w:val="21"/>
                <w:szCs w:val="21"/>
              </w:rPr>
            </w:pPr>
            <w:r w:rsidRPr="00344741">
              <w:rPr>
                <w:sz w:val="21"/>
                <w:szCs w:val="21"/>
              </w:rPr>
              <w:t>6.2%</w:t>
            </w:r>
          </w:p>
        </w:tc>
        <w:tc>
          <w:tcPr>
            <w:tcW w:w="7203" w:type="dxa"/>
            <w:vMerge/>
            <w:tcBorders>
              <w:top w:val="nil"/>
            </w:tcBorders>
            <w:shd w:val="clear" w:color="auto" w:fill="F1E4EF"/>
          </w:tcPr>
          <w:p w14:paraId="4149A27A" w14:textId="77777777" w:rsidR="00AD19E5" w:rsidRPr="00344741" w:rsidRDefault="00AD19E5" w:rsidP="00AD19E5">
            <w:pPr>
              <w:rPr>
                <w:sz w:val="21"/>
                <w:szCs w:val="21"/>
              </w:rPr>
            </w:pPr>
          </w:p>
        </w:tc>
      </w:tr>
      <w:tr w:rsidR="00AD19E5" w14:paraId="16A21335" w14:textId="77777777" w:rsidTr="00AD19E5">
        <w:trPr>
          <w:trHeight w:val="328"/>
        </w:trPr>
        <w:tc>
          <w:tcPr>
            <w:tcW w:w="7197" w:type="dxa"/>
            <w:tcBorders>
              <w:top w:val="nil"/>
              <w:bottom w:val="nil"/>
            </w:tcBorders>
            <w:shd w:val="clear" w:color="auto" w:fill="F1E4EF"/>
          </w:tcPr>
          <w:p w14:paraId="103A9531" w14:textId="77777777" w:rsidR="00AD19E5" w:rsidRPr="00344741" w:rsidRDefault="00AD19E5" w:rsidP="00AD19E5">
            <w:pPr>
              <w:pStyle w:val="TableParagraph"/>
              <w:spacing w:before="51" w:line="257" w:lineRule="exact"/>
              <w:ind w:left="116"/>
              <w:rPr>
                <w:b/>
                <w:sz w:val="21"/>
                <w:szCs w:val="21"/>
              </w:rPr>
            </w:pPr>
            <w:r w:rsidRPr="00344741">
              <w:rPr>
                <w:b/>
                <w:sz w:val="21"/>
                <w:szCs w:val="21"/>
              </w:rPr>
              <w:t>Lub hauv paus</w:t>
            </w:r>
          </w:p>
        </w:tc>
        <w:tc>
          <w:tcPr>
            <w:tcW w:w="7203" w:type="dxa"/>
            <w:vMerge/>
            <w:tcBorders>
              <w:top w:val="nil"/>
            </w:tcBorders>
            <w:shd w:val="clear" w:color="auto" w:fill="F1E4EF"/>
          </w:tcPr>
          <w:p w14:paraId="327A3DD0" w14:textId="77777777" w:rsidR="00AD19E5" w:rsidRPr="00344741" w:rsidRDefault="00AD19E5" w:rsidP="00AD19E5">
            <w:pPr>
              <w:rPr>
                <w:sz w:val="21"/>
                <w:szCs w:val="21"/>
              </w:rPr>
            </w:pPr>
          </w:p>
        </w:tc>
      </w:tr>
      <w:tr w:rsidR="00AD19E5" w14:paraId="6147E202" w14:textId="77777777" w:rsidTr="00AD19E5">
        <w:trPr>
          <w:trHeight w:val="270"/>
        </w:trPr>
        <w:tc>
          <w:tcPr>
            <w:tcW w:w="7197" w:type="dxa"/>
            <w:tcBorders>
              <w:top w:val="nil"/>
              <w:bottom w:val="nil"/>
            </w:tcBorders>
            <w:shd w:val="clear" w:color="auto" w:fill="F1E4EF"/>
          </w:tcPr>
          <w:p w14:paraId="62C78609" w14:textId="77777777" w:rsidR="00AD19E5" w:rsidRPr="00344741" w:rsidRDefault="00AD19E5" w:rsidP="00AD19E5">
            <w:pPr>
              <w:pStyle w:val="TableParagraph"/>
              <w:spacing w:line="251" w:lineRule="exact"/>
              <w:ind w:left="116"/>
              <w:rPr>
                <w:sz w:val="21"/>
                <w:szCs w:val="21"/>
              </w:rPr>
            </w:pPr>
            <w:r w:rsidRPr="00344741">
              <w:rPr>
                <w:sz w:val="21"/>
                <w:szCs w:val="21"/>
              </w:rPr>
              <w:t>Xyoo 2016--17</w:t>
            </w:r>
          </w:p>
        </w:tc>
        <w:tc>
          <w:tcPr>
            <w:tcW w:w="7203" w:type="dxa"/>
            <w:vMerge/>
            <w:tcBorders>
              <w:top w:val="nil"/>
            </w:tcBorders>
            <w:shd w:val="clear" w:color="auto" w:fill="F1E4EF"/>
          </w:tcPr>
          <w:p w14:paraId="1B6DE070" w14:textId="77777777" w:rsidR="00AD19E5" w:rsidRPr="00344741" w:rsidRDefault="00AD19E5" w:rsidP="00AD19E5">
            <w:pPr>
              <w:rPr>
                <w:sz w:val="21"/>
                <w:szCs w:val="21"/>
              </w:rPr>
            </w:pPr>
          </w:p>
        </w:tc>
      </w:tr>
      <w:tr w:rsidR="00AD19E5" w14:paraId="5073C83C" w14:textId="77777777" w:rsidTr="00AD19E5">
        <w:trPr>
          <w:trHeight w:val="545"/>
        </w:trPr>
        <w:tc>
          <w:tcPr>
            <w:tcW w:w="7197" w:type="dxa"/>
            <w:tcBorders>
              <w:top w:val="nil"/>
            </w:tcBorders>
            <w:shd w:val="clear" w:color="auto" w:fill="F1E4EF"/>
          </w:tcPr>
          <w:p w14:paraId="1DB63ED8" w14:textId="77777777" w:rsidR="00AD19E5" w:rsidRPr="00344741" w:rsidRDefault="00AD19E5" w:rsidP="00AD19E5">
            <w:pPr>
              <w:pStyle w:val="TableParagraph"/>
              <w:spacing w:line="270" w:lineRule="exact"/>
              <w:ind w:left="116"/>
              <w:rPr>
                <w:sz w:val="21"/>
                <w:szCs w:val="21"/>
              </w:rPr>
            </w:pPr>
            <w:r w:rsidRPr="00344741">
              <w:rPr>
                <w:sz w:val="21"/>
                <w:szCs w:val="21"/>
              </w:rPr>
              <w:t>7.1%</w:t>
            </w:r>
          </w:p>
        </w:tc>
        <w:tc>
          <w:tcPr>
            <w:tcW w:w="7203" w:type="dxa"/>
            <w:vMerge/>
            <w:tcBorders>
              <w:top w:val="nil"/>
            </w:tcBorders>
            <w:shd w:val="clear" w:color="auto" w:fill="F1E4EF"/>
          </w:tcPr>
          <w:p w14:paraId="7395AF52" w14:textId="77777777" w:rsidR="00AD19E5" w:rsidRPr="00344741" w:rsidRDefault="00AD19E5" w:rsidP="00AD19E5">
            <w:pPr>
              <w:rPr>
                <w:sz w:val="21"/>
                <w:szCs w:val="21"/>
              </w:rPr>
            </w:pPr>
          </w:p>
        </w:tc>
      </w:tr>
      <w:tr w:rsidR="00AD19E5" w14:paraId="58295DCE" w14:textId="77777777" w:rsidTr="00AD19E5">
        <w:trPr>
          <w:trHeight w:val="729"/>
        </w:trPr>
        <w:tc>
          <w:tcPr>
            <w:tcW w:w="7197" w:type="dxa"/>
            <w:tcBorders>
              <w:bottom w:val="nil"/>
            </w:tcBorders>
            <w:shd w:val="clear" w:color="auto" w:fill="F1E4EF"/>
          </w:tcPr>
          <w:p w14:paraId="04D591EC" w14:textId="77777777" w:rsidR="00AD19E5" w:rsidRPr="00344741" w:rsidRDefault="00AD19E5" w:rsidP="00AD19E5">
            <w:pPr>
              <w:pStyle w:val="TableParagraph"/>
              <w:spacing w:before="116"/>
              <w:ind w:left="116"/>
              <w:rPr>
                <w:b/>
                <w:sz w:val="21"/>
                <w:szCs w:val="21"/>
              </w:rPr>
            </w:pPr>
            <w:r w:rsidRPr="00344741">
              <w:rPr>
                <w:b/>
                <w:sz w:val="21"/>
                <w:szCs w:val="21"/>
              </w:rPr>
              <w:t>Cov Cuab Yeej Ntsuas / Qhov Ntsuas</w:t>
            </w:r>
          </w:p>
          <w:p w14:paraId="104BC256" w14:textId="77777777" w:rsidR="00AD19E5" w:rsidRPr="00344741" w:rsidRDefault="00AD19E5" w:rsidP="00AD19E5">
            <w:pPr>
              <w:pStyle w:val="TableParagraph"/>
              <w:ind w:left="116"/>
              <w:rPr>
                <w:sz w:val="21"/>
                <w:szCs w:val="21"/>
              </w:rPr>
            </w:pPr>
            <w:del w:id="6759" w:author="year" w:date="2021-07-09T07:12:00Z">
              <w:r w:rsidRPr="00344741" w:rsidDel="00117275">
                <w:rPr>
                  <w:sz w:val="21"/>
                  <w:szCs w:val="21"/>
                </w:rPr>
                <w:delText>Tus nqi laij tawm yuav tswj tau tus Kawm Qib siab kawg</w:delText>
              </w:r>
            </w:del>
            <w:del w:id="6760" w:author="year" w:date="2021-07-09T07:13:00Z">
              <w:r w:rsidRPr="00344741" w:rsidDel="00117275">
                <w:rPr>
                  <w:sz w:val="21"/>
                  <w:szCs w:val="21"/>
                </w:rPr>
                <w:delText xml:space="preserve"> ntawm </w:delText>
              </w:r>
            </w:del>
            <w:ins w:id="6761" w:author="year" w:date="2021-07-09T07:13:00Z">
              <w:r>
                <w:rPr>
                  <w:sz w:val="21"/>
                  <w:szCs w:val="21"/>
                </w:rPr>
                <w:t>Kev ntiab tawm yuav tuav cia kom siab tshaj yog</w:t>
              </w:r>
              <w:r w:rsidRPr="00344741">
                <w:rPr>
                  <w:sz w:val="21"/>
                  <w:szCs w:val="21"/>
                </w:rPr>
                <w:t xml:space="preserve"> </w:t>
              </w:r>
            </w:ins>
            <w:r w:rsidRPr="00344741">
              <w:rPr>
                <w:sz w:val="21"/>
                <w:szCs w:val="21"/>
              </w:rPr>
              <w:t>0.1%</w:t>
            </w:r>
          </w:p>
        </w:tc>
        <w:tc>
          <w:tcPr>
            <w:tcW w:w="7203" w:type="dxa"/>
            <w:tcBorders>
              <w:bottom w:val="nil"/>
            </w:tcBorders>
            <w:shd w:val="clear" w:color="auto" w:fill="F1E4EF"/>
          </w:tcPr>
          <w:p w14:paraId="456B082D" w14:textId="77777777" w:rsidR="00AD19E5" w:rsidRPr="00344741" w:rsidRDefault="00AD19E5" w:rsidP="00AD19E5">
            <w:pPr>
              <w:pStyle w:val="TableParagraph"/>
              <w:spacing w:before="58"/>
              <w:ind w:left="58"/>
              <w:rPr>
                <w:sz w:val="21"/>
                <w:szCs w:val="21"/>
              </w:rPr>
            </w:pPr>
            <w:r w:rsidRPr="00344741">
              <w:rPr>
                <w:sz w:val="21"/>
                <w:szCs w:val="21"/>
              </w:rPr>
              <w:t xml:space="preserve">Tus Lej Rho Tawm </w:t>
            </w:r>
            <w:del w:id="6762" w:author="year" w:date="2021-07-09T07:13:00Z">
              <w:r w:rsidRPr="00344741" w:rsidDel="00FC7699">
                <w:rPr>
                  <w:sz w:val="21"/>
                  <w:szCs w:val="21"/>
                </w:rPr>
                <w:delText xml:space="preserve">Tawm </w:delText>
              </w:r>
            </w:del>
            <w:ins w:id="6763" w:author="year" w:date="2021-07-09T07:13:00Z">
              <w:r>
                <w:rPr>
                  <w:sz w:val="21"/>
                  <w:szCs w:val="21"/>
                </w:rPr>
                <w:t>ntawm</w:t>
              </w:r>
              <w:r w:rsidRPr="00344741">
                <w:rPr>
                  <w:sz w:val="21"/>
                  <w:szCs w:val="21"/>
                </w:rPr>
                <w:t xml:space="preserve"> </w:t>
              </w:r>
            </w:ins>
            <w:r w:rsidRPr="00344741">
              <w:rPr>
                <w:sz w:val="21"/>
                <w:szCs w:val="21"/>
              </w:rPr>
              <w:t>xyoo 2019-20</w:t>
            </w:r>
          </w:p>
          <w:p w14:paraId="36258342" w14:textId="77777777" w:rsidR="00AD19E5" w:rsidRPr="00344741" w:rsidRDefault="00AD19E5" w:rsidP="00AD19E5">
            <w:pPr>
              <w:pStyle w:val="TableParagraph"/>
              <w:ind w:left="58"/>
              <w:rPr>
                <w:sz w:val="21"/>
                <w:szCs w:val="21"/>
              </w:rPr>
            </w:pPr>
            <w:r w:rsidRPr="00344741">
              <w:rPr>
                <w:sz w:val="21"/>
                <w:szCs w:val="21"/>
              </w:rPr>
              <w:t>.02%</w:t>
            </w:r>
          </w:p>
        </w:tc>
      </w:tr>
      <w:tr w:rsidR="00AD19E5" w14:paraId="1947C404" w14:textId="77777777" w:rsidTr="00AD19E5">
        <w:trPr>
          <w:trHeight w:val="333"/>
        </w:trPr>
        <w:tc>
          <w:tcPr>
            <w:tcW w:w="7197" w:type="dxa"/>
            <w:tcBorders>
              <w:top w:val="nil"/>
              <w:bottom w:val="nil"/>
            </w:tcBorders>
            <w:shd w:val="clear" w:color="auto" w:fill="F1E4EF"/>
          </w:tcPr>
          <w:p w14:paraId="46009814" w14:textId="77777777" w:rsidR="00AD19E5" w:rsidRPr="00344741" w:rsidRDefault="00AD19E5" w:rsidP="00AD19E5">
            <w:pPr>
              <w:pStyle w:val="TableParagraph"/>
              <w:spacing w:before="53" w:line="260" w:lineRule="exact"/>
              <w:ind w:left="116"/>
              <w:rPr>
                <w:b/>
                <w:sz w:val="21"/>
                <w:szCs w:val="21"/>
              </w:rPr>
            </w:pPr>
            <w:r w:rsidRPr="00344741">
              <w:rPr>
                <w:b/>
                <w:sz w:val="21"/>
                <w:szCs w:val="21"/>
              </w:rPr>
              <w:t>Xyoo 19-20</w:t>
            </w:r>
          </w:p>
        </w:tc>
        <w:tc>
          <w:tcPr>
            <w:tcW w:w="7203" w:type="dxa"/>
            <w:tcBorders>
              <w:top w:val="nil"/>
              <w:bottom w:val="nil"/>
            </w:tcBorders>
            <w:shd w:val="clear" w:color="auto" w:fill="F1E4EF"/>
          </w:tcPr>
          <w:p w14:paraId="1FD714DA" w14:textId="77777777" w:rsidR="00AD19E5" w:rsidRPr="00344741" w:rsidRDefault="00AD19E5" w:rsidP="00AD19E5">
            <w:pPr>
              <w:pStyle w:val="TableParagraph"/>
              <w:rPr>
                <w:rFonts w:ascii="Times New Roman"/>
                <w:sz w:val="21"/>
                <w:szCs w:val="21"/>
              </w:rPr>
            </w:pPr>
          </w:p>
        </w:tc>
      </w:tr>
      <w:tr w:rsidR="00AD19E5" w14:paraId="2B153358" w14:textId="77777777" w:rsidTr="00AD19E5">
        <w:trPr>
          <w:trHeight w:val="333"/>
        </w:trPr>
        <w:tc>
          <w:tcPr>
            <w:tcW w:w="7197" w:type="dxa"/>
            <w:tcBorders>
              <w:top w:val="nil"/>
              <w:bottom w:val="nil"/>
            </w:tcBorders>
            <w:shd w:val="clear" w:color="auto" w:fill="F1E4EF"/>
          </w:tcPr>
          <w:p w14:paraId="7137989B" w14:textId="77777777" w:rsidR="00AD19E5" w:rsidRPr="00344741" w:rsidRDefault="00AD19E5" w:rsidP="00AD19E5">
            <w:pPr>
              <w:pStyle w:val="TableParagraph"/>
              <w:spacing w:line="272" w:lineRule="exact"/>
              <w:ind w:left="116"/>
              <w:rPr>
                <w:sz w:val="21"/>
                <w:szCs w:val="21"/>
              </w:rPr>
            </w:pPr>
            <w:r w:rsidRPr="00344741">
              <w:rPr>
                <w:sz w:val="21"/>
                <w:szCs w:val="21"/>
              </w:rPr>
              <w:t>0.01%</w:t>
            </w:r>
          </w:p>
        </w:tc>
        <w:tc>
          <w:tcPr>
            <w:tcW w:w="7203" w:type="dxa"/>
            <w:tcBorders>
              <w:top w:val="nil"/>
              <w:bottom w:val="nil"/>
            </w:tcBorders>
            <w:shd w:val="clear" w:color="auto" w:fill="F1E4EF"/>
          </w:tcPr>
          <w:p w14:paraId="7CE65343" w14:textId="77777777" w:rsidR="00AD19E5" w:rsidRPr="00344741" w:rsidRDefault="00AD19E5" w:rsidP="00AD19E5">
            <w:pPr>
              <w:pStyle w:val="TableParagraph"/>
              <w:rPr>
                <w:rFonts w:ascii="Times New Roman"/>
                <w:sz w:val="21"/>
                <w:szCs w:val="21"/>
              </w:rPr>
            </w:pPr>
          </w:p>
        </w:tc>
      </w:tr>
      <w:tr w:rsidR="00AD19E5" w14:paraId="534ABA12" w14:textId="77777777" w:rsidTr="00AD19E5">
        <w:trPr>
          <w:trHeight w:val="333"/>
        </w:trPr>
        <w:tc>
          <w:tcPr>
            <w:tcW w:w="7197" w:type="dxa"/>
            <w:tcBorders>
              <w:top w:val="nil"/>
              <w:bottom w:val="nil"/>
            </w:tcBorders>
            <w:shd w:val="clear" w:color="auto" w:fill="F1E4EF"/>
          </w:tcPr>
          <w:p w14:paraId="675F7023" w14:textId="77777777" w:rsidR="00AD19E5" w:rsidRPr="00344741" w:rsidRDefault="00AD19E5" w:rsidP="00AD19E5">
            <w:pPr>
              <w:pStyle w:val="TableParagraph"/>
              <w:spacing w:before="53" w:line="260" w:lineRule="exact"/>
              <w:ind w:left="116"/>
              <w:rPr>
                <w:b/>
                <w:sz w:val="21"/>
                <w:szCs w:val="21"/>
              </w:rPr>
            </w:pPr>
            <w:r w:rsidRPr="00344741">
              <w:rPr>
                <w:b/>
                <w:sz w:val="21"/>
                <w:szCs w:val="21"/>
              </w:rPr>
              <w:t>Lub hauv paus</w:t>
            </w:r>
          </w:p>
        </w:tc>
        <w:tc>
          <w:tcPr>
            <w:tcW w:w="7203" w:type="dxa"/>
            <w:tcBorders>
              <w:top w:val="nil"/>
              <w:bottom w:val="nil"/>
            </w:tcBorders>
            <w:shd w:val="clear" w:color="auto" w:fill="F1E4EF"/>
          </w:tcPr>
          <w:p w14:paraId="535DDF42" w14:textId="77777777" w:rsidR="00AD19E5" w:rsidRPr="00344741" w:rsidRDefault="00AD19E5" w:rsidP="00AD19E5">
            <w:pPr>
              <w:pStyle w:val="TableParagraph"/>
              <w:rPr>
                <w:rFonts w:ascii="Times New Roman"/>
                <w:sz w:val="21"/>
                <w:szCs w:val="21"/>
              </w:rPr>
            </w:pPr>
          </w:p>
        </w:tc>
      </w:tr>
      <w:tr w:rsidR="00AD19E5" w14:paraId="6CB51581" w14:textId="77777777" w:rsidTr="00AD19E5">
        <w:trPr>
          <w:trHeight w:val="275"/>
        </w:trPr>
        <w:tc>
          <w:tcPr>
            <w:tcW w:w="7197" w:type="dxa"/>
            <w:tcBorders>
              <w:top w:val="nil"/>
              <w:bottom w:val="nil"/>
            </w:tcBorders>
            <w:shd w:val="clear" w:color="auto" w:fill="F1E4EF"/>
          </w:tcPr>
          <w:p w14:paraId="74D12F3C" w14:textId="77777777" w:rsidR="00AD19E5" w:rsidRPr="00344741" w:rsidRDefault="00AD19E5" w:rsidP="00AD19E5">
            <w:pPr>
              <w:pStyle w:val="TableParagraph"/>
              <w:spacing w:line="256" w:lineRule="exact"/>
              <w:ind w:left="116"/>
              <w:rPr>
                <w:sz w:val="21"/>
                <w:szCs w:val="21"/>
              </w:rPr>
            </w:pPr>
            <w:r w:rsidRPr="00344741">
              <w:rPr>
                <w:sz w:val="21"/>
                <w:szCs w:val="21"/>
              </w:rPr>
              <w:t>Xyoo 2016--17</w:t>
            </w:r>
          </w:p>
        </w:tc>
        <w:tc>
          <w:tcPr>
            <w:tcW w:w="7203" w:type="dxa"/>
            <w:tcBorders>
              <w:top w:val="nil"/>
              <w:bottom w:val="nil"/>
            </w:tcBorders>
            <w:shd w:val="clear" w:color="auto" w:fill="F1E4EF"/>
          </w:tcPr>
          <w:p w14:paraId="180E03D1" w14:textId="77777777" w:rsidR="00AD19E5" w:rsidRPr="00344741" w:rsidRDefault="00AD19E5" w:rsidP="00AD19E5">
            <w:pPr>
              <w:pStyle w:val="TableParagraph"/>
              <w:rPr>
                <w:rFonts w:ascii="Times New Roman"/>
                <w:sz w:val="21"/>
                <w:szCs w:val="21"/>
              </w:rPr>
            </w:pPr>
          </w:p>
        </w:tc>
      </w:tr>
      <w:tr w:rsidR="00AD19E5" w14:paraId="01652EC7" w14:textId="77777777" w:rsidTr="00AD19E5">
        <w:trPr>
          <w:trHeight w:val="548"/>
        </w:trPr>
        <w:tc>
          <w:tcPr>
            <w:tcW w:w="7197" w:type="dxa"/>
            <w:tcBorders>
              <w:top w:val="nil"/>
            </w:tcBorders>
            <w:shd w:val="clear" w:color="auto" w:fill="F1E4EF"/>
          </w:tcPr>
          <w:p w14:paraId="7A06F8FC" w14:textId="77777777" w:rsidR="00AD19E5" w:rsidRPr="00344741" w:rsidRDefault="00AD19E5" w:rsidP="00AD19E5">
            <w:pPr>
              <w:pStyle w:val="TableParagraph"/>
              <w:spacing w:line="272" w:lineRule="exact"/>
              <w:ind w:left="116"/>
              <w:rPr>
                <w:sz w:val="21"/>
                <w:szCs w:val="21"/>
              </w:rPr>
            </w:pPr>
            <w:r w:rsidRPr="00344741">
              <w:rPr>
                <w:sz w:val="21"/>
                <w:szCs w:val="21"/>
              </w:rPr>
              <w:t>0.03%</w:t>
            </w:r>
          </w:p>
        </w:tc>
        <w:tc>
          <w:tcPr>
            <w:tcW w:w="7203" w:type="dxa"/>
            <w:tcBorders>
              <w:top w:val="nil"/>
            </w:tcBorders>
            <w:shd w:val="clear" w:color="auto" w:fill="F1E4EF"/>
          </w:tcPr>
          <w:p w14:paraId="788AD6F3" w14:textId="77777777" w:rsidR="00AD19E5" w:rsidRPr="00344741" w:rsidRDefault="00AD19E5" w:rsidP="00AD19E5">
            <w:pPr>
              <w:pStyle w:val="TableParagraph"/>
              <w:rPr>
                <w:rFonts w:ascii="Times New Roman"/>
                <w:sz w:val="21"/>
                <w:szCs w:val="21"/>
              </w:rPr>
            </w:pPr>
          </w:p>
        </w:tc>
      </w:tr>
    </w:tbl>
    <w:p w14:paraId="21C03D92" w14:textId="77777777" w:rsidR="00AD19E5" w:rsidRDefault="00AD19E5" w:rsidP="00AD19E5">
      <w:pPr>
        <w:pStyle w:val="BodyText"/>
        <w:spacing w:before="1"/>
        <w:rPr>
          <w:b/>
          <w:sz w:val="16"/>
        </w:rPr>
      </w:pPr>
    </w:p>
    <w:p w14:paraId="6706C322" w14:textId="77777777" w:rsidR="00AD19E5" w:rsidRPr="00E3059B" w:rsidRDefault="00AD19E5" w:rsidP="00AD19E5">
      <w:pPr>
        <w:spacing w:before="91"/>
        <w:ind w:left="120"/>
        <w:rPr>
          <w:b/>
          <w:sz w:val="26"/>
          <w:szCs w:val="26"/>
        </w:rPr>
      </w:pPr>
      <w:hyperlink r:id="rId69" w:anchor="AUActions">
        <w:r w:rsidRPr="00E3059B">
          <w:rPr>
            <w:b/>
            <w:sz w:val="26"/>
            <w:szCs w:val="26"/>
          </w:rPr>
          <w:t>Cov Kev Ua / Cov Kev Pab Cuam</w:t>
        </w:r>
      </w:hyperlink>
    </w:p>
    <w:tbl>
      <w:tblPr>
        <w:tblW w:w="0" w:type="auto"/>
        <w:tblInd w:w="121" w:type="dxa"/>
        <w:tblBorders>
          <w:top w:val="single" w:sz="2" w:space="0" w:color="D5ABFF"/>
          <w:left w:val="single" w:sz="2" w:space="0" w:color="D5ABFF"/>
          <w:bottom w:val="single" w:sz="2" w:space="0" w:color="D5ABFF"/>
          <w:right w:val="single" w:sz="2" w:space="0" w:color="D5ABFF"/>
          <w:insideH w:val="single" w:sz="2" w:space="0" w:color="D5ABFF"/>
          <w:insideV w:val="single" w:sz="2" w:space="0" w:color="D5ABFF"/>
        </w:tblBorders>
        <w:tblLayout w:type="fixed"/>
        <w:tblCellMar>
          <w:left w:w="0" w:type="dxa"/>
          <w:right w:w="0" w:type="dxa"/>
        </w:tblCellMar>
        <w:tblLook w:val="01E0" w:firstRow="1" w:lastRow="1" w:firstColumn="1" w:lastColumn="1" w:noHBand="0" w:noVBand="0"/>
      </w:tblPr>
      <w:tblGrid>
        <w:gridCol w:w="7200"/>
        <w:gridCol w:w="3601"/>
        <w:gridCol w:w="3598"/>
      </w:tblGrid>
      <w:tr w:rsidR="00AD19E5" w14:paraId="28198849" w14:textId="77777777" w:rsidTr="00AD19E5">
        <w:trPr>
          <w:trHeight w:val="609"/>
        </w:trPr>
        <w:tc>
          <w:tcPr>
            <w:tcW w:w="7200" w:type="dxa"/>
          </w:tcPr>
          <w:p w14:paraId="0978E46E" w14:textId="77777777" w:rsidR="00AD19E5" w:rsidRDefault="00AD19E5" w:rsidP="00AD19E5">
            <w:pPr>
              <w:pStyle w:val="TableParagraph"/>
              <w:spacing w:before="58" w:line="270" w:lineRule="atLeast"/>
              <w:ind w:right="2626"/>
              <w:rPr>
                <w:b/>
                <w:sz w:val="24"/>
              </w:rPr>
            </w:pPr>
            <w:r w:rsidRPr="00B26303">
              <w:rPr>
                <w:b/>
                <w:sz w:val="19"/>
                <w:szCs w:val="19"/>
              </w:rPr>
              <w:t>Cov Kev Npaj Kev Ua/Kev Pab cuam</w:t>
            </w:r>
          </w:p>
        </w:tc>
        <w:tc>
          <w:tcPr>
            <w:tcW w:w="3601" w:type="dxa"/>
          </w:tcPr>
          <w:p w14:paraId="7DE00F7F" w14:textId="77777777" w:rsidR="00AD19E5" w:rsidRDefault="00AD19E5" w:rsidP="00AD19E5">
            <w:pPr>
              <w:pStyle w:val="TableParagraph"/>
              <w:spacing w:before="58" w:line="270" w:lineRule="atLeast"/>
              <w:ind w:right="1016"/>
              <w:rPr>
                <w:b/>
                <w:sz w:val="24"/>
              </w:rPr>
            </w:pPr>
            <w:r w:rsidRPr="00B26303">
              <w:rPr>
                <w:b/>
                <w:sz w:val="19"/>
                <w:szCs w:val="19"/>
              </w:rPr>
              <w:t>Kev Siv Pob Nyiaj</w:t>
            </w:r>
          </w:p>
        </w:tc>
        <w:tc>
          <w:tcPr>
            <w:tcW w:w="3598" w:type="dxa"/>
          </w:tcPr>
          <w:p w14:paraId="17BF7C8A" w14:textId="77777777" w:rsidR="00AD19E5" w:rsidRDefault="00AD19E5" w:rsidP="00AD19E5">
            <w:pPr>
              <w:pStyle w:val="TableParagraph"/>
              <w:spacing w:before="58" w:line="270" w:lineRule="atLeast"/>
              <w:ind w:right="1014"/>
              <w:rPr>
                <w:b/>
                <w:sz w:val="24"/>
              </w:rPr>
            </w:pPr>
            <w:r w:rsidRPr="00B26303">
              <w:rPr>
                <w:b/>
                <w:sz w:val="19"/>
                <w:szCs w:val="19"/>
              </w:rPr>
              <w:t>Kev Siv Nyiaj Tiag</w:t>
            </w:r>
          </w:p>
        </w:tc>
      </w:tr>
      <w:tr w:rsidR="00AD19E5" w14:paraId="2D9103BF" w14:textId="77777777" w:rsidTr="00AD19E5">
        <w:trPr>
          <w:trHeight w:val="683"/>
        </w:trPr>
        <w:tc>
          <w:tcPr>
            <w:tcW w:w="7200" w:type="dxa"/>
            <w:shd w:val="clear" w:color="auto" w:fill="F1E4EF"/>
          </w:tcPr>
          <w:p w14:paraId="768E1D4D" w14:textId="77777777" w:rsidR="00AD19E5" w:rsidRPr="0026745E" w:rsidRDefault="00AD19E5" w:rsidP="00AD19E5">
            <w:pPr>
              <w:pStyle w:val="TableParagraph"/>
              <w:spacing w:before="118"/>
              <w:ind w:left="116" w:right="418"/>
              <w:rPr>
                <w:sz w:val="21"/>
                <w:szCs w:val="21"/>
              </w:rPr>
            </w:pPr>
            <w:r w:rsidRPr="0026745E">
              <w:rPr>
                <w:sz w:val="21"/>
                <w:szCs w:val="21"/>
              </w:rPr>
              <w:t xml:space="preserve">3.1 </w:t>
            </w:r>
            <w:del w:id="6764" w:author="year" w:date="2021-07-09T07:17:00Z">
              <w:r w:rsidRPr="0026745E" w:rsidDel="00FC7699">
                <w:rPr>
                  <w:sz w:val="21"/>
                  <w:szCs w:val="21"/>
                </w:rPr>
                <w:delText xml:space="preserve">Lub Luag </w:delText>
              </w:r>
            </w:del>
            <w:ins w:id="6765" w:author="year" w:date="2021-07-09T07:17:00Z">
              <w:r>
                <w:rPr>
                  <w:sz w:val="21"/>
                  <w:szCs w:val="21"/>
                </w:rPr>
                <w:t xml:space="preserve">Tus kws pab </w:t>
              </w:r>
            </w:ins>
            <w:r w:rsidRPr="0026745E">
              <w:rPr>
                <w:sz w:val="21"/>
                <w:szCs w:val="21"/>
              </w:rPr>
              <w:t xml:space="preserve">Hauj lwm </w:t>
            </w:r>
            <w:del w:id="6766" w:author="year" w:date="2021-07-09T07:17:00Z">
              <w:r w:rsidRPr="0026745E" w:rsidDel="00FC7699">
                <w:rPr>
                  <w:sz w:val="21"/>
                  <w:szCs w:val="21"/>
                </w:rPr>
                <w:delText>Pab cuam</w:delText>
              </w:r>
            </w:del>
            <w:ins w:id="6767" w:author="year" w:date="2021-07-09T07:17:00Z">
              <w:r>
                <w:rPr>
                  <w:sz w:val="21"/>
                  <w:szCs w:val="21"/>
                </w:rPr>
                <w:t xml:space="preserve">qhia tseeb tias cov tsev kawm muaj kev tswj hwm uas yuav tsum tau muaj txhawm rau kom muaj kev ywj pheej rau </w:t>
              </w:r>
            </w:ins>
            <w:ins w:id="6768" w:author="year" w:date="2021-07-09T07:19:00Z">
              <w:r>
                <w:rPr>
                  <w:sz w:val="21"/>
                  <w:szCs w:val="21"/>
                </w:rPr>
                <w:t xml:space="preserve">cov chaw ntawm tsev kawm. </w:t>
              </w:r>
            </w:ins>
            <w:r w:rsidRPr="0026745E">
              <w:rPr>
                <w:sz w:val="21"/>
                <w:szCs w:val="21"/>
              </w:rPr>
              <w:t xml:space="preserve"> </w:t>
            </w:r>
            <w:del w:id="6769" w:author="year" w:date="2021-07-09T07:19:00Z">
              <w:r w:rsidRPr="0026745E" w:rsidDel="00FC7699">
                <w:rPr>
                  <w:sz w:val="21"/>
                  <w:szCs w:val="21"/>
                </w:rPr>
                <w:delText>Ua hauj lwm txhawm rau kom paub meej tias tsev kawm ntawv tau muaj kev saib xyuas tsim nyog los tswj kev nyab xeeb ntawm ib puag ncig tsev kawm ntawv.</w:delText>
              </w:r>
            </w:del>
          </w:p>
        </w:tc>
        <w:tc>
          <w:tcPr>
            <w:tcW w:w="3601" w:type="dxa"/>
            <w:shd w:val="clear" w:color="auto" w:fill="F1E4EF"/>
          </w:tcPr>
          <w:p w14:paraId="4507096F" w14:textId="77777777" w:rsidR="00AD19E5" w:rsidRPr="0026745E" w:rsidDel="00FC7699" w:rsidRDefault="00AD19E5" w:rsidP="00AD19E5">
            <w:pPr>
              <w:pStyle w:val="TableParagraph"/>
              <w:ind w:left="174"/>
              <w:rPr>
                <w:del w:id="6770" w:author="year" w:date="2021-07-09T07:16:00Z"/>
                <w:sz w:val="21"/>
                <w:szCs w:val="21"/>
              </w:rPr>
            </w:pPr>
            <w:r w:rsidRPr="0026745E">
              <w:rPr>
                <w:sz w:val="21"/>
                <w:szCs w:val="21"/>
              </w:rPr>
              <w:t xml:space="preserve">2000, 3000 LCFF Txhawb Ntxiv thiab Kev </w:t>
            </w:r>
            <w:ins w:id="6771" w:author="year" w:date="2021-07-09T07:16:00Z">
              <w:r>
                <w:rPr>
                  <w:sz w:val="21"/>
                  <w:szCs w:val="21"/>
                </w:rPr>
                <w:t>rau siab</w:t>
              </w:r>
            </w:ins>
            <w:del w:id="6772" w:author="year" w:date="2021-07-09T07:16:00Z">
              <w:r w:rsidRPr="0026745E" w:rsidDel="00FC7699">
                <w:rPr>
                  <w:sz w:val="21"/>
                  <w:szCs w:val="21"/>
                </w:rPr>
                <w:delText>Tshuaj Daws Mob</w:delText>
              </w:r>
            </w:del>
          </w:p>
          <w:p w14:paraId="3A01C7E8" w14:textId="77777777" w:rsidR="00AD19E5" w:rsidRPr="0026745E" w:rsidRDefault="00AD19E5" w:rsidP="00AD19E5">
            <w:pPr>
              <w:pStyle w:val="TableParagraph"/>
              <w:spacing w:before="176" w:line="250" w:lineRule="atLeast"/>
              <w:ind w:left="174" w:right="222" w:firstLine="61"/>
              <w:rPr>
                <w:sz w:val="21"/>
                <w:szCs w:val="21"/>
              </w:rPr>
            </w:pPr>
            <w:r w:rsidRPr="0026745E">
              <w:rPr>
                <w:sz w:val="21"/>
                <w:szCs w:val="21"/>
              </w:rPr>
              <w:t>$ 562,160</w:t>
            </w:r>
          </w:p>
        </w:tc>
        <w:tc>
          <w:tcPr>
            <w:tcW w:w="3598" w:type="dxa"/>
            <w:shd w:val="clear" w:color="auto" w:fill="F1E4EF"/>
          </w:tcPr>
          <w:p w14:paraId="715EEE4A" w14:textId="77777777" w:rsidR="00AD19E5" w:rsidRPr="0026745E" w:rsidDel="00FC7699" w:rsidRDefault="00AD19E5" w:rsidP="00AD19E5">
            <w:pPr>
              <w:pStyle w:val="TableParagraph"/>
              <w:ind w:left="174"/>
              <w:rPr>
                <w:del w:id="6773" w:author="year" w:date="2021-07-09T07:15:00Z"/>
                <w:sz w:val="21"/>
                <w:szCs w:val="21"/>
              </w:rPr>
            </w:pPr>
            <w:r w:rsidRPr="0026745E">
              <w:rPr>
                <w:sz w:val="21"/>
                <w:szCs w:val="21"/>
              </w:rPr>
              <w:t xml:space="preserve">2000, 3000 LCFF Txhawb Ntxiv thiab Kev </w:t>
            </w:r>
            <w:ins w:id="6774" w:author="year" w:date="2021-07-09T07:15:00Z">
              <w:r>
                <w:rPr>
                  <w:sz w:val="21"/>
                  <w:szCs w:val="21"/>
                </w:rPr>
                <w:t xml:space="preserve">rau siab </w:t>
              </w:r>
            </w:ins>
            <w:del w:id="6775" w:author="year" w:date="2021-07-09T07:15:00Z">
              <w:r w:rsidRPr="0026745E" w:rsidDel="00FC7699">
                <w:rPr>
                  <w:sz w:val="21"/>
                  <w:szCs w:val="21"/>
                </w:rPr>
                <w:delText>Tshuaj Daws Mob</w:delText>
              </w:r>
            </w:del>
          </w:p>
          <w:p w14:paraId="61E87302" w14:textId="77777777" w:rsidR="00AD19E5" w:rsidRPr="0026745E" w:rsidRDefault="00AD19E5" w:rsidP="00AD19E5">
            <w:pPr>
              <w:pStyle w:val="TableParagraph"/>
              <w:spacing w:before="176" w:line="250" w:lineRule="atLeast"/>
              <w:ind w:left="118" w:right="275" w:firstLine="61"/>
              <w:rPr>
                <w:sz w:val="21"/>
                <w:szCs w:val="21"/>
              </w:rPr>
            </w:pPr>
            <w:r w:rsidRPr="0026745E">
              <w:rPr>
                <w:sz w:val="21"/>
                <w:szCs w:val="21"/>
              </w:rPr>
              <w:t>$ 579,725</w:t>
            </w:r>
          </w:p>
        </w:tc>
      </w:tr>
      <w:tr w:rsidR="00AD19E5" w14:paraId="4A80AC03" w14:textId="77777777" w:rsidTr="00AD19E5">
        <w:trPr>
          <w:trHeight w:val="1556"/>
        </w:trPr>
        <w:tc>
          <w:tcPr>
            <w:tcW w:w="7200" w:type="dxa"/>
            <w:vMerge w:val="restart"/>
            <w:shd w:val="clear" w:color="auto" w:fill="F1E4EF"/>
          </w:tcPr>
          <w:p w14:paraId="2F497F12" w14:textId="77777777" w:rsidR="00AD19E5" w:rsidRPr="0026745E" w:rsidRDefault="00AD19E5" w:rsidP="00AD19E5">
            <w:pPr>
              <w:pStyle w:val="TableParagraph"/>
              <w:spacing w:before="118"/>
              <w:ind w:left="116" w:right="173"/>
              <w:rPr>
                <w:sz w:val="21"/>
                <w:szCs w:val="21"/>
              </w:rPr>
            </w:pPr>
            <w:r w:rsidRPr="0026745E">
              <w:rPr>
                <w:sz w:val="21"/>
                <w:szCs w:val="21"/>
              </w:rPr>
              <w:t xml:space="preserve">3.2 </w:t>
            </w:r>
            <w:del w:id="6776" w:author="year" w:date="2021-07-09T07:20:00Z">
              <w:r w:rsidRPr="0026745E" w:rsidDel="00FC7699">
                <w:rPr>
                  <w:sz w:val="21"/>
                  <w:szCs w:val="21"/>
                </w:rPr>
                <w:delText>Muaj kev thauj mus los</w:delText>
              </w:r>
            </w:del>
            <w:ins w:id="6777" w:author="year" w:date="2021-07-09T07:20:00Z">
              <w:r>
                <w:rPr>
                  <w:sz w:val="21"/>
                  <w:szCs w:val="21"/>
                </w:rPr>
                <w:t xml:space="preserve">Cov pab cuam ntawm kev mus los tau txais kev txhawb nqa tsim los rau cov tub ntxhais kawm (suav nrog 87% cov tub ntxhais kawm uas tsis zoo ib yam), </w:t>
              </w:r>
            </w:ins>
            <w:del w:id="6778" w:author="year" w:date="2021-07-09T07:22:00Z">
              <w:r w:rsidRPr="0026745E" w:rsidDel="00FC7699">
                <w:rPr>
                  <w:sz w:val="21"/>
                  <w:szCs w:val="21"/>
                </w:rPr>
                <w:delText xml:space="preserve"> rau cov tub ntxhais kawm kev kawm dav dav (suav nrog peb 87% cov tub ntxhais kawm uas tsis suav nrog), </w:delText>
              </w:r>
            </w:del>
            <w:r w:rsidRPr="0026745E">
              <w:rPr>
                <w:sz w:val="21"/>
                <w:szCs w:val="21"/>
              </w:rPr>
              <w:t xml:space="preserve">nyob sab nraum thaj chaw taug kev. </w:t>
            </w:r>
            <w:del w:id="6779" w:author="year" w:date="2021-07-09T07:23:00Z">
              <w:r w:rsidRPr="0026745E" w:rsidDel="00FC7699">
                <w:rPr>
                  <w:sz w:val="21"/>
                  <w:szCs w:val="21"/>
                </w:rPr>
                <w:delText>Txuas ntxiv</w:delText>
              </w:r>
            </w:del>
            <w:ins w:id="6780" w:author="year" w:date="2021-07-09T07:23:00Z">
              <w:r>
                <w:rPr>
                  <w:sz w:val="21"/>
                  <w:szCs w:val="21"/>
                </w:rPr>
                <w:t xml:space="preserve">Dhau ntau lawm kev mus los ntawv </w:t>
              </w:r>
            </w:ins>
            <w:ins w:id="6781" w:author="year" w:date="2021-07-09T07:24:00Z">
              <w:r>
                <w:rPr>
                  <w:sz w:val="21"/>
                  <w:szCs w:val="21"/>
                </w:rPr>
                <w:t xml:space="preserve">kuj yog tsim los rau cov tub ntxhais kawm tshwj xeeb raws li tau paub los ntawm lawv cov kev npaj kev kawm </w:t>
              </w:r>
            </w:ins>
            <w:r w:rsidRPr="0026745E">
              <w:rPr>
                <w:sz w:val="21"/>
                <w:szCs w:val="21"/>
              </w:rPr>
              <w:t>,</w:t>
            </w:r>
            <w:del w:id="6782" w:author="year" w:date="2021-07-09T07:23:00Z">
              <w:r w:rsidRPr="0026745E" w:rsidDel="00FC7699">
                <w:rPr>
                  <w:sz w:val="21"/>
                  <w:szCs w:val="21"/>
                </w:rPr>
                <w:delText xml:space="preserve"> muaj kev thauj mus los rau cov tub ntxhais kawm ntawv tshwj xeeb uas tau txheeb xyuas hauv lawv Cov Tswv Yim Kev Npaj Kawm</w:delText>
              </w:r>
            </w:del>
            <w:r w:rsidRPr="0026745E">
              <w:rPr>
                <w:sz w:val="21"/>
                <w:szCs w:val="21"/>
              </w:rPr>
              <w:t>. (Qauv)</w:t>
            </w:r>
          </w:p>
          <w:p w14:paraId="319C905C" w14:textId="77777777" w:rsidR="00AD19E5" w:rsidRPr="0026745E" w:rsidRDefault="00AD19E5" w:rsidP="00AD19E5">
            <w:pPr>
              <w:pStyle w:val="TableParagraph"/>
              <w:spacing w:before="5"/>
              <w:rPr>
                <w:b/>
                <w:sz w:val="21"/>
                <w:szCs w:val="21"/>
              </w:rPr>
            </w:pPr>
          </w:p>
          <w:p w14:paraId="5E5AE373" w14:textId="77777777" w:rsidR="00AD19E5" w:rsidRPr="0026745E" w:rsidRDefault="00AD19E5" w:rsidP="00AD19E5">
            <w:pPr>
              <w:pStyle w:val="TableParagraph"/>
              <w:ind w:left="116"/>
              <w:rPr>
                <w:sz w:val="21"/>
                <w:szCs w:val="21"/>
              </w:rPr>
            </w:pPr>
            <w:r w:rsidRPr="0026745E">
              <w:rPr>
                <w:sz w:val="21"/>
                <w:szCs w:val="21"/>
              </w:rPr>
              <w:t>Yuav cov tsheb npav los txhim kho txoj kev thauj mus los rau cov tub ntxhais kawm. (S / C)</w:t>
            </w:r>
          </w:p>
        </w:tc>
        <w:tc>
          <w:tcPr>
            <w:tcW w:w="3601" w:type="dxa"/>
            <w:tcBorders>
              <w:bottom w:val="nil"/>
            </w:tcBorders>
            <w:shd w:val="clear" w:color="auto" w:fill="F1E4EF"/>
          </w:tcPr>
          <w:p w14:paraId="5FD49E4C" w14:textId="77777777" w:rsidR="00AD19E5" w:rsidRPr="0026745E" w:rsidRDefault="00AD19E5" w:rsidP="00AD19E5">
            <w:pPr>
              <w:pStyle w:val="TableParagraph"/>
              <w:spacing w:before="176"/>
              <w:ind w:left="235"/>
              <w:rPr>
                <w:sz w:val="21"/>
                <w:szCs w:val="21"/>
              </w:rPr>
            </w:pPr>
            <w:r w:rsidRPr="0026745E">
              <w:rPr>
                <w:sz w:val="21"/>
                <w:szCs w:val="21"/>
              </w:rPr>
              <w:t>2000, 3000, 4000, 5000, 6000</w:t>
            </w:r>
          </w:p>
          <w:p w14:paraId="7AC9BC8C" w14:textId="77777777" w:rsidR="00AD19E5" w:rsidRPr="0026745E" w:rsidRDefault="00AD19E5" w:rsidP="00AD19E5">
            <w:pPr>
              <w:pStyle w:val="TableParagraph"/>
              <w:ind w:left="174"/>
              <w:rPr>
                <w:sz w:val="21"/>
                <w:szCs w:val="21"/>
              </w:rPr>
            </w:pPr>
            <w:r w:rsidRPr="0026745E">
              <w:rPr>
                <w:sz w:val="21"/>
                <w:szCs w:val="21"/>
              </w:rPr>
              <w:t>LCFF Qauv $ 9,407,510</w:t>
            </w:r>
          </w:p>
          <w:p w14:paraId="28533920" w14:textId="77777777" w:rsidR="00AD19E5" w:rsidRPr="0026745E" w:rsidRDefault="00AD19E5" w:rsidP="00AD19E5">
            <w:pPr>
              <w:pStyle w:val="TableParagraph"/>
              <w:spacing w:before="118"/>
              <w:ind w:left="235"/>
              <w:rPr>
                <w:sz w:val="21"/>
                <w:szCs w:val="21"/>
              </w:rPr>
            </w:pPr>
            <w:r w:rsidRPr="0026745E">
              <w:rPr>
                <w:sz w:val="21"/>
                <w:szCs w:val="21"/>
              </w:rPr>
              <w:t>2000, 3000, 4000, 5000, 6000</w:t>
            </w:r>
          </w:p>
          <w:p w14:paraId="1BC35A9E" w14:textId="77777777" w:rsidR="00AD19E5" w:rsidRPr="0026745E" w:rsidRDefault="00AD19E5" w:rsidP="00AD19E5">
            <w:pPr>
              <w:pStyle w:val="TableParagraph"/>
              <w:ind w:left="174"/>
              <w:rPr>
                <w:sz w:val="21"/>
                <w:szCs w:val="21"/>
              </w:rPr>
            </w:pPr>
            <w:r w:rsidRPr="0026745E">
              <w:rPr>
                <w:sz w:val="21"/>
                <w:szCs w:val="21"/>
              </w:rPr>
              <w:t>LCFF Txhawb Ntxiv thiab Kev</w:t>
            </w:r>
            <w:ins w:id="6783" w:author="year" w:date="2021-07-09T07:16:00Z">
              <w:r>
                <w:rPr>
                  <w:sz w:val="21"/>
                  <w:szCs w:val="21"/>
                </w:rPr>
                <w:t xml:space="preserve"> rau siab</w:t>
              </w:r>
            </w:ins>
            <w:r w:rsidRPr="0026745E">
              <w:rPr>
                <w:sz w:val="21"/>
                <w:szCs w:val="21"/>
              </w:rPr>
              <w:t xml:space="preserve"> </w:t>
            </w:r>
            <w:del w:id="6784" w:author="year" w:date="2021-07-09T07:16:00Z">
              <w:r w:rsidRPr="0026745E" w:rsidDel="00FC7699">
                <w:rPr>
                  <w:sz w:val="21"/>
                  <w:szCs w:val="21"/>
                </w:rPr>
                <w:delText>Tshuaj Daws Mob</w:delText>
              </w:r>
            </w:del>
          </w:p>
          <w:p w14:paraId="307818A5" w14:textId="77777777" w:rsidR="00AD19E5" w:rsidRPr="0026745E" w:rsidRDefault="00AD19E5" w:rsidP="00AD19E5">
            <w:pPr>
              <w:pStyle w:val="TableParagraph"/>
              <w:spacing w:line="250" w:lineRule="atLeast"/>
              <w:ind w:left="174" w:right="870"/>
              <w:rPr>
                <w:sz w:val="21"/>
                <w:szCs w:val="21"/>
              </w:rPr>
            </w:pPr>
            <w:r w:rsidRPr="0026745E">
              <w:rPr>
                <w:sz w:val="21"/>
                <w:szCs w:val="21"/>
              </w:rPr>
              <w:t>$ 1,047,361</w:t>
            </w:r>
          </w:p>
        </w:tc>
        <w:tc>
          <w:tcPr>
            <w:tcW w:w="3598" w:type="dxa"/>
            <w:tcBorders>
              <w:bottom w:val="nil"/>
            </w:tcBorders>
            <w:shd w:val="clear" w:color="auto" w:fill="F1E4EF"/>
          </w:tcPr>
          <w:p w14:paraId="0A564318" w14:textId="77777777" w:rsidR="00AD19E5" w:rsidRPr="0026745E" w:rsidRDefault="00AD19E5" w:rsidP="00AD19E5">
            <w:pPr>
              <w:pStyle w:val="TableParagraph"/>
              <w:spacing w:before="176"/>
              <w:ind w:left="179"/>
              <w:rPr>
                <w:sz w:val="21"/>
                <w:szCs w:val="21"/>
              </w:rPr>
            </w:pPr>
            <w:r w:rsidRPr="0026745E">
              <w:rPr>
                <w:sz w:val="21"/>
                <w:szCs w:val="21"/>
              </w:rPr>
              <w:t>2000, 3000, 4000, 5000, 6000</w:t>
            </w:r>
          </w:p>
          <w:p w14:paraId="2A589855" w14:textId="77777777" w:rsidR="00AD19E5" w:rsidRPr="0026745E" w:rsidRDefault="00AD19E5" w:rsidP="00AD19E5">
            <w:pPr>
              <w:pStyle w:val="TableParagraph"/>
              <w:ind w:left="118"/>
              <w:rPr>
                <w:sz w:val="21"/>
                <w:szCs w:val="21"/>
              </w:rPr>
            </w:pPr>
            <w:r w:rsidRPr="0026745E">
              <w:rPr>
                <w:sz w:val="21"/>
                <w:szCs w:val="21"/>
              </w:rPr>
              <w:t>LCFF Qauv $ 8,479,909</w:t>
            </w:r>
          </w:p>
          <w:p w14:paraId="23D8B997" w14:textId="77777777" w:rsidR="00AD19E5" w:rsidRPr="0026745E" w:rsidRDefault="00AD19E5" w:rsidP="00AD19E5">
            <w:pPr>
              <w:pStyle w:val="TableParagraph"/>
              <w:spacing w:before="118"/>
              <w:ind w:left="179"/>
              <w:rPr>
                <w:sz w:val="21"/>
                <w:szCs w:val="21"/>
              </w:rPr>
            </w:pPr>
            <w:r w:rsidRPr="0026745E">
              <w:rPr>
                <w:sz w:val="21"/>
                <w:szCs w:val="21"/>
              </w:rPr>
              <w:t>2000, 3000, 4000, 5000, 6000</w:t>
            </w:r>
          </w:p>
          <w:p w14:paraId="4C549EFC" w14:textId="77777777" w:rsidR="00AD19E5" w:rsidRPr="0026745E" w:rsidRDefault="00AD19E5" w:rsidP="00AD19E5">
            <w:pPr>
              <w:pStyle w:val="TableParagraph"/>
              <w:ind w:left="174"/>
              <w:rPr>
                <w:sz w:val="21"/>
                <w:szCs w:val="21"/>
              </w:rPr>
            </w:pPr>
            <w:r w:rsidRPr="0026745E">
              <w:rPr>
                <w:sz w:val="21"/>
                <w:szCs w:val="21"/>
              </w:rPr>
              <w:t xml:space="preserve">LCFF Txhawb Ntxiv thiab Kev </w:t>
            </w:r>
            <w:ins w:id="6785" w:author="year" w:date="2021-07-09T07:15:00Z">
              <w:r>
                <w:rPr>
                  <w:sz w:val="21"/>
                  <w:szCs w:val="21"/>
                </w:rPr>
                <w:t>kev rau siab</w:t>
              </w:r>
            </w:ins>
            <w:del w:id="6786" w:author="year" w:date="2021-07-09T07:15:00Z">
              <w:r w:rsidRPr="0026745E" w:rsidDel="00FC7699">
                <w:rPr>
                  <w:sz w:val="21"/>
                  <w:szCs w:val="21"/>
                </w:rPr>
                <w:delText>Tshuaj Daws Mob</w:delText>
              </w:r>
            </w:del>
          </w:p>
          <w:p w14:paraId="65640E2C" w14:textId="77777777" w:rsidR="00AD19E5" w:rsidRPr="0026745E" w:rsidRDefault="00AD19E5" w:rsidP="00AD19E5">
            <w:pPr>
              <w:pStyle w:val="TableParagraph"/>
              <w:spacing w:line="250" w:lineRule="atLeast"/>
              <w:ind w:left="118" w:right="1070"/>
              <w:rPr>
                <w:sz w:val="21"/>
                <w:szCs w:val="21"/>
              </w:rPr>
            </w:pPr>
            <w:r w:rsidRPr="0026745E">
              <w:rPr>
                <w:sz w:val="21"/>
                <w:szCs w:val="21"/>
              </w:rPr>
              <w:t>$ 235,169</w:t>
            </w:r>
          </w:p>
        </w:tc>
      </w:tr>
      <w:tr w:rsidR="00AD19E5" w14:paraId="44B10CA8" w14:textId="77777777" w:rsidTr="00AD19E5">
        <w:trPr>
          <w:trHeight w:val="1131"/>
        </w:trPr>
        <w:tc>
          <w:tcPr>
            <w:tcW w:w="7200" w:type="dxa"/>
            <w:vMerge/>
            <w:tcBorders>
              <w:top w:val="nil"/>
            </w:tcBorders>
            <w:shd w:val="clear" w:color="auto" w:fill="F1E4EF"/>
          </w:tcPr>
          <w:p w14:paraId="4553DCDC" w14:textId="77777777" w:rsidR="00AD19E5" w:rsidRDefault="00AD19E5" w:rsidP="00AD19E5">
            <w:pPr>
              <w:rPr>
                <w:sz w:val="2"/>
                <w:szCs w:val="2"/>
              </w:rPr>
            </w:pPr>
          </w:p>
        </w:tc>
        <w:tc>
          <w:tcPr>
            <w:tcW w:w="7199" w:type="dxa"/>
            <w:gridSpan w:val="2"/>
            <w:tcBorders>
              <w:top w:val="nil"/>
            </w:tcBorders>
            <w:shd w:val="clear" w:color="auto" w:fill="F1E4EF"/>
          </w:tcPr>
          <w:p w14:paraId="3D4CC1BC" w14:textId="77777777" w:rsidR="00AD19E5" w:rsidRDefault="00AD19E5" w:rsidP="00AD19E5">
            <w:pPr>
              <w:pStyle w:val="TableParagraph"/>
              <w:rPr>
                <w:rFonts w:ascii="Times New Roman"/>
              </w:rPr>
            </w:pPr>
          </w:p>
        </w:tc>
      </w:tr>
    </w:tbl>
    <w:p w14:paraId="573F6E2F" w14:textId="77777777" w:rsidR="00AD19E5" w:rsidRDefault="00AD19E5" w:rsidP="00AD19E5">
      <w:pPr>
        <w:rPr>
          <w:rFonts w:ascii="Times New Roman"/>
        </w:rPr>
        <w:sectPr w:rsidR="00AD19E5">
          <w:pgSz w:w="15840" w:h="12240" w:orient="landscape"/>
          <w:pgMar w:top="720" w:right="600" w:bottom="720" w:left="600" w:header="0" w:footer="528" w:gutter="0"/>
          <w:cols w:space="720"/>
        </w:sectPr>
      </w:pPr>
    </w:p>
    <w:tbl>
      <w:tblPr>
        <w:tblW w:w="0" w:type="auto"/>
        <w:tblInd w:w="121" w:type="dxa"/>
        <w:tblBorders>
          <w:top w:val="single" w:sz="2" w:space="0" w:color="D5ABFF"/>
          <w:left w:val="single" w:sz="2" w:space="0" w:color="D5ABFF"/>
          <w:bottom w:val="single" w:sz="2" w:space="0" w:color="D5ABFF"/>
          <w:right w:val="single" w:sz="2" w:space="0" w:color="D5ABFF"/>
          <w:insideH w:val="single" w:sz="2" w:space="0" w:color="D5ABFF"/>
          <w:insideV w:val="single" w:sz="2" w:space="0" w:color="D5ABFF"/>
        </w:tblBorders>
        <w:tblLayout w:type="fixed"/>
        <w:tblCellMar>
          <w:left w:w="0" w:type="dxa"/>
          <w:right w:w="0" w:type="dxa"/>
        </w:tblCellMar>
        <w:tblLook w:val="01E0" w:firstRow="1" w:lastRow="1" w:firstColumn="1" w:lastColumn="1" w:noHBand="0" w:noVBand="0"/>
      </w:tblPr>
      <w:tblGrid>
        <w:gridCol w:w="7200"/>
        <w:gridCol w:w="3602"/>
        <w:gridCol w:w="3598"/>
      </w:tblGrid>
      <w:tr w:rsidR="00AD19E5" w14:paraId="781AC879" w14:textId="77777777" w:rsidTr="00AD19E5">
        <w:trPr>
          <w:trHeight w:val="609"/>
        </w:trPr>
        <w:tc>
          <w:tcPr>
            <w:tcW w:w="7200" w:type="dxa"/>
          </w:tcPr>
          <w:p w14:paraId="3772E328" w14:textId="77777777" w:rsidR="00AD19E5" w:rsidRDefault="00AD19E5" w:rsidP="00AD19E5">
            <w:pPr>
              <w:pStyle w:val="TableParagraph"/>
              <w:spacing w:before="58" w:line="270" w:lineRule="atLeast"/>
              <w:ind w:right="2626"/>
              <w:rPr>
                <w:b/>
                <w:sz w:val="24"/>
              </w:rPr>
            </w:pPr>
            <w:r w:rsidRPr="00B26303">
              <w:rPr>
                <w:b/>
                <w:sz w:val="19"/>
                <w:szCs w:val="19"/>
              </w:rPr>
              <w:lastRenderedPageBreak/>
              <w:t>Cov Kev Npaj Kev Ua/Kev Pab cuam</w:t>
            </w:r>
          </w:p>
        </w:tc>
        <w:tc>
          <w:tcPr>
            <w:tcW w:w="3602" w:type="dxa"/>
          </w:tcPr>
          <w:p w14:paraId="4D814674" w14:textId="77777777" w:rsidR="00AD19E5" w:rsidRDefault="00AD19E5" w:rsidP="00AD19E5">
            <w:pPr>
              <w:pStyle w:val="TableParagraph"/>
              <w:spacing w:before="58" w:line="270" w:lineRule="atLeast"/>
              <w:ind w:right="1017"/>
              <w:rPr>
                <w:b/>
                <w:sz w:val="24"/>
              </w:rPr>
            </w:pPr>
            <w:r w:rsidRPr="00B26303">
              <w:rPr>
                <w:b/>
                <w:sz w:val="19"/>
                <w:szCs w:val="19"/>
              </w:rPr>
              <w:t>Kev Siv Pob Nyiaj</w:t>
            </w:r>
          </w:p>
        </w:tc>
        <w:tc>
          <w:tcPr>
            <w:tcW w:w="3598" w:type="dxa"/>
          </w:tcPr>
          <w:p w14:paraId="7378B092" w14:textId="77777777" w:rsidR="00AD19E5" w:rsidRDefault="00AD19E5" w:rsidP="00AD19E5">
            <w:pPr>
              <w:pStyle w:val="TableParagraph"/>
              <w:spacing w:before="58" w:line="270" w:lineRule="atLeast"/>
              <w:ind w:right="1015"/>
              <w:rPr>
                <w:b/>
                <w:sz w:val="24"/>
              </w:rPr>
            </w:pPr>
            <w:r w:rsidRPr="00B26303">
              <w:rPr>
                <w:b/>
                <w:sz w:val="19"/>
                <w:szCs w:val="19"/>
              </w:rPr>
              <w:t>Kev Siv Nyiaj Tiag</w:t>
            </w:r>
          </w:p>
        </w:tc>
      </w:tr>
      <w:tr w:rsidR="00AD19E5" w14:paraId="11F254EC" w14:textId="77777777" w:rsidTr="00AD19E5">
        <w:trPr>
          <w:trHeight w:val="679"/>
        </w:trPr>
        <w:tc>
          <w:tcPr>
            <w:tcW w:w="7200" w:type="dxa"/>
            <w:vMerge w:val="restart"/>
            <w:shd w:val="clear" w:color="auto" w:fill="F1E4EF"/>
          </w:tcPr>
          <w:p w14:paraId="3689B87A" w14:textId="108EAE45" w:rsidR="00AD19E5" w:rsidRPr="00FC3A0C" w:rsidRDefault="00AD19E5" w:rsidP="00AD19E5">
            <w:pPr>
              <w:pStyle w:val="TableParagraph"/>
              <w:spacing w:before="118"/>
              <w:ind w:left="116" w:right="131"/>
              <w:rPr>
                <w:sz w:val="18"/>
                <w:szCs w:val="18"/>
              </w:rPr>
            </w:pPr>
            <w:r w:rsidRPr="00FC3A0C">
              <w:rPr>
                <w:sz w:val="18"/>
                <w:szCs w:val="18"/>
              </w:rPr>
              <w:t>3.3 Muab cov kev pab sab laj txhawb siab dua cov hauv paus rau cov tsev kawm ntawv qib qis</w:t>
            </w:r>
            <w:ins w:id="6787" w:author="year" w:date="2021-07-09T07:33:00Z">
              <w:r>
                <w:rPr>
                  <w:sz w:val="18"/>
                  <w:szCs w:val="18"/>
                </w:rPr>
                <w:t xml:space="preserve"> kom ntseeg tau tias kev ntshaw ntawm txoj kev xav ntawm cov tuv ntxhais kawm tau txais kev txhawb nqa lawm</w:t>
              </w:r>
            </w:ins>
            <w:ins w:id="6788" w:author="year" w:date="2021-07-09T07:34:00Z">
              <w:r>
                <w:rPr>
                  <w:sz w:val="18"/>
                  <w:szCs w:val="18"/>
                </w:rPr>
                <w:t xml:space="preserve">. </w:t>
              </w:r>
            </w:ins>
            <w:r w:rsidRPr="00FC3A0C">
              <w:rPr>
                <w:sz w:val="18"/>
                <w:szCs w:val="18"/>
              </w:rPr>
              <w:t xml:space="preserve"> </w:t>
            </w:r>
            <w:del w:id="6789" w:author="year" w:date="2021-07-09T07:34:00Z">
              <w:r w:rsidRPr="00FC3A0C" w:rsidDel="00C82864">
                <w:rPr>
                  <w:sz w:val="18"/>
                  <w:szCs w:val="18"/>
                </w:rPr>
                <w:delText xml:space="preserve">uas xav tau kev pab ntau tshaj plaws kom ntseeg tau tias cov kev pab cuam sib raug zoo ntawm cov tub ntxhais kawm tau txais kev txhawb nqa. Kuj </w:delText>
              </w:r>
            </w:del>
            <w:r w:rsidR="001D2DE2">
              <w:rPr>
                <w:sz w:val="18"/>
                <w:szCs w:val="18"/>
              </w:rPr>
              <w:t xml:space="preserve">Thiab </w:t>
            </w:r>
            <w:r w:rsidR="001D2DE2" w:rsidRPr="00FC3A0C">
              <w:rPr>
                <w:sz w:val="18"/>
                <w:szCs w:val="18"/>
              </w:rPr>
              <w:t>tseem</w:t>
            </w:r>
            <w:r w:rsidRPr="00FC3A0C">
              <w:rPr>
                <w:sz w:val="18"/>
                <w:szCs w:val="18"/>
              </w:rPr>
              <w:t xml:space="preserve"> muab .50 ntawm FTE tus pab tswv yim rau txhua lub tsev kawm K-8 thiab</w:t>
            </w:r>
          </w:p>
          <w:p w14:paraId="5C76F729" w14:textId="77777777" w:rsidR="00AD19E5" w:rsidRPr="00FC3A0C" w:rsidRDefault="00AD19E5" w:rsidP="00AD19E5">
            <w:pPr>
              <w:pStyle w:val="TableParagraph"/>
              <w:numPr>
                <w:ilvl w:val="0"/>
                <w:numId w:val="10"/>
              </w:numPr>
              <w:tabs>
                <w:tab w:val="left" w:pos="483"/>
              </w:tabs>
              <w:rPr>
                <w:sz w:val="18"/>
                <w:szCs w:val="18"/>
              </w:rPr>
            </w:pPr>
            <w:r w:rsidRPr="00FC3A0C">
              <w:rPr>
                <w:sz w:val="18"/>
                <w:szCs w:val="18"/>
              </w:rPr>
              <w:t>FTE tus pab tswv yim rau K-6 cov tsev kawm nrog 700+ tus tub ntxhais kawm.</w:t>
            </w:r>
          </w:p>
          <w:p w14:paraId="5AF4CDBD" w14:textId="77777777" w:rsidR="00AD19E5" w:rsidRPr="00FC3A0C" w:rsidRDefault="00AD19E5" w:rsidP="00AD19E5">
            <w:pPr>
              <w:pStyle w:val="TableParagraph"/>
              <w:numPr>
                <w:ilvl w:val="1"/>
                <w:numId w:val="10"/>
              </w:numPr>
              <w:tabs>
                <w:tab w:val="left" w:pos="777"/>
                <w:tab w:val="left" w:pos="778"/>
              </w:tabs>
              <w:spacing w:before="60"/>
              <w:ind w:hanging="301"/>
              <w:rPr>
                <w:sz w:val="18"/>
                <w:szCs w:val="18"/>
              </w:rPr>
            </w:pPr>
            <w:r w:rsidRPr="00FC3A0C">
              <w:rPr>
                <w:sz w:val="18"/>
                <w:szCs w:val="18"/>
              </w:rPr>
              <w:t>11 Cov Kws Pab Tswv Yim Hauv Qib Pib</w:t>
            </w:r>
          </w:p>
          <w:p w14:paraId="7C85B06F" w14:textId="77777777" w:rsidR="00AD19E5" w:rsidRPr="00FC3A0C" w:rsidRDefault="00AD19E5" w:rsidP="00AD19E5">
            <w:pPr>
              <w:pStyle w:val="TableParagraph"/>
              <w:numPr>
                <w:ilvl w:val="1"/>
                <w:numId w:val="10"/>
              </w:numPr>
              <w:tabs>
                <w:tab w:val="left" w:pos="777"/>
                <w:tab w:val="left" w:pos="778"/>
              </w:tabs>
              <w:ind w:hanging="301"/>
              <w:rPr>
                <w:sz w:val="18"/>
                <w:szCs w:val="18"/>
              </w:rPr>
            </w:pPr>
            <w:r w:rsidRPr="00FC3A0C">
              <w:rPr>
                <w:sz w:val="18"/>
                <w:szCs w:val="18"/>
              </w:rPr>
              <w:t xml:space="preserve">1 </w:t>
            </w:r>
            <w:del w:id="6790" w:author="year" w:date="2021-07-09T07:36:00Z">
              <w:r w:rsidRPr="00FC3A0C" w:rsidDel="00C82864">
                <w:rPr>
                  <w:sz w:val="18"/>
                  <w:szCs w:val="18"/>
                </w:rPr>
                <w:delText>Kev txhawb nqa qib ntawm tus cwj pwm</w:delText>
              </w:r>
            </w:del>
            <w:ins w:id="6791" w:author="year" w:date="2021-07-09T07:36:00Z">
              <w:r>
                <w:rPr>
                  <w:sz w:val="18"/>
                  <w:szCs w:val="18"/>
                </w:rPr>
                <w:t>txoj hauj lwm txhawb nqa kev coj</w:t>
              </w:r>
            </w:ins>
          </w:p>
        </w:tc>
        <w:tc>
          <w:tcPr>
            <w:tcW w:w="3602" w:type="dxa"/>
            <w:tcBorders>
              <w:bottom w:val="nil"/>
            </w:tcBorders>
            <w:shd w:val="clear" w:color="auto" w:fill="F1E4EF"/>
          </w:tcPr>
          <w:p w14:paraId="2FCE9E4B" w14:textId="77777777" w:rsidR="00AD19E5" w:rsidRPr="00FC3A0C" w:rsidRDefault="00AD19E5" w:rsidP="00AD19E5">
            <w:pPr>
              <w:pStyle w:val="TableParagraph"/>
              <w:ind w:left="174"/>
              <w:rPr>
                <w:sz w:val="18"/>
                <w:szCs w:val="18"/>
              </w:rPr>
            </w:pPr>
            <w:r w:rsidRPr="00FC3A0C">
              <w:rPr>
                <w:sz w:val="18"/>
                <w:szCs w:val="18"/>
              </w:rPr>
              <w:t xml:space="preserve">1000, 3000 LCFF Txhawb Ntxiv thiab </w:t>
            </w:r>
            <w:del w:id="6792" w:author="year" w:date="2021-07-09T07:36:00Z">
              <w:r w:rsidRPr="00FC3A0C" w:rsidDel="00C82864">
                <w:rPr>
                  <w:sz w:val="18"/>
                  <w:szCs w:val="18"/>
                </w:rPr>
                <w:delText>Kev Tshuaj Daws Mob</w:delText>
              </w:r>
            </w:del>
            <w:ins w:id="6793" w:author="year" w:date="2021-07-09T07:36:00Z">
              <w:r>
                <w:rPr>
                  <w:sz w:val="18"/>
                  <w:szCs w:val="18"/>
                </w:rPr>
                <w:t>rau siab</w:t>
              </w:r>
            </w:ins>
          </w:p>
          <w:p w14:paraId="249B626A" w14:textId="77777777" w:rsidR="00AD19E5" w:rsidRPr="00FC3A0C" w:rsidRDefault="00AD19E5" w:rsidP="00AD19E5">
            <w:pPr>
              <w:pStyle w:val="TableParagraph"/>
              <w:spacing w:before="176" w:line="250" w:lineRule="atLeast"/>
              <w:ind w:left="174" w:right="223" w:firstLine="61"/>
              <w:rPr>
                <w:sz w:val="18"/>
                <w:szCs w:val="18"/>
              </w:rPr>
            </w:pPr>
            <w:r w:rsidRPr="00FC3A0C">
              <w:rPr>
                <w:sz w:val="18"/>
                <w:szCs w:val="18"/>
              </w:rPr>
              <w:t>$ 1,327,529</w:t>
            </w:r>
          </w:p>
        </w:tc>
        <w:tc>
          <w:tcPr>
            <w:tcW w:w="3598" w:type="dxa"/>
            <w:tcBorders>
              <w:bottom w:val="nil"/>
            </w:tcBorders>
            <w:shd w:val="clear" w:color="auto" w:fill="F1E4EF"/>
          </w:tcPr>
          <w:p w14:paraId="781B34B3" w14:textId="77777777" w:rsidR="00AD19E5" w:rsidRPr="00FC3A0C" w:rsidRDefault="00AD19E5" w:rsidP="00AD19E5">
            <w:pPr>
              <w:pStyle w:val="TableParagraph"/>
              <w:ind w:left="174"/>
              <w:rPr>
                <w:sz w:val="18"/>
                <w:szCs w:val="18"/>
              </w:rPr>
            </w:pPr>
            <w:r w:rsidRPr="00FC3A0C">
              <w:rPr>
                <w:sz w:val="18"/>
                <w:szCs w:val="18"/>
              </w:rPr>
              <w:t>1000, 3000 LCFF Txhawb Ntxiv thiab Kev Tshuaj Daws Mob</w:t>
            </w:r>
          </w:p>
          <w:p w14:paraId="46C1C012" w14:textId="77777777" w:rsidR="00AD19E5" w:rsidRPr="00FC3A0C" w:rsidRDefault="00AD19E5" w:rsidP="00AD19E5">
            <w:pPr>
              <w:pStyle w:val="TableParagraph"/>
              <w:spacing w:before="176" w:line="250" w:lineRule="atLeast"/>
              <w:ind w:left="117" w:right="276" w:firstLine="61"/>
              <w:rPr>
                <w:sz w:val="18"/>
                <w:szCs w:val="18"/>
              </w:rPr>
            </w:pPr>
            <w:r w:rsidRPr="00FC3A0C">
              <w:rPr>
                <w:sz w:val="18"/>
                <w:szCs w:val="18"/>
              </w:rPr>
              <w:t>$ 1,210,806</w:t>
            </w:r>
          </w:p>
        </w:tc>
      </w:tr>
      <w:tr w:rsidR="00AD19E5" w14:paraId="7383389B" w14:textId="77777777" w:rsidTr="00AD19E5">
        <w:trPr>
          <w:trHeight w:val="1413"/>
        </w:trPr>
        <w:tc>
          <w:tcPr>
            <w:tcW w:w="7200" w:type="dxa"/>
            <w:vMerge/>
            <w:tcBorders>
              <w:top w:val="nil"/>
            </w:tcBorders>
            <w:shd w:val="clear" w:color="auto" w:fill="F1E4EF"/>
          </w:tcPr>
          <w:p w14:paraId="18B0A82B" w14:textId="77777777" w:rsidR="00AD19E5" w:rsidRPr="00FC3A0C" w:rsidRDefault="00AD19E5" w:rsidP="00AD19E5">
            <w:pPr>
              <w:rPr>
                <w:sz w:val="18"/>
                <w:szCs w:val="18"/>
              </w:rPr>
            </w:pPr>
          </w:p>
        </w:tc>
        <w:tc>
          <w:tcPr>
            <w:tcW w:w="7200" w:type="dxa"/>
            <w:gridSpan w:val="2"/>
            <w:tcBorders>
              <w:top w:val="nil"/>
            </w:tcBorders>
            <w:shd w:val="clear" w:color="auto" w:fill="F1E4EF"/>
          </w:tcPr>
          <w:p w14:paraId="4C304992" w14:textId="77777777" w:rsidR="00AD19E5" w:rsidRPr="00FC3A0C" w:rsidRDefault="00AD19E5" w:rsidP="00AD19E5">
            <w:pPr>
              <w:pStyle w:val="TableParagraph"/>
              <w:rPr>
                <w:rFonts w:ascii="Times New Roman"/>
                <w:sz w:val="18"/>
                <w:szCs w:val="18"/>
              </w:rPr>
            </w:pPr>
          </w:p>
        </w:tc>
      </w:tr>
      <w:tr w:rsidR="00AD19E5" w14:paraId="51424A95" w14:textId="77777777" w:rsidTr="00AD19E5">
        <w:trPr>
          <w:trHeight w:val="2634"/>
        </w:trPr>
        <w:tc>
          <w:tcPr>
            <w:tcW w:w="7200" w:type="dxa"/>
            <w:shd w:val="clear" w:color="auto" w:fill="F1E4EF"/>
          </w:tcPr>
          <w:p w14:paraId="0C1F98F5" w14:textId="77777777" w:rsidR="00AD19E5" w:rsidRPr="00FC3A0C" w:rsidRDefault="00AD19E5" w:rsidP="00AD19E5">
            <w:pPr>
              <w:pStyle w:val="TableParagraph"/>
              <w:spacing w:before="118"/>
              <w:ind w:left="116" w:right="75"/>
              <w:rPr>
                <w:sz w:val="18"/>
                <w:szCs w:val="18"/>
              </w:rPr>
            </w:pPr>
            <w:r w:rsidRPr="00FC3A0C">
              <w:rPr>
                <w:sz w:val="18"/>
                <w:szCs w:val="18"/>
              </w:rPr>
              <w:t xml:space="preserve">3.4 Cov </w:t>
            </w:r>
            <w:del w:id="6794" w:author="year" w:date="2021-07-09T07:37:00Z">
              <w:r w:rsidRPr="00FC3A0C" w:rsidDel="00C82864">
                <w:rPr>
                  <w:sz w:val="18"/>
                  <w:szCs w:val="18"/>
                </w:rPr>
                <w:delText xml:space="preserve">qauv </w:delText>
              </w:r>
            </w:del>
            <w:r w:rsidRPr="00FC3A0C">
              <w:rPr>
                <w:sz w:val="18"/>
                <w:szCs w:val="18"/>
              </w:rPr>
              <w:t xml:space="preserve">kev txhawb tswv yim hauv tsev kawm ntawv tau hloov mus rau: Tsev Kawm Ntawv Qib Siab-700: 1 </w:t>
            </w:r>
            <w:ins w:id="6795" w:author="year" w:date="2021-07-09T07:38:00Z">
              <w:r>
                <w:rPr>
                  <w:sz w:val="18"/>
                  <w:szCs w:val="18"/>
                </w:rPr>
                <w:t xml:space="preserve">kom tau raws li txoj kev ntshaw </w:t>
              </w:r>
            </w:ins>
            <w:ins w:id="6796" w:author="year" w:date="2021-07-09T07:39:00Z">
              <w:r>
                <w:rPr>
                  <w:sz w:val="18"/>
                  <w:szCs w:val="18"/>
                </w:rPr>
                <w:t>hauv kev kawm thiab kev xav ntawm cov tub ntxhais kawm.</w:t>
              </w:r>
            </w:ins>
            <w:del w:id="6797" w:author="year" w:date="2021-07-09T07:40:00Z">
              <w:r w:rsidRPr="00FC3A0C" w:rsidDel="00C82864">
                <w:rPr>
                  <w:sz w:val="18"/>
                  <w:szCs w:val="18"/>
                </w:rPr>
                <w:delText>thiab Tsev Kawm Ntawv Qib Nrab-750: 1 kom tau raws li kev kawm thiab kev txhawj xeeb ntawm cov tub ntxhais kawm</w:delText>
              </w:r>
            </w:del>
            <w:r w:rsidRPr="00FC3A0C">
              <w:rPr>
                <w:sz w:val="18"/>
                <w:szCs w:val="18"/>
              </w:rPr>
              <w:t xml:space="preserve">. </w:t>
            </w:r>
            <w:del w:id="6798" w:author="year" w:date="2021-07-09T07:40:00Z">
              <w:r w:rsidRPr="00FC3A0C" w:rsidDel="00C82864">
                <w:rPr>
                  <w:sz w:val="18"/>
                  <w:szCs w:val="18"/>
                </w:rPr>
                <w:delText>Cov chaw xaiv qhia ntawv</w:delText>
              </w:r>
            </w:del>
            <w:ins w:id="6799" w:author="year" w:date="2021-07-09T07:40:00Z">
              <w:r>
                <w:rPr>
                  <w:sz w:val="18"/>
                  <w:szCs w:val="18"/>
                </w:rPr>
                <w:t>Cov chaw qhia ntawv uas xa</w:t>
              </w:r>
            </w:ins>
            <w:ins w:id="6800" w:author="year" w:date="2021-07-09T07:41:00Z">
              <w:r>
                <w:rPr>
                  <w:sz w:val="18"/>
                  <w:szCs w:val="18"/>
                </w:rPr>
                <w:t>iv kawm</w:t>
              </w:r>
            </w:ins>
            <w:ins w:id="6801" w:author="year" w:date="2021-07-09T07:40:00Z">
              <w:r>
                <w:rPr>
                  <w:sz w:val="18"/>
                  <w:szCs w:val="18"/>
                </w:rPr>
                <w:t xml:space="preserve"> los</w:t>
              </w:r>
            </w:ins>
            <w:r w:rsidRPr="00FC3A0C">
              <w:rPr>
                <w:sz w:val="18"/>
                <w:szCs w:val="18"/>
              </w:rPr>
              <w:t xml:space="preserve"> kuj tau txais kev pab sab laj</w:t>
            </w:r>
            <w:ins w:id="6802" w:author="year" w:date="2021-07-09T07:41:00Z">
              <w:r>
                <w:rPr>
                  <w:sz w:val="18"/>
                  <w:szCs w:val="18"/>
                </w:rPr>
                <w:t xml:space="preserve"> thiab</w:t>
              </w:r>
            </w:ins>
            <w:r w:rsidRPr="00FC3A0C">
              <w:rPr>
                <w:sz w:val="18"/>
                <w:szCs w:val="18"/>
              </w:rPr>
              <w:t>. Tus nqi ntawm cov kev pab cuam kev sab laj tswv yim yog ib feem ntawm 1.20.</w:t>
            </w:r>
          </w:p>
          <w:p w14:paraId="333BB237" w14:textId="77777777" w:rsidR="00AD19E5" w:rsidRPr="00FC3A0C" w:rsidRDefault="00AD19E5" w:rsidP="00AD19E5">
            <w:pPr>
              <w:pStyle w:val="TableParagraph"/>
              <w:spacing w:before="5"/>
              <w:rPr>
                <w:b/>
                <w:sz w:val="18"/>
                <w:szCs w:val="18"/>
              </w:rPr>
            </w:pPr>
          </w:p>
          <w:p w14:paraId="1430BF33" w14:textId="77777777" w:rsidR="00AD19E5" w:rsidRPr="00FC3A0C" w:rsidRDefault="00AD19E5" w:rsidP="00AD19E5">
            <w:pPr>
              <w:pStyle w:val="TableParagraph"/>
              <w:ind w:left="116" w:right="259"/>
              <w:rPr>
                <w:sz w:val="18"/>
                <w:szCs w:val="18"/>
              </w:rPr>
            </w:pPr>
            <w:r w:rsidRPr="00FC3A0C">
              <w:rPr>
                <w:sz w:val="18"/>
                <w:szCs w:val="18"/>
              </w:rPr>
              <w:t xml:space="preserve">Cov kev pab cuam ntxiv yuav </w:t>
            </w:r>
            <w:ins w:id="6803" w:author="year" w:date="2021-07-09T07:44:00Z">
              <w:r>
                <w:rPr>
                  <w:sz w:val="18"/>
                  <w:szCs w:val="18"/>
                </w:rPr>
                <w:t xml:space="preserve">txo </w:t>
              </w:r>
            </w:ins>
            <w:del w:id="6804" w:author="year" w:date="2021-07-09T07:43:00Z">
              <w:r w:rsidRPr="00FC3A0C" w:rsidDel="00C82864">
                <w:rPr>
                  <w:sz w:val="18"/>
                  <w:szCs w:val="18"/>
                </w:rPr>
                <w:delText xml:space="preserve">txuas ntxiv txo qis </w:delText>
              </w:r>
            </w:del>
            <w:r w:rsidRPr="00FC3A0C">
              <w:rPr>
                <w:sz w:val="18"/>
                <w:szCs w:val="18"/>
              </w:rPr>
              <w:t xml:space="preserve">kev qhuab ntuas rau tub ntxhais kawm ntawm </w:t>
            </w:r>
            <w:del w:id="6805" w:author="year" w:date="2021-07-09T07:45:00Z">
              <w:r w:rsidRPr="00FC3A0C" w:rsidDel="0015262A">
                <w:rPr>
                  <w:sz w:val="18"/>
                  <w:szCs w:val="18"/>
                </w:rPr>
                <w:delText xml:space="preserve">kev sib tw </w:delText>
              </w:r>
            </w:del>
            <w:r w:rsidRPr="00FC3A0C">
              <w:rPr>
                <w:sz w:val="18"/>
                <w:szCs w:val="18"/>
              </w:rPr>
              <w:t xml:space="preserve">ntawm cov tsev kawm qib siab </w:t>
            </w:r>
            <w:ins w:id="6806" w:author="year" w:date="2021-07-09T07:45:00Z">
              <w:r>
                <w:rPr>
                  <w:sz w:val="18"/>
                  <w:szCs w:val="18"/>
                </w:rPr>
                <w:t xml:space="preserve">yam tsis tu ncua </w:t>
              </w:r>
            </w:ins>
            <w:r w:rsidRPr="00FC3A0C">
              <w:rPr>
                <w:sz w:val="18"/>
                <w:szCs w:val="18"/>
              </w:rPr>
              <w:t xml:space="preserve">mus rau 350: 1 thiab tsawg kawg ntawm 1 tus kws pab tswv yim los sis 500: 1 </w:t>
            </w:r>
            <w:del w:id="6807" w:author="year" w:date="2021-07-09T07:47:00Z">
              <w:r w:rsidRPr="00FC3A0C" w:rsidDel="0015262A">
                <w:rPr>
                  <w:sz w:val="18"/>
                  <w:szCs w:val="18"/>
                </w:rPr>
                <w:delText xml:space="preserve">ntawm </w:delText>
              </w:r>
            </w:del>
            <w:ins w:id="6808" w:author="year" w:date="2021-07-09T07:47:00Z">
              <w:r>
                <w:rPr>
                  <w:sz w:val="18"/>
                  <w:szCs w:val="18"/>
                </w:rPr>
                <w:t xml:space="preserve">dhau 1 </w:t>
              </w:r>
            </w:ins>
            <w:r w:rsidRPr="00FC3A0C">
              <w:rPr>
                <w:sz w:val="18"/>
                <w:szCs w:val="18"/>
              </w:rPr>
              <w:t xml:space="preserve">FTE </w:t>
            </w:r>
            <w:ins w:id="6809" w:author="year" w:date="2021-07-09T07:47:00Z">
              <w:r>
                <w:rPr>
                  <w:sz w:val="18"/>
                  <w:szCs w:val="18"/>
                </w:rPr>
                <w:t xml:space="preserve">ntawm </w:t>
              </w:r>
            </w:ins>
            <w:del w:id="6810" w:author="year" w:date="2021-07-09T07:47:00Z">
              <w:r w:rsidRPr="00FC3A0C" w:rsidDel="0015262A">
                <w:rPr>
                  <w:sz w:val="18"/>
                  <w:szCs w:val="18"/>
                </w:rPr>
                <w:delText>rau</w:delText>
              </w:r>
            </w:del>
            <w:r w:rsidRPr="00FC3A0C">
              <w:rPr>
                <w:sz w:val="18"/>
                <w:szCs w:val="18"/>
              </w:rPr>
              <w:t xml:space="preserve"> txhua lub tsev kawm qib nrab.</w:t>
            </w:r>
          </w:p>
        </w:tc>
        <w:tc>
          <w:tcPr>
            <w:tcW w:w="7200" w:type="dxa"/>
            <w:gridSpan w:val="2"/>
          </w:tcPr>
          <w:p w14:paraId="2D23CB7D" w14:textId="77777777" w:rsidR="00AD19E5" w:rsidRPr="00FC3A0C" w:rsidRDefault="00AD19E5" w:rsidP="00AD19E5">
            <w:pPr>
              <w:pStyle w:val="TableParagraph"/>
              <w:tabs>
                <w:tab w:val="left" w:pos="3718"/>
                <w:tab w:val="left" w:pos="3780"/>
              </w:tabs>
              <w:spacing w:before="176"/>
              <w:ind w:left="174" w:right="294" w:firstLine="61"/>
              <w:rPr>
                <w:sz w:val="18"/>
                <w:szCs w:val="18"/>
              </w:rPr>
            </w:pPr>
            <w:r>
              <w:rPr>
                <w:noProof/>
                <w:sz w:val="18"/>
                <w:szCs w:val="18"/>
                <w:lang w:bidi="th-TH"/>
              </w:rPr>
              <mc:AlternateContent>
                <mc:Choice Requires="wps">
                  <w:drawing>
                    <wp:anchor distT="0" distB="0" distL="114300" distR="114300" simplePos="0" relativeHeight="252088320" behindDoc="0" locked="0" layoutInCell="1" allowOverlap="1" wp14:anchorId="5603F38F" wp14:editId="70A39109">
                      <wp:simplePos x="0" y="0"/>
                      <wp:positionH relativeFrom="column">
                        <wp:posOffset>2277745</wp:posOffset>
                      </wp:positionH>
                      <wp:positionV relativeFrom="paragraph">
                        <wp:posOffset>8890</wp:posOffset>
                      </wp:positionV>
                      <wp:extent cx="2231390" cy="1621790"/>
                      <wp:effectExtent l="0" t="0" r="0" b="0"/>
                      <wp:wrapNone/>
                      <wp:docPr id="166" name="Text Box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1621790"/>
                              </a:xfrm>
                              <a:prstGeom prst="rect">
                                <a:avLst/>
                              </a:prstGeom>
                              <a:solidFill>
                                <a:schemeClr val="accent2">
                                  <a:lumMod val="20000"/>
                                  <a:lumOff val="80000"/>
                                </a:schemeClr>
                              </a:solidFill>
                              <a:ln w="9525">
                                <a:solidFill>
                                  <a:schemeClr val="accent2">
                                    <a:lumMod val="20000"/>
                                    <a:lumOff val="80000"/>
                                  </a:schemeClr>
                                </a:solidFill>
                                <a:miter lim="800000"/>
                                <a:headEnd/>
                                <a:tailEnd/>
                              </a:ln>
                            </wps:spPr>
                            <wps:txbx>
                              <w:txbxContent>
                                <w:p w14:paraId="5C2E8CEB" w14:textId="77777777" w:rsidR="00AD19E5" w:rsidRPr="005E752B" w:rsidRDefault="00AD19E5" w:rsidP="00AD19E5">
                                  <w:pPr>
                                    <w:rPr>
                                      <w:sz w:val="18"/>
                                      <w:szCs w:val="18"/>
                                    </w:rPr>
                                  </w:pPr>
                                  <w:r w:rsidRPr="005E752B">
                                    <w:rPr>
                                      <w:sz w:val="18"/>
                                      <w:szCs w:val="18"/>
                                    </w:rPr>
                                    <w:t>100, 300 LCFF Txhawb Ntxiv thiab Kev Tshuaj Daws Mob $1</w:t>
                                  </w:r>
                                  <w:r>
                                    <w:rPr>
                                      <w:sz w:val="18"/>
                                      <w:szCs w:val="18"/>
                                    </w:rPr>
                                    <w:t>,502,960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03F38F" id="Text Box 552" o:spid="_x0000_s1160" type="#_x0000_t202" style="position:absolute;left:0;text-align:left;margin-left:179.35pt;margin-top:.7pt;width:175.7pt;height:127.7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" fillcolor="#f2dbdb [661]" strokecolor="#f2dbdb [661]">
                      <v:textbox>
                        <w:txbxContent>
                          <w:p w14:paraId="5C2E8CEB" w14:textId="77777777" w:rsidR="00AD19E5" w:rsidRPr="005E752B" w:rsidRDefault="00AD19E5" w:rsidP="00AD19E5">
                            <w:pPr>
                              <w:rPr>
                                <w:sz w:val="18"/>
                                <w:szCs w:val="18"/>
                              </w:rPr>
                            </w:pPr>
                            <w:r w:rsidRPr="005E752B">
                              <w:rPr>
                                <w:sz w:val="18"/>
                                <w:szCs w:val="18"/>
                              </w:rPr>
                              <w:t>100, 300 LCFF Txhawb Ntxiv thiab Kev Tshuaj Daws Mob $1</w:t>
                            </w:r>
                            <w:r>
                              <w:rPr>
                                <w:sz w:val="18"/>
                                <w:szCs w:val="18"/>
                              </w:rPr>
                              <w:t>,502,960</w:t>
                            </w:r>
                          </w:p>
                        </w:txbxContent>
                      </v:textbox>
                    </v:shape>
                  </w:pict>
                </mc:Fallback>
              </mc:AlternateContent>
            </w:r>
            <w:r>
              <w:rPr>
                <w:noProof/>
                <w:sz w:val="18"/>
                <w:szCs w:val="18"/>
                <w:lang w:bidi="th-TH"/>
              </w:rPr>
              <mc:AlternateContent>
                <mc:Choice Requires="wps">
                  <w:drawing>
                    <wp:anchor distT="0" distB="0" distL="114300" distR="114300" simplePos="0" relativeHeight="252087296" behindDoc="0" locked="0" layoutInCell="1" allowOverlap="1" wp14:anchorId="4DFFE92D" wp14:editId="6DA13431">
                      <wp:simplePos x="0" y="0"/>
                      <wp:positionH relativeFrom="column">
                        <wp:posOffset>11430</wp:posOffset>
                      </wp:positionH>
                      <wp:positionV relativeFrom="paragraph">
                        <wp:posOffset>20320</wp:posOffset>
                      </wp:positionV>
                      <wp:extent cx="2231390" cy="1621790"/>
                      <wp:effectExtent l="0" t="0" r="0" b="0"/>
                      <wp:wrapNone/>
                      <wp:docPr id="165" name="Text Box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1621790"/>
                              </a:xfrm>
                              <a:prstGeom prst="rect">
                                <a:avLst/>
                              </a:prstGeom>
                              <a:solidFill>
                                <a:schemeClr val="accent2">
                                  <a:lumMod val="20000"/>
                                  <a:lumOff val="80000"/>
                                </a:schemeClr>
                              </a:solidFill>
                              <a:ln w="9525">
                                <a:solidFill>
                                  <a:schemeClr val="accent2">
                                    <a:lumMod val="20000"/>
                                    <a:lumOff val="80000"/>
                                  </a:schemeClr>
                                </a:solidFill>
                                <a:miter lim="800000"/>
                                <a:headEnd/>
                                <a:tailEnd/>
                              </a:ln>
                            </wps:spPr>
                            <wps:txbx>
                              <w:txbxContent>
                                <w:p w14:paraId="00E0ED7A" w14:textId="77777777" w:rsidR="00AD19E5" w:rsidRPr="005E752B" w:rsidRDefault="00AD19E5" w:rsidP="00AD19E5">
                                  <w:pPr>
                                    <w:rPr>
                                      <w:sz w:val="18"/>
                                      <w:szCs w:val="18"/>
                                    </w:rPr>
                                  </w:pPr>
                                  <w:r w:rsidRPr="005E752B">
                                    <w:rPr>
                                      <w:sz w:val="18"/>
                                      <w:szCs w:val="18"/>
                                    </w:rPr>
                                    <w:t xml:space="preserve">100, 300 LCFF Txhawb Ntxiv thiab Kev </w:t>
                                  </w:r>
                                  <w:ins w:id="6811" w:author="year" w:date="2021-07-09T07:37:00Z">
                                    <w:r>
                                      <w:rPr>
                                        <w:sz w:val="18"/>
                                        <w:szCs w:val="18"/>
                                      </w:rPr>
                                      <w:t xml:space="preserve">rau siab </w:t>
                                    </w:r>
                                  </w:ins>
                                  <w:del w:id="6812" w:author="year" w:date="2021-07-09T07:37:00Z">
                                    <w:r w:rsidRPr="005E752B" w:rsidDel="00C82864">
                                      <w:rPr>
                                        <w:sz w:val="18"/>
                                        <w:szCs w:val="18"/>
                                      </w:rPr>
                                      <w:delText xml:space="preserve">Tshuaj Daws Mob </w:delText>
                                    </w:r>
                                  </w:del>
                                  <w:r w:rsidRPr="005E752B">
                                    <w:rPr>
                                      <w:sz w:val="18"/>
                                      <w:szCs w:val="18"/>
                                    </w:rPr>
                                    <w:t>$1,512,736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FFE92D" id="Text Box 548" o:spid="_x0000_s1161" type="#_x0000_t202" style="position:absolute;left:0;text-align:left;margin-left:.9pt;margin-top:1.6pt;width:175.7pt;height:127.7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" fillcolor="#f2dbdb [661]" strokecolor="#f2dbdb [661]">
                      <v:textbox>
                        <w:txbxContent>
                          <w:p w14:paraId="00E0ED7A" w14:textId="77777777" w:rsidR="00AD19E5" w:rsidRPr="005E752B" w:rsidRDefault="00AD19E5" w:rsidP="00AD19E5">
                            <w:pPr>
                              <w:rPr>
                                <w:sz w:val="18"/>
                                <w:szCs w:val="18"/>
                              </w:rPr>
                            </w:pPr>
                            <w:r w:rsidRPr="005E752B">
                              <w:rPr>
                                <w:sz w:val="18"/>
                                <w:szCs w:val="18"/>
                              </w:rPr>
                              <w:t xml:space="preserve">100, 300 LCFF Txhawb Ntxiv thiab Kev </w:t>
                            </w:r>
                            <w:ins w:id="6813" w:author="year" w:date="2021-07-09T07:37:00Z">
                              <w:r>
                                <w:rPr>
                                  <w:sz w:val="18"/>
                                  <w:szCs w:val="18"/>
                                </w:rPr>
                                <w:t xml:space="preserve">rau siab </w:t>
                              </w:r>
                            </w:ins>
                            <w:del w:id="6814" w:author="year" w:date="2021-07-09T07:37:00Z">
                              <w:r w:rsidRPr="005E752B" w:rsidDel="00C82864">
                                <w:rPr>
                                  <w:sz w:val="18"/>
                                  <w:szCs w:val="18"/>
                                </w:rPr>
                                <w:delText xml:space="preserve">Tshuaj Daws Mob </w:delText>
                              </w:r>
                            </w:del>
                            <w:r w:rsidRPr="005E752B">
                              <w:rPr>
                                <w:sz w:val="18"/>
                                <w:szCs w:val="18"/>
                              </w:rPr>
                              <w:t>$1,512,736</w:t>
                            </w:r>
                          </w:p>
                        </w:txbxContent>
                      </v:textbox>
                    </v:shape>
                  </w:pict>
                </mc:Fallback>
              </mc:AlternateContent>
            </w:r>
            <w:r>
              <w:rPr>
                <w:noProof/>
                <w:sz w:val="18"/>
                <w:szCs w:val="18"/>
                <w:lang w:bidi="th-TH"/>
              </w:rPr>
              <mc:AlternateContent>
                <mc:Choice Requires="wpg">
                  <w:drawing>
                    <wp:anchor distT="0" distB="0" distL="114300" distR="114300" simplePos="0" relativeHeight="252032000" behindDoc="1" locked="0" layoutInCell="1" allowOverlap="1" wp14:anchorId="5C5C3BA1" wp14:editId="596864D5">
                      <wp:simplePos x="0" y="0"/>
                      <wp:positionH relativeFrom="page">
                        <wp:posOffset>11430</wp:posOffset>
                      </wp:positionH>
                      <wp:positionV relativeFrom="page">
                        <wp:posOffset>9525</wp:posOffset>
                      </wp:positionV>
                      <wp:extent cx="4528185" cy="4311650"/>
                      <wp:effectExtent l="0" t="0" r="0" b="0"/>
                      <wp:wrapNone/>
                      <wp:docPr id="160"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8185" cy="4311650"/>
                                <a:chOff x="7922" y="3445"/>
                                <a:chExt cx="7195" cy="6840"/>
                              </a:xfrm>
                            </wpg:grpSpPr>
                            <wps:wsp>
                              <wps:cNvPr id="161" name="Rectangle 136"/>
                              <wps:cNvSpPr>
                                <a:spLocks noChangeArrowheads="1"/>
                              </wps:cNvSpPr>
                              <wps:spPr bwMode="auto">
                                <a:xfrm>
                                  <a:off x="7922" y="3444"/>
                                  <a:ext cx="7195" cy="2635"/>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Line 135"/>
                              <wps:cNvCnPr>
                                <a:cxnSpLocks noChangeShapeType="1"/>
                              </wps:cNvCnPr>
                              <wps:spPr bwMode="auto">
                                <a:xfrm>
                                  <a:off x="11523" y="3503"/>
                                  <a:ext cx="0" cy="624"/>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s:wsp>
                              <wps:cNvPr id="163" name="Rectangle 134"/>
                              <wps:cNvSpPr>
                                <a:spLocks noChangeArrowheads="1"/>
                              </wps:cNvSpPr>
                              <wps:spPr bwMode="auto">
                                <a:xfrm>
                                  <a:off x="7922" y="6084"/>
                                  <a:ext cx="7195" cy="4200"/>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Line 133"/>
                              <wps:cNvCnPr>
                                <a:cxnSpLocks noChangeShapeType="1"/>
                              </wps:cNvCnPr>
                              <wps:spPr bwMode="auto">
                                <a:xfrm>
                                  <a:off x="11523" y="6143"/>
                                  <a:ext cx="0" cy="624"/>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4E0BB5" id="Group 132" o:spid="_x0000_s1026" style="position:absolute;margin-left:.9pt;margin-top:.75pt;width:356.55pt;height:339.5pt;z-index:-251284480;mso-position-horizontal-relative:page;mso-position-vertical-relative:page" coordorigin="7922,3445" coordsize="7195,6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">
                      <v:rect id="Rectangle 136" o:spid="_x0000_s1027" style="position:absolute;left:7922;top:3444;width:7195;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" fillcolor="#f1e4ef" stroked="f"/>
                      <v:line id="Line 135" o:spid="_x0000_s1028" style="position:absolute;visibility:visible;mso-wrap-style:square" from="11523,3503" to="11523,4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" strokecolor="#d5abff" strokeweight=".25pt"/>
                      <v:rect id="Rectangle 134" o:spid="_x0000_s1029" style="position:absolute;left:7922;top:6084;width:7195;height:4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" fillcolor="#f1e4ef" stroked="f"/>
                      <v:line id="Line 133" o:spid="_x0000_s1030" style="position:absolute;visibility:visible;mso-wrap-style:square" from="11523,6143" to="11523,6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" strokecolor="#d5abff" strokeweight=".25pt"/>
                      <w10:wrap anchorx="page" anchory="page"/>
                    </v:group>
                  </w:pict>
                </mc:Fallback>
              </mc:AlternateContent>
            </w:r>
          </w:p>
        </w:tc>
      </w:tr>
      <w:tr w:rsidR="00AD19E5" w14:paraId="329196AA" w14:textId="77777777" w:rsidTr="00AD19E5">
        <w:trPr>
          <w:trHeight w:val="4199"/>
        </w:trPr>
        <w:tc>
          <w:tcPr>
            <w:tcW w:w="7200" w:type="dxa"/>
            <w:shd w:val="clear" w:color="auto" w:fill="F1E4EF"/>
          </w:tcPr>
          <w:p w14:paraId="77341D9A" w14:textId="77777777" w:rsidR="00AD19E5" w:rsidRPr="00FC3A0C" w:rsidRDefault="00AD19E5" w:rsidP="00AD19E5">
            <w:pPr>
              <w:pStyle w:val="TableParagraph"/>
              <w:spacing w:before="118"/>
              <w:ind w:left="116"/>
              <w:rPr>
                <w:sz w:val="18"/>
                <w:szCs w:val="18"/>
              </w:rPr>
            </w:pPr>
            <w:r w:rsidRPr="00FC3A0C">
              <w:rPr>
                <w:sz w:val="18"/>
                <w:szCs w:val="18"/>
              </w:rPr>
              <w:t xml:space="preserve">3.5 Txuas Ntxiv Tus </w:t>
            </w:r>
            <w:ins w:id="6815" w:author="year" w:date="2021-07-09T07:48:00Z">
              <w:r>
                <w:rPr>
                  <w:sz w:val="18"/>
                  <w:szCs w:val="18"/>
                </w:rPr>
                <w:t xml:space="preserve">Lwm </w:t>
              </w:r>
            </w:ins>
            <w:r w:rsidRPr="00FC3A0C">
              <w:rPr>
                <w:sz w:val="18"/>
                <w:szCs w:val="18"/>
              </w:rPr>
              <w:t>Thawj Coj Tsev Kawm Ntawv hauv tsev kawm qib qis nrog 600- 749 cov tub ntxhais kawm los txhawb txoj kev qhia ntaub ntawv thiab tsev kawm ntawv kev xav tau.</w:t>
            </w:r>
          </w:p>
          <w:p w14:paraId="2560973B" w14:textId="77777777" w:rsidR="00AD19E5" w:rsidRPr="00FC3A0C" w:rsidRDefault="00AD19E5" w:rsidP="00AD19E5">
            <w:pPr>
              <w:pStyle w:val="TableParagraph"/>
              <w:spacing w:before="5"/>
              <w:rPr>
                <w:b/>
                <w:sz w:val="18"/>
                <w:szCs w:val="18"/>
              </w:rPr>
            </w:pPr>
          </w:p>
          <w:p w14:paraId="059676B2" w14:textId="77777777" w:rsidR="00AD19E5" w:rsidRPr="00FC3A0C" w:rsidRDefault="00AD19E5" w:rsidP="00AD19E5">
            <w:pPr>
              <w:pStyle w:val="TableParagraph"/>
              <w:ind w:left="116" w:right="565"/>
              <w:rPr>
                <w:sz w:val="18"/>
                <w:szCs w:val="18"/>
              </w:rPr>
            </w:pPr>
            <w:r w:rsidRPr="00FC3A0C">
              <w:rPr>
                <w:sz w:val="18"/>
                <w:szCs w:val="18"/>
              </w:rPr>
              <w:t xml:space="preserve">Txuas ntxiv rau tus </w:t>
            </w:r>
            <w:del w:id="6816" w:author="year" w:date="2021-07-09T07:50:00Z">
              <w:r w:rsidRPr="00FC3A0C" w:rsidDel="0015262A">
                <w:rPr>
                  <w:sz w:val="18"/>
                  <w:szCs w:val="18"/>
                </w:rPr>
                <w:delText xml:space="preserve">lej Phaj Thib </w:delText>
              </w:r>
            </w:del>
            <w:r w:rsidRPr="00FC3A0C">
              <w:rPr>
                <w:sz w:val="18"/>
                <w:szCs w:val="18"/>
              </w:rPr>
              <w:t xml:space="preserve">Tus Lwm Thawj Xib Fwb, txhua lub tsev kawm qib nrab yuav muaj tsawg kawg yog 1 Tus </w:t>
            </w:r>
            <w:ins w:id="6817" w:author="year" w:date="2021-07-09T07:50:00Z">
              <w:r>
                <w:rPr>
                  <w:sz w:val="18"/>
                  <w:szCs w:val="18"/>
                </w:rPr>
                <w:t xml:space="preserve">Lwm </w:t>
              </w:r>
            </w:ins>
            <w:r w:rsidRPr="00FC3A0C">
              <w:rPr>
                <w:sz w:val="18"/>
                <w:szCs w:val="18"/>
              </w:rPr>
              <w:t>Thawj Xib Fwb.</w:t>
            </w:r>
          </w:p>
          <w:p w14:paraId="78545058" w14:textId="77777777" w:rsidR="00AD19E5" w:rsidRPr="00FC3A0C" w:rsidRDefault="00AD19E5" w:rsidP="00AD19E5">
            <w:pPr>
              <w:pStyle w:val="TableParagraph"/>
              <w:spacing w:before="5"/>
              <w:rPr>
                <w:b/>
                <w:sz w:val="18"/>
                <w:szCs w:val="18"/>
              </w:rPr>
            </w:pPr>
          </w:p>
          <w:p w14:paraId="559B3D53" w14:textId="77777777" w:rsidR="00AD19E5" w:rsidRPr="00FC3A0C" w:rsidRDefault="00AD19E5" w:rsidP="00AD19E5">
            <w:pPr>
              <w:pStyle w:val="TableParagraph"/>
              <w:ind w:left="116"/>
              <w:rPr>
                <w:sz w:val="18"/>
                <w:szCs w:val="18"/>
              </w:rPr>
            </w:pPr>
            <w:r w:rsidRPr="00FC3A0C">
              <w:rPr>
                <w:sz w:val="18"/>
                <w:szCs w:val="18"/>
              </w:rPr>
              <w:t>Tag Nrho Cov Lus Ntxiv VPs = 13.7 FTE</w:t>
            </w:r>
          </w:p>
          <w:p w14:paraId="3F8C6EA5" w14:textId="77777777" w:rsidR="00AD19E5" w:rsidRPr="00FC3A0C" w:rsidRDefault="00AD19E5" w:rsidP="00AD19E5">
            <w:pPr>
              <w:pStyle w:val="TableParagraph"/>
              <w:rPr>
                <w:b/>
                <w:sz w:val="18"/>
                <w:szCs w:val="18"/>
              </w:rPr>
            </w:pPr>
          </w:p>
          <w:p w14:paraId="097D9373" w14:textId="77777777" w:rsidR="00AD19E5" w:rsidRPr="00FC3A0C" w:rsidRDefault="00AD19E5" w:rsidP="00AD19E5">
            <w:pPr>
              <w:pStyle w:val="TableParagraph"/>
              <w:spacing w:before="7"/>
              <w:rPr>
                <w:b/>
                <w:sz w:val="18"/>
                <w:szCs w:val="18"/>
              </w:rPr>
            </w:pPr>
          </w:p>
          <w:p w14:paraId="318E5EA5" w14:textId="77777777" w:rsidR="00AD19E5" w:rsidRPr="00FC3A0C" w:rsidRDefault="00AD19E5" w:rsidP="00AD19E5">
            <w:pPr>
              <w:pStyle w:val="TableParagraph"/>
              <w:ind w:left="116" w:right="223"/>
              <w:rPr>
                <w:sz w:val="18"/>
                <w:szCs w:val="18"/>
              </w:rPr>
            </w:pPr>
            <w:r w:rsidRPr="00FC3A0C">
              <w:rPr>
                <w:sz w:val="18"/>
                <w:szCs w:val="18"/>
              </w:rPr>
              <w:t xml:space="preserve">1 </w:t>
            </w:r>
            <w:ins w:id="6818" w:author="year" w:date="2021-07-09T07:51:00Z">
              <w:r>
                <w:rPr>
                  <w:sz w:val="18"/>
                  <w:szCs w:val="18"/>
                </w:rPr>
                <w:t xml:space="preserve">tus kws tshaj lij </w:t>
              </w:r>
            </w:ins>
            <w:r w:rsidRPr="00FC3A0C">
              <w:rPr>
                <w:sz w:val="18"/>
                <w:szCs w:val="18"/>
              </w:rPr>
              <w:t xml:space="preserve">FTE </w:t>
            </w:r>
            <w:ins w:id="6819" w:author="year" w:date="2021-07-09T07:51:00Z">
              <w:r>
                <w:rPr>
                  <w:sz w:val="18"/>
                  <w:szCs w:val="18"/>
                </w:rPr>
                <w:t xml:space="preserve">ntawm kev </w:t>
              </w:r>
            </w:ins>
            <w:r w:rsidRPr="00FC3A0C">
              <w:rPr>
                <w:sz w:val="18"/>
                <w:szCs w:val="18"/>
              </w:rPr>
              <w:t xml:space="preserve">Coj Qhia Kev Kawm </w:t>
            </w:r>
            <w:del w:id="6820" w:author="year" w:date="2021-07-09T07:52:00Z">
              <w:r w:rsidRPr="00FC3A0C" w:rsidDel="0015262A">
                <w:rPr>
                  <w:sz w:val="18"/>
                  <w:szCs w:val="18"/>
                </w:rPr>
                <w:delText xml:space="preserve">Tshwj Xeeb </w:delText>
              </w:r>
            </w:del>
            <w:r w:rsidRPr="00FC3A0C">
              <w:rPr>
                <w:sz w:val="18"/>
                <w:szCs w:val="18"/>
              </w:rPr>
              <w:t xml:space="preserve">- Hauv </w:t>
            </w:r>
            <w:del w:id="6821" w:author="year" w:date="2021-07-09T07:52:00Z">
              <w:r w:rsidRPr="00FC3A0C" w:rsidDel="0015262A">
                <w:rPr>
                  <w:sz w:val="18"/>
                  <w:szCs w:val="18"/>
                </w:rPr>
                <w:delText>Paus Tsev Kawm Ntawv</w:delText>
              </w:r>
            </w:del>
            <w:ins w:id="6822" w:author="year" w:date="2021-07-09T07:52:00Z">
              <w:r>
                <w:rPr>
                  <w:sz w:val="18"/>
                  <w:szCs w:val="18"/>
                </w:rPr>
                <w:t>nroog</w:t>
              </w:r>
            </w:ins>
            <w:r w:rsidRPr="00FC3A0C">
              <w:rPr>
                <w:sz w:val="18"/>
                <w:szCs w:val="18"/>
              </w:rPr>
              <w:t xml:space="preserve"> los txhawb cov thawj tswj hwm, niam txiv, thiab cov neeg hauv zej zog nrog nrhiav qhov kev pab cuam muaj txiaj ntsig los txhawb cov tub ntxhais kawm, thiab teb cov lus nug thiab kev txhawj xeeb los ntawm cov niam txiv </w:t>
            </w:r>
            <w:ins w:id="6823" w:author="year" w:date="2021-07-09T07:54:00Z">
              <w:r>
                <w:rPr>
                  <w:sz w:val="18"/>
                  <w:szCs w:val="18"/>
                </w:rPr>
                <w:t xml:space="preserve">uas </w:t>
              </w:r>
            </w:ins>
            <w:r w:rsidRPr="00FC3A0C">
              <w:rPr>
                <w:sz w:val="18"/>
                <w:szCs w:val="18"/>
              </w:rPr>
              <w:t>hu rau hauv chaw ua hauj lwm hauv nroog.</w:t>
            </w:r>
          </w:p>
        </w:tc>
        <w:tc>
          <w:tcPr>
            <w:tcW w:w="7200" w:type="dxa"/>
            <w:gridSpan w:val="2"/>
          </w:tcPr>
          <w:p w14:paraId="3DD1BECD" w14:textId="77777777" w:rsidR="00AD19E5" w:rsidRPr="00FC3A0C" w:rsidRDefault="00AD19E5" w:rsidP="00AD19E5">
            <w:pPr>
              <w:pStyle w:val="TableParagraph"/>
              <w:tabs>
                <w:tab w:val="left" w:pos="3718"/>
                <w:tab w:val="left" w:pos="3780"/>
              </w:tabs>
              <w:spacing w:before="176"/>
              <w:ind w:left="174" w:right="294" w:firstLine="61"/>
              <w:rPr>
                <w:sz w:val="18"/>
                <w:szCs w:val="18"/>
              </w:rPr>
            </w:pPr>
            <w:r>
              <w:rPr>
                <w:noProof/>
                <w:sz w:val="18"/>
                <w:szCs w:val="18"/>
                <w:lang w:bidi="th-TH"/>
              </w:rPr>
              <mc:AlternateContent>
                <mc:Choice Requires="wps">
                  <w:drawing>
                    <wp:anchor distT="0" distB="0" distL="114300" distR="114300" simplePos="0" relativeHeight="252090368" behindDoc="0" locked="0" layoutInCell="1" allowOverlap="1" wp14:anchorId="14F114F3" wp14:editId="7FBD7262">
                      <wp:simplePos x="0" y="0"/>
                      <wp:positionH relativeFrom="column">
                        <wp:posOffset>2308225</wp:posOffset>
                      </wp:positionH>
                      <wp:positionV relativeFrom="paragraph">
                        <wp:posOffset>-635</wp:posOffset>
                      </wp:positionV>
                      <wp:extent cx="2231390" cy="1621790"/>
                      <wp:effectExtent l="0" t="0" r="0" b="0"/>
                      <wp:wrapNone/>
                      <wp:docPr id="159" name="Text Box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1621790"/>
                              </a:xfrm>
                              <a:prstGeom prst="rect">
                                <a:avLst/>
                              </a:prstGeom>
                              <a:solidFill>
                                <a:schemeClr val="accent2">
                                  <a:lumMod val="20000"/>
                                  <a:lumOff val="80000"/>
                                </a:schemeClr>
                              </a:solidFill>
                              <a:ln w="9525">
                                <a:solidFill>
                                  <a:schemeClr val="accent2">
                                    <a:lumMod val="20000"/>
                                    <a:lumOff val="80000"/>
                                  </a:schemeClr>
                                </a:solidFill>
                                <a:miter lim="800000"/>
                                <a:headEnd/>
                                <a:tailEnd/>
                              </a:ln>
                            </wps:spPr>
                            <wps:txbx>
                              <w:txbxContent>
                                <w:p w14:paraId="500311E0" w14:textId="77777777" w:rsidR="00AD19E5" w:rsidRPr="005E752B" w:rsidRDefault="00AD19E5" w:rsidP="00AD19E5">
                                  <w:pPr>
                                    <w:rPr>
                                      <w:sz w:val="18"/>
                                      <w:szCs w:val="18"/>
                                    </w:rPr>
                                  </w:pPr>
                                  <w:r w:rsidRPr="005E752B">
                                    <w:rPr>
                                      <w:sz w:val="18"/>
                                      <w:szCs w:val="18"/>
                                    </w:rPr>
                                    <w:t>100, 300 LCFF Txhawb Ntxiv thiab Kev Tshuaj Daws Mob $</w:t>
                                  </w:r>
                                  <w:r>
                                    <w:rPr>
                                      <w:sz w:val="18"/>
                                      <w:szCs w:val="18"/>
                                    </w:rPr>
                                    <w:t>2,344,178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F114F3" id="Text Box 554" o:spid="_x0000_s1162" type="#_x0000_t202" style="position:absolute;left:0;text-align:left;margin-left:181.75pt;margin-top:-.05pt;width:175.7pt;height:127.7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" fillcolor="#f2dbdb [661]" strokecolor="#f2dbdb [661]">
                      <v:textbox>
                        <w:txbxContent>
                          <w:p w14:paraId="500311E0" w14:textId="77777777" w:rsidR="00AD19E5" w:rsidRPr="005E752B" w:rsidRDefault="00AD19E5" w:rsidP="00AD19E5">
                            <w:pPr>
                              <w:rPr>
                                <w:sz w:val="18"/>
                                <w:szCs w:val="18"/>
                              </w:rPr>
                            </w:pPr>
                            <w:r w:rsidRPr="005E752B">
                              <w:rPr>
                                <w:sz w:val="18"/>
                                <w:szCs w:val="18"/>
                              </w:rPr>
                              <w:t>100, 300 LCFF Txhawb Ntxiv thiab Kev Tshuaj Daws Mob $</w:t>
                            </w:r>
                            <w:r>
                              <w:rPr>
                                <w:sz w:val="18"/>
                                <w:szCs w:val="18"/>
                              </w:rPr>
                              <w:t>2,344,178</w:t>
                            </w:r>
                          </w:p>
                        </w:txbxContent>
                      </v:textbox>
                    </v:shape>
                  </w:pict>
                </mc:Fallback>
              </mc:AlternateContent>
            </w:r>
            <w:r>
              <w:rPr>
                <w:noProof/>
                <w:sz w:val="18"/>
                <w:szCs w:val="18"/>
                <w:lang w:bidi="th-TH"/>
              </w:rPr>
              <mc:AlternateContent>
                <mc:Choice Requires="wps">
                  <w:drawing>
                    <wp:anchor distT="0" distB="0" distL="114300" distR="114300" simplePos="0" relativeHeight="252089344" behindDoc="0" locked="0" layoutInCell="1" allowOverlap="1" wp14:anchorId="21DA1E14" wp14:editId="47C09E23">
                      <wp:simplePos x="0" y="0"/>
                      <wp:positionH relativeFrom="column">
                        <wp:posOffset>31750</wp:posOffset>
                      </wp:positionH>
                      <wp:positionV relativeFrom="paragraph">
                        <wp:posOffset>-635</wp:posOffset>
                      </wp:positionV>
                      <wp:extent cx="2231390" cy="1621790"/>
                      <wp:effectExtent l="0" t="0" r="0" b="0"/>
                      <wp:wrapNone/>
                      <wp:docPr id="158" name="Text 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1621790"/>
                              </a:xfrm>
                              <a:prstGeom prst="rect">
                                <a:avLst/>
                              </a:prstGeom>
                              <a:solidFill>
                                <a:schemeClr val="accent2">
                                  <a:lumMod val="20000"/>
                                  <a:lumOff val="80000"/>
                                </a:schemeClr>
                              </a:solidFill>
                              <a:ln w="9525">
                                <a:solidFill>
                                  <a:schemeClr val="accent2">
                                    <a:lumMod val="20000"/>
                                    <a:lumOff val="80000"/>
                                  </a:schemeClr>
                                </a:solidFill>
                                <a:miter lim="800000"/>
                                <a:headEnd/>
                                <a:tailEnd/>
                              </a:ln>
                            </wps:spPr>
                            <wps:txbx>
                              <w:txbxContent>
                                <w:p w14:paraId="20D18CD4" w14:textId="77777777" w:rsidR="00AD19E5" w:rsidRPr="005E752B" w:rsidRDefault="00AD19E5" w:rsidP="00AD19E5">
                                  <w:pPr>
                                    <w:rPr>
                                      <w:sz w:val="18"/>
                                      <w:szCs w:val="18"/>
                                    </w:rPr>
                                  </w:pPr>
                                  <w:r w:rsidRPr="005E752B">
                                    <w:rPr>
                                      <w:sz w:val="18"/>
                                      <w:szCs w:val="18"/>
                                    </w:rPr>
                                    <w:t xml:space="preserve">100, 300 LCFF Txhawb Ntxiv thiab Kev </w:t>
                                  </w:r>
                                  <w:del w:id="6824" w:author="year" w:date="2021-07-09T07:37:00Z">
                                    <w:r w:rsidRPr="005E752B" w:rsidDel="00C82864">
                                      <w:rPr>
                                        <w:sz w:val="18"/>
                                        <w:szCs w:val="18"/>
                                      </w:rPr>
                                      <w:delText>Tshuaj Daws Mob</w:delText>
                                    </w:r>
                                  </w:del>
                                  <w:ins w:id="6825" w:author="year" w:date="2021-07-09T07:37:00Z">
                                    <w:r>
                                      <w:rPr>
                                        <w:sz w:val="18"/>
                                        <w:szCs w:val="18"/>
                                      </w:rPr>
                                      <w:t>rau siab</w:t>
                                    </w:r>
                                  </w:ins>
                                  <w:r w:rsidRPr="005E752B">
                                    <w:rPr>
                                      <w:sz w:val="18"/>
                                      <w:szCs w:val="18"/>
                                    </w:rPr>
                                    <w:t xml:space="preserve"> $</w:t>
                                  </w:r>
                                  <w:r>
                                    <w:rPr>
                                      <w:sz w:val="18"/>
                                      <w:szCs w:val="18"/>
                                    </w:rPr>
                                    <w:t>2,153,710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A1E14" id="Text Box 553" o:spid="_x0000_s1163" type="#_x0000_t202" style="position:absolute;left:0;text-align:left;margin-left:2.5pt;margin-top:-.05pt;width:175.7pt;height:127.7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" fillcolor="#f2dbdb [661]" strokecolor="#f2dbdb [661]">
                      <v:textbox>
                        <w:txbxContent>
                          <w:p w14:paraId="20D18CD4" w14:textId="77777777" w:rsidR="00AD19E5" w:rsidRPr="005E752B" w:rsidRDefault="00AD19E5" w:rsidP="00AD19E5">
                            <w:pPr>
                              <w:rPr>
                                <w:sz w:val="18"/>
                                <w:szCs w:val="18"/>
                              </w:rPr>
                            </w:pPr>
                            <w:r w:rsidRPr="005E752B">
                              <w:rPr>
                                <w:sz w:val="18"/>
                                <w:szCs w:val="18"/>
                              </w:rPr>
                              <w:t xml:space="preserve">100, 300 LCFF Txhawb Ntxiv thiab Kev </w:t>
                            </w:r>
                            <w:del w:id="6826" w:author="year" w:date="2021-07-09T07:37:00Z">
                              <w:r w:rsidRPr="005E752B" w:rsidDel="00C82864">
                                <w:rPr>
                                  <w:sz w:val="18"/>
                                  <w:szCs w:val="18"/>
                                </w:rPr>
                                <w:delText>Tshuaj Daws Mob</w:delText>
                              </w:r>
                            </w:del>
                            <w:ins w:id="6827" w:author="year" w:date="2021-07-09T07:37:00Z">
                              <w:r>
                                <w:rPr>
                                  <w:sz w:val="18"/>
                                  <w:szCs w:val="18"/>
                                </w:rPr>
                                <w:t>rau siab</w:t>
                              </w:r>
                            </w:ins>
                            <w:r w:rsidRPr="005E752B">
                              <w:rPr>
                                <w:sz w:val="18"/>
                                <w:szCs w:val="18"/>
                              </w:rPr>
                              <w:t xml:space="preserve"> $</w:t>
                            </w:r>
                            <w:r>
                              <w:rPr>
                                <w:sz w:val="18"/>
                                <w:szCs w:val="18"/>
                              </w:rPr>
                              <w:t>2,153,710</w:t>
                            </w:r>
                          </w:p>
                        </w:txbxContent>
                      </v:textbox>
                    </v:shape>
                  </w:pict>
                </mc:Fallback>
              </mc:AlternateContent>
            </w:r>
          </w:p>
        </w:tc>
      </w:tr>
      <w:tr w:rsidR="00AD19E5" w14:paraId="0F07ED63" w14:textId="77777777" w:rsidTr="00AD19E5">
        <w:trPr>
          <w:trHeight w:val="968"/>
        </w:trPr>
        <w:tc>
          <w:tcPr>
            <w:tcW w:w="7200" w:type="dxa"/>
            <w:shd w:val="clear" w:color="auto" w:fill="F1E4EF"/>
          </w:tcPr>
          <w:p w14:paraId="164DC995" w14:textId="77777777" w:rsidR="00AD19E5" w:rsidRPr="00FC3A0C" w:rsidRDefault="00AD19E5" w:rsidP="00AD19E5">
            <w:pPr>
              <w:pStyle w:val="TableParagraph"/>
              <w:numPr>
                <w:ilvl w:val="1"/>
                <w:numId w:val="9"/>
              </w:numPr>
              <w:tabs>
                <w:tab w:val="left" w:pos="483"/>
              </w:tabs>
              <w:spacing w:before="118"/>
              <w:rPr>
                <w:sz w:val="18"/>
                <w:szCs w:val="18"/>
              </w:rPr>
            </w:pPr>
            <w:r w:rsidRPr="00FC3A0C">
              <w:rPr>
                <w:sz w:val="18"/>
                <w:szCs w:val="18"/>
              </w:rPr>
              <w:t>Txuas ntxiv VAPA cov kws qhia ntawv los pab Kev Kawm Ntaub ntawv Qib K -12.</w:t>
            </w:r>
          </w:p>
          <w:p w14:paraId="413B1A18" w14:textId="77777777" w:rsidR="00AD19E5" w:rsidRPr="00FC3A0C" w:rsidRDefault="00AD19E5" w:rsidP="00AD19E5">
            <w:pPr>
              <w:pStyle w:val="TableParagraph"/>
              <w:spacing w:before="2"/>
              <w:rPr>
                <w:b/>
                <w:sz w:val="18"/>
                <w:szCs w:val="18"/>
              </w:rPr>
            </w:pPr>
          </w:p>
          <w:p w14:paraId="1364D0B4" w14:textId="77777777" w:rsidR="00AD19E5" w:rsidRPr="00FC3A0C" w:rsidRDefault="00AD19E5" w:rsidP="00AD19E5">
            <w:pPr>
              <w:pStyle w:val="TableParagraph"/>
              <w:numPr>
                <w:ilvl w:val="2"/>
                <w:numId w:val="9"/>
              </w:numPr>
              <w:tabs>
                <w:tab w:val="left" w:pos="777"/>
                <w:tab w:val="left" w:pos="778"/>
              </w:tabs>
              <w:spacing w:line="249" w:lineRule="exact"/>
              <w:ind w:hanging="301"/>
              <w:rPr>
                <w:sz w:val="18"/>
                <w:szCs w:val="18"/>
              </w:rPr>
            </w:pPr>
            <w:r w:rsidRPr="00FC3A0C">
              <w:rPr>
                <w:sz w:val="18"/>
                <w:szCs w:val="18"/>
              </w:rPr>
              <w:t>Kev Ua Yeeb Yam Zoo Li Tiag (TK - 2)</w:t>
            </w:r>
          </w:p>
        </w:tc>
        <w:tc>
          <w:tcPr>
            <w:tcW w:w="3602" w:type="dxa"/>
            <w:shd w:val="clear" w:color="auto" w:fill="F1E4EF"/>
          </w:tcPr>
          <w:p w14:paraId="1DA755E5" w14:textId="77777777" w:rsidR="00AD19E5" w:rsidRPr="00FC3A0C" w:rsidRDefault="00AD19E5" w:rsidP="00AD19E5">
            <w:pPr>
              <w:pStyle w:val="TableParagraph"/>
              <w:spacing w:before="176"/>
              <w:ind w:left="235"/>
              <w:rPr>
                <w:sz w:val="18"/>
                <w:szCs w:val="18"/>
              </w:rPr>
            </w:pPr>
            <w:r w:rsidRPr="00FC3A0C">
              <w:rPr>
                <w:sz w:val="18"/>
                <w:szCs w:val="18"/>
              </w:rPr>
              <w:t>1000, 3000, 4000, 5000 LCFF</w:t>
            </w:r>
          </w:p>
          <w:p w14:paraId="3796F720" w14:textId="77777777" w:rsidR="00AD19E5" w:rsidRPr="00FC3A0C" w:rsidRDefault="00AD19E5" w:rsidP="00AD19E5">
            <w:pPr>
              <w:pStyle w:val="TableParagraph"/>
              <w:ind w:left="174"/>
              <w:rPr>
                <w:sz w:val="18"/>
                <w:szCs w:val="18"/>
              </w:rPr>
            </w:pPr>
            <w:r w:rsidRPr="00FC3A0C">
              <w:rPr>
                <w:sz w:val="18"/>
                <w:szCs w:val="18"/>
              </w:rPr>
              <w:t xml:space="preserve">Txhawb Ntxiv thiab Kev </w:t>
            </w:r>
            <w:del w:id="6828" w:author="year" w:date="2021-07-09T07:55:00Z">
              <w:r w:rsidRPr="00FC3A0C" w:rsidDel="003D04C4">
                <w:rPr>
                  <w:sz w:val="18"/>
                  <w:szCs w:val="18"/>
                </w:rPr>
                <w:delText>Tshuaj Daws Mob</w:delText>
              </w:r>
            </w:del>
            <w:ins w:id="6829" w:author="year" w:date="2021-07-09T07:55:00Z">
              <w:r>
                <w:rPr>
                  <w:sz w:val="18"/>
                  <w:szCs w:val="18"/>
                </w:rPr>
                <w:t>rau siab</w:t>
              </w:r>
            </w:ins>
          </w:p>
          <w:p w14:paraId="359364A9" w14:textId="77777777" w:rsidR="00AD19E5" w:rsidRPr="00FC3A0C" w:rsidRDefault="00AD19E5" w:rsidP="00AD19E5">
            <w:pPr>
              <w:pStyle w:val="TableParagraph"/>
              <w:ind w:left="174"/>
              <w:rPr>
                <w:sz w:val="18"/>
                <w:szCs w:val="18"/>
              </w:rPr>
            </w:pPr>
            <w:r w:rsidRPr="00FC3A0C">
              <w:rPr>
                <w:sz w:val="18"/>
                <w:szCs w:val="18"/>
              </w:rPr>
              <w:t>$ 3,046,438</w:t>
            </w:r>
          </w:p>
        </w:tc>
        <w:tc>
          <w:tcPr>
            <w:tcW w:w="3598" w:type="dxa"/>
            <w:shd w:val="clear" w:color="auto" w:fill="F1E4EF"/>
          </w:tcPr>
          <w:p w14:paraId="72897FA8" w14:textId="77777777" w:rsidR="00AD19E5" w:rsidRPr="00FC3A0C" w:rsidRDefault="00AD19E5" w:rsidP="00AD19E5">
            <w:pPr>
              <w:pStyle w:val="TableParagraph"/>
              <w:spacing w:before="176"/>
              <w:ind w:left="178"/>
              <w:rPr>
                <w:sz w:val="18"/>
                <w:szCs w:val="18"/>
              </w:rPr>
            </w:pPr>
            <w:r w:rsidRPr="00FC3A0C">
              <w:rPr>
                <w:sz w:val="18"/>
                <w:szCs w:val="18"/>
              </w:rPr>
              <w:t>1000, 3000, 4000, 5000 LCFF</w:t>
            </w:r>
          </w:p>
          <w:p w14:paraId="1FF34F30" w14:textId="77777777" w:rsidR="00AD19E5" w:rsidRPr="00FC3A0C" w:rsidRDefault="00AD19E5" w:rsidP="00AD19E5">
            <w:pPr>
              <w:pStyle w:val="TableParagraph"/>
              <w:ind w:left="117"/>
              <w:rPr>
                <w:sz w:val="18"/>
                <w:szCs w:val="18"/>
              </w:rPr>
            </w:pPr>
            <w:r w:rsidRPr="00FC3A0C">
              <w:rPr>
                <w:sz w:val="18"/>
                <w:szCs w:val="18"/>
              </w:rPr>
              <w:t xml:space="preserve">Txhawb Ntxiv thiab Kev </w:t>
            </w:r>
            <w:del w:id="6830" w:author="year" w:date="2021-07-09T07:55:00Z">
              <w:r w:rsidRPr="00FC3A0C" w:rsidDel="003D04C4">
                <w:rPr>
                  <w:sz w:val="18"/>
                  <w:szCs w:val="18"/>
                </w:rPr>
                <w:delText>Tshuaj Daws Mob</w:delText>
              </w:r>
            </w:del>
            <w:ins w:id="6831" w:author="year" w:date="2021-07-09T07:55:00Z">
              <w:r>
                <w:rPr>
                  <w:sz w:val="18"/>
                  <w:szCs w:val="18"/>
                </w:rPr>
                <w:t>rau siab</w:t>
              </w:r>
            </w:ins>
          </w:p>
          <w:p w14:paraId="5431A15A" w14:textId="77777777" w:rsidR="00AD19E5" w:rsidRPr="00FC3A0C" w:rsidRDefault="00AD19E5" w:rsidP="00AD19E5">
            <w:pPr>
              <w:pStyle w:val="TableParagraph"/>
              <w:ind w:left="117"/>
              <w:rPr>
                <w:sz w:val="18"/>
                <w:szCs w:val="18"/>
              </w:rPr>
            </w:pPr>
            <w:r w:rsidRPr="00FC3A0C">
              <w:rPr>
                <w:sz w:val="18"/>
                <w:szCs w:val="18"/>
              </w:rPr>
              <w:t>$ 2,959,674</w:t>
            </w:r>
          </w:p>
        </w:tc>
      </w:tr>
    </w:tbl>
    <w:p w14:paraId="3E2AB3D3" w14:textId="77777777" w:rsidR="00AD19E5" w:rsidRDefault="00AD19E5" w:rsidP="00AD19E5">
      <w:pPr>
        <w:rPr>
          <w:sz w:val="2"/>
          <w:szCs w:val="2"/>
        </w:rPr>
      </w:pPr>
    </w:p>
    <w:p w14:paraId="07417CB9" w14:textId="77777777" w:rsidR="00AD19E5" w:rsidRDefault="00AD19E5" w:rsidP="00AD19E5">
      <w:pPr>
        <w:rPr>
          <w:sz w:val="2"/>
          <w:szCs w:val="2"/>
        </w:rPr>
        <w:sectPr w:rsidR="00AD19E5">
          <w:pgSz w:w="15840" w:h="12240" w:orient="landscape"/>
          <w:pgMar w:top="720" w:right="600" w:bottom="720" w:left="600" w:header="0" w:footer="528" w:gutter="0"/>
          <w:cols w:space="720"/>
        </w:sectPr>
      </w:pPr>
    </w:p>
    <w:tbl>
      <w:tblPr>
        <w:tblW w:w="0" w:type="auto"/>
        <w:tblInd w:w="121" w:type="dxa"/>
        <w:tblBorders>
          <w:top w:val="single" w:sz="2" w:space="0" w:color="D5ABFF"/>
          <w:left w:val="single" w:sz="2" w:space="0" w:color="D5ABFF"/>
          <w:bottom w:val="single" w:sz="2" w:space="0" w:color="D5ABFF"/>
          <w:right w:val="single" w:sz="2" w:space="0" w:color="D5ABFF"/>
          <w:insideH w:val="single" w:sz="2" w:space="0" w:color="D5ABFF"/>
          <w:insideV w:val="single" w:sz="2" w:space="0" w:color="D5ABFF"/>
        </w:tblBorders>
        <w:tblLayout w:type="fixed"/>
        <w:tblCellMar>
          <w:left w:w="0" w:type="dxa"/>
          <w:right w:w="0" w:type="dxa"/>
        </w:tblCellMar>
        <w:tblLook w:val="01E0" w:firstRow="1" w:lastRow="1" w:firstColumn="1" w:lastColumn="1" w:noHBand="0" w:noVBand="0"/>
      </w:tblPr>
      <w:tblGrid>
        <w:gridCol w:w="7200"/>
        <w:gridCol w:w="3600"/>
        <w:gridCol w:w="3600"/>
      </w:tblGrid>
      <w:tr w:rsidR="00AD19E5" w14:paraId="7099F5E9" w14:textId="77777777" w:rsidTr="00AD19E5">
        <w:trPr>
          <w:trHeight w:val="609"/>
        </w:trPr>
        <w:tc>
          <w:tcPr>
            <w:tcW w:w="7200" w:type="dxa"/>
          </w:tcPr>
          <w:p w14:paraId="765A7B3A" w14:textId="77777777" w:rsidR="00AD19E5" w:rsidRDefault="00AD19E5" w:rsidP="00AD19E5">
            <w:pPr>
              <w:pStyle w:val="TableParagraph"/>
              <w:spacing w:before="58" w:line="270" w:lineRule="atLeast"/>
              <w:ind w:right="2626"/>
              <w:rPr>
                <w:b/>
                <w:sz w:val="24"/>
              </w:rPr>
            </w:pPr>
            <w:r w:rsidRPr="00B26303">
              <w:rPr>
                <w:b/>
                <w:sz w:val="19"/>
                <w:szCs w:val="19"/>
              </w:rPr>
              <w:lastRenderedPageBreak/>
              <w:t>Cov Kev Npaj Kev Ua/Kev Pab cuam</w:t>
            </w:r>
          </w:p>
        </w:tc>
        <w:tc>
          <w:tcPr>
            <w:tcW w:w="3600" w:type="dxa"/>
          </w:tcPr>
          <w:p w14:paraId="08365EDA" w14:textId="77777777" w:rsidR="00AD19E5" w:rsidRDefault="00AD19E5" w:rsidP="00AD19E5">
            <w:pPr>
              <w:pStyle w:val="TableParagraph"/>
              <w:spacing w:before="58" w:line="270" w:lineRule="atLeast"/>
              <w:ind w:right="1015"/>
              <w:rPr>
                <w:b/>
                <w:sz w:val="24"/>
              </w:rPr>
            </w:pPr>
            <w:r w:rsidRPr="00B26303">
              <w:rPr>
                <w:b/>
                <w:sz w:val="19"/>
                <w:szCs w:val="19"/>
              </w:rPr>
              <w:t>Kev Siv Pob Nyiaj</w:t>
            </w:r>
          </w:p>
        </w:tc>
        <w:tc>
          <w:tcPr>
            <w:tcW w:w="3600" w:type="dxa"/>
          </w:tcPr>
          <w:p w14:paraId="28E1918F" w14:textId="77777777" w:rsidR="00AD19E5" w:rsidRDefault="00AD19E5" w:rsidP="00AD19E5">
            <w:pPr>
              <w:pStyle w:val="TableParagraph"/>
              <w:spacing w:before="58" w:line="270" w:lineRule="atLeast"/>
              <w:ind w:right="1015"/>
              <w:rPr>
                <w:b/>
                <w:sz w:val="24"/>
              </w:rPr>
            </w:pPr>
            <w:r w:rsidRPr="00B26303">
              <w:rPr>
                <w:b/>
                <w:sz w:val="19"/>
                <w:szCs w:val="19"/>
              </w:rPr>
              <w:t>Kev Siv Nyiaj Tiag</w:t>
            </w:r>
          </w:p>
        </w:tc>
      </w:tr>
      <w:tr w:rsidR="00AD19E5" w14:paraId="51738C94" w14:textId="77777777" w:rsidTr="00AD19E5">
        <w:trPr>
          <w:trHeight w:val="2501"/>
        </w:trPr>
        <w:tc>
          <w:tcPr>
            <w:tcW w:w="7200" w:type="dxa"/>
            <w:shd w:val="clear" w:color="auto" w:fill="F1E4EF"/>
          </w:tcPr>
          <w:p w14:paraId="5D7BD91D" w14:textId="77777777" w:rsidR="00AD19E5" w:rsidRPr="00D9353F" w:rsidRDefault="00AD19E5" w:rsidP="00AD19E5">
            <w:pPr>
              <w:pStyle w:val="TableParagraph"/>
              <w:numPr>
                <w:ilvl w:val="0"/>
                <w:numId w:val="8"/>
              </w:numPr>
              <w:tabs>
                <w:tab w:val="left" w:pos="777"/>
                <w:tab w:val="left" w:pos="778"/>
              </w:tabs>
              <w:spacing w:before="58"/>
              <w:ind w:hanging="301"/>
              <w:rPr>
                <w:sz w:val="19"/>
                <w:szCs w:val="19"/>
              </w:rPr>
            </w:pPr>
            <w:del w:id="6832" w:author="year" w:date="2021-07-09T07:56:00Z">
              <w:r w:rsidRPr="00D9353F" w:rsidDel="00134B15">
                <w:rPr>
                  <w:sz w:val="19"/>
                  <w:szCs w:val="19"/>
                </w:rPr>
                <w:delText xml:space="preserve">Nkauj </w:delText>
              </w:r>
            </w:del>
            <w:ins w:id="6833" w:author="year" w:date="2021-07-09T07:56:00Z">
              <w:r>
                <w:rPr>
                  <w:sz w:val="19"/>
                  <w:szCs w:val="19"/>
                </w:rPr>
                <w:t>Suab paj nruag</w:t>
              </w:r>
              <w:r w:rsidRPr="00D9353F">
                <w:rPr>
                  <w:sz w:val="19"/>
                  <w:szCs w:val="19"/>
                </w:rPr>
                <w:t xml:space="preserve"> </w:t>
              </w:r>
            </w:ins>
            <w:r w:rsidRPr="00D9353F">
              <w:rPr>
                <w:sz w:val="19"/>
                <w:szCs w:val="19"/>
              </w:rPr>
              <w:t>(3 - 6)</w:t>
            </w:r>
          </w:p>
          <w:p w14:paraId="734515E8" w14:textId="77777777" w:rsidR="00AD19E5" w:rsidRPr="00D9353F" w:rsidRDefault="00AD19E5" w:rsidP="00AD19E5">
            <w:pPr>
              <w:pStyle w:val="TableParagraph"/>
              <w:numPr>
                <w:ilvl w:val="0"/>
                <w:numId w:val="8"/>
              </w:numPr>
              <w:tabs>
                <w:tab w:val="left" w:pos="777"/>
                <w:tab w:val="left" w:pos="778"/>
              </w:tabs>
              <w:ind w:hanging="301"/>
              <w:rPr>
                <w:sz w:val="19"/>
                <w:szCs w:val="19"/>
              </w:rPr>
            </w:pPr>
            <w:r w:rsidRPr="00D9353F">
              <w:rPr>
                <w:sz w:val="19"/>
                <w:szCs w:val="19"/>
              </w:rPr>
              <w:t>Kev Ntau Nkauj thiab Hu Nkauj (7 - 8)</w:t>
            </w:r>
          </w:p>
          <w:p w14:paraId="3C666675" w14:textId="77777777" w:rsidR="00AD19E5" w:rsidRPr="00D9353F" w:rsidRDefault="00AD19E5" w:rsidP="00AD19E5">
            <w:pPr>
              <w:pStyle w:val="TableParagraph"/>
              <w:numPr>
                <w:ilvl w:val="0"/>
                <w:numId w:val="8"/>
              </w:numPr>
              <w:tabs>
                <w:tab w:val="left" w:pos="777"/>
                <w:tab w:val="left" w:pos="778"/>
              </w:tabs>
              <w:ind w:hanging="301"/>
              <w:rPr>
                <w:sz w:val="19"/>
                <w:szCs w:val="19"/>
              </w:rPr>
            </w:pPr>
            <w:r w:rsidRPr="00D9353F">
              <w:rPr>
                <w:sz w:val="19"/>
                <w:szCs w:val="19"/>
              </w:rPr>
              <w:t>Hu Nkauj (9 - 12)</w:t>
            </w:r>
          </w:p>
          <w:p w14:paraId="3F75760A" w14:textId="77777777" w:rsidR="00AD19E5" w:rsidRPr="00D9353F" w:rsidRDefault="00AD19E5" w:rsidP="00AD19E5">
            <w:pPr>
              <w:pStyle w:val="TableParagraph"/>
              <w:spacing w:before="2"/>
              <w:rPr>
                <w:b/>
                <w:sz w:val="19"/>
                <w:szCs w:val="19"/>
              </w:rPr>
            </w:pPr>
          </w:p>
          <w:p w14:paraId="183E27D1" w14:textId="77777777" w:rsidR="00AD19E5" w:rsidRPr="00D9353F" w:rsidRDefault="00AD19E5" w:rsidP="00AD19E5">
            <w:pPr>
              <w:pStyle w:val="TableParagraph"/>
              <w:ind w:left="116"/>
              <w:rPr>
                <w:sz w:val="19"/>
                <w:szCs w:val="19"/>
              </w:rPr>
            </w:pPr>
            <w:r w:rsidRPr="00D9353F">
              <w:rPr>
                <w:sz w:val="19"/>
                <w:szCs w:val="19"/>
              </w:rPr>
              <w:t>23.8 FTE VAPA tus kws qhia ntawv</w:t>
            </w:r>
          </w:p>
          <w:p w14:paraId="238A29A9" w14:textId="77777777" w:rsidR="00AD19E5" w:rsidRPr="00D9353F" w:rsidRDefault="00AD19E5" w:rsidP="00AD19E5">
            <w:pPr>
              <w:pStyle w:val="TableParagraph"/>
              <w:ind w:left="116"/>
              <w:rPr>
                <w:sz w:val="19"/>
                <w:szCs w:val="19"/>
              </w:rPr>
            </w:pPr>
            <w:r w:rsidRPr="00D9353F">
              <w:rPr>
                <w:sz w:val="19"/>
                <w:szCs w:val="19"/>
              </w:rPr>
              <w:t>.50 FTE Tus Tuav Hauj lwm</w:t>
            </w:r>
          </w:p>
          <w:p w14:paraId="066CFCBC" w14:textId="77777777" w:rsidR="00AD19E5" w:rsidRPr="00D9353F" w:rsidRDefault="00AD19E5" w:rsidP="00AD19E5">
            <w:pPr>
              <w:pStyle w:val="TableParagraph"/>
              <w:ind w:left="116"/>
              <w:rPr>
                <w:sz w:val="19"/>
                <w:szCs w:val="19"/>
              </w:rPr>
            </w:pPr>
            <w:r w:rsidRPr="00D9353F">
              <w:rPr>
                <w:sz w:val="19"/>
                <w:szCs w:val="19"/>
              </w:rPr>
              <w:t>.40 FTE Tus thawj tswj</w:t>
            </w:r>
          </w:p>
          <w:p w14:paraId="1E285E96" w14:textId="77777777" w:rsidR="00AD19E5" w:rsidRPr="00D9353F" w:rsidRDefault="00AD19E5" w:rsidP="00AD19E5">
            <w:pPr>
              <w:pStyle w:val="TableParagraph"/>
              <w:ind w:left="116"/>
              <w:rPr>
                <w:sz w:val="19"/>
                <w:szCs w:val="19"/>
              </w:rPr>
            </w:pPr>
            <w:r w:rsidRPr="00D9353F">
              <w:rPr>
                <w:sz w:val="19"/>
                <w:szCs w:val="19"/>
              </w:rPr>
              <w:t>Cov cuab yeej thiab cov khoom siv coj los txhawb VAPA txoj hauj lwm.</w:t>
            </w:r>
          </w:p>
        </w:tc>
        <w:tc>
          <w:tcPr>
            <w:tcW w:w="7200" w:type="dxa"/>
            <w:gridSpan w:val="2"/>
            <w:shd w:val="clear" w:color="auto" w:fill="F1E4EF"/>
          </w:tcPr>
          <w:p w14:paraId="0DC1735E" w14:textId="77777777" w:rsidR="00AD19E5" w:rsidRPr="00D9353F" w:rsidRDefault="00AD19E5" w:rsidP="00AD19E5">
            <w:pPr>
              <w:pStyle w:val="TableParagraph"/>
              <w:rPr>
                <w:rFonts w:ascii="Times New Roman"/>
                <w:sz w:val="19"/>
                <w:szCs w:val="19"/>
              </w:rPr>
            </w:pPr>
          </w:p>
        </w:tc>
      </w:tr>
      <w:tr w:rsidR="00AD19E5" w14:paraId="1CF05366" w14:textId="77777777" w:rsidTr="00AD19E5">
        <w:trPr>
          <w:trHeight w:val="1189"/>
        </w:trPr>
        <w:tc>
          <w:tcPr>
            <w:tcW w:w="7200" w:type="dxa"/>
            <w:shd w:val="clear" w:color="auto" w:fill="F1E4EF"/>
          </w:tcPr>
          <w:p w14:paraId="58E4E2C7" w14:textId="77777777" w:rsidR="00AD19E5" w:rsidRPr="00D9353F" w:rsidRDefault="00AD19E5" w:rsidP="00AD19E5">
            <w:pPr>
              <w:pStyle w:val="TableParagraph"/>
              <w:spacing w:before="118"/>
              <w:ind w:left="116" w:right="57"/>
              <w:rPr>
                <w:sz w:val="19"/>
                <w:szCs w:val="19"/>
              </w:rPr>
            </w:pPr>
            <w:r w:rsidRPr="00D9353F">
              <w:rPr>
                <w:sz w:val="19"/>
                <w:szCs w:val="19"/>
              </w:rPr>
              <w:t xml:space="preserve">3.7 Txuas ntxiv thiab </w:t>
            </w:r>
            <w:del w:id="6834" w:author="year" w:date="2021-07-09T07:58:00Z">
              <w:r w:rsidRPr="00D9353F" w:rsidDel="00134B15">
                <w:rPr>
                  <w:sz w:val="19"/>
                  <w:szCs w:val="19"/>
                </w:rPr>
                <w:delText xml:space="preserve">sau </w:delText>
              </w:r>
            </w:del>
            <w:ins w:id="6835" w:author="year" w:date="2021-07-09T07:58:00Z">
              <w:r>
                <w:rPr>
                  <w:sz w:val="19"/>
                  <w:szCs w:val="19"/>
                </w:rPr>
                <w:t>txais ib tus kws tshaj lij ntawm kev pab cuam kev kawm</w:t>
              </w:r>
              <w:r w:rsidRPr="00D9353F">
                <w:rPr>
                  <w:sz w:val="19"/>
                  <w:szCs w:val="19"/>
                </w:rPr>
                <w:t xml:space="preserve"> </w:t>
              </w:r>
            </w:ins>
            <w:del w:id="6836" w:author="year" w:date="2021-07-09T07:59:00Z">
              <w:r w:rsidRPr="00D9353F" w:rsidDel="00134B15">
                <w:rPr>
                  <w:sz w:val="19"/>
                  <w:szCs w:val="19"/>
                </w:rPr>
                <w:delText xml:space="preserve">1 FTE Kev Pab cuam Tub Ntxhais Kawm Txoj Hauj lwm Pab cuam Tshwj Xeeb </w:delText>
              </w:r>
            </w:del>
            <w:r w:rsidRPr="00D9353F">
              <w:rPr>
                <w:sz w:val="19"/>
                <w:szCs w:val="19"/>
              </w:rPr>
              <w:t xml:space="preserve">los pab rau cov tub ntxhais kawm </w:t>
            </w:r>
            <w:ins w:id="6837" w:author="year" w:date="2021-07-09T08:00:00Z">
              <w:r>
                <w:rPr>
                  <w:sz w:val="19"/>
                  <w:szCs w:val="19"/>
                </w:rPr>
                <w:t xml:space="preserve">ntawm cov kev kawm uas xaiv tau, </w:t>
              </w:r>
            </w:ins>
            <w:del w:id="6838" w:author="year" w:date="2021-07-09T08:01:00Z">
              <w:r w:rsidRPr="00D9353F" w:rsidDel="00134B15">
                <w:rPr>
                  <w:sz w:val="19"/>
                  <w:szCs w:val="19"/>
                </w:rPr>
                <w:delText>kev hloov ntawm Kev Hloov Mus</w:delText>
              </w:r>
            </w:del>
            <w:r w:rsidRPr="00D9353F">
              <w:rPr>
                <w:sz w:val="19"/>
                <w:szCs w:val="19"/>
              </w:rPr>
              <w:t xml:space="preserve">, Tsev Kawm Hauv Tsev Hais Plaub, thiab </w:t>
            </w:r>
            <w:ins w:id="6839" w:author="year" w:date="2021-07-09T08:01:00Z">
              <w:r>
                <w:rPr>
                  <w:sz w:val="19"/>
                  <w:szCs w:val="19"/>
                </w:rPr>
                <w:t xml:space="preserve">cov </w:t>
              </w:r>
            </w:ins>
            <w:del w:id="6840" w:author="year" w:date="2021-07-09T08:01:00Z">
              <w:r w:rsidRPr="00D9353F" w:rsidDel="00134B15">
                <w:rPr>
                  <w:sz w:val="19"/>
                  <w:szCs w:val="19"/>
                </w:rPr>
                <w:delText xml:space="preserve">hauv paus </w:delText>
              </w:r>
            </w:del>
            <w:r w:rsidRPr="00D9353F">
              <w:rPr>
                <w:sz w:val="19"/>
                <w:szCs w:val="19"/>
              </w:rPr>
              <w:t>tsev kawm</w:t>
            </w:r>
            <w:ins w:id="6841" w:author="year" w:date="2021-07-09T08:01:00Z">
              <w:r>
                <w:rPr>
                  <w:sz w:val="19"/>
                  <w:szCs w:val="19"/>
                </w:rPr>
                <w:t xml:space="preserve"> tshwj xeeb</w:t>
              </w:r>
            </w:ins>
            <w:r w:rsidRPr="00D9353F">
              <w:rPr>
                <w:sz w:val="19"/>
                <w:szCs w:val="19"/>
              </w:rPr>
              <w:t>.</w:t>
            </w:r>
          </w:p>
        </w:tc>
        <w:tc>
          <w:tcPr>
            <w:tcW w:w="3600" w:type="dxa"/>
            <w:tcBorders>
              <w:right w:val="nil"/>
            </w:tcBorders>
          </w:tcPr>
          <w:p w14:paraId="5FDCE467" w14:textId="77777777" w:rsidR="00AD19E5" w:rsidRPr="00D9353F" w:rsidRDefault="00AD19E5" w:rsidP="00AD19E5">
            <w:pPr>
              <w:pStyle w:val="TableParagraph"/>
              <w:ind w:left="174"/>
              <w:rPr>
                <w:sz w:val="19"/>
                <w:szCs w:val="19"/>
              </w:rPr>
            </w:pPr>
            <w:r w:rsidRPr="00D9353F">
              <w:rPr>
                <w:sz w:val="19"/>
                <w:szCs w:val="19"/>
              </w:rPr>
              <w:t xml:space="preserve">1000, 3000 LCFF Txhawb Ntxiv thiab </w:t>
            </w:r>
            <w:del w:id="6842" w:author="year" w:date="2021-07-09T08:02:00Z">
              <w:r w:rsidRPr="00D9353F" w:rsidDel="00134B15">
                <w:rPr>
                  <w:sz w:val="19"/>
                  <w:szCs w:val="19"/>
                </w:rPr>
                <w:delText>Kev Tshuaj Daws Mob</w:delText>
              </w:r>
            </w:del>
            <w:ins w:id="6843" w:author="year" w:date="2021-07-09T08:02:00Z">
              <w:r>
                <w:rPr>
                  <w:sz w:val="19"/>
                  <w:szCs w:val="19"/>
                </w:rPr>
                <w:t>kev rau siab</w:t>
              </w:r>
            </w:ins>
            <w:r>
              <w:rPr>
                <w:sz w:val="19"/>
                <w:szCs w:val="19"/>
              </w:rPr>
              <w:t xml:space="preserve"> </w:t>
            </w:r>
            <w:r w:rsidRPr="00D9353F">
              <w:rPr>
                <w:sz w:val="19"/>
                <w:szCs w:val="19"/>
              </w:rPr>
              <w:t>$ 141,386</w:t>
            </w:r>
          </w:p>
        </w:tc>
        <w:tc>
          <w:tcPr>
            <w:tcW w:w="3600" w:type="dxa"/>
            <w:tcBorders>
              <w:left w:val="nil"/>
            </w:tcBorders>
          </w:tcPr>
          <w:p w14:paraId="383323C7" w14:textId="77777777" w:rsidR="00AD19E5" w:rsidRPr="00D9353F" w:rsidRDefault="00AD19E5" w:rsidP="00AD19E5">
            <w:pPr>
              <w:pStyle w:val="TableParagraph"/>
              <w:ind w:left="174"/>
              <w:rPr>
                <w:sz w:val="19"/>
                <w:szCs w:val="19"/>
              </w:rPr>
            </w:pPr>
            <w:r w:rsidRPr="00D9353F">
              <w:rPr>
                <w:sz w:val="19"/>
                <w:szCs w:val="19"/>
              </w:rPr>
              <w:t xml:space="preserve">1000, 3000 LCFF Txhawb Ntxiv thiab Kev </w:t>
            </w:r>
            <w:del w:id="6844" w:author="year" w:date="2021-07-09T08:02:00Z">
              <w:r w:rsidRPr="00D9353F" w:rsidDel="00134B15">
                <w:rPr>
                  <w:sz w:val="19"/>
                  <w:szCs w:val="19"/>
                </w:rPr>
                <w:delText>Tshuaj Daws Mob</w:delText>
              </w:r>
            </w:del>
            <w:ins w:id="6845" w:author="year" w:date="2021-07-09T08:02:00Z">
              <w:r>
                <w:rPr>
                  <w:sz w:val="19"/>
                  <w:szCs w:val="19"/>
                </w:rPr>
                <w:t>rau siab</w:t>
              </w:r>
            </w:ins>
            <w:r>
              <w:rPr>
                <w:sz w:val="19"/>
                <w:szCs w:val="19"/>
              </w:rPr>
              <w:t xml:space="preserve"> </w:t>
            </w:r>
            <w:r w:rsidRPr="00D9353F">
              <w:rPr>
                <w:sz w:val="19"/>
                <w:szCs w:val="19"/>
              </w:rPr>
              <w:t>$ 144,951</w:t>
            </w:r>
          </w:p>
        </w:tc>
      </w:tr>
      <w:tr w:rsidR="00AD19E5" w14:paraId="0D7B4B6B" w14:textId="77777777" w:rsidTr="00AD19E5">
        <w:trPr>
          <w:trHeight w:val="2694"/>
        </w:trPr>
        <w:tc>
          <w:tcPr>
            <w:tcW w:w="7200" w:type="dxa"/>
            <w:shd w:val="clear" w:color="auto" w:fill="F1E4EF"/>
          </w:tcPr>
          <w:p w14:paraId="4ABC3C2E" w14:textId="77777777" w:rsidR="00AD19E5" w:rsidRPr="00D9353F" w:rsidRDefault="00AD19E5" w:rsidP="00AD19E5">
            <w:pPr>
              <w:pStyle w:val="TableParagraph"/>
              <w:spacing w:before="118"/>
              <w:ind w:left="116"/>
              <w:rPr>
                <w:sz w:val="19"/>
                <w:szCs w:val="19"/>
              </w:rPr>
            </w:pPr>
            <w:r w:rsidRPr="00D9353F">
              <w:rPr>
                <w:sz w:val="19"/>
                <w:szCs w:val="19"/>
              </w:rPr>
              <w:t>3.8 Pab Txhawb TRUSD Qhov Kev Ua Yeeb Yam.</w:t>
            </w:r>
          </w:p>
          <w:p w14:paraId="325D9F88" w14:textId="77777777" w:rsidR="00AD19E5" w:rsidRPr="00D9353F" w:rsidRDefault="00AD19E5" w:rsidP="00AD19E5">
            <w:pPr>
              <w:pStyle w:val="TableParagraph"/>
              <w:spacing w:before="5"/>
              <w:rPr>
                <w:b/>
                <w:sz w:val="19"/>
                <w:szCs w:val="19"/>
              </w:rPr>
            </w:pPr>
          </w:p>
          <w:p w14:paraId="4CBDF0AF" w14:textId="77777777" w:rsidR="00AD19E5" w:rsidRPr="00D9353F" w:rsidRDefault="00AD19E5" w:rsidP="00AD19E5">
            <w:pPr>
              <w:pStyle w:val="TableParagraph"/>
              <w:ind w:left="116" w:right="229"/>
              <w:jc w:val="both"/>
              <w:rPr>
                <w:sz w:val="19"/>
                <w:szCs w:val="19"/>
              </w:rPr>
            </w:pPr>
            <w:r w:rsidRPr="00D9353F">
              <w:rPr>
                <w:sz w:val="19"/>
                <w:szCs w:val="19"/>
              </w:rPr>
              <w:t xml:space="preserve">Kev Ua Yeeb Yam </w:t>
            </w:r>
            <w:del w:id="6846" w:author="year" w:date="2021-07-09T08:04:00Z">
              <w:r w:rsidRPr="00D9353F" w:rsidDel="00134B15">
                <w:rPr>
                  <w:sz w:val="19"/>
                  <w:szCs w:val="19"/>
                </w:rPr>
                <w:delText xml:space="preserve">Hauv Kev Ua Yeeb Yam </w:delText>
              </w:r>
            </w:del>
            <w:r w:rsidRPr="00D9353F">
              <w:rPr>
                <w:sz w:val="19"/>
                <w:szCs w:val="19"/>
              </w:rPr>
              <w:t xml:space="preserve">yog </w:t>
            </w:r>
            <w:ins w:id="6847" w:author="year" w:date="2021-07-09T08:04:00Z">
              <w:r>
                <w:rPr>
                  <w:sz w:val="19"/>
                  <w:szCs w:val="19"/>
                </w:rPr>
                <w:t>ib kev tshwm sim txhua xyoo</w:t>
              </w:r>
            </w:ins>
            <w:ins w:id="6848" w:author="year" w:date="2021-07-09T08:05:00Z">
              <w:r>
                <w:rPr>
                  <w:sz w:val="19"/>
                  <w:szCs w:val="19"/>
                </w:rPr>
                <w:t xml:space="preserve"> </w:t>
              </w:r>
            </w:ins>
            <w:del w:id="6849" w:author="year" w:date="2021-07-09T08:05:00Z">
              <w:r w:rsidRPr="00D9353F" w:rsidDel="00775F5B">
                <w:rPr>
                  <w:sz w:val="19"/>
                  <w:szCs w:val="19"/>
                </w:rPr>
                <w:delText>ib xyoos ib cheeb tsam</w:delText>
              </w:r>
            </w:del>
            <w:r w:rsidRPr="00D9353F">
              <w:rPr>
                <w:sz w:val="19"/>
                <w:szCs w:val="19"/>
              </w:rPr>
              <w:t xml:space="preserve"> thoob plaws ib cheeb tsam </w:t>
            </w:r>
            <w:del w:id="6850" w:author="year" w:date="2021-07-09T08:06:00Z">
              <w:r w:rsidRPr="00D9353F" w:rsidDel="00775F5B">
                <w:rPr>
                  <w:sz w:val="19"/>
                  <w:szCs w:val="19"/>
                </w:rPr>
                <w:delText xml:space="preserve">tsim </w:delText>
              </w:r>
            </w:del>
            <w:ins w:id="6851" w:author="year" w:date="2021-07-09T08:06:00Z">
              <w:r>
                <w:rPr>
                  <w:sz w:val="19"/>
                  <w:szCs w:val="19"/>
                </w:rPr>
                <w:t>uas tau</w:t>
              </w:r>
              <w:r w:rsidRPr="00D9353F">
                <w:rPr>
                  <w:sz w:val="19"/>
                  <w:szCs w:val="19"/>
                </w:rPr>
                <w:t xml:space="preserve"> </w:t>
              </w:r>
            </w:ins>
            <w:r w:rsidRPr="00D9353F">
              <w:rPr>
                <w:sz w:val="19"/>
                <w:szCs w:val="19"/>
              </w:rPr>
              <w:t>muaj nyob rau lub caij nplooj ntoo hlav (</w:t>
            </w:r>
            <w:ins w:id="6852" w:author="year" w:date="2021-07-09T08:07:00Z">
              <w:r>
                <w:rPr>
                  <w:sz w:val="19"/>
                  <w:szCs w:val="19"/>
                </w:rPr>
                <w:t xml:space="preserve">Hli ntawm </w:t>
              </w:r>
            </w:ins>
            <w:r w:rsidRPr="00D9353F">
              <w:rPr>
                <w:sz w:val="19"/>
                <w:szCs w:val="19"/>
              </w:rPr>
              <w:t xml:space="preserve">Cov Tub Ntxhais Hluas </w:t>
            </w:r>
            <w:del w:id="6853" w:author="year" w:date="2021-07-09T08:07:00Z">
              <w:r w:rsidRPr="00D9353F" w:rsidDel="00775F5B">
                <w:rPr>
                  <w:sz w:val="19"/>
                  <w:szCs w:val="19"/>
                </w:rPr>
                <w:delText xml:space="preserve">Lub Hli </w:delText>
              </w:r>
            </w:del>
            <w:r w:rsidRPr="00D9353F">
              <w:rPr>
                <w:sz w:val="19"/>
                <w:szCs w:val="19"/>
              </w:rPr>
              <w:t xml:space="preserve">/ </w:t>
            </w:r>
            <w:ins w:id="6854" w:author="year" w:date="2021-07-09T08:07:00Z">
              <w:r>
                <w:rPr>
                  <w:sz w:val="19"/>
                  <w:szCs w:val="19"/>
                </w:rPr>
                <w:t xml:space="preserve">Hli ntawm cov </w:t>
              </w:r>
            </w:ins>
            <w:r w:rsidRPr="00D9353F">
              <w:rPr>
                <w:sz w:val="19"/>
                <w:szCs w:val="19"/>
              </w:rPr>
              <w:t>Nkauj Paj Nruag hauv Cov Tsev Kawm Ntawv</w:t>
            </w:r>
            <w:del w:id="6855" w:author="year" w:date="2021-07-09T08:07:00Z">
              <w:r w:rsidRPr="00D9353F" w:rsidDel="00775F5B">
                <w:rPr>
                  <w:sz w:val="19"/>
                  <w:szCs w:val="19"/>
                </w:rPr>
                <w:delText xml:space="preserve"> Lub Hlis</w:delText>
              </w:r>
            </w:del>
            <w:r w:rsidRPr="00D9353F">
              <w:rPr>
                <w:sz w:val="19"/>
                <w:szCs w:val="19"/>
              </w:rPr>
              <w:t xml:space="preserve">) tsim los ua kom pom ua ntej, thaum thiab tom qab tsev kawm ntawv Kev Ua Yeeb Yam thiab </w:t>
            </w:r>
            <w:ins w:id="6856" w:author="year" w:date="2021-07-09T08:08:00Z">
              <w:r>
                <w:rPr>
                  <w:sz w:val="19"/>
                  <w:szCs w:val="19"/>
                </w:rPr>
                <w:t xml:space="preserve">khoos kas </w:t>
              </w:r>
            </w:ins>
            <w:r w:rsidRPr="00D9353F">
              <w:rPr>
                <w:sz w:val="19"/>
                <w:szCs w:val="19"/>
              </w:rPr>
              <w:t xml:space="preserve">Ua Yeeb Yam. Lub hom phiaj ntawm kev ua koob tsheej no yog ua </w:t>
            </w:r>
            <w:del w:id="6857" w:author="year" w:date="2021-07-09T08:09:00Z">
              <w:r w:rsidRPr="00D9353F" w:rsidDel="00775F5B">
                <w:rPr>
                  <w:sz w:val="19"/>
                  <w:szCs w:val="19"/>
                </w:rPr>
                <w:delText>kom nthuav qhia txhua qhov</w:delText>
              </w:r>
            </w:del>
            <w:ins w:id="6858" w:author="year" w:date="2021-07-09T08:09:00Z">
              <w:r>
                <w:rPr>
                  <w:sz w:val="19"/>
                  <w:szCs w:val="19"/>
                </w:rPr>
                <w:t>los nthuav txog</w:t>
              </w:r>
            </w:ins>
            <w:r w:rsidRPr="00D9353F">
              <w:rPr>
                <w:sz w:val="19"/>
                <w:szCs w:val="19"/>
              </w:rPr>
              <w:t xml:space="preserve"> txuj ci </w:t>
            </w:r>
            <w:ins w:id="6859" w:author="year" w:date="2021-07-09T08:09:00Z">
              <w:r>
                <w:rPr>
                  <w:sz w:val="19"/>
                  <w:szCs w:val="19"/>
                </w:rPr>
                <w:t xml:space="preserve">txhua yam </w:t>
              </w:r>
            </w:ins>
            <w:r w:rsidRPr="00D9353F">
              <w:rPr>
                <w:sz w:val="19"/>
                <w:szCs w:val="19"/>
              </w:rPr>
              <w:t xml:space="preserve">ntawm peb cov tub ntxhais kawm Qib K-12 </w:t>
            </w:r>
            <w:del w:id="6860" w:author="year" w:date="2021-07-09T08:10:00Z">
              <w:r w:rsidRPr="00D9353F" w:rsidDel="00775F5B">
                <w:rPr>
                  <w:sz w:val="19"/>
                  <w:szCs w:val="19"/>
                </w:rPr>
                <w:delText>ntawm qhov chaw ncig</w:delText>
              </w:r>
            </w:del>
            <w:ins w:id="6861" w:author="year" w:date="2021-07-09T08:10:00Z">
              <w:r>
                <w:rPr>
                  <w:sz w:val="19"/>
                  <w:szCs w:val="19"/>
                </w:rPr>
                <w:t xml:space="preserve"> nyob hauv zej zog</w:t>
              </w:r>
            </w:ins>
            <w:r w:rsidRPr="00D9353F">
              <w:rPr>
                <w:sz w:val="19"/>
                <w:szCs w:val="19"/>
              </w:rPr>
              <w:t>.</w:t>
            </w:r>
          </w:p>
        </w:tc>
        <w:tc>
          <w:tcPr>
            <w:tcW w:w="3600" w:type="dxa"/>
            <w:tcBorders>
              <w:right w:val="nil"/>
            </w:tcBorders>
          </w:tcPr>
          <w:p w14:paraId="2DC73FF8" w14:textId="77777777" w:rsidR="00AD19E5" w:rsidRPr="00D9353F" w:rsidRDefault="00AD19E5" w:rsidP="00AD19E5">
            <w:pPr>
              <w:pStyle w:val="TableParagraph"/>
              <w:spacing w:before="176"/>
              <w:ind w:left="235"/>
              <w:rPr>
                <w:sz w:val="19"/>
                <w:szCs w:val="19"/>
              </w:rPr>
            </w:pPr>
            <w:r w:rsidRPr="00D9353F">
              <w:rPr>
                <w:sz w:val="19"/>
                <w:szCs w:val="19"/>
              </w:rPr>
              <w:t>1000, 2000, 3000, 4000, 5000</w:t>
            </w:r>
          </w:p>
          <w:p w14:paraId="4FEDD121" w14:textId="77777777" w:rsidR="00AD19E5" w:rsidRPr="00D9353F" w:rsidRDefault="00AD19E5" w:rsidP="00AD19E5">
            <w:pPr>
              <w:pStyle w:val="TableParagraph"/>
              <w:ind w:left="174"/>
              <w:rPr>
                <w:sz w:val="19"/>
                <w:szCs w:val="19"/>
              </w:rPr>
            </w:pPr>
            <w:r w:rsidRPr="00D9353F">
              <w:rPr>
                <w:sz w:val="19"/>
                <w:szCs w:val="19"/>
              </w:rPr>
              <w:t xml:space="preserve">LCFF Txhawb Ntxiv thiab Kev </w:t>
            </w:r>
            <w:del w:id="6862" w:author="year" w:date="2021-07-09T08:02:00Z">
              <w:r w:rsidRPr="00D9353F" w:rsidDel="00134B15">
                <w:rPr>
                  <w:sz w:val="19"/>
                  <w:szCs w:val="19"/>
                </w:rPr>
                <w:delText>Tshuaj Daws Mob</w:delText>
              </w:r>
            </w:del>
            <w:ins w:id="6863" w:author="year" w:date="2021-07-09T08:02:00Z">
              <w:r>
                <w:rPr>
                  <w:sz w:val="19"/>
                  <w:szCs w:val="19"/>
                </w:rPr>
                <w:t>rau siab</w:t>
              </w:r>
            </w:ins>
            <w:r w:rsidRPr="00D9353F">
              <w:rPr>
                <w:sz w:val="19"/>
                <w:szCs w:val="19"/>
              </w:rPr>
              <w:t xml:space="preserve"> $ 46,866</w:t>
            </w:r>
          </w:p>
        </w:tc>
        <w:tc>
          <w:tcPr>
            <w:tcW w:w="3600" w:type="dxa"/>
            <w:tcBorders>
              <w:left w:val="nil"/>
            </w:tcBorders>
          </w:tcPr>
          <w:p w14:paraId="717CB621" w14:textId="77777777" w:rsidR="00AD19E5" w:rsidRPr="00D9353F" w:rsidRDefault="00AD19E5" w:rsidP="00AD19E5">
            <w:pPr>
              <w:pStyle w:val="TableParagraph"/>
              <w:spacing w:before="176"/>
              <w:ind w:left="182"/>
              <w:rPr>
                <w:sz w:val="19"/>
                <w:szCs w:val="19"/>
              </w:rPr>
            </w:pPr>
            <w:r w:rsidRPr="00D9353F">
              <w:rPr>
                <w:sz w:val="19"/>
                <w:szCs w:val="19"/>
              </w:rPr>
              <w:t>1000, 2000, 3000, 4000, 5000</w:t>
            </w:r>
          </w:p>
          <w:p w14:paraId="5863F358" w14:textId="77777777" w:rsidR="00AD19E5" w:rsidRPr="00D9353F" w:rsidRDefault="00AD19E5" w:rsidP="00AD19E5">
            <w:pPr>
              <w:pStyle w:val="TableParagraph"/>
              <w:ind w:left="174"/>
              <w:rPr>
                <w:sz w:val="19"/>
                <w:szCs w:val="19"/>
              </w:rPr>
            </w:pPr>
            <w:r w:rsidRPr="00D9353F">
              <w:rPr>
                <w:sz w:val="19"/>
                <w:szCs w:val="19"/>
              </w:rPr>
              <w:t xml:space="preserve">LCFF Txhawb Ntxiv thiab Kev </w:t>
            </w:r>
            <w:del w:id="6864" w:author="year" w:date="2021-07-09T08:03:00Z">
              <w:r w:rsidRPr="00D9353F" w:rsidDel="00134B15">
                <w:rPr>
                  <w:sz w:val="19"/>
                  <w:szCs w:val="19"/>
                </w:rPr>
                <w:delText xml:space="preserve">Tshuaj Daws Mob </w:delText>
              </w:r>
            </w:del>
            <w:ins w:id="6865" w:author="year" w:date="2021-07-09T08:03:00Z">
              <w:r>
                <w:rPr>
                  <w:sz w:val="19"/>
                  <w:szCs w:val="19"/>
                </w:rPr>
                <w:t xml:space="preserve">rau siab </w:t>
              </w:r>
            </w:ins>
            <w:r w:rsidRPr="00D9353F">
              <w:rPr>
                <w:sz w:val="19"/>
                <w:szCs w:val="19"/>
              </w:rPr>
              <w:t>$ 26,592</w:t>
            </w:r>
          </w:p>
        </w:tc>
      </w:tr>
      <w:tr w:rsidR="00AD19E5" w14:paraId="618DAB56" w14:textId="77777777" w:rsidTr="00AD19E5">
        <w:trPr>
          <w:trHeight w:val="3513"/>
        </w:trPr>
        <w:tc>
          <w:tcPr>
            <w:tcW w:w="7200" w:type="dxa"/>
            <w:shd w:val="clear" w:color="auto" w:fill="F1E4EF"/>
          </w:tcPr>
          <w:p w14:paraId="4E08F02F" w14:textId="77777777" w:rsidR="00AD19E5" w:rsidRPr="00D9353F" w:rsidRDefault="00AD19E5" w:rsidP="00AD19E5">
            <w:pPr>
              <w:pStyle w:val="TableParagraph"/>
              <w:spacing w:before="118"/>
              <w:ind w:left="116" w:right="125"/>
              <w:rPr>
                <w:sz w:val="19"/>
                <w:szCs w:val="19"/>
              </w:rPr>
            </w:pPr>
            <w:r w:rsidRPr="00D9353F">
              <w:rPr>
                <w:sz w:val="19"/>
                <w:szCs w:val="19"/>
              </w:rPr>
              <w:t xml:space="preserve">3.9 Txuas ntxiv txoj hauj lwm </w:t>
            </w:r>
            <w:ins w:id="6866" w:author="year" w:date="2021-07-09T08:11:00Z">
              <w:r>
                <w:rPr>
                  <w:sz w:val="19"/>
                  <w:szCs w:val="19"/>
                </w:rPr>
                <w:t xml:space="preserve">koom tes </w:t>
              </w:r>
            </w:ins>
            <w:r w:rsidRPr="00D9353F">
              <w:rPr>
                <w:sz w:val="19"/>
                <w:szCs w:val="19"/>
              </w:rPr>
              <w:t xml:space="preserve">ntawm Tus Thawj Coj ntawm Cov Tub Ntxhais Kawm Txoj Hauj lwm thiab Cov </w:t>
            </w:r>
            <w:ins w:id="6867" w:author="year" w:date="2021-07-09T08:12:00Z">
              <w:r>
                <w:rPr>
                  <w:sz w:val="19"/>
                  <w:szCs w:val="19"/>
                </w:rPr>
                <w:t xml:space="preserve">Pab hauj lwm saib xyuas </w:t>
              </w:r>
            </w:ins>
            <w:del w:id="6868" w:author="year" w:date="2021-07-09T08:12:00Z">
              <w:r w:rsidRPr="00D9353F" w:rsidDel="00775F5B">
                <w:rPr>
                  <w:sz w:val="19"/>
                  <w:szCs w:val="19"/>
                </w:rPr>
                <w:delText xml:space="preserve">Thawj Coj Kev Pab cuam </w:delText>
              </w:r>
            </w:del>
            <w:r w:rsidRPr="00D9353F">
              <w:rPr>
                <w:sz w:val="19"/>
                <w:szCs w:val="19"/>
              </w:rPr>
              <w:t xml:space="preserve">los txhim kho cov kev kawm thiab txhawb ntxiv rau txhua tus me nyuam kawm ntawv </w:t>
            </w:r>
            <w:ins w:id="6869" w:author="year" w:date="2021-07-09T08:14:00Z">
              <w:r>
                <w:rPr>
                  <w:sz w:val="19"/>
                  <w:szCs w:val="19"/>
                </w:rPr>
                <w:t xml:space="preserve">nrog rau kev mob siab rau </w:t>
              </w:r>
            </w:ins>
            <w:del w:id="6870" w:author="year" w:date="2021-07-09T08:13:00Z">
              <w:r w:rsidRPr="00D9353F" w:rsidDel="00775F5B">
                <w:rPr>
                  <w:sz w:val="19"/>
                  <w:szCs w:val="19"/>
                </w:rPr>
                <w:delText xml:space="preserve">uas </w:delText>
              </w:r>
            </w:del>
            <w:del w:id="6871" w:author="year" w:date="2021-07-09T08:14:00Z">
              <w:r w:rsidRPr="00D9353F" w:rsidDel="00775F5B">
                <w:rPr>
                  <w:sz w:val="19"/>
                  <w:szCs w:val="19"/>
                </w:rPr>
                <w:delText xml:space="preserve">muaj kev saib xyuas rau </w:delText>
              </w:r>
            </w:del>
            <w:r w:rsidRPr="00D9353F">
              <w:rPr>
                <w:sz w:val="19"/>
                <w:szCs w:val="19"/>
              </w:rPr>
              <w:t>cov tub-ntxhais kawm ntawv uas tsis hloov.</w:t>
            </w:r>
          </w:p>
          <w:p w14:paraId="47F30A46" w14:textId="77777777" w:rsidR="00AD19E5" w:rsidRPr="00D9353F" w:rsidRDefault="00AD19E5" w:rsidP="00AD19E5">
            <w:pPr>
              <w:pStyle w:val="TableParagraph"/>
              <w:spacing w:before="5"/>
              <w:rPr>
                <w:b/>
                <w:sz w:val="19"/>
                <w:szCs w:val="19"/>
              </w:rPr>
            </w:pPr>
          </w:p>
          <w:p w14:paraId="51DDF90B" w14:textId="77777777" w:rsidR="00AD19E5" w:rsidRPr="00D9353F" w:rsidRDefault="00AD19E5" w:rsidP="00AD19E5">
            <w:pPr>
              <w:pStyle w:val="TableParagraph"/>
              <w:ind w:left="116" w:right="224"/>
              <w:rPr>
                <w:sz w:val="19"/>
                <w:szCs w:val="19"/>
              </w:rPr>
            </w:pPr>
            <w:r w:rsidRPr="00D9353F">
              <w:rPr>
                <w:sz w:val="19"/>
                <w:szCs w:val="19"/>
              </w:rPr>
              <w:t xml:space="preserve">Txuas ntxiv Tus Thawj Saib Xyuas Cov Hauj lwm thiab Tus </w:t>
            </w:r>
            <w:del w:id="6872" w:author="year" w:date="2021-07-09T08:15:00Z">
              <w:r w:rsidRPr="00D9353F" w:rsidDel="00217F6F">
                <w:rPr>
                  <w:sz w:val="19"/>
                  <w:szCs w:val="19"/>
                </w:rPr>
                <w:delText>Thawj Coj kev Pab cuam hauv paus</w:delText>
              </w:r>
            </w:del>
            <w:ins w:id="6873" w:author="year" w:date="2021-07-09T08:15:00Z">
              <w:r>
                <w:rPr>
                  <w:sz w:val="19"/>
                  <w:szCs w:val="19"/>
                </w:rPr>
                <w:t xml:space="preserve"> pab hauj lwm saib xyuas</w:t>
              </w:r>
            </w:ins>
            <w:del w:id="6874" w:author="year" w:date="2021-07-09T08:15:00Z">
              <w:r w:rsidRPr="00D9353F" w:rsidDel="00217F6F">
                <w:rPr>
                  <w:sz w:val="19"/>
                  <w:szCs w:val="19"/>
                </w:rPr>
                <w:delText xml:space="preserve"> </w:delText>
              </w:r>
            </w:del>
            <w:r w:rsidRPr="00D9353F">
              <w:rPr>
                <w:sz w:val="19"/>
                <w:szCs w:val="19"/>
              </w:rPr>
              <w:t>los txhawb txoj hauj lwm hauv kev kawm thiab</w:t>
            </w:r>
            <w:ins w:id="6875" w:author="year" w:date="2021-07-09T08:16:00Z">
              <w:r>
                <w:rPr>
                  <w:sz w:val="19"/>
                  <w:szCs w:val="19"/>
                </w:rPr>
                <w:t xml:space="preserve"> hauj lwm kev</w:t>
              </w:r>
            </w:ins>
            <w:r w:rsidRPr="00D9353F">
              <w:rPr>
                <w:sz w:val="19"/>
                <w:szCs w:val="19"/>
              </w:rPr>
              <w:t xml:space="preserve"> txhawb </w:t>
            </w:r>
            <w:ins w:id="6876" w:author="year" w:date="2021-07-09T08:16:00Z">
              <w:r>
                <w:rPr>
                  <w:sz w:val="19"/>
                  <w:szCs w:val="19"/>
                </w:rPr>
                <w:t xml:space="preserve">nqa </w:t>
              </w:r>
            </w:ins>
            <w:del w:id="6877" w:author="year" w:date="2021-07-09T08:16:00Z">
              <w:r w:rsidRPr="00D9353F" w:rsidDel="00217F6F">
                <w:rPr>
                  <w:sz w:val="19"/>
                  <w:szCs w:val="19"/>
                </w:rPr>
                <w:delText>ntxiv</w:delText>
              </w:r>
            </w:del>
            <w:r w:rsidRPr="00D9353F">
              <w:rPr>
                <w:sz w:val="19"/>
                <w:szCs w:val="19"/>
              </w:rPr>
              <w:t>.</w:t>
            </w:r>
          </w:p>
          <w:p w14:paraId="4BA7FE20" w14:textId="77777777" w:rsidR="00AD19E5" w:rsidRPr="00D9353F" w:rsidRDefault="00AD19E5" w:rsidP="00AD19E5">
            <w:pPr>
              <w:pStyle w:val="TableParagraph"/>
              <w:spacing w:before="5"/>
              <w:rPr>
                <w:b/>
                <w:sz w:val="19"/>
                <w:szCs w:val="19"/>
              </w:rPr>
            </w:pPr>
          </w:p>
          <w:p w14:paraId="06CCF762" w14:textId="77777777" w:rsidR="00AD19E5" w:rsidRPr="00D9353F" w:rsidRDefault="00AD19E5" w:rsidP="00AD19E5">
            <w:pPr>
              <w:pStyle w:val="TableParagraph"/>
              <w:ind w:left="116" w:right="199"/>
              <w:rPr>
                <w:sz w:val="19"/>
                <w:szCs w:val="19"/>
              </w:rPr>
            </w:pPr>
            <w:r w:rsidRPr="00D9353F">
              <w:rPr>
                <w:sz w:val="19"/>
                <w:szCs w:val="19"/>
              </w:rPr>
              <w:t xml:space="preserve">Txuas ntxiv </w:t>
            </w:r>
            <w:ins w:id="6878" w:author="year" w:date="2021-07-09T08:18:00Z">
              <w:r>
                <w:rPr>
                  <w:sz w:val="19"/>
                  <w:szCs w:val="19"/>
                </w:rPr>
                <w:t xml:space="preserve">tus thawj coj tsim kev los zem </w:t>
              </w:r>
            </w:ins>
            <w:r w:rsidRPr="00D9353F">
              <w:rPr>
                <w:sz w:val="19"/>
                <w:szCs w:val="19"/>
              </w:rPr>
              <w:t xml:space="preserve">9 FTE </w:t>
            </w:r>
            <w:del w:id="6879" w:author="year" w:date="2021-07-09T08:17:00Z">
              <w:r w:rsidRPr="00D9353F" w:rsidDel="00217F6F">
                <w:rPr>
                  <w:sz w:val="19"/>
                  <w:szCs w:val="19"/>
                </w:rPr>
                <w:delText xml:space="preserve">Kev Ua Si </w:delText>
              </w:r>
            </w:del>
            <w:del w:id="6880" w:author="year" w:date="2021-07-09T08:18:00Z">
              <w:r w:rsidRPr="00D9353F" w:rsidDel="00217F6F">
                <w:rPr>
                  <w:sz w:val="19"/>
                  <w:szCs w:val="19"/>
                </w:rPr>
                <w:delText xml:space="preserve">ntawm Tus Thawj Coj </w:delText>
              </w:r>
            </w:del>
            <w:r w:rsidRPr="00D9353F">
              <w:rPr>
                <w:sz w:val="19"/>
                <w:szCs w:val="19"/>
              </w:rPr>
              <w:t>rau tsev kawm qib nrab thiab theem siab los txhawb kev nce hauv kev kawm, txhawb</w:t>
            </w:r>
            <w:ins w:id="6881" w:author="year" w:date="2021-07-09T08:18:00Z">
              <w:r>
                <w:rPr>
                  <w:sz w:val="19"/>
                  <w:szCs w:val="19"/>
                </w:rPr>
                <w:t xml:space="preserve"> nqa</w:t>
              </w:r>
            </w:ins>
            <w:r w:rsidRPr="00D9353F">
              <w:rPr>
                <w:sz w:val="19"/>
                <w:szCs w:val="19"/>
              </w:rPr>
              <w:t>, thiab kev ua kis las.</w:t>
            </w:r>
          </w:p>
        </w:tc>
        <w:tc>
          <w:tcPr>
            <w:tcW w:w="3600" w:type="dxa"/>
            <w:tcBorders>
              <w:right w:val="nil"/>
            </w:tcBorders>
          </w:tcPr>
          <w:p w14:paraId="003B1158" w14:textId="77777777" w:rsidR="00AD19E5" w:rsidRPr="00D9353F" w:rsidRDefault="00AD19E5" w:rsidP="00AD19E5">
            <w:pPr>
              <w:pStyle w:val="TableParagraph"/>
              <w:spacing w:before="176"/>
              <w:ind w:left="235"/>
              <w:rPr>
                <w:sz w:val="19"/>
                <w:szCs w:val="19"/>
              </w:rPr>
            </w:pPr>
            <w:r w:rsidRPr="00D9353F">
              <w:rPr>
                <w:sz w:val="19"/>
                <w:szCs w:val="19"/>
              </w:rPr>
              <w:t>1000, 2000, 3000 LCFF</w:t>
            </w:r>
          </w:p>
          <w:p w14:paraId="75150CEC" w14:textId="77777777" w:rsidR="00AD19E5" w:rsidRPr="00D9353F" w:rsidRDefault="00AD19E5" w:rsidP="00AD19E5">
            <w:pPr>
              <w:pStyle w:val="TableParagraph"/>
              <w:ind w:left="174"/>
              <w:rPr>
                <w:sz w:val="19"/>
                <w:szCs w:val="19"/>
              </w:rPr>
            </w:pPr>
            <w:r w:rsidRPr="00D9353F">
              <w:rPr>
                <w:sz w:val="19"/>
                <w:szCs w:val="19"/>
              </w:rPr>
              <w:t xml:space="preserve">Txhawb Ntxiv thiab Kev </w:t>
            </w:r>
            <w:del w:id="6882" w:author="year" w:date="2021-07-09T08:03:00Z">
              <w:r w:rsidRPr="00D9353F" w:rsidDel="00134B15">
                <w:rPr>
                  <w:sz w:val="19"/>
                  <w:szCs w:val="19"/>
                </w:rPr>
                <w:delText>Tshuaj Daws Mob</w:delText>
              </w:r>
            </w:del>
            <w:ins w:id="6883" w:author="year" w:date="2021-07-09T08:03:00Z">
              <w:r>
                <w:rPr>
                  <w:sz w:val="19"/>
                  <w:szCs w:val="19"/>
                </w:rPr>
                <w:t>rau siab</w:t>
              </w:r>
            </w:ins>
            <w:r>
              <w:rPr>
                <w:sz w:val="19"/>
                <w:szCs w:val="19"/>
              </w:rPr>
              <w:t xml:space="preserve"> </w:t>
            </w:r>
            <w:r w:rsidRPr="00D9353F">
              <w:rPr>
                <w:sz w:val="19"/>
                <w:szCs w:val="19"/>
              </w:rPr>
              <w:t>$ 1,689,633</w:t>
            </w:r>
          </w:p>
        </w:tc>
        <w:tc>
          <w:tcPr>
            <w:tcW w:w="3600" w:type="dxa"/>
            <w:tcBorders>
              <w:left w:val="nil"/>
            </w:tcBorders>
          </w:tcPr>
          <w:p w14:paraId="439D9D2A" w14:textId="77777777" w:rsidR="00AD19E5" w:rsidRPr="00D9353F" w:rsidRDefault="00AD19E5" w:rsidP="00AD19E5">
            <w:pPr>
              <w:pStyle w:val="TableParagraph"/>
              <w:spacing w:before="176"/>
              <w:ind w:left="182"/>
              <w:rPr>
                <w:sz w:val="19"/>
                <w:szCs w:val="19"/>
              </w:rPr>
            </w:pPr>
            <w:r w:rsidRPr="00D9353F">
              <w:rPr>
                <w:sz w:val="19"/>
                <w:szCs w:val="19"/>
              </w:rPr>
              <w:t>1000, 2000, 3000 LCFF</w:t>
            </w:r>
          </w:p>
          <w:p w14:paraId="10A33DFC" w14:textId="77777777" w:rsidR="00AD19E5" w:rsidRPr="00D9353F" w:rsidRDefault="00AD19E5" w:rsidP="00AD19E5">
            <w:pPr>
              <w:pStyle w:val="TableParagraph"/>
              <w:ind w:left="174"/>
              <w:rPr>
                <w:sz w:val="19"/>
                <w:szCs w:val="19"/>
              </w:rPr>
            </w:pPr>
            <w:r w:rsidRPr="00D9353F">
              <w:rPr>
                <w:sz w:val="19"/>
                <w:szCs w:val="19"/>
              </w:rPr>
              <w:t xml:space="preserve">Txhawb Ntxiv thiab Kev </w:t>
            </w:r>
            <w:del w:id="6884" w:author="year" w:date="2021-07-09T08:03:00Z">
              <w:r w:rsidRPr="00D9353F" w:rsidDel="00134B15">
                <w:rPr>
                  <w:sz w:val="19"/>
                  <w:szCs w:val="19"/>
                </w:rPr>
                <w:delText>Tshuaj Daws Mob</w:delText>
              </w:r>
            </w:del>
            <w:ins w:id="6885" w:author="year" w:date="2021-07-09T08:03:00Z">
              <w:r>
                <w:rPr>
                  <w:sz w:val="19"/>
                  <w:szCs w:val="19"/>
                </w:rPr>
                <w:t>rau siab</w:t>
              </w:r>
            </w:ins>
            <w:r>
              <w:rPr>
                <w:sz w:val="19"/>
                <w:szCs w:val="19"/>
              </w:rPr>
              <w:t xml:space="preserve"> </w:t>
            </w:r>
            <w:r w:rsidRPr="00D9353F">
              <w:rPr>
                <w:sz w:val="19"/>
                <w:szCs w:val="19"/>
              </w:rPr>
              <w:t>$ 1,502,386</w:t>
            </w:r>
          </w:p>
        </w:tc>
      </w:tr>
    </w:tbl>
    <w:p w14:paraId="12F2E454" w14:textId="77777777" w:rsidR="00AD19E5" w:rsidRDefault="00AD19E5" w:rsidP="00AD19E5">
      <w:pPr>
        <w:rPr>
          <w:sz w:val="2"/>
          <w:szCs w:val="2"/>
        </w:rPr>
      </w:pPr>
      <w:r>
        <w:rPr>
          <w:noProof/>
          <w:lang w:bidi="th-TH"/>
        </w:rPr>
        <mc:AlternateContent>
          <mc:Choice Requires="wpg">
            <w:drawing>
              <wp:anchor distT="0" distB="0" distL="114300" distR="114300" simplePos="0" relativeHeight="252033024" behindDoc="1" locked="0" layoutInCell="1" allowOverlap="1" wp14:anchorId="437F7962" wp14:editId="0C60882F">
                <wp:simplePos x="0" y="0"/>
                <wp:positionH relativeFrom="page">
                  <wp:posOffset>5030470</wp:posOffset>
                </wp:positionH>
                <wp:positionV relativeFrom="page">
                  <wp:posOffset>2442845</wp:posOffset>
                </wp:positionV>
                <wp:extent cx="4568825" cy="4704715"/>
                <wp:effectExtent l="0" t="0" r="0" b="0"/>
                <wp:wrapNone/>
                <wp:docPr id="151"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8825" cy="4704715"/>
                          <a:chOff x="7922" y="3847"/>
                          <a:chExt cx="7195" cy="7409"/>
                        </a:xfrm>
                      </wpg:grpSpPr>
                      <wps:wsp>
                        <wps:cNvPr id="152" name="Rectangle 131"/>
                        <wps:cNvSpPr>
                          <a:spLocks noChangeArrowheads="1"/>
                        </wps:cNvSpPr>
                        <wps:spPr bwMode="auto">
                          <a:xfrm>
                            <a:off x="7922" y="3846"/>
                            <a:ext cx="7195" cy="1190"/>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Line 130"/>
                        <wps:cNvCnPr>
                          <a:cxnSpLocks noChangeShapeType="1"/>
                        </wps:cNvCnPr>
                        <wps:spPr bwMode="auto">
                          <a:xfrm>
                            <a:off x="11523" y="3905"/>
                            <a:ext cx="0" cy="623"/>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s:wsp>
                        <wps:cNvPr id="154" name="Rectangle 129"/>
                        <wps:cNvSpPr>
                          <a:spLocks noChangeArrowheads="1"/>
                        </wps:cNvSpPr>
                        <wps:spPr bwMode="auto">
                          <a:xfrm>
                            <a:off x="7922" y="5041"/>
                            <a:ext cx="7195" cy="2695"/>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Line 128"/>
                        <wps:cNvCnPr>
                          <a:cxnSpLocks noChangeShapeType="1"/>
                        </wps:cNvCnPr>
                        <wps:spPr bwMode="auto">
                          <a:xfrm>
                            <a:off x="11523" y="5099"/>
                            <a:ext cx="0" cy="877"/>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s:wsp>
                        <wps:cNvPr id="156" name="Rectangle 127"/>
                        <wps:cNvSpPr>
                          <a:spLocks noChangeArrowheads="1"/>
                        </wps:cNvSpPr>
                        <wps:spPr bwMode="auto">
                          <a:xfrm>
                            <a:off x="7922" y="7741"/>
                            <a:ext cx="7195" cy="3514"/>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Line 126"/>
                        <wps:cNvCnPr>
                          <a:cxnSpLocks noChangeShapeType="1"/>
                        </wps:cNvCnPr>
                        <wps:spPr bwMode="auto">
                          <a:xfrm>
                            <a:off x="11523" y="7799"/>
                            <a:ext cx="0" cy="877"/>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5313A5" id="Group 125" o:spid="_x0000_s1026" style="position:absolute;margin-left:396.1pt;margin-top:192.35pt;width:359.75pt;height:370.45pt;z-index:-251283456;mso-position-horizontal-relative:page;mso-position-vertical-relative:page" coordorigin="7922,3847" coordsize="7195,7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">
                <v:rect id="Rectangle 131" o:spid="_x0000_s1027" style="position:absolute;left:7922;top:3846;width:7195;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" fillcolor="#f1e4ef" stroked="f"/>
                <v:line id="Line 130" o:spid="_x0000_s1028" style="position:absolute;visibility:visible;mso-wrap-style:square" from="11523,3905" to="11523,4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" strokecolor="#d5abff" strokeweight=".25pt"/>
                <v:rect id="Rectangle 129" o:spid="_x0000_s1029" style="position:absolute;left:7922;top:5041;width:7195;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" fillcolor="#f1e4ef" stroked="f"/>
                <v:line id="Line 128" o:spid="_x0000_s1030" style="position:absolute;visibility:visible;mso-wrap-style:square" from="11523,5099" to="11523,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" strokecolor="#d5abff" strokeweight=".25pt"/>
                <v:rect id="Rectangle 127" o:spid="_x0000_s1031" style="position:absolute;left:7922;top:7741;width:7195;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" fillcolor="#f1e4ef" stroked="f"/>
                <v:line id="Line 126" o:spid="_x0000_s1032" style="position:absolute;visibility:visible;mso-wrap-style:square" from="11523,7799" to="11523,8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" strokecolor="#d5abff" strokeweight=".25pt"/>
                <w10:wrap anchorx="page" anchory="page"/>
              </v:group>
            </w:pict>
          </mc:Fallback>
        </mc:AlternateContent>
      </w:r>
    </w:p>
    <w:p w14:paraId="0B2E1514" w14:textId="77777777" w:rsidR="00AD19E5" w:rsidRDefault="00AD19E5" w:rsidP="00AD19E5">
      <w:pPr>
        <w:rPr>
          <w:sz w:val="2"/>
          <w:szCs w:val="2"/>
        </w:rPr>
        <w:sectPr w:rsidR="00AD19E5">
          <w:pgSz w:w="15840" w:h="12240" w:orient="landscape"/>
          <w:pgMar w:top="720" w:right="600" w:bottom="720" w:left="600" w:header="0" w:footer="528" w:gutter="0"/>
          <w:cols w:space="720"/>
        </w:sectPr>
      </w:pPr>
    </w:p>
    <w:tbl>
      <w:tblPr>
        <w:tblW w:w="0" w:type="auto"/>
        <w:tblInd w:w="121" w:type="dxa"/>
        <w:tblBorders>
          <w:top w:val="single" w:sz="2" w:space="0" w:color="D5ABFF"/>
          <w:left w:val="single" w:sz="2" w:space="0" w:color="D5ABFF"/>
          <w:bottom w:val="single" w:sz="2" w:space="0" w:color="D5ABFF"/>
          <w:right w:val="single" w:sz="2" w:space="0" w:color="D5ABFF"/>
          <w:insideH w:val="single" w:sz="2" w:space="0" w:color="D5ABFF"/>
          <w:insideV w:val="single" w:sz="2" w:space="0" w:color="D5ABFF"/>
        </w:tblBorders>
        <w:tblLayout w:type="fixed"/>
        <w:tblCellMar>
          <w:left w:w="0" w:type="dxa"/>
          <w:right w:w="0" w:type="dxa"/>
        </w:tblCellMar>
        <w:tblLook w:val="01E0" w:firstRow="1" w:lastRow="1" w:firstColumn="1" w:lastColumn="1" w:noHBand="0" w:noVBand="0"/>
      </w:tblPr>
      <w:tblGrid>
        <w:gridCol w:w="7200"/>
        <w:gridCol w:w="3600"/>
        <w:gridCol w:w="3600"/>
      </w:tblGrid>
      <w:tr w:rsidR="00AD19E5" w14:paraId="4907F728" w14:textId="77777777" w:rsidTr="00AD19E5">
        <w:trPr>
          <w:trHeight w:val="609"/>
        </w:trPr>
        <w:tc>
          <w:tcPr>
            <w:tcW w:w="7200" w:type="dxa"/>
          </w:tcPr>
          <w:p w14:paraId="01EB5A57" w14:textId="77777777" w:rsidR="00AD19E5" w:rsidRDefault="00AD19E5" w:rsidP="00AD19E5">
            <w:pPr>
              <w:pStyle w:val="TableParagraph"/>
              <w:spacing w:before="58" w:line="270" w:lineRule="atLeast"/>
              <w:ind w:right="2626"/>
              <w:rPr>
                <w:b/>
                <w:sz w:val="24"/>
              </w:rPr>
            </w:pPr>
            <w:r w:rsidRPr="00B26303">
              <w:rPr>
                <w:b/>
                <w:sz w:val="19"/>
                <w:szCs w:val="19"/>
              </w:rPr>
              <w:lastRenderedPageBreak/>
              <w:t>Cov Kev Npaj Kev Ua/Kev Pab cuam</w:t>
            </w:r>
          </w:p>
        </w:tc>
        <w:tc>
          <w:tcPr>
            <w:tcW w:w="3600" w:type="dxa"/>
          </w:tcPr>
          <w:p w14:paraId="3CF56651" w14:textId="77777777" w:rsidR="00AD19E5" w:rsidRDefault="00AD19E5" w:rsidP="00AD19E5">
            <w:pPr>
              <w:pStyle w:val="TableParagraph"/>
              <w:spacing w:before="58" w:line="270" w:lineRule="atLeast"/>
              <w:ind w:right="1015"/>
              <w:rPr>
                <w:b/>
                <w:sz w:val="24"/>
              </w:rPr>
            </w:pPr>
            <w:r w:rsidRPr="00B26303">
              <w:rPr>
                <w:b/>
                <w:sz w:val="19"/>
                <w:szCs w:val="19"/>
              </w:rPr>
              <w:t>Kev Siv Pob Nyiaj</w:t>
            </w:r>
          </w:p>
        </w:tc>
        <w:tc>
          <w:tcPr>
            <w:tcW w:w="3600" w:type="dxa"/>
          </w:tcPr>
          <w:p w14:paraId="2D62F970" w14:textId="77777777" w:rsidR="00AD19E5" w:rsidRDefault="00AD19E5" w:rsidP="00AD19E5">
            <w:pPr>
              <w:pStyle w:val="TableParagraph"/>
              <w:spacing w:before="58" w:line="270" w:lineRule="atLeast"/>
              <w:ind w:right="1015"/>
              <w:rPr>
                <w:b/>
                <w:sz w:val="24"/>
              </w:rPr>
            </w:pPr>
            <w:r w:rsidRPr="00B26303">
              <w:rPr>
                <w:b/>
                <w:sz w:val="19"/>
                <w:szCs w:val="19"/>
              </w:rPr>
              <w:t>Kev Siv Nyiaj Tiag</w:t>
            </w:r>
          </w:p>
        </w:tc>
      </w:tr>
      <w:tr w:rsidR="00AD19E5" w14:paraId="3D34D1A4" w14:textId="77777777" w:rsidTr="00AD19E5">
        <w:trPr>
          <w:trHeight w:val="370"/>
        </w:trPr>
        <w:tc>
          <w:tcPr>
            <w:tcW w:w="7200" w:type="dxa"/>
            <w:shd w:val="clear" w:color="auto" w:fill="F1E4EF"/>
          </w:tcPr>
          <w:p w14:paraId="51A19F95" w14:textId="77777777" w:rsidR="00AD19E5" w:rsidRDefault="00AD19E5" w:rsidP="00AD19E5">
            <w:pPr>
              <w:pStyle w:val="TableParagraph"/>
              <w:rPr>
                <w:rFonts w:ascii="Times New Roman"/>
                <w:sz w:val="20"/>
              </w:rPr>
            </w:pPr>
          </w:p>
        </w:tc>
        <w:tc>
          <w:tcPr>
            <w:tcW w:w="7200" w:type="dxa"/>
            <w:gridSpan w:val="2"/>
            <w:shd w:val="clear" w:color="auto" w:fill="F1E4EF"/>
          </w:tcPr>
          <w:p w14:paraId="4074001B" w14:textId="77777777" w:rsidR="00AD19E5" w:rsidRDefault="00AD19E5" w:rsidP="00AD19E5">
            <w:pPr>
              <w:pStyle w:val="TableParagraph"/>
              <w:rPr>
                <w:rFonts w:ascii="Times New Roman"/>
                <w:sz w:val="20"/>
              </w:rPr>
            </w:pPr>
          </w:p>
        </w:tc>
      </w:tr>
      <w:tr w:rsidR="00AD19E5" w14:paraId="09BA02D4" w14:textId="77777777" w:rsidTr="00AD19E5">
        <w:trPr>
          <w:trHeight w:val="9666"/>
        </w:trPr>
        <w:tc>
          <w:tcPr>
            <w:tcW w:w="7200" w:type="dxa"/>
            <w:shd w:val="clear" w:color="auto" w:fill="F1E4EF"/>
          </w:tcPr>
          <w:p w14:paraId="2E5B6582" w14:textId="77777777" w:rsidR="00AD19E5" w:rsidRPr="004E1982" w:rsidRDefault="00AD19E5" w:rsidP="00AD19E5">
            <w:pPr>
              <w:pStyle w:val="TableParagraph"/>
              <w:spacing w:before="118"/>
              <w:ind w:left="116" w:right="577"/>
              <w:rPr>
                <w:sz w:val="19"/>
                <w:szCs w:val="19"/>
              </w:rPr>
            </w:pPr>
            <w:r w:rsidRPr="004E1982">
              <w:rPr>
                <w:sz w:val="19"/>
                <w:szCs w:val="19"/>
              </w:rPr>
              <w:t xml:space="preserve">3.10 Cov tub ntxhais kawm yuav muaj kev nkag mus rau cov </w:t>
            </w:r>
            <w:del w:id="6886" w:author="year" w:date="2021-07-09T19:43:00Z">
              <w:r w:rsidRPr="004E1982" w:rsidDel="002F5100">
                <w:rPr>
                  <w:sz w:val="19"/>
                  <w:szCs w:val="19"/>
                </w:rPr>
                <w:delText>hauj</w:delText>
              </w:r>
              <w:r w:rsidDel="002F5100">
                <w:rPr>
                  <w:sz w:val="19"/>
                  <w:szCs w:val="19"/>
                </w:rPr>
                <w:delText xml:space="preserve"> </w:delText>
              </w:r>
              <w:r w:rsidRPr="004E1982" w:rsidDel="002F5100">
                <w:rPr>
                  <w:sz w:val="19"/>
                  <w:szCs w:val="19"/>
                </w:rPr>
                <w:delText xml:space="preserve">lwm </w:delText>
              </w:r>
              <w:r w:rsidDel="002F5100">
                <w:rPr>
                  <w:sz w:val="19"/>
                  <w:szCs w:val="19"/>
                </w:rPr>
                <w:delText>no</w:delText>
              </w:r>
            </w:del>
            <w:ins w:id="6887" w:author="year" w:date="2021-07-09T19:43:00Z">
              <w:r>
                <w:rPr>
                  <w:sz w:val="19"/>
                  <w:szCs w:val="19"/>
                </w:rPr>
                <w:t>kev lom zem ntawm kev kawm</w:t>
              </w:r>
            </w:ins>
            <w:r w:rsidRPr="004E1982">
              <w:rPr>
                <w:sz w:val="19"/>
                <w:szCs w:val="19"/>
              </w:rPr>
              <w:t>, kev sib tw</w:t>
            </w:r>
            <w:ins w:id="6888" w:author="year" w:date="2021-07-09T19:42:00Z">
              <w:r>
                <w:rPr>
                  <w:sz w:val="19"/>
                  <w:szCs w:val="19"/>
                </w:rPr>
                <w:t xml:space="preserve"> ntawm ke</w:t>
              </w:r>
            </w:ins>
            <w:ins w:id="6889" w:author="year" w:date="2021-07-09T19:43:00Z">
              <w:r>
                <w:rPr>
                  <w:sz w:val="19"/>
                  <w:szCs w:val="19"/>
                </w:rPr>
                <w:t>v kawm</w:t>
              </w:r>
            </w:ins>
            <w:r w:rsidRPr="004E1982">
              <w:rPr>
                <w:sz w:val="19"/>
                <w:szCs w:val="19"/>
              </w:rPr>
              <w:t xml:space="preserve">, thiab kev ua kis las, uas yuav pab txhawb cov tub ntxhais kawm kev koom </w:t>
            </w:r>
            <w:ins w:id="6890" w:author="year" w:date="2021-07-09T19:43:00Z">
              <w:r>
                <w:rPr>
                  <w:sz w:val="19"/>
                  <w:szCs w:val="19"/>
                </w:rPr>
                <w:t xml:space="preserve">tes </w:t>
              </w:r>
            </w:ins>
            <w:del w:id="6891" w:author="year" w:date="2021-07-09T19:43:00Z">
              <w:r w:rsidRPr="004E1982" w:rsidDel="002F5100">
                <w:rPr>
                  <w:sz w:val="19"/>
                  <w:szCs w:val="19"/>
                </w:rPr>
                <w:delText>nrog</w:delText>
              </w:r>
            </w:del>
            <w:r w:rsidRPr="004E1982">
              <w:rPr>
                <w:sz w:val="19"/>
                <w:szCs w:val="19"/>
              </w:rPr>
              <w:t xml:space="preserve">, </w:t>
            </w:r>
            <w:ins w:id="6892" w:author="year" w:date="2021-07-09T19:44:00Z">
              <w:r>
                <w:rPr>
                  <w:sz w:val="19"/>
                  <w:szCs w:val="19"/>
                </w:rPr>
                <w:t xml:space="preserve">kev loj hlob ntawm </w:t>
              </w:r>
            </w:ins>
            <w:r w:rsidRPr="004E1982">
              <w:rPr>
                <w:sz w:val="19"/>
                <w:szCs w:val="19"/>
              </w:rPr>
              <w:t>kev xav</w:t>
            </w:r>
            <w:del w:id="6893" w:author="year" w:date="2021-07-09T19:44:00Z">
              <w:r w:rsidRPr="004E1982" w:rsidDel="002F5100">
                <w:rPr>
                  <w:sz w:val="19"/>
                  <w:szCs w:val="19"/>
                </w:rPr>
                <w:delText xml:space="preserve"> hauv zej zog</w:delText>
              </w:r>
            </w:del>
            <w:r w:rsidRPr="004E1982">
              <w:rPr>
                <w:sz w:val="19"/>
                <w:szCs w:val="19"/>
              </w:rPr>
              <w:t>, thiab</w:t>
            </w:r>
            <w:ins w:id="6894" w:author="year" w:date="2021-07-09T19:44:00Z">
              <w:r>
                <w:rPr>
                  <w:sz w:val="19"/>
                  <w:szCs w:val="19"/>
                </w:rPr>
                <w:t xml:space="preserve"> kev</w:t>
              </w:r>
            </w:ins>
            <w:r w:rsidRPr="004E1982">
              <w:rPr>
                <w:sz w:val="19"/>
                <w:szCs w:val="19"/>
              </w:rPr>
              <w:t xml:space="preserve"> txhim kho</w:t>
            </w:r>
            <w:ins w:id="6895" w:author="year" w:date="2021-07-09T19:44:00Z">
              <w:r>
                <w:rPr>
                  <w:sz w:val="19"/>
                  <w:szCs w:val="19"/>
                </w:rPr>
                <w:t>ntawm cov</w:t>
              </w:r>
            </w:ins>
            <w:r w:rsidRPr="004E1982">
              <w:rPr>
                <w:sz w:val="19"/>
                <w:szCs w:val="19"/>
              </w:rPr>
              <w:t xml:space="preserve"> tub ntxhais kawm kev ua tiav. </w:t>
            </w:r>
            <w:ins w:id="6896" w:author="year" w:date="2021-07-09T19:45:00Z">
              <w:r>
                <w:rPr>
                  <w:sz w:val="19"/>
                  <w:szCs w:val="19"/>
                </w:rPr>
                <w:t xml:space="preserve">Yam </w:t>
              </w:r>
            </w:ins>
            <w:r w:rsidRPr="004E1982">
              <w:rPr>
                <w:sz w:val="19"/>
                <w:szCs w:val="19"/>
              </w:rPr>
              <w:t xml:space="preserve">Piv txwv </w:t>
            </w:r>
            <w:ins w:id="6897" w:author="year" w:date="2021-07-09T19:46:00Z">
              <w:r>
                <w:rPr>
                  <w:sz w:val="19"/>
                  <w:szCs w:val="19"/>
                </w:rPr>
                <w:t xml:space="preserve">cov cib fim uas ntxim mus tau </w:t>
              </w:r>
            </w:ins>
            <w:r w:rsidRPr="004E1982">
              <w:rPr>
                <w:sz w:val="19"/>
                <w:szCs w:val="19"/>
              </w:rPr>
              <w:t xml:space="preserve">ntawm cov tub ntxhais kawm </w:t>
            </w:r>
            <w:del w:id="6898" w:author="year" w:date="2021-07-09T19:46:00Z">
              <w:r w:rsidRPr="004E1982" w:rsidDel="002F5100">
                <w:rPr>
                  <w:sz w:val="19"/>
                  <w:szCs w:val="19"/>
                </w:rPr>
                <w:delText xml:space="preserve">uas muaj peev xwm ua tau </w:delText>
              </w:r>
            </w:del>
            <w:r w:rsidRPr="004E1982">
              <w:rPr>
                <w:sz w:val="19"/>
                <w:szCs w:val="19"/>
              </w:rPr>
              <w:t>muaj xws li:</w:t>
            </w:r>
          </w:p>
          <w:p w14:paraId="0351F968" w14:textId="77777777" w:rsidR="00AD19E5" w:rsidRPr="004E1982" w:rsidRDefault="00AD19E5" w:rsidP="00AD19E5">
            <w:pPr>
              <w:pStyle w:val="TableParagraph"/>
              <w:spacing w:before="5"/>
              <w:rPr>
                <w:b/>
                <w:sz w:val="19"/>
                <w:szCs w:val="19"/>
              </w:rPr>
            </w:pPr>
          </w:p>
          <w:p w14:paraId="7AD9C1B3" w14:textId="77777777" w:rsidR="00AD19E5" w:rsidRPr="004E1982" w:rsidRDefault="00AD19E5" w:rsidP="00AD19E5">
            <w:pPr>
              <w:pStyle w:val="TableParagraph"/>
              <w:ind w:left="116"/>
              <w:rPr>
                <w:sz w:val="19"/>
                <w:szCs w:val="19"/>
              </w:rPr>
            </w:pPr>
            <w:r>
              <w:rPr>
                <w:sz w:val="19"/>
                <w:szCs w:val="19"/>
              </w:rPr>
              <w:t xml:space="preserve">Kev </w:t>
            </w:r>
            <w:del w:id="6899" w:author="year" w:date="2021-07-09T19:47:00Z">
              <w:r w:rsidDel="002F5100">
                <w:rPr>
                  <w:sz w:val="19"/>
                  <w:szCs w:val="19"/>
                </w:rPr>
                <w:delText>Ua Kis Las</w:delText>
              </w:r>
            </w:del>
            <w:ins w:id="6900" w:author="year" w:date="2021-07-09T19:47:00Z">
              <w:r>
                <w:rPr>
                  <w:sz w:val="19"/>
                  <w:szCs w:val="19"/>
                </w:rPr>
                <w:t xml:space="preserve"> lom zem</w:t>
              </w:r>
            </w:ins>
            <w:r>
              <w:rPr>
                <w:sz w:val="19"/>
                <w:szCs w:val="19"/>
              </w:rPr>
              <w:t xml:space="preserve"> Ntawm </w:t>
            </w:r>
            <w:r w:rsidRPr="004E1982">
              <w:rPr>
                <w:sz w:val="19"/>
                <w:szCs w:val="19"/>
              </w:rPr>
              <w:t xml:space="preserve">Kev </w:t>
            </w:r>
            <w:r>
              <w:rPr>
                <w:sz w:val="19"/>
                <w:szCs w:val="19"/>
              </w:rPr>
              <w:t>K</w:t>
            </w:r>
            <w:r w:rsidRPr="004E1982">
              <w:rPr>
                <w:sz w:val="19"/>
                <w:szCs w:val="19"/>
              </w:rPr>
              <w:t>awm:</w:t>
            </w:r>
          </w:p>
          <w:p w14:paraId="0EE8F5B5" w14:textId="77777777" w:rsidR="00AD19E5" w:rsidRPr="004E1982" w:rsidRDefault="00AD19E5" w:rsidP="00AD19E5">
            <w:pPr>
              <w:pStyle w:val="TableParagraph"/>
              <w:spacing w:before="60"/>
              <w:ind w:left="116" w:right="76"/>
              <w:rPr>
                <w:sz w:val="19"/>
                <w:szCs w:val="19"/>
              </w:rPr>
            </w:pPr>
            <w:r w:rsidRPr="004E1982">
              <w:rPr>
                <w:sz w:val="19"/>
                <w:szCs w:val="19"/>
              </w:rPr>
              <w:t xml:space="preserve">Qib K-8: </w:t>
            </w:r>
            <w:del w:id="6901" w:author="year" w:date="2021-07-09T19:50:00Z">
              <w:r w:rsidRPr="004E1982" w:rsidDel="002F5100">
                <w:rPr>
                  <w:sz w:val="19"/>
                  <w:szCs w:val="19"/>
                </w:rPr>
                <w:delText>Cov qib hauj</w:delText>
              </w:r>
              <w:r w:rsidDel="002F5100">
                <w:rPr>
                  <w:sz w:val="19"/>
                  <w:szCs w:val="19"/>
                </w:rPr>
                <w:delText xml:space="preserve"> </w:delText>
              </w:r>
              <w:r w:rsidRPr="004E1982" w:rsidDel="002F5100">
                <w:rPr>
                  <w:sz w:val="19"/>
                  <w:szCs w:val="19"/>
                </w:rPr>
                <w:delText>lwm thauj tog rau nkoj qib</w:delText>
              </w:r>
            </w:del>
            <w:ins w:id="6902" w:author="year" w:date="2021-07-09T19:50:00Z">
              <w:r>
                <w:rPr>
                  <w:sz w:val="19"/>
                  <w:szCs w:val="19"/>
                </w:rPr>
                <w:t>Cov kev lom zem sib nqia ntawm qib</w:t>
              </w:r>
            </w:ins>
            <w:r w:rsidRPr="004E1982">
              <w:rPr>
                <w:sz w:val="19"/>
                <w:szCs w:val="19"/>
              </w:rPr>
              <w:t xml:space="preserve"> (xws li kev mus ncig ua si, cov koo</w:t>
            </w:r>
            <w:r>
              <w:rPr>
                <w:sz w:val="19"/>
                <w:szCs w:val="19"/>
              </w:rPr>
              <w:t>s</w:t>
            </w:r>
            <w:r w:rsidRPr="004E1982">
              <w:rPr>
                <w:sz w:val="19"/>
                <w:szCs w:val="19"/>
              </w:rPr>
              <w:t xml:space="preserve"> haum, thiab lwm yam cib fim): Qib 3</w:t>
            </w:r>
            <w:del w:id="6903" w:author="year" w:date="2021-07-09T19:52:00Z">
              <w:r w:rsidRPr="004E1982" w:rsidDel="002F5100">
                <w:rPr>
                  <w:sz w:val="19"/>
                  <w:szCs w:val="19"/>
                </w:rPr>
                <w:delText xml:space="preserve">: </w:delText>
              </w:r>
            </w:del>
            <w:ins w:id="6904" w:author="year" w:date="2021-07-09T19:52:00Z">
              <w:r>
                <w:rPr>
                  <w:sz w:val="19"/>
                  <w:szCs w:val="19"/>
                </w:rPr>
                <w:t>Lub chaw tshawb fawb tsev hluav taws xob</w:t>
              </w:r>
            </w:ins>
            <w:ins w:id="6905" w:author="year" w:date="2021-07-09T19:53:00Z">
              <w:r>
                <w:rPr>
                  <w:sz w:val="19"/>
                  <w:szCs w:val="19"/>
                </w:rPr>
                <w:t xml:space="preserve"> </w:t>
              </w:r>
            </w:ins>
            <w:del w:id="6906" w:author="year" w:date="2021-07-09T19:52:00Z">
              <w:r w:rsidRPr="004E1982" w:rsidDel="002F5100">
                <w:rPr>
                  <w:sz w:val="19"/>
                  <w:szCs w:val="19"/>
                </w:rPr>
                <w:delText xml:space="preserve">Lub Tsev Kawm Hauv Lub Tsho Hawm </w:delText>
              </w:r>
              <w:r w:rsidDel="002F5100">
                <w:rPr>
                  <w:sz w:val="19"/>
                  <w:szCs w:val="19"/>
                </w:rPr>
                <w:delText>Ntawm Lub Hwj Chim</w:delText>
              </w:r>
            </w:del>
            <w:r w:rsidRPr="004E1982">
              <w:rPr>
                <w:sz w:val="19"/>
                <w:szCs w:val="19"/>
              </w:rPr>
              <w:t>; Q</w:t>
            </w:r>
            <w:r>
              <w:rPr>
                <w:sz w:val="19"/>
                <w:szCs w:val="19"/>
              </w:rPr>
              <w:t>i</w:t>
            </w:r>
            <w:r w:rsidRPr="004E1982">
              <w:rPr>
                <w:sz w:val="19"/>
                <w:szCs w:val="19"/>
              </w:rPr>
              <w:t xml:space="preserve">b 4: </w:t>
            </w:r>
            <w:del w:id="6907" w:author="year" w:date="2021-07-09T19:54:00Z">
              <w:r w:rsidDel="00D8646E">
                <w:rPr>
                  <w:sz w:val="19"/>
                  <w:szCs w:val="19"/>
                </w:rPr>
                <w:delText>Kev Tshawb Nriav Chaw Ua Si</w:delText>
              </w:r>
            </w:del>
            <w:ins w:id="6908" w:author="year" w:date="2021-07-09T19:54:00Z">
              <w:r>
                <w:rPr>
                  <w:sz w:val="19"/>
                  <w:szCs w:val="19"/>
                </w:rPr>
                <w:t>Qhov chaw ncig kev tshawb nrhiav kub</w:t>
              </w:r>
            </w:ins>
            <w:r>
              <w:rPr>
                <w:sz w:val="19"/>
                <w:szCs w:val="19"/>
              </w:rPr>
              <w:t xml:space="preserve"> </w:t>
            </w:r>
            <w:r w:rsidRPr="004E1982">
              <w:rPr>
                <w:sz w:val="19"/>
                <w:szCs w:val="19"/>
              </w:rPr>
              <w:t>Marshal; Q</w:t>
            </w:r>
            <w:r>
              <w:rPr>
                <w:sz w:val="19"/>
                <w:szCs w:val="19"/>
              </w:rPr>
              <w:t>i</w:t>
            </w:r>
            <w:r w:rsidRPr="004E1982">
              <w:rPr>
                <w:sz w:val="19"/>
                <w:szCs w:val="19"/>
              </w:rPr>
              <w:t xml:space="preserve">b 5: Tsev khaws puav pheej </w:t>
            </w:r>
            <w:del w:id="6909" w:author="year" w:date="2021-07-09T19:56:00Z">
              <w:r w:rsidDel="00D8646E">
                <w:rPr>
                  <w:sz w:val="19"/>
                  <w:szCs w:val="19"/>
                </w:rPr>
                <w:delText>Kev Ya</w:delText>
              </w:r>
            </w:del>
            <w:ins w:id="6910" w:author="year" w:date="2021-07-09T19:56:00Z">
              <w:r>
                <w:rPr>
                  <w:sz w:val="19"/>
                  <w:szCs w:val="19"/>
                </w:rPr>
                <w:t>dav hlau</w:t>
              </w:r>
            </w:ins>
            <w:r w:rsidRPr="004E1982">
              <w:rPr>
                <w:sz w:val="19"/>
                <w:szCs w:val="19"/>
              </w:rPr>
              <w:t>; Q</w:t>
            </w:r>
            <w:r>
              <w:rPr>
                <w:sz w:val="19"/>
                <w:szCs w:val="19"/>
              </w:rPr>
              <w:t>i</w:t>
            </w:r>
            <w:r w:rsidRPr="004E1982">
              <w:rPr>
                <w:sz w:val="19"/>
                <w:szCs w:val="19"/>
              </w:rPr>
              <w:t>b 6: Kev Tshawb Fawb. Q</w:t>
            </w:r>
            <w:r>
              <w:rPr>
                <w:sz w:val="19"/>
                <w:szCs w:val="19"/>
              </w:rPr>
              <w:t>i</w:t>
            </w:r>
            <w:r w:rsidRPr="004E1982">
              <w:rPr>
                <w:sz w:val="19"/>
                <w:szCs w:val="19"/>
              </w:rPr>
              <w:t xml:space="preserve">b 7-8: </w:t>
            </w:r>
            <w:del w:id="6911" w:author="year" w:date="2021-07-09T19:57:00Z">
              <w:r w:rsidDel="00D8646E">
                <w:rPr>
                  <w:sz w:val="19"/>
                  <w:szCs w:val="19"/>
                </w:rPr>
                <w:delText>VEV</w:delText>
              </w:r>
              <w:r w:rsidRPr="004E1982" w:rsidDel="00D8646E">
                <w:rPr>
                  <w:sz w:val="19"/>
                  <w:szCs w:val="19"/>
                </w:rPr>
                <w:delText xml:space="preserve"> txoj hauj</w:delText>
              </w:r>
              <w:r w:rsidDel="00D8646E">
                <w:rPr>
                  <w:sz w:val="19"/>
                  <w:szCs w:val="19"/>
                </w:rPr>
                <w:delText xml:space="preserve"> </w:delText>
              </w:r>
              <w:r w:rsidRPr="004E1982" w:rsidDel="00D8646E">
                <w:rPr>
                  <w:sz w:val="19"/>
                  <w:szCs w:val="19"/>
                </w:rPr>
                <w:delText>lwm</w:delText>
              </w:r>
            </w:del>
            <w:ins w:id="6912" w:author="year" w:date="2021-07-09T19:57:00Z">
              <w:r>
                <w:rPr>
                  <w:sz w:val="19"/>
                  <w:szCs w:val="19"/>
                </w:rPr>
                <w:t>Khoos kas WEB</w:t>
              </w:r>
            </w:ins>
          </w:p>
          <w:p w14:paraId="1A26C6BF" w14:textId="77777777" w:rsidR="00AD19E5" w:rsidRPr="004E1982" w:rsidRDefault="00AD19E5" w:rsidP="00AD19E5">
            <w:pPr>
              <w:pStyle w:val="TableParagraph"/>
              <w:spacing w:before="5"/>
              <w:rPr>
                <w:b/>
                <w:sz w:val="19"/>
                <w:szCs w:val="19"/>
              </w:rPr>
            </w:pPr>
          </w:p>
          <w:p w14:paraId="5CA34462" w14:textId="77777777" w:rsidR="00AD19E5" w:rsidRPr="004E1982" w:rsidRDefault="00AD19E5" w:rsidP="00AD19E5">
            <w:pPr>
              <w:pStyle w:val="TableParagraph"/>
              <w:ind w:left="116" w:right="456"/>
              <w:rPr>
                <w:sz w:val="19"/>
                <w:szCs w:val="19"/>
              </w:rPr>
            </w:pPr>
            <w:r w:rsidRPr="004E1982">
              <w:rPr>
                <w:sz w:val="19"/>
                <w:szCs w:val="19"/>
              </w:rPr>
              <w:t xml:space="preserve">Tsev Kawm Ntawv </w:t>
            </w:r>
            <w:r>
              <w:rPr>
                <w:sz w:val="19"/>
                <w:szCs w:val="19"/>
              </w:rPr>
              <w:t>Qib</w:t>
            </w:r>
            <w:r w:rsidRPr="004E1982">
              <w:rPr>
                <w:sz w:val="19"/>
                <w:szCs w:val="19"/>
              </w:rPr>
              <w:t xml:space="preserve"> Siab: Lub Caij</w:t>
            </w:r>
            <w:r>
              <w:rPr>
                <w:sz w:val="19"/>
                <w:szCs w:val="19"/>
              </w:rPr>
              <w:t xml:space="preserve"> So Kawm</w:t>
            </w:r>
            <w:r w:rsidRPr="004E1982">
              <w:rPr>
                <w:sz w:val="19"/>
                <w:szCs w:val="19"/>
              </w:rPr>
              <w:t xml:space="preserve"> Hauv Nroog Hall thiab Pacers Mus</w:t>
            </w:r>
            <w:del w:id="6913" w:author="year" w:date="2021-07-09T19:58:00Z">
              <w:r w:rsidRPr="004E1982" w:rsidDel="00D8646E">
                <w:rPr>
                  <w:sz w:val="19"/>
                  <w:szCs w:val="19"/>
                </w:rPr>
                <w:delText xml:space="preserve"> </w:delText>
              </w:r>
            </w:del>
            <w:ins w:id="6914" w:author="year" w:date="2021-07-09T19:58:00Z">
              <w:r>
                <w:rPr>
                  <w:sz w:val="19"/>
                  <w:szCs w:val="19"/>
                </w:rPr>
                <w:t xml:space="preserve">rau yam tom ntej </w:t>
              </w:r>
            </w:ins>
            <w:del w:id="6915" w:author="year" w:date="2021-07-09T19:58:00Z">
              <w:r w:rsidRPr="004E1982" w:rsidDel="00D8646E">
                <w:rPr>
                  <w:sz w:val="19"/>
                  <w:szCs w:val="19"/>
                </w:rPr>
                <w:delText>Los Rau Sab Nres</w:delText>
              </w:r>
            </w:del>
            <w:r w:rsidRPr="004E1982">
              <w:rPr>
                <w:sz w:val="19"/>
                <w:szCs w:val="19"/>
              </w:rPr>
              <w:t>, Txuas</w:t>
            </w:r>
            <w:del w:id="6916" w:author="year" w:date="2021-07-09T19:59:00Z">
              <w:r w:rsidRPr="004E1982" w:rsidDel="00D8646E">
                <w:rPr>
                  <w:sz w:val="19"/>
                  <w:szCs w:val="19"/>
                </w:rPr>
                <w:delText xml:space="preserve"> </w:delText>
              </w:r>
            </w:del>
            <w:ins w:id="6917" w:author="year" w:date="2021-07-09T19:59:00Z">
              <w:r>
                <w:rPr>
                  <w:sz w:val="19"/>
                  <w:szCs w:val="19"/>
                </w:rPr>
                <w:t>cov neeg hauj lwm</w:t>
              </w:r>
            </w:ins>
            <w:del w:id="6918" w:author="year" w:date="2021-07-09T19:59:00Z">
              <w:r w:rsidRPr="004E1982" w:rsidDel="00D8646E">
                <w:rPr>
                  <w:sz w:val="19"/>
                  <w:szCs w:val="19"/>
                </w:rPr>
                <w:delText>Crew</w:delText>
              </w:r>
            </w:del>
            <w:r w:rsidRPr="004E1982">
              <w:rPr>
                <w:sz w:val="19"/>
                <w:szCs w:val="19"/>
              </w:rPr>
              <w:t xml:space="preserve">, Cov kws qhia ncaws pob ntawm cov tsev kawm </w:t>
            </w:r>
            <w:r>
              <w:rPr>
                <w:sz w:val="19"/>
                <w:szCs w:val="19"/>
              </w:rPr>
              <w:t>qib</w:t>
            </w:r>
            <w:r w:rsidRPr="004E1982">
              <w:rPr>
                <w:sz w:val="19"/>
                <w:szCs w:val="19"/>
              </w:rPr>
              <w:t xml:space="preserve"> siab</w:t>
            </w:r>
            <w:ins w:id="6919" w:author="year" w:date="2021-07-09T20:00:00Z">
              <w:r>
                <w:rPr>
                  <w:sz w:val="19"/>
                  <w:szCs w:val="19"/>
                </w:rPr>
                <w:t xml:space="preserve"> uas tshwj xeeb.</w:t>
              </w:r>
            </w:ins>
          </w:p>
          <w:p w14:paraId="7E8349E0" w14:textId="77777777" w:rsidR="00AD19E5" w:rsidRPr="004E1982" w:rsidRDefault="00AD19E5" w:rsidP="00AD19E5">
            <w:pPr>
              <w:pStyle w:val="TableParagraph"/>
              <w:spacing w:before="5"/>
              <w:rPr>
                <w:b/>
                <w:sz w:val="19"/>
                <w:szCs w:val="19"/>
              </w:rPr>
            </w:pPr>
          </w:p>
          <w:p w14:paraId="0DB61442" w14:textId="77777777" w:rsidR="00AD19E5" w:rsidRPr="004E1982" w:rsidRDefault="00AD19E5" w:rsidP="00AD19E5">
            <w:pPr>
              <w:pStyle w:val="TableParagraph"/>
              <w:ind w:left="116" w:right="334"/>
              <w:rPr>
                <w:sz w:val="19"/>
                <w:szCs w:val="19"/>
              </w:rPr>
            </w:pPr>
            <w:ins w:id="6920" w:author="year" w:date="2021-07-09T20:01:00Z">
              <w:r>
                <w:rPr>
                  <w:sz w:val="19"/>
                  <w:szCs w:val="19"/>
                </w:rPr>
                <w:t xml:space="preserve">Kev </w:t>
              </w:r>
            </w:ins>
            <w:r w:rsidRPr="004E1982">
              <w:rPr>
                <w:sz w:val="19"/>
                <w:szCs w:val="19"/>
              </w:rPr>
              <w:t xml:space="preserve">Txhim Kho Cov Thawj Coj Kev Coj Ua: </w:t>
            </w:r>
            <w:ins w:id="6921" w:author="year" w:date="2021-07-09T20:01:00Z">
              <w:r>
                <w:rPr>
                  <w:sz w:val="19"/>
                  <w:szCs w:val="19"/>
                </w:rPr>
                <w:t xml:space="preserve">Kev </w:t>
              </w:r>
            </w:ins>
            <w:r w:rsidRPr="004E1982">
              <w:rPr>
                <w:sz w:val="19"/>
                <w:szCs w:val="19"/>
              </w:rPr>
              <w:t>Koom tes rau txhua tus Thawj Coj Ua Hauj</w:t>
            </w:r>
            <w:r>
              <w:rPr>
                <w:sz w:val="19"/>
                <w:szCs w:val="19"/>
              </w:rPr>
              <w:t xml:space="preserve"> </w:t>
            </w:r>
            <w:r w:rsidRPr="004E1982">
              <w:rPr>
                <w:sz w:val="19"/>
                <w:szCs w:val="19"/>
              </w:rPr>
              <w:t>lwm hauv CADA thiab CASL</w:t>
            </w:r>
          </w:p>
          <w:p w14:paraId="1D33E173" w14:textId="77777777" w:rsidR="00AD19E5" w:rsidRPr="004E1982" w:rsidRDefault="00AD19E5" w:rsidP="00AD19E5">
            <w:pPr>
              <w:pStyle w:val="TableParagraph"/>
              <w:spacing w:before="6" w:line="620" w:lineRule="atLeast"/>
              <w:ind w:left="116" w:right="381"/>
              <w:rPr>
                <w:sz w:val="19"/>
                <w:szCs w:val="19"/>
              </w:rPr>
            </w:pPr>
            <w:ins w:id="6922" w:author="year" w:date="2021-07-09T20:01:00Z">
              <w:r>
                <w:rPr>
                  <w:sz w:val="19"/>
                  <w:szCs w:val="19"/>
                </w:rPr>
                <w:t xml:space="preserve">Kev Txhim Kho </w:t>
              </w:r>
            </w:ins>
            <w:ins w:id="6923" w:author="year" w:date="2021-07-09T20:02:00Z">
              <w:r>
                <w:rPr>
                  <w:sz w:val="19"/>
                  <w:szCs w:val="19"/>
                </w:rPr>
                <w:t xml:space="preserve">cov coj </w:t>
              </w:r>
            </w:ins>
            <w:r w:rsidRPr="004E1982">
              <w:rPr>
                <w:sz w:val="19"/>
                <w:szCs w:val="19"/>
              </w:rPr>
              <w:t>Cov Tub Ntxhais Kawm</w:t>
            </w:r>
            <w:del w:id="6924" w:author="year" w:date="2021-07-09T20:03:00Z">
              <w:r w:rsidRPr="004E1982" w:rsidDel="00E340E6">
                <w:rPr>
                  <w:sz w:val="19"/>
                  <w:szCs w:val="19"/>
                </w:rPr>
                <w:delText xml:space="preserve"> Ua Tub Ntxhais Kev Txhim Kho</w:delText>
              </w:r>
            </w:del>
            <w:r w:rsidRPr="004E1982">
              <w:rPr>
                <w:sz w:val="19"/>
                <w:szCs w:val="19"/>
              </w:rPr>
              <w:t xml:space="preserve">: CASL, </w:t>
            </w:r>
            <w:ins w:id="6925" w:author="year" w:date="2021-07-09T20:03:00Z">
              <w:r>
                <w:rPr>
                  <w:sz w:val="19"/>
                  <w:szCs w:val="19"/>
                </w:rPr>
                <w:t xml:space="preserve">Kev saib xyuas </w:t>
              </w:r>
            </w:ins>
            <w:r w:rsidRPr="004E1982">
              <w:rPr>
                <w:sz w:val="19"/>
                <w:szCs w:val="19"/>
              </w:rPr>
              <w:t>Kev Nyab</w:t>
            </w:r>
            <w:r>
              <w:rPr>
                <w:sz w:val="19"/>
                <w:szCs w:val="19"/>
              </w:rPr>
              <w:t xml:space="preserve"> xeeb</w:t>
            </w:r>
            <w:r w:rsidRPr="004E1982">
              <w:rPr>
                <w:sz w:val="19"/>
                <w:szCs w:val="19"/>
              </w:rPr>
              <w:t xml:space="preserve"> </w:t>
            </w:r>
            <w:ins w:id="6926" w:author="year" w:date="2021-07-09T20:04:00Z">
              <w:r>
                <w:rPr>
                  <w:sz w:val="19"/>
                  <w:szCs w:val="19"/>
                </w:rPr>
                <w:t xml:space="preserve">ntawm </w:t>
              </w:r>
            </w:ins>
            <w:r w:rsidRPr="004E1982">
              <w:rPr>
                <w:sz w:val="19"/>
                <w:szCs w:val="19"/>
              </w:rPr>
              <w:t>Tsev Kawm Ntawv</w:t>
            </w:r>
            <w:del w:id="6927" w:author="year" w:date="2021-07-09T20:04:00Z">
              <w:r w:rsidRPr="004E1982" w:rsidDel="00E340E6">
                <w:rPr>
                  <w:sz w:val="19"/>
                  <w:szCs w:val="19"/>
                </w:rPr>
                <w:delText xml:space="preserve"> Cov Kev Sib Tw Kawm Txuj Ci</w:delText>
              </w:r>
            </w:del>
            <w:r w:rsidRPr="004E1982">
              <w:rPr>
                <w:sz w:val="19"/>
                <w:szCs w:val="19"/>
              </w:rPr>
              <w:t>:</w:t>
            </w:r>
          </w:p>
          <w:p w14:paraId="6A5CB877" w14:textId="77777777" w:rsidR="00AD19E5" w:rsidRPr="004E1982" w:rsidRDefault="00AD19E5" w:rsidP="00AD19E5">
            <w:pPr>
              <w:pStyle w:val="TableParagraph"/>
              <w:spacing w:before="66"/>
              <w:ind w:left="116" w:right="187"/>
              <w:rPr>
                <w:sz w:val="19"/>
                <w:szCs w:val="19"/>
              </w:rPr>
            </w:pPr>
            <w:r>
              <w:rPr>
                <w:sz w:val="19"/>
                <w:szCs w:val="19"/>
              </w:rPr>
              <w:t xml:space="preserve">Qib </w:t>
            </w:r>
            <w:r w:rsidRPr="004E1982">
              <w:rPr>
                <w:sz w:val="19"/>
                <w:szCs w:val="19"/>
              </w:rPr>
              <w:t xml:space="preserve">K-8: MESA, Kev Sib Tw </w:t>
            </w:r>
            <w:ins w:id="6928" w:author="year" w:date="2021-07-09T20:04:00Z">
              <w:r>
                <w:rPr>
                  <w:sz w:val="19"/>
                  <w:szCs w:val="19"/>
                </w:rPr>
                <w:t xml:space="preserve">Ntawm kev </w:t>
              </w:r>
            </w:ins>
            <w:r w:rsidRPr="004E1982">
              <w:rPr>
                <w:sz w:val="19"/>
                <w:szCs w:val="19"/>
              </w:rPr>
              <w:t>Tshawb Fawb (Hnub Mars</w:t>
            </w:r>
            <w:r>
              <w:rPr>
                <w:sz w:val="19"/>
                <w:szCs w:val="19"/>
              </w:rPr>
              <w:t>day</w:t>
            </w:r>
            <w:r w:rsidRPr="004E1982">
              <w:rPr>
                <w:sz w:val="19"/>
                <w:szCs w:val="19"/>
              </w:rPr>
              <w:t xml:space="preserve">), Hnub Ntawm Kev Cai, </w:t>
            </w:r>
            <w:r>
              <w:rPr>
                <w:sz w:val="19"/>
                <w:szCs w:val="19"/>
              </w:rPr>
              <w:t>Neeg hlau</w:t>
            </w:r>
            <w:r w:rsidRPr="004E1982">
              <w:rPr>
                <w:sz w:val="19"/>
                <w:szCs w:val="19"/>
              </w:rPr>
              <w:t xml:space="preserve">, </w:t>
            </w:r>
            <w:ins w:id="6929" w:author="year" w:date="2021-07-09T20:06:00Z">
              <w:r>
                <w:rPr>
                  <w:sz w:val="19"/>
                  <w:szCs w:val="19"/>
                </w:rPr>
                <w:t xml:space="preserve">Kev sib tw kov chess </w:t>
              </w:r>
            </w:ins>
            <w:ins w:id="6930" w:author="year" w:date="2021-07-09T20:07:00Z">
              <w:r>
                <w:rPr>
                  <w:sz w:val="19"/>
                  <w:szCs w:val="19"/>
                </w:rPr>
                <w:t xml:space="preserve">thiab hasi lus </w:t>
              </w:r>
            </w:ins>
            <w:ins w:id="6931" w:author="year" w:date="2021-07-09T20:06:00Z">
              <w:r>
                <w:rPr>
                  <w:sz w:val="19"/>
                  <w:szCs w:val="19"/>
                </w:rPr>
                <w:t>hauv nroog</w:t>
              </w:r>
            </w:ins>
            <w:ins w:id="6932" w:author="year" w:date="2021-07-09T20:07:00Z">
              <w:r>
                <w:rPr>
                  <w:sz w:val="19"/>
                  <w:szCs w:val="19"/>
                </w:rPr>
                <w:t xml:space="preserve"> thiab lwm yam ntxiv.</w:t>
              </w:r>
            </w:ins>
            <w:ins w:id="6933" w:author="year" w:date="2021-07-09T20:06:00Z">
              <w:r>
                <w:rPr>
                  <w:sz w:val="19"/>
                  <w:szCs w:val="19"/>
                </w:rPr>
                <w:t xml:space="preserve"> </w:t>
              </w:r>
            </w:ins>
            <w:del w:id="6934" w:author="year" w:date="2021-07-09T20:06:00Z">
              <w:r w:rsidRPr="004E1982" w:rsidDel="00E340E6">
                <w:rPr>
                  <w:sz w:val="19"/>
                  <w:szCs w:val="19"/>
                </w:rPr>
                <w:delText>Hauv Paus Ncig Kev Sib Tw thiab Kev Sib Tham</w:delText>
              </w:r>
            </w:del>
            <w:del w:id="6935" w:author="year" w:date="2021-07-09T20:07:00Z">
              <w:r w:rsidRPr="004E1982" w:rsidDel="00E340E6">
                <w:rPr>
                  <w:sz w:val="19"/>
                  <w:szCs w:val="19"/>
                </w:rPr>
                <w:delText>, Kev Hais Lus, thiab lwm yam</w:delText>
              </w:r>
            </w:del>
            <w:r w:rsidRPr="004E1982">
              <w:rPr>
                <w:sz w:val="19"/>
                <w:szCs w:val="19"/>
              </w:rPr>
              <w:t>.</w:t>
            </w:r>
          </w:p>
          <w:p w14:paraId="021D9636" w14:textId="77777777" w:rsidR="00AD19E5" w:rsidRPr="004E1982" w:rsidRDefault="00AD19E5" w:rsidP="00AD19E5">
            <w:pPr>
              <w:pStyle w:val="TableParagraph"/>
              <w:spacing w:before="4"/>
              <w:rPr>
                <w:b/>
                <w:sz w:val="19"/>
                <w:szCs w:val="19"/>
              </w:rPr>
            </w:pPr>
          </w:p>
          <w:p w14:paraId="44183516" w14:textId="77777777" w:rsidR="00AD19E5" w:rsidRPr="004E1982" w:rsidRDefault="00AD19E5" w:rsidP="00AD19E5">
            <w:pPr>
              <w:pStyle w:val="TableParagraph"/>
              <w:spacing w:before="1"/>
              <w:ind w:left="116" w:right="383"/>
              <w:rPr>
                <w:sz w:val="19"/>
                <w:szCs w:val="19"/>
              </w:rPr>
            </w:pPr>
            <w:r w:rsidRPr="004E1982">
              <w:rPr>
                <w:sz w:val="19"/>
                <w:szCs w:val="19"/>
              </w:rPr>
              <w:t xml:space="preserve">Cov Tsev Kawm Ntawv </w:t>
            </w:r>
            <w:r>
              <w:rPr>
                <w:sz w:val="19"/>
                <w:szCs w:val="19"/>
              </w:rPr>
              <w:t>Qib</w:t>
            </w:r>
            <w:r w:rsidRPr="004E1982">
              <w:rPr>
                <w:sz w:val="19"/>
                <w:szCs w:val="19"/>
              </w:rPr>
              <w:t xml:space="preserve"> Siab: </w:t>
            </w:r>
            <w:ins w:id="6936" w:author="year" w:date="2021-07-09T20:08:00Z">
              <w:r>
                <w:rPr>
                  <w:sz w:val="19"/>
                  <w:szCs w:val="19"/>
                </w:rPr>
                <w:t xml:space="preserve">Hnub ntawm </w:t>
              </w:r>
            </w:ins>
            <w:r w:rsidRPr="004E1982">
              <w:rPr>
                <w:sz w:val="19"/>
                <w:szCs w:val="19"/>
              </w:rPr>
              <w:t>Keeb Kwm</w:t>
            </w:r>
            <w:del w:id="6937" w:author="year" w:date="2021-07-09T20:08:00Z">
              <w:r w:rsidRPr="004E1982" w:rsidDel="00E340E6">
                <w:rPr>
                  <w:sz w:val="19"/>
                  <w:szCs w:val="19"/>
                </w:rPr>
                <w:delText xml:space="preserve"> Hnub</w:delText>
              </w:r>
            </w:del>
            <w:r w:rsidRPr="004E1982">
              <w:rPr>
                <w:sz w:val="19"/>
                <w:szCs w:val="19"/>
              </w:rPr>
              <w:t xml:space="preserve">, Hnub </w:t>
            </w:r>
            <w:del w:id="6938" w:author="year" w:date="2021-07-09T20:08:00Z">
              <w:r w:rsidDel="00E340E6">
                <w:rPr>
                  <w:sz w:val="19"/>
                  <w:szCs w:val="19"/>
                </w:rPr>
                <w:delText>Zauv</w:delText>
              </w:r>
            </w:del>
            <w:ins w:id="6939" w:author="year" w:date="2021-07-09T20:08:00Z">
              <w:r>
                <w:rPr>
                  <w:sz w:val="19"/>
                  <w:szCs w:val="19"/>
                </w:rPr>
                <w:t>ntawm txoj cai</w:t>
              </w:r>
            </w:ins>
            <w:r w:rsidRPr="004E1982">
              <w:rPr>
                <w:sz w:val="19"/>
                <w:szCs w:val="19"/>
              </w:rPr>
              <w:t xml:space="preserve">, </w:t>
            </w:r>
            <w:ins w:id="6940" w:author="year" w:date="2021-07-09T20:09:00Z">
              <w:r>
                <w:rPr>
                  <w:sz w:val="19"/>
                  <w:szCs w:val="19"/>
                </w:rPr>
                <w:t xml:space="preserve">Tsev txiav txim plaub ntug </w:t>
              </w:r>
            </w:ins>
            <w:del w:id="6941" w:author="year" w:date="2021-07-09T20:09:00Z">
              <w:r w:rsidDel="00E340E6">
                <w:rPr>
                  <w:sz w:val="19"/>
                  <w:szCs w:val="19"/>
                </w:rPr>
                <w:delText xml:space="preserve">Tsev Hais Plaub </w:delText>
              </w:r>
              <w:r w:rsidRPr="004E1982" w:rsidDel="00E340E6">
                <w:rPr>
                  <w:sz w:val="19"/>
                  <w:szCs w:val="19"/>
                </w:rPr>
                <w:delText xml:space="preserve">Moot </w:delText>
              </w:r>
            </w:del>
            <w:r w:rsidRPr="004E1982">
              <w:rPr>
                <w:sz w:val="19"/>
                <w:szCs w:val="19"/>
              </w:rPr>
              <w:t xml:space="preserve">thiab </w:t>
            </w:r>
            <w:r>
              <w:rPr>
                <w:sz w:val="19"/>
                <w:szCs w:val="19"/>
              </w:rPr>
              <w:t xml:space="preserve">Kev </w:t>
            </w:r>
            <w:ins w:id="6942" w:author="year" w:date="2021-07-09T20:11:00Z">
              <w:r>
                <w:rPr>
                  <w:sz w:val="19"/>
                  <w:szCs w:val="19"/>
                </w:rPr>
                <w:t xml:space="preserve">Tshawb </w:t>
              </w:r>
            </w:ins>
            <w:r>
              <w:rPr>
                <w:sz w:val="19"/>
                <w:szCs w:val="19"/>
              </w:rPr>
              <w:t>Sim</w:t>
            </w:r>
            <w:del w:id="6943" w:author="year" w:date="2021-07-09T20:11:00Z">
              <w:r w:rsidDel="00E340E6">
                <w:rPr>
                  <w:sz w:val="19"/>
                  <w:szCs w:val="19"/>
                </w:rPr>
                <w:delText xml:space="preserve"> </w:delText>
              </w:r>
              <w:r w:rsidRPr="004E1982" w:rsidDel="00E340E6">
                <w:rPr>
                  <w:sz w:val="19"/>
                  <w:szCs w:val="19"/>
                </w:rPr>
                <w:delText>Mock</w:delText>
              </w:r>
            </w:del>
            <w:r w:rsidRPr="004E1982">
              <w:rPr>
                <w:sz w:val="19"/>
                <w:szCs w:val="19"/>
              </w:rPr>
              <w:t>, thiab lwm yam.</w:t>
            </w:r>
          </w:p>
          <w:p w14:paraId="6FB971EC" w14:textId="77777777" w:rsidR="00AD19E5" w:rsidRPr="004E1982" w:rsidRDefault="00AD19E5" w:rsidP="00AD19E5">
            <w:pPr>
              <w:pStyle w:val="TableParagraph"/>
              <w:spacing w:before="5"/>
              <w:rPr>
                <w:b/>
                <w:sz w:val="19"/>
                <w:szCs w:val="19"/>
              </w:rPr>
            </w:pPr>
          </w:p>
          <w:p w14:paraId="38544EEA" w14:textId="77777777" w:rsidR="00AD19E5" w:rsidRPr="004E1982" w:rsidRDefault="00AD19E5" w:rsidP="00AD19E5">
            <w:pPr>
              <w:pStyle w:val="TableParagraph"/>
              <w:ind w:left="116"/>
              <w:rPr>
                <w:sz w:val="19"/>
                <w:szCs w:val="19"/>
              </w:rPr>
            </w:pPr>
            <w:del w:id="6944" w:author="year" w:date="2021-07-09T20:21:00Z">
              <w:r w:rsidDel="004F00B9">
                <w:rPr>
                  <w:sz w:val="19"/>
                  <w:szCs w:val="19"/>
                </w:rPr>
                <w:delText xml:space="preserve">Kev </w:delText>
              </w:r>
              <w:r w:rsidRPr="004E1982" w:rsidDel="004F00B9">
                <w:rPr>
                  <w:sz w:val="19"/>
                  <w:szCs w:val="19"/>
                </w:rPr>
                <w:delText>Ncaws Pob</w:delText>
              </w:r>
            </w:del>
            <w:ins w:id="6945" w:author="year" w:date="2021-07-09T20:21:00Z">
              <w:r>
                <w:rPr>
                  <w:sz w:val="19"/>
                  <w:szCs w:val="19"/>
                </w:rPr>
                <w:t xml:space="preserve"> Ki</w:t>
              </w:r>
            </w:ins>
            <w:ins w:id="6946" w:author="year" w:date="2021-07-09T20:23:00Z">
              <w:r>
                <w:rPr>
                  <w:sz w:val="19"/>
                  <w:szCs w:val="19"/>
                </w:rPr>
                <w:t>b</w:t>
              </w:r>
            </w:ins>
            <w:ins w:id="6947" w:author="year" w:date="2021-07-09T20:21:00Z">
              <w:r>
                <w:rPr>
                  <w:sz w:val="19"/>
                  <w:szCs w:val="19"/>
                </w:rPr>
                <w:t xml:space="preserve"> las</w:t>
              </w:r>
            </w:ins>
            <w:r w:rsidRPr="004E1982">
              <w:rPr>
                <w:sz w:val="19"/>
                <w:szCs w:val="19"/>
              </w:rPr>
              <w:t>:</w:t>
            </w:r>
          </w:p>
          <w:p w14:paraId="15643B4E" w14:textId="77777777" w:rsidR="00AD19E5" w:rsidRPr="004E1982" w:rsidRDefault="00AD19E5" w:rsidP="00AD19E5">
            <w:pPr>
              <w:pStyle w:val="TableParagraph"/>
              <w:spacing w:before="60"/>
              <w:ind w:left="116" w:right="505"/>
              <w:rPr>
                <w:sz w:val="19"/>
                <w:szCs w:val="19"/>
              </w:rPr>
            </w:pPr>
            <w:r>
              <w:rPr>
                <w:sz w:val="19"/>
                <w:szCs w:val="19"/>
              </w:rPr>
              <w:t xml:space="preserve">Qib </w:t>
            </w:r>
            <w:r w:rsidRPr="004E1982">
              <w:rPr>
                <w:sz w:val="19"/>
                <w:szCs w:val="19"/>
              </w:rPr>
              <w:t xml:space="preserve">K-8: </w:t>
            </w:r>
            <w:ins w:id="6948" w:author="year" w:date="2021-07-09T20:12:00Z">
              <w:r>
                <w:rPr>
                  <w:sz w:val="19"/>
                  <w:szCs w:val="19"/>
                </w:rPr>
                <w:t xml:space="preserve">Koom txoos </w:t>
              </w:r>
            </w:ins>
            <w:del w:id="6949" w:author="year" w:date="2021-07-09T20:11:00Z">
              <w:r w:rsidRPr="004E1982" w:rsidDel="00E340E6">
                <w:rPr>
                  <w:sz w:val="19"/>
                  <w:szCs w:val="19"/>
                </w:rPr>
                <w:delText xml:space="preserve">Chaw pw </w:delText>
              </w:r>
            </w:del>
            <w:r w:rsidRPr="004E1982">
              <w:rPr>
                <w:sz w:val="19"/>
                <w:szCs w:val="19"/>
              </w:rPr>
              <w:t xml:space="preserve">hauv tsev kawm ntawv lub caij </w:t>
            </w:r>
            <w:r>
              <w:rPr>
                <w:sz w:val="19"/>
                <w:szCs w:val="19"/>
              </w:rPr>
              <w:t>so kawm</w:t>
            </w:r>
            <w:r w:rsidRPr="004E1982">
              <w:rPr>
                <w:sz w:val="19"/>
                <w:szCs w:val="19"/>
              </w:rPr>
              <w:t xml:space="preserve">, </w:t>
            </w:r>
            <w:ins w:id="6950" w:author="year" w:date="2021-07-09T20:22:00Z">
              <w:r>
                <w:rPr>
                  <w:sz w:val="19"/>
                  <w:szCs w:val="19"/>
                </w:rPr>
                <w:t xml:space="preserve">Kev kov kib las </w:t>
              </w:r>
            </w:ins>
            <w:del w:id="6951" w:author="year" w:date="2021-07-09T20:22:00Z">
              <w:r w:rsidRPr="004E1982" w:rsidDel="004F00B9">
                <w:rPr>
                  <w:sz w:val="19"/>
                  <w:szCs w:val="19"/>
                </w:rPr>
                <w:delText>ncaws pob</w:delText>
              </w:r>
            </w:del>
            <w:del w:id="6952" w:author="year" w:date="2021-07-09T20:13:00Z">
              <w:r w:rsidRPr="004E1982" w:rsidDel="00E340E6">
                <w:rPr>
                  <w:sz w:val="19"/>
                  <w:szCs w:val="19"/>
                </w:rPr>
                <w:delText xml:space="preserve"> ncaws pob</w:delText>
              </w:r>
            </w:del>
            <w:r w:rsidRPr="004E1982">
              <w:rPr>
                <w:sz w:val="19"/>
                <w:szCs w:val="19"/>
              </w:rPr>
              <w:t xml:space="preserve">, </w:t>
            </w:r>
            <w:del w:id="6953" w:author="year" w:date="2021-07-09T20:20:00Z">
              <w:r w:rsidRPr="004E1982" w:rsidDel="004F00B9">
                <w:rPr>
                  <w:sz w:val="19"/>
                  <w:szCs w:val="19"/>
                </w:rPr>
                <w:delText>Kev Ncaws Pob Tshwj Xeeb</w:delText>
              </w:r>
            </w:del>
            <w:ins w:id="6954" w:author="year" w:date="2021-07-09T20:20:00Z">
              <w:r>
                <w:rPr>
                  <w:sz w:val="19"/>
                  <w:szCs w:val="19"/>
                </w:rPr>
                <w:t xml:space="preserve"> Kev sib tw tshwj xeeb</w:t>
              </w:r>
            </w:ins>
            <w:r w:rsidRPr="004E1982">
              <w:rPr>
                <w:sz w:val="19"/>
                <w:szCs w:val="19"/>
              </w:rPr>
              <w:t xml:space="preserve">, thiab lwm yam </w:t>
            </w:r>
            <w:ins w:id="6955" w:author="year" w:date="2021-07-09T20:20:00Z">
              <w:r>
                <w:rPr>
                  <w:sz w:val="19"/>
                  <w:szCs w:val="19"/>
                </w:rPr>
                <w:t>cib fim ntawm</w:t>
              </w:r>
            </w:ins>
            <w:ins w:id="6956" w:author="year" w:date="2021-07-09T20:21:00Z">
              <w:r>
                <w:rPr>
                  <w:sz w:val="19"/>
                  <w:szCs w:val="19"/>
                </w:rPr>
                <w:t xml:space="preserve"> kis las </w:t>
              </w:r>
            </w:ins>
            <w:del w:id="6957" w:author="year" w:date="2021-07-09T20:21:00Z">
              <w:r w:rsidRPr="004E1982" w:rsidDel="004F00B9">
                <w:rPr>
                  <w:sz w:val="19"/>
                  <w:szCs w:val="19"/>
                </w:rPr>
                <w:delText>kev ncaws pob</w:delText>
              </w:r>
            </w:del>
            <w:r w:rsidRPr="004E1982">
              <w:rPr>
                <w:sz w:val="19"/>
                <w:szCs w:val="19"/>
              </w:rPr>
              <w:t xml:space="preserve">, </w:t>
            </w:r>
            <w:ins w:id="6958" w:author="year" w:date="2021-07-09T20:23:00Z">
              <w:r>
                <w:rPr>
                  <w:sz w:val="19"/>
                  <w:szCs w:val="19"/>
                </w:rPr>
                <w:t xml:space="preserve">Koom </w:t>
              </w:r>
            </w:ins>
            <w:ins w:id="6959" w:author="year" w:date="2021-07-09T20:24:00Z">
              <w:r>
                <w:rPr>
                  <w:sz w:val="19"/>
                  <w:szCs w:val="19"/>
                </w:rPr>
                <w:t>haum</w:t>
              </w:r>
            </w:ins>
            <w:ins w:id="6960" w:author="year" w:date="2021-07-09T20:23:00Z">
              <w:r>
                <w:rPr>
                  <w:sz w:val="19"/>
                  <w:szCs w:val="19"/>
                </w:rPr>
                <w:t xml:space="preserve"> kev qhia sib raug zoo. </w:t>
              </w:r>
            </w:ins>
            <w:del w:id="6961" w:author="year" w:date="2021-07-09T20:23:00Z">
              <w:r w:rsidRPr="004E1982" w:rsidDel="00B2150F">
                <w:rPr>
                  <w:sz w:val="19"/>
                  <w:szCs w:val="19"/>
                </w:rPr>
                <w:delText>Cov Kev Sib Raug Zoo</w:delText>
              </w:r>
            </w:del>
            <w:r w:rsidRPr="004E1982">
              <w:rPr>
                <w:sz w:val="19"/>
                <w:szCs w:val="19"/>
              </w:rPr>
              <w:t>.</w:t>
            </w:r>
          </w:p>
          <w:p w14:paraId="4143E013" w14:textId="77777777" w:rsidR="00AD19E5" w:rsidRPr="004E1982" w:rsidRDefault="00AD19E5" w:rsidP="00AD19E5">
            <w:pPr>
              <w:pStyle w:val="TableParagraph"/>
              <w:spacing w:before="5"/>
              <w:rPr>
                <w:b/>
                <w:sz w:val="19"/>
                <w:szCs w:val="19"/>
              </w:rPr>
            </w:pPr>
          </w:p>
          <w:p w14:paraId="63F81057" w14:textId="77777777" w:rsidR="00AD19E5" w:rsidRPr="004E1982" w:rsidRDefault="00AD19E5" w:rsidP="00AD19E5">
            <w:pPr>
              <w:pStyle w:val="TableParagraph"/>
              <w:ind w:left="116" w:right="529"/>
              <w:rPr>
                <w:sz w:val="19"/>
                <w:szCs w:val="19"/>
              </w:rPr>
            </w:pPr>
            <w:r w:rsidRPr="004E1982">
              <w:rPr>
                <w:sz w:val="19"/>
                <w:szCs w:val="19"/>
              </w:rPr>
              <w:t xml:space="preserve">Cov Tsev Kawm Ntawv </w:t>
            </w:r>
            <w:r>
              <w:rPr>
                <w:sz w:val="19"/>
                <w:szCs w:val="19"/>
              </w:rPr>
              <w:t>Qib</w:t>
            </w:r>
            <w:r w:rsidRPr="004E1982">
              <w:rPr>
                <w:sz w:val="19"/>
                <w:szCs w:val="19"/>
              </w:rPr>
              <w:t xml:space="preserve"> Siab: Lwm Txoj Kev Kawm Hauv Kev</w:t>
            </w:r>
            <w:del w:id="6962" w:author="year" w:date="2021-07-09T20:24:00Z">
              <w:r w:rsidRPr="004E1982" w:rsidDel="00B2150F">
                <w:rPr>
                  <w:sz w:val="19"/>
                  <w:szCs w:val="19"/>
                </w:rPr>
                <w:delText xml:space="preserve"> Ua Si</w:delText>
              </w:r>
            </w:del>
            <w:r w:rsidRPr="004E1982">
              <w:rPr>
                <w:sz w:val="19"/>
                <w:szCs w:val="19"/>
              </w:rPr>
              <w:t xml:space="preserve">, </w:t>
            </w:r>
            <w:ins w:id="6963" w:author="year" w:date="2021-07-09T20:24:00Z">
              <w:r>
                <w:rPr>
                  <w:sz w:val="19"/>
                  <w:szCs w:val="19"/>
                </w:rPr>
                <w:t>Koom txoos Kib las lub caij ntuj so</w:t>
              </w:r>
            </w:ins>
            <w:ins w:id="6964" w:author="year" w:date="2021-07-09T20:25:00Z">
              <w:r>
                <w:rPr>
                  <w:sz w:val="19"/>
                  <w:szCs w:val="19"/>
                </w:rPr>
                <w:t xml:space="preserve"> </w:t>
              </w:r>
            </w:ins>
            <w:del w:id="6965" w:author="year" w:date="2021-07-09T20:25:00Z">
              <w:r w:rsidRPr="004E1982" w:rsidDel="00B2150F">
                <w:rPr>
                  <w:sz w:val="19"/>
                  <w:szCs w:val="19"/>
                </w:rPr>
                <w:delText>Ncaws Pob Ntaus Pob Caij</w:delText>
              </w:r>
              <w:r w:rsidDel="00B2150F">
                <w:rPr>
                  <w:sz w:val="19"/>
                  <w:szCs w:val="19"/>
                </w:rPr>
                <w:delText xml:space="preserve"> So Kawm</w:delText>
              </w:r>
            </w:del>
            <w:r w:rsidRPr="004E1982">
              <w:rPr>
                <w:sz w:val="19"/>
                <w:szCs w:val="19"/>
              </w:rPr>
              <w:t xml:space="preserve">, </w:t>
            </w:r>
            <w:ins w:id="6966" w:author="year" w:date="2021-07-09T20:25:00Z">
              <w:r>
                <w:rPr>
                  <w:sz w:val="19"/>
                  <w:szCs w:val="19"/>
                </w:rPr>
                <w:t xml:space="preserve">Kev ua kib las ua ke </w:t>
              </w:r>
            </w:ins>
            <w:del w:id="6967" w:author="year" w:date="2021-07-09T20:25:00Z">
              <w:r w:rsidRPr="004E1982" w:rsidDel="00B2150F">
                <w:rPr>
                  <w:sz w:val="19"/>
                  <w:szCs w:val="19"/>
                </w:rPr>
                <w:delText>Kev Koom Ua Si Tsis Raws Kev Ca</w:delText>
              </w:r>
            </w:del>
            <w:del w:id="6968" w:author="year" w:date="2021-07-09T20:26:00Z">
              <w:r w:rsidRPr="004E1982" w:rsidDel="00B2150F">
                <w:rPr>
                  <w:sz w:val="19"/>
                  <w:szCs w:val="19"/>
                </w:rPr>
                <w:delText>i</w:delText>
              </w:r>
            </w:del>
            <w:r w:rsidRPr="004E1982">
              <w:rPr>
                <w:sz w:val="19"/>
                <w:szCs w:val="19"/>
              </w:rPr>
              <w:t xml:space="preserve">, </w:t>
            </w:r>
            <w:ins w:id="6969" w:author="year" w:date="2021-07-09T20:26:00Z">
              <w:r>
                <w:rPr>
                  <w:sz w:val="19"/>
                  <w:szCs w:val="19"/>
                </w:rPr>
                <w:t xml:space="preserve">Lub tas khoom pig </w:t>
              </w:r>
            </w:ins>
            <w:r w:rsidRPr="004E1982">
              <w:rPr>
                <w:sz w:val="19"/>
                <w:szCs w:val="19"/>
              </w:rPr>
              <w:t xml:space="preserve">TR, thiab kev sib tw hauv koog tsev kawm ntawv, Kev </w:t>
            </w:r>
            <w:r>
              <w:rPr>
                <w:sz w:val="19"/>
                <w:szCs w:val="19"/>
              </w:rPr>
              <w:t xml:space="preserve">Sib </w:t>
            </w:r>
            <w:r w:rsidRPr="004E1982">
              <w:rPr>
                <w:sz w:val="19"/>
                <w:szCs w:val="19"/>
              </w:rPr>
              <w:t>Koom Tes</w:t>
            </w:r>
            <w:ins w:id="6970" w:author="year" w:date="2021-07-09T20:27:00Z">
              <w:r>
                <w:rPr>
                  <w:sz w:val="19"/>
                  <w:szCs w:val="19"/>
                </w:rPr>
                <w:t xml:space="preserve"> ntawm kev qhia</w:t>
              </w:r>
            </w:ins>
            <w:r w:rsidRPr="004E1982">
              <w:rPr>
                <w:sz w:val="19"/>
                <w:szCs w:val="19"/>
              </w:rPr>
              <w:t>.</w:t>
            </w:r>
          </w:p>
        </w:tc>
        <w:tc>
          <w:tcPr>
            <w:tcW w:w="7200" w:type="dxa"/>
            <w:gridSpan w:val="2"/>
          </w:tcPr>
          <w:p w14:paraId="3E97D8D6" w14:textId="77777777" w:rsidR="00AD19E5" w:rsidRPr="004E1982" w:rsidRDefault="00AD19E5" w:rsidP="00AD19E5">
            <w:pPr>
              <w:pStyle w:val="TableParagraph"/>
              <w:tabs>
                <w:tab w:val="left" w:pos="3780"/>
              </w:tabs>
              <w:spacing w:before="176"/>
              <w:ind w:left="235"/>
              <w:rPr>
                <w:sz w:val="19"/>
                <w:szCs w:val="19"/>
              </w:rPr>
            </w:pPr>
            <w:r>
              <w:rPr>
                <w:noProof/>
                <w:sz w:val="19"/>
                <w:szCs w:val="19"/>
                <w:lang w:bidi="th-TH"/>
              </w:rPr>
              <mc:AlternateContent>
                <mc:Choice Requires="wps">
                  <w:drawing>
                    <wp:anchor distT="0" distB="0" distL="114300" distR="114300" simplePos="0" relativeHeight="252092416" behindDoc="0" locked="0" layoutInCell="1" allowOverlap="1" wp14:anchorId="6E5535E8" wp14:editId="56020662">
                      <wp:simplePos x="0" y="0"/>
                      <wp:positionH relativeFrom="column">
                        <wp:posOffset>2336800</wp:posOffset>
                      </wp:positionH>
                      <wp:positionV relativeFrom="paragraph">
                        <wp:posOffset>54610</wp:posOffset>
                      </wp:positionV>
                      <wp:extent cx="2209800" cy="1085850"/>
                      <wp:effectExtent l="0" t="0" r="0" b="0"/>
                      <wp:wrapNone/>
                      <wp:docPr id="150" name="Text Box 5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085850"/>
                              </a:xfrm>
                              <a:prstGeom prst="rect">
                                <a:avLst/>
                              </a:prstGeom>
                              <a:solidFill>
                                <a:schemeClr val="accent2">
                                  <a:lumMod val="20000"/>
                                  <a:lumOff val="80000"/>
                                </a:schemeClr>
                              </a:solidFill>
                              <a:ln w="9525">
                                <a:solidFill>
                                  <a:schemeClr val="accent2">
                                    <a:lumMod val="20000"/>
                                    <a:lumOff val="80000"/>
                                  </a:schemeClr>
                                </a:solidFill>
                                <a:miter lim="800000"/>
                                <a:headEnd/>
                                <a:tailEnd/>
                              </a:ln>
                            </wps:spPr>
                            <wps:txbx>
                              <w:txbxContent>
                                <w:p w14:paraId="221466C7" w14:textId="77777777" w:rsidR="00AD19E5" w:rsidRPr="00557931" w:rsidRDefault="00AD19E5" w:rsidP="00AD19E5">
                                  <w:pPr>
                                    <w:rPr>
                                      <w:sz w:val="19"/>
                                      <w:szCs w:val="19"/>
                                    </w:rPr>
                                  </w:pPr>
                                  <w:r w:rsidRPr="00557931">
                                    <w:rPr>
                                      <w:sz w:val="19"/>
                                      <w:szCs w:val="19"/>
                                    </w:rPr>
                                    <w:t xml:space="preserve">1000, 2000, 3000, 4000, 5000 LCFF Txhawb Ntxiv thiab </w:t>
                                  </w:r>
                                  <w:del w:id="6971" w:author="year" w:date="2021-07-09T19:47:00Z">
                                    <w:r w:rsidRPr="00557931" w:rsidDel="002F5100">
                                      <w:rPr>
                                        <w:sz w:val="19"/>
                                        <w:szCs w:val="19"/>
                                      </w:rPr>
                                      <w:delText>Kev Tshuaj Daws Mob</w:delText>
                                    </w:r>
                                  </w:del>
                                  <w:ins w:id="6972" w:author="year" w:date="2021-07-09T19:47:00Z">
                                    <w:r>
                                      <w:rPr>
                                        <w:sz w:val="19"/>
                                        <w:szCs w:val="19"/>
                                      </w:rPr>
                                      <w:t>rua siab</w:t>
                                    </w:r>
                                  </w:ins>
                                  <w:r w:rsidRPr="00557931">
                                    <w:rPr>
                                      <w:sz w:val="19"/>
                                      <w:szCs w:val="19"/>
                                    </w:rPr>
                                    <w:t xml:space="preserve"> $1,697,614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5535E8" id="Text Box 556" o:spid="_x0000_s1164" type="#_x0000_t202" style="position:absolute;left:0;text-align:left;margin-left:184pt;margin-top:4.3pt;width:174pt;height:85.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" fillcolor="#f2dbdb [661]" strokecolor="#f2dbdb [661]">
                      <v:textbox>
                        <w:txbxContent>
                          <w:p w14:paraId="221466C7" w14:textId="77777777" w:rsidR="00AD19E5" w:rsidRPr="00557931" w:rsidRDefault="00AD19E5" w:rsidP="00AD19E5">
                            <w:pPr>
                              <w:rPr>
                                <w:sz w:val="19"/>
                                <w:szCs w:val="19"/>
                              </w:rPr>
                            </w:pPr>
                            <w:r w:rsidRPr="00557931">
                              <w:rPr>
                                <w:sz w:val="19"/>
                                <w:szCs w:val="19"/>
                              </w:rPr>
                              <w:t xml:space="preserve">1000, 2000, 3000, 4000, 5000 LCFF Txhawb Ntxiv thiab </w:t>
                            </w:r>
                            <w:del w:id="6973" w:author="year" w:date="2021-07-09T19:47:00Z">
                              <w:r w:rsidRPr="00557931" w:rsidDel="002F5100">
                                <w:rPr>
                                  <w:sz w:val="19"/>
                                  <w:szCs w:val="19"/>
                                </w:rPr>
                                <w:delText>Kev Tshuaj Daws Mob</w:delText>
                              </w:r>
                            </w:del>
                            <w:ins w:id="6974" w:author="year" w:date="2021-07-09T19:47:00Z">
                              <w:r>
                                <w:rPr>
                                  <w:sz w:val="19"/>
                                  <w:szCs w:val="19"/>
                                </w:rPr>
                                <w:t>rua siab</w:t>
                              </w:r>
                            </w:ins>
                            <w:r w:rsidRPr="00557931">
                              <w:rPr>
                                <w:sz w:val="19"/>
                                <w:szCs w:val="19"/>
                              </w:rPr>
                              <w:t xml:space="preserve"> $1,697,614</w:t>
                            </w:r>
                          </w:p>
                        </w:txbxContent>
                      </v:textbox>
                    </v:shape>
                  </w:pict>
                </mc:Fallback>
              </mc:AlternateContent>
            </w:r>
            <w:r>
              <w:rPr>
                <w:noProof/>
                <w:sz w:val="19"/>
                <w:szCs w:val="19"/>
                <w:lang w:bidi="th-TH"/>
              </w:rPr>
              <mc:AlternateContent>
                <mc:Choice Requires="wps">
                  <w:drawing>
                    <wp:anchor distT="0" distB="0" distL="114300" distR="114300" simplePos="0" relativeHeight="252091392" behindDoc="0" locked="0" layoutInCell="1" allowOverlap="1" wp14:anchorId="26BBB63E" wp14:editId="0A4B3DCC">
                      <wp:simplePos x="0" y="0"/>
                      <wp:positionH relativeFrom="column">
                        <wp:posOffset>19050</wp:posOffset>
                      </wp:positionH>
                      <wp:positionV relativeFrom="paragraph">
                        <wp:posOffset>26035</wp:posOffset>
                      </wp:positionV>
                      <wp:extent cx="2209800" cy="1085850"/>
                      <wp:effectExtent l="0" t="0" r="0" b="0"/>
                      <wp:wrapNone/>
                      <wp:docPr id="149" name="Text Box 5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085850"/>
                              </a:xfrm>
                              <a:prstGeom prst="rect">
                                <a:avLst/>
                              </a:prstGeom>
                              <a:solidFill>
                                <a:schemeClr val="accent2">
                                  <a:lumMod val="20000"/>
                                  <a:lumOff val="80000"/>
                                </a:schemeClr>
                              </a:solidFill>
                              <a:ln w="9525">
                                <a:solidFill>
                                  <a:schemeClr val="accent2">
                                    <a:lumMod val="20000"/>
                                    <a:lumOff val="80000"/>
                                  </a:schemeClr>
                                </a:solidFill>
                                <a:miter lim="800000"/>
                                <a:headEnd/>
                                <a:tailEnd/>
                              </a:ln>
                            </wps:spPr>
                            <wps:txbx>
                              <w:txbxContent>
                                <w:p w14:paraId="03B797E5" w14:textId="77777777" w:rsidR="00AD19E5" w:rsidRPr="00557931" w:rsidRDefault="00AD19E5" w:rsidP="00AD19E5">
                                  <w:pPr>
                                    <w:rPr>
                                      <w:sz w:val="19"/>
                                      <w:szCs w:val="19"/>
                                    </w:rPr>
                                  </w:pPr>
                                  <w:r w:rsidRPr="00557931">
                                    <w:rPr>
                                      <w:sz w:val="19"/>
                                      <w:szCs w:val="19"/>
                                    </w:rPr>
                                    <w:t xml:space="preserve">1000, 2000, 3000, 4000, 5000 LCFF Txhawb Ntxiv thiab </w:t>
                                  </w:r>
                                  <w:del w:id="6975" w:author="year" w:date="2021-07-09T19:47:00Z">
                                    <w:r w:rsidRPr="00557931" w:rsidDel="002F5100">
                                      <w:rPr>
                                        <w:sz w:val="19"/>
                                        <w:szCs w:val="19"/>
                                      </w:rPr>
                                      <w:delText>Kev Tshuaj Daws Mob</w:delText>
                                    </w:r>
                                  </w:del>
                                  <w:ins w:id="6976" w:author="year" w:date="2021-07-09T19:47:00Z">
                                    <w:r>
                                      <w:rPr>
                                        <w:sz w:val="19"/>
                                        <w:szCs w:val="19"/>
                                      </w:rPr>
                                      <w:t xml:space="preserve"> rau siab</w:t>
                                    </w:r>
                                  </w:ins>
                                  <w:r w:rsidRPr="00557931">
                                    <w:rPr>
                                      <w:sz w:val="19"/>
                                      <w:szCs w:val="19"/>
                                    </w:rPr>
                                    <w:t xml:space="preserve"> $2,663,887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BBB63E" id="Text Box 555" o:spid="_x0000_s1165" type="#_x0000_t202" style="position:absolute;left:0;text-align:left;margin-left:1.5pt;margin-top:2.05pt;width:174pt;height:85.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" fillcolor="#f2dbdb [661]" strokecolor="#f2dbdb [661]">
                      <v:textbox>
                        <w:txbxContent>
                          <w:p w14:paraId="03B797E5" w14:textId="77777777" w:rsidR="00AD19E5" w:rsidRPr="00557931" w:rsidRDefault="00AD19E5" w:rsidP="00AD19E5">
                            <w:pPr>
                              <w:rPr>
                                <w:sz w:val="19"/>
                                <w:szCs w:val="19"/>
                              </w:rPr>
                            </w:pPr>
                            <w:r w:rsidRPr="00557931">
                              <w:rPr>
                                <w:sz w:val="19"/>
                                <w:szCs w:val="19"/>
                              </w:rPr>
                              <w:t xml:space="preserve">1000, 2000, 3000, 4000, 5000 LCFF Txhawb Ntxiv thiab </w:t>
                            </w:r>
                            <w:del w:id="6977" w:author="year" w:date="2021-07-09T19:47:00Z">
                              <w:r w:rsidRPr="00557931" w:rsidDel="002F5100">
                                <w:rPr>
                                  <w:sz w:val="19"/>
                                  <w:szCs w:val="19"/>
                                </w:rPr>
                                <w:delText>Kev Tshuaj Daws Mob</w:delText>
                              </w:r>
                            </w:del>
                            <w:ins w:id="6978" w:author="year" w:date="2021-07-09T19:47:00Z">
                              <w:r>
                                <w:rPr>
                                  <w:sz w:val="19"/>
                                  <w:szCs w:val="19"/>
                                </w:rPr>
                                <w:t xml:space="preserve"> rau siab</w:t>
                              </w:r>
                            </w:ins>
                            <w:r w:rsidRPr="00557931">
                              <w:rPr>
                                <w:sz w:val="19"/>
                                <w:szCs w:val="19"/>
                              </w:rPr>
                              <w:t xml:space="preserve"> $2,663,887</w:t>
                            </w:r>
                          </w:p>
                        </w:txbxContent>
                      </v:textbox>
                    </v:shape>
                  </w:pict>
                </mc:Fallback>
              </mc:AlternateContent>
            </w:r>
          </w:p>
          <w:p w14:paraId="62664D8D" w14:textId="77777777" w:rsidR="00AD19E5" w:rsidRPr="004E1982" w:rsidRDefault="00AD19E5" w:rsidP="00AD19E5">
            <w:pPr>
              <w:pStyle w:val="TableParagraph"/>
              <w:tabs>
                <w:tab w:val="left" w:pos="3718"/>
              </w:tabs>
              <w:ind w:left="174" w:right="942"/>
              <w:rPr>
                <w:sz w:val="19"/>
                <w:szCs w:val="19"/>
              </w:rPr>
            </w:pPr>
          </w:p>
        </w:tc>
      </w:tr>
    </w:tbl>
    <w:p w14:paraId="400B2202" w14:textId="77777777" w:rsidR="00AD19E5" w:rsidRDefault="00AD19E5" w:rsidP="00AD19E5">
      <w:pPr>
        <w:rPr>
          <w:sz w:val="2"/>
          <w:szCs w:val="2"/>
        </w:rPr>
      </w:pPr>
      <w:r>
        <w:rPr>
          <w:noProof/>
          <w:lang w:bidi="th-TH"/>
        </w:rPr>
        <mc:AlternateContent>
          <mc:Choice Requires="wpg">
            <w:drawing>
              <wp:anchor distT="0" distB="0" distL="114300" distR="114300" simplePos="0" relativeHeight="252034048" behindDoc="1" locked="0" layoutInCell="1" allowOverlap="1" wp14:anchorId="038E635A" wp14:editId="08861591">
                <wp:simplePos x="0" y="0"/>
                <wp:positionH relativeFrom="page">
                  <wp:posOffset>5030470</wp:posOffset>
                </wp:positionH>
                <wp:positionV relativeFrom="page">
                  <wp:posOffset>1089660</wp:posOffset>
                </wp:positionV>
                <wp:extent cx="4568825" cy="6138545"/>
                <wp:effectExtent l="0" t="0" r="0" b="0"/>
                <wp:wrapNone/>
                <wp:docPr id="146"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8825" cy="6138545"/>
                          <a:chOff x="7922" y="1716"/>
                          <a:chExt cx="7195" cy="9667"/>
                        </a:xfrm>
                      </wpg:grpSpPr>
                      <wps:wsp>
                        <wps:cNvPr id="147" name="Rectangle 124"/>
                        <wps:cNvSpPr>
                          <a:spLocks noChangeArrowheads="1"/>
                        </wps:cNvSpPr>
                        <wps:spPr bwMode="auto">
                          <a:xfrm>
                            <a:off x="7922" y="1715"/>
                            <a:ext cx="7195" cy="9667"/>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Line 123"/>
                        <wps:cNvCnPr>
                          <a:cxnSpLocks noChangeShapeType="1"/>
                        </wps:cNvCnPr>
                        <wps:spPr bwMode="auto">
                          <a:xfrm>
                            <a:off x="11523" y="1774"/>
                            <a:ext cx="0" cy="877"/>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EE10DE" id="Group 122" o:spid="_x0000_s1026" style="position:absolute;margin-left:396.1pt;margin-top:85.8pt;width:359.75pt;height:483.35pt;z-index:-251282432;mso-position-horizontal-relative:page;mso-position-vertical-relative:page" coordorigin="7922,1716" coordsize="7195,9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">
                <v:rect id="Rectangle 124" o:spid="_x0000_s1027" style="position:absolute;left:7922;top:1715;width:7195;height:9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" fillcolor="#f1e4ef" stroked="f"/>
                <v:line id="Line 123" o:spid="_x0000_s1028" style="position:absolute;visibility:visible;mso-wrap-style:square" from="11523,1774" to="11523,2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" strokecolor="#d5abff" strokeweight=".25pt"/>
                <w10:wrap anchorx="page" anchory="page"/>
              </v:group>
            </w:pict>
          </mc:Fallback>
        </mc:AlternateContent>
      </w:r>
    </w:p>
    <w:p w14:paraId="062479E7" w14:textId="77777777" w:rsidR="00AD19E5" w:rsidRDefault="00AD19E5" w:rsidP="00AD19E5">
      <w:pPr>
        <w:rPr>
          <w:sz w:val="2"/>
          <w:szCs w:val="2"/>
        </w:rPr>
        <w:sectPr w:rsidR="00AD19E5">
          <w:pgSz w:w="15840" w:h="12240" w:orient="landscape"/>
          <w:pgMar w:top="720" w:right="600" w:bottom="720" w:left="600" w:header="0" w:footer="528" w:gutter="0"/>
          <w:cols w:space="720"/>
        </w:sectPr>
      </w:pPr>
    </w:p>
    <w:tbl>
      <w:tblPr>
        <w:tblW w:w="0" w:type="auto"/>
        <w:tblInd w:w="121" w:type="dxa"/>
        <w:tblBorders>
          <w:top w:val="single" w:sz="2" w:space="0" w:color="D5ABFF"/>
          <w:left w:val="single" w:sz="2" w:space="0" w:color="D5ABFF"/>
          <w:bottom w:val="single" w:sz="2" w:space="0" w:color="D5ABFF"/>
          <w:right w:val="single" w:sz="2" w:space="0" w:color="D5ABFF"/>
          <w:insideH w:val="single" w:sz="2" w:space="0" w:color="D5ABFF"/>
          <w:insideV w:val="single" w:sz="2" w:space="0" w:color="D5ABFF"/>
        </w:tblBorders>
        <w:tblLayout w:type="fixed"/>
        <w:tblCellMar>
          <w:left w:w="0" w:type="dxa"/>
          <w:right w:w="0" w:type="dxa"/>
        </w:tblCellMar>
        <w:tblLook w:val="01E0" w:firstRow="1" w:lastRow="1" w:firstColumn="1" w:lastColumn="1" w:noHBand="0" w:noVBand="0"/>
      </w:tblPr>
      <w:tblGrid>
        <w:gridCol w:w="7200"/>
        <w:gridCol w:w="3601"/>
        <w:gridCol w:w="3598"/>
      </w:tblGrid>
      <w:tr w:rsidR="00AD19E5" w14:paraId="7890BC3C" w14:textId="77777777" w:rsidTr="00AD19E5">
        <w:trPr>
          <w:trHeight w:val="609"/>
        </w:trPr>
        <w:tc>
          <w:tcPr>
            <w:tcW w:w="7200" w:type="dxa"/>
          </w:tcPr>
          <w:p w14:paraId="406537DC" w14:textId="77777777" w:rsidR="00AD19E5" w:rsidRDefault="00AD19E5" w:rsidP="00AD19E5">
            <w:pPr>
              <w:pStyle w:val="TableParagraph"/>
              <w:spacing w:before="58" w:line="270" w:lineRule="atLeast"/>
              <w:ind w:right="2626"/>
              <w:rPr>
                <w:b/>
                <w:sz w:val="24"/>
              </w:rPr>
            </w:pPr>
            <w:r w:rsidRPr="00B26303">
              <w:rPr>
                <w:b/>
                <w:sz w:val="19"/>
                <w:szCs w:val="19"/>
              </w:rPr>
              <w:lastRenderedPageBreak/>
              <w:t>Cov Kev Npaj Kev Ua/Kev Pab cuam</w:t>
            </w:r>
          </w:p>
        </w:tc>
        <w:tc>
          <w:tcPr>
            <w:tcW w:w="3601" w:type="dxa"/>
          </w:tcPr>
          <w:p w14:paraId="061CBB75" w14:textId="77777777" w:rsidR="00AD19E5" w:rsidRDefault="00AD19E5" w:rsidP="00AD19E5">
            <w:pPr>
              <w:pStyle w:val="TableParagraph"/>
              <w:spacing w:before="58" w:line="270" w:lineRule="atLeast"/>
              <w:ind w:right="1016"/>
              <w:rPr>
                <w:b/>
                <w:sz w:val="24"/>
              </w:rPr>
            </w:pPr>
            <w:r w:rsidRPr="00B26303">
              <w:rPr>
                <w:b/>
                <w:sz w:val="19"/>
                <w:szCs w:val="19"/>
              </w:rPr>
              <w:t>Kev Siv Pob Nyiaj</w:t>
            </w:r>
          </w:p>
        </w:tc>
        <w:tc>
          <w:tcPr>
            <w:tcW w:w="3598" w:type="dxa"/>
          </w:tcPr>
          <w:p w14:paraId="17502464" w14:textId="77777777" w:rsidR="00AD19E5" w:rsidRDefault="00AD19E5" w:rsidP="00AD19E5">
            <w:pPr>
              <w:pStyle w:val="TableParagraph"/>
              <w:spacing w:before="58" w:line="270" w:lineRule="atLeast"/>
              <w:ind w:right="1014"/>
              <w:rPr>
                <w:b/>
                <w:sz w:val="24"/>
              </w:rPr>
            </w:pPr>
            <w:r w:rsidRPr="00B26303">
              <w:rPr>
                <w:b/>
                <w:sz w:val="19"/>
                <w:szCs w:val="19"/>
              </w:rPr>
              <w:t>Kev Siv Nyiaj Tiag</w:t>
            </w:r>
          </w:p>
        </w:tc>
      </w:tr>
      <w:tr w:rsidR="00AD19E5" w14:paraId="4EDD7D80" w14:textId="77777777" w:rsidTr="00AD19E5">
        <w:trPr>
          <w:trHeight w:val="1875"/>
        </w:trPr>
        <w:tc>
          <w:tcPr>
            <w:tcW w:w="7200" w:type="dxa"/>
            <w:shd w:val="clear" w:color="auto" w:fill="F1E4EF"/>
          </w:tcPr>
          <w:p w14:paraId="63923491" w14:textId="77777777" w:rsidR="00AD19E5" w:rsidRPr="009356DF" w:rsidRDefault="00AD19E5" w:rsidP="00AD19E5">
            <w:pPr>
              <w:pStyle w:val="TableParagraph"/>
              <w:spacing w:before="3"/>
              <w:rPr>
                <w:b/>
                <w:sz w:val="19"/>
                <w:szCs w:val="19"/>
              </w:rPr>
            </w:pPr>
          </w:p>
          <w:p w14:paraId="7AF798BB" w14:textId="77777777" w:rsidR="00AD19E5" w:rsidRPr="009356DF" w:rsidRDefault="00AD19E5" w:rsidP="00AD19E5">
            <w:pPr>
              <w:pStyle w:val="TableParagraph"/>
              <w:ind w:left="116" w:right="174"/>
              <w:rPr>
                <w:sz w:val="19"/>
                <w:szCs w:val="19"/>
              </w:rPr>
            </w:pPr>
            <w:del w:id="6979" w:author="year" w:date="2021-07-09T20:28:00Z">
              <w:r w:rsidRPr="009356DF" w:rsidDel="00B2150F">
                <w:rPr>
                  <w:sz w:val="19"/>
                  <w:szCs w:val="19"/>
                </w:rPr>
                <w:delText>Cov peev txheej rau</w:delText>
              </w:r>
            </w:del>
            <w:ins w:id="6980" w:author="year" w:date="2021-07-09T20:29:00Z">
              <w:r>
                <w:rPr>
                  <w:sz w:val="19"/>
                  <w:szCs w:val="19"/>
                </w:rPr>
                <w:t>Pab</w:t>
              </w:r>
            </w:ins>
            <w:ins w:id="6981" w:author="year" w:date="2021-07-09T20:28:00Z">
              <w:r>
                <w:rPr>
                  <w:sz w:val="19"/>
                  <w:szCs w:val="19"/>
                </w:rPr>
                <w:t xml:space="preserve"> nyiaj </w:t>
              </w:r>
            </w:ins>
            <w:ins w:id="6982" w:author="year" w:date="2021-07-09T20:29:00Z">
              <w:r>
                <w:rPr>
                  <w:sz w:val="19"/>
                  <w:szCs w:val="19"/>
                </w:rPr>
                <w:t>rau</w:t>
              </w:r>
            </w:ins>
            <w:r w:rsidRPr="009356DF">
              <w:rPr>
                <w:sz w:val="19"/>
                <w:szCs w:val="19"/>
              </w:rPr>
              <w:t xml:space="preserve"> cov xib fwb </w:t>
            </w:r>
            <w:ins w:id="6983" w:author="year" w:date="2021-07-09T20:29:00Z">
              <w:r>
                <w:rPr>
                  <w:sz w:val="19"/>
                  <w:szCs w:val="19"/>
                </w:rPr>
                <w:t xml:space="preserve">txhawm rau </w:t>
              </w:r>
            </w:ins>
            <w:r w:rsidRPr="009356DF">
              <w:rPr>
                <w:sz w:val="19"/>
                <w:szCs w:val="19"/>
              </w:rPr>
              <w:t>los txhawb kev nce hauv kev kawm, txhawb ntxiv thiab kev paub kis las rau cov tub ntxhais kawm.</w:t>
            </w:r>
          </w:p>
        </w:tc>
        <w:tc>
          <w:tcPr>
            <w:tcW w:w="7199" w:type="dxa"/>
            <w:gridSpan w:val="2"/>
            <w:shd w:val="clear" w:color="auto" w:fill="F1E4EF"/>
          </w:tcPr>
          <w:p w14:paraId="07AB3A05" w14:textId="77777777" w:rsidR="00AD19E5" w:rsidRPr="009356DF" w:rsidRDefault="00AD19E5" w:rsidP="00AD19E5">
            <w:pPr>
              <w:pStyle w:val="TableParagraph"/>
              <w:rPr>
                <w:rFonts w:ascii="Times New Roman"/>
                <w:sz w:val="19"/>
                <w:szCs w:val="19"/>
              </w:rPr>
            </w:pPr>
          </w:p>
        </w:tc>
      </w:tr>
      <w:tr w:rsidR="00AD19E5" w14:paraId="4957CF8D" w14:textId="77777777" w:rsidTr="00AD19E5">
        <w:trPr>
          <w:trHeight w:val="430"/>
        </w:trPr>
        <w:tc>
          <w:tcPr>
            <w:tcW w:w="7200" w:type="dxa"/>
            <w:shd w:val="clear" w:color="auto" w:fill="F1E4EF"/>
          </w:tcPr>
          <w:p w14:paraId="22246D5F" w14:textId="77777777" w:rsidR="00AD19E5" w:rsidRPr="009356DF" w:rsidRDefault="00AD19E5" w:rsidP="00AD19E5">
            <w:pPr>
              <w:pStyle w:val="TableParagraph"/>
              <w:spacing w:before="118"/>
              <w:ind w:left="116"/>
              <w:rPr>
                <w:sz w:val="19"/>
                <w:szCs w:val="19"/>
              </w:rPr>
            </w:pPr>
            <w:r w:rsidRPr="009356DF">
              <w:rPr>
                <w:sz w:val="19"/>
                <w:szCs w:val="19"/>
              </w:rPr>
              <w:t xml:space="preserve">3.11 </w:t>
            </w:r>
            <w:del w:id="6984" w:author="year" w:date="2021-07-09T20:30:00Z">
              <w:r w:rsidRPr="009356DF" w:rsidDel="00B2150F">
                <w:rPr>
                  <w:sz w:val="19"/>
                  <w:szCs w:val="19"/>
                </w:rPr>
                <w:delText>Kev nqis tes ua txuas mus ntxiv</w:delText>
              </w:r>
            </w:del>
            <w:ins w:id="6985" w:author="year" w:date="2021-07-09T20:30:00Z">
              <w:r>
                <w:rPr>
                  <w:sz w:val="19"/>
                  <w:szCs w:val="19"/>
                </w:rPr>
                <w:t>Cov kev nqis tes uas raug tso tseg</w:t>
              </w:r>
            </w:ins>
          </w:p>
        </w:tc>
        <w:tc>
          <w:tcPr>
            <w:tcW w:w="3601" w:type="dxa"/>
            <w:shd w:val="clear" w:color="auto" w:fill="F1E4EF"/>
          </w:tcPr>
          <w:p w14:paraId="6A848F21" w14:textId="77777777" w:rsidR="00AD19E5" w:rsidRPr="009356DF" w:rsidRDefault="00AD19E5" w:rsidP="00AD19E5">
            <w:pPr>
              <w:pStyle w:val="TableParagraph"/>
              <w:spacing w:before="176" w:line="235" w:lineRule="exact"/>
              <w:ind w:left="174"/>
              <w:rPr>
                <w:sz w:val="19"/>
                <w:szCs w:val="19"/>
              </w:rPr>
            </w:pPr>
            <w:r w:rsidRPr="009356DF">
              <w:rPr>
                <w:sz w:val="19"/>
                <w:szCs w:val="19"/>
              </w:rPr>
              <w:t>Txiav txim tsis ua ntxiv lawm</w:t>
            </w:r>
          </w:p>
        </w:tc>
        <w:tc>
          <w:tcPr>
            <w:tcW w:w="3598" w:type="dxa"/>
            <w:shd w:val="clear" w:color="auto" w:fill="F1E4EF"/>
          </w:tcPr>
          <w:p w14:paraId="7A73D8F9" w14:textId="77777777" w:rsidR="00AD19E5" w:rsidRPr="009356DF" w:rsidRDefault="00AD19E5" w:rsidP="00AD19E5">
            <w:pPr>
              <w:pStyle w:val="TableParagraph"/>
              <w:spacing w:before="176" w:line="235" w:lineRule="exact"/>
              <w:ind w:left="118"/>
              <w:rPr>
                <w:sz w:val="19"/>
                <w:szCs w:val="19"/>
              </w:rPr>
            </w:pPr>
            <w:r w:rsidRPr="009356DF">
              <w:rPr>
                <w:sz w:val="19"/>
                <w:szCs w:val="19"/>
              </w:rPr>
              <w:t>Txiav txim tsis ua ntxiv lawm</w:t>
            </w:r>
          </w:p>
        </w:tc>
      </w:tr>
      <w:tr w:rsidR="00AD19E5" w14:paraId="54083AEC" w14:textId="77777777" w:rsidTr="00AD19E5">
        <w:trPr>
          <w:trHeight w:val="932"/>
        </w:trPr>
        <w:tc>
          <w:tcPr>
            <w:tcW w:w="7200" w:type="dxa"/>
            <w:vMerge w:val="restart"/>
            <w:shd w:val="clear" w:color="auto" w:fill="F1E4EF"/>
          </w:tcPr>
          <w:p w14:paraId="48C2413E" w14:textId="77777777" w:rsidR="00AD19E5" w:rsidRPr="009356DF" w:rsidRDefault="00AD19E5" w:rsidP="00AD19E5">
            <w:pPr>
              <w:pStyle w:val="TableParagraph"/>
              <w:spacing w:before="118"/>
              <w:ind w:left="116" w:right="907"/>
              <w:rPr>
                <w:sz w:val="19"/>
                <w:szCs w:val="19"/>
              </w:rPr>
            </w:pPr>
            <w:r w:rsidRPr="009356DF">
              <w:rPr>
                <w:sz w:val="19"/>
                <w:szCs w:val="19"/>
              </w:rPr>
              <w:t xml:space="preserve">3.12 Txuas ntxiv </w:t>
            </w:r>
            <w:del w:id="6986" w:author="year" w:date="2021-07-09T20:37:00Z">
              <w:r w:rsidRPr="009356DF" w:rsidDel="008E3629">
                <w:rPr>
                  <w:sz w:val="19"/>
                  <w:szCs w:val="19"/>
                </w:rPr>
                <w:delText>muab Cov Kev Txhim Kho Cov Kev Coj Ua kom muaj kev txhim kho</w:delText>
              </w:r>
            </w:del>
            <w:ins w:id="6987" w:author="year" w:date="2021-07-09T20:37:00Z">
              <w:r>
                <w:rPr>
                  <w:sz w:val="19"/>
                  <w:szCs w:val="19"/>
                </w:rPr>
                <w:t>Kev txhim kho cov kws qhia tshaj lij kom zoo</w:t>
              </w:r>
            </w:ins>
            <w:r w:rsidRPr="009356DF">
              <w:rPr>
                <w:sz w:val="19"/>
                <w:szCs w:val="19"/>
              </w:rPr>
              <w:t xml:space="preserve">. Txuas Ntxiv Cov Kev Nyab Xeeb Cov Tsev Kawm Txuj Ci Hauv Cov Tsev Kawm Ntawv qib </w:t>
            </w:r>
            <w:del w:id="6988" w:author="year" w:date="2021-07-09T20:40:00Z">
              <w:r w:rsidRPr="009356DF" w:rsidDel="008E3629">
                <w:rPr>
                  <w:sz w:val="19"/>
                  <w:szCs w:val="19"/>
                </w:rPr>
                <w:delText>siab</w:delText>
              </w:r>
            </w:del>
            <w:ins w:id="6989" w:author="year" w:date="2021-07-09T20:40:00Z">
              <w:r>
                <w:rPr>
                  <w:sz w:val="19"/>
                  <w:szCs w:val="19"/>
                </w:rPr>
                <w:t>nrab</w:t>
              </w:r>
            </w:ins>
            <w:r w:rsidRPr="009356DF">
              <w:rPr>
                <w:sz w:val="19"/>
                <w:szCs w:val="19"/>
              </w:rPr>
              <w:t>.</w:t>
            </w:r>
          </w:p>
          <w:p w14:paraId="5F4DCC60" w14:textId="77777777" w:rsidR="00AD19E5" w:rsidRPr="009356DF" w:rsidRDefault="00AD19E5" w:rsidP="00AD19E5">
            <w:pPr>
              <w:pStyle w:val="TableParagraph"/>
              <w:spacing w:before="5"/>
              <w:rPr>
                <w:b/>
                <w:sz w:val="19"/>
                <w:szCs w:val="19"/>
              </w:rPr>
            </w:pPr>
          </w:p>
          <w:p w14:paraId="46A66B72" w14:textId="77777777" w:rsidR="00AD19E5" w:rsidRPr="009356DF" w:rsidRDefault="00AD19E5" w:rsidP="00AD19E5">
            <w:pPr>
              <w:pStyle w:val="TableParagraph"/>
              <w:ind w:left="116" w:right="1164"/>
              <w:rPr>
                <w:sz w:val="19"/>
                <w:szCs w:val="19"/>
              </w:rPr>
            </w:pPr>
            <w:r w:rsidRPr="009356DF">
              <w:rPr>
                <w:sz w:val="19"/>
                <w:szCs w:val="19"/>
              </w:rPr>
              <w:t xml:space="preserve">Txuas ntxiv </w:t>
            </w:r>
            <w:del w:id="6990" w:author="year" w:date="2021-07-09T20:40:00Z">
              <w:r w:rsidRPr="009356DF" w:rsidDel="008E3629">
                <w:rPr>
                  <w:sz w:val="19"/>
                  <w:szCs w:val="19"/>
                </w:rPr>
                <w:delText xml:space="preserve">muab </w:delText>
              </w:r>
            </w:del>
            <w:del w:id="6991" w:author="year" w:date="2021-07-09T20:41:00Z">
              <w:r w:rsidRPr="009356DF" w:rsidDel="008E3629">
                <w:rPr>
                  <w:sz w:val="19"/>
                  <w:szCs w:val="19"/>
                </w:rPr>
                <w:delText>c</w:delText>
              </w:r>
            </w:del>
            <w:del w:id="6992" w:author="year" w:date="2021-07-09T20:40:00Z">
              <w:r w:rsidRPr="009356DF" w:rsidDel="008E3629">
                <w:rPr>
                  <w:sz w:val="19"/>
                  <w:szCs w:val="19"/>
                </w:rPr>
                <w:delText>ov</w:delText>
              </w:r>
            </w:del>
            <w:r w:rsidRPr="009356DF">
              <w:rPr>
                <w:sz w:val="19"/>
                <w:szCs w:val="19"/>
              </w:rPr>
              <w:t xml:space="preserve"> </w:t>
            </w:r>
            <w:ins w:id="6993" w:author="year" w:date="2021-07-09T20:41:00Z">
              <w:r>
                <w:rPr>
                  <w:sz w:val="19"/>
                  <w:szCs w:val="19"/>
                </w:rPr>
                <w:t xml:space="preserve">tsim lub khoos kas txhim kho </w:t>
              </w:r>
            </w:ins>
            <w:del w:id="6994" w:author="year" w:date="2021-07-09T20:41:00Z">
              <w:r w:rsidRPr="009356DF" w:rsidDel="008E3629">
                <w:rPr>
                  <w:sz w:val="19"/>
                  <w:szCs w:val="19"/>
                </w:rPr>
                <w:delText xml:space="preserve">hauj lwm kev kho kom zoo ntxiv </w:delText>
              </w:r>
            </w:del>
            <w:r w:rsidRPr="009356DF">
              <w:rPr>
                <w:sz w:val="19"/>
                <w:szCs w:val="19"/>
              </w:rPr>
              <w:t>ntawm Qib K-8 thiab cov tsev kawm ntawv qib ib.</w:t>
            </w:r>
          </w:p>
        </w:tc>
        <w:tc>
          <w:tcPr>
            <w:tcW w:w="3601" w:type="dxa"/>
            <w:tcBorders>
              <w:bottom w:val="nil"/>
            </w:tcBorders>
            <w:shd w:val="clear" w:color="auto" w:fill="F1E4EF"/>
          </w:tcPr>
          <w:p w14:paraId="7974D5D1" w14:textId="77777777" w:rsidR="00AD19E5" w:rsidRPr="009356DF" w:rsidRDefault="00AD19E5" w:rsidP="00AD19E5">
            <w:pPr>
              <w:pStyle w:val="TableParagraph"/>
              <w:spacing w:before="176"/>
              <w:ind w:left="235"/>
              <w:rPr>
                <w:sz w:val="19"/>
                <w:szCs w:val="19"/>
              </w:rPr>
            </w:pPr>
            <w:r w:rsidRPr="009356DF">
              <w:rPr>
                <w:sz w:val="19"/>
                <w:szCs w:val="19"/>
              </w:rPr>
              <w:t>1000, 2000, 3000, 4000, 5000</w:t>
            </w:r>
          </w:p>
          <w:p w14:paraId="123BB83A" w14:textId="77777777" w:rsidR="00AD19E5" w:rsidRPr="009356DF" w:rsidRDefault="00AD19E5" w:rsidP="00AD19E5">
            <w:pPr>
              <w:pStyle w:val="TableParagraph"/>
              <w:spacing w:line="250" w:lineRule="atLeast"/>
              <w:ind w:left="174" w:right="1017"/>
              <w:rPr>
                <w:sz w:val="19"/>
                <w:szCs w:val="19"/>
              </w:rPr>
            </w:pPr>
            <w:r w:rsidRPr="009356DF">
              <w:rPr>
                <w:sz w:val="19"/>
                <w:szCs w:val="19"/>
              </w:rPr>
              <w:t xml:space="preserve">LCFF Txhawb Ntxiv thiab Kev </w:t>
            </w:r>
            <w:del w:id="6995" w:author="year" w:date="2021-07-09T20:31:00Z">
              <w:r w:rsidRPr="009356DF" w:rsidDel="008F29CB">
                <w:rPr>
                  <w:sz w:val="19"/>
                  <w:szCs w:val="19"/>
                </w:rPr>
                <w:delText>Tshuaj Daws Mob</w:delText>
              </w:r>
            </w:del>
            <w:ins w:id="6996" w:author="year" w:date="2021-07-09T20:31:00Z">
              <w:r>
                <w:rPr>
                  <w:sz w:val="19"/>
                  <w:szCs w:val="19"/>
                </w:rPr>
                <w:t>rau siab</w:t>
              </w:r>
            </w:ins>
            <w:r w:rsidRPr="009356DF">
              <w:rPr>
                <w:sz w:val="19"/>
                <w:szCs w:val="19"/>
              </w:rPr>
              <w:t xml:space="preserve"> $ 10,000</w:t>
            </w:r>
          </w:p>
        </w:tc>
        <w:tc>
          <w:tcPr>
            <w:tcW w:w="3598" w:type="dxa"/>
            <w:tcBorders>
              <w:bottom w:val="nil"/>
            </w:tcBorders>
            <w:shd w:val="clear" w:color="auto" w:fill="F1E4EF"/>
          </w:tcPr>
          <w:p w14:paraId="181741F2" w14:textId="77777777" w:rsidR="00AD19E5" w:rsidRPr="009356DF" w:rsidRDefault="00AD19E5" w:rsidP="00AD19E5">
            <w:pPr>
              <w:pStyle w:val="TableParagraph"/>
              <w:spacing w:before="176"/>
              <w:ind w:left="179"/>
              <w:rPr>
                <w:sz w:val="19"/>
                <w:szCs w:val="19"/>
              </w:rPr>
            </w:pPr>
            <w:r w:rsidRPr="009356DF">
              <w:rPr>
                <w:sz w:val="19"/>
                <w:szCs w:val="19"/>
              </w:rPr>
              <w:t>1000, 2000, 3000, 4000, 5000</w:t>
            </w:r>
          </w:p>
          <w:p w14:paraId="4F498F38" w14:textId="77777777" w:rsidR="00AD19E5" w:rsidRPr="009356DF" w:rsidRDefault="00AD19E5" w:rsidP="00AD19E5">
            <w:pPr>
              <w:pStyle w:val="TableParagraph"/>
              <w:spacing w:line="250" w:lineRule="atLeast"/>
              <w:ind w:left="118" w:right="1070"/>
              <w:rPr>
                <w:sz w:val="19"/>
                <w:szCs w:val="19"/>
              </w:rPr>
            </w:pPr>
            <w:r w:rsidRPr="009356DF">
              <w:rPr>
                <w:sz w:val="19"/>
                <w:szCs w:val="19"/>
              </w:rPr>
              <w:t xml:space="preserve">LCFF Txhawb Ntxiv thiab </w:t>
            </w:r>
            <w:del w:id="6997" w:author="year" w:date="2021-07-09T20:31:00Z">
              <w:r w:rsidRPr="009356DF" w:rsidDel="008F29CB">
                <w:rPr>
                  <w:sz w:val="19"/>
                  <w:szCs w:val="19"/>
                </w:rPr>
                <w:delText>Kev Tshuaj Daws Mob</w:delText>
              </w:r>
            </w:del>
            <w:ins w:id="6998" w:author="year" w:date="2021-07-09T20:31:00Z">
              <w:r>
                <w:rPr>
                  <w:sz w:val="19"/>
                  <w:szCs w:val="19"/>
                </w:rPr>
                <w:t>rau siab</w:t>
              </w:r>
            </w:ins>
            <w:r w:rsidRPr="009356DF">
              <w:rPr>
                <w:sz w:val="19"/>
                <w:szCs w:val="19"/>
              </w:rPr>
              <w:t xml:space="preserve"> $ 10,000</w:t>
            </w:r>
          </w:p>
        </w:tc>
      </w:tr>
      <w:tr w:rsidR="00AD19E5" w14:paraId="4B40A3E1" w14:textId="77777777" w:rsidTr="00AD19E5">
        <w:trPr>
          <w:trHeight w:val="1189"/>
        </w:trPr>
        <w:tc>
          <w:tcPr>
            <w:tcW w:w="7200" w:type="dxa"/>
            <w:vMerge/>
            <w:tcBorders>
              <w:top w:val="nil"/>
            </w:tcBorders>
            <w:shd w:val="clear" w:color="auto" w:fill="F1E4EF"/>
          </w:tcPr>
          <w:p w14:paraId="5AC958EF" w14:textId="77777777" w:rsidR="00AD19E5" w:rsidRPr="009356DF" w:rsidRDefault="00AD19E5" w:rsidP="00AD19E5">
            <w:pPr>
              <w:rPr>
                <w:sz w:val="19"/>
                <w:szCs w:val="19"/>
              </w:rPr>
            </w:pPr>
          </w:p>
        </w:tc>
        <w:tc>
          <w:tcPr>
            <w:tcW w:w="7199" w:type="dxa"/>
            <w:gridSpan w:val="2"/>
            <w:tcBorders>
              <w:top w:val="nil"/>
            </w:tcBorders>
            <w:shd w:val="clear" w:color="auto" w:fill="F1E4EF"/>
          </w:tcPr>
          <w:p w14:paraId="7965A38F" w14:textId="77777777" w:rsidR="00AD19E5" w:rsidRPr="009356DF" w:rsidRDefault="00AD19E5" w:rsidP="00AD19E5">
            <w:pPr>
              <w:pStyle w:val="TableParagraph"/>
              <w:rPr>
                <w:rFonts w:ascii="Times New Roman"/>
                <w:sz w:val="19"/>
                <w:szCs w:val="19"/>
              </w:rPr>
            </w:pPr>
          </w:p>
        </w:tc>
      </w:tr>
      <w:tr w:rsidR="00AD19E5" w14:paraId="6776BB70" w14:textId="77777777" w:rsidTr="00AD19E5">
        <w:trPr>
          <w:trHeight w:val="1562"/>
        </w:trPr>
        <w:tc>
          <w:tcPr>
            <w:tcW w:w="7200" w:type="dxa"/>
            <w:shd w:val="clear" w:color="auto" w:fill="F1E4EF"/>
          </w:tcPr>
          <w:p w14:paraId="09DBBD31" w14:textId="3EA28928" w:rsidR="00AD19E5" w:rsidRPr="009356DF" w:rsidRDefault="00AD19E5" w:rsidP="00AD19E5">
            <w:pPr>
              <w:pStyle w:val="TableParagraph"/>
              <w:numPr>
                <w:ilvl w:val="1"/>
                <w:numId w:val="7"/>
              </w:numPr>
              <w:tabs>
                <w:tab w:val="left" w:pos="606"/>
              </w:tabs>
              <w:spacing w:before="118"/>
              <w:ind w:right="314" w:firstLine="0"/>
              <w:rPr>
                <w:sz w:val="19"/>
                <w:szCs w:val="19"/>
              </w:rPr>
            </w:pPr>
            <w:r>
              <w:rPr>
                <w:noProof/>
                <w:sz w:val="19"/>
                <w:szCs w:val="19"/>
                <w:lang w:bidi="th-TH"/>
              </w:rPr>
              <mc:AlternateContent>
                <mc:Choice Requires="wpg">
                  <w:drawing>
                    <wp:anchor distT="0" distB="0" distL="114300" distR="114300" simplePos="0" relativeHeight="252035072" behindDoc="1" locked="0" layoutInCell="1" allowOverlap="1" wp14:anchorId="219CBFD0" wp14:editId="1E310065">
                      <wp:simplePos x="0" y="0"/>
                      <wp:positionH relativeFrom="page">
                        <wp:posOffset>4573270</wp:posOffset>
                      </wp:positionH>
                      <wp:positionV relativeFrom="page">
                        <wp:posOffset>30480</wp:posOffset>
                      </wp:positionV>
                      <wp:extent cx="4568825" cy="3103245"/>
                      <wp:effectExtent l="0" t="0" r="0" b="0"/>
                      <wp:wrapNone/>
                      <wp:docPr id="138"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8825" cy="3103245"/>
                                <a:chOff x="7922" y="5791"/>
                                <a:chExt cx="7195" cy="5041"/>
                              </a:xfrm>
                            </wpg:grpSpPr>
                            <wps:wsp>
                              <wps:cNvPr id="139" name="Rectangle 121"/>
                              <wps:cNvSpPr>
                                <a:spLocks noChangeArrowheads="1"/>
                              </wps:cNvSpPr>
                              <wps:spPr bwMode="auto">
                                <a:xfrm>
                                  <a:off x="7922" y="5790"/>
                                  <a:ext cx="7195" cy="1563"/>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Line 120"/>
                              <wps:cNvCnPr>
                                <a:cxnSpLocks noChangeShapeType="1"/>
                              </wps:cNvCnPr>
                              <wps:spPr bwMode="auto">
                                <a:xfrm>
                                  <a:off x="11523" y="5849"/>
                                  <a:ext cx="0" cy="624"/>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s:wsp>
                              <wps:cNvPr id="141" name="Rectangle 119"/>
                              <wps:cNvSpPr>
                                <a:spLocks noChangeArrowheads="1"/>
                              </wps:cNvSpPr>
                              <wps:spPr bwMode="auto">
                                <a:xfrm>
                                  <a:off x="7922" y="7358"/>
                                  <a:ext cx="7195" cy="2591"/>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Line 118"/>
                              <wps:cNvCnPr>
                                <a:cxnSpLocks noChangeShapeType="1"/>
                              </wps:cNvCnPr>
                              <wps:spPr bwMode="auto">
                                <a:xfrm>
                                  <a:off x="11523" y="7417"/>
                                  <a:ext cx="0" cy="624"/>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s:wsp>
                              <wps:cNvPr id="143" name="Rectangle 117"/>
                              <wps:cNvSpPr>
                                <a:spLocks noChangeArrowheads="1"/>
                              </wps:cNvSpPr>
                              <wps:spPr bwMode="auto">
                                <a:xfrm>
                                  <a:off x="7922" y="9953"/>
                                  <a:ext cx="7195" cy="877"/>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Line 116"/>
                              <wps:cNvCnPr>
                                <a:cxnSpLocks noChangeShapeType="1"/>
                              </wps:cNvCnPr>
                              <wps:spPr bwMode="auto">
                                <a:xfrm>
                                  <a:off x="11523" y="10012"/>
                                  <a:ext cx="0" cy="624"/>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9B7F10" id="Group 115" o:spid="_x0000_s1026" style="position:absolute;margin-left:360.1pt;margin-top:2.4pt;width:359.75pt;height:244.35pt;z-index:-251281408;mso-position-horizontal-relative:page;mso-position-vertical-relative:page" coordorigin="7922,5791" coordsize="7195,5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">
                      <v:rect id="Rectangle 121" o:spid="_x0000_s1027" style="position:absolute;left:7922;top:5790;width:7195;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" fillcolor="#f1e4ef" stroked="f"/>
                      <v:line id="Line 120" o:spid="_x0000_s1028" style="position:absolute;visibility:visible;mso-wrap-style:square" from="11523,5849" to="11523,6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" strokecolor="#d5abff" strokeweight=".25pt"/>
                      <v:rect id="Rectangle 119" o:spid="_x0000_s1029" style="position:absolute;left:7922;top:7358;width:7195;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" fillcolor="#f1e4ef" stroked="f"/>
                      <v:line id="Line 118" o:spid="_x0000_s1030" style="position:absolute;visibility:visible;mso-wrap-style:square" from="11523,7417" to="11523,8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" strokecolor="#d5abff" strokeweight=".25pt"/>
                      <v:rect id="Rectangle 117" o:spid="_x0000_s1031" style="position:absolute;left:7922;top:9953;width:7195;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" fillcolor="#f1e4ef" stroked="f"/>
                      <v:line id="Line 116" o:spid="_x0000_s1032" style="position:absolute;visibility:visible;mso-wrap-style:square" from="11523,10012" to="11523,10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" strokecolor="#d5abff" strokeweight=".25pt"/>
                      <w10:wrap anchorx="page" anchory="page"/>
                    </v:group>
                  </w:pict>
                </mc:Fallback>
              </mc:AlternateContent>
            </w:r>
            <w:r w:rsidRPr="009356DF">
              <w:rPr>
                <w:sz w:val="19"/>
                <w:szCs w:val="19"/>
              </w:rPr>
              <w:t xml:space="preserve">TRUSD muab kev pab </w:t>
            </w:r>
            <w:ins w:id="6999" w:author="year" w:date="2021-07-09T20:44:00Z">
              <w:r>
                <w:rPr>
                  <w:sz w:val="19"/>
                  <w:szCs w:val="19"/>
                </w:rPr>
                <w:t xml:space="preserve">ntawm </w:t>
              </w:r>
            </w:ins>
            <w:del w:id="7000" w:author="year" w:date="2021-07-09T20:44:00Z">
              <w:r w:rsidRPr="009356DF" w:rsidDel="008F49A1">
                <w:rPr>
                  <w:sz w:val="19"/>
                  <w:szCs w:val="19"/>
                </w:rPr>
                <w:delText>rau</w:delText>
              </w:r>
            </w:del>
            <w:r w:rsidRPr="009356DF">
              <w:rPr>
                <w:sz w:val="19"/>
                <w:szCs w:val="19"/>
              </w:rPr>
              <w:t xml:space="preserve"> tub ceev xwm rau kev nyab xeeb ntawm txhua tus tub ntxhais kawm. 26 FTE tus tub ceev xwm thiab cov neeg ua hauj lwm</w:t>
            </w:r>
            <w:del w:id="7001" w:author="year" w:date="2021-07-09T20:45:00Z">
              <w:r w:rsidRPr="009356DF" w:rsidDel="008F49A1">
                <w:rPr>
                  <w:sz w:val="19"/>
                  <w:szCs w:val="19"/>
                </w:rPr>
                <w:delText xml:space="preserve"> </w:delText>
              </w:r>
            </w:del>
            <w:ins w:id="7002" w:author="year" w:date="2021-07-09T20:46:00Z">
              <w:r>
                <w:rPr>
                  <w:sz w:val="19"/>
                  <w:szCs w:val="19"/>
                </w:rPr>
                <w:t xml:space="preserve">tau kev txhawb nqa </w:t>
              </w:r>
            </w:ins>
            <w:del w:id="7003" w:author="year" w:date="2021-07-09T20:45:00Z">
              <w:r w:rsidRPr="009356DF" w:rsidDel="008F49A1">
                <w:rPr>
                  <w:sz w:val="19"/>
                  <w:szCs w:val="19"/>
                </w:rPr>
                <w:delText>pab cuam</w:delText>
              </w:r>
            </w:del>
            <w:r w:rsidRPr="009356DF">
              <w:rPr>
                <w:sz w:val="19"/>
                <w:szCs w:val="19"/>
              </w:rPr>
              <w:t>.</w:t>
            </w:r>
          </w:p>
          <w:p w14:paraId="4DF5BB18" w14:textId="77777777" w:rsidR="00AD19E5" w:rsidRPr="009356DF" w:rsidRDefault="00AD19E5" w:rsidP="00AD19E5">
            <w:pPr>
              <w:pStyle w:val="TableParagraph"/>
              <w:numPr>
                <w:ilvl w:val="2"/>
                <w:numId w:val="7"/>
              </w:numPr>
              <w:tabs>
                <w:tab w:val="left" w:pos="777"/>
                <w:tab w:val="left" w:pos="778"/>
              </w:tabs>
              <w:spacing w:before="60"/>
              <w:ind w:hanging="301"/>
              <w:rPr>
                <w:sz w:val="19"/>
                <w:szCs w:val="19"/>
              </w:rPr>
            </w:pPr>
            <w:r w:rsidRPr="009356DF">
              <w:rPr>
                <w:sz w:val="19"/>
                <w:szCs w:val="19"/>
              </w:rPr>
              <w:t>Cov hauj lwm = $ 2,813,978</w:t>
            </w:r>
          </w:p>
          <w:p w14:paraId="67176DB2" w14:textId="77777777" w:rsidR="00AD19E5" w:rsidRPr="009356DF" w:rsidRDefault="00AD19E5" w:rsidP="00AD19E5">
            <w:pPr>
              <w:pStyle w:val="TableParagraph"/>
              <w:numPr>
                <w:ilvl w:val="2"/>
                <w:numId w:val="7"/>
              </w:numPr>
              <w:tabs>
                <w:tab w:val="left" w:pos="777"/>
                <w:tab w:val="left" w:pos="778"/>
              </w:tabs>
              <w:ind w:hanging="301"/>
              <w:rPr>
                <w:sz w:val="19"/>
                <w:szCs w:val="19"/>
              </w:rPr>
            </w:pPr>
            <w:r w:rsidRPr="009356DF">
              <w:rPr>
                <w:sz w:val="19"/>
                <w:szCs w:val="19"/>
              </w:rPr>
              <w:t>Tag nrho lwm yam kev siv nyiaj = $ 524,861</w:t>
            </w:r>
          </w:p>
        </w:tc>
        <w:tc>
          <w:tcPr>
            <w:tcW w:w="7199" w:type="dxa"/>
            <w:gridSpan w:val="2"/>
          </w:tcPr>
          <w:p w14:paraId="08D827AD" w14:textId="4B9487BC" w:rsidR="00AD19E5" w:rsidRPr="009356DF" w:rsidRDefault="001D2DE2" w:rsidP="00AD19E5">
            <w:pPr>
              <w:pStyle w:val="TableParagraph"/>
              <w:tabs>
                <w:tab w:val="left" w:pos="3718"/>
              </w:tabs>
              <w:ind w:left="174"/>
              <w:rPr>
                <w:sz w:val="19"/>
                <w:szCs w:val="19"/>
              </w:rPr>
            </w:pPr>
            <w:r>
              <w:rPr>
                <w:noProof/>
                <w:sz w:val="19"/>
                <w:szCs w:val="19"/>
                <w:lang w:bidi="th-TH"/>
              </w:rPr>
              <mc:AlternateContent>
                <mc:Choice Requires="wps">
                  <w:drawing>
                    <wp:anchor distT="0" distB="0" distL="114300" distR="114300" simplePos="0" relativeHeight="252094464" behindDoc="0" locked="0" layoutInCell="1" allowOverlap="1" wp14:anchorId="1C5DFD99" wp14:editId="4DDE96AA">
                      <wp:simplePos x="0" y="0"/>
                      <wp:positionH relativeFrom="column">
                        <wp:posOffset>2304415</wp:posOffset>
                      </wp:positionH>
                      <wp:positionV relativeFrom="paragraph">
                        <wp:posOffset>22225</wp:posOffset>
                      </wp:positionV>
                      <wp:extent cx="2253615" cy="940435"/>
                      <wp:effectExtent l="0" t="0" r="13335" b="12065"/>
                      <wp:wrapNone/>
                      <wp:docPr id="137" name="Text 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3615" cy="940435"/>
                              </a:xfrm>
                              <a:prstGeom prst="rect">
                                <a:avLst/>
                              </a:prstGeom>
                              <a:solidFill>
                                <a:schemeClr val="accent2">
                                  <a:lumMod val="20000"/>
                                  <a:lumOff val="80000"/>
                                </a:schemeClr>
                              </a:solidFill>
                              <a:ln w="9525">
                                <a:solidFill>
                                  <a:schemeClr val="accent2">
                                    <a:lumMod val="20000"/>
                                    <a:lumOff val="80000"/>
                                  </a:schemeClr>
                                </a:solidFill>
                                <a:miter lim="800000"/>
                                <a:headEnd/>
                                <a:tailEnd/>
                              </a:ln>
                            </wps:spPr>
                            <wps:txbx>
                              <w:txbxContent>
                                <w:p w14:paraId="132BC38A" w14:textId="77777777" w:rsidR="00AD19E5" w:rsidRPr="00B74BEA" w:rsidRDefault="00AD19E5" w:rsidP="00AD19E5">
                                  <w:pPr>
                                    <w:rPr>
                                      <w:sz w:val="19"/>
                                      <w:szCs w:val="19"/>
                                    </w:rPr>
                                  </w:pPr>
                                  <w:r w:rsidRPr="00B74BEA">
                                    <w:rPr>
                                      <w:sz w:val="19"/>
                                      <w:szCs w:val="19"/>
                                    </w:rPr>
                                    <w:t>2000, 3000, 4000, 5000, 6000 LCFF Base $2,900,000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5DFD99" id="Text Box 558" o:spid="_x0000_s1166" type="#_x0000_t202" style="position:absolute;left:0;text-align:left;margin-left:181.45pt;margin-top:1.75pt;width:177.45pt;height:74.0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" fillcolor="#f2dbdb [661]" strokecolor="#f2dbdb [661]">
                      <v:textbox>
                        <w:txbxContent>
                          <w:p w14:paraId="132BC38A" w14:textId="77777777" w:rsidR="00AD19E5" w:rsidRPr="00B74BEA" w:rsidRDefault="00AD19E5" w:rsidP="00AD19E5">
                            <w:pPr>
                              <w:rPr>
                                <w:sz w:val="19"/>
                                <w:szCs w:val="19"/>
                              </w:rPr>
                            </w:pPr>
                            <w:r w:rsidRPr="00B74BEA">
                              <w:rPr>
                                <w:sz w:val="19"/>
                                <w:szCs w:val="19"/>
                              </w:rPr>
                              <w:t>2000, 3000, 4000, 5000, 6000 LCFF Base $2,900,000</w:t>
                            </w:r>
                          </w:p>
                        </w:txbxContent>
                      </v:textbox>
                    </v:shape>
                  </w:pict>
                </mc:Fallback>
              </mc:AlternateContent>
            </w:r>
            <w:r>
              <w:rPr>
                <w:noProof/>
                <w:sz w:val="19"/>
                <w:szCs w:val="19"/>
                <w:lang w:bidi="th-TH"/>
              </w:rPr>
              <mc:AlternateContent>
                <mc:Choice Requires="wps">
                  <w:drawing>
                    <wp:anchor distT="0" distB="0" distL="114300" distR="114300" simplePos="0" relativeHeight="252093440" behindDoc="0" locked="0" layoutInCell="1" allowOverlap="1" wp14:anchorId="1AF6130D" wp14:editId="1C281615">
                      <wp:simplePos x="0" y="0"/>
                      <wp:positionH relativeFrom="column">
                        <wp:posOffset>8890</wp:posOffset>
                      </wp:positionH>
                      <wp:positionV relativeFrom="paragraph">
                        <wp:posOffset>14274</wp:posOffset>
                      </wp:positionV>
                      <wp:extent cx="2253615" cy="940435"/>
                      <wp:effectExtent l="0" t="0" r="13335" b="12065"/>
                      <wp:wrapNone/>
                      <wp:docPr id="145" name="Text 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3615" cy="940435"/>
                              </a:xfrm>
                              <a:prstGeom prst="rect">
                                <a:avLst/>
                              </a:prstGeom>
                              <a:solidFill>
                                <a:schemeClr val="accent2">
                                  <a:lumMod val="20000"/>
                                  <a:lumOff val="80000"/>
                                </a:schemeClr>
                              </a:solidFill>
                              <a:ln w="9525">
                                <a:solidFill>
                                  <a:schemeClr val="accent2">
                                    <a:lumMod val="20000"/>
                                    <a:lumOff val="80000"/>
                                  </a:schemeClr>
                                </a:solidFill>
                                <a:miter lim="800000"/>
                                <a:headEnd/>
                                <a:tailEnd/>
                              </a:ln>
                            </wps:spPr>
                            <wps:txbx>
                              <w:txbxContent>
                                <w:p w14:paraId="354AD720" w14:textId="77777777" w:rsidR="00AD19E5" w:rsidRPr="00B74BEA" w:rsidRDefault="00AD19E5" w:rsidP="00AD19E5">
                                  <w:pPr>
                                    <w:rPr>
                                      <w:sz w:val="19"/>
                                      <w:szCs w:val="19"/>
                                    </w:rPr>
                                  </w:pPr>
                                  <w:r w:rsidRPr="00B74BEA">
                                    <w:rPr>
                                      <w:sz w:val="19"/>
                                      <w:szCs w:val="19"/>
                                    </w:rPr>
                                    <w:t>2000, 3000, 4000, 5000, 6000 LCFF Qauv $3,338,839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6130D" id="Text Box 557" o:spid="_x0000_s1167" type="#_x0000_t202" style="position:absolute;left:0;text-align:left;margin-left:.7pt;margin-top:1.1pt;width:177.45pt;height:74.0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" fillcolor="#f2dbdb [661]" strokecolor="#f2dbdb [661]">
                      <v:textbox>
                        <w:txbxContent>
                          <w:p w14:paraId="354AD720" w14:textId="77777777" w:rsidR="00AD19E5" w:rsidRPr="00B74BEA" w:rsidRDefault="00AD19E5" w:rsidP="00AD19E5">
                            <w:pPr>
                              <w:rPr>
                                <w:sz w:val="19"/>
                                <w:szCs w:val="19"/>
                              </w:rPr>
                            </w:pPr>
                            <w:r w:rsidRPr="00B74BEA">
                              <w:rPr>
                                <w:sz w:val="19"/>
                                <w:szCs w:val="19"/>
                              </w:rPr>
                              <w:t>2000, 3000, 4000, 5000, 6000 LCFF Qauv $3,338,839</w:t>
                            </w:r>
                          </w:p>
                        </w:txbxContent>
                      </v:textbox>
                    </v:shape>
                  </w:pict>
                </mc:Fallback>
              </mc:AlternateContent>
            </w:r>
          </w:p>
        </w:tc>
      </w:tr>
      <w:tr w:rsidR="00AD19E5" w14:paraId="42CC583C" w14:textId="77777777" w:rsidTr="00AD19E5">
        <w:trPr>
          <w:trHeight w:val="2590"/>
        </w:trPr>
        <w:tc>
          <w:tcPr>
            <w:tcW w:w="7200" w:type="dxa"/>
            <w:shd w:val="clear" w:color="auto" w:fill="F1E4EF"/>
          </w:tcPr>
          <w:p w14:paraId="51019C3E" w14:textId="77777777" w:rsidR="00AD19E5" w:rsidRPr="009356DF" w:rsidRDefault="00AD19E5" w:rsidP="00AD19E5">
            <w:pPr>
              <w:pStyle w:val="TableParagraph"/>
              <w:numPr>
                <w:ilvl w:val="1"/>
                <w:numId w:val="6"/>
              </w:numPr>
              <w:tabs>
                <w:tab w:val="left" w:pos="606"/>
              </w:tabs>
              <w:spacing w:before="118"/>
              <w:ind w:right="375" w:firstLine="0"/>
              <w:rPr>
                <w:sz w:val="19"/>
                <w:szCs w:val="19"/>
              </w:rPr>
            </w:pPr>
            <w:r w:rsidRPr="009356DF">
              <w:rPr>
                <w:sz w:val="19"/>
                <w:szCs w:val="19"/>
              </w:rPr>
              <w:t>Qhov chaw kawm nyab xeeb yog qhov tseem ceeb rau tub ntxhais kawm li kev ua tiav. Cov neeg ua hauj lwm (</w:t>
            </w:r>
            <w:del w:id="7004" w:author="year" w:date="2021-07-09T20:47:00Z">
              <w:r w:rsidRPr="009356DF" w:rsidDel="008F49A1">
                <w:rPr>
                  <w:sz w:val="19"/>
                  <w:szCs w:val="19"/>
                </w:rPr>
                <w:delText>hauv phau ntawv qhia cov neeg ua hauj lwm</w:delText>
              </w:r>
            </w:del>
            <w:ins w:id="7005" w:author="year" w:date="2021-07-09T20:47:00Z">
              <w:r>
                <w:rPr>
                  <w:sz w:val="19"/>
                  <w:szCs w:val="19"/>
                </w:rPr>
                <w:t>rau cov ntawv qhia cov neeg ua hauj lwm</w:t>
              </w:r>
            </w:ins>
            <w:r w:rsidRPr="009356DF">
              <w:rPr>
                <w:sz w:val="19"/>
                <w:szCs w:val="19"/>
              </w:rPr>
              <w:t xml:space="preserve">) rau cov Kws </w:t>
            </w:r>
            <w:ins w:id="7006" w:author="year" w:date="2021-07-09T20:48:00Z">
              <w:r>
                <w:rPr>
                  <w:sz w:val="19"/>
                  <w:szCs w:val="19"/>
                </w:rPr>
                <w:t xml:space="preserve">tshaj lij kev </w:t>
              </w:r>
            </w:ins>
            <w:r w:rsidRPr="009356DF">
              <w:rPr>
                <w:sz w:val="19"/>
                <w:szCs w:val="19"/>
              </w:rPr>
              <w:t xml:space="preserve">Nyab Xeeb </w:t>
            </w:r>
            <w:del w:id="7007" w:author="year" w:date="2021-07-09T20:49:00Z">
              <w:r w:rsidRPr="009356DF" w:rsidDel="008F49A1">
                <w:rPr>
                  <w:sz w:val="19"/>
                  <w:szCs w:val="19"/>
                </w:rPr>
                <w:delText xml:space="preserve">Muaj Kev Nyab Xeeb Hauv </w:delText>
              </w:r>
            </w:del>
            <w:ins w:id="7008" w:author="year" w:date="2021-07-09T20:49:00Z">
              <w:r>
                <w:rPr>
                  <w:sz w:val="19"/>
                  <w:szCs w:val="19"/>
                </w:rPr>
                <w:t xml:space="preserve">ntawm </w:t>
              </w:r>
            </w:ins>
            <w:r w:rsidRPr="009356DF">
              <w:rPr>
                <w:sz w:val="19"/>
                <w:szCs w:val="19"/>
              </w:rPr>
              <w:t>Tsev Kawm</w:t>
            </w:r>
            <w:ins w:id="7009" w:author="year" w:date="2021-07-09T20:49:00Z">
              <w:r>
                <w:rPr>
                  <w:sz w:val="19"/>
                  <w:szCs w:val="19"/>
                </w:rPr>
                <w:t xml:space="preserve"> tau txais kev tsim kho</w:t>
              </w:r>
            </w:ins>
            <w:r w:rsidRPr="009356DF">
              <w:rPr>
                <w:sz w:val="19"/>
                <w:szCs w:val="19"/>
              </w:rPr>
              <w:t xml:space="preserve">. Muaj cov neeg ua hauj lwm ntxiv ntawm Cov Kev Nyab Xeeb Tshwj Xeeb ntawm cov tsev kawm ntawv los pab txhua tus tub ntxhais kawm </w:t>
            </w:r>
            <w:del w:id="7010" w:author="year" w:date="2021-07-09T20:51:00Z">
              <w:r w:rsidRPr="009356DF" w:rsidDel="008F49A1">
                <w:rPr>
                  <w:sz w:val="19"/>
                  <w:szCs w:val="19"/>
                </w:rPr>
                <w:delText>txog kev tsis quav ntsej cov tub ntxhais kawm</w:delText>
              </w:r>
            </w:del>
            <w:ins w:id="7011" w:author="year" w:date="2021-07-09T20:51:00Z">
              <w:r>
                <w:rPr>
                  <w:sz w:val="19"/>
                  <w:szCs w:val="19"/>
                </w:rPr>
                <w:t>nrog rau kev mob siab rau cov tub ntxhais kawm tsis zoo ib yam</w:t>
              </w:r>
            </w:ins>
            <w:r w:rsidRPr="009356DF">
              <w:rPr>
                <w:sz w:val="19"/>
                <w:szCs w:val="19"/>
              </w:rPr>
              <w:t>. Muab kev cob qhia thiab ua qauv qhia lub neej rau cov tub ntxhais kawm. Pab nrog Kev tsim kho Kev Ncaj Ncees thiab kev nqis tes ua. Thiab Kev</w:t>
            </w:r>
            <w:ins w:id="7012" w:author="year" w:date="2021-07-09T20:53:00Z">
              <w:r>
                <w:rPr>
                  <w:sz w:val="19"/>
                  <w:szCs w:val="19"/>
                </w:rPr>
                <w:t xml:space="preserve"> quab yuam ntawm txoj hauj lwm kev</w:t>
              </w:r>
            </w:ins>
            <w:del w:id="7013" w:author="year" w:date="2021-07-09T20:53:00Z">
              <w:r w:rsidRPr="009356DF" w:rsidDel="008F49A1">
                <w:rPr>
                  <w:sz w:val="19"/>
                  <w:szCs w:val="19"/>
                </w:rPr>
                <w:delText xml:space="preserve"> </w:delText>
              </w:r>
            </w:del>
            <w:r w:rsidRPr="009356DF">
              <w:rPr>
                <w:sz w:val="19"/>
                <w:szCs w:val="19"/>
              </w:rPr>
              <w:t>Nyab Xeeb</w:t>
            </w:r>
            <w:del w:id="7014" w:author="year" w:date="2021-07-09T20:54:00Z">
              <w:r w:rsidRPr="009356DF" w:rsidDel="008F49A1">
                <w:rPr>
                  <w:sz w:val="19"/>
                  <w:szCs w:val="19"/>
                </w:rPr>
                <w:delText xml:space="preserve"> Ntawm Pab Pawg</w:delText>
              </w:r>
            </w:del>
            <w:r w:rsidRPr="009356DF">
              <w:rPr>
                <w:sz w:val="19"/>
                <w:szCs w:val="19"/>
              </w:rPr>
              <w:t>.</w:t>
            </w:r>
          </w:p>
          <w:p w14:paraId="45D3C739" w14:textId="77777777" w:rsidR="00AD19E5" w:rsidRPr="009356DF" w:rsidRDefault="00AD19E5" w:rsidP="00AD19E5">
            <w:pPr>
              <w:pStyle w:val="TableParagraph"/>
              <w:numPr>
                <w:ilvl w:val="2"/>
                <w:numId w:val="6"/>
              </w:numPr>
              <w:tabs>
                <w:tab w:val="left" w:pos="777"/>
                <w:tab w:val="left" w:pos="778"/>
              </w:tabs>
              <w:spacing w:before="60"/>
              <w:ind w:hanging="301"/>
              <w:rPr>
                <w:sz w:val="19"/>
                <w:szCs w:val="19"/>
              </w:rPr>
            </w:pPr>
            <w:r w:rsidRPr="009356DF">
              <w:rPr>
                <w:sz w:val="19"/>
                <w:szCs w:val="19"/>
              </w:rPr>
              <w:t>Ntau Ntxiv 2.6 FTE</w:t>
            </w:r>
          </w:p>
        </w:tc>
        <w:tc>
          <w:tcPr>
            <w:tcW w:w="7199" w:type="dxa"/>
            <w:gridSpan w:val="2"/>
          </w:tcPr>
          <w:p w14:paraId="688EA13C" w14:textId="3BCE129C" w:rsidR="00AD19E5" w:rsidRPr="009356DF" w:rsidRDefault="00AD19E5" w:rsidP="00AD19E5">
            <w:pPr>
              <w:pStyle w:val="TableParagraph"/>
              <w:tabs>
                <w:tab w:val="left" w:pos="3718"/>
                <w:tab w:val="left" w:pos="3780"/>
              </w:tabs>
              <w:spacing w:before="176"/>
              <w:ind w:left="174" w:right="293" w:firstLine="61"/>
              <w:rPr>
                <w:sz w:val="19"/>
                <w:szCs w:val="19"/>
              </w:rPr>
            </w:pPr>
            <w:r>
              <w:rPr>
                <w:noProof/>
                <w:sz w:val="19"/>
                <w:szCs w:val="19"/>
                <w:lang w:bidi="th-TH"/>
              </w:rPr>
              <mc:AlternateContent>
                <mc:Choice Requires="wps">
                  <w:drawing>
                    <wp:anchor distT="0" distB="0" distL="114300" distR="114300" simplePos="0" relativeHeight="252096512" behindDoc="0" locked="0" layoutInCell="1" allowOverlap="1" wp14:anchorId="1D974814" wp14:editId="4979443E">
                      <wp:simplePos x="0" y="0"/>
                      <wp:positionH relativeFrom="column">
                        <wp:posOffset>2316480</wp:posOffset>
                      </wp:positionH>
                      <wp:positionV relativeFrom="paragraph">
                        <wp:posOffset>-2540</wp:posOffset>
                      </wp:positionV>
                      <wp:extent cx="2253615" cy="940435"/>
                      <wp:effectExtent l="0" t="0" r="0" b="0"/>
                      <wp:wrapNone/>
                      <wp:docPr id="134" name="Text 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3615" cy="940435"/>
                              </a:xfrm>
                              <a:prstGeom prst="rect">
                                <a:avLst/>
                              </a:prstGeom>
                              <a:solidFill>
                                <a:schemeClr val="accent2">
                                  <a:lumMod val="20000"/>
                                  <a:lumOff val="80000"/>
                                </a:schemeClr>
                              </a:solidFill>
                              <a:ln w="9525">
                                <a:solidFill>
                                  <a:schemeClr val="accent2">
                                    <a:lumMod val="20000"/>
                                    <a:lumOff val="80000"/>
                                  </a:schemeClr>
                                </a:solidFill>
                                <a:miter lim="800000"/>
                                <a:headEnd/>
                                <a:tailEnd/>
                              </a:ln>
                            </wps:spPr>
                            <wps:txbx>
                              <w:txbxContent>
                                <w:p w14:paraId="21B2CE3D" w14:textId="77777777" w:rsidR="00AD19E5" w:rsidRPr="00B74BEA" w:rsidRDefault="00AD19E5" w:rsidP="00AD19E5">
                                  <w:pPr>
                                    <w:rPr>
                                      <w:sz w:val="19"/>
                                      <w:szCs w:val="19"/>
                                    </w:rPr>
                                  </w:pPr>
                                  <w:r w:rsidRPr="00B74BEA">
                                    <w:rPr>
                                      <w:sz w:val="19"/>
                                      <w:szCs w:val="19"/>
                                    </w:rPr>
                                    <w:t xml:space="preserve">2000, 3000 LCFF Txhawb Ntxiv thiab Kev </w:t>
                                  </w:r>
                                  <w:del w:id="7015" w:author="year" w:date="2021-07-09T20:31:00Z">
                                    <w:r w:rsidRPr="00B74BEA" w:rsidDel="008F29CB">
                                      <w:rPr>
                                        <w:sz w:val="19"/>
                                        <w:szCs w:val="19"/>
                                      </w:rPr>
                                      <w:delText>Tshuaj Daws Mob</w:delText>
                                    </w:r>
                                  </w:del>
                                  <w:ins w:id="7016" w:author="year" w:date="2021-07-09T20:31:00Z">
                                    <w:r>
                                      <w:rPr>
                                        <w:sz w:val="19"/>
                                        <w:szCs w:val="19"/>
                                      </w:rPr>
                                      <w:t>rau siab</w:t>
                                    </w:r>
                                  </w:ins>
                                  <w:r w:rsidRPr="00B74BEA">
                                    <w:rPr>
                                      <w:sz w:val="19"/>
                                      <w:szCs w:val="19"/>
                                    </w:rPr>
                                    <w:t xml:space="preserve"> $247,414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74814" id="Text Box 560" o:spid="_x0000_s1168" type="#_x0000_t202" style="position:absolute;left:0;text-align:left;margin-left:182.4pt;margin-top:-.2pt;width:177.45pt;height:74.0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" fillcolor="#f2dbdb [661]" strokecolor="#f2dbdb [661]">
                      <v:textbox>
                        <w:txbxContent>
                          <w:p w14:paraId="21B2CE3D" w14:textId="77777777" w:rsidR="00AD19E5" w:rsidRPr="00B74BEA" w:rsidRDefault="00AD19E5" w:rsidP="00AD19E5">
                            <w:pPr>
                              <w:rPr>
                                <w:sz w:val="19"/>
                                <w:szCs w:val="19"/>
                              </w:rPr>
                            </w:pPr>
                            <w:r w:rsidRPr="00B74BEA">
                              <w:rPr>
                                <w:sz w:val="19"/>
                                <w:szCs w:val="19"/>
                              </w:rPr>
                              <w:t xml:space="preserve">2000, 3000 LCFF Txhawb Ntxiv thiab Kev </w:t>
                            </w:r>
                            <w:del w:id="7017" w:author="year" w:date="2021-07-09T20:31:00Z">
                              <w:r w:rsidRPr="00B74BEA" w:rsidDel="008F29CB">
                                <w:rPr>
                                  <w:sz w:val="19"/>
                                  <w:szCs w:val="19"/>
                                </w:rPr>
                                <w:delText>Tshuaj Daws Mob</w:delText>
                              </w:r>
                            </w:del>
                            <w:ins w:id="7018" w:author="year" w:date="2021-07-09T20:31:00Z">
                              <w:r>
                                <w:rPr>
                                  <w:sz w:val="19"/>
                                  <w:szCs w:val="19"/>
                                </w:rPr>
                                <w:t>rau siab</w:t>
                              </w:r>
                            </w:ins>
                            <w:r w:rsidRPr="00B74BEA">
                              <w:rPr>
                                <w:sz w:val="19"/>
                                <w:szCs w:val="19"/>
                              </w:rPr>
                              <w:t xml:space="preserve"> $247,414</w:t>
                            </w:r>
                          </w:p>
                        </w:txbxContent>
                      </v:textbox>
                    </v:shape>
                  </w:pict>
                </mc:Fallback>
              </mc:AlternateContent>
            </w:r>
            <w:r>
              <w:rPr>
                <w:noProof/>
                <w:sz w:val="19"/>
                <w:szCs w:val="19"/>
                <w:lang w:bidi="th-TH"/>
              </w:rPr>
              <mc:AlternateContent>
                <mc:Choice Requires="wps">
                  <w:drawing>
                    <wp:anchor distT="0" distB="0" distL="114300" distR="114300" simplePos="0" relativeHeight="252095488" behindDoc="0" locked="0" layoutInCell="1" allowOverlap="1" wp14:anchorId="69802DF3" wp14:editId="756FB996">
                      <wp:simplePos x="0" y="0"/>
                      <wp:positionH relativeFrom="column">
                        <wp:posOffset>31750</wp:posOffset>
                      </wp:positionH>
                      <wp:positionV relativeFrom="paragraph">
                        <wp:posOffset>-2540</wp:posOffset>
                      </wp:positionV>
                      <wp:extent cx="2253615" cy="940435"/>
                      <wp:effectExtent l="0" t="0" r="0" b="0"/>
                      <wp:wrapNone/>
                      <wp:docPr id="133" name="Text 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3615" cy="940435"/>
                              </a:xfrm>
                              <a:prstGeom prst="rect">
                                <a:avLst/>
                              </a:prstGeom>
                              <a:solidFill>
                                <a:schemeClr val="accent2">
                                  <a:lumMod val="20000"/>
                                  <a:lumOff val="80000"/>
                                </a:schemeClr>
                              </a:solidFill>
                              <a:ln w="9525">
                                <a:solidFill>
                                  <a:schemeClr val="accent2">
                                    <a:lumMod val="20000"/>
                                    <a:lumOff val="80000"/>
                                  </a:schemeClr>
                                </a:solidFill>
                                <a:miter lim="800000"/>
                                <a:headEnd/>
                                <a:tailEnd/>
                              </a:ln>
                            </wps:spPr>
                            <wps:txbx>
                              <w:txbxContent>
                                <w:p w14:paraId="639ECEFA" w14:textId="77777777" w:rsidR="00AD19E5" w:rsidRPr="00B74BEA" w:rsidRDefault="00AD19E5" w:rsidP="00AD19E5">
                                  <w:pPr>
                                    <w:rPr>
                                      <w:sz w:val="19"/>
                                      <w:szCs w:val="19"/>
                                    </w:rPr>
                                  </w:pPr>
                                  <w:r w:rsidRPr="00B74BEA">
                                    <w:rPr>
                                      <w:sz w:val="19"/>
                                      <w:szCs w:val="19"/>
                                    </w:rPr>
                                    <w:t xml:space="preserve">2000, 3000 LCFF Txhawb Ntxiv thiab Kev </w:t>
                                  </w:r>
                                  <w:del w:id="7019" w:author="year" w:date="2021-07-09T20:31:00Z">
                                    <w:r w:rsidRPr="00B74BEA" w:rsidDel="008F29CB">
                                      <w:rPr>
                                        <w:sz w:val="19"/>
                                        <w:szCs w:val="19"/>
                                      </w:rPr>
                                      <w:delText>Tshuaj Daws Mob</w:delText>
                                    </w:r>
                                  </w:del>
                                  <w:ins w:id="7020" w:author="year" w:date="2021-07-09T20:31:00Z">
                                    <w:r>
                                      <w:rPr>
                                        <w:sz w:val="19"/>
                                        <w:szCs w:val="19"/>
                                      </w:rPr>
                                      <w:t>rau siab</w:t>
                                    </w:r>
                                  </w:ins>
                                  <w:r w:rsidRPr="00B74BEA">
                                    <w:rPr>
                                      <w:sz w:val="19"/>
                                      <w:szCs w:val="19"/>
                                    </w:rPr>
                                    <w:t xml:space="preserve"> $282,653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02DF3" id="Text Box 559" o:spid="_x0000_s1169" type="#_x0000_t202" style="position:absolute;left:0;text-align:left;margin-left:2.5pt;margin-top:-.2pt;width:177.45pt;height:74.0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" fillcolor="#f2dbdb [661]" strokecolor="#f2dbdb [661]">
                      <v:textbox>
                        <w:txbxContent>
                          <w:p w14:paraId="639ECEFA" w14:textId="77777777" w:rsidR="00AD19E5" w:rsidRPr="00B74BEA" w:rsidRDefault="00AD19E5" w:rsidP="00AD19E5">
                            <w:pPr>
                              <w:rPr>
                                <w:sz w:val="19"/>
                                <w:szCs w:val="19"/>
                              </w:rPr>
                            </w:pPr>
                            <w:r w:rsidRPr="00B74BEA">
                              <w:rPr>
                                <w:sz w:val="19"/>
                                <w:szCs w:val="19"/>
                              </w:rPr>
                              <w:t xml:space="preserve">2000, 3000 LCFF Txhawb Ntxiv thiab Kev </w:t>
                            </w:r>
                            <w:del w:id="7021" w:author="year" w:date="2021-07-09T20:31:00Z">
                              <w:r w:rsidRPr="00B74BEA" w:rsidDel="008F29CB">
                                <w:rPr>
                                  <w:sz w:val="19"/>
                                  <w:szCs w:val="19"/>
                                </w:rPr>
                                <w:delText>Tshuaj Daws Mob</w:delText>
                              </w:r>
                            </w:del>
                            <w:ins w:id="7022" w:author="year" w:date="2021-07-09T20:31:00Z">
                              <w:r>
                                <w:rPr>
                                  <w:sz w:val="19"/>
                                  <w:szCs w:val="19"/>
                                </w:rPr>
                                <w:t>rau siab</w:t>
                              </w:r>
                            </w:ins>
                            <w:r w:rsidRPr="00B74BEA">
                              <w:rPr>
                                <w:sz w:val="19"/>
                                <w:szCs w:val="19"/>
                              </w:rPr>
                              <w:t xml:space="preserve"> $282,653</w:t>
                            </w:r>
                          </w:p>
                        </w:txbxContent>
                      </v:textbox>
                    </v:shape>
                  </w:pict>
                </mc:Fallback>
              </mc:AlternateContent>
            </w:r>
          </w:p>
        </w:tc>
      </w:tr>
      <w:tr w:rsidR="00AD19E5" w14:paraId="4AF24484" w14:textId="77777777" w:rsidTr="00AD19E5">
        <w:trPr>
          <w:trHeight w:val="876"/>
        </w:trPr>
        <w:tc>
          <w:tcPr>
            <w:tcW w:w="7200" w:type="dxa"/>
            <w:shd w:val="clear" w:color="auto" w:fill="F1E4EF"/>
          </w:tcPr>
          <w:p w14:paraId="3461BCAE" w14:textId="77777777" w:rsidR="00AD19E5" w:rsidRPr="009356DF" w:rsidRDefault="00AD19E5" w:rsidP="00AD19E5">
            <w:pPr>
              <w:pStyle w:val="TableParagraph"/>
              <w:spacing w:before="118" w:line="250" w:lineRule="atLeast"/>
              <w:ind w:left="116" w:right="161"/>
              <w:rPr>
                <w:sz w:val="19"/>
                <w:szCs w:val="19"/>
              </w:rPr>
            </w:pPr>
            <w:r w:rsidRPr="009356DF">
              <w:rPr>
                <w:sz w:val="19"/>
                <w:szCs w:val="19"/>
              </w:rPr>
              <w:t>3.15 Ib puag ncig kev kawm nyab xeeb yog qhov tseem ceeb rau</w:t>
            </w:r>
            <w:ins w:id="7023" w:author="year" w:date="2021-07-09T20:55:00Z">
              <w:r>
                <w:rPr>
                  <w:sz w:val="19"/>
                  <w:szCs w:val="19"/>
                </w:rPr>
                <w:t xml:space="preserve"> kev ua tiav ntawm ntawm kev kawm ntawm cov</w:t>
              </w:r>
            </w:ins>
            <w:r w:rsidRPr="009356DF">
              <w:rPr>
                <w:sz w:val="19"/>
                <w:szCs w:val="19"/>
              </w:rPr>
              <w:t xml:space="preserve"> tub ntxhais kawm</w:t>
            </w:r>
            <w:del w:id="7024" w:author="year" w:date="2021-07-09T20:56:00Z">
              <w:r w:rsidRPr="009356DF" w:rsidDel="001A6FCD">
                <w:rPr>
                  <w:sz w:val="19"/>
                  <w:szCs w:val="19"/>
                </w:rPr>
                <w:delText xml:space="preserve"> li kev ua tiav kev kawm</w:delText>
              </w:r>
            </w:del>
            <w:r w:rsidRPr="009356DF">
              <w:rPr>
                <w:sz w:val="19"/>
                <w:szCs w:val="19"/>
              </w:rPr>
              <w:t xml:space="preserve">. Txuas ntxiv </w:t>
            </w:r>
            <w:ins w:id="7025" w:author="year" w:date="2021-07-09T20:57:00Z">
              <w:r>
                <w:rPr>
                  <w:sz w:val="19"/>
                  <w:szCs w:val="19"/>
                </w:rPr>
                <w:t xml:space="preserve">nrhiav lwm tus kws hauj lwm </w:t>
              </w:r>
            </w:ins>
            <w:del w:id="7026" w:author="year" w:date="2021-07-09T20:57:00Z">
              <w:r w:rsidRPr="009356DF" w:rsidDel="001A6FCD">
                <w:rPr>
                  <w:sz w:val="19"/>
                  <w:szCs w:val="19"/>
                </w:rPr>
                <w:delText xml:space="preserve">muab </w:delText>
              </w:r>
            </w:del>
            <w:r w:rsidRPr="009356DF">
              <w:rPr>
                <w:sz w:val="19"/>
                <w:szCs w:val="19"/>
              </w:rPr>
              <w:t xml:space="preserve">1 FTE </w:t>
            </w:r>
            <w:del w:id="7027" w:author="year" w:date="2021-07-09T20:59:00Z">
              <w:r w:rsidRPr="009356DF" w:rsidDel="001A6FCD">
                <w:rPr>
                  <w:sz w:val="19"/>
                  <w:szCs w:val="19"/>
                </w:rPr>
                <w:delText>ntxiv rau tus tub ceev xwm</w:delText>
              </w:r>
            </w:del>
            <w:ins w:id="7028" w:author="year" w:date="2021-07-09T20:59:00Z">
              <w:r>
                <w:rPr>
                  <w:sz w:val="19"/>
                  <w:szCs w:val="19"/>
                </w:rPr>
                <w:t>rau cov kev pab cuam nya</w:t>
              </w:r>
            </w:ins>
            <w:ins w:id="7029" w:author="year" w:date="2021-07-09T21:00:00Z">
              <w:r>
                <w:rPr>
                  <w:sz w:val="19"/>
                  <w:szCs w:val="19"/>
                </w:rPr>
                <w:t>b</w:t>
              </w:r>
            </w:ins>
            <w:ins w:id="7030" w:author="year" w:date="2021-07-09T20:59:00Z">
              <w:r>
                <w:rPr>
                  <w:sz w:val="19"/>
                  <w:szCs w:val="19"/>
                </w:rPr>
                <w:t xml:space="preserve"> xeeb</w:t>
              </w:r>
            </w:ins>
            <w:r w:rsidRPr="009356DF">
              <w:rPr>
                <w:sz w:val="19"/>
                <w:szCs w:val="19"/>
              </w:rPr>
              <w:t>. Txoj hauj lwm ntxiv tso cai rau kev soj ntsuam cov yeeb yaj kiab</w:t>
            </w:r>
          </w:p>
        </w:tc>
        <w:tc>
          <w:tcPr>
            <w:tcW w:w="7199" w:type="dxa"/>
            <w:gridSpan w:val="2"/>
          </w:tcPr>
          <w:p w14:paraId="2490329C" w14:textId="6BACCED9" w:rsidR="00AD19E5" w:rsidRPr="009356DF" w:rsidRDefault="000F316E" w:rsidP="00AD19E5">
            <w:pPr>
              <w:pStyle w:val="TableParagraph"/>
              <w:tabs>
                <w:tab w:val="left" w:pos="3718"/>
                <w:tab w:val="left" w:pos="3780"/>
              </w:tabs>
              <w:spacing w:before="176"/>
              <w:ind w:left="174" w:right="293" w:firstLine="61"/>
              <w:rPr>
                <w:sz w:val="19"/>
                <w:szCs w:val="19"/>
              </w:rPr>
            </w:pPr>
            <w:r>
              <w:rPr>
                <w:noProof/>
                <w:sz w:val="19"/>
                <w:szCs w:val="19"/>
                <w:lang w:bidi="th-TH"/>
              </w:rPr>
              <mc:AlternateContent>
                <mc:Choice Requires="wps">
                  <w:drawing>
                    <wp:anchor distT="0" distB="0" distL="114300" distR="114300" simplePos="0" relativeHeight="252098560" behindDoc="0" locked="0" layoutInCell="1" allowOverlap="1" wp14:anchorId="30F08B4A" wp14:editId="4271B00B">
                      <wp:simplePos x="0" y="0"/>
                      <wp:positionH relativeFrom="column">
                        <wp:posOffset>2288071</wp:posOffset>
                      </wp:positionH>
                      <wp:positionV relativeFrom="paragraph">
                        <wp:posOffset>-10409</wp:posOffset>
                      </wp:positionV>
                      <wp:extent cx="2253615" cy="575945"/>
                      <wp:effectExtent l="0" t="0" r="0" b="0"/>
                      <wp:wrapNone/>
                      <wp:docPr id="136" name="Text Box 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3615" cy="575945"/>
                              </a:xfrm>
                              <a:prstGeom prst="rect">
                                <a:avLst/>
                              </a:prstGeom>
                              <a:solidFill>
                                <a:schemeClr val="accent2">
                                  <a:lumMod val="20000"/>
                                  <a:lumOff val="80000"/>
                                </a:schemeClr>
                              </a:solidFill>
                              <a:ln w="9525">
                                <a:solidFill>
                                  <a:schemeClr val="accent2">
                                    <a:lumMod val="20000"/>
                                    <a:lumOff val="80000"/>
                                  </a:schemeClr>
                                </a:solidFill>
                                <a:miter lim="800000"/>
                                <a:headEnd/>
                                <a:tailEnd/>
                              </a:ln>
                            </wps:spPr>
                            <wps:txbx>
                              <w:txbxContent>
                                <w:p w14:paraId="10F9419A" w14:textId="77777777" w:rsidR="00AD19E5" w:rsidRPr="00B74BEA" w:rsidRDefault="00AD19E5" w:rsidP="00AD19E5">
                                  <w:pPr>
                                    <w:rPr>
                                      <w:sz w:val="19"/>
                                      <w:szCs w:val="19"/>
                                    </w:rPr>
                                  </w:pPr>
                                  <w:r w:rsidRPr="00B74BEA">
                                    <w:rPr>
                                      <w:sz w:val="19"/>
                                      <w:szCs w:val="19"/>
                                    </w:rPr>
                                    <w:t xml:space="preserve">2000, 3000 LCFF Txhawb Ntxiv thiab Kev </w:t>
                                  </w:r>
                                  <w:del w:id="7031" w:author="year" w:date="2021-07-09T20:31:00Z">
                                    <w:r w:rsidRPr="00B74BEA" w:rsidDel="008F29CB">
                                      <w:rPr>
                                        <w:sz w:val="19"/>
                                        <w:szCs w:val="19"/>
                                      </w:rPr>
                                      <w:delText>Tshuaj Daws Mob</w:delText>
                                    </w:r>
                                  </w:del>
                                  <w:ins w:id="7032" w:author="year" w:date="2021-07-09T20:31:00Z">
                                    <w:r>
                                      <w:rPr>
                                        <w:sz w:val="19"/>
                                        <w:szCs w:val="19"/>
                                      </w:rPr>
                                      <w:t>rau siab</w:t>
                                    </w:r>
                                  </w:ins>
                                  <w:r w:rsidRPr="00B74BEA">
                                    <w:rPr>
                                      <w:sz w:val="19"/>
                                      <w:szCs w:val="19"/>
                                    </w:rPr>
                                    <w:t xml:space="preserve"> $82,303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08B4A" id="Text Box 562" o:spid="_x0000_s1170" type="#_x0000_t202" style="position:absolute;left:0;text-align:left;margin-left:180.15pt;margin-top:-.8pt;width:177.45pt;height:45.3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" fillcolor="#f2dbdb [661]" strokecolor="#f2dbdb [661]">
                      <v:textbox>
                        <w:txbxContent>
                          <w:p w14:paraId="10F9419A" w14:textId="77777777" w:rsidR="00AD19E5" w:rsidRPr="00B74BEA" w:rsidRDefault="00AD19E5" w:rsidP="00AD19E5">
                            <w:pPr>
                              <w:rPr>
                                <w:sz w:val="19"/>
                                <w:szCs w:val="19"/>
                              </w:rPr>
                            </w:pPr>
                            <w:r w:rsidRPr="00B74BEA">
                              <w:rPr>
                                <w:sz w:val="19"/>
                                <w:szCs w:val="19"/>
                              </w:rPr>
                              <w:t xml:space="preserve">2000, 3000 LCFF Txhawb Ntxiv thiab Kev </w:t>
                            </w:r>
                            <w:del w:id="7033" w:author="year" w:date="2021-07-09T20:31:00Z">
                              <w:r w:rsidRPr="00B74BEA" w:rsidDel="008F29CB">
                                <w:rPr>
                                  <w:sz w:val="19"/>
                                  <w:szCs w:val="19"/>
                                </w:rPr>
                                <w:delText>Tshuaj Daws Mob</w:delText>
                              </w:r>
                            </w:del>
                            <w:ins w:id="7034" w:author="year" w:date="2021-07-09T20:31:00Z">
                              <w:r>
                                <w:rPr>
                                  <w:sz w:val="19"/>
                                  <w:szCs w:val="19"/>
                                </w:rPr>
                                <w:t>rau siab</w:t>
                              </w:r>
                            </w:ins>
                            <w:r w:rsidRPr="00B74BEA">
                              <w:rPr>
                                <w:sz w:val="19"/>
                                <w:szCs w:val="19"/>
                              </w:rPr>
                              <w:t xml:space="preserve"> $82,303</w:t>
                            </w:r>
                          </w:p>
                        </w:txbxContent>
                      </v:textbox>
                    </v:shape>
                  </w:pict>
                </mc:Fallback>
              </mc:AlternateContent>
            </w:r>
            <w:r>
              <w:rPr>
                <w:noProof/>
                <w:sz w:val="19"/>
                <w:szCs w:val="19"/>
                <w:lang w:bidi="th-TH"/>
              </w:rPr>
              <mc:AlternateContent>
                <mc:Choice Requires="wps">
                  <w:drawing>
                    <wp:anchor distT="0" distB="0" distL="114300" distR="114300" simplePos="0" relativeHeight="252097536" behindDoc="0" locked="0" layoutInCell="1" allowOverlap="1" wp14:anchorId="38672459" wp14:editId="4FB1FD07">
                      <wp:simplePos x="0" y="0"/>
                      <wp:positionH relativeFrom="column">
                        <wp:posOffset>7896</wp:posOffset>
                      </wp:positionH>
                      <wp:positionV relativeFrom="paragraph">
                        <wp:posOffset>-14297</wp:posOffset>
                      </wp:positionV>
                      <wp:extent cx="2253615" cy="575945"/>
                      <wp:effectExtent l="0" t="0" r="0" b="0"/>
                      <wp:wrapNone/>
                      <wp:docPr id="135" name="Text Box 5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3615" cy="575945"/>
                              </a:xfrm>
                              <a:prstGeom prst="rect">
                                <a:avLst/>
                              </a:prstGeom>
                              <a:solidFill>
                                <a:schemeClr val="accent2">
                                  <a:lumMod val="20000"/>
                                  <a:lumOff val="80000"/>
                                </a:schemeClr>
                              </a:solidFill>
                              <a:ln w="9525">
                                <a:solidFill>
                                  <a:schemeClr val="accent2">
                                    <a:lumMod val="20000"/>
                                    <a:lumOff val="80000"/>
                                  </a:schemeClr>
                                </a:solidFill>
                                <a:miter lim="800000"/>
                                <a:headEnd/>
                                <a:tailEnd/>
                              </a:ln>
                            </wps:spPr>
                            <wps:txbx>
                              <w:txbxContent>
                                <w:p w14:paraId="45567AD3" w14:textId="77777777" w:rsidR="00AD19E5" w:rsidRPr="00B74BEA" w:rsidRDefault="00AD19E5" w:rsidP="00AD19E5">
                                  <w:pPr>
                                    <w:rPr>
                                      <w:sz w:val="19"/>
                                      <w:szCs w:val="19"/>
                                    </w:rPr>
                                  </w:pPr>
                                  <w:r w:rsidRPr="00B74BEA">
                                    <w:rPr>
                                      <w:sz w:val="19"/>
                                      <w:szCs w:val="19"/>
                                    </w:rPr>
                                    <w:t xml:space="preserve">2000, 3000 LCFF Txhawb Ntxiv thiab Kev </w:t>
                                  </w:r>
                                  <w:del w:id="7035" w:author="year" w:date="2021-07-09T20:31:00Z">
                                    <w:r w:rsidRPr="00B74BEA" w:rsidDel="008F29CB">
                                      <w:rPr>
                                        <w:sz w:val="19"/>
                                        <w:szCs w:val="19"/>
                                      </w:rPr>
                                      <w:delText>Tshuaj Daws Mob</w:delText>
                                    </w:r>
                                  </w:del>
                                  <w:ins w:id="7036" w:author="year" w:date="2021-07-09T20:31:00Z">
                                    <w:r>
                                      <w:rPr>
                                        <w:sz w:val="19"/>
                                        <w:szCs w:val="19"/>
                                      </w:rPr>
                                      <w:t>rau siab</w:t>
                                    </w:r>
                                  </w:ins>
                                  <w:r w:rsidRPr="00B74BEA">
                                    <w:rPr>
                                      <w:sz w:val="19"/>
                                      <w:szCs w:val="19"/>
                                    </w:rPr>
                                    <w:t xml:space="preserve"> $77,104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672459" id="Text Box 561" o:spid="_x0000_s1171" type="#_x0000_t202" style="position:absolute;left:0;text-align:left;margin-left:.6pt;margin-top:-1.15pt;width:177.45pt;height:45.35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" fillcolor="#f2dbdb [661]" strokecolor="#f2dbdb [661]">
                      <v:textbox>
                        <w:txbxContent>
                          <w:p w14:paraId="45567AD3" w14:textId="77777777" w:rsidR="00AD19E5" w:rsidRPr="00B74BEA" w:rsidRDefault="00AD19E5" w:rsidP="00AD19E5">
                            <w:pPr>
                              <w:rPr>
                                <w:sz w:val="19"/>
                                <w:szCs w:val="19"/>
                              </w:rPr>
                            </w:pPr>
                            <w:r w:rsidRPr="00B74BEA">
                              <w:rPr>
                                <w:sz w:val="19"/>
                                <w:szCs w:val="19"/>
                              </w:rPr>
                              <w:t xml:space="preserve">2000, 3000 LCFF Txhawb Ntxiv thiab Kev </w:t>
                            </w:r>
                            <w:del w:id="7037" w:author="year" w:date="2021-07-09T20:31:00Z">
                              <w:r w:rsidRPr="00B74BEA" w:rsidDel="008F29CB">
                                <w:rPr>
                                  <w:sz w:val="19"/>
                                  <w:szCs w:val="19"/>
                                </w:rPr>
                                <w:delText>Tshuaj Daws Mob</w:delText>
                              </w:r>
                            </w:del>
                            <w:ins w:id="7038" w:author="year" w:date="2021-07-09T20:31:00Z">
                              <w:r>
                                <w:rPr>
                                  <w:sz w:val="19"/>
                                  <w:szCs w:val="19"/>
                                </w:rPr>
                                <w:t>rau siab</w:t>
                              </w:r>
                            </w:ins>
                            <w:r w:rsidRPr="00B74BEA">
                              <w:rPr>
                                <w:sz w:val="19"/>
                                <w:szCs w:val="19"/>
                              </w:rPr>
                              <w:t xml:space="preserve"> $77,104</w:t>
                            </w:r>
                          </w:p>
                        </w:txbxContent>
                      </v:textbox>
                    </v:shape>
                  </w:pict>
                </mc:Fallback>
              </mc:AlternateContent>
            </w:r>
          </w:p>
        </w:tc>
      </w:tr>
    </w:tbl>
    <w:p w14:paraId="4B3B5E7C" w14:textId="77777777" w:rsidR="00AD19E5" w:rsidRDefault="00AD19E5" w:rsidP="00AD19E5">
      <w:pPr>
        <w:rPr>
          <w:sz w:val="2"/>
          <w:szCs w:val="2"/>
        </w:rPr>
      </w:pPr>
    </w:p>
    <w:p w14:paraId="3FA48F6B" w14:textId="77777777" w:rsidR="00AD19E5" w:rsidRDefault="00AD19E5" w:rsidP="00AD19E5">
      <w:pPr>
        <w:rPr>
          <w:sz w:val="2"/>
          <w:szCs w:val="2"/>
        </w:rPr>
        <w:sectPr w:rsidR="00AD19E5">
          <w:pgSz w:w="15840" w:h="12240" w:orient="landscape"/>
          <w:pgMar w:top="720" w:right="600" w:bottom="720" w:left="600" w:header="0" w:footer="528" w:gutter="0"/>
          <w:cols w:space="720"/>
        </w:sectPr>
      </w:pPr>
    </w:p>
    <w:tbl>
      <w:tblPr>
        <w:tblW w:w="0" w:type="auto"/>
        <w:tblInd w:w="121" w:type="dxa"/>
        <w:tblBorders>
          <w:top w:val="single" w:sz="2" w:space="0" w:color="D5ABFF"/>
          <w:left w:val="single" w:sz="2" w:space="0" w:color="D5ABFF"/>
          <w:bottom w:val="single" w:sz="2" w:space="0" w:color="D5ABFF"/>
          <w:right w:val="single" w:sz="2" w:space="0" w:color="D5ABFF"/>
          <w:insideH w:val="single" w:sz="2" w:space="0" w:color="D5ABFF"/>
          <w:insideV w:val="single" w:sz="2" w:space="0" w:color="D5ABFF"/>
        </w:tblBorders>
        <w:tblLayout w:type="fixed"/>
        <w:tblCellMar>
          <w:left w:w="0" w:type="dxa"/>
          <w:right w:w="0" w:type="dxa"/>
        </w:tblCellMar>
        <w:tblLook w:val="01E0" w:firstRow="1" w:lastRow="1" w:firstColumn="1" w:lastColumn="1" w:noHBand="0" w:noVBand="0"/>
      </w:tblPr>
      <w:tblGrid>
        <w:gridCol w:w="7200"/>
        <w:gridCol w:w="3601"/>
        <w:gridCol w:w="3598"/>
      </w:tblGrid>
      <w:tr w:rsidR="00AD19E5" w14:paraId="3F9BC716" w14:textId="77777777" w:rsidTr="00AD19E5">
        <w:trPr>
          <w:trHeight w:val="609"/>
        </w:trPr>
        <w:tc>
          <w:tcPr>
            <w:tcW w:w="7200" w:type="dxa"/>
          </w:tcPr>
          <w:p w14:paraId="271EC394" w14:textId="77777777" w:rsidR="00AD19E5" w:rsidRDefault="00AD19E5" w:rsidP="00AD19E5">
            <w:pPr>
              <w:pStyle w:val="TableParagraph"/>
              <w:spacing w:before="58" w:line="270" w:lineRule="atLeast"/>
              <w:ind w:right="2626"/>
              <w:rPr>
                <w:b/>
                <w:sz w:val="24"/>
              </w:rPr>
            </w:pPr>
            <w:r w:rsidRPr="00B26303">
              <w:rPr>
                <w:b/>
                <w:sz w:val="19"/>
                <w:szCs w:val="19"/>
              </w:rPr>
              <w:lastRenderedPageBreak/>
              <w:t>Cov Kev Npaj Kev Ua/Kev Pab cuam</w:t>
            </w:r>
          </w:p>
        </w:tc>
        <w:tc>
          <w:tcPr>
            <w:tcW w:w="3601" w:type="dxa"/>
          </w:tcPr>
          <w:p w14:paraId="6241D816" w14:textId="77777777" w:rsidR="00AD19E5" w:rsidRDefault="00AD19E5" w:rsidP="00AD19E5">
            <w:pPr>
              <w:pStyle w:val="TableParagraph"/>
              <w:spacing w:before="58" w:line="270" w:lineRule="atLeast"/>
              <w:ind w:right="1016"/>
              <w:rPr>
                <w:b/>
                <w:sz w:val="24"/>
              </w:rPr>
            </w:pPr>
            <w:r w:rsidRPr="00B26303">
              <w:rPr>
                <w:b/>
                <w:sz w:val="19"/>
                <w:szCs w:val="19"/>
              </w:rPr>
              <w:t>Kev Siv Pob Nyiaj</w:t>
            </w:r>
          </w:p>
        </w:tc>
        <w:tc>
          <w:tcPr>
            <w:tcW w:w="3598" w:type="dxa"/>
          </w:tcPr>
          <w:p w14:paraId="130B9D3C" w14:textId="77777777" w:rsidR="00AD19E5" w:rsidRDefault="00AD19E5" w:rsidP="00AD19E5">
            <w:pPr>
              <w:pStyle w:val="TableParagraph"/>
              <w:spacing w:before="58" w:line="270" w:lineRule="atLeast"/>
              <w:ind w:right="1014"/>
              <w:rPr>
                <w:b/>
                <w:sz w:val="24"/>
              </w:rPr>
            </w:pPr>
            <w:r w:rsidRPr="00B26303">
              <w:rPr>
                <w:b/>
                <w:sz w:val="19"/>
                <w:szCs w:val="19"/>
              </w:rPr>
              <w:t>Kev Siv Nyiaj Tiag</w:t>
            </w:r>
          </w:p>
        </w:tc>
      </w:tr>
      <w:tr w:rsidR="00AD19E5" w14:paraId="416A21A4" w14:textId="77777777" w:rsidTr="00AD19E5">
        <w:trPr>
          <w:trHeight w:val="623"/>
        </w:trPr>
        <w:tc>
          <w:tcPr>
            <w:tcW w:w="7200" w:type="dxa"/>
            <w:shd w:val="clear" w:color="auto" w:fill="F1E4EF"/>
          </w:tcPr>
          <w:p w14:paraId="56316AFC" w14:textId="77777777" w:rsidR="00AD19E5" w:rsidRPr="000D71B9" w:rsidRDefault="00AD19E5" w:rsidP="00AD19E5">
            <w:pPr>
              <w:pStyle w:val="TableParagraph"/>
              <w:spacing w:before="58"/>
              <w:ind w:left="116" w:right="504"/>
              <w:rPr>
                <w:sz w:val="19"/>
                <w:szCs w:val="19"/>
              </w:rPr>
            </w:pPr>
            <w:r w:rsidRPr="000D71B9">
              <w:rPr>
                <w:sz w:val="19"/>
                <w:szCs w:val="19"/>
              </w:rPr>
              <w:t>thiab tshuaj xyuas ntxiv nrog rau kev saib xyuas thiab kev sib cuam tshuam nrog Pob Tsua EMS uas tau tsim nyob rau xyoo 2016/17.</w:t>
            </w:r>
          </w:p>
        </w:tc>
        <w:tc>
          <w:tcPr>
            <w:tcW w:w="7199" w:type="dxa"/>
            <w:gridSpan w:val="2"/>
            <w:shd w:val="clear" w:color="auto" w:fill="F1E4EF"/>
          </w:tcPr>
          <w:p w14:paraId="40E23723" w14:textId="77777777" w:rsidR="00AD19E5" w:rsidRPr="000D71B9" w:rsidRDefault="00AD19E5" w:rsidP="00AD19E5">
            <w:pPr>
              <w:pStyle w:val="TableParagraph"/>
              <w:rPr>
                <w:rFonts w:ascii="Times New Roman"/>
                <w:sz w:val="19"/>
                <w:szCs w:val="19"/>
              </w:rPr>
            </w:pPr>
          </w:p>
        </w:tc>
      </w:tr>
      <w:tr w:rsidR="00AD19E5" w14:paraId="1CAA9100" w14:textId="77777777" w:rsidTr="00AD19E5">
        <w:trPr>
          <w:trHeight w:val="1831"/>
        </w:trPr>
        <w:tc>
          <w:tcPr>
            <w:tcW w:w="7200" w:type="dxa"/>
            <w:shd w:val="clear" w:color="auto" w:fill="F1E4EF"/>
          </w:tcPr>
          <w:p w14:paraId="1F9967F2" w14:textId="77777777" w:rsidR="00AD19E5" w:rsidRPr="000D71B9" w:rsidRDefault="00AD19E5" w:rsidP="00AD19E5">
            <w:pPr>
              <w:pStyle w:val="TableParagraph"/>
              <w:numPr>
                <w:ilvl w:val="1"/>
                <w:numId w:val="5"/>
              </w:numPr>
              <w:tabs>
                <w:tab w:val="left" w:pos="606"/>
              </w:tabs>
              <w:spacing w:before="118"/>
              <w:ind w:right="209" w:firstLine="0"/>
              <w:jc w:val="both"/>
              <w:rPr>
                <w:sz w:val="19"/>
                <w:szCs w:val="19"/>
              </w:rPr>
            </w:pPr>
            <w:r w:rsidRPr="000D71B9">
              <w:rPr>
                <w:sz w:val="19"/>
                <w:szCs w:val="19"/>
              </w:rPr>
              <w:t xml:space="preserve">Txuas ntxiv tus kws npliag siab ntawm 1: 1000 kom tau raws li cov kev xav tau-kev xav tau ntawm cov tub ntxhais kawm nrog kev qhia ntau txog cov tub ntxhais kawm tsis meej pem. Cov kws npliag siab txhawb nqa cov tub ntxhais kawm nrog kev pab tswv yim, </w:t>
            </w:r>
            <w:del w:id="7039" w:author="year" w:date="2021-07-09T21:04:00Z">
              <w:r w:rsidRPr="000D71B9" w:rsidDel="00D6225C">
                <w:rPr>
                  <w:sz w:val="19"/>
                  <w:szCs w:val="19"/>
                </w:rPr>
                <w:delText>txhawb tus cwj pwm</w:delText>
              </w:r>
            </w:del>
            <w:ins w:id="7040" w:author="year" w:date="2021-07-09T21:04:00Z">
              <w:r>
                <w:rPr>
                  <w:sz w:val="19"/>
                  <w:szCs w:val="19"/>
                </w:rPr>
                <w:t>txhawb nqa Kev coj</w:t>
              </w:r>
            </w:ins>
            <w:r w:rsidRPr="000D71B9">
              <w:rPr>
                <w:sz w:val="19"/>
                <w:szCs w:val="19"/>
              </w:rPr>
              <w:t>, thiab kev cuam tshuam.</w:t>
            </w:r>
          </w:p>
          <w:p w14:paraId="5B3580CF" w14:textId="77777777" w:rsidR="00AD19E5" w:rsidRPr="000D71B9" w:rsidRDefault="00AD19E5" w:rsidP="00AD19E5">
            <w:pPr>
              <w:pStyle w:val="TableParagraph"/>
              <w:numPr>
                <w:ilvl w:val="2"/>
                <w:numId w:val="5"/>
              </w:numPr>
              <w:tabs>
                <w:tab w:val="left" w:pos="777"/>
                <w:tab w:val="left" w:pos="778"/>
              </w:tabs>
              <w:spacing w:before="60"/>
              <w:ind w:hanging="301"/>
              <w:rPr>
                <w:sz w:val="19"/>
                <w:szCs w:val="19"/>
              </w:rPr>
            </w:pPr>
            <w:r w:rsidRPr="000D71B9">
              <w:rPr>
                <w:sz w:val="19"/>
                <w:szCs w:val="19"/>
              </w:rPr>
              <w:t>3.4 FTE ntxiv cov kws npliag siab kom ua tau raws feem puas</w:t>
            </w:r>
          </w:p>
        </w:tc>
        <w:tc>
          <w:tcPr>
            <w:tcW w:w="7199" w:type="dxa"/>
            <w:gridSpan w:val="2"/>
          </w:tcPr>
          <w:p w14:paraId="2E9B737F" w14:textId="77777777" w:rsidR="00AD19E5" w:rsidRPr="000D71B9" w:rsidRDefault="00AD19E5" w:rsidP="00AD19E5">
            <w:pPr>
              <w:pStyle w:val="TableParagraph"/>
              <w:tabs>
                <w:tab w:val="left" w:pos="3718"/>
                <w:tab w:val="left" w:pos="3780"/>
              </w:tabs>
              <w:spacing w:before="176"/>
              <w:ind w:left="174" w:right="293" w:firstLine="61"/>
              <w:rPr>
                <w:sz w:val="19"/>
                <w:szCs w:val="19"/>
              </w:rPr>
            </w:pPr>
            <w:r>
              <w:rPr>
                <w:noProof/>
                <w:sz w:val="19"/>
                <w:szCs w:val="19"/>
                <w:lang w:bidi="th-TH"/>
              </w:rPr>
              <mc:AlternateContent>
                <mc:Choice Requires="wps">
                  <w:drawing>
                    <wp:anchor distT="0" distB="0" distL="114300" distR="114300" simplePos="0" relativeHeight="252100608" behindDoc="0" locked="0" layoutInCell="1" allowOverlap="1" wp14:anchorId="5A2FA86D" wp14:editId="715D3E07">
                      <wp:simplePos x="0" y="0"/>
                      <wp:positionH relativeFrom="column">
                        <wp:posOffset>2336800</wp:posOffset>
                      </wp:positionH>
                      <wp:positionV relativeFrom="paragraph">
                        <wp:posOffset>8255</wp:posOffset>
                      </wp:positionV>
                      <wp:extent cx="2210435" cy="1075055"/>
                      <wp:effectExtent l="0" t="0" r="0" b="0"/>
                      <wp:wrapNone/>
                      <wp:docPr id="132" name="Text Box 5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0435" cy="1075055"/>
                              </a:xfrm>
                              <a:prstGeom prst="rect">
                                <a:avLst/>
                              </a:prstGeom>
                              <a:solidFill>
                                <a:schemeClr val="accent2">
                                  <a:lumMod val="20000"/>
                                  <a:lumOff val="80000"/>
                                </a:schemeClr>
                              </a:solidFill>
                              <a:ln w="9525">
                                <a:solidFill>
                                  <a:schemeClr val="accent2">
                                    <a:lumMod val="20000"/>
                                    <a:lumOff val="80000"/>
                                  </a:schemeClr>
                                </a:solidFill>
                                <a:miter lim="800000"/>
                                <a:headEnd/>
                                <a:tailEnd/>
                              </a:ln>
                            </wps:spPr>
                            <wps:txbx>
                              <w:txbxContent>
                                <w:p w14:paraId="5E773E56" w14:textId="77777777" w:rsidR="00AD19E5" w:rsidRPr="00A5307D" w:rsidRDefault="00AD19E5" w:rsidP="00AD19E5">
                                  <w:pPr>
                                    <w:rPr>
                                      <w:sz w:val="19"/>
                                      <w:szCs w:val="19"/>
                                    </w:rPr>
                                  </w:pPr>
                                  <w:r w:rsidRPr="00A5307D">
                                    <w:rPr>
                                      <w:sz w:val="19"/>
                                      <w:szCs w:val="19"/>
                                    </w:rPr>
                                    <w:t xml:space="preserve">1000, 3000 LCFF Txhawb Ntxiv thiab Kev </w:t>
                                  </w:r>
                                  <w:del w:id="7041" w:author="year" w:date="2021-07-09T21:01:00Z">
                                    <w:r w:rsidRPr="00A5307D" w:rsidDel="001A6FCD">
                                      <w:rPr>
                                        <w:sz w:val="19"/>
                                        <w:szCs w:val="19"/>
                                      </w:rPr>
                                      <w:delText>Tshuaj Daws Mob</w:delText>
                                    </w:r>
                                  </w:del>
                                  <w:ins w:id="7042" w:author="year" w:date="2021-07-09T21:01:00Z">
                                    <w:r>
                                      <w:rPr>
                                        <w:sz w:val="19"/>
                                        <w:szCs w:val="19"/>
                                      </w:rPr>
                                      <w:t>rau siab</w:t>
                                    </w:r>
                                  </w:ins>
                                  <w:r w:rsidRPr="00A5307D">
                                    <w:rPr>
                                      <w:sz w:val="19"/>
                                      <w:szCs w:val="19"/>
                                    </w:rPr>
                                    <w:t xml:space="preserve"> $397,559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2FA86D" id="Text Box 564" o:spid="_x0000_s1172" type="#_x0000_t202" style="position:absolute;left:0;text-align:left;margin-left:184pt;margin-top:.65pt;width:174.05pt;height:84.6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" fillcolor="#f2dbdb [661]" strokecolor="#f2dbdb [661]">
                      <v:textbox>
                        <w:txbxContent>
                          <w:p w14:paraId="5E773E56" w14:textId="77777777" w:rsidR="00AD19E5" w:rsidRPr="00A5307D" w:rsidRDefault="00AD19E5" w:rsidP="00AD19E5">
                            <w:pPr>
                              <w:rPr>
                                <w:sz w:val="19"/>
                                <w:szCs w:val="19"/>
                              </w:rPr>
                            </w:pPr>
                            <w:r w:rsidRPr="00A5307D">
                              <w:rPr>
                                <w:sz w:val="19"/>
                                <w:szCs w:val="19"/>
                              </w:rPr>
                              <w:t xml:space="preserve">1000, 3000 LCFF Txhawb Ntxiv thiab Kev </w:t>
                            </w:r>
                            <w:del w:id="7043" w:author="year" w:date="2021-07-09T21:01:00Z">
                              <w:r w:rsidRPr="00A5307D" w:rsidDel="001A6FCD">
                                <w:rPr>
                                  <w:sz w:val="19"/>
                                  <w:szCs w:val="19"/>
                                </w:rPr>
                                <w:delText>Tshuaj Daws Mob</w:delText>
                              </w:r>
                            </w:del>
                            <w:ins w:id="7044" w:author="year" w:date="2021-07-09T21:01:00Z">
                              <w:r>
                                <w:rPr>
                                  <w:sz w:val="19"/>
                                  <w:szCs w:val="19"/>
                                </w:rPr>
                                <w:t>rau siab</w:t>
                              </w:r>
                            </w:ins>
                            <w:r w:rsidRPr="00A5307D">
                              <w:rPr>
                                <w:sz w:val="19"/>
                                <w:szCs w:val="19"/>
                              </w:rPr>
                              <w:t xml:space="preserve"> $397,559</w:t>
                            </w:r>
                          </w:p>
                        </w:txbxContent>
                      </v:textbox>
                    </v:shape>
                  </w:pict>
                </mc:Fallback>
              </mc:AlternateContent>
            </w:r>
            <w:r>
              <w:rPr>
                <w:noProof/>
                <w:sz w:val="19"/>
                <w:szCs w:val="19"/>
                <w:lang w:bidi="th-TH"/>
              </w:rPr>
              <mc:AlternateContent>
                <mc:Choice Requires="wps">
                  <w:drawing>
                    <wp:anchor distT="0" distB="0" distL="114300" distR="114300" simplePos="0" relativeHeight="252099584" behindDoc="0" locked="0" layoutInCell="1" allowOverlap="1" wp14:anchorId="212189FB" wp14:editId="1EB72A58">
                      <wp:simplePos x="0" y="0"/>
                      <wp:positionH relativeFrom="column">
                        <wp:posOffset>32385</wp:posOffset>
                      </wp:positionH>
                      <wp:positionV relativeFrom="paragraph">
                        <wp:posOffset>38100</wp:posOffset>
                      </wp:positionV>
                      <wp:extent cx="2210435" cy="1075055"/>
                      <wp:effectExtent l="0" t="0" r="0" b="0"/>
                      <wp:wrapNone/>
                      <wp:docPr id="131" name="Text Box 5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0435" cy="1075055"/>
                              </a:xfrm>
                              <a:prstGeom prst="rect">
                                <a:avLst/>
                              </a:prstGeom>
                              <a:solidFill>
                                <a:schemeClr val="accent2">
                                  <a:lumMod val="20000"/>
                                  <a:lumOff val="80000"/>
                                </a:schemeClr>
                              </a:solidFill>
                              <a:ln w="9525">
                                <a:solidFill>
                                  <a:schemeClr val="accent2">
                                    <a:lumMod val="20000"/>
                                    <a:lumOff val="80000"/>
                                  </a:schemeClr>
                                </a:solidFill>
                                <a:miter lim="800000"/>
                                <a:headEnd/>
                                <a:tailEnd/>
                              </a:ln>
                            </wps:spPr>
                            <wps:txbx>
                              <w:txbxContent>
                                <w:p w14:paraId="1F9F4A34" w14:textId="77777777" w:rsidR="00AD19E5" w:rsidRPr="00A5307D" w:rsidRDefault="00AD19E5" w:rsidP="00AD19E5">
                                  <w:pPr>
                                    <w:rPr>
                                      <w:sz w:val="19"/>
                                      <w:szCs w:val="19"/>
                                    </w:rPr>
                                  </w:pPr>
                                  <w:r w:rsidRPr="00A5307D">
                                    <w:rPr>
                                      <w:sz w:val="19"/>
                                      <w:szCs w:val="19"/>
                                    </w:rPr>
                                    <w:t xml:space="preserve">1000, 3000 LCFF Txhawb Ntxiv thiab Kev </w:t>
                                  </w:r>
                                  <w:del w:id="7045" w:author="year" w:date="2021-07-09T21:01:00Z">
                                    <w:r w:rsidRPr="00A5307D" w:rsidDel="001A6FCD">
                                      <w:rPr>
                                        <w:sz w:val="19"/>
                                        <w:szCs w:val="19"/>
                                      </w:rPr>
                                      <w:delText>Tshuaj Daws Mob</w:delText>
                                    </w:r>
                                  </w:del>
                                  <w:ins w:id="7046" w:author="year" w:date="2021-07-09T21:01:00Z">
                                    <w:r>
                                      <w:rPr>
                                        <w:sz w:val="19"/>
                                        <w:szCs w:val="19"/>
                                      </w:rPr>
                                      <w:t>rau siab</w:t>
                                    </w:r>
                                  </w:ins>
                                  <w:r w:rsidRPr="00A5307D">
                                    <w:rPr>
                                      <w:sz w:val="19"/>
                                      <w:szCs w:val="19"/>
                                    </w:rPr>
                                    <w:t xml:space="preserve"> $398,507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2189FB" id="Text Box 563" o:spid="_x0000_s1173" type="#_x0000_t202" style="position:absolute;left:0;text-align:left;margin-left:2.55pt;margin-top:3pt;width:174.05pt;height:84.6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" fillcolor="#f2dbdb [661]" strokecolor="#f2dbdb [661]">
                      <v:textbox>
                        <w:txbxContent>
                          <w:p w14:paraId="1F9F4A34" w14:textId="77777777" w:rsidR="00AD19E5" w:rsidRPr="00A5307D" w:rsidRDefault="00AD19E5" w:rsidP="00AD19E5">
                            <w:pPr>
                              <w:rPr>
                                <w:sz w:val="19"/>
                                <w:szCs w:val="19"/>
                              </w:rPr>
                            </w:pPr>
                            <w:r w:rsidRPr="00A5307D">
                              <w:rPr>
                                <w:sz w:val="19"/>
                                <w:szCs w:val="19"/>
                              </w:rPr>
                              <w:t xml:space="preserve">1000, 3000 LCFF Txhawb Ntxiv thiab Kev </w:t>
                            </w:r>
                            <w:del w:id="7047" w:author="year" w:date="2021-07-09T21:01:00Z">
                              <w:r w:rsidRPr="00A5307D" w:rsidDel="001A6FCD">
                                <w:rPr>
                                  <w:sz w:val="19"/>
                                  <w:szCs w:val="19"/>
                                </w:rPr>
                                <w:delText>Tshuaj Daws Mob</w:delText>
                              </w:r>
                            </w:del>
                            <w:ins w:id="7048" w:author="year" w:date="2021-07-09T21:01:00Z">
                              <w:r>
                                <w:rPr>
                                  <w:sz w:val="19"/>
                                  <w:szCs w:val="19"/>
                                </w:rPr>
                                <w:t>rau siab</w:t>
                              </w:r>
                            </w:ins>
                            <w:r w:rsidRPr="00A5307D">
                              <w:rPr>
                                <w:sz w:val="19"/>
                                <w:szCs w:val="19"/>
                              </w:rPr>
                              <w:t xml:space="preserve"> $398,507</w:t>
                            </w:r>
                          </w:p>
                        </w:txbxContent>
                      </v:textbox>
                    </v:shape>
                  </w:pict>
                </mc:Fallback>
              </mc:AlternateContent>
            </w:r>
          </w:p>
        </w:tc>
      </w:tr>
      <w:tr w:rsidR="00AD19E5" w14:paraId="74D7A2B8" w14:textId="77777777" w:rsidTr="00AD19E5">
        <w:trPr>
          <w:trHeight w:val="430"/>
        </w:trPr>
        <w:tc>
          <w:tcPr>
            <w:tcW w:w="7200" w:type="dxa"/>
            <w:shd w:val="clear" w:color="auto" w:fill="F1E4EF"/>
          </w:tcPr>
          <w:p w14:paraId="568979E0" w14:textId="77777777" w:rsidR="00AD19E5" w:rsidRPr="000D71B9" w:rsidRDefault="00AD19E5" w:rsidP="00AD19E5">
            <w:pPr>
              <w:pStyle w:val="TableParagraph"/>
              <w:spacing w:before="118"/>
              <w:ind w:left="116"/>
              <w:rPr>
                <w:sz w:val="19"/>
                <w:szCs w:val="19"/>
              </w:rPr>
            </w:pPr>
            <w:r w:rsidRPr="000D71B9">
              <w:rPr>
                <w:sz w:val="19"/>
                <w:szCs w:val="19"/>
              </w:rPr>
              <w:t xml:space="preserve">3.17 Txiav Txim Siab </w:t>
            </w:r>
            <w:del w:id="7049" w:author="year" w:date="2021-07-09T21:05:00Z">
              <w:r w:rsidRPr="000D71B9" w:rsidDel="00D6225C">
                <w:rPr>
                  <w:sz w:val="19"/>
                  <w:szCs w:val="19"/>
                </w:rPr>
                <w:delText>Ua Mus</w:delText>
              </w:r>
            </w:del>
            <w:ins w:id="7050" w:author="year" w:date="2021-07-09T21:05:00Z">
              <w:r>
                <w:rPr>
                  <w:sz w:val="19"/>
                  <w:szCs w:val="19"/>
                </w:rPr>
                <w:t>tso tseg</w:t>
              </w:r>
            </w:ins>
          </w:p>
        </w:tc>
        <w:tc>
          <w:tcPr>
            <w:tcW w:w="3601" w:type="dxa"/>
            <w:shd w:val="clear" w:color="auto" w:fill="F1E4EF"/>
          </w:tcPr>
          <w:p w14:paraId="73156E26" w14:textId="77777777" w:rsidR="00AD19E5" w:rsidRPr="000D71B9" w:rsidRDefault="00AD19E5" w:rsidP="00AD19E5">
            <w:pPr>
              <w:pStyle w:val="TableParagraph"/>
              <w:spacing w:before="176" w:line="235" w:lineRule="exact"/>
              <w:ind w:left="174"/>
              <w:rPr>
                <w:sz w:val="19"/>
                <w:szCs w:val="19"/>
              </w:rPr>
            </w:pPr>
            <w:r w:rsidRPr="000D71B9">
              <w:rPr>
                <w:sz w:val="19"/>
                <w:szCs w:val="19"/>
              </w:rPr>
              <w:t xml:space="preserve">Txiav Txim Siab </w:t>
            </w:r>
            <w:ins w:id="7051" w:author="year" w:date="2021-07-09T21:06:00Z">
              <w:r>
                <w:rPr>
                  <w:sz w:val="19"/>
                  <w:szCs w:val="19"/>
                </w:rPr>
                <w:t>Tso Tseg</w:t>
              </w:r>
            </w:ins>
            <w:del w:id="7052" w:author="year" w:date="2021-07-09T21:06:00Z">
              <w:r w:rsidRPr="000D71B9" w:rsidDel="00D6225C">
                <w:rPr>
                  <w:sz w:val="19"/>
                  <w:szCs w:val="19"/>
                </w:rPr>
                <w:delText>Ua Mus</w:delText>
              </w:r>
            </w:del>
          </w:p>
        </w:tc>
        <w:tc>
          <w:tcPr>
            <w:tcW w:w="3598" w:type="dxa"/>
            <w:shd w:val="clear" w:color="auto" w:fill="F1E4EF"/>
          </w:tcPr>
          <w:p w14:paraId="182F979A" w14:textId="77777777" w:rsidR="00AD19E5" w:rsidRPr="000D71B9" w:rsidRDefault="00AD19E5" w:rsidP="00AD19E5">
            <w:pPr>
              <w:pStyle w:val="TableParagraph"/>
              <w:spacing w:before="176" w:line="235" w:lineRule="exact"/>
              <w:ind w:left="118"/>
              <w:rPr>
                <w:sz w:val="19"/>
                <w:szCs w:val="19"/>
              </w:rPr>
            </w:pPr>
            <w:r w:rsidRPr="000D71B9">
              <w:rPr>
                <w:sz w:val="19"/>
                <w:szCs w:val="19"/>
              </w:rPr>
              <w:t xml:space="preserve">Txiav Txim Siab </w:t>
            </w:r>
            <w:ins w:id="7053" w:author="year" w:date="2021-07-09T21:06:00Z">
              <w:r>
                <w:rPr>
                  <w:sz w:val="19"/>
                  <w:szCs w:val="19"/>
                </w:rPr>
                <w:t>Tso Tseg</w:t>
              </w:r>
            </w:ins>
            <w:del w:id="7054" w:author="year" w:date="2021-07-09T21:06:00Z">
              <w:r w:rsidRPr="000D71B9" w:rsidDel="00D6225C">
                <w:rPr>
                  <w:sz w:val="19"/>
                  <w:szCs w:val="19"/>
                </w:rPr>
                <w:delText>Ua Mus</w:delText>
              </w:r>
            </w:del>
          </w:p>
        </w:tc>
      </w:tr>
      <w:tr w:rsidR="00AD19E5" w14:paraId="61498E20" w14:textId="77777777" w:rsidTr="00AD19E5">
        <w:trPr>
          <w:trHeight w:val="430"/>
        </w:trPr>
        <w:tc>
          <w:tcPr>
            <w:tcW w:w="7200" w:type="dxa"/>
            <w:shd w:val="clear" w:color="auto" w:fill="F1E4EF"/>
          </w:tcPr>
          <w:p w14:paraId="0F8A5A64" w14:textId="77777777" w:rsidR="00AD19E5" w:rsidRPr="000D71B9" w:rsidRDefault="00AD19E5" w:rsidP="00AD19E5">
            <w:pPr>
              <w:pStyle w:val="TableParagraph"/>
              <w:spacing w:before="118"/>
              <w:ind w:left="116"/>
              <w:rPr>
                <w:sz w:val="19"/>
                <w:szCs w:val="19"/>
              </w:rPr>
            </w:pPr>
            <w:r w:rsidRPr="000D71B9">
              <w:rPr>
                <w:sz w:val="19"/>
                <w:szCs w:val="19"/>
              </w:rPr>
              <w:t>3.18 Ib qho kev ua ib xyoos / kev pab rau 17/18 nkaus xwb.</w:t>
            </w:r>
          </w:p>
        </w:tc>
        <w:tc>
          <w:tcPr>
            <w:tcW w:w="3601" w:type="dxa"/>
            <w:shd w:val="clear" w:color="auto" w:fill="F1E4EF"/>
          </w:tcPr>
          <w:p w14:paraId="49BA7762" w14:textId="77777777" w:rsidR="00AD19E5" w:rsidRPr="000D71B9" w:rsidRDefault="00AD19E5" w:rsidP="00AD19E5">
            <w:pPr>
              <w:pStyle w:val="TableParagraph"/>
              <w:spacing w:before="176" w:line="235" w:lineRule="exact"/>
              <w:ind w:left="174"/>
              <w:rPr>
                <w:sz w:val="19"/>
                <w:szCs w:val="19"/>
              </w:rPr>
            </w:pPr>
            <w:r w:rsidRPr="000D71B9">
              <w:rPr>
                <w:sz w:val="19"/>
                <w:szCs w:val="19"/>
              </w:rPr>
              <w:t>N/A</w:t>
            </w:r>
          </w:p>
        </w:tc>
        <w:tc>
          <w:tcPr>
            <w:tcW w:w="3598" w:type="dxa"/>
            <w:shd w:val="clear" w:color="auto" w:fill="F1E4EF"/>
          </w:tcPr>
          <w:p w14:paraId="1182C844" w14:textId="77777777" w:rsidR="00AD19E5" w:rsidRPr="000D71B9" w:rsidRDefault="00AD19E5" w:rsidP="00AD19E5">
            <w:pPr>
              <w:pStyle w:val="TableParagraph"/>
              <w:spacing w:before="176" w:line="235" w:lineRule="exact"/>
              <w:ind w:left="118"/>
              <w:rPr>
                <w:sz w:val="19"/>
                <w:szCs w:val="19"/>
              </w:rPr>
            </w:pPr>
            <w:r w:rsidRPr="000D71B9">
              <w:rPr>
                <w:sz w:val="19"/>
                <w:szCs w:val="19"/>
              </w:rPr>
              <w:t>N/A</w:t>
            </w:r>
          </w:p>
        </w:tc>
      </w:tr>
      <w:tr w:rsidR="00AD19E5" w14:paraId="3DDC21D9" w14:textId="77777777" w:rsidTr="00AD19E5">
        <w:trPr>
          <w:trHeight w:val="679"/>
        </w:trPr>
        <w:tc>
          <w:tcPr>
            <w:tcW w:w="7200" w:type="dxa"/>
            <w:vMerge w:val="restart"/>
            <w:shd w:val="clear" w:color="auto" w:fill="F1E4EF"/>
          </w:tcPr>
          <w:p w14:paraId="5DDE4F05" w14:textId="77777777" w:rsidR="00AD19E5" w:rsidRPr="000D71B9" w:rsidRDefault="00AD19E5" w:rsidP="00AD19E5">
            <w:pPr>
              <w:pStyle w:val="TableParagraph"/>
              <w:spacing w:before="118"/>
              <w:ind w:left="116" w:right="284"/>
              <w:rPr>
                <w:sz w:val="19"/>
                <w:szCs w:val="19"/>
              </w:rPr>
            </w:pPr>
            <w:r w:rsidRPr="000D71B9">
              <w:rPr>
                <w:sz w:val="19"/>
                <w:szCs w:val="19"/>
              </w:rPr>
              <w:t xml:space="preserve">3.19 Tus Kws Pab Tswv Yim </w:t>
            </w:r>
            <w:ins w:id="7055" w:author="year" w:date="2021-07-09T21:06:00Z">
              <w:r>
                <w:rPr>
                  <w:sz w:val="19"/>
                  <w:szCs w:val="19"/>
                </w:rPr>
                <w:t xml:space="preserve">ntawm chaw loj </w:t>
              </w:r>
            </w:ins>
            <w:del w:id="7056" w:author="year" w:date="2021-07-09T21:06:00Z">
              <w:r w:rsidRPr="000D71B9" w:rsidDel="00D6225C">
                <w:rPr>
                  <w:sz w:val="19"/>
                  <w:szCs w:val="19"/>
                </w:rPr>
                <w:delText xml:space="preserve">Hauv Ib Cheeb Tsam </w:delText>
              </w:r>
            </w:del>
            <w:r w:rsidRPr="000D71B9">
              <w:rPr>
                <w:sz w:val="19"/>
                <w:szCs w:val="19"/>
              </w:rPr>
              <w:t xml:space="preserve">rau cov kev </w:t>
            </w:r>
            <w:ins w:id="7057" w:author="year" w:date="2021-07-09T21:07:00Z">
              <w:r>
                <w:rPr>
                  <w:sz w:val="19"/>
                  <w:szCs w:val="19"/>
                </w:rPr>
                <w:t xml:space="preserve">ntshaw ntawm kev </w:t>
              </w:r>
            </w:ins>
            <w:r w:rsidRPr="000D71B9">
              <w:rPr>
                <w:sz w:val="19"/>
                <w:szCs w:val="19"/>
              </w:rPr>
              <w:t xml:space="preserve">xav </w:t>
            </w:r>
            <w:del w:id="7058" w:author="year" w:date="2021-07-09T21:07:00Z">
              <w:r w:rsidRPr="000D71B9" w:rsidDel="00D6225C">
                <w:rPr>
                  <w:sz w:val="19"/>
                  <w:szCs w:val="19"/>
                </w:rPr>
                <w:delText xml:space="preserve">hauv zej zog </w:delText>
              </w:r>
            </w:del>
            <w:r w:rsidRPr="000D71B9">
              <w:rPr>
                <w:sz w:val="19"/>
                <w:szCs w:val="19"/>
              </w:rPr>
              <w:t xml:space="preserve">yuav tau txais kev pab cuam </w:t>
            </w:r>
            <w:ins w:id="7059" w:author="year" w:date="2021-07-09T21:08:00Z">
              <w:r>
                <w:rPr>
                  <w:sz w:val="19"/>
                  <w:szCs w:val="19"/>
                </w:rPr>
                <w:t xml:space="preserve">rau </w:t>
              </w:r>
            </w:ins>
            <w:r w:rsidRPr="000D71B9">
              <w:rPr>
                <w:sz w:val="19"/>
                <w:szCs w:val="19"/>
              </w:rPr>
              <w:t xml:space="preserve">kev mob hlwb rau cov me nyuam kawm ntawv hauv Twin Rivers nrog rau 7 lub tsev kawm ntawv qib qis </w:t>
            </w:r>
            <w:ins w:id="7060" w:author="year" w:date="2021-07-09T21:09:00Z">
              <w:r>
                <w:rPr>
                  <w:sz w:val="19"/>
                  <w:szCs w:val="19"/>
                </w:rPr>
                <w:t xml:space="preserve">TR </w:t>
              </w:r>
            </w:ins>
            <w:r w:rsidRPr="000D71B9">
              <w:rPr>
                <w:sz w:val="19"/>
                <w:szCs w:val="19"/>
              </w:rPr>
              <w:t>uas tsis muaj tus kws pab sab laj.</w:t>
            </w:r>
          </w:p>
        </w:tc>
        <w:tc>
          <w:tcPr>
            <w:tcW w:w="3601" w:type="dxa"/>
            <w:tcBorders>
              <w:bottom w:val="nil"/>
            </w:tcBorders>
            <w:shd w:val="clear" w:color="auto" w:fill="F1E4EF"/>
          </w:tcPr>
          <w:p w14:paraId="348A5426" w14:textId="77777777" w:rsidR="00AD19E5" w:rsidRPr="000D71B9" w:rsidRDefault="00AD19E5" w:rsidP="00AD19E5">
            <w:pPr>
              <w:pStyle w:val="TableParagraph"/>
              <w:spacing w:before="176" w:line="250" w:lineRule="atLeast"/>
              <w:ind w:left="174" w:right="222" w:firstLine="61"/>
              <w:rPr>
                <w:sz w:val="19"/>
                <w:szCs w:val="19"/>
              </w:rPr>
            </w:pPr>
            <w:r w:rsidRPr="000D71B9">
              <w:rPr>
                <w:sz w:val="19"/>
                <w:szCs w:val="19"/>
              </w:rPr>
              <w:t xml:space="preserve">1000, 3000 LCFF Txhawb Ntxiv thiab Kev </w:t>
            </w:r>
            <w:del w:id="7061" w:author="year" w:date="2021-07-09T21:01:00Z">
              <w:r w:rsidRPr="000D71B9" w:rsidDel="001A6FCD">
                <w:rPr>
                  <w:sz w:val="19"/>
                  <w:szCs w:val="19"/>
                </w:rPr>
                <w:delText>Tshuaj Daws Mob</w:delText>
              </w:r>
            </w:del>
            <w:ins w:id="7062" w:author="year" w:date="2021-07-09T21:01:00Z">
              <w:r>
                <w:rPr>
                  <w:sz w:val="19"/>
                  <w:szCs w:val="19"/>
                </w:rPr>
                <w:t>rau siab</w:t>
              </w:r>
            </w:ins>
            <w:r w:rsidRPr="000D71B9">
              <w:rPr>
                <w:sz w:val="19"/>
                <w:szCs w:val="19"/>
              </w:rPr>
              <w:t xml:space="preserve"> $ 103,713</w:t>
            </w:r>
          </w:p>
        </w:tc>
        <w:tc>
          <w:tcPr>
            <w:tcW w:w="3598" w:type="dxa"/>
            <w:tcBorders>
              <w:bottom w:val="nil"/>
            </w:tcBorders>
            <w:shd w:val="clear" w:color="auto" w:fill="F1E4EF"/>
          </w:tcPr>
          <w:p w14:paraId="39CB0DC5" w14:textId="77777777" w:rsidR="00AD19E5" w:rsidRPr="000D71B9" w:rsidRDefault="00AD19E5" w:rsidP="00AD19E5">
            <w:pPr>
              <w:pStyle w:val="TableParagraph"/>
              <w:spacing w:before="176" w:line="250" w:lineRule="atLeast"/>
              <w:ind w:left="118" w:right="275" w:firstLine="61"/>
              <w:rPr>
                <w:sz w:val="19"/>
                <w:szCs w:val="19"/>
              </w:rPr>
            </w:pPr>
            <w:r w:rsidRPr="000D71B9">
              <w:rPr>
                <w:sz w:val="19"/>
                <w:szCs w:val="19"/>
              </w:rPr>
              <w:t xml:space="preserve">1000, 3000 LCFF Txhawb Ntxiv thiab Kev </w:t>
            </w:r>
            <w:del w:id="7063" w:author="year" w:date="2021-07-09T21:01:00Z">
              <w:r w:rsidRPr="000D71B9" w:rsidDel="001A6FCD">
                <w:rPr>
                  <w:sz w:val="19"/>
                  <w:szCs w:val="19"/>
                </w:rPr>
                <w:delText>Tshuaj Daws Mob</w:delText>
              </w:r>
            </w:del>
            <w:ins w:id="7064" w:author="year" w:date="2021-07-09T21:01:00Z">
              <w:r>
                <w:rPr>
                  <w:sz w:val="19"/>
                  <w:szCs w:val="19"/>
                </w:rPr>
                <w:t>rau siab</w:t>
              </w:r>
            </w:ins>
            <w:r w:rsidRPr="000D71B9">
              <w:rPr>
                <w:sz w:val="19"/>
                <w:szCs w:val="19"/>
              </w:rPr>
              <w:t xml:space="preserve"> $ 103,690</w:t>
            </w:r>
          </w:p>
        </w:tc>
      </w:tr>
      <w:tr w:rsidR="00AD19E5" w14:paraId="1BD26F2F" w14:textId="77777777" w:rsidTr="00AD19E5">
        <w:trPr>
          <w:trHeight w:val="250"/>
        </w:trPr>
        <w:tc>
          <w:tcPr>
            <w:tcW w:w="7200" w:type="dxa"/>
            <w:vMerge/>
            <w:tcBorders>
              <w:top w:val="nil"/>
            </w:tcBorders>
            <w:shd w:val="clear" w:color="auto" w:fill="F1E4EF"/>
          </w:tcPr>
          <w:p w14:paraId="410B4F29" w14:textId="77777777" w:rsidR="00AD19E5" w:rsidRDefault="00AD19E5" w:rsidP="00AD19E5">
            <w:pPr>
              <w:rPr>
                <w:sz w:val="2"/>
                <w:szCs w:val="2"/>
              </w:rPr>
            </w:pPr>
          </w:p>
        </w:tc>
        <w:tc>
          <w:tcPr>
            <w:tcW w:w="7199" w:type="dxa"/>
            <w:gridSpan w:val="2"/>
            <w:tcBorders>
              <w:top w:val="nil"/>
            </w:tcBorders>
            <w:shd w:val="clear" w:color="auto" w:fill="F1E4EF"/>
          </w:tcPr>
          <w:p w14:paraId="69E89CC0" w14:textId="77777777" w:rsidR="00AD19E5" w:rsidRDefault="00AD19E5" w:rsidP="00AD19E5">
            <w:pPr>
              <w:pStyle w:val="TableParagraph"/>
              <w:rPr>
                <w:rFonts w:ascii="Times New Roman"/>
                <w:sz w:val="18"/>
              </w:rPr>
            </w:pPr>
          </w:p>
        </w:tc>
      </w:tr>
    </w:tbl>
    <w:p w14:paraId="73001418" w14:textId="77777777" w:rsidR="00AD19E5" w:rsidRDefault="00AD19E5" w:rsidP="00AD19E5">
      <w:pPr>
        <w:pStyle w:val="BodyText"/>
        <w:spacing w:before="3"/>
        <w:rPr>
          <w:b/>
          <w:sz w:val="21"/>
        </w:rPr>
      </w:pPr>
      <w:r>
        <w:rPr>
          <w:noProof/>
          <w:lang w:bidi="th-TH"/>
        </w:rPr>
        <mc:AlternateContent>
          <mc:Choice Requires="wpg">
            <w:drawing>
              <wp:anchor distT="0" distB="0" distL="114300" distR="114300" simplePos="0" relativeHeight="252036096" behindDoc="1" locked="0" layoutInCell="1" allowOverlap="1" wp14:anchorId="73E0225F" wp14:editId="78937D63">
                <wp:simplePos x="0" y="0"/>
                <wp:positionH relativeFrom="page">
                  <wp:posOffset>5030470</wp:posOffset>
                </wp:positionH>
                <wp:positionV relativeFrom="page">
                  <wp:posOffset>1250315</wp:posOffset>
                </wp:positionV>
                <wp:extent cx="4568825" cy="1163320"/>
                <wp:effectExtent l="0" t="0" r="0" b="0"/>
                <wp:wrapNone/>
                <wp:docPr id="128"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8825" cy="1163320"/>
                          <a:chOff x="7922" y="1969"/>
                          <a:chExt cx="7195" cy="1832"/>
                        </a:xfrm>
                      </wpg:grpSpPr>
                      <wps:wsp>
                        <wps:cNvPr id="129" name="Rectangle 114"/>
                        <wps:cNvSpPr>
                          <a:spLocks noChangeArrowheads="1"/>
                        </wps:cNvSpPr>
                        <wps:spPr bwMode="auto">
                          <a:xfrm>
                            <a:off x="7922" y="1968"/>
                            <a:ext cx="7195" cy="1832"/>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Line 113"/>
                        <wps:cNvCnPr>
                          <a:cxnSpLocks noChangeShapeType="1"/>
                        </wps:cNvCnPr>
                        <wps:spPr bwMode="auto">
                          <a:xfrm>
                            <a:off x="11523" y="2027"/>
                            <a:ext cx="0" cy="624"/>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A25935" id="Group 112" o:spid="_x0000_s1026" style="position:absolute;margin-left:396.1pt;margin-top:98.45pt;width:359.75pt;height:91.6pt;z-index:-251280384;mso-position-horizontal-relative:page;mso-position-vertical-relative:page" coordorigin="7922,1969" coordsize="7195,1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">
                <v:rect id="Rectangle 114" o:spid="_x0000_s1027" style="position:absolute;left:7922;top:1968;width:7195;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" fillcolor="#f1e4ef" stroked="f"/>
                <v:line id="Line 113" o:spid="_x0000_s1028" style="position:absolute;visibility:visible;mso-wrap-style:square" from="11523,2027" to="11523,2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" strokecolor="#d5abff" strokeweight=".25pt"/>
                <w10:wrap anchorx="page" anchory="page"/>
              </v:group>
            </w:pict>
          </mc:Fallback>
        </mc:AlternateContent>
      </w:r>
    </w:p>
    <w:p w14:paraId="650FDB7F" w14:textId="77777777" w:rsidR="00AD19E5" w:rsidRPr="00D80145" w:rsidRDefault="00AD19E5" w:rsidP="00AD19E5">
      <w:pPr>
        <w:spacing w:before="91"/>
        <w:ind w:left="191"/>
        <w:rPr>
          <w:b/>
          <w:sz w:val="26"/>
          <w:szCs w:val="26"/>
        </w:rPr>
      </w:pPr>
      <w:hyperlink r:id="rId70" w:anchor="GoalAnalysis">
        <w:r w:rsidRPr="00D80145">
          <w:rPr>
            <w:b/>
            <w:sz w:val="26"/>
            <w:szCs w:val="26"/>
          </w:rPr>
          <w:t>Kev Tshawb Xyuas Lub Hom Phiaj</w:t>
        </w:r>
      </w:hyperlink>
    </w:p>
    <w:p w14:paraId="2C647DDD" w14:textId="77777777" w:rsidR="00AD19E5" w:rsidRDefault="00AD19E5" w:rsidP="00AD19E5">
      <w:pPr>
        <w:pStyle w:val="BodyText"/>
        <w:spacing w:before="3"/>
        <w:rPr>
          <w:b/>
          <w:sz w:val="27"/>
        </w:rPr>
      </w:pPr>
    </w:p>
    <w:p w14:paraId="263D6240" w14:textId="77777777" w:rsidR="00AD19E5" w:rsidRPr="00590E4A" w:rsidRDefault="00AD19E5" w:rsidP="00AD19E5">
      <w:pPr>
        <w:pStyle w:val="BodyText"/>
        <w:ind w:left="191" w:right="114"/>
        <w:rPr>
          <w:sz w:val="22"/>
          <w:szCs w:val="22"/>
        </w:rPr>
      </w:pPr>
      <w:r>
        <w:rPr>
          <w:noProof/>
          <w:lang w:bidi="th-TH"/>
        </w:rPr>
        <mc:AlternateContent>
          <mc:Choice Requires="wpg">
            <w:drawing>
              <wp:anchor distT="0" distB="0" distL="114300" distR="114300" simplePos="0" relativeHeight="252037120" behindDoc="1" locked="0" layoutInCell="1" allowOverlap="1" wp14:anchorId="4D3E27F0" wp14:editId="648F0E75">
                <wp:simplePos x="0" y="0"/>
                <wp:positionH relativeFrom="page">
                  <wp:posOffset>457200</wp:posOffset>
                </wp:positionH>
                <wp:positionV relativeFrom="paragraph">
                  <wp:posOffset>350520</wp:posOffset>
                </wp:positionV>
                <wp:extent cx="9144000" cy="1276350"/>
                <wp:effectExtent l="0" t="0" r="0" b="0"/>
                <wp:wrapNone/>
                <wp:docPr id="125"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1276350"/>
                          <a:chOff x="720" y="552"/>
                          <a:chExt cx="14400" cy="2010"/>
                        </a:xfrm>
                      </wpg:grpSpPr>
                      <wps:wsp>
                        <wps:cNvPr id="126" name="Rectangle 111"/>
                        <wps:cNvSpPr>
                          <a:spLocks noChangeArrowheads="1"/>
                        </wps:cNvSpPr>
                        <wps:spPr bwMode="auto">
                          <a:xfrm>
                            <a:off x="730" y="561"/>
                            <a:ext cx="14380" cy="1990"/>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AutoShape 110"/>
                        <wps:cNvSpPr>
                          <a:spLocks/>
                        </wps:cNvSpPr>
                        <wps:spPr bwMode="auto">
                          <a:xfrm>
                            <a:off x="-5" y="3644"/>
                            <a:ext cx="14400" cy="2000"/>
                          </a:xfrm>
                          <a:custGeom>
                            <a:avLst/>
                            <a:gdLst>
                              <a:gd name="T0" fmla="+- 0 725 -5"/>
                              <a:gd name="T1" fmla="*/ T0 w 14400"/>
                              <a:gd name="T2" fmla="+- 0 562 3645"/>
                              <a:gd name="T3" fmla="*/ 562 h 2000"/>
                              <a:gd name="T4" fmla="+- 0 725 -5"/>
                              <a:gd name="T5" fmla="*/ T4 w 14400"/>
                              <a:gd name="T6" fmla="+- 0 2552 3645"/>
                              <a:gd name="T7" fmla="*/ 2552 h 2000"/>
                              <a:gd name="T8" fmla="+- 0 15115 -5"/>
                              <a:gd name="T9" fmla="*/ T8 w 14400"/>
                              <a:gd name="T10" fmla="+- 0 562 3645"/>
                              <a:gd name="T11" fmla="*/ 562 h 2000"/>
                              <a:gd name="T12" fmla="+- 0 15115 -5"/>
                              <a:gd name="T13" fmla="*/ T12 w 14400"/>
                              <a:gd name="T14" fmla="+- 0 2552 3645"/>
                              <a:gd name="T15" fmla="*/ 2552 h 2000"/>
                              <a:gd name="T16" fmla="+- 0 720 -5"/>
                              <a:gd name="T17" fmla="*/ T16 w 14400"/>
                              <a:gd name="T18" fmla="+- 0 557 3645"/>
                              <a:gd name="T19" fmla="*/ 557 h 2000"/>
                              <a:gd name="T20" fmla="+- 0 15120 -5"/>
                              <a:gd name="T21" fmla="*/ T20 w 14400"/>
                              <a:gd name="T22" fmla="+- 0 557 3645"/>
                              <a:gd name="T23" fmla="*/ 557 h 2000"/>
                              <a:gd name="T24" fmla="+- 0 720 -5"/>
                              <a:gd name="T25" fmla="*/ T24 w 14400"/>
                              <a:gd name="T26" fmla="+- 0 2557 3645"/>
                              <a:gd name="T27" fmla="*/ 2557 h 2000"/>
                              <a:gd name="T28" fmla="+- 0 15120 -5"/>
                              <a:gd name="T29" fmla="*/ T28 w 14400"/>
                              <a:gd name="T30" fmla="+- 0 2557 3645"/>
                              <a:gd name="T31" fmla="*/ 2557 h 20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400" h="2000">
                                <a:moveTo>
                                  <a:pt x="730" y="-3083"/>
                                </a:moveTo>
                                <a:lnTo>
                                  <a:pt x="730" y="-1093"/>
                                </a:lnTo>
                                <a:moveTo>
                                  <a:pt x="15120" y="-3083"/>
                                </a:moveTo>
                                <a:lnTo>
                                  <a:pt x="15120" y="-1093"/>
                                </a:lnTo>
                                <a:moveTo>
                                  <a:pt x="725" y="-3088"/>
                                </a:moveTo>
                                <a:lnTo>
                                  <a:pt x="15125" y="-3088"/>
                                </a:lnTo>
                                <a:moveTo>
                                  <a:pt x="725" y="-1088"/>
                                </a:moveTo>
                                <a:lnTo>
                                  <a:pt x="15125" y="-1088"/>
                                </a:lnTo>
                              </a:path>
                            </a:pathLst>
                          </a:custGeom>
                          <a:noFill/>
                          <a:ln w="6350">
                            <a:solidFill>
                              <a:srgbClr val="D5AB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A08D85" id="Group 109" o:spid="_x0000_s1026" style="position:absolute;margin-left:36pt;margin-top:27.6pt;width:10in;height:100.5pt;z-index:-251279360;mso-position-horizontal-relative:page" coordorigin="720,552" coordsize="14400,2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">
                <v:rect id="Rectangle 111" o:spid="_x0000_s1027" style="position:absolute;left:730;top:561;width:14380;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" fillcolor="#f1e4ef" stroked="f"/>
                <v:shape id="AutoShape 110" o:spid="_x0000_s1028" style="position:absolute;left:-5;top:3644;width:14400;height:2000;visibility:visible;mso-wrap-style:square;v-text-anchor:top" coordsize="1440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" path="m730,-3083r,1990m15120,-3083r,1990m725,-3088r14400,m725,-1088r14400,e" filled="f" strokecolor="#d5abff" strokeweight=".5pt">
                  <v:path arrowok="t" o:connecttype="custom" o:connectlocs="730,562;730,2552;15120,562;15120,2552;725,557;15125,557;725,2557;15125,2557" o:connectangles="0,0,0,0,0,0,0,0"/>
                </v:shape>
                <w10:wrap anchorx="page"/>
              </v:group>
            </w:pict>
          </mc:Fallback>
        </mc:AlternateContent>
      </w:r>
      <w:r>
        <w:t>C</w:t>
      </w:r>
      <w:r w:rsidRPr="00590E4A">
        <w:rPr>
          <w:sz w:val="22"/>
          <w:szCs w:val="22"/>
        </w:rPr>
        <w:t xml:space="preserve">ov lus piav qhia txog kev yuav siv nyiaj li cas rau Qhov Kev Nqis Tes Ua / Kev Pab cuam uas tsis tau </w:t>
      </w:r>
      <w:ins w:id="7065" w:author="year" w:date="2021-07-09T21:09:00Z">
        <w:r>
          <w:rPr>
            <w:sz w:val="22"/>
            <w:szCs w:val="22"/>
          </w:rPr>
          <w:t xml:space="preserve">raug </w:t>
        </w:r>
      </w:ins>
      <w:r w:rsidRPr="00590E4A">
        <w:rPr>
          <w:sz w:val="22"/>
          <w:szCs w:val="22"/>
        </w:rPr>
        <w:t xml:space="preserve">siv los siv rau </w:t>
      </w:r>
      <w:ins w:id="7066" w:author="year" w:date="2021-07-09T21:10:00Z">
        <w:r>
          <w:rPr>
            <w:sz w:val="22"/>
            <w:szCs w:val="22"/>
          </w:rPr>
          <w:t xml:space="preserve">txhawb nqa </w:t>
        </w:r>
      </w:ins>
      <w:r w:rsidRPr="00590E4A">
        <w:rPr>
          <w:sz w:val="22"/>
          <w:szCs w:val="22"/>
        </w:rPr>
        <w:t>cov tub ntxhais kawm, tsev neeg, cov xib fwb, thiab cov neeg ua hauj lwm.</w:t>
      </w:r>
    </w:p>
    <w:p w14:paraId="1BEEF85C" w14:textId="77777777" w:rsidR="00AD19E5" w:rsidRPr="00FF54F4" w:rsidRDefault="00AD19E5" w:rsidP="00AD19E5">
      <w:pPr>
        <w:pStyle w:val="BodyText"/>
        <w:spacing w:before="68"/>
        <w:ind w:left="183"/>
        <w:rPr>
          <w:sz w:val="21"/>
          <w:szCs w:val="21"/>
        </w:rPr>
      </w:pPr>
      <w:r w:rsidRPr="00FF54F4">
        <w:rPr>
          <w:sz w:val="21"/>
          <w:szCs w:val="21"/>
        </w:rPr>
        <w:t xml:space="preserve">3.2 - tsheb npav tsis tuaj yeem </w:t>
      </w:r>
      <w:del w:id="7067" w:author="year" w:date="2021-07-09T21:11:00Z">
        <w:r w:rsidRPr="00FF54F4" w:rsidDel="00D6225C">
          <w:rPr>
            <w:sz w:val="21"/>
            <w:szCs w:val="21"/>
          </w:rPr>
          <w:delText xml:space="preserve">thauj tsis tau ua ntej </w:delText>
        </w:r>
      </w:del>
      <w:ins w:id="7068" w:author="year" w:date="2021-07-09T21:11:00Z">
        <w:r>
          <w:rPr>
            <w:sz w:val="21"/>
            <w:szCs w:val="21"/>
          </w:rPr>
          <w:t xml:space="preserve">xa tau rau </w:t>
        </w:r>
      </w:ins>
      <w:r w:rsidRPr="00FF54F4">
        <w:rPr>
          <w:sz w:val="21"/>
          <w:szCs w:val="21"/>
        </w:rPr>
        <w:t xml:space="preserve">Hnub Tim 30 Lub Rau Hli vim </w:t>
      </w:r>
      <w:del w:id="7069" w:author="year" w:date="2021-07-09T21:12:00Z">
        <w:r w:rsidRPr="00FF54F4" w:rsidDel="00D6225C">
          <w:rPr>
            <w:sz w:val="21"/>
            <w:szCs w:val="21"/>
          </w:rPr>
          <w:delText xml:space="preserve">tias </w:delText>
        </w:r>
      </w:del>
      <w:r w:rsidRPr="00FF54F4">
        <w:rPr>
          <w:sz w:val="21"/>
          <w:szCs w:val="21"/>
        </w:rPr>
        <w:t xml:space="preserve">COVID </w:t>
      </w:r>
      <w:ins w:id="7070" w:author="year" w:date="2021-07-09T21:12:00Z">
        <w:r>
          <w:rPr>
            <w:sz w:val="21"/>
            <w:szCs w:val="21"/>
          </w:rPr>
          <w:t xml:space="preserve">ua rau neeg </w:t>
        </w:r>
      </w:ins>
      <w:r w:rsidRPr="00FF54F4">
        <w:rPr>
          <w:sz w:val="21"/>
          <w:szCs w:val="21"/>
        </w:rPr>
        <w:t>nyob twj ywm hauv tsev; cov nyiaj siv ntawm 1.10.</w:t>
      </w:r>
    </w:p>
    <w:p w14:paraId="39BAA35C" w14:textId="77777777" w:rsidR="00AD19E5" w:rsidRPr="00FF54F4" w:rsidRDefault="00AD19E5" w:rsidP="00AD19E5">
      <w:pPr>
        <w:pStyle w:val="BodyText"/>
        <w:ind w:left="183"/>
        <w:rPr>
          <w:sz w:val="21"/>
          <w:szCs w:val="21"/>
        </w:rPr>
      </w:pPr>
      <w:r w:rsidRPr="00FF54F4">
        <w:rPr>
          <w:sz w:val="21"/>
          <w:szCs w:val="21"/>
        </w:rPr>
        <w:t xml:space="preserve">3.8 </w:t>
      </w:r>
      <w:del w:id="7071" w:author="year" w:date="2021-07-09T21:13:00Z">
        <w:r w:rsidRPr="00FF54F4" w:rsidDel="00D6225C">
          <w:rPr>
            <w:sz w:val="21"/>
            <w:szCs w:val="21"/>
          </w:rPr>
          <w:delText>-</w:delText>
        </w:r>
      </w:del>
      <w:ins w:id="7072" w:author="year" w:date="2021-07-09T21:13:00Z">
        <w:r>
          <w:rPr>
            <w:sz w:val="21"/>
            <w:szCs w:val="21"/>
          </w:rPr>
          <w:t>–</w:t>
        </w:r>
      </w:ins>
      <w:r w:rsidRPr="00FF54F4">
        <w:rPr>
          <w:sz w:val="21"/>
          <w:szCs w:val="21"/>
        </w:rPr>
        <w:t xml:space="preserve"> </w:t>
      </w:r>
      <w:ins w:id="7073" w:author="year" w:date="2021-07-09T21:12:00Z">
        <w:r>
          <w:rPr>
            <w:sz w:val="21"/>
            <w:szCs w:val="21"/>
          </w:rPr>
          <w:t xml:space="preserve">Feem </w:t>
        </w:r>
      </w:ins>
      <w:r w:rsidRPr="00FF54F4">
        <w:rPr>
          <w:sz w:val="21"/>
          <w:szCs w:val="21"/>
        </w:rPr>
        <w:t xml:space="preserve">tsawg </w:t>
      </w:r>
      <w:del w:id="7074" w:author="year" w:date="2021-07-09T21:13:00Z">
        <w:r w:rsidRPr="00FF54F4" w:rsidDel="00D6225C">
          <w:rPr>
            <w:sz w:val="21"/>
            <w:szCs w:val="21"/>
          </w:rPr>
          <w:delText xml:space="preserve">dua </w:delText>
        </w:r>
      </w:del>
      <w:r w:rsidRPr="00FF54F4">
        <w:rPr>
          <w:sz w:val="21"/>
          <w:szCs w:val="21"/>
        </w:rPr>
        <w:t>yog siv rau kev ua koob</w:t>
      </w:r>
      <w:r>
        <w:rPr>
          <w:sz w:val="21"/>
          <w:szCs w:val="21"/>
        </w:rPr>
        <w:t xml:space="preserve"> </w:t>
      </w:r>
      <w:r w:rsidRPr="00FF54F4">
        <w:rPr>
          <w:sz w:val="21"/>
          <w:szCs w:val="21"/>
        </w:rPr>
        <w:t xml:space="preserve">tsheej kev ua yeeb yam vim </w:t>
      </w:r>
      <w:del w:id="7075" w:author="year" w:date="2021-07-09T21:13:00Z">
        <w:r w:rsidRPr="00FF54F4" w:rsidDel="00D6225C">
          <w:rPr>
            <w:sz w:val="21"/>
            <w:szCs w:val="21"/>
          </w:rPr>
          <w:delText>tias</w:delText>
        </w:r>
      </w:del>
      <w:r w:rsidRPr="00FF54F4">
        <w:rPr>
          <w:sz w:val="21"/>
          <w:szCs w:val="21"/>
        </w:rPr>
        <w:t xml:space="preserve"> COVID </w:t>
      </w:r>
      <w:ins w:id="7076" w:author="year" w:date="2021-07-09T21:13:00Z">
        <w:r>
          <w:rPr>
            <w:sz w:val="21"/>
            <w:szCs w:val="21"/>
          </w:rPr>
          <w:t xml:space="preserve">ua rau neeg </w:t>
        </w:r>
      </w:ins>
      <w:r w:rsidRPr="00FF54F4">
        <w:rPr>
          <w:sz w:val="21"/>
          <w:szCs w:val="21"/>
        </w:rPr>
        <w:t>nyob hauv tsev.</w:t>
      </w:r>
    </w:p>
    <w:p w14:paraId="4819D444" w14:textId="77777777" w:rsidR="00AD19E5" w:rsidRPr="00FF54F4" w:rsidRDefault="00AD19E5" w:rsidP="00AD19E5">
      <w:pPr>
        <w:pStyle w:val="BodyText"/>
        <w:ind w:left="183"/>
        <w:rPr>
          <w:sz w:val="21"/>
          <w:szCs w:val="21"/>
        </w:rPr>
      </w:pPr>
      <w:r w:rsidRPr="00FF54F4">
        <w:rPr>
          <w:sz w:val="21"/>
          <w:szCs w:val="21"/>
        </w:rPr>
        <w:t xml:space="preserve">3.10 </w:t>
      </w:r>
      <w:del w:id="7077" w:author="year" w:date="2021-07-09T21:13:00Z">
        <w:r w:rsidRPr="00FF54F4" w:rsidDel="00D6225C">
          <w:rPr>
            <w:sz w:val="21"/>
            <w:szCs w:val="21"/>
          </w:rPr>
          <w:delText>-</w:delText>
        </w:r>
      </w:del>
      <w:ins w:id="7078" w:author="year" w:date="2021-07-09T21:13:00Z">
        <w:r>
          <w:rPr>
            <w:sz w:val="21"/>
            <w:szCs w:val="21"/>
          </w:rPr>
          <w:t>–</w:t>
        </w:r>
      </w:ins>
      <w:r w:rsidRPr="00FF54F4">
        <w:rPr>
          <w:sz w:val="21"/>
          <w:szCs w:val="21"/>
        </w:rPr>
        <w:t xml:space="preserve"> </w:t>
      </w:r>
      <w:ins w:id="7079" w:author="year" w:date="2021-07-09T21:13:00Z">
        <w:r>
          <w:rPr>
            <w:sz w:val="21"/>
            <w:szCs w:val="21"/>
          </w:rPr>
          <w:t xml:space="preserve">Fee </w:t>
        </w:r>
      </w:ins>
      <w:r w:rsidRPr="00FF54F4">
        <w:rPr>
          <w:sz w:val="21"/>
          <w:szCs w:val="21"/>
        </w:rPr>
        <w:t xml:space="preserve">tsawg </w:t>
      </w:r>
      <w:del w:id="7080" w:author="year" w:date="2021-07-09T21:13:00Z">
        <w:r w:rsidRPr="00FF54F4" w:rsidDel="00D6225C">
          <w:rPr>
            <w:sz w:val="21"/>
            <w:szCs w:val="21"/>
          </w:rPr>
          <w:delText xml:space="preserve">dua </w:delText>
        </w:r>
      </w:del>
      <w:ins w:id="7081" w:author="year" w:date="2021-07-09T21:13:00Z">
        <w:r>
          <w:rPr>
            <w:sz w:val="21"/>
            <w:szCs w:val="21"/>
          </w:rPr>
          <w:t xml:space="preserve">raug </w:t>
        </w:r>
      </w:ins>
      <w:r w:rsidRPr="00FF54F4">
        <w:rPr>
          <w:sz w:val="21"/>
          <w:szCs w:val="21"/>
        </w:rPr>
        <w:t xml:space="preserve">siv rau kev koom nrog tub ntxhais kawm vim tias </w:t>
      </w:r>
      <w:r>
        <w:rPr>
          <w:sz w:val="21"/>
          <w:szCs w:val="21"/>
        </w:rPr>
        <w:t>COVID</w:t>
      </w:r>
      <w:r w:rsidRPr="00FF54F4">
        <w:rPr>
          <w:sz w:val="21"/>
          <w:szCs w:val="21"/>
        </w:rPr>
        <w:t xml:space="preserve"> </w:t>
      </w:r>
      <w:ins w:id="7082" w:author="year" w:date="2021-07-09T21:14:00Z">
        <w:r>
          <w:rPr>
            <w:sz w:val="21"/>
            <w:szCs w:val="21"/>
          </w:rPr>
          <w:t xml:space="preserve">ua rau neeg </w:t>
        </w:r>
      </w:ins>
      <w:r w:rsidRPr="00FF54F4">
        <w:rPr>
          <w:sz w:val="21"/>
          <w:szCs w:val="21"/>
        </w:rPr>
        <w:t>nyob hauv tsev; cov nyiaj siv ntawm 1.10.</w:t>
      </w:r>
    </w:p>
    <w:p w14:paraId="21F1185C" w14:textId="77777777" w:rsidR="00AD19E5" w:rsidRPr="00FF54F4" w:rsidRDefault="00AD19E5" w:rsidP="00AD19E5">
      <w:pPr>
        <w:pStyle w:val="BodyText"/>
        <w:ind w:left="183"/>
        <w:rPr>
          <w:sz w:val="21"/>
          <w:szCs w:val="21"/>
        </w:rPr>
      </w:pPr>
      <w:r w:rsidRPr="00FF54F4">
        <w:rPr>
          <w:sz w:val="21"/>
          <w:szCs w:val="21"/>
        </w:rPr>
        <w:t>3.13 - tsis yog txhua txoj hauj</w:t>
      </w:r>
      <w:r>
        <w:rPr>
          <w:sz w:val="21"/>
          <w:szCs w:val="21"/>
        </w:rPr>
        <w:t xml:space="preserve"> </w:t>
      </w:r>
      <w:r w:rsidRPr="00FF54F4">
        <w:rPr>
          <w:sz w:val="21"/>
          <w:szCs w:val="21"/>
        </w:rPr>
        <w:t xml:space="preserve">lwm </w:t>
      </w:r>
      <w:ins w:id="7083" w:author="year" w:date="2021-07-09T21:15:00Z">
        <w:r>
          <w:rPr>
            <w:sz w:val="21"/>
            <w:szCs w:val="21"/>
          </w:rPr>
          <w:t>saib kev ruaj ntseg</w:t>
        </w:r>
        <w:r w:rsidRPr="00FF54F4">
          <w:rPr>
            <w:sz w:val="21"/>
            <w:szCs w:val="21"/>
          </w:rPr>
          <w:t xml:space="preserve"> </w:t>
        </w:r>
      </w:ins>
      <w:del w:id="7084" w:author="year" w:date="2021-07-09T21:15:00Z">
        <w:r w:rsidRPr="00FF54F4" w:rsidDel="00B259AB">
          <w:rPr>
            <w:sz w:val="21"/>
            <w:szCs w:val="21"/>
          </w:rPr>
          <w:delText>kev pab</w:delText>
        </w:r>
        <w:r w:rsidDel="00B259AB">
          <w:rPr>
            <w:sz w:val="21"/>
            <w:szCs w:val="21"/>
          </w:rPr>
          <w:delText xml:space="preserve"> </w:delText>
        </w:r>
        <w:r w:rsidRPr="00FF54F4" w:rsidDel="00B259AB">
          <w:rPr>
            <w:sz w:val="21"/>
            <w:szCs w:val="21"/>
          </w:rPr>
          <w:delText xml:space="preserve">cuam </w:delText>
        </w:r>
      </w:del>
      <w:del w:id="7085" w:author="year" w:date="2021-07-09T21:14:00Z">
        <w:r w:rsidRPr="00FF54F4" w:rsidDel="00B259AB">
          <w:rPr>
            <w:sz w:val="21"/>
            <w:szCs w:val="21"/>
          </w:rPr>
          <w:delText>tub ceev</w:delText>
        </w:r>
      </w:del>
      <w:del w:id="7086" w:author="year" w:date="2021-07-09T21:15:00Z">
        <w:r w:rsidRPr="00FF54F4" w:rsidDel="00B259AB">
          <w:rPr>
            <w:sz w:val="21"/>
            <w:szCs w:val="21"/>
          </w:rPr>
          <w:delText xml:space="preserve"> xwm</w:delText>
        </w:r>
      </w:del>
      <w:r w:rsidRPr="00FF54F4">
        <w:rPr>
          <w:sz w:val="21"/>
          <w:szCs w:val="21"/>
        </w:rPr>
        <w:t xml:space="preserve"> </w:t>
      </w:r>
      <w:del w:id="7087" w:author="year" w:date="2021-07-09T21:16:00Z">
        <w:r w:rsidRPr="00FF54F4" w:rsidDel="00B259AB">
          <w:rPr>
            <w:sz w:val="21"/>
            <w:szCs w:val="21"/>
          </w:rPr>
          <w:delText xml:space="preserve">tuaj yeem sau </w:delText>
        </w:r>
      </w:del>
      <w:ins w:id="7088" w:author="year" w:date="2021-07-09T21:16:00Z">
        <w:r>
          <w:rPr>
            <w:sz w:val="21"/>
            <w:szCs w:val="21"/>
          </w:rPr>
          <w:t xml:space="preserve">yuav tau txais kev pom zoo </w:t>
        </w:r>
      </w:ins>
      <w:r w:rsidRPr="00FF54F4">
        <w:rPr>
          <w:sz w:val="21"/>
          <w:szCs w:val="21"/>
        </w:rPr>
        <w:t xml:space="preserve">(LCFF </w:t>
      </w:r>
      <w:r>
        <w:rPr>
          <w:sz w:val="21"/>
          <w:szCs w:val="21"/>
        </w:rPr>
        <w:t>Tus Qauv</w:t>
      </w:r>
      <w:r w:rsidRPr="00FF54F4">
        <w:rPr>
          <w:sz w:val="21"/>
          <w:szCs w:val="21"/>
        </w:rPr>
        <w:t>).</w:t>
      </w:r>
    </w:p>
    <w:p w14:paraId="39404B3A" w14:textId="77777777" w:rsidR="00AD19E5" w:rsidRDefault="00AD19E5" w:rsidP="00AD19E5">
      <w:pPr>
        <w:pStyle w:val="BodyText"/>
        <w:rPr>
          <w:sz w:val="20"/>
        </w:rPr>
      </w:pPr>
    </w:p>
    <w:p w14:paraId="7292C6AF" w14:textId="77777777" w:rsidR="00AD19E5" w:rsidRDefault="00AD19E5" w:rsidP="00AD19E5">
      <w:pPr>
        <w:pStyle w:val="BodyText"/>
        <w:rPr>
          <w:sz w:val="20"/>
        </w:rPr>
      </w:pPr>
    </w:p>
    <w:p w14:paraId="03DD26E2" w14:textId="77777777" w:rsidR="00AD19E5" w:rsidRDefault="00AD19E5" w:rsidP="00AD19E5">
      <w:pPr>
        <w:pStyle w:val="BodyText"/>
        <w:rPr>
          <w:sz w:val="20"/>
        </w:rPr>
      </w:pPr>
    </w:p>
    <w:p w14:paraId="56295097" w14:textId="77777777" w:rsidR="00AD19E5" w:rsidRDefault="00AD19E5" w:rsidP="00AD19E5">
      <w:pPr>
        <w:pStyle w:val="BodyText"/>
        <w:rPr>
          <w:sz w:val="20"/>
        </w:rPr>
      </w:pPr>
    </w:p>
    <w:p w14:paraId="0A059C4E" w14:textId="77777777" w:rsidR="00AD19E5" w:rsidRDefault="00AD19E5" w:rsidP="00AD19E5">
      <w:pPr>
        <w:pStyle w:val="BodyText"/>
        <w:spacing w:before="1"/>
        <w:rPr>
          <w:sz w:val="14"/>
        </w:rPr>
      </w:pPr>
      <w:r>
        <w:rPr>
          <w:noProof/>
          <w:lang w:bidi="th-TH"/>
        </w:rPr>
        <mc:AlternateContent>
          <mc:Choice Requires="wpg">
            <w:drawing>
              <wp:anchor distT="0" distB="0" distL="0" distR="0" simplePos="0" relativeHeight="252067840" behindDoc="1" locked="0" layoutInCell="1" allowOverlap="1" wp14:anchorId="5F2A8A66" wp14:editId="7E0C5A78">
                <wp:simplePos x="0" y="0"/>
                <wp:positionH relativeFrom="page">
                  <wp:posOffset>457200</wp:posOffset>
                </wp:positionH>
                <wp:positionV relativeFrom="paragraph">
                  <wp:posOffset>128270</wp:posOffset>
                </wp:positionV>
                <wp:extent cx="9144000" cy="1205230"/>
                <wp:effectExtent l="0" t="0" r="0" b="0"/>
                <wp:wrapTopAndBottom/>
                <wp:docPr id="118"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1205230"/>
                          <a:chOff x="720" y="202"/>
                          <a:chExt cx="14400" cy="1727"/>
                        </a:xfrm>
                      </wpg:grpSpPr>
                      <wps:wsp>
                        <wps:cNvPr id="119" name="Rectangle 108"/>
                        <wps:cNvSpPr>
                          <a:spLocks noChangeArrowheads="1"/>
                        </wps:cNvSpPr>
                        <wps:spPr bwMode="auto">
                          <a:xfrm>
                            <a:off x="730" y="480"/>
                            <a:ext cx="14380" cy="1438"/>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Line 107"/>
                        <wps:cNvCnPr>
                          <a:cxnSpLocks noChangeShapeType="1"/>
                        </wps:cNvCnPr>
                        <wps:spPr bwMode="auto">
                          <a:xfrm>
                            <a:off x="725" y="480"/>
                            <a:ext cx="0" cy="1438"/>
                          </a:xfrm>
                          <a:prstGeom prst="line">
                            <a:avLst/>
                          </a:prstGeom>
                          <a:noFill/>
                          <a:ln w="6350">
                            <a:solidFill>
                              <a:srgbClr val="D5ABFF"/>
                            </a:solidFill>
                            <a:round/>
                            <a:headEnd/>
                            <a:tailEnd/>
                          </a:ln>
                          <a:extLst>
                            <a:ext uri="{909E8E84-426E-40DD-AFC4-6F175D3DCCD1}">
                              <a14:hiddenFill xmlns:a14="http://schemas.microsoft.com/office/drawing/2010/main">
                                <a:noFill/>
                              </a14:hiddenFill>
                            </a:ext>
                          </a:extLst>
                        </wps:spPr>
                        <wps:bodyPr/>
                      </wps:wsp>
                      <wps:wsp>
                        <wps:cNvPr id="121" name="Line 106"/>
                        <wps:cNvCnPr>
                          <a:cxnSpLocks noChangeShapeType="1"/>
                        </wps:cNvCnPr>
                        <wps:spPr bwMode="auto">
                          <a:xfrm>
                            <a:off x="15115" y="480"/>
                            <a:ext cx="0" cy="1438"/>
                          </a:xfrm>
                          <a:prstGeom prst="line">
                            <a:avLst/>
                          </a:prstGeom>
                          <a:noFill/>
                          <a:ln w="6350">
                            <a:solidFill>
                              <a:srgbClr val="D5ABFF"/>
                            </a:solidFill>
                            <a:round/>
                            <a:headEnd/>
                            <a:tailEnd/>
                          </a:ln>
                          <a:extLst>
                            <a:ext uri="{909E8E84-426E-40DD-AFC4-6F175D3DCCD1}">
                              <a14:hiddenFill xmlns:a14="http://schemas.microsoft.com/office/drawing/2010/main">
                                <a:noFill/>
                              </a14:hiddenFill>
                            </a:ext>
                          </a:extLst>
                        </wps:spPr>
                        <wps:bodyPr/>
                      </wps:wsp>
                      <wps:wsp>
                        <wps:cNvPr id="122" name="Line 105"/>
                        <wps:cNvCnPr>
                          <a:cxnSpLocks noChangeShapeType="1"/>
                        </wps:cNvCnPr>
                        <wps:spPr bwMode="auto">
                          <a:xfrm>
                            <a:off x="720" y="475"/>
                            <a:ext cx="14400" cy="0"/>
                          </a:xfrm>
                          <a:prstGeom prst="line">
                            <a:avLst/>
                          </a:prstGeom>
                          <a:noFill/>
                          <a:ln w="6350">
                            <a:solidFill>
                              <a:srgbClr val="D5ABFF"/>
                            </a:solidFill>
                            <a:round/>
                            <a:headEnd/>
                            <a:tailEnd/>
                          </a:ln>
                          <a:extLst>
                            <a:ext uri="{909E8E84-426E-40DD-AFC4-6F175D3DCCD1}">
                              <a14:hiddenFill xmlns:a14="http://schemas.microsoft.com/office/drawing/2010/main">
                                <a:noFill/>
                              </a14:hiddenFill>
                            </a:ext>
                          </a:extLst>
                        </wps:spPr>
                        <wps:bodyPr/>
                      </wps:wsp>
                      <wps:wsp>
                        <wps:cNvPr id="123" name="Line 104"/>
                        <wps:cNvCnPr>
                          <a:cxnSpLocks noChangeShapeType="1"/>
                        </wps:cNvCnPr>
                        <wps:spPr bwMode="auto">
                          <a:xfrm>
                            <a:off x="720" y="1923"/>
                            <a:ext cx="14400" cy="0"/>
                          </a:xfrm>
                          <a:prstGeom prst="line">
                            <a:avLst/>
                          </a:prstGeom>
                          <a:noFill/>
                          <a:ln w="6350">
                            <a:solidFill>
                              <a:srgbClr val="D5ABFF"/>
                            </a:solidFill>
                            <a:round/>
                            <a:headEnd/>
                            <a:tailEnd/>
                          </a:ln>
                          <a:extLst>
                            <a:ext uri="{909E8E84-426E-40DD-AFC4-6F175D3DCCD1}">
                              <a14:hiddenFill xmlns:a14="http://schemas.microsoft.com/office/drawing/2010/main">
                                <a:noFill/>
                              </a14:hiddenFill>
                            </a:ext>
                          </a:extLst>
                        </wps:spPr>
                        <wps:bodyPr/>
                      </wps:wsp>
                      <wps:wsp>
                        <wps:cNvPr id="124" name="Text Box 103"/>
                        <wps:cNvSpPr txBox="1">
                          <a:spLocks noChangeArrowheads="1"/>
                        </wps:cNvSpPr>
                        <wps:spPr bwMode="auto">
                          <a:xfrm>
                            <a:off x="720" y="201"/>
                            <a:ext cx="14400" cy="1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E6204" w14:textId="77777777" w:rsidR="00AD19E5" w:rsidRPr="006D02FF" w:rsidRDefault="00AD19E5" w:rsidP="00AD19E5">
                              <w:pPr>
                                <w:spacing w:line="268" w:lineRule="exact"/>
                                <w:ind w:left="71"/>
                              </w:pPr>
                              <w:r w:rsidRPr="006D02FF">
                                <w:t>Cov lus piav qhia ntawm kev ua tiav thiab kev sib tw hauv kev nqis tes ua / cov kev pab cuam kom ua tiav lub hom phiaj.</w:t>
                              </w:r>
                            </w:p>
                            <w:p w14:paraId="203304FA" w14:textId="77777777" w:rsidR="00AD19E5" w:rsidRPr="006D02FF" w:rsidRDefault="00AD19E5" w:rsidP="00AD19E5">
                              <w:pPr>
                                <w:spacing w:before="68"/>
                                <w:ind w:left="63" w:right="177"/>
                                <w:rPr>
                                  <w:sz w:val="20"/>
                                  <w:szCs w:val="20"/>
                                </w:rPr>
                              </w:pPr>
                              <w:r w:rsidRPr="006D02FF">
                                <w:rPr>
                                  <w:sz w:val="20"/>
                                  <w:szCs w:val="20"/>
                                </w:rPr>
                                <w:t>Lub hom phiaj 3 txuas ntxiv yog thaj chaw xav tau ntawm Twin Rivers. Thaum uas feem ntau ntawm peb cov kev nqis tes ua tiav tau</w:t>
                              </w:r>
                              <w:ins w:id="7089" w:author="year" w:date="2021-07-09T21:19:00Z">
                                <w:r>
                                  <w:rPr>
                                    <w:sz w:val="20"/>
                                    <w:szCs w:val="20"/>
                                  </w:rPr>
                                  <w:t xml:space="preserve"> txais kev pib</w:t>
                                </w:r>
                              </w:ins>
                              <w:del w:id="7090" w:author="year" w:date="2021-07-09T21:18:00Z">
                                <w:r w:rsidRPr="006D02FF" w:rsidDel="00B259AB">
                                  <w:rPr>
                                    <w:sz w:val="20"/>
                                    <w:szCs w:val="20"/>
                                  </w:rPr>
                                  <w:delText xml:space="preserve"> tiav</w:delText>
                                </w:r>
                              </w:del>
                              <w:ins w:id="7091" w:author="year" w:date="2021-07-09T21:18:00Z">
                                <w:r>
                                  <w:rPr>
                                    <w:sz w:val="20"/>
                                    <w:szCs w:val="20"/>
                                  </w:rPr>
                                  <w:t xml:space="preserve"> </w:t>
                                </w:r>
                              </w:ins>
                              <w:r w:rsidRPr="006D02FF">
                                <w:rPr>
                                  <w:sz w:val="20"/>
                                  <w:szCs w:val="20"/>
                                </w:rPr>
                                <w:t xml:space="preserve">, muaj kev nce qib qeeb hauv feem ntau ntawm peb cov hom phiaj, thiab qee qhov </w:t>
                              </w:r>
                              <w:del w:id="7092" w:author="year" w:date="2021-07-09T21:20:00Z">
                                <w:r w:rsidRPr="006D02FF" w:rsidDel="00B259AB">
                                  <w:rPr>
                                    <w:sz w:val="20"/>
                                    <w:szCs w:val="20"/>
                                  </w:rPr>
                                  <w:delText>tsis kam</w:delText>
                                </w:r>
                              </w:del>
                              <w:ins w:id="7093" w:author="year" w:date="2021-07-09T21:20:00Z">
                                <w:r>
                                  <w:rPr>
                                    <w:sz w:val="20"/>
                                    <w:szCs w:val="20"/>
                                  </w:rPr>
                                  <w:t>tau raug tshem tawm</w:t>
                                </w:r>
                              </w:ins>
                              <w:r w:rsidRPr="006D02FF">
                                <w:rPr>
                                  <w:sz w:val="20"/>
                                  <w:szCs w:val="20"/>
                                </w:rPr>
                                <w:t xml:space="preserve"> thaum lub sij</w:t>
                              </w:r>
                              <w:r>
                                <w:rPr>
                                  <w:sz w:val="20"/>
                                  <w:szCs w:val="20"/>
                                </w:rPr>
                                <w:t xml:space="preserve"> </w:t>
                              </w:r>
                              <w:r w:rsidRPr="006D02FF">
                                <w:rPr>
                                  <w:sz w:val="20"/>
                                  <w:szCs w:val="20"/>
                                </w:rPr>
                                <w:t xml:space="preserve">hawm no. Qhov xwm txheej ntawm COVID </w:t>
                              </w:r>
                              <w:ins w:id="7094" w:author="year" w:date="2021-07-09T21:27:00Z">
                                <w:r>
                                  <w:rPr>
                                    <w:sz w:val="20"/>
                                    <w:szCs w:val="20"/>
                                  </w:rPr>
                                  <w:t xml:space="preserve">tau </w:t>
                                </w:r>
                              </w:ins>
                              <w:r w:rsidRPr="006D02FF">
                                <w:rPr>
                                  <w:sz w:val="20"/>
                                  <w:szCs w:val="20"/>
                                </w:rPr>
                                <w:t>hloov peb cov txiaj ntsig hauv</w:t>
                              </w:r>
                              <w:r>
                                <w:rPr>
                                  <w:sz w:val="20"/>
                                  <w:szCs w:val="20"/>
                                </w:rPr>
                                <w:t xml:space="preserve"> xyoo</w:t>
                              </w:r>
                              <w:r w:rsidRPr="006D02FF">
                                <w:rPr>
                                  <w:sz w:val="20"/>
                                  <w:szCs w:val="20"/>
                                </w:rPr>
                                <w:t xml:space="preserve"> 2020. Qhov no tau hloov qee qhov kev sib koom tes thiab sib txuas hauv cov lus nug thiab kuj tau hloov kev koom tes hauv tsev kawm ntawv los ntawm cov tub ntxhais kawm.</w:t>
                              </w:r>
                              <w:r>
                                <w:rPr>
                                  <w:sz w:val="20"/>
                                  <w:szCs w:val="20"/>
                                </w:rPr>
                                <w:t xml:space="preserve"> </w:t>
                              </w:r>
                              <w:r w:rsidRPr="006D02FF">
                                <w:rPr>
                                  <w:sz w:val="20"/>
                                  <w:szCs w:val="20"/>
                                </w:rPr>
                                <w:t xml:space="preserve">Kev qhaj ntawv tsi tu ncua </w:t>
                              </w:r>
                              <w:r>
                                <w:rPr>
                                  <w:sz w:val="20"/>
                                  <w:szCs w:val="20"/>
                                </w:rPr>
                                <w:t xml:space="preserve">ntawm </w:t>
                              </w:r>
                              <w:r w:rsidRPr="006D02FF">
                                <w:rPr>
                                  <w:sz w:val="20"/>
                                  <w:szCs w:val="20"/>
                                </w:rPr>
                                <w:t xml:space="preserve">kev tuaj kawm yog ob qhov txav lug kws lub nroog tau tsom </w:t>
                              </w:r>
                              <w:r>
                                <w:rPr>
                                  <w:sz w:val="20"/>
                                  <w:szCs w:val="20"/>
                                </w:rPr>
                                <w:t>ua</w:t>
                              </w:r>
                              <w:r w:rsidRPr="006D02FF">
                                <w:rPr>
                                  <w:sz w:val="20"/>
                                  <w:szCs w:val="20"/>
                                </w:rPr>
                                <w:t xml:space="preserve">. Thaum tshuaj xyuas cov pab pawg me, tsis muaj ib pab neeg ua tiav qhov 98% lub hom phiaj ntawm kev tuaj koom, tab sis kuj tsis muaj ib pab pawg uas muaj qhov hloov pauv loj heev. TR cov kws pab tswv yim thiab </w:t>
                              </w:r>
                              <w:r>
                                <w:rPr>
                                  <w:sz w:val="20"/>
                                  <w:szCs w:val="20"/>
                                </w:rPr>
                                <w:t>kev noj qab haus huv</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2A8A66" id="Group 102" o:spid="_x0000_s1174" style="position:absolute;margin-left:36pt;margin-top:10.1pt;width:10in;height:94.9pt;z-index:-251248640;mso-wrap-distance-left:0;mso-wrap-distance-right:0;mso-position-horizontal-relative:page;mso-position-vertical-relative:text" coordorigin="720,202" coordsize="14400,1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">
                <v:rect id="Rectangle 108" o:spid="_x0000_s1175" style="position:absolute;left:730;top:480;width:14380;height:1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" fillcolor="#f1e4ef" stroked="f"/>
                <v:line id="Line 107" o:spid="_x0000_s1176" style="position:absolute;visibility:visible;mso-wrap-style:square" from="725,480" to="725,1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" strokecolor="#d5abff" strokeweight=".5pt"/>
                <v:line id="Line 106" o:spid="_x0000_s1177" style="position:absolute;visibility:visible;mso-wrap-style:square" from="15115,480" to="15115,1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" strokecolor="#d5abff" strokeweight=".5pt"/>
                <v:line id="Line 105" o:spid="_x0000_s1178" style="position:absolute;visibility:visible;mso-wrap-style:square" from="720,475" to="15120,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" strokecolor="#d5abff" strokeweight=".5pt"/>
                <v:line id="Line 104" o:spid="_x0000_s1179" style="position:absolute;visibility:visible;mso-wrap-style:square" from="720,1923" to="15120,1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" strokecolor="#d5abff" strokeweight=".5pt"/>
                <v:shape id="Text Box 103" o:spid="_x0000_s1180" type="#_x0000_t202" style="position:absolute;left:720;top:201;width:14400;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3CEE6204" w14:textId="77777777" w:rsidR="00AD19E5" w:rsidRPr="006D02FF" w:rsidRDefault="00AD19E5" w:rsidP="00AD19E5">
                        <w:pPr>
                          <w:spacing w:line="268" w:lineRule="exact"/>
                          <w:ind w:left="71"/>
                        </w:pPr>
                        <w:r w:rsidRPr="006D02FF">
                          <w:t>Cov lus piav qhia ntawm kev ua tiav thiab kev sib tw hauv kev nqis tes ua / cov kev pab cuam kom ua tiav lub hom phiaj.</w:t>
                        </w:r>
                      </w:p>
                      <w:p w14:paraId="203304FA" w14:textId="77777777" w:rsidR="00AD19E5" w:rsidRPr="006D02FF" w:rsidRDefault="00AD19E5" w:rsidP="00AD19E5">
                        <w:pPr>
                          <w:spacing w:before="68"/>
                          <w:ind w:left="63" w:right="177"/>
                          <w:rPr>
                            <w:sz w:val="20"/>
                            <w:szCs w:val="20"/>
                          </w:rPr>
                        </w:pPr>
                        <w:r w:rsidRPr="006D02FF">
                          <w:rPr>
                            <w:sz w:val="20"/>
                            <w:szCs w:val="20"/>
                          </w:rPr>
                          <w:t>Lub hom phiaj 3 txuas ntxiv yog thaj chaw xav tau ntawm Twin Rivers. Thaum uas feem ntau ntawm peb cov kev nqis tes ua tiav tau</w:t>
                        </w:r>
                        <w:ins w:id="7095" w:author="year" w:date="2021-07-09T21:19:00Z">
                          <w:r>
                            <w:rPr>
                              <w:sz w:val="20"/>
                              <w:szCs w:val="20"/>
                            </w:rPr>
                            <w:t xml:space="preserve"> txais kev pib</w:t>
                          </w:r>
                        </w:ins>
                        <w:del w:id="7096" w:author="year" w:date="2021-07-09T21:18:00Z">
                          <w:r w:rsidRPr="006D02FF" w:rsidDel="00B259AB">
                            <w:rPr>
                              <w:sz w:val="20"/>
                              <w:szCs w:val="20"/>
                            </w:rPr>
                            <w:delText xml:space="preserve"> tiav</w:delText>
                          </w:r>
                        </w:del>
                        <w:ins w:id="7097" w:author="year" w:date="2021-07-09T21:18:00Z">
                          <w:r>
                            <w:rPr>
                              <w:sz w:val="20"/>
                              <w:szCs w:val="20"/>
                            </w:rPr>
                            <w:t xml:space="preserve"> </w:t>
                          </w:r>
                        </w:ins>
                        <w:r w:rsidRPr="006D02FF">
                          <w:rPr>
                            <w:sz w:val="20"/>
                            <w:szCs w:val="20"/>
                          </w:rPr>
                          <w:t xml:space="preserve">, muaj kev nce qib qeeb hauv feem ntau ntawm peb cov hom phiaj, thiab qee qhov </w:t>
                        </w:r>
                        <w:del w:id="7098" w:author="year" w:date="2021-07-09T21:20:00Z">
                          <w:r w:rsidRPr="006D02FF" w:rsidDel="00B259AB">
                            <w:rPr>
                              <w:sz w:val="20"/>
                              <w:szCs w:val="20"/>
                            </w:rPr>
                            <w:delText>tsis kam</w:delText>
                          </w:r>
                        </w:del>
                        <w:ins w:id="7099" w:author="year" w:date="2021-07-09T21:20:00Z">
                          <w:r>
                            <w:rPr>
                              <w:sz w:val="20"/>
                              <w:szCs w:val="20"/>
                            </w:rPr>
                            <w:t>tau raug tshem tawm</w:t>
                          </w:r>
                        </w:ins>
                        <w:r w:rsidRPr="006D02FF">
                          <w:rPr>
                            <w:sz w:val="20"/>
                            <w:szCs w:val="20"/>
                          </w:rPr>
                          <w:t xml:space="preserve"> thaum lub sij</w:t>
                        </w:r>
                        <w:r>
                          <w:rPr>
                            <w:sz w:val="20"/>
                            <w:szCs w:val="20"/>
                          </w:rPr>
                          <w:t xml:space="preserve"> </w:t>
                        </w:r>
                        <w:r w:rsidRPr="006D02FF">
                          <w:rPr>
                            <w:sz w:val="20"/>
                            <w:szCs w:val="20"/>
                          </w:rPr>
                          <w:t xml:space="preserve">hawm no. Qhov xwm txheej ntawm COVID </w:t>
                        </w:r>
                        <w:ins w:id="7100" w:author="year" w:date="2021-07-09T21:27:00Z">
                          <w:r>
                            <w:rPr>
                              <w:sz w:val="20"/>
                              <w:szCs w:val="20"/>
                            </w:rPr>
                            <w:t xml:space="preserve">tau </w:t>
                          </w:r>
                        </w:ins>
                        <w:r w:rsidRPr="006D02FF">
                          <w:rPr>
                            <w:sz w:val="20"/>
                            <w:szCs w:val="20"/>
                          </w:rPr>
                          <w:t>hloov peb cov txiaj ntsig hauv</w:t>
                        </w:r>
                        <w:r>
                          <w:rPr>
                            <w:sz w:val="20"/>
                            <w:szCs w:val="20"/>
                          </w:rPr>
                          <w:t xml:space="preserve"> xyoo</w:t>
                        </w:r>
                        <w:r w:rsidRPr="006D02FF">
                          <w:rPr>
                            <w:sz w:val="20"/>
                            <w:szCs w:val="20"/>
                          </w:rPr>
                          <w:t xml:space="preserve"> 2020. Qhov no tau hloov qee qhov kev sib koom tes thiab sib txuas hauv cov lus nug thiab kuj tau hloov kev koom tes hauv tsev kawm ntawv los ntawm cov tub ntxhais kawm.</w:t>
                        </w:r>
                        <w:r>
                          <w:rPr>
                            <w:sz w:val="20"/>
                            <w:szCs w:val="20"/>
                          </w:rPr>
                          <w:t xml:space="preserve"> </w:t>
                        </w:r>
                        <w:r w:rsidRPr="006D02FF">
                          <w:rPr>
                            <w:sz w:val="20"/>
                            <w:szCs w:val="20"/>
                          </w:rPr>
                          <w:t xml:space="preserve">Kev qhaj ntawv tsi tu ncua </w:t>
                        </w:r>
                        <w:r>
                          <w:rPr>
                            <w:sz w:val="20"/>
                            <w:szCs w:val="20"/>
                          </w:rPr>
                          <w:t xml:space="preserve">ntawm </w:t>
                        </w:r>
                        <w:r w:rsidRPr="006D02FF">
                          <w:rPr>
                            <w:sz w:val="20"/>
                            <w:szCs w:val="20"/>
                          </w:rPr>
                          <w:t xml:space="preserve">kev tuaj kawm yog ob qhov txav lug kws lub nroog tau tsom </w:t>
                        </w:r>
                        <w:r>
                          <w:rPr>
                            <w:sz w:val="20"/>
                            <w:szCs w:val="20"/>
                          </w:rPr>
                          <w:t>ua</w:t>
                        </w:r>
                        <w:r w:rsidRPr="006D02FF">
                          <w:rPr>
                            <w:sz w:val="20"/>
                            <w:szCs w:val="20"/>
                          </w:rPr>
                          <w:t xml:space="preserve">. Thaum tshuaj xyuas cov pab pawg me, tsis muaj ib pab neeg ua tiav qhov 98% lub hom phiaj ntawm kev tuaj koom, tab sis kuj tsis muaj ib pab pawg uas muaj qhov hloov pauv loj heev. TR cov kws pab tswv yim thiab </w:t>
                        </w:r>
                        <w:r>
                          <w:rPr>
                            <w:sz w:val="20"/>
                            <w:szCs w:val="20"/>
                          </w:rPr>
                          <w:t>kev noj qab haus huv</w:t>
                        </w:r>
                      </w:p>
                    </w:txbxContent>
                  </v:textbox>
                </v:shape>
                <w10:wrap type="topAndBottom" anchorx="page"/>
              </v:group>
            </w:pict>
          </mc:Fallback>
        </mc:AlternateContent>
      </w:r>
    </w:p>
    <w:p w14:paraId="144A21F3" w14:textId="77777777" w:rsidR="00AD19E5" w:rsidRDefault="00AD19E5" w:rsidP="00AD19E5">
      <w:pPr>
        <w:rPr>
          <w:sz w:val="14"/>
        </w:rPr>
        <w:sectPr w:rsidR="00AD19E5">
          <w:pgSz w:w="15840" w:h="12240" w:orient="landscape"/>
          <w:pgMar w:top="720" w:right="600" w:bottom="720" w:left="600" w:header="0" w:footer="528" w:gutter="0"/>
          <w:cols w:space="720"/>
        </w:sectPr>
      </w:pPr>
    </w:p>
    <w:p w14:paraId="7B0510EF" w14:textId="77777777" w:rsidR="00AD19E5" w:rsidRDefault="00AD19E5" w:rsidP="00AD19E5">
      <w:pPr>
        <w:pStyle w:val="BodyText"/>
        <w:ind w:left="120"/>
        <w:rPr>
          <w:sz w:val="20"/>
        </w:rPr>
      </w:pPr>
      <w:r>
        <w:rPr>
          <w:noProof/>
          <w:sz w:val="20"/>
          <w:lang w:bidi="th-TH"/>
        </w:rPr>
        <w:lastRenderedPageBreak/>
        <mc:AlternateContent>
          <mc:Choice Requires="wps">
            <w:drawing>
              <wp:inline distT="0" distB="0" distL="0" distR="0" wp14:anchorId="3AF7B19E" wp14:editId="4B65D656">
                <wp:extent cx="9137650" cy="1039495"/>
                <wp:effectExtent l="9525" t="9525" r="6350" b="8255"/>
                <wp:docPr id="117" name="Text Box 6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7650" cy="1039495"/>
                        </a:xfrm>
                        <a:prstGeom prst="rect">
                          <a:avLst/>
                        </a:prstGeom>
                        <a:solidFill>
                          <a:srgbClr val="F1E4EF"/>
                        </a:solidFill>
                        <a:ln w="6350">
                          <a:solidFill>
                            <a:srgbClr val="D5ABFF"/>
                          </a:solidFill>
                          <a:miter lim="800000"/>
                          <a:headEnd/>
                          <a:tailEnd/>
                        </a:ln>
                      </wps:spPr>
                      <wps:txbx>
                        <w:txbxContent>
                          <w:p w14:paraId="6052B645" w14:textId="77777777" w:rsidR="00AD19E5" w:rsidRPr="00451184" w:rsidRDefault="00AD19E5" w:rsidP="00AD19E5">
                            <w:pPr>
                              <w:pStyle w:val="BodyText"/>
                              <w:spacing w:before="58"/>
                              <w:ind w:left="53" w:right="285"/>
                              <w:jc w:val="both"/>
                              <w:rPr>
                                <w:sz w:val="21"/>
                                <w:szCs w:val="21"/>
                              </w:rPr>
                            </w:pPr>
                            <w:r w:rsidRPr="00451184">
                              <w:rPr>
                                <w:sz w:val="21"/>
                                <w:szCs w:val="21"/>
                              </w:rPr>
                              <w:t>kev txhawb nqa raug ntxiv ntxiv rau cov hauj</w:t>
                            </w:r>
                            <w:r>
                              <w:rPr>
                                <w:sz w:val="21"/>
                                <w:szCs w:val="21"/>
                              </w:rPr>
                              <w:t xml:space="preserve"> </w:t>
                            </w:r>
                            <w:r w:rsidRPr="00451184">
                              <w:rPr>
                                <w:sz w:val="21"/>
                                <w:szCs w:val="21"/>
                              </w:rPr>
                              <w:t>lwm xws li kev kos duab, kis las thiab cov koom txoos rau cov tub ntxhais kawm kom koom nrog. Cov Hom Phiaj 3.4 thiab 3.5 ntxiv cov kev txhawb nqa ntxiv rau cov chaw kom ua hauj</w:t>
                            </w:r>
                            <w:r>
                              <w:rPr>
                                <w:sz w:val="21"/>
                                <w:szCs w:val="21"/>
                              </w:rPr>
                              <w:t xml:space="preserve"> </w:t>
                            </w:r>
                            <w:r w:rsidRPr="00451184">
                              <w:rPr>
                                <w:sz w:val="21"/>
                                <w:szCs w:val="21"/>
                              </w:rPr>
                              <w:t>lwm ncaj qha nrog cov tub ntxhais kawm: Tus Lwm Thawj Xib Fwb thiab cov kws pab tswv yim ntxiv. Kev koom tes ntawm cov neeg koom tes txuas ntxiv mus ntxiv, tshwj xeeb tshaj yog thaj tsam ntawm niam txiv thiab cov neeg zej zog. Cov lus teb los ntawm cov niam txiv qhia tau lub siab xav txhawm rau txhim kho niam txiv kev koom tes thiab kev kawm. Kuj tseem muaj kev txhawb nqa zoo rau kev ua kis las, cov khoos kas thev naus laus zis, thiab kev kos duab uas suav nrog hauv peb cov kev ua.</w:t>
                            </w:r>
                          </w:p>
                        </w:txbxContent>
                      </wps:txbx>
                      <wps:bodyPr rot="0" vert="horz" wrap="square" lIns="0" tIns="0" rIns="0" bIns="0" anchor="t" anchorCtr="0" upright="1">
                        <a:noAutofit/>
                      </wps:bodyPr>
                    </wps:wsp>
                  </a:graphicData>
                </a:graphic>
              </wp:inline>
            </w:drawing>
          </mc:Choice>
          <mc:Fallback>
            <w:pict>
              <v:shape w14:anchorId="3AF7B19E" id="Text Box 616" o:spid="_x0000_s1181" type="#_x0000_t202" style="width:719.5pt;height:8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" fillcolor="#f1e4ef" strokecolor="#d5abff" strokeweight=".5pt">
                <v:textbox inset="0,0,0,0">
                  <w:txbxContent>
                    <w:p w14:paraId="6052B645" w14:textId="77777777" w:rsidR="00AD19E5" w:rsidRPr="00451184" w:rsidRDefault="00AD19E5" w:rsidP="00AD19E5">
                      <w:pPr>
                        <w:pStyle w:val="BodyText"/>
                        <w:spacing w:before="58"/>
                        <w:ind w:left="53" w:right="285"/>
                        <w:jc w:val="both"/>
                        <w:rPr>
                          <w:sz w:val="21"/>
                          <w:szCs w:val="21"/>
                        </w:rPr>
                      </w:pPr>
                      <w:r w:rsidRPr="00451184">
                        <w:rPr>
                          <w:sz w:val="21"/>
                          <w:szCs w:val="21"/>
                        </w:rPr>
                        <w:t>kev txhawb nqa raug ntxiv ntxiv rau cov hauj</w:t>
                      </w:r>
                      <w:r>
                        <w:rPr>
                          <w:sz w:val="21"/>
                          <w:szCs w:val="21"/>
                        </w:rPr>
                        <w:t xml:space="preserve"> </w:t>
                      </w:r>
                      <w:r w:rsidRPr="00451184">
                        <w:rPr>
                          <w:sz w:val="21"/>
                          <w:szCs w:val="21"/>
                        </w:rPr>
                        <w:t>lwm xws li kev kos duab, kis las thiab cov koom txoos rau cov tub ntxhais kawm kom koom nrog. Cov Hom Phiaj 3.4 thiab 3.5 ntxiv cov kev txhawb nqa ntxiv rau cov chaw kom ua hauj</w:t>
                      </w:r>
                      <w:r>
                        <w:rPr>
                          <w:sz w:val="21"/>
                          <w:szCs w:val="21"/>
                        </w:rPr>
                        <w:t xml:space="preserve"> </w:t>
                      </w:r>
                      <w:r w:rsidRPr="00451184">
                        <w:rPr>
                          <w:sz w:val="21"/>
                          <w:szCs w:val="21"/>
                        </w:rPr>
                        <w:t>lwm ncaj qha nrog cov tub ntxhais kawm: Tus Lwm Thawj Xib Fwb thiab cov kws pab tswv yim ntxiv. Kev koom tes ntawm cov neeg koom tes txuas ntxiv mus ntxiv, tshwj xeeb tshaj yog thaj tsam ntawm niam txiv thiab cov neeg zej zog. Cov lus teb los ntawm cov niam txiv qhia tau lub siab xav txhawm rau txhim kho niam txiv kev koom tes thiab kev kawm. Kuj tseem muaj kev txhawb nqa zoo rau kev ua kis las, cov khoos kas thev naus laus zis, thiab kev kos duab uas suav nrog hauv peb cov kev ua.</w:t>
                      </w:r>
                    </w:p>
                  </w:txbxContent>
                </v:textbox>
                <w10:anchorlock/>
              </v:shape>
            </w:pict>
          </mc:Fallback>
        </mc:AlternateContent>
      </w:r>
    </w:p>
    <w:p w14:paraId="0C67A0BB" w14:textId="77777777" w:rsidR="00AD19E5" w:rsidRDefault="00AD19E5" w:rsidP="00AD19E5">
      <w:pPr>
        <w:rPr>
          <w:sz w:val="20"/>
        </w:rPr>
        <w:sectPr w:rsidR="00AD19E5">
          <w:pgSz w:w="15840" w:h="12240" w:orient="landscape"/>
          <w:pgMar w:top="720" w:right="600" w:bottom="800" w:left="600" w:header="0" w:footer="528" w:gutter="0"/>
          <w:cols w:space="720"/>
        </w:sectPr>
      </w:pPr>
    </w:p>
    <w:p w14:paraId="7E8DDBCE" w14:textId="77777777" w:rsidR="00AD19E5" w:rsidRPr="004537EE" w:rsidRDefault="00AD19E5" w:rsidP="00AD19E5">
      <w:pPr>
        <w:pStyle w:val="Heading2"/>
        <w:rPr>
          <w:sz w:val="32"/>
          <w:szCs w:val="32"/>
        </w:rPr>
      </w:pPr>
      <w:r>
        <w:rPr>
          <w:noProof/>
          <w:lang w:bidi="th-TH"/>
        </w:rPr>
        <w:lastRenderedPageBreak/>
        <mc:AlternateContent>
          <mc:Choice Requires="wps">
            <w:drawing>
              <wp:anchor distT="0" distB="0" distL="0" distR="0" simplePos="0" relativeHeight="252068864" behindDoc="1" locked="0" layoutInCell="1" allowOverlap="1" wp14:anchorId="1CDC7637" wp14:editId="50AFCEB5">
                <wp:simplePos x="0" y="0"/>
                <wp:positionH relativeFrom="page">
                  <wp:posOffset>456565</wp:posOffset>
                </wp:positionH>
                <wp:positionV relativeFrom="paragraph">
                  <wp:posOffset>340360</wp:posOffset>
                </wp:positionV>
                <wp:extent cx="9140190" cy="491490"/>
                <wp:effectExtent l="0" t="0" r="0" b="0"/>
                <wp:wrapTopAndBottom/>
                <wp:docPr id="11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0190" cy="491490"/>
                        </a:xfrm>
                        <a:prstGeom prst="rect">
                          <a:avLst/>
                        </a:prstGeom>
                        <a:solidFill>
                          <a:srgbClr val="F1E4EF"/>
                        </a:solidFill>
                        <a:ln w="3175">
                          <a:solidFill>
                            <a:srgbClr val="D5ABFF"/>
                          </a:solidFill>
                          <a:miter lim="800000"/>
                          <a:headEnd/>
                          <a:tailEnd/>
                        </a:ln>
                      </wps:spPr>
                      <wps:txbx>
                        <w:txbxContent>
                          <w:p w14:paraId="602771E5" w14:textId="77777777" w:rsidR="00AD19E5" w:rsidRPr="004537EE" w:rsidRDefault="00AD19E5" w:rsidP="00AD19E5">
                            <w:pPr>
                              <w:pStyle w:val="BodyText"/>
                              <w:spacing w:before="58"/>
                              <w:ind w:left="55"/>
                              <w:rPr>
                                <w:sz w:val="22"/>
                                <w:szCs w:val="22"/>
                              </w:rPr>
                            </w:pPr>
                            <w:r w:rsidRPr="004537EE">
                              <w:rPr>
                                <w:sz w:val="22"/>
                                <w:szCs w:val="22"/>
                              </w:rPr>
                              <w:t>Nce Kev Koom Tes Ntawm Niam Txiv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C7637" id="Text Box 100" o:spid="_x0000_s1182" type="#_x0000_t202" style="position:absolute;left:0;text-align:left;margin-left:35.95pt;margin-top:26.8pt;width:719.7pt;height:38.7pt;z-index:-25124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" fillcolor="#f1e4ef" strokecolor="#d5abff" strokeweight=".25pt">
                <v:textbox inset="0,0,0,0">
                  <w:txbxContent>
                    <w:p w14:paraId="602771E5" w14:textId="77777777" w:rsidR="00AD19E5" w:rsidRPr="004537EE" w:rsidRDefault="00AD19E5" w:rsidP="00AD19E5">
                      <w:pPr>
                        <w:pStyle w:val="BodyText"/>
                        <w:spacing w:before="58"/>
                        <w:ind w:left="55"/>
                        <w:rPr>
                          <w:sz w:val="22"/>
                          <w:szCs w:val="22"/>
                        </w:rPr>
                      </w:pPr>
                      <w:r w:rsidRPr="004537EE">
                        <w:rPr>
                          <w:sz w:val="22"/>
                          <w:szCs w:val="22"/>
                        </w:rPr>
                        <w:t>Nce Kev Koom Tes Ntawm Niam Txiv</w:t>
                      </w:r>
                    </w:p>
                  </w:txbxContent>
                </v:textbox>
                <w10:wrap type="topAndBottom" anchorx="page"/>
              </v:shape>
            </w:pict>
          </mc:Fallback>
        </mc:AlternateContent>
      </w:r>
      <w:bookmarkStart w:id="7101" w:name="Goal_4"/>
      <w:bookmarkEnd w:id="7101"/>
      <w:r w:rsidRPr="004537EE">
        <w:rPr>
          <w:sz w:val="32"/>
          <w:szCs w:val="32"/>
        </w:rPr>
        <w:fldChar w:fldCharType="begin"/>
      </w:r>
      <w:r w:rsidRPr="004537EE">
        <w:rPr>
          <w:sz w:val="32"/>
          <w:szCs w:val="32"/>
        </w:rPr>
        <w:instrText xml:space="preserve"> HYPERLINK "http://www.doc-tracking.com/screenshots/21LCAP/Instructions/LCAPandLCPAnnualUpdateInstructions.htm" \l "AnnualUpdate" \h </w:instrText>
      </w:r>
      <w:r w:rsidRPr="004537EE">
        <w:rPr>
          <w:sz w:val="32"/>
          <w:szCs w:val="32"/>
        </w:rPr>
        <w:fldChar w:fldCharType="separate"/>
      </w:r>
      <w:r w:rsidRPr="004537EE">
        <w:rPr>
          <w:sz w:val="32"/>
          <w:szCs w:val="32"/>
        </w:rPr>
        <w:t xml:space="preserve">Lub </w:t>
      </w:r>
      <w:r>
        <w:rPr>
          <w:sz w:val="32"/>
          <w:szCs w:val="32"/>
        </w:rPr>
        <w:t>H</w:t>
      </w:r>
      <w:r w:rsidRPr="004537EE">
        <w:rPr>
          <w:sz w:val="32"/>
          <w:szCs w:val="32"/>
        </w:rPr>
        <w:t xml:space="preserve">om </w:t>
      </w:r>
      <w:r>
        <w:rPr>
          <w:sz w:val="32"/>
          <w:szCs w:val="32"/>
        </w:rPr>
        <w:t>P</w:t>
      </w:r>
      <w:r w:rsidRPr="004537EE">
        <w:rPr>
          <w:sz w:val="32"/>
          <w:szCs w:val="32"/>
        </w:rPr>
        <w:t>hiaj 4</w:t>
      </w:r>
      <w:r w:rsidRPr="004537EE">
        <w:rPr>
          <w:sz w:val="32"/>
          <w:szCs w:val="32"/>
        </w:rPr>
        <w:fldChar w:fldCharType="end"/>
      </w:r>
    </w:p>
    <w:p w14:paraId="23365EAE" w14:textId="77777777" w:rsidR="00AD19E5" w:rsidRDefault="00AD19E5" w:rsidP="00AD19E5">
      <w:pPr>
        <w:pStyle w:val="BodyText"/>
        <w:spacing w:before="4"/>
        <w:rPr>
          <w:b/>
          <w:sz w:val="13"/>
        </w:rPr>
      </w:pPr>
    </w:p>
    <w:p w14:paraId="77DB01F7" w14:textId="77777777" w:rsidR="00AD19E5" w:rsidRPr="004537EE" w:rsidRDefault="00AD19E5" w:rsidP="00AD19E5">
      <w:pPr>
        <w:pStyle w:val="BodyText"/>
        <w:spacing w:before="93"/>
        <w:ind w:left="191"/>
        <w:rPr>
          <w:sz w:val="22"/>
          <w:szCs w:val="22"/>
        </w:rPr>
      </w:pPr>
      <w:r w:rsidRPr="004537EE">
        <w:rPr>
          <w:sz w:val="22"/>
          <w:szCs w:val="22"/>
        </w:rPr>
        <w:t>Lub xeev thiab / los sis Cov Hauj lwm Hauv Ib Cheeb Tsam tau hais los ntawm lub hom phiaj no:</w:t>
      </w:r>
    </w:p>
    <w:p w14:paraId="27E748E2" w14:textId="77777777" w:rsidR="00AD19E5" w:rsidRDefault="00AD19E5" w:rsidP="00AD19E5">
      <w:pPr>
        <w:pStyle w:val="BodyText"/>
        <w:ind w:left="114"/>
        <w:rPr>
          <w:sz w:val="20"/>
        </w:rPr>
      </w:pPr>
      <w:r>
        <w:rPr>
          <w:noProof/>
          <w:sz w:val="20"/>
          <w:lang w:bidi="th-TH"/>
        </w:rPr>
        <mc:AlternateContent>
          <mc:Choice Requires="wps">
            <w:drawing>
              <wp:anchor distT="0" distB="0" distL="114300" distR="114300" simplePos="0" relativeHeight="252101632" behindDoc="0" locked="0" layoutInCell="1" allowOverlap="1" wp14:anchorId="0399CE79" wp14:editId="3E92ADD5">
                <wp:simplePos x="0" y="0"/>
                <wp:positionH relativeFrom="column">
                  <wp:posOffset>81280</wp:posOffset>
                </wp:positionH>
                <wp:positionV relativeFrom="paragraph">
                  <wp:posOffset>12065</wp:posOffset>
                </wp:positionV>
                <wp:extent cx="3015615" cy="513080"/>
                <wp:effectExtent l="0" t="0" r="0" b="0"/>
                <wp:wrapNone/>
                <wp:docPr id="115" name="Text Box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5615" cy="513080"/>
                        </a:xfrm>
                        <a:prstGeom prst="rect">
                          <a:avLst/>
                        </a:prstGeom>
                        <a:solidFill>
                          <a:schemeClr val="accent2">
                            <a:lumMod val="20000"/>
                            <a:lumOff val="80000"/>
                          </a:schemeClr>
                        </a:solidFill>
                        <a:ln w="9525">
                          <a:solidFill>
                            <a:schemeClr val="accent2">
                              <a:lumMod val="20000"/>
                              <a:lumOff val="80000"/>
                            </a:schemeClr>
                          </a:solidFill>
                          <a:miter lim="800000"/>
                          <a:headEnd/>
                          <a:tailEnd/>
                        </a:ln>
                      </wps:spPr>
                      <wps:txbx>
                        <w:txbxContent>
                          <w:p w14:paraId="64494F8E" w14:textId="77777777" w:rsidR="00AD19E5" w:rsidRPr="00425A8B" w:rsidRDefault="00AD19E5" w:rsidP="00AD19E5">
                            <w:pPr>
                              <w:spacing w:line="268" w:lineRule="exact"/>
                            </w:pPr>
                            <w:r w:rsidRPr="00425A8B">
                              <w:t>Qhov Tseem Ceeb Hauv Lub Xeev:</w:t>
                            </w:r>
                          </w:p>
                          <w:p w14:paraId="6B7DF3F8" w14:textId="77777777" w:rsidR="00AD19E5" w:rsidRPr="00425A8B" w:rsidRDefault="00AD19E5" w:rsidP="00AD19E5">
                            <w:pPr>
                              <w:spacing w:before="99"/>
                            </w:pPr>
                            <w:r w:rsidRPr="00425A8B">
                              <w:t>Qhov Tseem Ceeb Hauv Zej Zog:</w:t>
                            </w:r>
                          </w:p>
                          <w:p w14:paraId="5A0554D2" w14:textId="77777777" w:rsidR="00AD19E5" w:rsidRPr="00425A8B" w:rsidRDefault="00AD19E5" w:rsidP="00AD19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99CE79" id="Text Box 565" o:spid="_x0000_s1183" type="#_x0000_t202" style="position:absolute;left:0;text-align:left;margin-left:6.4pt;margin-top:.95pt;width:237.45pt;height:40.4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" fillcolor="#f2dbdb [661]" strokecolor="#f2dbdb [661]">
                <v:textbox>
                  <w:txbxContent>
                    <w:p w14:paraId="64494F8E" w14:textId="77777777" w:rsidR="00AD19E5" w:rsidRPr="00425A8B" w:rsidRDefault="00AD19E5" w:rsidP="00AD19E5">
                      <w:pPr>
                        <w:spacing w:line="268" w:lineRule="exact"/>
                      </w:pPr>
                      <w:r w:rsidRPr="00425A8B">
                        <w:t>Qhov Tseem Ceeb Hauv Lub Xeev:</w:t>
                      </w:r>
                    </w:p>
                    <w:p w14:paraId="6B7DF3F8" w14:textId="77777777" w:rsidR="00AD19E5" w:rsidRPr="00425A8B" w:rsidRDefault="00AD19E5" w:rsidP="00AD19E5">
                      <w:pPr>
                        <w:spacing w:before="99"/>
                      </w:pPr>
                      <w:r w:rsidRPr="00425A8B">
                        <w:t>Qhov Tseem Ceeb Hauv Zej Zog:</w:t>
                      </w:r>
                    </w:p>
                    <w:p w14:paraId="5A0554D2" w14:textId="77777777" w:rsidR="00AD19E5" w:rsidRPr="00425A8B" w:rsidRDefault="00AD19E5" w:rsidP="00AD19E5"/>
                  </w:txbxContent>
                </v:textbox>
              </v:shape>
            </w:pict>
          </mc:Fallback>
        </mc:AlternateContent>
      </w:r>
      <w:r>
        <w:rPr>
          <w:noProof/>
          <w:sz w:val="20"/>
          <w:lang w:bidi="th-TH"/>
        </w:rPr>
        <mc:AlternateContent>
          <mc:Choice Requires="wps">
            <w:drawing>
              <wp:anchor distT="0" distB="0" distL="114300" distR="114300" simplePos="0" relativeHeight="252102656" behindDoc="0" locked="0" layoutInCell="1" allowOverlap="1" wp14:anchorId="1C238EDC" wp14:editId="1B2C5688">
                <wp:simplePos x="0" y="0"/>
                <wp:positionH relativeFrom="column">
                  <wp:posOffset>3096895</wp:posOffset>
                </wp:positionH>
                <wp:positionV relativeFrom="paragraph">
                  <wp:posOffset>12065</wp:posOffset>
                </wp:positionV>
                <wp:extent cx="6106795" cy="498475"/>
                <wp:effectExtent l="0" t="0" r="0" b="0"/>
                <wp:wrapNone/>
                <wp:docPr id="114" name="Text Box 5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6795" cy="498475"/>
                        </a:xfrm>
                        <a:prstGeom prst="rect">
                          <a:avLst/>
                        </a:prstGeom>
                        <a:solidFill>
                          <a:schemeClr val="accent2">
                            <a:lumMod val="20000"/>
                            <a:lumOff val="80000"/>
                          </a:schemeClr>
                        </a:solidFill>
                        <a:ln w="9525">
                          <a:solidFill>
                            <a:schemeClr val="accent2">
                              <a:lumMod val="20000"/>
                              <a:lumOff val="80000"/>
                            </a:schemeClr>
                          </a:solidFill>
                          <a:miter lim="800000"/>
                          <a:headEnd/>
                          <a:tailEnd/>
                        </a:ln>
                      </wps:spPr>
                      <wps:txbx>
                        <w:txbxContent>
                          <w:p w14:paraId="1993F381" w14:textId="77777777" w:rsidR="00AD19E5" w:rsidRPr="00425A8B" w:rsidRDefault="00AD19E5" w:rsidP="00AD19E5">
                            <w:pPr>
                              <w:spacing w:line="268" w:lineRule="exact"/>
                            </w:pPr>
                            <w:r w:rsidRPr="00425A8B">
                              <w:t xml:space="preserve">Qhov Muaj Feem </w:t>
                            </w:r>
                            <w:r>
                              <w:t>Zeeg</w:t>
                            </w:r>
                            <w:r w:rsidRPr="00425A8B">
                              <w:t xml:space="preserve"> 3: Niam Txiv Kev Koom Tes (Koom Tes)</w:t>
                            </w:r>
                          </w:p>
                          <w:p w14:paraId="5BF14EF7" w14:textId="77777777" w:rsidR="00AD19E5" w:rsidRPr="00425A8B" w:rsidRDefault="00AD19E5" w:rsidP="00AD19E5">
                            <w:pPr>
                              <w:spacing w:before="99"/>
                            </w:pPr>
                            <w:r w:rsidRPr="00425A8B">
                              <w:t>Cov Kev Ntseeg 4,6</w:t>
                            </w:r>
                          </w:p>
                          <w:p w14:paraId="536F2EEC" w14:textId="77777777" w:rsidR="00AD19E5" w:rsidRPr="00425A8B" w:rsidRDefault="00AD19E5" w:rsidP="00AD19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238EDC" id="Text Box 566" o:spid="_x0000_s1184" type="#_x0000_t202" style="position:absolute;left:0;text-align:left;margin-left:243.85pt;margin-top:.95pt;width:480.85pt;height:39.2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" fillcolor="#f2dbdb [661]" strokecolor="#f2dbdb [661]">
                <v:textbox>
                  <w:txbxContent>
                    <w:p w14:paraId="1993F381" w14:textId="77777777" w:rsidR="00AD19E5" w:rsidRPr="00425A8B" w:rsidRDefault="00AD19E5" w:rsidP="00AD19E5">
                      <w:pPr>
                        <w:spacing w:line="268" w:lineRule="exact"/>
                      </w:pPr>
                      <w:r w:rsidRPr="00425A8B">
                        <w:t xml:space="preserve">Qhov Muaj Feem </w:t>
                      </w:r>
                      <w:r>
                        <w:t>Zeeg</w:t>
                      </w:r>
                      <w:r w:rsidRPr="00425A8B">
                        <w:t xml:space="preserve"> 3: Niam Txiv Kev Koom Tes (Koom Tes)</w:t>
                      </w:r>
                    </w:p>
                    <w:p w14:paraId="5BF14EF7" w14:textId="77777777" w:rsidR="00AD19E5" w:rsidRPr="00425A8B" w:rsidRDefault="00AD19E5" w:rsidP="00AD19E5">
                      <w:pPr>
                        <w:spacing w:before="99"/>
                      </w:pPr>
                      <w:r w:rsidRPr="00425A8B">
                        <w:t>Cov Kev Ntseeg 4,6</w:t>
                      </w:r>
                    </w:p>
                    <w:p w14:paraId="536F2EEC" w14:textId="77777777" w:rsidR="00AD19E5" w:rsidRPr="00425A8B" w:rsidRDefault="00AD19E5" w:rsidP="00AD19E5"/>
                  </w:txbxContent>
                </v:textbox>
              </v:shape>
            </w:pict>
          </mc:Fallback>
        </mc:AlternateContent>
      </w:r>
      <w:r>
        <w:rPr>
          <w:noProof/>
          <w:sz w:val="20"/>
          <w:lang w:bidi="th-TH"/>
        </w:rPr>
        <mc:AlternateContent>
          <mc:Choice Requires="wpg">
            <w:drawing>
              <wp:inline distT="0" distB="0" distL="0" distR="0" wp14:anchorId="0F005343" wp14:editId="1A86D921">
                <wp:extent cx="9145270" cy="519430"/>
                <wp:effectExtent l="5715" t="5715" r="12065" b="8255"/>
                <wp:docPr id="105"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5270" cy="519430"/>
                          <a:chOff x="0" y="0"/>
                          <a:chExt cx="14402" cy="818"/>
                        </a:xfrm>
                      </wpg:grpSpPr>
                      <wps:wsp>
                        <wps:cNvPr id="106" name="Rectangle 99"/>
                        <wps:cNvSpPr>
                          <a:spLocks noChangeArrowheads="1"/>
                        </wps:cNvSpPr>
                        <wps:spPr bwMode="auto">
                          <a:xfrm>
                            <a:off x="5" y="5"/>
                            <a:ext cx="14392" cy="808"/>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Line 98"/>
                        <wps:cNvCnPr>
                          <a:cxnSpLocks noChangeShapeType="1"/>
                        </wps:cNvCnPr>
                        <wps:spPr bwMode="auto">
                          <a:xfrm>
                            <a:off x="1949" y="379"/>
                            <a:ext cx="160" cy="0"/>
                          </a:xfrm>
                          <a:prstGeom prst="line">
                            <a:avLst/>
                          </a:prstGeom>
                          <a:noFill/>
                          <a:ln w="7620">
                            <a:solidFill>
                              <a:srgbClr val="F1E4EF"/>
                            </a:solidFill>
                            <a:round/>
                            <a:headEnd/>
                            <a:tailEnd/>
                          </a:ln>
                          <a:extLst>
                            <a:ext uri="{909E8E84-426E-40DD-AFC4-6F175D3DCCD1}">
                              <a14:hiddenFill xmlns:a14="http://schemas.microsoft.com/office/drawing/2010/main">
                                <a:noFill/>
                              </a14:hiddenFill>
                            </a:ext>
                          </a:extLst>
                        </wps:spPr>
                        <wps:bodyPr/>
                      </wps:wsp>
                      <wps:wsp>
                        <wps:cNvPr id="108" name="Line 97"/>
                        <wps:cNvCnPr>
                          <a:cxnSpLocks noChangeShapeType="1"/>
                        </wps:cNvCnPr>
                        <wps:spPr bwMode="auto">
                          <a:xfrm>
                            <a:off x="3" y="5"/>
                            <a:ext cx="0" cy="808"/>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s:wsp>
                        <wps:cNvPr id="109" name="Line 96"/>
                        <wps:cNvCnPr>
                          <a:cxnSpLocks noChangeShapeType="1"/>
                        </wps:cNvCnPr>
                        <wps:spPr bwMode="auto">
                          <a:xfrm>
                            <a:off x="14399" y="5"/>
                            <a:ext cx="0" cy="808"/>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s:wsp>
                        <wps:cNvPr id="110" name="Line 95"/>
                        <wps:cNvCnPr>
                          <a:cxnSpLocks noChangeShapeType="1"/>
                        </wps:cNvCnPr>
                        <wps:spPr bwMode="auto">
                          <a:xfrm>
                            <a:off x="0" y="3"/>
                            <a:ext cx="14402" cy="0"/>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s:wsp>
                        <wps:cNvPr id="111" name="Line 94"/>
                        <wps:cNvCnPr>
                          <a:cxnSpLocks noChangeShapeType="1"/>
                        </wps:cNvCnPr>
                        <wps:spPr bwMode="auto">
                          <a:xfrm>
                            <a:off x="0" y="816"/>
                            <a:ext cx="14402" cy="0"/>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s:wsp>
                        <wps:cNvPr id="112" name="Text Box 93"/>
                        <wps:cNvSpPr txBox="1">
                          <a:spLocks noChangeArrowheads="1"/>
                        </wps:cNvSpPr>
                        <wps:spPr bwMode="auto">
                          <a:xfrm>
                            <a:off x="2190" y="128"/>
                            <a:ext cx="4943" cy="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801BA" w14:textId="77777777" w:rsidR="00AD19E5" w:rsidRDefault="00AD19E5" w:rsidP="00AD19E5">
                              <w:pPr>
                                <w:spacing w:before="99"/>
                                <w:rPr>
                                  <w:sz w:val="24"/>
                                </w:rPr>
                              </w:pPr>
                            </w:p>
                          </w:txbxContent>
                        </wps:txbx>
                        <wps:bodyPr rot="0" vert="horz" wrap="square" lIns="0" tIns="0" rIns="0" bIns="0" anchor="t" anchorCtr="0" upright="1">
                          <a:noAutofit/>
                        </wps:bodyPr>
                      </wps:wsp>
                      <wps:wsp>
                        <wps:cNvPr id="113" name="Text Box 92"/>
                        <wps:cNvSpPr txBox="1">
                          <a:spLocks noChangeArrowheads="1"/>
                        </wps:cNvSpPr>
                        <wps:spPr bwMode="auto">
                          <a:xfrm>
                            <a:off x="118" y="128"/>
                            <a:ext cx="1661" cy="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72F4A" w14:textId="77777777" w:rsidR="00AD19E5" w:rsidRDefault="00AD19E5" w:rsidP="00AD19E5">
                              <w:pPr>
                                <w:spacing w:before="99"/>
                                <w:rPr>
                                  <w:sz w:val="24"/>
                                </w:rPr>
                              </w:pPr>
                            </w:p>
                          </w:txbxContent>
                        </wps:txbx>
                        <wps:bodyPr rot="0" vert="horz" wrap="square" lIns="0" tIns="0" rIns="0" bIns="0" anchor="t" anchorCtr="0" upright="1">
                          <a:noAutofit/>
                        </wps:bodyPr>
                      </wps:wsp>
                    </wpg:wgp>
                  </a:graphicData>
                </a:graphic>
              </wp:inline>
            </w:drawing>
          </mc:Choice>
          <mc:Fallback>
            <w:pict>
              <v:group w14:anchorId="0F005343" id="Group 91" o:spid="_x0000_s1185" style="width:720.1pt;height:40.9pt;mso-position-horizontal-relative:char;mso-position-vertical-relative:line" coordsize="14402,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">
                <v:rect id="Rectangle 99" o:spid="_x0000_s1186" style="position:absolute;left:5;top:5;width:14392;height: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" fillcolor="#f1e4ef" stroked="f"/>
                <v:line id="Line 98" o:spid="_x0000_s1187" style="position:absolute;visibility:visible;mso-wrap-style:square" from="1949,379" to="2109,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" strokecolor="#f1e4ef" strokeweight=".6pt"/>
                <v:line id="Line 97" o:spid="_x0000_s1188" style="position:absolute;visibility:visible;mso-wrap-style:square" from="3,5" to="3,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" strokecolor="#d5abff" strokeweight=".25pt"/>
                <v:line id="Line 96" o:spid="_x0000_s1189" style="position:absolute;visibility:visible;mso-wrap-style:square" from="14399,5" to="14399,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" strokecolor="#d5abff" strokeweight=".25pt"/>
                <v:line id="Line 95" o:spid="_x0000_s1190" style="position:absolute;visibility:visible;mso-wrap-style:square" from="0,3" to="144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" strokecolor="#d5abff" strokeweight=".25pt"/>
                <v:line id="Line 94" o:spid="_x0000_s1191" style="position:absolute;visibility:visible;mso-wrap-style:square" from="0,816" to="14402,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" strokecolor="#d5abff" strokeweight=".25pt"/>
                <v:shape id="Text Box 93" o:spid="_x0000_s1192" type="#_x0000_t202" style="position:absolute;left:2190;top:128;width:4943;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6B6801BA" w14:textId="77777777" w:rsidR="00AD19E5" w:rsidRDefault="00AD19E5" w:rsidP="00AD19E5">
                        <w:pPr>
                          <w:spacing w:before="99"/>
                          <w:rPr>
                            <w:sz w:val="24"/>
                          </w:rPr>
                        </w:pPr>
                      </w:p>
                    </w:txbxContent>
                  </v:textbox>
                </v:shape>
                <v:shape id="Text Box 92" o:spid="_x0000_s1193" type="#_x0000_t202" style="position:absolute;left:118;top:128;width:1661;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10172F4A" w14:textId="77777777" w:rsidR="00AD19E5" w:rsidRDefault="00AD19E5" w:rsidP="00AD19E5">
                        <w:pPr>
                          <w:spacing w:before="99"/>
                          <w:rPr>
                            <w:sz w:val="24"/>
                          </w:rPr>
                        </w:pPr>
                      </w:p>
                    </w:txbxContent>
                  </v:textbox>
                </v:shape>
                <w10:anchorlock/>
              </v:group>
            </w:pict>
          </mc:Fallback>
        </mc:AlternateContent>
      </w:r>
    </w:p>
    <w:p w14:paraId="6EE3CC28" w14:textId="77777777" w:rsidR="00AD19E5" w:rsidRDefault="00AD19E5" w:rsidP="00AD19E5">
      <w:pPr>
        <w:pStyle w:val="BodyText"/>
        <w:spacing w:before="5"/>
        <w:rPr>
          <w:sz w:val="9"/>
        </w:rPr>
      </w:pPr>
    </w:p>
    <w:p w14:paraId="341C145E" w14:textId="77777777" w:rsidR="00AD19E5" w:rsidRPr="0029030E" w:rsidRDefault="00AD19E5" w:rsidP="00AD19E5">
      <w:pPr>
        <w:pStyle w:val="Heading3"/>
        <w:rPr>
          <w:sz w:val="24"/>
          <w:szCs w:val="24"/>
        </w:rPr>
      </w:pPr>
      <w:hyperlink r:id="rId71" w:anchor="AMOs">
        <w:r w:rsidRPr="0029030E">
          <w:rPr>
            <w:sz w:val="24"/>
            <w:szCs w:val="24"/>
          </w:rPr>
          <w:t>Cov Txiaj Ntsig Uas Ntsuas Tau Txuas Xyoo</w:t>
        </w:r>
      </w:hyperlink>
    </w:p>
    <w:tbl>
      <w:tblPr>
        <w:tblW w:w="0" w:type="auto"/>
        <w:tblInd w:w="120" w:type="dxa"/>
        <w:tblBorders>
          <w:top w:val="single" w:sz="2" w:space="0" w:color="D5ABFF"/>
          <w:left w:val="single" w:sz="2" w:space="0" w:color="D5ABFF"/>
          <w:bottom w:val="single" w:sz="2" w:space="0" w:color="D5ABFF"/>
          <w:right w:val="single" w:sz="2" w:space="0" w:color="D5ABFF"/>
          <w:insideH w:val="single" w:sz="2" w:space="0" w:color="D5ABFF"/>
          <w:insideV w:val="single" w:sz="2" w:space="0" w:color="D5ABFF"/>
        </w:tblBorders>
        <w:tblLayout w:type="fixed"/>
        <w:tblCellMar>
          <w:left w:w="0" w:type="dxa"/>
          <w:right w:w="0" w:type="dxa"/>
        </w:tblCellMar>
        <w:tblLook w:val="01E0" w:firstRow="1" w:lastRow="1" w:firstColumn="1" w:lastColumn="1" w:noHBand="0" w:noVBand="0"/>
      </w:tblPr>
      <w:tblGrid>
        <w:gridCol w:w="7197"/>
        <w:gridCol w:w="7203"/>
      </w:tblGrid>
      <w:tr w:rsidR="00AD19E5" w14:paraId="6CC6D3D1" w14:textId="77777777" w:rsidTr="00AD19E5">
        <w:trPr>
          <w:trHeight w:val="417"/>
        </w:trPr>
        <w:tc>
          <w:tcPr>
            <w:tcW w:w="7197" w:type="dxa"/>
          </w:tcPr>
          <w:p w14:paraId="34461B1D" w14:textId="77777777" w:rsidR="00AD19E5" w:rsidRPr="0029030E" w:rsidRDefault="00AD19E5" w:rsidP="00AD19E5">
            <w:pPr>
              <w:pStyle w:val="TableParagraph"/>
              <w:spacing w:before="100"/>
              <w:ind w:right="3036"/>
              <w:rPr>
                <w:b/>
              </w:rPr>
            </w:pPr>
            <w:r w:rsidRPr="0029030E">
              <w:rPr>
                <w:b/>
              </w:rPr>
              <w:t>Cia Siab Tias</w:t>
            </w:r>
          </w:p>
        </w:tc>
        <w:tc>
          <w:tcPr>
            <w:tcW w:w="7203" w:type="dxa"/>
          </w:tcPr>
          <w:p w14:paraId="008AED86" w14:textId="77777777" w:rsidR="00AD19E5" w:rsidRPr="0029030E" w:rsidRDefault="00AD19E5" w:rsidP="00AD19E5">
            <w:pPr>
              <w:pStyle w:val="TableParagraph"/>
              <w:spacing w:before="100"/>
              <w:ind w:right="3207"/>
              <w:rPr>
                <w:b/>
              </w:rPr>
            </w:pPr>
            <w:r w:rsidRPr="0029030E">
              <w:rPr>
                <w:b/>
              </w:rPr>
              <w:t>Tiag Tiag</w:t>
            </w:r>
          </w:p>
        </w:tc>
      </w:tr>
      <w:tr w:rsidR="00AD19E5" w14:paraId="2EAE0EA5" w14:textId="77777777" w:rsidTr="00AD19E5">
        <w:trPr>
          <w:trHeight w:val="3657"/>
        </w:trPr>
        <w:tc>
          <w:tcPr>
            <w:tcW w:w="7197" w:type="dxa"/>
            <w:shd w:val="clear" w:color="auto" w:fill="F1E4EF"/>
          </w:tcPr>
          <w:p w14:paraId="22B8E43A" w14:textId="77777777" w:rsidR="00AD19E5" w:rsidRPr="000F6B8C" w:rsidRDefault="00AD19E5" w:rsidP="00AD19E5">
            <w:pPr>
              <w:pStyle w:val="TableParagraph"/>
              <w:spacing w:before="116"/>
              <w:ind w:left="116"/>
              <w:rPr>
                <w:b/>
                <w:sz w:val="21"/>
                <w:szCs w:val="21"/>
              </w:rPr>
            </w:pPr>
            <w:r w:rsidRPr="000F6B8C">
              <w:rPr>
                <w:b/>
                <w:sz w:val="21"/>
                <w:szCs w:val="21"/>
              </w:rPr>
              <w:t>Cov Cuab Yeej Ntsuas / Qhov Ntsuas</w:t>
            </w:r>
          </w:p>
          <w:p w14:paraId="2A184848" w14:textId="77777777" w:rsidR="00AD19E5" w:rsidRPr="000F6B8C" w:rsidRDefault="00AD19E5" w:rsidP="00AD19E5">
            <w:pPr>
              <w:pStyle w:val="TableParagraph"/>
              <w:ind w:left="116" w:right="451"/>
              <w:rPr>
                <w:sz w:val="21"/>
                <w:szCs w:val="21"/>
              </w:rPr>
            </w:pPr>
            <w:r w:rsidRPr="000F6B8C">
              <w:rPr>
                <w:sz w:val="21"/>
                <w:szCs w:val="21"/>
              </w:rPr>
              <w:t>Qhov feem pua ​​ntawm cov niam txiv koom rau hauv ELAC, SSC thiab niam txiv kev cob qhia tsim los muab kev kawm</w:t>
            </w:r>
          </w:p>
          <w:p w14:paraId="0099C961" w14:textId="77777777" w:rsidR="00AD19E5" w:rsidRPr="000F6B8C" w:rsidRDefault="00AD19E5" w:rsidP="00AD19E5">
            <w:pPr>
              <w:pStyle w:val="TableParagraph"/>
              <w:ind w:left="116" w:right="652"/>
              <w:rPr>
                <w:sz w:val="21"/>
                <w:szCs w:val="21"/>
              </w:rPr>
            </w:pPr>
            <w:r w:rsidRPr="000F6B8C">
              <w:rPr>
                <w:sz w:val="21"/>
                <w:szCs w:val="21"/>
              </w:rPr>
              <w:t>cov tswv yim los txhawb lawv cov me nyuam txoj kev kawm yuav nce ntxiv li 10%, raws li ntsuas los ntawm kev mus koom hauv rooj cob qhia.</w:t>
            </w:r>
          </w:p>
          <w:p w14:paraId="26CF2BD6" w14:textId="77777777" w:rsidR="00AD19E5" w:rsidRPr="000F6B8C" w:rsidRDefault="00AD19E5" w:rsidP="00AD19E5">
            <w:pPr>
              <w:pStyle w:val="TableParagraph"/>
              <w:rPr>
                <w:b/>
                <w:sz w:val="21"/>
                <w:szCs w:val="21"/>
              </w:rPr>
            </w:pPr>
          </w:p>
          <w:p w14:paraId="74D180EA" w14:textId="77777777" w:rsidR="00AD19E5" w:rsidRPr="000F6B8C" w:rsidRDefault="00AD19E5" w:rsidP="00AD19E5">
            <w:pPr>
              <w:pStyle w:val="TableParagraph"/>
              <w:ind w:left="116"/>
              <w:rPr>
                <w:b/>
                <w:sz w:val="21"/>
                <w:szCs w:val="21"/>
              </w:rPr>
            </w:pPr>
            <w:r w:rsidRPr="000F6B8C">
              <w:rPr>
                <w:b/>
                <w:sz w:val="21"/>
                <w:szCs w:val="21"/>
              </w:rPr>
              <w:t>Xyoo 19-20</w:t>
            </w:r>
          </w:p>
          <w:p w14:paraId="244B83FD" w14:textId="77777777" w:rsidR="00AD19E5" w:rsidRPr="000F6B8C" w:rsidRDefault="00AD19E5" w:rsidP="00AD19E5">
            <w:pPr>
              <w:pStyle w:val="TableParagraph"/>
              <w:ind w:left="116"/>
              <w:rPr>
                <w:sz w:val="21"/>
                <w:szCs w:val="21"/>
              </w:rPr>
            </w:pPr>
            <w:r w:rsidRPr="000F6B8C">
              <w:rPr>
                <w:sz w:val="21"/>
                <w:szCs w:val="21"/>
              </w:rPr>
              <w:t>2178</w:t>
            </w:r>
          </w:p>
          <w:p w14:paraId="00133D3B" w14:textId="77777777" w:rsidR="00AD19E5" w:rsidRPr="000F6B8C" w:rsidRDefault="00AD19E5" w:rsidP="00AD19E5">
            <w:pPr>
              <w:pStyle w:val="TableParagraph"/>
              <w:spacing w:before="115"/>
              <w:ind w:left="116"/>
              <w:rPr>
                <w:b/>
                <w:sz w:val="21"/>
                <w:szCs w:val="21"/>
              </w:rPr>
            </w:pPr>
            <w:r w:rsidRPr="000F6B8C">
              <w:rPr>
                <w:b/>
                <w:sz w:val="21"/>
                <w:szCs w:val="21"/>
              </w:rPr>
              <w:t>Lub hauv paus</w:t>
            </w:r>
          </w:p>
          <w:p w14:paraId="7D20BC5F" w14:textId="77777777" w:rsidR="00AD19E5" w:rsidRPr="000F6B8C" w:rsidRDefault="00AD19E5" w:rsidP="00AD19E5">
            <w:pPr>
              <w:pStyle w:val="TableParagraph"/>
              <w:ind w:left="116"/>
              <w:rPr>
                <w:sz w:val="21"/>
                <w:szCs w:val="21"/>
              </w:rPr>
            </w:pPr>
            <w:r w:rsidRPr="000F6B8C">
              <w:rPr>
                <w:sz w:val="21"/>
                <w:szCs w:val="21"/>
              </w:rPr>
              <w:t>Xyoo 2016--2017</w:t>
            </w:r>
          </w:p>
          <w:p w14:paraId="6BE794B4" w14:textId="77777777" w:rsidR="00AD19E5" w:rsidRPr="000F6B8C" w:rsidRDefault="00AD19E5" w:rsidP="00AD19E5">
            <w:pPr>
              <w:pStyle w:val="TableParagraph"/>
              <w:ind w:left="116"/>
              <w:rPr>
                <w:sz w:val="21"/>
                <w:szCs w:val="21"/>
              </w:rPr>
            </w:pPr>
            <w:r w:rsidRPr="000F6B8C">
              <w:rPr>
                <w:sz w:val="21"/>
                <w:szCs w:val="21"/>
              </w:rPr>
              <w:t>1637</w:t>
            </w:r>
          </w:p>
        </w:tc>
        <w:tc>
          <w:tcPr>
            <w:tcW w:w="7203" w:type="dxa"/>
            <w:shd w:val="clear" w:color="auto" w:fill="F1E4EF"/>
          </w:tcPr>
          <w:p w14:paraId="2E409F2C" w14:textId="77777777" w:rsidR="00AD19E5" w:rsidRPr="000F6B8C" w:rsidRDefault="00AD19E5" w:rsidP="00AD19E5">
            <w:pPr>
              <w:pStyle w:val="TableParagraph"/>
              <w:spacing w:before="58"/>
              <w:ind w:left="58"/>
              <w:rPr>
                <w:sz w:val="21"/>
                <w:szCs w:val="21"/>
              </w:rPr>
            </w:pPr>
            <w:r w:rsidRPr="000F6B8C">
              <w:rPr>
                <w:sz w:val="21"/>
                <w:szCs w:val="21"/>
              </w:rPr>
              <w:t>Xyoo 2019-20</w:t>
            </w:r>
          </w:p>
          <w:p w14:paraId="0027367A" w14:textId="77777777" w:rsidR="00AD19E5" w:rsidRPr="000F6B8C" w:rsidRDefault="00AD19E5" w:rsidP="00AD19E5">
            <w:pPr>
              <w:pStyle w:val="TableParagraph"/>
              <w:ind w:left="58"/>
              <w:rPr>
                <w:sz w:val="21"/>
                <w:szCs w:val="21"/>
              </w:rPr>
            </w:pPr>
            <w:r w:rsidRPr="000F6B8C">
              <w:rPr>
                <w:sz w:val="21"/>
                <w:szCs w:val="21"/>
              </w:rPr>
              <w:t>27 tus niam txiv txawv leej tuaj koom DELAC</w:t>
            </w:r>
          </w:p>
          <w:p w14:paraId="7B61917A" w14:textId="77777777" w:rsidR="00AD19E5" w:rsidRPr="000F6B8C" w:rsidRDefault="00AD19E5" w:rsidP="00AD19E5">
            <w:pPr>
              <w:pStyle w:val="TableParagraph"/>
              <w:ind w:left="58" w:right="302"/>
              <w:rPr>
                <w:sz w:val="21"/>
                <w:szCs w:val="21"/>
              </w:rPr>
            </w:pPr>
            <w:r w:rsidRPr="000F6B8C">
              <w:rPr>
                <w:sz w:val="21"/>
                <w:szCs w:val="21"/>
              </w:rPr>
              <w:t>1,576 cov niam txiv tau koom nrog Tsev Neeg thiab Zej Zog Kev Koom Tes (FACE)</w:t>
            </w:r>
          </w:p>
          <w:p w14:paraId="6916E723" w14:textId="77777777" w:rsidR="00AD19E5" w:rsidRPr="000F6B8C" w:rsidRDefault="00AD19E5" w:rsidP="00AD19E5">
            <w:pPr>
              <w:pStyle w:val="TableParagraph"/>
              <w:ind w:left="58"/>
              <w:rPr>
                <w:sz w:val="21"/>
                <w:szCs w:val="21"/>
              </w:rPr>
            </w:pPr>
            <w:r w:rsidRPr="000F6B8C">
              <w:rPr>
                <w:sz w:val="21"/>
                <w:szCs w:val="21"/>
              </w:rPr>
              <w:t xml:space="preserve">Tag Nrho 1,603 </w:t>
            </w:r>
          </w:p>
        </w:tc>
      </w:tr>
      <w:tr w:rsidR="00AD19E5" w14:paraId="6F91666C" w14:textId="77777777" w:rsidTr="00AD19E5">
        <w:trPr>
          <w:trHeight w:val="3369"/>
        </w:trPr>
        <w:tc>
          <w:tcPr>
            <w:tcW w:w="7197" w:type="dxa"/>
            <w:shd w:val="clear" w:color="auto" w:fill="F1E4EF"/>
          </w:tcPr>
          <w:p w14:paraId="66749D1E" w14:textId="77777777" w:rsidR="00AD19E5" w:rsidRPr="000F6B8C" w:rsidRDefault="00AD19E5" w:rsidP="00AD19E5">
            <w:pPr>
              <w:pStyle w:val="TableParagraph"/>
              <w:spacing w:before="116"/>
              <w:ind w:left="116"/>
              <w:rPr>
                <w:b/>
                <w:sz w:val="21"/>
                <w:szCs w:val="21"/>
              </w:rPr>
            </w:pPr>
            <w:r w:rsidRPr="000F6B8C">
              <w:rPr>
                <w:b/>
                <w:sz w:val="21"/>
                <w:szCs w:val="21"/>
              </w:rPr>
              <w:t>Cov Cuab Yeej Ntsuas / Qhov Ntsuas</w:t>
            </w:r>
          </w:p>
          <w:p w14:paraId="22BC6530" w14:textId="77777777" w:rsidR="00AD19E5" w:rsidRPr="000F6B8C" w:rsidRDefault="00AD19E5" w:rsidP="00AD19E5">
            <w:pPr>
              <w:pStyle w:val="TableParagraph"/>
              <w:ind w:left="116" w:right="719"/>
              <w:rPr>
                <w:sz w:val="21"/>
                <w:szCs w:val="21"/>
              </w:rPr>
            </w:pPr>
            <w:r w:rsidRPr="000F6B8C">
              <w:rPr>
                <w:sz w:val="21"/>
                <w:szCs w:val="21"/>
              </w:rPr>
              <w:t xml:space="preserve">Cov niam txiv muaj ntau haiv neeg koom nrog cov hauj lwm koom nrog yuav phim rau cheeb tsam cov tub ntxhais kawm </w:t>
            </w:r>
            <w:del w:id="7102" w:author="year" w:date="2021-07-09T22:12:00Z">
              <w:r w:rsidRPr="000F6B8C" w:rsidDel="00806591">
                <w:rPr>
                  <w:sz w:val="21"/>
                  <w:szCs w:val="21"/>
                </w:rPr>
                <w:delText xml:space="preserve">cuv </w:delText>
              </w:r>
            </w:del>
            <w:ins w:id="7103" w:author="year" w:date="2021-07-09T22:12:00Z">
              <w:r>
                <w:rPr>
                  <w:sz w:val="21"/>
                  <w:szCs w:val="21"/>
                </w:rPr>
                <w:t>rau</w:t>
              </w:r>
              <w:r w:rsidRPr="000F6B8C">
                <w:rPr>
                  <w:sz w:val="21"/>
                  <w:szCs w:val="21"/>
                </w:rPr>
                <w:t xml:space="preserve"> </w:t>
              </w:r>
            </w:ins>
            <w:r w:rsidRPr="000F6B8C">
              <w:rPr>
                <w:sz w:val="21"/>
                <w:szCs w:val="21"/>
              </w:rPr>
              <w:t>npe hauv pab pawg neeg tom qab: Nee</w:t>
            </w:r>
            <w:ins w:id="7104" w:author="year" w:date="2021-07-09T22:12:00Z">
              <w:r>
                <w:rPr>
                  <w:sz w:val="21"/>
                  <w:szCs w:val="21"/>
                </w:rPr>
                <w:t>g</w:t>
              </w:r>
            </w:ins>
            <w:del w:id="7105" w:author="year" w:date="2021-07-09T22:12:00Z">
              <w:r w:rsidRPr="000F6B8C" w:rsidDel="00806591">
                <w:rPr>
                  <w:sz w:val="21"/>
                  <w:szCs w:val="21"/>
                </w:rPr>
                <w:delText>d</w:delText>
              </w:r>
            </w:del>
            <w:r w:rsidRPr="000F6B8C">
              <w:rPr>
                <w:sz w:val="21"/>
                <w:szCs w:val="21"/>
              </w:rPr>
              <w:t xml:space="preserve"> Tawv Dawb, Hmoob, Hispanic / Latino,</w:t>
            </w:r>
          </w:p>
          <w:p w14:paraId="30829B62" w14:textId="77777777" w:rsidR="00AD19E5" w:rsidRPr="000F6B8C" w:rsidRDefault="00AD19E5" w:rsidP="00AD19E5">
            <w:pPr>
              <w:pStyle w:val="TableParagraph"/>
              <w:rPr>
                <w:b/>
                <w:sz w:val="21"/>
                <w:szCs w:val="21"/>
              </w:rPr>
            </w:pPr>
          </w:p>
          <w:p w14:paraId="1D8FDA3E" w14:textId="77777777" w:rsidR="00AD19E5" w:rsidRPr="000F6B8C" w:rsidRDefault="00AD19E5" w:rsidP="00AD19E5">
            <w:pPr>
              <w:pStyle w:val="TableParagraph"/>
              <w:ind w:left="116"/>
              <w:rPr>
                <w:b/>
                <w:sz w:val="21"/>
                <w:szCs w:val="21"/>
              </w:rPr>
            </w:pPr>
            <w:r w:rsidRPr="000F6B8C">
              <w:rPr>
                <w:b/>
                <w:sz w:val="21"/>
                <w:szCs w:val="21"/>
              </w:rPr>
              <w:t>Xyoo 19-20</w:t>
            </w:r>
          </w:p>
          <w:p w14:paraId="32B4359F" w14:textId="77777777" w:rsidR="00AD19E5" w:rsidRPr="000F6B8C" w:rsidRDefault="00AD19E5" w:rsidP="00AD19E5">
            <w:pPr>
              <w:pStyle w:val="TableParagraph"/>
              <w:ind w:left="116" w:right="2106"/>
              <w:rPr>
                <w:sz w:val="21"/>
                <w:szCs w:val="21"/>
              </w:rPr>
            </w:pPr>
            <w:r w:rsidRPr="000F6B8C">
              <w:rPr>
                <w:sz w:val="21"/>
                <w:szCs w:val="21"/>
              </w:rPr>
              <w:t xml:space="preserve">Cov niam txiv muaj ntau haiv neeg koom nrog cov hauj lwm koom nrog yuav phim rau koog tsev kawm cov </w:t>
            </w:r>
            <w:del w:id="7106" w:author="year" w:date="2021-07-09T22:14:00Z">
              <w:r w:rsidRPr="000F6B8C" w:rsidDel="00806591">
                <w:rPr>
                  <w:sz w:val="21"/>
                  <w:szCs w:val="21"/>
                </w:rPr>
                <w:delText xml:space="preserve">cuv </w:delText>
              </w:r>
            </w:del>
            <w:ins w:id="7107" w:author="year" w:date="2021-07-09T22:14:00Z">
              <w:r>
                <w:rPr>
                  <w:sz w:val="21"/>
                  <w:szCs w:val="21"/>
                </w:rPr>
                <w:t>rau</w:t>
              </w:r>
              <w:r w:rsidRPr="000F6B8C">
                <w:rPr>
                  <w:sz w:val="21"/>
                  <w:szCs w:val="21"/>
                </w:rPr>
                <w:t xml:space="preserve"> </w:t>
              </w:r>
            </w:ins>
            <w:r w:rsidRPr="000F6B8C">
              <w:rPr>
                <w:sz w:val="21"/>
                <w:szCs w:val="21"/>
              </w:rPr>
              <w:t>npe kawm rau cov pab pawg neeg li nram no:Neeg Tawv Dawb, Hmoob, Hispanic / Latino, Neeg Tawv Dub / Neeg Asmeskas Dub, thiab Lus Askiv</w:t>
            </w:r>
          </w:p>
        </w:tc>
        <w:tc>
          <w:tcPr>
            <w:tcW w:w="7203" w:type="dxa"/>
            <w:shd w:val="clear" w:color="auto" w:fill="F1E4EF"/>
          </w:tcPr>
          <w:p w14:paraId="4679D7F9" w14:textId="77777777" w:rsidR="00AD19E5" w:rsidRPr="000F6B8C" w:rsidRDefault="00AD19E5" w:rsidP="00AD19E5">
            <w:pPr>
              <w:pStyle w:val="TableParagraph"/>
              <w:spacing w:before="58"/>
              <w:ind w:left="58" w:right="4519"/>
              <w:rPr>
                <w:sz w:val="21"/>
                <w:szCs w:val="21"/>
              </w:rPr>
            </w:pPr>
            <w:r w:rsidRPr="000F6B8C">
              <w:rPr>
                <w:sz w:val="21"/>
                <w:szCs w:val="21"/>
              </w:rPr>
              <w:t>Cov niam txiv sib txawv: Cov ntaub ntawv tsis muaj</w:t>
            </w:r>
          </w:p>
          <w:p w14:paraId="4B5F42AC" w14:textId="77777777" w:rsidR="00AD19E5" w:rsidRPr="000F6B8C" w:rsidRDefault="00AD19E5" w:rsidP="00AD19E5">
            <w:pPr>
              <w:pStyle w:val="TableParagraph"/>
              <w:rPr>
                <w:b/>
                <w:sz w:val="21"/>
                <w:szCs w:val="21"/>
              </w:rPr>
            </w:pPr>
          </w:p>
          <w:p w14:paraId="208DAACF" w14:textId="77777777" w:rsidR="00AD19E5" w:rsidRPr="000F6B8C" w:rsidRDefault="00AD19E5" w:rsidP="00AD19E5">
            <w:pPr>
              <w:pStyle w:val="TableParagraph"/>
              <w:ind w:left="58" w:right="5759"/>
              <w:rPr>
                <w:sz w:val="21"/>
                <w:szCs w:val="21"/>
              </w:rPr>
            </w:pPr>
            <w:r w:rsidRPr="000F6B8C">
              <w:rPr>
                <w:sz w:val="21"/>
                <w:szCs w:val="21"/>
              </w:rPr>
              <w:t>Neeg Tawv Dawb: xx% Hmoob: xx%</w:t>
            </w:r>
          </w:p>
          <w:p w14:paraId="75DE975F" w14:textId="77777777" w:rsidR="00AD19E5" w:rsidRPr="000F6B8C" w:rsidRDefault="00AD19E5" w:rsidP="00AD19E5">
            <w:pPr>
              <w:pStyle w:val="TableParagraph"/>
              <w:ind w:left="58" w:right="3664"/>
              <w:rPr>
                <w:sz w:val="21"/>
                <w:szCs w:val="21"/>
              </w:rPr>
            </w:pPr>
            <w:r w:rsidRPr="000F6B8C">
              <w:rPr>
                <w:sz w:val="21"/>
                <w:szCs w:val="21"/>
              </w:rPr>
              <w:t>Hispanic / Latino xx%</w:t>
            </w:r>
          </w:p>
          <w:p w14:paraId="7761FEFC" w14:textId="77777777" w:rsidR="00AD19E5" w:rsidRPr="000F6B8C" w:rsidRDefault="00AD19E5" w:rsidP="00AD19E5">
            <w:pPr>
              <w:pStyle w:val="TableParagraph"/>
              <w:ind w:left="58" w:right="3664"/>
              <w:rPr>
                <w:sz w:val="21"/>
                <w:szCs w:val="21"/>
              </w:rPr>
            </w:pPr>
            <w:r w:rsidRPr="000F6B8C">
              <w:rPr>
                <w:sz w:val="21"/>
                <w:szCs w:val="21"/>
              </w:rPr>
              <w:t xml:space="preserve">Neeg Tawv Dub / Neeg Asmeskas Dub xx% </w:t>
            </w:r>
          </w:p>
          <w:p w14:paraId="058003E9" w14:textId="77777777" w:rsidR="00AD19E5" w:rsidRPr="000F6B8C" w:rsidRDefault="00AD19E5" w:rsidP="00AD19E5">
            <w:pPr>
              <w:pStyle w:val="TableParagraph"/>
              <w:ind w:left="58" w:right="3664"/>
              <w:rPr>
                <w:sz w:val="21"/>
                <w:szCs w:val="21"/>
              </w:rPr>
            </w:pPr>
            <w:r w:rsidRPr="000F6B8C">
              <w:rPr>
                <w:sz w:val="21"/>
                <w:szCs w:val="21"/>
              </w:rPr>
              <w:t xml:space="preserve">Cov Kawm Lus Askiv xx% </w:t>
            </w:r>
          </w:p>
          <w:p w14:paraId="1B22A696" w14:textId="77777777" w:rsidR="00AD19E5" w:rsidRPr="000F6B8C" w:rsidRDefault="00AD19E5" w:rsidP="00AD19E5">
            <w:pPr>
              <w:pStyle w:val="TableParagraph"/>
              <w:ind w:left="58" w:right="3664"/>
              <w:rPr>
                <w:sz w:val="21"/>
                <w:szCs w:val="21"/>
              </w:rPr>
            </w:pPr>
            <w:r w:rsidRPr="000F6B8C">
              <w:rPr>
                <w:sz w:val="21"/>
                <w:szCs w:val="21"/>
              </w:rPr>
              <w:t>Xa Tawm xx%</w:t>
            </w:r>
          </w:p>
          <w:p w14:paraId="1B5D9106" w14:textId="77777777" w:rsidR="00AD19E5" w:rsidRPr="000F6B8C" w:rsidRDefault="00AD19E5" w:rsidP="00AD19E5">
            <w:pPr>
              <w:pStyle w:val="TableParagraph"/>
              <w:ind w:left="58"/>
              <w:rPr>
                <w:sz w:val="21"/>
                <w:szCs w:val="21"/>
              </w:rPr>
            </w:pPr>
            <w:r w:rsidRPr="000F6B8C">
              <w:rPr>
                <w:sz w:val="21"/>
                <w:szCs w:val="21"/>
              </w:rPr>
              <w:t>Tsis Sib Xws xx%</w:t>
            </w:r>
          </w:p>
        </w:tc>
      </w:tr>
    </w:tbl>
    <w:p w14:paraId="381335DF" w14:textId="77777777" w:rsidR="00AD19E5" w:rsidRDefault="00AD19E5" w:rsidP="00AD19E5">
      <w:pPr>
        <w:rPr>
          <w:sz w:val="24"/>
        </w:rPr>
        <w:sectPr w:rsidR="00AD19E5">
          <w:pgSz w:w="15840" w:h="12240" w:orient="landscape"/>
          <w:pgMar w:top="660" w:right="600" w:bottom="800" w:left="600" w:header="0" w:footer="528" w:gutter="0"/>
          <w:cols w:space="720"/>
        </w:sectPr>
      </w:pPr>
    </w:p>
    <w:tbl>
      <w:tblPr>
        <w:tblW w:w="0" w:type="auto"/>
        <w:tblInd w:w="120" w:type="dxa"/>
        <w:tblBorders>
          <w:top w:val="single" w:sz="2" w:space="0" w:color="D5ABFF"/>
          <w:left w:val="single" w:sz="2" w:space="0" w:color="D5ABFF"/>
          <w:bottom w:val="single" w:sz="2" w:space="0" w:color="D5ABFF"/>
          <w:right w:val="single" w:sz="2" w:space="0" w:color="D5ABFF"/>
          <w:insideH w:val="single" w:sz="2" w:space="0" w:color="D5ABFF"/>
          <w:insideV w:val="single" w:sz="2" w:space="0" w:color="D5ABFF"/>
        </w:tblBorders>
        <w:tblLayout w:type="fixed"/>
        <w:tblCellMar>
          <w:left w:w="0" w:type="dxa"/>
          <w:right w:w="0" w:type="dxa"/>
        </w:tblCellMar>
        <w:tblLook w:val="01E0" w:firstRow="1" w:lastRow="1" w:firstColumn="1" w:lastColumn="1" w:noHBand="0" w:noVBand="0"/>
      </w:tblPr>
      <w:tblGrid>
        <w:gridCol w:w="7197"/>
        <w:gridCol w:w="7203"/>
      </w:tblGrid>
      <w:tr w:rsidR="00AD19E5" w14:paraId="694E1E16" w14:textId="77777777" w:rsidTr="00AD19E5">
        <w:trPr>
          <w:trHeight w:val="417"/>
        </w:trPr>
        <w:tc>
          <w:tcPr>
            <w:tcW w:w="7197" w:type="dxa"/>
          </w:tcPr>
          <w:p w14:paraId="54067092" w14:textId="77777777" w:rsidR="00AD19E5" w:rsidRDefault="00AD19E5" w:rsidP="00AD19E5">
            <w:pPr>
              <w:pStyle w:val="TableParagraph"/>
              <w:spacing w:before="100"/>
              <w:ind w:right="3036"/>
              <w:rPr>
                <w:b/>
                <w:sz w:val="24"/>
              </w:rPr>
            </w:pPr>
            <w:r w:rsidRPr="0029030E">
              <w:rPr>
                <w:b/>
              </w:rPr>
              <w:lastRenderedPageBreak/>
              <w:t>Cia Siab Tias</w:t>
            </w:r>
          </w:p>
        </w:tc>
        <w:tc>
          <w:tcPr>
            <w:tcW w:w="7203" w:type="dxa"/>
          </w:tcPr>
          <w:p w14:paraId="16197299" w14:textId="77777777" w:rsidR="00AD19E5" w:rsidRDefault="00AD19E5" w:rsidP="00AD19E5">
            <w:pPr>
              <w:pStyle w:val="TableParagraph"/>
              <w:spacing w:before="100"/>
              <w:ind w:right="3207"/>
              <w:rPr>
                <w:b/>
                <w:sz w:val="24"/>
              </w:rPr>
            </w:pPr>
            <w:r w:rsidRPr="0029030E">
              <w:rPr>
                <w:b/>
              </w:rPr>
              <w:t>Tiag Tiag</w:t>
            </w:r>
          </w:p>
        </w:tc>
      </w:tr>
      <w:tr w:rsidR="00AD19E5" w14:paraId="322203E3" w14:textId="77777777" w:rsidTr="00AD19E5">
        <w:trPr>
          <w:trHeight w:val="1943"/>
        </w:trPr>
        <w:tc>
          <w:tcPr>
            <w:tcW w:w="7197" w:type="dxa"/>
            <w:shd w:val="clear" w:color="auto" w:fill="F1E4EF"/>
          </w:tcPr>
          <w:p w14:paraId="74E52F45" w14:textId="77777777" w:rsidR="00AD19E5" w:rsidRPr="002A3378" w:rsidRDefault="00AD19E5" w:rsidP="00AD19E5">
            <w:pPr>
              <w:pStyle w:val="TableParagraph"/>
              <w:spacing w:before="173"/>
              <w:ind w:left="116" w:right="838"/>
              <w:rPr>
                <w:sz w:val="21"/>
                <w:szCs w:val="21"/>
              </w:rPr>
            </w:pPr>
            <w:r w:rsidRPr="002A3378">
              <w:rPr>
                <w:sz w:val="21"/>
                <w:szCs w:val="21"/>
              </w:rPr>
              <w:t xml:space="preserve">Cov neeg kawm, cov tub ntxhais kawm uas kawm tshwj xeeb thiab cov tub ntxhais kawm tau nyiaj </w:t>
            </w:r>
            <w:ins w:id="7108" w:author="year" w:date="2021-07-09T22:15:00Z">
              <w:r>
                <w:rPr>
                  <w:sz w:val="21"/>
                  <w:szCs w:val="21"/>
                </w:rPr>
                <w:t xml:space="preserve">qis </w:t>
              </w:r>
            </w:ins>
            <w:del w:id="7109" w:author="year" w:date="2021-07-09T22:15:00Z">
              <w:r w:rsidRPr="002A3378" w:rsidDel="00806591">
                <w:rPr>
                  <w:sz w:val="21"/>
                  <w:szCs w:val="21"/>
                </w:rPr>
                <w:delText>tsawg</w:delText>
              </w:r>
            </w:del>
          </w:p>
          <w:p w14:paraId="17535EE2" w14:textId="77777777" w:rsidR="00AD19E5" w:rsidRPr="002A3378" w:rsidRDefault="00AD19E5" w:rsidP="00AD19E5">
            <w:pPr>
              <w:pStyle w:val="TableParagraph"/>
              <w:rPr>
                <w:b/>
                <w:sz w:val="21"/>
                <w:szCs w:val="21"/>
              </w:rPr>
            </w:pPr>
          </w:p>
          <w:p w14:paraId="746BBE78" w14:textId="77777777" w:rsidR="00AD19E5" w:rsidRPr="002A3378" w:rsidRDefault="00AD19E5" w:rsidP="00AD19E5">
            <w:pPr>
              <w:pStyle w:val="TableParagraph"/>
              <w:ind w:left="116"/>
              <w:rPr>
                <w:b/>
                <w:sz w:val="21"/>
                <w:szCs w:val="21"/>
              </w:rPr>
            </w:pPr>
            <w:r w:rsidRPr="002A3378">
              <w:rPr>
                <w:b/>
                <w:sz w:val="21"/>
                <w:szCs w:val="21"/>
              </w:rPr>
              <w:t>Lub hauv paus</w:t>
            </w:r>
          </w:p>
          <w:p w14:paraId="6476EE8A" w14:textId="77777777" w:rsidR="00AD19E5" w:rsidRPr="002A3378" w:rsidRDefault="00AD19E5" w:rsidP="00AD19E5">
            <w:pPr>
              <w:pStyle w:val="TableParagraph"/>
              <w:spacing w:line="270" w:lineRule="atLeast"/>
              <w:ind w:left="116" w:right="385"/>
              <w:rPr>
                <w:sz w:val="21"/>
                <w:szCs w:val="21"/>
              </w:rPr>
            </w:pPr>
            <w:r w:rsidRPr="002A3378">
              <w:rPr>
                <w:sz w:val="21"/>
                <w:szCs w:val="21"/>
              </w:rPr>
              <w:t>Cov ntaub ntawv tsis sib cais yuav raug sau rau xyoo 2017- 2018 thiab kev pab cuam raws li lub hauv paus.</w:t>
            </w:r>
          </w:p>
        </w:tc>
        <w:tc>
          <w:tcPr>
            <w:tcW w:w="7203" w:type="dxa"/>
            <w:shd w:val="clear" w:color="auto" w:fill="F1E4EF"/>
          </w:tcPr>
          <w:p w14:paraId="41AA022B" w14:textId="77777777" w:rsidR="00AD19E5" w:rsidRPr="002A3378" w:rsidRDefault="00AD19E5" w:rsidP="00AD19E5">
            <w:pPr>
              <w:pStyle w:val="TableParagraph"/>
              <w:rPr>
                <w:rFonts w:ascii="Times New Roman"/>
                <w:sz w:val="21"/>
                <w:szCs w:val="21"/>
              </w:rPr>
            </w:pPr>
          </w:p>
        </w:tc>
      </w:tr>
    </w:tbl>
    <w:p w14:paraId="5DFBF441" w14:textId="77777777" w:rsidR="00AD19E5" w:rsidRDefault="00AD19E5" w:rsidP="00AD19E5">
      <w:pPr>
        <w:pStyle w:val="BodyText"/>
        <w:spacing w:before="1"/>
        <w:rPr>
          <w:b/>
          <w:sz w:val="16"/>
        </w:rPr>
      </w:pPr>
    </w:p>
    <w:p w14:paraId="25D644D2" w14:textId="77777777" w:rsidR="00AD19E5" w:rsidRPr="00DF58A3" w:rsidRDefault="00AD19E5" w:rsidP="00AD19E5">
      <w:pPr>
        <w:spacing w:before="91"/>
        <w:ind w:left="120"/>
        <w:rPr>
          <w:b/>
          <w:sz w:val="26"/>
          <w:szCs w:val="26"/>
        </w:rPr>
      </w:pPr>
      <w:hyperlink r:id="rId72" w:anchor="AUActions">
        <w:r w:rsidRPr="00DF58A3">
          <w:rPr>
            <w:b/>
            <w:sz w:val="26"/>
            <w:szCs w:val="26"/>
          </w:rPr>
          <w:t>Cov Kev Ua / Cov Kev Pab Cuam</w:t>
        </w:r>
      </w:hyperlink>
    </w:p>
    <w:tbl>
      <w:tblPr>
        <w:tblW w:w="0" w:type="auto"/>
        <w:tblInd w:w="121" w:type="dxa"/>
        <w:tblBorders>
          <w:top w:val="single" w:sz="2" w:space="0" w:color="D5ABFF"/>
          <w:left w:val="single" w:sz="2" w:space="0" w:color="D5ABFF"/>
          <w:bottom w:val="single" w:sz="2" w:space="0" w:color="D5ABFF"/>
          <w:right w:val="single" w:sz="2" w:space="0" w:color="D5ABFF"/>
          <w:insideH w:val="single" w:sz="2" w:space="0" w:color="D5ABFF"/>
          <w:insideV w:val="single" w:sz="2" w:space="0" w:color="D5ABFF"/>
        </w:tblBorders>
        <w:tblLayout w:type="fixed"/>
        <w:tblCellMar>
          <w:left w:w="0" w:type="dxa"/>
          <w:right w:w="0" w:type="dxa"/>
        </w:tblCellMar>
        <w:tblLook w:val="01E0" w:firstRow="1" w:lastRow="1" w:firstColumn="1" w:lastColumn="1" w:noHBand="0" w:noVBand="0"/>
      </w:tblPr>
      <w:tblGrid>
        <w:gridCol w:w="7200"/>
        <w:gridCol w:w="3603"/>
        <w:gridCol w:w="3597"/>
      </w:tblGrid>
      <w:tr w:rsidR="00AD19E5" w14:paraId="7B2FAD86" w14:textId="77777777" w:rsidTr="00AD19E5">
        <w:trPr>
          <w:trHeight w:val="609"/>
        </w:trPr>
        <w:tc>
          <w:tcPr>
            <w:tcW w:w="7200" w:type="dxa"/>
          </w:tcPr>
          <w:p w14:paraId="281AF2A6" w14:textId="77777777" w:rsidR="00AD19E5" w:rsidRDefault="00AD19E5" w:rsidP="00AD19E5">
            <w:pPr>
              <w:pStyle w:val="TableParagraph"/>
              <w:spacing w:before="58" w:line="270" w:lineRule="atLeast"/>
              <w:ind w:right="2626"/>
              <w:rPr>
                <w:b/>
                <w:sz w:val="24"/>
              </w:rPr>
            </w:pPr>
            <w:r w:rsidRPr="00B26303">
              <w:rPr>
                <w:b/>
                <w:sz w:val="19"/>
                <w:szCs w:val="19"/>
              </w:rPr>
              <w:t>Cov Kev Npaj Kev Ua/Kev Pab cuam</w:t>
            </w:r>
          </w:p>
        </w:tc>
        <w:tc>
          <w:tcPr>
            <w:tcW w:w="3603" w:type="dxa"/>
          </w:tcPr>
          <w:p w14:paraId="2CDB9349" w14:textId="77777777" w:rsidR="00AD19E5" w:rsidRDefault="00AD19E5" w:rsidP="00AD19E5">
            <w:pPr>
              <w:pStyle w:val="TableParagraph"/>
              <w:spacing w:before="58" w:line="270" w:lineRule="atLeast"/>
              <w:ind w:right="1018"/>
              <w:rPr>
                <w:b/>
                <w:sz w:val="24"/>
              </w:rPr>
            </w:pPr>
            <w:r w:rsidRPr="00B26303">
              <w:rPr>
                <w:b/>
                <w:sz w:val="19"/>
                <w:szCs w:val="19"/>
              </w:rPr>
              <w:t>Kev Siv Pob Nyiaj</w:t>
            </w:r>
          </w:p>
        </w:tc>
        <w:tc>
          <w:tcPr>
            <w:tcW w:w="3597" w:type="dxa"/>
          </w:tcPr>
          <w:p w14:paraId="7EAE2E35" w14:textId="77777777" w:rsidR="00AD19E5" w:rsidRDefault="00AD19E5" w:rsidP="00AD19E5">
            <w:pPr>
              <w:pStyle w:val="TableParagraph"/>
              <w:spacing w:before="58" w:line="270" w:lineRule="atLeast"/>
              <w:ind w:right="1015"/>
              <w:rPr>
                <w:b/>
                <w:sz w:val="24"/>
              </w:rPr>
            </w:pPr>
            <w:r w:rsidRPr="00B26303">
              <w:rPr>
                <w:b/>
                <w:sz w:val="19"/>
                <w:szCs w:val="19"/>
              </w:rPr>
              <w:t>Kev Siv Nyiaj Tiag</w:t>
            </w:r>
          </w:p>
        </w:tc>
      </w:tr>
      <w:tr w:rsidR="00AD19E5" w14:paraId="3002D60D" w14:textId="77777777" w:rsidTr="00AD19E5">
        <w:trPr>
          <w:trHeight w:val="1154"/>
        </w:trPr>
        <w:tc>
          <w:tcPr>
            <w:tcW w:w="7200" w:type="dxa"/>
            <w:tcBorders>
              <w:bottom w:val="nil"/>
            </w:tcBorders>
            <w:shd w:val="clear" w:color="auto" w:fill="F1E4EF"/>
          </w:tcPr>
          <w:p w14:paraId="6F20DAB3" w14:textId="77777777" w:rsidR="00AD19E5" w:rsidRPr="000D6FAA" w:rsidRDefault="00AD19E5" w:rsidP="00AD19E5">
            <w:pPr>
              <w:pStyle w:val="TableParagraph"/>
              <w:spacing w:before="118"/>
              <w:ind w:left="116" w:right="39"/>
              <w:jc w:val="both"/>
              <w:rPr>
                <w:sz w:val="21"/>
                <w:szCs w:val="21"/>
              </w:rPr>
            </w:pPr>
            <w:r w:rsidRPr="000D6FAA">
              <w:rPr>
                <w:sz w:val="21"/>
                <w:szCs w:val="21"/>
              </w:rPr>
              <w:t>4.1 TRUSD muab kev koom tes zoo rau cov niam txiv nyob hauv tsev hauj lwm qib nruab nrab xws li Pab Kws Pab Tswv Yim Kawm Lus Askiv Hauv Tsev Kawm Ntawv Hauv Nroog (</w:t>
            </w:r>
            <w:del w:id="7110" w:author="year" w:date="2021-07-09T22:17:00Z">
              <w:r w:rsidRPr="000D6FAA" w:rsidDel="00934C9B">
                <w:rPr>
                  <w:sz w:val="21"/>
                  <w:szCs w:val="21"/>
                </w:rPr>
                <w:delText xml:space="preserve">District </w:delText>
              </w:r>
            </w:del>
            <w:r w:rsidRPr="000D6FAA">
              <w:rPr>
                <w:sz w:val="21"/>
                <w:szCs w:val="21"/>
              </w:rPr>
              <w:t>District English Learner Advisory Committee DELAC), Niam Txiv Tuam Tsev Kev Ua thawj Coj (Parent Leadership Academy PAC), Kev Tawm Tsam Rau Niam Txiv Tawm Suab, Caij Nplooj Ntoos Hlav Niam Txiv, thiab Lwm Pawg Neeg Tawm Tswv Yim.</w:t>
            </w:r>
          </w:p>
        </w:tc>
        <w:tc>
          <w:tcPr>
            <w:tcW w:w="3603" w:type="dxa"/>
            <w:tcBorders>
              <w:bottom w:val="nil"/>
            </w:tcBorders>
            <w:shd w:val="clear" w:color="auto" w:fill="F1E4EF"/>
          </w:tcPr>
          <w:p w14:paraId="5A72E9F4" w14:textId="77777777" w:rsidR="00AD19E5" w:rsidRPr="000D6FAA" w:rsidRDefault="00AD19E5" w:rsidP="00AD19E5">
            <w:pPr>
              <w:pStyle w:val="TableParagraph"/>
              <w:spacing w:before="176"/>
              <w:ind w:left="174" w:right="224" w:firstLine="61"/>
              <w:rPr>
                <w:sz w:val="21"/>
                <w:szCs w:val="21"/>
              </w:rPr>
            </w:pPr>
            <w:r w:rsidRPr="000D6FAA">
              <w:rPr>
                <w:sz w:val="21"/>
                <w:szCs w:val="21"/>
              </w:rPr>
              <w:t xml:space="preserve">4000, 5000 LCFF Txhawb Ntxiv thiab Kev </w:t>
            </w:r>
            <w:del w:id="7111" w:author="year" w:date="2021-07-09T22:16:00Z">
              <w:r w:rsidRPr="000D6FAA" w:rsidDel="00806591">
                <w:rPr>
                  <w:sz w:val="21"/>
                  <w:szCs w:val="21"/>
                </w:rPr>
                <w:delText>Tshuaj Daws Mob</w:delText>
              </w:r>
            </w:del>
            <w:ins w:id="7112" w:author="year" w:date="2021-07-09T22:16:00Z">
              <w:r>
                <w:rPr>
                  <w:sz w:val="21"/>
                  <w:szCs w:val="21"/>
                </w:rPr>
                <w:t>rau siab</w:t>
              </w:r>
            </w:ins>
            <w:r w:rsidRPr="000D6FAA">
              <w:rPr>
                <w:sz w:val="21"/>
                <w:szCs w:val="21"/>
              </w:rPr>
              <w:t xml:space="preserve"> $ 38,000</w:t>
            </w:r>
          </w:p>
          <w:p w14:paraId="05862942" w14:textId="77777777" w:rsidR="00AD19E5" w:rsidRPr="000D6FAA" w:rsidRDefault="00AD19E5" w:rsidP="00AD19E5">
            <w:pPr>
              <w:pStyle w:val="TableParagraph"/>
              <w:spacing w:before="118"/>
              <w:ind w:left="235"/>
              <w:rPr>
                <w:sz w:val="21"/>
                <w:szCs w:val="21"/>
              </w:rPr>
            </w:pPr>
            <w:r w:rsidRPr="000D6FAA">
              <w:rPr>
                <w:sz w:val="21"/>
                <w:szCs w:val="21"/>
              </w:rPr>
              <w:t>4000, 5000 Npe I $ 26,000</w:t>
            </w:r>
          </w:p>
        </w:tc>
        <w:tc>
          <w:tcPr>
            <w:tcW w:w="3597" w:type="dxa"/>
            <w:vMerge w:val="restart"/>
            <w:tcBorders>
              <w:bottom w:val="nil"/>
            </w:tcBorders>
            <w:shd w:val="clear" w:color="auto" w:fill="F1E4EF"/>
          </w:tcPr>
          <w:p w14:paraId="06E986DF" w14:textId="77777777" w:rsidR="00AD19E5" w:rsidRPr="000D6FAA" w:rsidRDefault="00AD19E5" w:rsidP="00AD19E5">
            <w:pPr>
              <w:pStyle w:val="TableParagraph"/>
              <w:spacing w:before="176"/>
              <w:ind w:left="116" w:right="276" w:firstLine="61"/>
              <w:rPr>
                <w:sz w:val="21"/>
                <w:szCs w:val="21"/>
              </w:rPr>
            </w:pPr>
            <w:r w:rsidRPr="000D6FAA">
              <w:rPr>
                <w:sz w:val="21"/>
                <w:szCs w:val="21"/>
              </w:rPr>
              <w:t xml:space="preserve">4000, 5000 LCFF </w:t>
            </w:r>
            <w:r w:rsidRPr="000D71B9">
              <w:rPr>
                <w:sz w:val="19"/>
                <w:szCs w:val="19"/>
              </w:rPr>
              <w:t xml:space="preserve">Txhawb Ntxiv thiab Kev </w:t>
            </w:r>
            <w:del w:id="7113" w:author="year" w:date="2021-07-09T22:16:00Z">
              <w:r w:rsidRPr="000D71B9" w:rsidDel="00806591">
                <w:rPr>
                  <w:sz w:val="19"/>
                  <w:szCs w:val="19"/>
                </w:rPr>
                <w:delText>Tshuaj Daws Mob</w:delText>
              </w:r>
            </w:del>
            <w:ins w:id="7114" w:author="year" w:date="2021-07-09T22:16:00Z">
              <w:r>
                <w:rPr>
                  <w:sz w:val="19"/>
                  <w:szCs w:val="19"/>
                </w:rPr>
                <w:t>rau siab</w:t>
              </w:r>
            </w:ins>
            <w:r w:rsidRPr="000D71B9">
              <w:rPr>
                <w:sz w:val="19"/>
                <w:szCs w:val="19"/>
              </w:rPr>
              <w:t xml:space="preserve"> </w:t>
            </w:r>
            <w:r w:rsidRPr="000D6FAA">
              <w:rPr>
                <w:sz w:val="21"/>
                <w:szCs w:val="21"/>
              </w:rPr>
              <w:t>$ 22,531</w:t>
            </w:r>
          </w:p>
          <w:p w14:paraId="47E7CDD6" w14:textId="77777777" w:rsidR="00AD19E5" w:rsidRPr="000D6FAA" w:rsidRDefault="00AD19E5" w:rsidP="00AD19E5">
            <w:pPr>
              <w:pStyle w:val="TableParagraph"/>
              <w:spacing w:before="118"/>
              <w:ind w:left="177"/>
              <w:rPr>
                <w:sz w:val="21"/>
                <w:szCs w:val="21"/>
              </w:rPr>
            </w:pPr>
            <w:r w:rsidRPr="000D6FAA">
              <w:rPr>
                <w:sz w:val="21"/>
                <w:szCs w:val="21"/>
              </w:rPr>
              <w:t>4000, 5000 Title I $ 0</w:t>
            </w:r>
          </w:p>
          <w:p w14:paraId="22D066C2" w14:textId="77777777" w:rsidR="00AD19E5" w:rsidRPr="000D6FAA" w:rsidRDefault="00AD19E5" w:rsidP="00AD19E5">
            <w:pPr>
              <w:pStyle w:val="TableParagraph"/>
              <w:spacing w:before="118" w:line="233" w:lineRule="exact"/>
              <w:ind w:left="177"/>
              <w:rPr>
                <w:sz w:val="21"/>
                <w:szCs w:val="21"/>
              </w:rPr>
            </w:pPr>
            <w:r w:rsidRPr="000D6FAA">
              <w:rPr>
                <w:sz w:val="21"/>
                <w:szCs w:val="21"/>
              </w:rPr>
              <w:t>4000, 5000 Title III $ 0</w:t>
            </w:r>
          </w:p>
        </w:tc>
      </w:tr>
      <w:tr w:rsidR="00AD19E5" w14:paraId="0804F31B" w14:textId="77777777" w:rsidTr="00AD19E5">
        <w:trPr>
          <w:trHeight w:val="269"/>
        </w:trPr>
        <w:tc>
          <w:tcPr>
            <w:tcW w:w="7200" w:type="dxa"/>
            <w:tcBorders>
              <w:top w:val="nil"/>
              <w:bottom w:val="nil"/>
            </w:tcBorders>
            <w:shd w:val="clear" w:color="auto" w:fill="F1E4EF"/>
          </w:tcPr>
          <w:p w14:paraId="77DA85B0" w14:textId="77777777" w:rsidR="00AD19E5" w:rsidRPr="000D6FAA" w:rsidRDefault="00AD19E5" w:rsidP="00AD19E5">
            <w:pPr>
              <w:pStyle w:val="TableParagraph"/>
              <w:rPr>
                <w:rFonts w:ascii="Times New Roman"/>
                <w:sz w:val="21"/>
                <w:szCs w:val="21"/>
              </w:rPr>
            </w:pPr>
          </w:p>
        </w:tc>
        <w:tc>
          <w:tcPr>
            <w:tcW w:w="3603" w:type="dxa"/>
            <w:tcBorders>
              <w:top w:val="nil"/>
              <w:bottom w:val="nil"/>
            </w:tcBorders>
            <w:shd w:val="clear" w:color="auto" w:fill="F1E4EF"/>
          </w:tcPr>
          <w:p w14:paraId="1547B065" w14:textId="77777777" w:rsidR="00AD19E5" w:rsidRPr="000D6FAA" w:rsidRDefault="00AD19E5" w:rsidP="00AD19E5">
            <w:pPr>
              <w:pStyle w:val="TableParagraph"/>
              <w:spacing w:before="17" w:line="233" w:lineRule="exact"/>
              <w:ind w:left="235"/>
              <w:rPr>
                <w:sz w:val="21"/>
                <w:szCs w:val="21"/>
              </w:rPr>
            </w:pPr>
            <w:r w:rsidRPr="000D6FAA">
              <w:rPr>
                <w:sz w:val="21"/>
                <w:szCs w:val="21"/>
              </w:rPr>
              <w:t>4000, 5000 Npe III $ 25,000</w:t>
            </w:r>
          </w:p>
        </w:tc>
        <w:tc>
          <w:tcPr>
            <w:tcW w:w="3597" w:type="dxa"/>
            <w:vMerge/>
            <w:tcBorders>
              <w:top w:val="nil"/>
              <w:bottom w:val="nil"/>
            </w:tcBorders>
            <w:shd w:val="clear" w:color="auto" w:fill="F1E4EF"/>
          </w:tcPr>
          <w:p w14:paraId="7A46C51D" w14:textId="77777777" w:rsidR="00AD19E5" w:rsidRPr="000D6FAA" w:rsidRDefault="00AD19E5" w:rsidP="00AD19E5">
            <w:pPr>
              <w:rPr>
                <w:sz w:val="21"/>
                <w:szCs w:val="21"/>
              </w:rPr>
            </w:pPr>
          </w:p>
        </w:tc>
      </w:tr>
      <w:tr w:rsidR="00AD19E5" w14:paraId="73EB9DA2" w14:textId="77777777" w:rsidTr="00AD19E5">
        <w:trPr>
          <w:trHeight w:val="1463"/>
        </w:trPr>
        <w:tc>
          <w:tcPr>
            <w:tcW w:w="7200" w:type="dxa"/>
            <w:tcBorders>
              <w:top w:val="nil"/>
            </w:tcBorders>
            <w:shd w:val="clear" w:color="auto" w:fill="F1E4EF"/>
          </w:tcPr>
          <w:p w14:paraId="40EF192B" w14:textId="77777777" w:rsidR="00AD19E5" w:rsidRPr="000D6FAA" w:rsidRDefault="00AD19E5" w:rsidP="00AD19E5">
            <w:pPr>
              <w:pStyle w:val="TableParagraph"/>
              <w:spacing w:before="79"/>
              <w:ind w:left="116" w:right="76"/>
              <w:jc w:val="both"/>
              <w:rPr>
                <w:sz w:val="21"/>
                <w:szCs w:val="21"/>
              </w:rPr>
            </w:pPr>
            <w:r w:rsidRPr="000D6FAA">
              <w:rPr>
                <w:sz w:val="21"/>
                <w:szCs w:val="21"/>
              </w:rPr>
              <w:t xml:space="preserve">TRUSD tseem muaj cov hauv kev rau niam txiv kev koom tes hauv cov tsev kawm ntawv los ntawm cov dej num xws li Tsev Kawm Ntawv Pawg Sab Laj, Rov Qab Mus Rau Tsev Kawm Ntawv Hmo Ntuj, Qhib Tsev Kawm Ntawv, Niam Txiv Tsev Kawm Qib Siab, </w:t>
            </w:r>
            <w:ins w:id="7115" w:author="year" w:date="2021-07-09T22:19:00Z">
              <w:r>
                <w:rPr>
                  <w:sz w:val="21"/>
                  <w:szCs w:val="21"/>
                </w:rPr>
                <w:t xml:space="preserve">pab pawg </w:t>
              </w:r>
            </w:ins>
            <w:r w:rsidRPr="000D6FAA">
              <w:rPr>
                <w:sz w:val="21"/>
                <w:szCs w:val="21"/>
              </w:rPr>
              <w:t>niam txiv / kws qhia ntawv, thiab niam txiv ua hauj lwm pub dawb.</w:t>
            </w:r>
          </w:p>
        </w:tc>
        <w:tc>
          <w:tcPr>
            <w:tcW w:w="7200" w:type="dxa"/>
            <w:gridSpan w:val="2"/>
            <w:tcBorders>
              <w:top w:val="nil"/>
            </w:tcBorders>
            <w:shd w:val="clear" w:color="auto" w:fill="F1E4EF"/>
          </w:tcPr>
          <w:p w14:paraId="2FA54F9A" w14:textId="77777777" w:rsidR="00AD19E5" w:rsidRPr="000D6FAA" w:rsidRDefault="00AD19E5" w:rsidP="00AD19E5">
            <w:pPr>
              <w:pStyle w:val="TableParagraph"/>
              <w:rPr>
                <w:rFonts w:ascii="Times New Roman"/>
                <w:sz w:val="21"/>
                <w:szCs w:val="21"/>
              </w:rPr>
            </w:pPr>
          </w:p>
        </w:tc>
      </w:tr>
      <w:tr w:rsidR="00AD19E5" w14:paraId="50A01C4C" w14:textId="77777777" w:rsidTr="00AD19E5">
        <w:trPr>
          <w:trHeight w:val="1189"/>
        </w:trPr>
        <w:tc>
          <w:tcPr>
            <w:tcW w:w="7200" w:type="dxa"/>
            <w:shd w:val="clear" w:color="auto" w:fill="F1E4EF"/>
          </w:tcPr>
          <w:p w14:paraId="310B5620" w14:textId="77777777" w:rsidR="00AD19E5" w:rsidRPr="000D6FAA" w:rsidRDefault="00AD19E5" w:rsidP="00AD19E5">
            <w:pPr>
              <w:pStyle w:val="TableParagraph"/>
              <w:spacing w:before="118"/>
              <w:ind w:left="116" w:right="297"/>
              <w:jc w:val="both"/>
              <w:rPr>
                <w:sz w:val="21"/>
                <w:szCs w:val="21"/>
              </w:rPr>
            </w:pPr>
            <w:r w:rsidRPr="000D6FAA">
              <w:rPr>
                <w:sz w:val="21"/>
                <w:szCs w:val="21"/>
              </w:rPr>
              <w:t>4.2 Pab kom cov niam txiv koom tes nrog cov kev pab cuam xws li Niam Txiv Tsev Kawm Qib Siab, Niam Txiv Xib Fwb Kev Pab Mus Saib Tsev (PTHVP), thiab Chaw Pab cuam Niam Txiv nrog ib pab neeg ua hauj lwm (hauv lub hom phiaj 1.20) thiab Tus Kws Paub Txog Kev Mob Hlwb.</w:t>
            </w:r>
          </w:p>
        </w:tc>
        <w:tc>
          <w:tcPr>
            <w:tcW w:w="3603" w:type="dxa"/>
            <w:tcBorders>
              <w:right w:val="nil"/>
            </w:tcBorders>
          </w:tcPr>
          <w:p w14:paraId="1AF3D049" w14:textId="77777777" w:rsidR="00AD19E5" w:rsidRPr="000D6FAA" w:rsidRDefault="00AD19E5" w:rsidP="00AD19E5">
            <w:pPr>
              <w:pStyle w:val="TableParagraph"/>
              <w:spacing w:before="176"/>
              <w:ind w:left="174" w:right="226" w:firstLine="61"/>
              <w:rPr>
                <w:sz w:val="21"/>
                <w:szCs w:val="21"/>
              </w:rPr>
            </w:pPr>
            <w:r w:rsidRPr="000D6FAA">
              <w:rPr>
                <w:sz w:val="21"/>
                <w:szCs w:val="21"/>
              </w:rPr>
              <w:t xml:space="preserve">1000, 3000 LCFF Txhawb Ntxiv thiab Kev </w:t>
            </w:r>
            <w:del w:id="7116" w:author="year" w:date="2021-07-09T22:16:00Z">
              <w:r w:rsidRPr="000D6FAA" w:rsidDel="00806591">
                <w:rPr>
                  <w:sz w:val="21"/>
                  <w:szCs w:val="21"/>
                </w:rPr>
                <w:delText>Tshuaj Daws Mob</w:delText>
              </w:r>
            </w:del>
            <w:ins w:id="7117" w:author="year" w:date="2021-07-09T22:16:00Z">
              <w:r>
                <w:rPr>
                  <w:sz w:val="21"/>
                  <w:szCs w:val="21"/>
                </w:rPr>
                <w:t>rau siab</w:t>
              </w:r>
            </w:ins>
            <w:r w:rsidRPr="000D6FAA">
              <w:rPr>
                <w:sz w:val="21"/>
                <w:szCs w:val="21"/>
              </w:rPr>
              <w:t xml:space="preserve"> $ 111,301</w:t>
            </w:r>
          </w:p>
        </w:tc>
        <w:tc>
          <w:tcPr>
            <w:tcW w:w="3597" w:type="dxa"/>
            <w:tcBorders>
              <w:left w:val="nil"/>
            </w:tcBorders>
          </w:tcPr>
          <w:p w14:paraId="168A3F03" w14:textId="77777777" w:rsidR="00AD19E5" w:rsidRPr="000D6FAA" w:rsidRDefault="00AD19E5" w:rsidP="00AD19E5">
            <w:pPr>
              <w:pStyle w:val="TableParagraph"/>
              <w:spacing w:before="176"/>
              <w:ind w:left="118" w:right="276" w:firstLine="61"/>
              <w:rPr>
                <w:sz w:val="21"/>
                <w:szCs w:val="21"/>
              </w:rPr>
            </w:pPr>
            <w:r w:rsidRPr="000D6FAA">
              <w:rPr>
                <w:sz w:val="21"/>
                <w:szCs w:val="21"/>
              </w:rPr>
              <w:t xml:space="preserve">1000, 3000 LCFF Txhawb Ntxiv thiab Kev </w:t>
            </w:r>
            <w:del w:id="7118" w:author="year" w:date="2021-07-09T22:16:00Z">
              <w:r w:rsidRPr="000D6FAA" w:rsidDel="00806591">
                <w:rPr>
                  <w:sz w:val="21"/>
                  <w:szCs w:val="21"/>
                </w:rPr>
                <w:delText>Tshuaj Daws Mob</w:delText>
              </w:r>
            </w:del>
            <w:ins w:id="7119" w:author="year" w:date="2021-07-09T22:16:00Z">
              <w:r>
                <w:rPr>
                  <w:sz w:val="21"/>
                  <w:szCs w:val="21"/>
                </w:rPr>
                <w:t>rau siab</w:t>
              </w:r>
            </w:ins>
            <w:r w:rsidRPr="000D6FAA">
              <w:rPr>
                <w:sz w:val="21"/>
                <w:szCs w:val="21"/>
              </w:rPr>
              <w:t xml:space="preserve"> $ 111,275</w:t>
            </w:r>
          </w:p>
        </w:tc>
      </w:tr>
    </w:tbl>
    <w:p w14:paraId="296A7105" w14:textId="77777777" w:rsidR="00AD19E5" w:rsidRDefault="00AD19E5" w:rsidP="00AD19E5">
      <w:pPr>
        <w:pStyle w:val="BodyText"/>
        <w:spacing w:before="2"/>
        <w:rPr>
          <w:b/>
          <w:sz w:val="29"/>
        </w:rPr>
      </w:pPr>
    </w:p>
    <w:p w14:paraId="737E8562" w14:textId="77777777" w:rsidR="00AD19E5" w:rsidRPr="00227A6B" w:rsidRDefault="00AD19E5" w:rsidP="00AD19E5">
      <w:pPr>
        <w:ind w:left="191"/>
        <w:rPr>
          <w:b/>
          <w:sz w:val="26"/>
          <w:szCs w:val="26"/>
        </w:rPr>
      </w:pPr>
      <w:r>
        <w:rPr>
          <w:noProof/>
          <w:lang w:bidi="th-TH"/>
        </w:rPr>
        <mc:AlternateContent>
          <mc:Choice Requires="wpg">
            <w:drawing>
              <wp:anchor distT="0" distB="0" distL="114300" distR="114300" simplePos="0" relativeHeight="252038144" behindDoc="1" locked="0" layoutInCell="1" allowOverlap="1" wp14:anchorId="42448BC6" wp14:editId="5AB2FB07">
                <wp:simplePos x="0" y="0"/>
                <wp:positionH relativeFrom="page">
                  <wp:posOffset>5030470</wp:posOffset>
                </wp:positionH>
                <wp:positionV relativeFrom="paragraph">
                  <wp:posOffset>-972185</wp:posOffset>
                </wp:positionV>
                <wp:extent cx="4568825" cy="755650"/>
                <wp:effectExtent l="0" t="0" r="0" b="0"/>
                <wp:wrapNone/>
                <wp:docPr id="102"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8825" cy="755650"/>
                          <a:chOff x="7922" y="-1531"/>
                          <a:chExt cx="7195" cy="1190"/>
                        </a:xfrm>
                      </wpg:grpSpPr>
                      <wps:wsp>
                        <wps:cNvPr id="103" name="Rectangle 90"/>
                        <wps:cNvSpPr>
                          <a:spLocks noChangeArrowheads="1"/>
                        </wps:cNvSpPr>
                        <wps:spPr bwMode="auto">
                          <a:xfrm>
                            <a:off x="7922" y="-1531"/>
                            <a:ext cx="7195" cy="1190"/>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Line 89"/>
                        <wps:cNvCnPr>
                          <a:cxnSpLocks noChangeShapeType="1"/>
                        </wps:cNvCnPr>
                        <wps:spPr bwMode="auto">
                          <a:xfrm>
                            <a:off x="11523" y="-1473"/>
                            <a:ext cx="0" cy="624"/>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7DB113" id="Group 88" o:spid="_x0000_s1026" style="position:absolute;margin-left:396.1pt;margin-top:-76.55pt;width:359.75pt;height:59.5pt;z-index:-251278336;mso-position-horizontal-relative:page" coordorigin="7922,-1531" coordsize="7195,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">
                <v:rect id="Rectangle 90" o:spid="_x0000_s1027" style="position:absolute;left:7922;top:-1531;width:7195;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" fillcolor="#f1e4ef" stroked="f"/>
                <v:line id="Line 89" o:spid="_x0000_s1028" style="position:absolute;visibility:visible;mso-wrap-style:square" from="11523,-1473" to="11523,-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" strokecolor="#d5abff" strokeweight=".25pt"/>
                <w10:wrap anchorx="page"/>
              </v:group>
            </w:pict>
          </mc:Fallback>
        </mc:AlternateContent>
      </w:r>
      <w:hyperlink r:id="rId73" w:anchor="GoalAnalysis">
        <w:r w:rsidRPr="00227A6B">
          <w:rPr>
            <w:b/>
            <w:sz w:val="26"/>
            <w:szCs w:val="26"/>
          </w:rPr>
          <w:t>Cov Kev Tshawb Xyuas Lub Hom Phiaj</w:t>
        </w:r>
      </w:hyperlink>
    </w:p>
    <w:p w14:paraId="57D0061F" w14:textId="77777777" w:rsidR="00AD19E5" w:rsidRDefault="00AD19E5" w:rsidP="00AD19E5">
      <w:pPr>
        <w:pStyle w:val="BodyText"/>
        <w:spacing w:before="3"/>
        <w:rPr>
          <w:b/>
          <w:sz w:val="27"/>
        </w:rPr>
      </w:pPr>
    </w:p>
    <w:p w14:paraId="6287C779" w14:textId="77777777" w:rsidR="00AD19E5" w:rsidRPr="00706D26" w:rsidRDefault="00AD19E5" w:rsidP="00AD19E5">
      <w:pPr>
        <w:pStyle w:val="BodyText"/>
        <w:ind w:left="191" w:right="114"/>
        <w:rPr>
          <w:sz w:val="22"/>
          <w:szCs w:val="22"/>
        </w:rPr>
      </w:pPr>
      <w:r>
        <w:t>C</w:t>
      </w:r>
      <w:r w:rsidRPr="00706D26">
        <w:rPr>
          <w:sz w:val="22"/>
          <w:szCs w:val="22"/>
        </w:rPr>
        <w:t>ov lus piav qhia txog kev yuav siv nyiaj li cas rau Qhov Kev Nqis Tes Ua / Kev Pab cuam uas tsis tau</w:t>
      </w:r>
      <w:ins w:id="7120" w:author="year" w:date="2021-07-09T22:21:00Z">
        <w:r>
          <w:rPr>
            <w:sz w:val="22"/>
            <w:szCs w:val="22"/>
          </w:rPr>
          <w:t xml:space="preserve"> raug</w:t>
        </w:r>
      </w:ins>
      <w:r w:rsidRPr="00706D26">
        <w:rPr>
          <w:sz w:val="22"/>
          <w:szCs w:val="22"/>
        </w:rPr>
        <w:t xml:space="preserve"> siv los siv rau cov tub ntxhais kawm, tsev neeg, cov xib fwb, thiab cov neeg ua hauj lwm.</w:t>
      </w:r>
    </w:p>
    <w:p w14:paraId="0DFC6299" w14:textId="77777777" w:rsidR="00AD19E5" w:rsidRPr="00E945B0" w:rsidRDefault="00AD19E5" w:rsidP="00AD19E5">
      <w:pPr>
        <w:pStyle w:val="ListParagraph"/>
        <w:numPr>
          <w:ilvl w:val="1"/>
          <w:numId w:val="4"/>
        </w:numPr>
        <w:tabs>
          <w:tab w:val="left" w:pos="584"/>
        </w:tabs>
        <w:spacing w:before="68"/>
        <w:ind w:right="567" w:firstLine="0"/>
        <w:jc w:val="both"/>
      </w:pPr>
      <w:r>
        <w:rPr>
          <w:noProof/>
          <w:lang w:bidi="th-TH"/>
        </w:rPr>
        <mc:AlternateContent>
          <mc:Choice Requires="wpg">
            <w:drawing>
              <wp:anchor distT="0" distB="0" distL="114300" distR="114300" simplePos="0" relativeHeight="252039168" behindDoc="1" locked="0" layoutInCell="1" allowOverlap="1" wp14:anchorId="1F551C0E" wp14:editId="1F21F6C4">
                <wp:simplePos x="0" y="0"/>
                <wp:positionH relativeFrom="page">
                  <wp:posOffset>457200</wp:posOffset>
                </wp:positionH>
                <wp:positionV relativeFrom="paragraph">
                  <wp:posOffset>14605</wp:posOffset>
                </wp:positionV>
                <wp:extent cx="9144000" cy="626110"/>
                <wp:effectExtent l="0" t="0" r="0" b="0"/>
                <wp:wrapNone/>
                <wp:docPr id="99"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626110"/>
                          <a:chOff x="720" y="552"/>
                          <a:chExt cx="14400" cy="798"/>
                        </a:xfrm>
                      </wpg:grpSpPr>
                      <wps:wsp>
                        <wps:cNvPr id="100" name="Rectangle 87"/>
                        <wps:cNvSpPr>
                          <a:spLocks noChangeArrowheads="1"/>
                        </wps:cNvSpPr>
                        <wps:spPr bwMode="auto">
                          <a:xfrm>
                            <a:off x="730" y="561"/>
                            <a:ext cx="14380" cy="778"/>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AutoShape 86"/>
                        <wps:cNvSpPr>
                          <a:spLocks/>
                        </wps:cNvSpPr>
                        <wps:spPr bwMode="auto">
                          <a:xfrm>
                            <a:off x="-5" y="2073"/>
                            <a:ext cx="14400" cy="788"/>
                          </a:xfrm>
                          <a:custGeom>
                            <a:avLst/>
                            <a:gdLst>
                              <a:gd name="T0" fmla="+- 0 725 -5"/>
                              <a:gd name="T1" fmla="*/ T0 w 14400"/>
                              <a:gd name="T2" fmla="+- 0 562 2074"/>
                              <a:gd name="T3" fmla="*/ 562 h 788"/>
                              <a:gd name="T4" fmla="+- 0 725 -5"/>
                              <a:gd name="T5" fmla="*/ T4 w 14400"/>
                              <a:gd name="T6" fmla="+- 0 1340 2074"/>
                              <a:gd name="T7" fmla="*/ 1340 h 788"/>
                              <a:gd name="T8" fmla="+- 0 15115 -5"/>
                              <a:gd name="T9" fmla="*/ T8 w 14400"/>
                              <a:gd name="T10" fmla="+- 0 562 2074"/>
                              <a:gd name="T11" fmla="*/ 562 h 788"/>
                              <a:gd name="T12" fmla="+- 0 15115 -5"/>
                              <a:gd name="T13" fmla="*/ T12 w 14400"/>
                              <a:gd name="T14" fmla="+- 0 1340 2074"/>
                              <a:gd name="T15" fmla="*/ 1340 h 788"/>
                              <a:gd name="T16" fmla="+- 0 720 -5"/>
                              <a:gd name="T17" fmla="*/ T16 w 14400"/>
                              <a:gd name="T18" fmla="+- 0 557 2074"/>
                              <a:gd name="T19" fmla="*/ 557 h 788"/>
                              <a:gd name="T20" fmla="+- 0 15120 -5"/>
                              <a:gd name="T21" fmla="*/ T20 w 14400"/>
                              <a:gd name="T22" fmla="+- 0 557 2074"/>
                              <a:gd name="T23" fmla="*/ 557 h 788"/>
                              <a:gd name="T24" fmla="+- 0 720 -5"/>
                              <a:gd name="T25" fmla="*/ T24 w 14400"/>
                              <a:gd name="T26" fmla="+- 0 1345 2074"/>
                              <a:gd name="T27" fmla="*/ 1345 h 788"/>
                              <a:gd name="T28" fmla="+- 0 15120 -5"/>
                              <a:gd name="T29" fmla="*/ T28 w 14400"/>
                              <a:gd name="T30" fmla="+- 0 1345 2074"/>
                              <a:gd name="T31" fmla="*/ 1345 h 78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400" h="788">
                                <a:moveTo>
                                  <a:pt x="730" y="-1512"/>
                                </a:moveTo>
                                <a:lnTo>
                                  <a:pt x="730" y="-734"/>
                                </a:lnTo>
                                <a:moveTo>
                                  <a:pt x="15120" y="-1512"/>
                                </a:moveTo>
                                <a:lnTo>
                                  <a:pt x="15120" y="-734"/>
                                </a:lnTo>
                                <a:moveTo>
                                  <a:pt x="725" y="-1517"/>
                                </a:moveTo>
                                <a:lnTo>
                                  <a:pt x="15125" y="-1517"/>
                                </a:lnTo>
                                <a:moveTo>
                                  <a:pt x="725" y="-729"/>
                                </a:moveTo>
                                <a:lnTo>
                                  <a:pt x="15125" y="-729"/>
                                </a:lnTo>
                              </a:path>
                            </a:pathLst>
                          </a:custGeom>
                          <a:noFill/>
                          <a:ln w="6350">
                            <a:solidFill>
                              <a:srgbClr val="D5AB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A22280" id="Group 85" o:spid="_x0000_s1026" style="position:absolute;margin-left:36pt;margin-top:1.15pt;width:10in;height:49.3pt;z-index:-251277312;mso-position-horizontal-relative:page" coordorigin="720,552" coordsize="14400,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">
                <v:rect id="Rectangle 87" o:spid="_x0000_s1027" style="position:absolute;left:730;top:561;width:14380;height: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" fillcolor="#f1e4ef" stroked="f"/>
                <v:shape id="AutoShape 86" o:spid="_x0000_s1028" style="position:absolute;left:-5;top:2073;width:14400;height:788;visibility:visible;mso-wrap-style:square;v-text-anchor:top" coordsize="14400,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" path="m730,-1512r,778m15120,-1512r,778m725,-1517r14400,m725,-729r14400,e" filled="f" strokecolor="#d5abff" strokeweight=".5pt">
                  <v:path arrowok="t" o:connecttype="custom" o:connectlocs="730,562;730,1340;15120,562;15120,1340;725,557;15125,557;725,1345;15125,1345" o:connectangles="0,0,0,0,0,0,0,0"/>
                </v:shape>
                <w10:wrap anchorx="page"/>
              </v:group>
            </w:pict>
          </mc:Fallback>
        </mc:AlternateContent>
      </w:r>
      <w:r w:rsidRPr="00E945B0">
        <w:t xml:space="preserve">- cov nyiaj siv tsawg dua li tau npaj tseg rau cov rooj cob qhia ntawm niam txiv thiab cov pab tswv yim thiab cov kws saib xyuas. Tsis tas li ntawv </w:t>
      </w:r>
      <w:del w:id="7121" w:author="year" w:date="2021-07-09T22:23:00Z">
        <w:r w:rsidRPr="00E945B0" w:rsidDel="00934C9B">
          <w:delText>cov zaub mov tsawg dua yuav tau them</w:delText>
        </w:r>
      </w:del>
      <w:ins w:id="7122" w:author="year" w:date="2021-07-09T22:23:00Z">
        <w:r>
          <w:t>lwm yam zaub mov tseem tau yuav tsawg dua thiab</w:t>
        </w:r>
      </w:ins>
      <w:r w:rsidRPr="00E945B0">
        <w:t xml:space="preserve"> vim COVID </w:t>
      </w:r>
      <w:ins w:id="7123" w:author="year" w:date="2021-07-09T22:24:00Z">
        <w:r>
          <w:t xml:space="preserve">ua rau neeg </w:t>
        </w:r>
      </w:ins>
      <w:r w:rsidRPr="00E945B0">
        <w:t xml:space="preserve">nyob </w:t>
      </w:r>
      <w:del w:id="7124" w:author="year" w:date="2021-07-09T22:24:00Z">
        <w:r w:rsidRPr="00E945B0" w:rsidDel="00934C9B">
          <w:delText xml:space="preserve">hauv kev xaj </w:delText>
        </w:r>
      </w:del>
      <w:r w:rsidRPr="00E945B0">
        <w:t xml:space="preserve">hauv tsev thiab siv </w:t>
      </w:r>
      <w:ins w:id="7125" w:author="year" w:date="2021-07-09T22:25:00Z">
        <w:r>
          <w:t xml:space="preserve">ntawm cov rooj sib tham dhau los </w:t>
        </w:r>
      </w:ins>
      <w:del w:id="7126" w:author="year" w:date="2021-07-09T22:25:00Z">
        <w:r w:rsidRPr="00E945B0" w:rsidDel="00934C9B">
          <w:delText>cov rooj sib tham hauv  rooj sib tham zoo li tiag</w:delText>
        </w:r>
      </w:del>
      <w:r w:rsidRPr="00E945B0">
        <w:t xml:space="preserve"> (virtual mettings).</w:t>
      </w:r>
    </w:p>
    <w:p w14:paraId="265F41CE" w14:textId="77777777" w:rsidR="00AD19E5" w:rsidRDefault="00AD19E5" w:rsidP="00AD19E5">
      <w:pPr>
        <w:rPr>
          <w:sz w:val="24"/>
        </w:rPr>
        <w:sectPr w:rsidR="00AD19E5">
          <w:pgSz w:w="15840" w:h="12240" w:orient="landscape"/>
          <w:pgMar w:top="720" w:right="600" w:bottom="800" w:left="600" w:header="0" w:footer="528" w:gutter="0"/>
          <w:cols w:space="720"/>
        </w:sectPr>
      </w:pPr>
    </w:p>
    <w:p w14:paraId="2F6C347C" w14:textId="77777777" w:rsidR="00AD19E5" w:rsidRDefault="00AD19E5" w:rsidP="00AD19E5">
      <w:pPr>
        <w:pStyle w:val="BodyText"/>
        <w:ind w:left="115"/>
        <w:rPr>
          <w:sz w:val="20"/>
        </w:rPr>
      </w:pPr>
      <w:r>
        <w:rPr>
          <w:noProof/>
          <w:sz w:val="20"/>
          <w:lang w:bidi="th-TH"/>
        </w:rPr>
        <w:lastRenderedPageBreak/>
        <mc:AlternateContent>
          <mc:Choice Requires="wpg">
            <w:drawing>
              <wp:inline distT="0" distB="0" distL="0" distR="0" wp14:anchorId="75048116" wp14:editId="48D9188F">
                <wp:extent cx="9144000" cy="1816735"/>
                <wp:effectExtent l="6350" t="0" r="12700" b="2540"/>
                <wp:docPr id="92"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1816735"/>
                          <a:chOff x="0" y="0"/>
                          <a:chExt cx="14400" cy="2554"/>
                        </a:xfrm>
                      </wpg:grpSpPr>
                      <wps:wsp>
                        <wps:cNvPr id="93" name="Rectangle 84"/>
                        <wps:cNvSpPr>
                          <a:spLocks noChangeArrowheads="1"/>
                        </wps:cNvSpPr>
                        <wps:spPr bwMode="auto">
                          <a:xfrm>
                            <a:off x="10" y="278"/>
                            <a:ext cx="14380" cy="2266"/>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Line 83"/>
                        <wps:cNvCnPr>
                          <a:cxnSpLocks noChangeShapeType="1"/>
                        </wps:cNvCnPr>
                        <wps:spPr bwMode="auto">
                          <a:xfrm>
                            <a:off x="5" y="278"/>
                            <a:ext cx="0" cy="2266"/>
                          </a:xfrm>
                          <a:prstGeom prst="line">
                            <a:avLst/>
                          </a:prstGeom>
                          <a:noFill/>
                          <a:ln w="6350">
                            <a:solidFill>
                              <a:srgbClr val="D5ABFF"/>
                            </a:solidFill>
                            <a:round/>
                            <a:headEnd/>
                            <a:tailEnd/>
                          </a:ln>
                          <a:extLst>
                            <a:ext uri="{909E8E84-426E-40DD-AFC4-6F175D3DCCD1}">
                              <a14:hiddenFill xmlns:a14="http://schemas.microsoft.com/office/drawing/2010/main">
                                <a:noFill/>
                              </a14:hiddenFill>
                            </a:ext>
                          </a:extLst>
                        </wps:spPr>
                        <wps:bodyPr/>
                      </wps:wsp>
                      <wps:wsp>
                        <wps:cNvPr id="95" name="Line 82"/>
                        <wps:cNvCnPr>
                          <a:cxnSpLocks noChangeShapeType="1"/>
                        </wps:cNvCnPr>
                        <wps:spPr bwMode="auto">
                          <a:xfrm>
                            <a:off x="14395" y="278"/>
                            <a:ext cx="0" cy="2266"/>
                          </a:xfrm>
                          <a:prstGeom prst="line">
                            <a:avLst/>
                          </a:prstGeom>
                          <a:noFill/>
                          <a:ln w="6350">
                            <a:solidFill>
                              <a:srgbClr val="D5ABFF"/>
                            </a:solidFill>
                            <a:round/>
                            <a:headEnd/>
                            <a:tailEnd/>
                          </a:ln>
                          <a:extLst>
                            <a:ext uri="{909E8E84-426E-40DD-AFC4-6F175D3DCCD1}">
                              <a14:hiddenFill xmlns:a14="http://schemas.microsoft.com/office/drawing/2010/main">
                                <a:noFill/>
                              </a14:hiddenFill>
                            </a:ext>
                          </a:extLst>
                        </wps:spPr>
                        <wps:bodyPr/>
                      </wps:wsp>
                      <wps:wsp>
                        <wps:cNvPr id="96" name="Line 81"/>
                        <wps:cNvCnPr>
                          <a:cxnSpLocks noChangeShapeType="1"/>
                        </wps:cNvCnPr>
                        <wps:spPr bwMode="auto">
                          <a:xfrm>
                            <a:off x="0" y="273"/>
                            <a:ext cx="14400" cy="0"/>
                          </a:xfrm>
                          <a:prstGeom prst="line">
                            <a:avLst/>
                          </a:prstGeom>
                          <a:noFill/>
                          <a:ln w="6350">
                            <a:solidFill>
                              <a:srgbClr val="D5ABFF"/>
                            </a:solidFill>
                            <a:round/>
                            <a:headEnd/>
                            <a:tailEnd/>
                          </a:ln>
                          <a:extLst>
                            <a:ext uri="{909E8E84-426E-40DD-AFC4-6F175D3DCCD1}">
                              <a14:hiddenFill xmlns:a14="http://schemas.microsoft.com/office/drawing/2010/main">
                                <a:noFill/>
                              </a14:hiddenFill>
                            </a:ext>
                          </a:extLst>
                        </wps:spPr>
                        <wps:bodyPr/>
                      </wps:wsp>
                      <wps:wsp>
                        <wps:cNvPr id="97" name="Line 80"/>
                        <wps:cNvCnPr>
                          <a:cxnSpLocks noChangeShapeType="1"/>
                        </wps:cNvCnPr>
                        <wps:spPr bwMode="auto">
                          <a:xfrm>
                            <a:off x="0" y="2549"/>
                            <a:ext cx="14400" cy="0"/>
                          </a:xfrm>
                          <a:prstGeom prst="line">
                            <a:avLst/>
                          </a:prstGeom>
                          <a:noFill/>
                          <a:ln w="6350">
                            <a:solidFill>
                              <a:srgbClr val="D5ABFF"/>
                            </a:solidFill>
                            <a:round/>
                            <a:headEnd/>
                            <a:tailEnd/>
                          </a:ln>
                          <a:extLst>
                            <a:ext uri="{909E8E84-426E-40DD-AFC4-6F175D3DCCD1}">
                              <a14:hiddenFill xmlns:a14="http://schemas.microsoft.com/office/drawing/2010/main">
                                <a:noFill/>
                              </a14:hiddenFill>
                            </a:ext>
                          </a:extLst>
                        </wps:spPr>
                        <wps:bodyPr/>
                      </wps:wsp>
                      <wps:wsp>
                        <wps:cNvPr id="98" name="Text Box 79"/>
                        <wps:cNvSpPr txBox="1">
                          <a:spLocks noChangeArrowheads="1"/>
                        </wps:cNvSpPr>
                        <wps:spPr bwMode="auto">
                          <a:xfrm>
                            <a:off x="0" y="0"/>
                            <a:ext cx="14400" cy="2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DE0F4" w14:textId="77777777" w:rsidR="00AD19E5" w:rsidRPr="001450FD" w:rsidRDefault="00AD19E5" w:rsidP="00AD19E5">
                              <w:pPr>
                                <w:spacing w:line="268" w:lineRule="exact"/>
                                <w:ind w:left="71"/>
                              </w:pPr>
                              <w:r w:rsidRPr="001450FD">
                                <w:t>Cov lus piav qhia ntawm kev ua tiav thiab kev sib tw hauv kev nqis tes ua / cov kev pab cuam kom ua tiav lub hom phiaj.</w:t>
                              </w:r>
                            </w:p>
                            <w:p w14:paraId="4C2BDDE3" w14:textId="77777777" w:rsidR="00AD19E5" w:rsidRPr="003102E6" w:rsidRDefault="00AD19E5" w:rsidP="00AD19E5">
                              <w:pPr>
                                <w:spacing w:before="68"/>
                                <w:ind w:left="63" w:right="148"/>
                                <w:jc w:val="both"/>
                              </w:pPr>
                              <w:r w:rsidRPr="003102E6">
                                <w:t>Qhov Kev Ua 4.2 tau ua tiav thiab tau cog lus pom zoo nyob rau hauv lub hom phiaj los txhawb niam txiv kev koom tes. Kev Koom Tes Ntawm Tsev Neeg thiab Zej Zog (FACE) txuas ntxiv tos niam txiv tej xwm txheej thiab txuas nrog niam txiv thiab rau kev kawm, xov xwm, thiab sib koom tswv yim los ntawm kev mloog tham</w:t>
                              </w:r>
                              <w:ins w:id="7127" w:author="year" w:date="2021-07-09T22:29:00Z">
                                <w:r>
                                  <w:t>.</w:t>
                                </w:r>
                              </w:ins>
                              <w:r w:rsidRPr="003102E6">
                                <w:t xml:space="preserve"> Qhov kev kawm no tau nce xyoo 19-20, tab sis tau cuam tshuam los ntawm COVID qhov chaw nyob rau hauv </w:t>
                              </w:r>
                              <w:ins w:id="7128" w:author="year" w:date="2021-07-09T22:30:00Z">
                                <w:r>
                                  <w:t xml:space="preserve">cov lus qhia </w:t>
                                </w:r>
                              </w:ins>
                              <w:del w:id="7129" w:author="year" w:date="2021-07-09T22:30:00Z">
                                <w:r w:rsidRPr="003102E6" w:rsidDel="00CB6221">
                                  <w:delText xml:space="preserve">qhov chaw xaj </w:delText>
                                </w:r>
                              </w:del>
                              <w:r w:rsidRPr="003102E6">
                                <w:t>pib txij lub Peb Hlis. Muab hais tias Twin Rivers tsuas yog ua hauj</w:t>
                              </w:r>
                              <w:r>
                                <w:t xml:space="preserve"> </w:t>
                              </w:r>
                              <w:r w:rsidRPr="003102E6">
                                <w:t>lwm tau ib nrab xyoo xwb, 1603 tus neeg koom nrog hauv cov xwm txheej piv rau 1637 qhia kev nce qib mus txog lub hom phiaj no. Kev sib txuas lus thiab taug qab xa cov ntaub ntawv xa mus rau cov tsev neeg tau nyuaj thaum xyoo 19-20. Kev mob siab rau kev koom nrog niam txiv, kev tshaj tawm lag luam, thiab kev sib txuas lus tab sis tsis muaj cov ntaub ntawv tseem ceeb los txheeb xyuas qhov ua tau zoo ntawm cov kev siv zog no. Cov no suav nrog kev siv dav hauv</w:t>
                              </w:r>
                              <w:r>
                                <w:t xml:space="preserve"> huab cuas</w:t>
                              </w:r>
                              <w:r w:rsidRPr="003102E6">
                                <w:t xml:space="preserve"> </w:t>
                              </w:r>
                              <w:r>
                                <w:t>(</w:t>
                              </w:r>
                              <w:r w:rsidRPr="003102E6">
                                <w:t>social media</w:t>
                              </w:r>
                              <w:r>
                                <w:t>)</w:t>
                              </w:r>
                              <w:r w:rsidRPr="003102E6">
                                <w:t>, cov tsev kawm ntawv thiab tsev kawm ntawv cov vev xaib, tsis siv xov tooj, email, thiab ntawv xa rau. Raws li tau hais sau</w:t>
                              </w:r>
                              <w:r>
                                <w:t>v</w:t>
                              </w:r>
                              <w:r w:rsidRPr="003102E6">
                                <w:t xml:space="preserve">, qee qhov kev ua yuav tsum hloov pauv nyiaj txiag kom tau raws li cov </w:t>
                              </w:r>
                              <w:del w:id="7130" w:author="year" w:date="2021-07-09T22:36:00Z">
                                <w:r w:rsidRPr="003102E6" w:rsidDel="00CB6221">
                                  <w:delText>txheej txheem</w:delText>
                                </w:r>
                              </w:del>
                              <w:ins w:id="7131" w:author="year" w:date="2021-07-09T22:36:00Z">
                                <w:r>
                                  <w:t>kev qhia</w:t>
                                </w:r>
                              </w:ins>
                              <w:r w:rsidRPr="003102E6">
                                <w:t xml:space="preserve"> CDE tau teev tseg.</w:t>
                              </w:r>
                            </w:p>
                          </w:txbxContent>
                        </wps:txbx>
                        <wps:bodyPr rot="0" vert="horz" wrap="square" lIns="0" tIns="0" rIns="0" bIns="0" anchor="t" anchorCtr="0" upright="1">
                          <a:noAutofit/>
                        </wps:bodyPr>
                      </wps:wsp>
                    </wpg:wgp>
                  </a:graphicData>
                </a:graphic>
              </wp:inline>
            </w:drawing>
          </mc:Choice>
          <mc:Fallback>
            <w:pict>
              <v:group w14:anchorId="75048116" id="Group 78" o:spid="_x0000_s1194" style="width:10in;height:143.05pt;mso-position-horizontal-relative:char;mso-position-vertical-relative:line" coordsize="14400,2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">
                <v:rect id="Rectangle 84" o:spid="_x0000_s1195" style="position:absolute;left:10;top:278;width:14380;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" fillcolor="#f1e4ef" stroked="f"/>
                <v:line id="Line 83" o:spid="_x0000_s1196" style="position:absolute;visibility:visible;mso-wrap-style:square" from="5,278" to="5,2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" strokecolor="#d5abff" strokeweight=".5pt"/>
                <v:line id="Line 82" o:spid="_x0000_s1197" style="position:absolute;visibility:visible;mso-wrap-style:square" from="14395,278" to="14395,2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" strokecolor="#d5abff" strokeweight=".5pt"/>
                <v:line id="Line 81" o:spid="_x0000_s1198" style="position:absolute;visibility:visible;mso-wrap-style:square" from="0,273" to="14400,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" strokecolor="#d5abff" strokeweight=".5pt"/>
                <v:line id="Line 80" o:spid="_x0000_s1199" style="position:absolute;visibility:visible;mso-wrap-style:square" from="0,2549" to="14400,2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" strokecolor="#d5abff" strokeweight=".5pt"/>
                <v:shape id="Text Box 79" o:spid="_x0000_s1200" type="#_x0000_t202" style="position:absolute;width:14400;height:2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14:paraId="647DE0F4" w14:textId="77777777" w:rsidR="00AD19E5" w:rsidRPr="001450FD" w:rsidRDefault="00AD19E5" w:rsidP="00AD19E5">
                        <w:pPr>
                          <w:spacing w:line="268" w:lineRule="exact"/>
                          <w:ind w:left="71"/>
                        </w:pPr>
                        <w:r w:rsidRPr="001450FD">
                          <w:t>Cov lus piav qhia ntawm kev ua tiav thiab kev sib tw hauv kev nqis tes ua / cov kev pab cuam kom ua tiav lub hom phiaj.</w:t>
                        </w:r>
                      </w:p>
                      <w:p w14:paraId="4C2BDDE3" w14:textId="77777777" w:rsidR="00AD19E5" w:rsidRPr="003102E6" w:rsidRDefault="00AD19E5" w:rsidP="00AD19E5">
                        <w:pPr>
                          <w:spacing w:before="68"/>
                          <w:ind w:left="63" w:right="148"/>
                          <w:jc w:val="both"/>
                        </w:pPr>
                        <w:r w:rsidRPr="003102E6">
                          <w:t>Qhov Kev Ua 4.2 tau ua tiav thiab tau cog lus pom zoo nyob rau hauv lub hom phiaj los txhawb niam txiv kev koom tes. Kev Koom Tes Ntawm Tsev Neeg thiab Zej Zog (FACE) txuas ntxiv tos niam txiv tej xwm txheej thiab txuas nrog niam txiv thiab rau kev kawm, xov xwm, thiab sib koom tswv yim los ntawm kev mloog tham</w:t>
                        </w:r>
                        <w:ins w:id="7132" w:author="year" w:date="2021-07-09T22:29:00Z">
                          <w:r>
                            <w:t>.</w:t>
                          </w:r>
                        </w:ins>
                        <w:r w:rsidRPr="003102E6">
                          <w:t xml:space="preserve"> Qhov kev kawm no tau nce xyoo 19-20, tab sis tau cuam tshuam los ntawm COVID qhov chaw nyob rau hauv </w:t>
                        </w:r>
                        <w:ins w:id="7133" w:author="year" w:date="2021-07-09T22:30:00Z">
                          <w:r>
                            <w:t xml:space="preserve">cov lus qhia </w:t>
                          </w:r>
                        </w:ins>
                        <w:del w:id="7134" w:author="year" w:date="2021-07-09T22:30:00Z">
                          <w:r w:rsidRPr="003102E6" w:rsidDel="00CB6221">
                            <w:delText xml:space="preserve">qhov chaw xaj </w:delText>
                          </w:r>
                        </w:del>
                        <w:r w:rsidRPr="003102E6">
                          <w:t>pib txij lub Peb Hlis. Muab hais tias Twin Rivers tsuas yog ua hauj</w:t>
                        </w:r>
                        <w:r>
                          <w:t xml:space="preserve"> </w:t>
                        </w:r>
                        <w:r w:rsidRPr="003102E6">
                          <w:t>lwm tau ib nrab xyoo xwb, 1603 tus neeg koom nrog hauv cov xwm txheej piv rau 1637 qhia kev nce qib mus txog lub hom phiaj no. Kev sib txuas lus thiab taug qab xa cov ntaub ntawv xa mus rau cov tsev neeg tau nyuaj thaum xyoo 19-20. Kev mob siab rau kev koom nrog niam txiv, kev tshaj tawm lag luam, thiab kev sib txuas lus tab sis tsis muaj cov ntaub ntawv tseem ceeb los txheeb xyuas qhov ua tau zoo ntawm cov kev siv zog no. Cov no suav nrog kev siv dav hauv</w:t>
                        </w:r>
                        <w:r>
                          <w:t xml:space="preserve"> huab cuas</w:t>
                        </w:r>
                        <w:r w:rsidRPr="003102E6">
                          <w:t xml:space="preserve"> </w:t>
                        </w:r>
                        <w:r>
                          <w:t>(</w:t>
                        </w:r>
                        <w:r w:rsidRPr="003102E6">
                          <w:t>social media</w:t>
                        </w:r>
                        <w:r>
                          <w:t>)</w:t>
                        </w:r>
                        <w:r w:rsidRPr="003102E6">
                          <w:t>, cov tsev kawm ntawv thiab tsev kawm ntawv cov vev xaib, tsis siv xov tooj, email, thiab ntawv xa rau. Raws li tau hais sau</w:t>
                        </w:r>
                        <w:r>
                          <w:t>v</w:t>
                        </w:r>
                        <w:r w:rsidRPr="003102E6">
                          <w:t xml:space="preserve">, qee qhov kev ua yuav tsum hloov pauv nyiaj txiag kom tau raws li cov </w:t>
                        </w:r>
                        <w:del w:id="7135" w:author="year" w:date="2021-07-09T22:36:00Z">
                          <w:r w:rsidRPr="003102E6" w:rsidDel="00CB6221">
                            <w:delText>txheej txheem</w:delText>
                          </w:r>
                        </w:del>
                        <w:ins w:id="7136" w:author="year" w:date="2021-07-09T22:36:00Z">
                          <w:r>
                            <w:t>kev qhia</w:t>
                          </w:r>
                        </w:ins>
                        <w:r w:rsidRPr="003102E6">
                          <w:t xml:space="preserve"> CDE tau teev tseg.</w:t>
                        </w:r>
                      </w:p>
                    </w:txbxContent>
                  </v:textbox>
                </v:shape>
                <w10:anchorlock/>
              </v:group>
            </w:pict>
          </mc:Fallback>
        </mc:AlternateContent>
      </w:r>
    </w:p>
    <w:p w14:paraId="652638CF" w14:textId="77777777" w:rsidR="00AD19E5" w:rsidRDefault="00AD19E5" w:rsidP="00AD19E5">
      <w:pPr>
        <w:rPr>
          <w:sz w:val="20"/>
        </w:rPr>
        <w:sectPr w:rsidR="00AD19E5">
          <w:pgSz w:w="15840" w:h="12240" w:orient="landscape"/>
          <w:pgMar w:top="720" w:right="600" w:bottom="800" w:left="600" w:header="0" w:footer="528" w:gutter="0"/>
          <w:cols w:space="720"/>
        </w:sectPr>
      </w:pPr>
    </w:p>
    <w:p w14:paraId="065E4D25" w14:textId="77777777" w:rsidR="00AD19E5" w:rsidRPr="004C7C57" w:rsidRDefault="00AD19E5" w:rsidP="00AD19E5">
      <w:pPr>
        <w:pStyle w:val="Heading2"/>
        <w:rPr>
          <w:sz w:val="32"/>
          <w:szCs w:val="32"/>
        </w:rPr>
      </w:pPr>
      <w:r>
        <w:rPr>
          <w:noProof/>
          <w:lang w:bidi="th-TH"/>
        </w:rPr>
        <w:lastRenderedPageBreak/>
        <mc:AlternateContent>
          <mc:Choice Requires="wps">
            <w:drawing>
              <wp:anchor distT="0" distB="0" distL="0" distR="0" simplePos="0" relativeHeight="252069888" behindDoc="1" locked="0" layoutInCell="1" allowOverlap="1" wp14:anchorId="4B90119F" wp14:editId="7100DB46">
                <wp:simplePos x="0" y="0"/>
                <wp:positionH relativeFrom="page">
                  <wp:posOffset>456565</wp:posOffset>
                </wp:positionH>
                <wp:positionV relativeFrom="paragraph">
                  <wp:posOffset>340360</wp:posOffset>
                </wp:positionV>
                <wp:extent cx="9140190" cy="371475"/>
                <wp:effectExtent l="0" t="0" r="0" b="0"/>
                <wp:wrapTopAndBottom/>
                <wp:docPr id="9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0190" cy="371475"/>
                        </a:xfrm>
                        <a:prstGeom prst="rect">
                          <a:avLst/>
                        </a:prstGeom>
                        <a:solidFill>
                          <a:srgbClr val="F1E4EF"/>
                        </a:solidFill>
                        <a:ln w="3175">
                          <a:solidFill>
                            <a:srgbClr val="D5ABFF"/>
                          </a:solidFill>
                          <a:miter lim="800000"/>
                          <a:headEnd/>
                          <a:tailEnd/>
                        </a:ln>
                      </wps:spPr>
                      <wps:txbx>
                        <w:txbxContent>
                          <w:p w14:paraId="49EC20DC" w14:textId="77777777" w:rsidR="00AD19E5" w:rsidRPr="0052342E" w:rsidRDefault="00AD19E5" w:rsidP="00AD19E5">
                            <w:pPr>
                              <w:pStyle w:val="BodyText"/>
                              <w:spacing w:before="58"/>
                              <w:ind w:left="55"/>
                              <w:rPr>
                                <w:sz w:val="22"/>
                                <w:szCs w:val="22"/>
                              </w:rPr>
                            </w:pPr>
                            <w:r w:rsidRPr="0052342E">
                              <w:rPr>
                                <w:sz w:val="22"/>
                                <w:szCs w:val="22"/>
                              </w:rPr>
                              <w:t>Muab Cov Vaj Tse uas Huv Si, Nyab Xeeb thiab Tsim Nyog Rau Kev Kawm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90119F" id="Text Box 77" o:spid="_x0000_s1201" type="#_x0000_t202" style="position:absolute;left:0;text-align:left;margin-left:35.95pt;margin-top:26.8pt;width:719.7pt;height:29.25pt;z-index:-25124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" fillcolor="#f1e4ef" strokecolor="#d5abff" strokeweight=".25pt">
                <v:textbox inset="0,0,0,0">
                  <w:txbxContent>
                    <w:p w14:paraId="49EC20DC" w14:textId="77777777" w:rsidR="00AD19E5" w:rsidRPr="0052342E" w:rsidRDefault="00AD19E5" w:rsidP="00AD19E5">
                      <w:pPr>
                        <w:pStyle w:val="BodyText"/>
                        <w:spacing w:before="58"/>
                        <w:ind w:left="55"/>
                        <w:rPr>
                          <w:sz w:val="22"/>
                          <w:szCs w:val="22"/>
                        </w:rPr>
                      </w:pPr>
                      <w:r w:rsidRPr="0052342E">
                        <w:rPr>
                          <w:sz w:val="22"/>
                          <w:szCs w:val="22"/>
                        </w:rPr>
                        <w:t>Muab Cov Vaj Tse uas Huv Si, Nyab Xeeb thiab Tsim Nyog Rau Kev Kawm</w:t>
                      </w:r>
                    </w:p>
                  </w:txbxContent>
                </v:textbox>
                <w10:wrap type="topAndBottom" anchorx="page"/>
              </v:shape>
            </w:pict>
          </mc:Fallback>
        </mc:AlternateContent>
      </w:r>
      <w:bookmarkStart w:id="7137" w:name="Goal_5"/>
      <w:bookmarkEnd w:id="7137"/>
      <w:r w:rsidRPr="004C7C57">
        <w:rPr>
          <w:sz w:val="32"/>
          <w:szCs w:val="32"/>
        </w:rPr>
        <w:fldChar w:fldCharType="begin"/>
      </w:r>
      <w:r w:rsidRPr="004C7C57">
        <w:rPr>
          <w:sz w:val="32"/>
          <w:szCs w:val="32"/>
        </w:rPr>
        <w:instrText xml:space="preserve"> HYPERLINK "http://www.doc-tracking.com/screenshots/21LCAP/Instructions/LCAPandLCPAnnualUpdateInstructions.htm" \l "AnnualUpdate" \h </w:instrText>
      </w:r>
      <w:r w:rsidRPr="004C7C57">
        <w:rPr>
          <w:sz w:val="32"/>
          <w:szCs w:val="32"/>
        </w:rPr>
        <w:fldChar w:fldCharType="separate"/>
      </w:r>
      <w:r w:rsidRPr="004C7C57">
        <w:rPr>
          <w:sz w:val="32"/>
          <w:szCs w:val="32"/>
        </w:rPr>
        <w:t xml:space="preserve">Lub </w:t>
      </w:r>
      <w:r>
        <w:rPr>
          <w:sz w:val="32"/>
          <w:szCs w:val="32"/>
        </w:rPr>
        <w:t>H</w:t>
      </w:r>
      <w:r w:rsidRPr="004C7C57">
        <w:rPr>
          <w:sz w:val="32"/>
          <w:szCs w:val="32"/>
        </w:rPr>
        <w:t xml:space="preserve">om </w:t>
      </w:r>
      <w:r>
        <w:rPr>
          <w:sz w:val="32"/>
          <w:szCs w:val="32"/>
        </w:rPr>
        <w:t>P</w:t>
      </w:r>
      <w:r w:rsidRPr="004C7C57">
        <w:rPr>
          <w:sz w:val="32"/>
          <w:szCs w:val="32"/>
        </w:rPr>
        <w:t>hiaj 5</w:t>
      </w:r>
      <w:r w:rsidRPr="004C7C57">
        <w:rPr>
          <w:sz w:val="32"/>
          <w:szCs w:val="32"/>
        </w:rPr>
        <w:fldChar w:fldCharType="end"/>
      </w:r>
    </w:p>
    <w:p w14:paraId="6AC24627" w14:textId="77777777" w:rsidR="00AD19E5" w:rsidRDefault="00AD19E5" w:rsidP="00AD19E5">
      <w:pPr>
        <w:pStyle w:val="BodyText"/>
        <w:spacing w:before="4"/>
        <w:rPr>
          <w:b/>
          <w:sz w:val="13"/>
        </w:rPr>
      </w:pPr>
    </w:p>
    <w:p w14:paraId="3A0A2B79" w14:textId="77777777" w:rsidR="00AD19E5" w:rsidRPr="00E1304F" w:rsidRDefault="00AD19E5" w:rsidP="00AD19E5">
      <w:pPr>
        <w:pStyle w:val="BodyText"/>
        <w:spacing w:before="93"/>
        <w:ind w:left="191"/>
        <w:rPr>
          <w:sz w:val="22"/>
          <w:szCs w:val="22"/>
        </w:rPr>
      </w:pPr>
      <w:r>
        <w:rPr>
          <w:noProof/>
          <w:sz w:val="20"/>
          <w:lang w:bidi="th-TH"/>
        </w:rPr>
        <mc:AlternateContent>
          <mc:Choice Requires="wps">
            <w:drawing>
              <wp:anchor distT="0" distB="0" distL="114300" distR="114300" simplePos="0" relativeHeight="252104704" behindDoc="0" locked="0" layoutInCell="1" allowOverlap="1" wp14:anchorId="48E8F674" wp14:editId="2C439AE1">
                <wp:simplePos x="0" y="0"/>
                <wp:positionH relativeFrom="column">
                  <wp:posOffset>2743200</wp:posOffset>
                </wp:positionH>
                <wp:positionV relativeFrom="paragraph">
                  <wp:posOffset>222885</wp:posOffset>
                </wp:positionV>
                <wp:extent cx="6472555" cy="516255"/>
                <wp:effectExtent l="0" t="0" r="0" b="0"/>
                <wp:wrapNone/>
                <wp:docPr id="90" name="Text Box 5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2555" cy="516255"/>
                        </a:xfrm>
                        <a:prstGeom prst="rect">
                          <a:avLst/>
                        </a:prstGeom>
                        <a:solidFill>
                          <a:schemeClr val="accent2">
                            <a:lumMod val="20000"/>
                            <a:lumOff val="80000"/>
                          </a:schemeClr>
                        </a:solidFill>
                        <a:ln w="9525">
                          <a:solidFill>
                            <a:schemeClr val="accent2">
                              <a:lumMod val="20000"/>
                              <a:lumOff val="80000"/>
                            </a:schemeClr>
                          </a:solidFill>
                          <a:miter lim="800000"/>
                          <a:headEnd/>
                          <a:tailEnd/>
                        </a:ln>
                      </wps:spPr>
                      <wps:txbx>
                        <w:txbxContent>
                          <w:p w14:paraId="02B57822" w14:textId="77777777" w:rsidR="00AD19E5" w:rsidRPr="00D73789" w:rsidRDefault="00AD19E5" w:rsidP="00AD19E5">
                            <w:pPr>
                              <w:spacing w:line="268" w:lineRule="exact"/>
                            </w:pPr>
                            <w:r w:rsidRPr="00D73789">
                              <w:t>Qhov Muaj Feem Zeeg 1: Qib Pib (Li Cas ntawm Kev Kawm)</w:t>
                            </w:r>
                          </w:p>
                          <w:p w14:paraId="06CE6C86" w14:textId="77777777" w:rsidR="00AD19E5" w:rsidRPr="00D73789" w:rsidRDefault="00AD19E5" w:rsidP="00AD19E5">
                            <w:pPr>
                              <w:spacing w:before="99"/>
                            </w:pPr>
                            <w:r w:rsidRPr="00D73789">
                              <w:t>Cov Kev Ntseeg 2</w:t>
                            </w:r>
                          </w:p>
                          <w:p w14:paraId="3825FEB0" w14:textId="77777777" w:rsidR="00AD19E5" w:rsidRPr="00D73789" w:rsidRDefault="00AD19E5" w:rsidP="00AD19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E8F674" id="Text Box 581" o:spid="_x0000_s1202" type="#_x0000_t202" style="position:absolute;left:0;text-align:left;margin-left:3in;margin-top:17.55pt;width:509.65pt;height:40.6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" fillcolor="#f2dbdb [661]" strokecolor="#f2dbdb [661]">
                <v:textbox>
                  <w:txbxContent>
                    <w:p w14:paraId="02B57822" w14:textId="77777777" w:rsidR="00AD19E5" w:rsidRPr="00D73789" w:rsidRDefault="00AD19E5" w:rsidP="00AD19E5">
                      <w:pPr>
                        <w:spacing w:line="268" w:lineRule="exact"/>
                      </w:pPr>
                      <w:r w:rsidRPr="00D73789">
                        <w:t>Qhov Muaj Feem Zeeg 1: Qib Pib (Li Cas ntawm Kev Kawm)</w:t>
                      </w:r>
                    </w:p>
                    <w:p w14:paraId="06CE6C86" w14:textId="77777777" w:rsidR="00AD19E5" w:rsidRPr="00D73789" w:rsidRDefault="00AD19E5" w:rsidP="00AD19E5">
                      <w:pPr>
                        <w:spacing w:before="99"/>
                      </w:pPr>
                      <w:r w:rsidRPr="00D73789">
                        <w:t>Cov Kev Ntseeg 2</w:t>
                      </w:r>
                    </w:p>
                    <w:p w14:paraId="3825FEB0" w14:textId="77777777" w:rsidR="00AD19E5" w:rsidRPr="00D73789" w:rsidRDefault="00AD19E5" w:rsidP="00AD19E5"/>
                  </w:txbxContent>
                </v:textbox>
              </v:shape>
            </w:pict>
          </mc:Fallback>
        </mc:AlternateContent>
      </w:r>
      <w:r>
        <w:rPr>
          <w:noProof/>
          <w:sz w:val="20"/>
          <w:lang w:bidi="th-TH"/>
        </w:rPr>
        <mc:AlternateContent>
          <mc:Choice Requires="wps">
            <w:drawing>
              <wp:anchor distT="0" distB="0" distL="114300" distR="114300" simplePos="0" relativeHeight="252103680" behindDoc="0" locked="0" layoutInCell="1" allowOverlap="1" wp14:anchorId="3899824E" wp14:editId="7428B8A2">
                <wp:simplePos x="0" y="0"/>
                <wp:positionH relativeFrom="column">
                  <wp:posOffset>88900</wp:posOffset>
                </wp:positionH>
                <wp:positionV relativeFrom="paragraph">
                  <wp:posOffset>222885</wp:posOffset>
                </wp:positionV>
                <wp:extent cx="2623185" cy="516255"/>
                <wp:effectExtent l="0" t="0" r="0" b="0"/>
                <wp:wrapNone/>
                <wp:docPr id="89" name="Text Box 5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3185" cy="516255"/>
                        </a:xfrm>
                        <a:prstGeom prst="rect">
                          <a:avLst/>
                        </a:prstGeom>
                        <a:solidFill>
                          <a:schemeClr val="accent2">
                            <a:lumMod val="20000"/>
                            <a:lumOff val="80000"/>
                          </a:schemeClr>
                        </a:solidFill>
                        <a:ln w="9525">
                          <a:solidFill>
                            <a:schemeClr val="accent2">
                              <a:lumMod val="20000"/>
                              <a:lumOff val="80000"/>
                            </a:schemeClr>
                          </a:solidFill>
                          <a:miter lim="800000"/>
                          <a:headEnd/>
                          <a:tailEnd/>
                        </a:ln>
                      </wps:spPr>
                      <wps:txbx>
                        <w:txbxContent>
                          <w:p w14:paraId="24A884A4" w14:textId="77777777" w:rsidR="00AD19E5" w:rsidRPr="008D7AEA" w:rsidRDefault="00AD19E5" w:rsidP="00AD19E5">
                            <w:pPr>
                              <w:spacing w:line="268" w:lineRule="exact"/>
                            </w:pPr>
                            <w:r>
                              <w:t>Qhov</w:t>
                            </w:r>
                            <w:r w:rsidRPr="008D7AEA">
                              <w:t xml:space="preserve"> Tseem Ceeb</w:t>
                            </w:r>
                            <w:r>
                              <w:t xml:space="preserve"> Hauv Lub Xeev</w:t>
                            </w:r>
                            <w:r w:rsidRPr="008D7AEA">
                              <w:t>:</w:t>
                            </w:r>
                          </w:p>
                          <w:p w14:paraId="6FF5428B" w14:textId="77777777" w:rsidR="00AD19E5" w:rsidRPr="008D7AEA" w:rsidRDefault="00AD19E5" w:rsidP="00AD19E5">
                            <w:pPr>
                              <w:spacing w:before="99"/>
                            </w:pPr>
                            <w:r w:rsidRPr="008D7AEA">
                              <w:t>Qhov Tseem Ceeb Hauv Z</w:t>
                            </w:r>
                            <w:r>
                              <w:t>ej Zog</w:t>
                            </w:r>
                            <w:r w:rsidRPr="008D7AEA">
                              <w:t>:</w:t>
                            </w:r>
                          </w:p>
                          <w:p w14:paraId="2F06CCD4" w14:textId="77777777" w:rsidR="00AD19E5" w:rsidRPr="008D7AEA" w:rsidRDefault="00AD19E5" w:rsidP="00AD19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9824E" id="Text Box 580" o:spid="_x0000_s1203" type="#_x0000_t202" style="position:absolute;left:0;text-align:left;margin-left:7pt;margin-top:17.55pt;width:206.55pt;height:40.6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" fillcolor="#f2dbdb [661]" strokecolor="#f2dbdb [661]">
                <v:textbox>
                  <w:txbxContent>
                    <w:p w14:paraId="24A884A4" w14:textId="77777777" w:rsidR="00AD19E5" w:rsidRPr="008D7AEA" w:rsidRDefault="00AD19E5" w:rsidP="00AD19E5">
                      <w:pPr>
                        <w:spacing w:line="268" w:lineRule="exact"/>
                      </w:pPr>
                      <w:r>
                        <w:t>Qhov</w:t>
                      </w:r>
                      <w:r w:rsidRPr="008D7AEA">
                        <w:t xml:space="preserve"> Tseem Ceeb</w:t>
                      </w:r>
                      <w:r>
                        <w:t xml:space="preserve"> Hauv Lub Xeev</w:t>
                      </w:r>
                      <w:r w:rsidRPr="008D7AEA">
                        <w:t>:</w:t>
                      </w:r>
                    </w:p>
                    <w:p w14:paraId="6FF5428B" w14:textId="77777777" w:rsidR="00AD19E5" w:rsidRPr="008D7AEA" w:rsidRDefault="00AD19E5" w:rsidP="00AD19E5">
                      <w:pPr>
                        <w:spacing w:before="99"/>
                      </w:pPr>
                      <w:r w:rsidRPr="008D7AEA">
                        <w:t>Qhov Tseem Ceeb Hauv Z</w:t>
                      </w:r>
                      <w:r>
                        <w:t>ej Zog</w:t>
                      </w:r>
                      <w:r w:rsidRPr="008D7AEA">
                        <w:t>:</w:t>
                      </w:r>
                    </w:p>
                    <w:p w14:paraId="2F06CCD4" w14:textId="77777777" w:rsidR="00AD19E5" w:rsidRPr="008D7AEA" w:rsidRDefault="00AD19E5" w:rsidP="00AD19E5"/>
                  </w:txbxContent>
                </v:textbox>
              </v:shape>
            </w:pict>
          </mc:Fallback>
        </mc:AlternateContent>
      </w:r>
      <w:r w:rsidRPr="00E1304F">
        <w:rPr>
          <w:sz w:val="22"/>
          <w:szCs w:val="22"/>
        </w:rPr>
        <w:t>Lub xeev thiab / los sis Cov Hauj lwm Hauv Ib Cheeb Tsam tau hais los ntawm lub hom phiaj no:</w:t>
      </w:r>
    </w:p>
    <w:p w14:paraId="33328A9D" w14:textId="77777777" w:rsidR="00AD19E5" w:rsidRDefault="00AD19E5" w:rsidP="00AD19E5">
      <w:pPr>
        <w:pStyle w:val="BodyText"/>
        <w:ind w:left="114"/>
        <w:rPr>
          <w:sz w:val="20"/>
        </w:rPr>
      </w:pPr>
      <w:r>
        <w:rPr>
          <w:noProof/>
          <w:sz w:val="20"/>
          <w:lang w:bidi="th-TH"/>
        </w:rPr>
        <mc:AlternateContent>
          <mc:Choice Requires="wpg">
            <w:drawing>
              <wp:inline distT="0" distB="0" distL="0" distR="0" wp14:anchorId="594017EF" wp14:editId="0AE31A0C">
                <wp:extent cx="9145270" cy="519430"/>
                <wp:effectExtent l="5715" t="9525" r="12065" b="4445"/>
                <wp:docPr id="80"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5270" cy="519430"/>
                          <a:chOff x="0" y="0"/>
                          <a:chExt cx="14402" cy="818"/>
                        </a:xfrm>
                      </wpg:grpSpPr>
                      <wps:wsp>
                        <wps:cNvPr id="81" name="Rectangle 76"/>
                        <wps:cNvSpPr>
                          <a:spLocks noChangeArrowheads="1"/>
                        </wps:cNvSpPr>
                        <wps:spPr bwMode="auto">
                          <a:xfrm>
                            <a:off x="5" y="5"/>
                            <a:ext cx="14392" cy="808"/>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Line 75"/>
                        <wps:cNvCnPr>
                          <a:cxnSpLocks noChangeShapeType="1"/>
                        </wps:cNvCnPr>
                        <wps:spPr bwMode="auto">
                          <a:xfrm>
                            <a:off x="1949" y="379"/>
                            <a:ext cx="160" cy="0"/>
                          </a:xfrm>
                          <a:prstGeom prst="line">
                            <a:avLst/>
                          </a:prstGeom>
                          <a:noFill/>
                          <a:ln w="7620">
                            <a:solidFill>
                              <a:srgbClr val="F1E4EF"/>
                            </a:solidFill>
                            <a:round/>
                            <a:headEnd/>
                            <a:tailEnd/>
                          </a:ln>
                          <a:extLst>
                            <a:ext uri="{909E8E84-426E-40DD-AFC4-6F175D3DCCD1}">
                              <a14:hiddenFill xmlns:a14="http://schemas.microsoft.com/office/drawing/2010/main">
                                <a:noFill/>
                              </a14:hiddenFill>
                            </a:ext>
                          </a:extLst>
                        </wps:spPr>
                        <wps:bodyPr/>
                      </wps:wsp>
                      <wps:wsp>
                        <wps:cNvPr id="83" name="Line 74"/>
                        <wps:cNvCnPr>
                          <a:cxnSpLocks noChangeShapeType="1"/>
                        </wps:cNvCnPr>
                        <wps:spPr bwMode="auto">
                          <a:xfrm>
                            <a:off x="3" y="5"/>
                            <a:ext cx="0" cy="808"/>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s:wsp>
                        <wps:cNvPr id="84" name="Line 73"/>
                        <wps:cNvCnPr>
                          <a:cxnSpLocks noChangeShapeType="1"/>
                        </wps:cNvCnPr>
                        <wps:spPr bwMode="auto">
                          <a:xfrm>
                            <a:off x="14399" y="5"/>
                            <a:ext cx="0" cy="808"/>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s:wsp>
                        <wps:cNvPr id="85" name="Line 72"/>
                        <wps:cNvCnPr>
                          <a:cxnSpLocks noChangeShapeType="1"/>
                        </wps:cNvCnPr>
                        <wps:spPr bwMode="auto">
                          <a:xfrm>
                            <a:off x="0" y="3"/>
                            <a:ext cx="14402" cy="0"/>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s:wsp>
                        <wps:cNvPr id="86" name="Line 71"/>
                        <wps:cNvCnPr>
                          <a:cxnSpLocks noChangeShapeType="1"/>
                        </wps:cNvCnPr>
                        <wps:spPr bwMode="auto">
                          <a:xfrm>
                            <a:off x="0" y="816"/>
                            <a:ext cx="14402" cy="0"/>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s:wsp>
                        <wps:cNvPr id="87" name="Text Box 70"/>
                        <wps:cNvSpPr txBox="1">
                          <a:spLocks noChangeArrowheads="1"/>
                        </wps:cNvSpPr>
                        <wps:spPr bwMode="auto">
                          <a:xfrm>
                            <a:off x="2190" y="128"/>
                            <a:ext cx="4316" cy="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C9E15" w14:textId="77777777" w:rsidR="00AD19E5" w:rsidRDefault="00AD19E5" w:rsidP="00AD19E5">
                              <w:pPr>
                                <w:spacing w:before="99"/>
                                <w:rPr>
                                  <w:sz w:val="24"/>
                                </w:rPr>
                              </w:pPr>
                            </w:p>
                          </w:txbxContent>
                        </wps:txbx>
                        <wps:bodyPr rot="0" vert="horz" wrap="square" lIns="0" tIns="0" rIns="0" bIns="0" anchor="t" anchorCtr="0" upright="1">
                          <a:noAutofit/>
                        </wps:bodyPr>
                      </wps:wsp>
                      <wps:wsp>
                        <wps:cNvPr id="88" name="Text Box 69"/>
                        <wps:cNvSpPr txBox="1">
                          <a:spLocks noChangeArrowheads="1"/>
                        </wps:cNvSpPr>
                        <wps:spPr bwMode="auto">
                          <a:xfrm>
                            <a:off x="118" y="128"/>
                            <a:ext cx="1661" cy="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966E4" w14:textId="77777777" w:rsidR="00AD19E5" w:rsidRDefault="00AD19E5" w:rsidP="00AD19E5">
                              <w:pPr>
                                <w:spacing w:before="99"/>
                                <w:rPr>
                                  <w:sz w:val="24"/>
                                </w:rPr>
                              </w:pPr>
                            </w:p>
                          </w:txbxContent>
                        </wps:txbx>
                        <wps:bodyPr rot="0" vert="horz" wrap="square" lIns="0" tIns="0" rIns="0" bIns="0" anchor="t" anchorCtr="0" upright="1">
                          <a:noAutofit/>
                        </wps:bodyPr>
                      </wps:wsp>
                    </wpg:wgp>
                  </a:graphicData>
                </a:graphic>
              </wp:inline>
            </w:drawing>
          </mc:Choice>
          <mc:Fallback>
            <w:pict>
              <v:group w14:anchorId="594017EF" id="Group 68" o:spid="_x0000_s1204" style="width:720.1pt;height:40.9pt;mso-position-horizontal-relative:char;mso-position-vertical-relative:line" coordsize="14402,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">
                <v:rect id="Rectangle 76" o:spid="_x0000_s1205" style="position:absolute;left:5;top:5;width:14392;height: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" fillcolor="#f1e4ef" stroked="f"/>
                <v:line id="Line 75" o:spid="_x0000_s1206" style="position:absolute;visibility:visible;mso-wrap-style:square" from="1949,379" to="2109,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" strokecolor="#f1e4ef" strokeweight=".6pt"/>
                <v:line id="Line 74" o:spid="_x0000_s1207" style="position:absolute;visibility:visible;mso-wrap-style:square" from="3,5" to="3,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" strokecolor="#d5abff" strokeweight=".25pt"/>
                <v:line id="Line 73" o:spid="_x0000_s1208" style="position:absolute;visibility:visible;mso-wrap-style:square" from="14399,5" to="14399,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" strokecolor="#d5abff" strokeweight=".25pt"/>
                <v:line id="Line 72" o:spid="_x0000_s1209" style="position:absolute;visibility:visible;mso-wrap-style:square" from="0,3" to="144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" strokecolor="#d5abff" strokeweight=".25pt"/>
                <v:line id="Line 71" o:spid="_x0000_s1210" style="position:absolute;visibility:visible;mso-wrap-style:square" from="0,816" to="14402,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" strokecolor="#d5abff" strokeweight=".25pt"/>
                <v:shape id="Text Box 70" o:spid="_x0000_s1211" type="#_x0000_t202" style="position:absolute;left:2190;top:128;width:4316;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32EC9E15" w14:textId="77777777" w:rsidR="00AD19E5" w:rsidRDefault="00AD19E5" w:rsidP="00AD19E5">
                        <w:pPr>
                          <w:spacing w:before="99"/>
                          <w:rPr>
                            <w:sz w:val="24"/>
                          </w:rPr>
                        </w:pPr>
                      </w:p>
                    </w:txbxContent>
                  </v:textbox>
                </v:shape>
                <v:shape id="Text Box 69" o:spid="_x0000_s1212" type="#_x0000_t202" style="position:absolute;left:118;top:128;width:1661;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3A7966E4" w14:textId="77777777" w:rsidR="00AD19E5" w:rsidRDefault="00AD19E5" w:rsidP="00AD19E5">
                        <w:pPr>
                          <w:spacing w:before="99"/>
                          <w:rPr>
                            <w:sz w:val="24"/>
                          </w:rPr>
                        </w:pPr>
                      </w:p>
                    </w:txbxContent>
                  </v:textbox>
                </v:shape>
                <w10:anchorlock/>
              </v:group>
            </w:pict>
          </mc:Fallback>
        </mc:AlternateContent>
      </w:r>
    </w:p>
    <w:p w14:paraId="34FC71B7" w14:textId="77777777" w:rsidR="00AD19E5" w:rsidRDefault="00AD19E5" w:rsidP="00AD19E5">
      <w:pPr>
        <w:pStyle w:val="BodyText"/>
        <w:spacing w:before="5"/>
        <w:rPr>
          <w:sz w:val="9"/>
        </w:rPr>
      </w:pPr>
    </w:p>
    <w:p w14:paraId="53A35AA9" w14:textId="77777777" w:rsidR="00AD19E5" w:rsidRPr="008E3503" w:rsidRDefault="00AD19E5" w:rsidP="00AD19E5">
      <w:pPr>
        <w:pStyle w:val="Heading3"/>
        <w:rPr>
          <w:sz w:val="26"/>
          <w:szCs w:val="26"/>
        </w:rPr>
      </w:pPr>
      <w:hyperlink r:id="rId74" w:anchor="AMOs">
        <w:r w:rsidRPr="008E3503">
          <w:rPr>
            <w:sz w:val="26"/>
            <w:szCs w:val="26"/>
          </w:rPr>
          <w:t>CovTxiaj Ntsig Uas Ntsuas Tau Txuas Xyoo</w:t>
        </w:r>
      </w:hyperlink>
    </w:p>
    <w:tbl>
      <w:tblPr>
        <w:tblW w:w="0" w:type="auto"/>
        <w:tblInd w:w="120" w:type="dxa"/>
        <w:tblBorders>
          <w:top w:val="single" w:sz="2" w:space="0" w:color="D5ABFF"/>
          <w:left w:val="single" w:sz="2" w:space="0" w:color="D5ABFF"/>
          <w:bottom w:val="single" w:sz="2" w:space="0" w:color="D5ABFF"/>
          <w:right w:val="single" w:sz="2" w:space="0" w:color="D5ABFF"/>
          <w:insideH w:val="single" w:sz="2" w:space="0" w:color="D5ABFF"/>
          <w:insideV w:val="single" w:sz="2" w:space="0" w:color="D5ABFF"/>
        </w:tblBorders>
        <w:tblLayout w:type="fixed"/>
        <w:tblCellMar>
          <w:left w:w="0" w:type="dxa"/>
          <w:right w:w="0" w:type="dxa"/>
        </w:tblCellMar>
        <w:tblLook w:val="01E0" w:firstRow="1" w:lastRow="1" w:firstColumn="1" w:lastColumn="1" w:noHBand="0" w:noVBand="0"/>
      </w:tblPr>
      <w:tblGrid>
        <w:gridCol w:w="7197"/>
        <w:gridCol w:w="7203"/>
      </w:tblGrid>
      <w:tr w:rsidR="00AD19E5" w14:paraId="5942A012" w14:textId="77777777" w:rsidTr="00AD19E5">
        <w:trPr>
          <w:trHeight w:val="417"/>
        </w:trPr>
        <w:tc>
          <w:tcPr>
            <w:tcW w:w="7197" w:type="dxa"/>
          </w:tcPr>
          <w:p w14:paraId="3CD9F5CA" w14:textId="77777777" w:rsidR="00AD19E5" w:rsidRPr="008E3503" w:rsidRDefault="00AD19E5" w:rsidP="00AD19E5">
            <w:pPr>
              <w:pStyle w:val="TableParagraph"/>
              <w:spacing w:before="100"/>
              <w:ind w:right="3036"/>
              <w:rPr>
                <w:b/>
              </w:rPr>
            </w:pPr>
            <w:r w:rsidRPr="008E3503">
              <w:rPr>
                <w:b/>
              </w:rPr>
              <w:t>Cia Siab Tias</w:t>
            </w:r>
          </w:p>
        </w:tc>
        <w:tc>
          <w:tcPr>
            <w:tcW w:w="7203" w:type="dxa"/>
          </w:tcPr>
          <w:p w14:paraId="10B70B8B" w14:textId="77777777" w:rsidR="00AD19E5" w:rsidRPr="008E3503" w:rsidRDefault="00AD19E5" w:rsidP="00AD19E5">
            <w:pPr>
              <w:pStyle w:val="TableParagraph"/>
              <w:spacing w:before="100"/>
              <w:ind w:right="3207"/>
              <w:rPr>
                <w:b/>
              </w:rPr>
            </w:pPr>
            <w:r w:rsidRPr="008E3503">
              <w:rPr>
                <w:b/>
              </w:rPr>
              <w:t>Tiag Tiag</w:t>
            </w:r>
          </w:p>
        </w:tc>
      </w:tr>
      <w:tr w:rsidR="00AD19E5" w14:paraId="0F21532F" w14:textId="77777777" w:rsidTr="00AD19E5">
        <w:trPr>
          <w:trHeight w:val="559"/>
        </w:trPr>
        <w:tc>
          <w:tcPr>
            <w:tcW w:w="7197" w:type="dxa"/>
            <w:tcBorders>
              <w:bottom w:val="nil"/>
            </w:tcBorders>
            <w:shd w:val="clear" w:color="auto" w:fill="F1E4EF"/>
          </w:tcPr>
          <w:p w14:paraId="6C03C4CD" w14:textId="77777777" w:rsidR="00AD19E5" w:rsidRPr="00E83229" w:rsidRDefault="00AD19E5" w:rsidP="00AD19E5">
            <w:pPr>
              <w:pStyle w:val="TableParagraph"/>
              <w:spacing w:before="116"/>
              <w:ind w:left="116"/>
              <w:rPr>
                <w:b/>
                <w:sz w:val="19"/>
                <w:szCs w:val="19"/>
              </w:rPr>
            </w:pPr>
            <w:r w:rsidRPr="00E83229">
              <w:rPr>
                <w:b/>
                <w:sz w:val="19"/>
                <w:szCs w:val="19"/>
              </w:rPr>
              <w:t>Cov Cuab Yeej Ntsuas / Qhov Ntsuas</w:t>
            </w:r>
          </w:p>
          <w:p w14:paraId="67A1ECBF" w14:textId="77777777" w:rsidR="00AD19E5" w:rsidRPr="00E83229" w:rsidRDefault="00AD19E5" w:rsidP="00AD19E5">
            <w:pPr>
              <w:pStyle w:val="TableParagraph"/>
              <w:spacing w:line="260" w:lineRule="exact"/>
              <w:ind w:left="116"/>
              <w:rPr>
                <w:sz w:val="19"/>
                <w:szCs w:val="19"/>
              </w:rPr>
            </w:pPr>
            <w:r w:rsidRPr="00E83229">
              <w:rPr>
                <w:sz w:val="19"/>
                <w:szCs w:val="19"/>
              </w:rPr>
              <w:t>Txog Lub Rau Hli xyoo 2018, Williams cov ntawv qhia ntawm lub chaw yuav qhia ib</w:t>
            </w:r>
          </w:p>
        </w:tc>
        <w:tc>
          <w:tcPr>
            <w:tcW w:w="7203" w:type="dxa"/>
            <w:tcBorders>
              <w:bottom w:val="nil"/>
            </w:tcBorders>
            <w:shd w:val="clear" w:color="auto" w:fill="F1E4EF"/>
          </w:tcPr>
          <w:p w14:paraId="4A045A64" w14:textId="77777777" w:rsidR="00AD19E5" w:rsidRPr="00E83229" w:rsidRDefault="00AD19E5" w:rsidP="00AD19E5">
            <w:pPr>
              <w:pStyle w:val="TableParagraph"/>
              <w:spacing w:before="58"/>
              <w:ind w:left="58" w:right="3105"/>
              <w:rPr>
                <w:sz w:val="19"/>
                <w:szCs w:val="19"/>
              </w:rPr>
            </w:pPr>
            <w:r w:rsidRPr="00E83229">
              <w:rPr>
                <w:sz w:val="19"/>
                <w:szCs w:val="19"/>
              </w:rPr>
              <w:t xml:space="preserve">Williams Kev Ntsuam Xyuas Sab Nrauv Tus Qauv Piv Txwv </w:t>
            </w:r>
          </w:p>
          <w:p w14:paraId="240C8399" w14:textId="77777777" w:rsidR="00AD19E5" w:rsidRPr="00E83229" w:rsidRDefault="00AD19E5" w:rsidP="00AD19E5">
            <w:pPr>
              <w:pStyle w:val="TableParagraph"/>
              <w:spacing w:before="58"/>
              <w:ind w:left="58" w:right="3105"/>
              <w:rPr>
                <w:sz w:val="19"/>
                <w:szCs w:val="19"/>
              </w:rPr>
            </w:pPr>
            <w:r w:rsidRPr="00E83229">
              <w:rPr>
                <w:sz w:val="19"/>
                <w:szCs w:val="19"/>
              </w:rPr>
              <w:t>5%</w:t>
            </w:r>
          </w:p>
        </w:tc>
      </w:tr>
      <w:tr w:rsidR="00AD19E5" w14:paraId="27E5754C" w14:textId="77777777" w:rsidTr="00AD19E5">
        <w:trPr>
          <w:trHeight w:val="275"/>
        </w:trPr>
        <w:tc>
          <w:tcPr>
            <w:tcW w:w="7197" w:type="dxa"/>
            <w:tcBorders>
              <w:top w:val="nil"/>
              <w:bottom w:val="nil"/>
            </w:tcBorders>
            <w:shd w:val="clear" w:color="auto" w:fill="F1E4EF"/>
          </w:tcPr>
          <w:p w14:paraId="0C80FA4F" w14:textId="77777777" w:rsidR="00AD19E5" w:rsidRPr="00E83229" w:rsidRDefault="00AD19E5" w:rsidP="00AD19E5">
            <w:pPr>
              <w:pStyle w:val="TableParagraph"/>
              <w:spacing w:line="256" w:lineRule="exact"/>
              <w:ind w:left="116"/>
              <w:rPr>
                <w:sz w:val="19"/>
                <w:szCs w:val="19"/>
              </w:rPr>
            </w:pPr>
            <w:r>
              <w:rPr>
                <w:sz w:val="19"/>
                <w:szCs w:val="19"/>
              </w:rPr>
              <w:t xml:space="preserve">Qhov </w:t>
            </w:r>
            <w:r w:rsidRPr="00E83229">
              <w:rPr>
                <w:sz w:val="19"/>
                <w:szCs w:val="19"/>
              </w:rPr>
              <w:t>nce ntxiv ntawm qhov feem pua ​​ntawm "Piv Txwv" tshawb pom ntawm 4% hauv xyoo</w:t>
            </w:r>
            <w:r>
              <w:rPr>
                <w:sz w:val="19"/>
                <w:szCs w:val="19"/>
              </w:rPr>
              <w:t xml:space="preserve"> </w:t>
            </w:r>
            <w:r w:rsidRPr="00E83229">
              <w:rPr>
                <w:sz w:val="19"/>
                <w:szCs w:val="19"/>
              </w:rPr>
              <w:t>2016--2017 mus rau 24% hauv xyoo 2017</w:t>
            </w:r>
            <w:r>
              <w:rPr>
                <w:sz w:val="19"/>
                <w:szCs w:val="19"/>
              </w:rPr>
              <w:t>—</w:t>
            </w:r>
            <w:r w:rsidRPr="00E83229">
              <w:rPr>
                <w:sz w:val="19"/>
                <w:szCs w:val="19"/>
              </w:rPr>
              <w:t>2018</w:t>
            </w:r>
            <w:r>
              <w:rPr>
                <w:sz w:val="19"/>
                <w:szCs w:val="19"/>
              </w:rPr>
              <w:t>,</w:t>
            </w:r>
            <w:r w:rsidRPr="00E83229">
              <w:rPr>
                <w:sz w:val="19"/>
                <w:szCs w:val="19"/>
              </w:rPr>
              <w:t xml:space="preserve"> raws li ntsuas </w:t>
            </w:r>
            <w:ins w:id="7138" w:author="year" w:date="2021-07-09T23:32:00Z">
              <w:r>
                <w:rPr>
                  <w:sz w:val="19"/>
                  <w:szCs w:val="19"/>
                </w:rPr>
                <w:t xml:space="preserve">los ntawm </w:t>
              </w:r>
            </w:ins>
            <w:r w:rsidRPr="00E83229">
              <w:rPr>
                <w:sz w:val="19"/>
                <w:szCs w:val="19"/>
              </w:rPr>
              <w:t>sab</w:t>
            </w:r>
          </w:p>
        </w:tc>
        <w:tc>
          <w:tcPr>
            <w:tcW w:w="7203" w:type="dxa"/>
            <w:tcBorders>
              <w:top w:val="nil"/>
              <w:bottom w:val="nil"/>
            </w:tcBorders>
            <w:shd w:val="clear" w:color="auto" w:fill="F1E4EF"/>
          </w:tcPr>
          <w:p w14:paraId="4B0F6012" w14:textId="77777777" w:rsidR="00AD19E5" w:rsidRPr="00E83229" w:rsidRDefault="00AD19E5" w:rsidP="00AD19E5">
            <w:pPr>
              <w:pStyle w:val="TableParagraph"/>
              <w:rPr>
                <w:rFonts w:ascii="Times New Roman"/>
                <w:sz w:val="19"/>
                <w:szCs w:val="19"/>
              </w:rPr>
            </w:pPr>
          </w:p>
        </w:tc>
      </w:tr>
      <w:tr w:rsidR="00AD19E5" w14:paraId="42C069A0" w14:textId="77777777" w:rsidTr="00AD19E5">
        <w:trPr>
          <w:trHeight w:val="275"/>
        </w:trPr>
        <w:tc>
          <w:tcPr>
            <w:tcW w:w="7197" w:type="dxa"/>
            <w:tcBorders>
              <w:top w:val="nil"/>
              <w:bottom w:val="nil"/>
            </w:tcBorders>
            <w:shd w:val="clear" w:color="auto" w:fill="F1E4EF"/>
          </w:tcPr>
          <w:p w14:paraId="28D1A786" w14:textId="77777777" w:rsidR="00AD19E5" w:rsidRPr="00E83229" w:rsidRDefault="00AD19E5" w:rsidP="00AD19E5">
            <w:pPr>
              <w:pStyle w:val="TableParagraph"/>
              <w:spacing w:line="256" w:lineRule="exact"/>
              <w:ind w:left="116"/>
              <w:rPr>
                <w:sz w:val="19"/>
                <w:szCs w:val="19"/>
              </w:rPr>
            </w:pPr>
            <w:r w:rsidRPr="00E83229">
              <w:rPr>
                <w:sz w:val="19"/>
                <w:szCs w:val="19"/>
              </w:rPr>
              <w:t xml:space="preserve">nrauv tus thib peb </w:t>
            </w:r>
            <w:ins w:id="7139" w:author="year" w:date="2021-07-09T23:33:00Z">
              <w:r>
                <w:rPr>
                  <w:sz w:val="19"/>
                  <w:szCs w:val="19"/>
                </w:rPr>
                <w:t>uas yog</w:t>
              </w:r>
            </w:ins>
            <w:del w:id="7140" w:author="year" w:date="2021-07-09T23:33:00Z">
              <w:r w:rsidRPr="00E83229" w:rsidDel="007A6DFB">
                <w:rPr>
                  <w:sz w:val="19"/>
                  <w:szCs w:val="19"/>
                </w:rPr>
                <w:delText xml:space="preserve">thiab </w:delText>
              </w:r>
            </w:del>
            <w:r w:rsidRPr="00E83229">
              <w:rPr>
                <w:sz w:val="19"/>
                <w:szCs w:val="19"/>
              </w:rPr>
              <w:t>Williams qhov chaw tshawb xyuas</w:t>
            </w:r>
            <w:r>
              <w:rPr>
                <w:sz w:val="19"/>
                <w:szCs w:val="19"/>
              </w:rPr>
              <w:t>.</w:t>
            </w:r>
          </w:p>
        </w:tc>
        <w:tc>
          <w:tcPr>
            <w:tcW w:w="7203" w:type="dxa"/>
            <w:tcBorders>
              <w:top w:val="nil"/>
              <w:bottom w:val="nil"/>
            </w:tcBorders>
            <w:shd w:val="clear" w:color="auto" w:fill="F1E4EF"/>
          </w:tcPr>
          <w:p w14:paraId="0E147B07" w14:textId="77777777" w:rsidR="00AD19E5" w:rsidRPr="00E83229" w:rsidRDefault="00AD19E5" w:rsidP="00AD19E5">
            <w:pPr>
              <w:pStyle w:val="TableParagraph"/>
              <w:rPr>
                <w:rFonts w:ascii="Times New Roman"/>
                <w:sz w:val="19"/>
                <w:szCs w:val="19"/>
              </w:rPr>
            </w:pPr>
          </w:p>
        </w:tc>
      </w:tr>
      <w:tr w:rsidR="00AD19E5" w14:paraId="4A53C019" w14:textId="77777777" w:rsidTr="00AD19E5">
        <w:trPr>
          <w:trHeight w:val="333"/>
        </w:trPr>
        <w:tc>
          <w:tcPr>
            <w:tcW w:w="7197" w:type="dxa"/>
            <w:tcBorders>
              <w:top w:val="nil"/>
              <w:bottom w:val="nil"/>
            </w:tcBorders>
            <w:shd w:val="clear" w:color="auto" w:fill="F1E4EF"/>
          </w:tcPr>
          <w:p w14:paraId="6AA0EDCC" w14:textId="77777777" w:rsidR="00AD19E5" w:rsidRPr="00E83229" w:rsidRDefault="00AD19E5" w:rsidP="00AD19E5">
            <w:pPr>
              <w:pStyle w:val="TableParagraph"/>
              <w:spacing w:line="272" w:lineRule="exact"/>
              <w:ind w:left="116"/>
              <w:rPr>
                <w:sz w:val="19"/>
                <w:szCs w:val="19"/>
              </w:rPr>
            </w:pPr>
          </w:p>
        </w:tc>
        <w:tc>
          <w:tcPr>
            <w:tcW w:w="7203" w:type="dxa"/>
            <w:tcBorders>
              <w:top w:val="nil"/>
              <w:bottom w:val="nil"/>
            </w:tcBorders>
            <w:shd w:val="clear" w:color="auto" w:fill="F1E4EF"/>
          </w:tcPr>
          <w:p w14:paraId="3ACFA0AC" w14:textId="77777777" w:rsidR="00AD19E5" w:rsidRPr="00E83229" w:rsidRDefault="00AD19E5" w:rsidP="00AD19E5">
            <w:pPr>
              <w:pStyle w:val="TableParagraph"/>
              <w:rPr>
                <w:rFonts w:ascii="Times New Roman"/>
                <w:sz w:val="19"/>
                <w:szCs w:val="19"/>
              </w:rPr>
            </w:pPr>
          </w:p>
        </w:tc>
      </w:tr>
      <w:tr w:rsidR="00AD19E5" w14:paraId="1694E49E" w14:textId="77777777" w:rsidTr="00AD19E5">
        <w:trPr>
          <w:trHeight w:val="333"/>
        </w:trPr>
        <w:tc>
          <w:tcPr>
            <w:tcW w:w="7197" w:type="dxa"/>
            <w:tcBorders>
              <w:top w:val="nil"/>
              <w:bottom w:val="nil"/>
            </w:tcBorders>
            <w:shd w:val="clear" w:color="auto" w:fill="F1E4EF"/>
          </w:tcPr>
          <w:p w14:paraId="09FD6237" w14:textId="77777777" w:rsidR="00AD19E5" w:rsidRPr="00E83229" w:rsidRDefault="00AD19E5" w:rsidP="00AD19E5">
            <w:pPr>
              <w:pStyle w:val="TableParagraph"/>
              <w:spacing w:before="53" w:line="260" w:lineRule="exact"/>
              <w:ind w:left="116"/>
              <w:rPr>
                <w:b/>
                <w:sz w:val="19"/>
                <w:szCs w:val="19"/>
              </w:rPr>
            </w:pPr>
            <w:r w:rsidRPr="00E83229">
              <w:rPr>
                <w:b/>
                <w:sz w:val="19"/>
                <w:szCs w:val="19"/>
              </w:rPr>
              <w:t>Xyoo 19-20</w:t>
            </w:r>
          </w:p>
        </w:tc>
        <w:tc>
          <w:tcPr>
            <w:tcW w:w="7203" w:type="dxa"/>
            <w:tcBorders>
              <w:top w:val="nil"/>
              <w:bottom w:val="nil"/>
            </w:tcBorders>
            <w:shd w:val="clear" w:color="auto" w:fill="F1E4EF"/>
          </w:tcPr>
          <w:p w14:paraId="58AD975E" w14:textId="77777777" w:rsidR="00AD19E5" w:rsidRPr="00E83229" w:rsidRDefault="00AD19E5" w:rsidP="00AD19E5">
            <w:pPr>
              <w:pStyle w:val="TableParagraph"/>
              <w:rPr>
                <w:rFonts w:ascii="Times New Roman"/>
                <w:sz w:val="19"/>
                <w:szCs w:val="19"/>
              </w:rPr>
            </w:pPr>
          </w:p>
        </w:tc>
      </w:tr>
      <w:tr w:rsidR="00AD19E5" w14:paraId="1824FFE4" w14:textId="77777777" w:rsidTr="00AD19E5">
        <w:trPr>
          <w:trHeight w:val="333"/>
        </w:trPr>
        <w:tc>
          <w:tcPr>
            <w:tcW w:w="7197" w:type="dxa"/>
            <w:tcBorders>
              <w:top w:val="nil"/>
              <w:bottom w:val="nil"/>
            </w:tcBorders>
            <w:shd w:val="clear" w:color="auto" w:fill="F1E4EF"/>
          </w:tcPr>
          <w:p w14:paraId="6913315A" w14:textId="77777777" w:rsidR="00AD19E5" w:rsidRPr="00E83229" w:rsidRDefault="00AD19E5" w:rsidP="00AD19E5">
            <w:pPr>
              <w:pStyle w:val="TableParagraph"/>
              <w:spacing w:line="272" w:lineRule="exact"/>
              <w:ind w:left="116"/>
              <w:rPr>
                <w:sz w:val="19"/>
                <w:szCs w:val="19"/>
              </w:rPr>
            </w:pPr>
            <w:r w:rsidRPr="00E83229">
              <w:rPr>
                <w:sz w:val="19"/>
                <w:szCs w:val="19"/>
              </w:rPr>
              <w:t>24%</w:t>
            </w:r>
          </w:p>
        </w:tc>
        <w:tc>
          <w:tcPr>
            <w:tcW w:w="7203" w:type="dxa"/>
            <w:tcBorders>
              <w:top w:val="nil"/>
              <w:bottom w:val="nil"/>
            </w:tcBorders>
            <w:shd w:val="clear" w:color="auto" w:fill="F1E4EF"/>
          </w:tcPr>
          <w:p w14:paraId="20592D21" w14:textId="77777777" w:rsidR="00AD19E5" w:rsidRPr="00E83229" w:rsidRDefault="00AD19E5" w:rsidP="00AD19E5">
            <w:pPr>
              <w:pStyle w:val="TableParagraph"/>
              <w:rPr>
                <w:rFonts w:ascii="Times New Roman"/>
                <w:sz w:val="19"/>
                <w:szCs w:val="19"/>
              </w:rPr>
            </w:pPr>
          </w:p>
        </w:tc>
      </w:tr>
      <w:tr w:rsidR="00AD19E5" w14:paraId="44721FC7" w14:textId="77777777" w:rsidTr="00AD19E5">
        <w:trPr>
          <w:trHeight w:val="333"/>
        </w:trPr>
        <w:tc>
          <w:tcPr>
            <w:tcW w:w="7197" w:type="dxa"/>
            <w:tcBorders>
              <w:top w:val="nil"/>
              <w:bottom w:val="nil"/>
            </w:tcBorders>
            <w:shd w:val="clear" w:color="auto" w:fill="F1E4EF"/>
          </w:tcPr>
          <w:p w14:paraId="5E798A72" w14:textId="77777777" w:rsidR="00AD19E5" w:rsidRPr="00E83229" w:rsidRDefault="00AD19E5" w:rsidP="00AD19E5">
            <w:pPr>
              <w:pStyle w:val="TableParagraph"/>
              <w:spacing w:before="53" w:line="260" w:lineRule="exact"/>
              <w:ind w:left="116"/>
              <w:rPr>
                <w:b/>
                <w:sz w:val="19"/>
                <w:szCs w:val="19"/>
              </w:rPr>
            </w:pPr>
            <w:r w:rsidRPr="00E83229">
              <w:rPr>
                <w:b/>
                <w:sz w:val="19"/>
                <w:szCs w:val="19"/>
              </w:rPr>
              <w:t>Lub hauv paus</w:t>
            </w:r>
          </w:p>
        </w:tc>
        <w:tc>
          <w:tcPr>
            <w:tcW w:w="7203" w:type="dxa"/>
            <w:tcBorders>
              <w:top w:val="nil"/>
              <w:bottom w:val="nil"/>
            </w:tcBorders>
            <w:shd w:val="clear" w:color="auto" w:fill="F1E4EF"/>
          </w:tcPr>
          <w:p w14:paraId="77C10F3A" w14:textId="77777777" w:rsidR="00AD19E5" w:rsidRPr="00E83229" w:rsidRDefault="00AD19E5" w:rsidP="00AD19E5">
            <w:pPr>
              <w:pStyle w:val="TableParagraph"/>
              <w:rPr>
                <w:rFonts w:ascii="Times New Roman"/>
                <w:sz w:val="19"/>
                <w:szCs w:val="19"/>
              </w:rPr>
            </w:pPr>
          </w:p>
        </w:tc>
      </w:tr>
      <w:tr w:rsidR="00AD19E5" w14:paraId="2ED43EB2" w14:textId="77777777" w:rsidTr="00AD19E5">
        <w:trPr>
          <w:trHeight w:val="275"/>
        </w:trPr>
        <w:tc>
          <w:tcPr>
            <w:tcW w:w="7197" w:type="dxa"/>
            <w:tcBorders>
              <w:top w:val="nil"/>
              <w:bottom w:val="nil"/>
            </w:tcBorders>
            <w:shd w:val="clear" w:color="auto" w:fill="F1E4EF"/>
          </w:tcPr>
          <w:p w14:paraId="6939EAEF" w14:textId="77777777" w:rsidR="00AD19E5" w:rsidRPr="00E83229" w:rsidRDefault="00AD19E5" w:rsidP="00AD19E5">
            <w:pPr>
              <w:pStyle w:val="TableParagraph"/>
              <w:spacing w:line="256" w:lineRule="exact"/>
              <w:ind w:left="116"/>
              <w:rPr>
                <w:sz w:val="19"/>
                <w:szCs w:val="19"/>
              </w:rPr>
            </w:pPr>
            <w:r w:rsidRPr="00E83229">
              <w:rPr>
                <w:sz w:val="19"/>
                <w:szCs w:val="19"/>
              </w:rPr>
              <w:t>Xyoo 2016--2017</w:t>
            </w:r>
          </w:p>
        </w:tc>
        <w:tc>
          <w:tcPr>
            <w:tcW w:w="7203" w:type="dxa"/>
            <w:tcBorders>
              <w:top w:val="nil"/>
              <w:bottom w:val="nil"/>
            </w:tcBorders>
            <w:shd w:val="clear" w:color="auto" w:fill="F1E4EF"/>
          </w:tcPr>
          <w:p w14:paraId="6DF6C443" w14:textId="77777777" w:rsidR="00AD19E5" w:rsidRPr="00E83229" w:rsidRDefault="00AD19E5" w:rsidP="00AD19E5">
            <w:pPr>
              <w:pStyle w:val="TableParagraph"/>
              <w:rPr>
                <w:rFonts w:ascii="Times New Roman"/>
                <w:sz w:val="19"/>
                <w:szCs w:val="19"/>
              </w:rPr>
            </w:pPr>
          </w:p>
        </w:tc>
      </w:tr>
      <w:tr w:rsidR="00AD19E5" w14:paraId="169F169D" w14:textId="77777777" w:rsidTr="00AD19E5">
        <w:trPr>
          <w:trHeight w:val="303"/>
        </w:trPr>
        <w:tc>
          <w:tcPr>
            <w:tcW w:w="7197" w:type="dxa"/>
            <w:tcBorders>
              <w:top w:val="nil"/>
            </w:tcBorders>
            <w:shd w:val="clear" w:color="auto" w:fill="F1E4EF"/>
          </w:tcPr>
          <w:p w14:paraId="1F75EBFD" w14:textId="77777777" w:rsidR="00AD19E5" w:rsidRPr="00E83229" w:rsidRDefault="00AD19E5" w:rsidP="00AD19E5">
            <w:pPr>
              <w:pStyle w:val="TableParagraph"/>
              <w:spacing w:line="272" w:lineRule="exact"/>
              <w:ind w:left="116"/>
              <w:rPr>
                <w:sz w:val="19"/>
                <w:szCs w:val="19"/>
              </w:rPr>
            </w:pPr>
            <w:r w:rsidRPr="00E83229">
              <w:rPr>
                <w:sz w:val="19"/>
                <w:szCs w:val="19"/>
              </w:rPr>
              <w:t>4%</w:t>
            </w:r>
          </w:p>
        </w:tc>
        <w:tc>
          <w:tcPr>
            <w:tcW w:w="7203" w:type="dxa"/>
            <w:tcBorders>
              <w:top w:val="nil"/>
            </w:tcBorders>
            <w:shd w:val="clear" w:color="auto" w:fill="F1E4EF"/>
          </w:tcPr>
          <w:p w14:paraId="09EAFAAB" w14:textId="77777777" w:rsidR="00AD19E5" w:rsidRPr="00E83229" w:rsidRDefault="00AD19E5" w:rsidP="00AD19E5">
            <w:pPr>
              <w:pStyle w:val="TableParagraph"/>
              <w:rPr>
                <w:rFonts w:ascii="Times New Roman"/>
                <w:sz w:val="19"/>
                <w:szCs w:val="19"/>
              </w:rPr>
            </w:pPr>
          </w:p>
        </w:tc>
      </w:tr>
    </w:tbl>
    <w:p w14:paraId="70334A1E" w14:textId="77777777" w:rsidR="00AD19E5" w:rsidRDefault="00AD19E5" w:rsidP="00AD19E5">
      <w:pPr>
        <w:pStyle w:val="BodyText"/>
        <w:rPr>
          <w:b/>
        </w:rPr>
      </w:pPr>
    </w:p>
    <w:bookmarkStart w:id="7141" w:name="Actions_/_Services"/>
    <w:bookmarkEnd w:id="7141"/>
    <w:p w14:paraId="7AAF4CDE" w14:textId="77777777" w:rsidR="00AD19E5" w:rsidRDefault="00AD19E5" w:rsidP="00AD19E5">
      <w:pPr>
        <w:ind w:left="120"/>
        <w:rPr>
          <w:b/>
          <w:sz w:val="28"/>
        </w:rPr>
      </w:pPr>
      <w:r>
        <w:fldChar w:fldCharType="begin"/>
      </w:r>
      <w:r>
        <w:instrText xml:space="preserve"> HYPERLINK "http://www.doc-tracking.com/screenshots/21LCAP/Instructions/LCAPandLCPAnnualUpdateInstructions.htm" \l "AUActions" \h </w:instrText>
      </w:r>
      <w:r>
        <w:fldChar w:fldCharType="separate"/>
      </w:r>
      <w:r>
        <w:rPr>
          <w:b/>
          <w:sz w:val="28"/>
        </w:rPr>
        <w:t>Cov Kev Ua / Kev Pab Cuam</w:t>
      </w:r>
      <w:r>
        <w:rPr>
          <w:b/>
          <w:sz w:val="28"/>
        </w:rPr>
        <w:fldChar w:fldCharType="end"/>
      </w:r>
    </w:p>
    <w:tbl>
      <w:tblPr>
        <w:tblW w:w="0" w:type="auto"/>
        <w:tblInd w:w="121" w:type="dxa"/>
        <w:tblBorders>
          <w:top w:val="single" w:sz="2" w:space="0" w:color="D5ABFF"/>
          <w:left w:val="single" w:sz="2" w:space="0" w:color="D5ABFF"/>
          <w:bottom w:val="single" w:sz="2" w:space="0" w:color="D5ABFF"/>
          <w:right w:val="single" w:sz="2" w:space="0" w:color="D5ABFF"/>
          <w:insideH w:val="single" w:sz="2" w:space="0" w:color="D5ABFF"/>
          <w:insideV w:val="single" w:sz="2" w:space="0" w:color="D5ABFF"/>
        </w:tblBorders>
        <w:tblLayout w:type="fixed"/>
        <w:tblCellMar>
          <w:left w:w="0" w:type="dxa"/>
          <w:right w:w="0" w:type="dxa"/>
        </w:tblCellMar>
        <w:tblLook w:val="01E0" w:firstRow="1" w:lastRow="1" w:firstColumn="1" w:lastColumn="1" w:noHBand="0" w:noVBand="0"/>
      </w:tblPr>
      <w:tblGrid>
        <w:gridCol w:w="7200"/>
        <w:gridCol w:w="3603"/>
        <w:gridCol w:w="3597"/>
      </w:tblGrid>
      <w:tr w:rsidR="00AD19E5" w14:paraId="6DC39F63" w14:textId="77777777" w:rsidTr="00AD19E5">
        <w:trPr>
          <w:trHeight w:val="388"/>
        </w:trPr>
        <w:tc>
          <w:tcPr>
            <w:tcW w:w="7200" w:type="dxa"/>
          </w:tcPr>
          <w:p w14:paraId="3224D71C" w14:textId="77777777" w:rsidR="00AD19E5" w:rsidRDefault="00AD19E5" w:rsidP="00AD19E5">
            <w:pPr>
              <w:pStyle w:val="TableParagraph"/>
              <w:spacing w:before="58" w:line="270" w:lineRule="atLeast"/>
              <w:ind w:right="2626"/>
              <w:rPr>
                <w:b/>
                <w:sz w:val="24"/>
              </w:rPr>
            </w:pPr>
            <w:r w:rsidRPr="00B26303">
              <w:rPr>
                <w:b/>
                <w:sz w:val="19"/>
                <w:szCs w:val="19"/>
              </w:rPr>
              <w:t>Cov Kev Npaj Kev Ua/Kev Pab cuam</w:t>
            </w:r>
          </w:p>
        </w:tc>
        <w:tc>
          <w:tcPr>
            <w:tcW w:w="3603" w:type="dxa"/>
          </w:tcPr>
          <w:p w14:paraId="4A5D2DC1" w14:textId="77777777" w:rsidR="00AD19E5" w:rsidRDefault="00AD19E5" w:rsidP="00AD19E5">
            <w:pPr>
              <w:pStyle w:val="TableParagraph"/>
              <w:spacing w:before="58" w:line="270" w:lineRule="atLeast"/>
              <w:ind w:right="1018"/>
              <w:rPr>
                <w:b/>
                <w:sz w:val="24"/>
              </w:rPr>
            </w:pPr>
            <w:r w:rsidRPr="00B26303">
              <w:rPr>
                <w:b/>
                <w:sz w:val="19"/>
                <w:szCs w:val="19"/>
              </w:rPr>
              <w:t>Kev Siv Pob Nyiaj</w:t>
            </w:r>
          </w:p>
        </w:tc>
        <w:tc>
          <w:tcPr>
            <w:tcW w:w="3597" w:type="dxa"/>
          </w:tcPr>
          <w:p w14:paraId="73B1241F" w14:textId="77777777" w:rsidR="00AD19E5" w:rsidRDefault="00AD19E5" w:rsidP="00AD19E5">
            <w:pPr>
              <w:pStyle w:val="TableParagraph"/>
              <w:spacing w:before="58" w:line="270" w:lineRule="atLeast"/>
              <w:ind w:right="1015"/>
              <w:rPr>
                <w:b/>
                <w:sz w:val="24"/>
              </w:rPr>
            </w:pPr>
            <w:r w:rsidRPr="00B26303">
              <w:rPr>
                <w:b/>
                <w:sz w:val="19"/>
                <w:szCs w:val="19"/>
              </w:rPr>
              <w:t>Kev Siv Nyiaj Tiag</w:t>
            </w:r>
          </w:p>
        </w:tc>
      </w:tr>
      <w:tr w:rsidR="00AD19E5" w14:paraId="78F8ECDC" w14:textId="77777777" w:rsidTr="00AD19E5">
        <w:trPr>
          <w:trHeight w:val="1303"/>
        </w:trPr>
        <w:tc>
          <w:tcPr>
            <w:tcW w:w="7200" w:type="dxa"/>
            <w:vMerge w:val="restart"/>
            <w:shd w:val="clear" w:color="auto" w:fill="F1E4EF"/>
          </w:tcPr>
          <w:p w14:paraId="04C688FD" w14:textId="77777777" w:rsidR="00AD19E5" w:rsidRPr="00E83229" w:rsidRDefault="00AD19E5" w:rsidP="00AD19E5">
            <w:pPr>
              <w:pStyle w:val="TableParagraph"/>
              <w:numPr>
                <w:ilvl w:val="1"/>
                <w:numId w:val="3"/>
              </w:numPr>
              <w:tabs>
                <w:tab w:val="left" w:pos="483"/>
              </w:tabs>
              <w:spacing w:before="118"/>
              <w:ind w:right="278" w:firstLine="0"/>
              <w:rPr>
                <w:sz w:val="19"/>
                <w:szCs w:val="19"/>
              </w:rPr>
            </w:pPr>
            <w:r w:rsidRPr="00E83229">
              <w:rPr>
                <w:sz w:val="19"/>
                <w:szCs w:val="19"/>
              </w:rPr>
              <w:t>TRUSD yuav muaj cov chaw kawm zoo rau txhua tus tub ntxhais kawm sib npaug. 166 FTE chaw, saib xyuas, thiab tuav hauj lwm; cov khoom siv, cov kev pab cuam lus cog, thiab cov khoom siv.</w:t>
            </w:r>
          </w:p>
          <w:p w14:paraId="4F81F44D" w14:textId="77777777" w:rsidR="00AD19E5" w:rsidRPr="00E83229" w:rsidRDefault="00AD19E5" w:rsidP="00AD19E5">
            <w:pPr>
              <w:pStyle w:val="TableParagraph"/>
              <w:spacing w:before="2"/>
              <w:rPr>
                <w:b/>
                <w:sz w:val="19"/>
                <w:szCs w:val="19"/>
              </w:rPr>
            </w:pPr>
          </w:p>
          <w:p w14:paraId="4786161F" w14:textId="77777777" w:rsidR="00AD19E5" w:rsidRPr="00E83229" w:rsidRDefault="00AD19E5" w:rsidP="00AD19E5">
            <w:pPr>
              <w:pStyle w:val="TableParagraph"/>
              <w:numPr>
                <w:ilvl w:val="2"/>
                <w:numId w:val="3"/>
              </w:numPr>
              <w:tabs>
                <w:tab w:val="left" w:pos="777"/>
                <w:tab w:val="left" w:pos="778"/>
              </w:tabs>
              <w:ind w:hanging="301"/>
              <w:rPr>
                <w:sz w:val="19"/>
                <w:szCs w:val="19"/>
              </w:rPr>
            </w:pPr>
            <w:r w:rsidRPr="00E83229">
              <w:rPr>
                <w:sz w:val="19"/>
                <w:szCs w:val="19"/>
              </w:rPr>
              <w:t xml:space="preserve">Cov Kev Txwv Kev </w:t>
            </w:r>
            <w:del w:id="7142" w:author="year" w:date="2021-07-09T23:36:00Z">
              <w:r w:rsidRPr="00E83229" w:rsidDel="007A6DFB">
                <w:rPr>
                  <w:sz w:val="19"/>
                  <w:szCs w:val="19"/>
                </w:rPr>
                <w:delText>Txwv Ib Zuag</w:delText>
              </w:r>
            </w:del>
            <w:ins w:id="7143" w:author="year" w:date="2021-07-09T23:36:00Z">
              <w:r>
                <w:rPr>
                  <w:sz w:val="19"/>
                  <w:szCs w:val="19"/>
                </w:rPr>
                <w:t>ntawm txhua hnub</w:t>
              </w:r>
            </w:ins>
            <w:r w:rsidRPr="00E83229">
              <w:rPr>
                <w:sz w:val="19"/>
                <w:szCs w:val="19"/>
              </w:rPr>
              <w:t xml:space="preserve"> (RRMA) = $ 10,200,000</w:t>
            </w:r>
          </w:p>
          <w:p w14:paraId="7E0B8F88" w14:textId="77777777" w:rsidR="00AD19E5" w:rsidRPr="00E83229" w:rsidRDefault="00AD19E5" w:rsidP="00AD19E5">
            <w:pPr>
              <w:pStyle w:val="TableParagraph"/>
              <w:numPr>
                <w:ilvl w:val="2"/>
                <w:numId w:val="3"/>
              </w:numPr>
              <w:tabs>
                <w:tab w:val="left" w:pos="777"/>
                <w:tab w:val="left" w:pos="778"/>
              </w:tabs>
              <w:ind w:hanging="301"/>
              <w:rPr>
                <w:sz w:val="19"/>
                <w:szCs w:val="19"/>
              </w:rPr>
            </w:pPr>
            <w:r w:rsidRPr="00E83229">
              <w:rPr>
                <w:sz w:val="19"/>
                <w:szCs w:val="19"/>
              </w:rPr>
              <w:t>Cov qib hauj lwm = $ 3,882,572</w:t>
            </w:r>
          </w:p>
          <w:p w14:paraId="1C8E404E" w14:textId="77777777" w:rsidR="00AD19E5" w:rsidRPr="00E83229" w:rsidRDefault="00AD19E5" w:rsidP="00AD19E5">
            <w:pPr>
              <w:pStyle w:val="TableParagraph"/>
              <w:spacing w:before="5"/>
              <w:rPr>
                <w:b/>
                <w:sz w:val="19"/>
                <w:szCs w:val="19"/>
              </w:rPr>
            </w:pPr>
          </w:p>
          <w:p w14:paraId="1845B965" w14:textId="77777777" w:rsidR="00AD19E5" w:rsidRPr="00923302" w:rsidRDefault="00AD19E5" w:rsidP="00AD19E5">
            <w:pPr>
              <w:pStyle w:val="TableParagraph"/>
              <w:numPr>
                <w:ilvl w:val="2"/>
                <w:numId w:val="3"/>
              </w:numPr>
              <w:tabs>
                <w:tab w:val="left" w:pos="777"/>
                <w:tab w:val="left" w:pos="778"/>
              </w:tabs>
              <w:spacing w:line="233" w:lineRule="exact"/>
              <w:ind w:hanging="301"/>
              <w:rPr>
                <w:sz w:val="19"/>
                <w:szCs w:val="19"/>
              </w:rPr>
            </w:pPr>
            <w:r w:rsidRPr="00923302">
              <w:rPr>
                <w:sz w:val="19"/>
                <w:szCs w:val="19"/>
              </w:rPr>
              <w:t>Lwm yam kev siv nyiaj = $ 6,317,428</w:t>
            </w:r>
          </w:p>
          <w:p w14:paraId="45E60EFD" w14:textId="77777777" w:rsidR="00AD19E5" w:rsidRPr="00923302" w:rsidRDefault="00AD19E5" w:rsidP="00AD19E5"/>
        </w:tc>
        <w:tc>
          <w:tcPr>
            <w:tcW w:w="3603" w:type="dxa"/>
            <w:tcBorders>
              <w:bottom w:val="nil"/>
            </w:tcBorders>
            <w:shd w:val="clear" w:color="auto" w:fill="F1E4EF"/>
          </w:tcPr>
          <w:p w14:paraId="25D9DBB3" w14:textId="77777777" w:rsidR="00AD19E5" w:rsidRPr="00E83229" w:rsidRDefault="00AD19E5" w:rsidP="00AD19E5">
            <w:pPr>
              <w:pStyle w:val="TableParagraph"/>
              <w:spacing w:before="176"/>
              <w:ind w:left="235"/>
              <w:rPr>
                <w:sz w:val="19"/>
                <w:szCs w:val="19"/>
              </w:rPr>
            </w:pPr>
            <w:r w:rsidRPr="00E83229">
              <w:rPr>
                <w:sz w:val="19"/>
                <w:szCs w:val="19"/>
              </w:rPr>
              <w:t>2000, 3000, 4000, 5000, 6000</w:t>
            </w:r>
          </w:p>
          <w:p w14:paraId="31CE2910" w14:textId="77777777" w:rsidR="00AD19E5" w:rsidRPr="00E83229" w:rsidRDefault="00AD19E5" w:rsidP="00AD19E5">
            <w:pPr>
              <w:pStyle w:val="TableParagraph"/>
              <w:ind w:left="174"/>
              <w:rPr>
                <w:sz w:val="19"/>
                <w:szCs w:val="19"/>
              </w:rPr>
            </w:pPr>
            <w:r w:rsidRPr="00E83229">
              <w:rPr>
                <w:sz w:val="19"/>
                <w:szCs w:val="19"/>
              </w:rPr>
              <w:t>LCFF Qhauv $ 22,634,165</w:t>
            </w:r>
          </w:p>
          <w:p w14:paraId="4D0A05C8" w14:textId="77777777" w:rsidR="00AD19E5" w:rsidRPr="00E83229" w:rsidRDefault="00AD19E5" w:rsidP="00AD19E5">
            <w:pPr>
              <w:pStyle w:val="TableParagraph"/>
              <w:spacing w:before="118"/>
              <w:ind w:left="235"/>
              <w:rPr>
                <w:sz w:val="19"/>
                <w:szCs w:val="19"/>
              </w:rPr>
            </w:pPr>
            <w:r w:rsidRPr="00E83229">
              <w:rPr>
                <w:sz w:val="19"/>
                <w:szCs w:val="19"/>
              </w:rPr>
              <w:t>2000, 3000, 4000, 5000, 6000</w:t>
            </w:r>
          </w:p>
          <w:p w14:paraId="148CA1A0" w14:textId="77777777" w:rsidR="00AD19E5" w:rsidRPr="00E83229" w:rsidRDefault="00AD19E5" w:rsidP="00AD19E5">
            <w:pPr>
              <w:pStyle w:val="TableParagraph"/>
              <w:spacing w:line="230" w:lineRule="exact"/>
              <w:ind w:left="174"/>
              <w:rPr>
                <w:sz w:val="19"/>
                <w:szCs w:val="19"/>
              </w:rPr>
            </w:pPr>
            <w:r w:rsidRPr="00E83229">
              <w:rPr>
                <w:sz w:val="19"/>
                <w:szCs w:val="19"/>
              </w:rPr>
              <w:t>LCFF Qauv $ 10,200,000</w:t>
            </w:r>
          </w:p>
        </w:tc>
        <w:tc>
          <w:tcPr>
            <w:tcW w:w="3597" w:type="dxa"/>
            <w:tcBorders>
              <w:bottom w:val="nil"/>
            </w:tcBorders>
            <w:shd w:val="clear" w:color="auto" w:fill="F1E4EF"/>
          </w:tcPr>
          <w:p w14:paraId="7221340A" w14:textId="77777777" w:rsidR="00AD19E5" w:rsidRPr="00E83229" w:rsidRDefault="00AD19E5" w:rsidP="00AD19E5">
            <w:pPr>
              <w:pStyle w:val="TableParagraph"/>
              <w:spacing w:before="176"/>
              <w:ind w:left="177"/>
              <w:rPr>
                <w:sz w:val="19"/>
                <w:szCs w:val="19"/>
              </w:rPr>
            </w:pPr>
            <w:r w:rsidRPr="00E83229">
              <w:rPr>
                <w:sz w:val="19"/>
                <w:szCs w:val="19"/>
              </w:rPr>
              <w:t>2000, 3000, 4000, 5000, 6000</w:t>
            </w:r>
          </w:p>
          <w:p w14:paraId="7ED65752" w14:textId="77777777" w:rsidR="00AD19E5" w:rsidRPr="00E83229" w:rsidRDefault="00AD19E5" w:rsidP="00AD19E5">
            <w:pPr>
              <w:pStyle w:val="TableParagraph"/>
              <w:ind w:left="116"/>
              <w:rPr>
                <w:sz w:val="19"/>
                <w:szCs w:val="19"/>
              </w:rPr>
            </w:pPr>
            <w:r w:rsidRPr="00E83229">
              <w:rPr>
                <w:sz w:val="19"/>
                <w:szCs w:val="19"/>
              </w:rPr>
              <w:t>LCFF Qauv $ 22,486,467</w:t>
            </w:r>
          </w:p>
          <w:p w14:paraId="7FE0D002" w14:textId="77777777" w:rsidR="00AD19E5" w:rsidRPr="00E83229" w:rsidRDefault="00AD19E5" w:rsidP="00AD19E5">
            <w:pPr>
              <w:pStyle w:val="TableParagraph"/>
              <w:spacing w:before="118"/>
              <w:ind w:left="177"/>
              <w:rPr>
                <w:sz w:val="19"/>
                <w:szCs w:val="19"/>
              </w:rPr>
            </w:pPr>
            <w:r w:rsidRPr="00E83229">
              <w:rPr>
                <w:sz w:val="19"/>
                <w:szCs w:val="19"/>
              </w:rPr>
              <w:t>2000, 3000, 4000, 5000, 6000</w:t>
            </w:r>
          </w:p>
          <w:p w14:paraId="6E98DA3B" w14:textId="77777777" w:rsidR="00AD19E5" w:rsidRPr="00E83229" w:rsidRDefault="00AD19E5" w:rsidP="00AD19E5">
            <w:pPr>
              <w:pStyle w:val="TableParagraph"/>
              <w:spacing w:line="230" w:lineRule="exact"/>
              <w:ind w:left="116"/>
              <w:rPr>
                <w:sz w:val="19"/>
                <w:szCs w:val="19"/>
              </w:rPr>
            </w:pPr>
            <w:r w:rsidRPr="00E83229">
              <w:rPr>
                <w:sz w:val="19"/>
                <w:szCs w:val="19"/>
              </w:rPr>
              <w:t>LCFF Qauv $ 10,985,000</w:t>
            </w:r>
          </w:p>
        </w:tc>
      </w:tr>
      <w:tr w:rsidR="00AD19E5" w14:paraId="53BBBFAF" w14:textId="77777777" w:rsidTr="00AD19E5">
        <w:trPr>
          <w:trHeight w:val="1013"/>
        </w:trPr>
        <w:tc>
          <w:tcPr>
            <w:tcW w:w="7200" w:type="dxa"/>
            <w:vMerge/>
            <w:tcBorders>
              <w:top w:val="nil"/>
            </w:tcBorders>
            <w:shd w:val="clear" w:color="auto" w:fill="F1E4EF"/>
          </w:tcPr>
          <w:p w14:paraId="00A3B5A0" w14:textId="77777777" w:rsidR="00AD19E5" w:rsidRPr="00E83229" w:rsidRDefault="00AD19E5" w:rsidP="00AD19E5">
            <w:pPr>
              <w:rPr>
                <w:sz w:val="19"/>
                <w:szCs w:val="19"/>
              </w:rPr>
            </w:pPr>
          </w:p>
        </w:tc>
        <w:tc>
          <w:tcPr>
            <w:tcW w:w="7200" w:type="dxa"/>
            <w:gridSpan w:val="2"/>
            <w:tcBorders>
              <w:top w:val="nil"/>
            </w:tcBorders>
            <w:shd w:val="clear" w:color="auto" w:fill="F1E4EF"/>
          </w:tcPr>
          <w:p w14:paraId="237B7ECA" w14:textId="77777777" w:rsidR="00AD19E5" w:rsidRPr="00E83229" w:rsidRDefault="00AD19E5" w:rsidP="00AD19E5">
            <w:pPr>
              <w:pStyle w:val="TableParagraph"/>
              <w:rPr>
                <w:rFonts w:ascii="Times New Roman"/>
                <w:sz w:val="19"/>
                <w:szCs w:val="19"/>
              </w:rPr>
            </w:pPr>
          </w:p>
        </w:tc>
      </w:tr>
    </w:tbl>
    <w:p w14:paraId="64B579AC" w14:textId="77777777" w:rsidR="00AD19E5" w:rsidRDefault="00AD19E5" w:rsidP="00AD19E5">
      <w:pPr>
        <w:rPr>
          <w:rFonts w:ascii="Times New Roman"/>
        </w:rPr>
        <w:sectPr w:rsidR="00AD19E5">
          <w:pgSz w:w="15840" w:h="12240" w:orient="landscape"/>
          <w:pgMar w:top="660" w:right="600" w:bottom="800" w:left="600" w:header="0" w:footer="528" w:gutter="0"/>
          <w:cols w:space="720"/>
        </w:sectPr>
      </w:pPr>
    </w:p>
    <w:tbl>
      <w:tblPr>
        <w:tblW w:w="0" w:type="auto"/>
        <w:tblInd w:w="121" w:type="dxa"/>
        <w:tblBorders>
          <w:top w:val="single" w:sz="2" w:space="0" w:color="D5ABFF"/>
          <w:left w:val="single" w:sz="2" w:space="0" w:color="D5ABFF"/>
          <w:bottom w:val="single" w:sz="2" w:space="0" w:color="D5ABFF"/>
          <w:right w:val="single" w:sz="2" w:space="0" w:color="D5ABFF"/>
          <w:insideH w:val="single" w:sz="2" w:space="0" w:color="D5ABFF"/>
          <w:insideV w:val="single" w:sz="2" w:space="0" w:color="D5ABFF"/>
        </w:tblBorders>
        <w:tblLayout w:type="fixed"/>
        <w:tblCellMar>
          <w:left w:w="0" w:type="dxa"/>
          <w:right w:w="0" w:type="dxa"/>
        </w:tblCellMar>
        <w:tblLook w:val="01E0" w:firstRow="1" w:lastRow="1" w:firstColumn="1" w:lastColumn="1" w:noHBand="0" w:noVBand="0"/>
      </w:tblPr>
      <w:tblGrid>
        <w:gridCol w:w="7200"/>
        <w:gridCol w:w="3600"/>
        <w:gridCol w:w="3600"/>
      </w:tblGrid>
      <w:tr w:rsidR="00AD19E5" w14:paraId="2F5961E4" w14:textId="77777777" w:rsidTr="00AD19E5">
        <w:trPr>
          <w:trHeight w:val="609"/>
        </w:trPr>
        <w:tc>
          <w:tcPr>
            <w:tcW w:w="7200" w:type="dxa"/>
          </w:tcPr>
          <w:p w14:paraId="21099C98" w14:textId="77777777" w:rsidR="00AD19E5" w:rsidRDefault="00AD19E5" w:rsidP="00AD19E5">
            <w:pPr>
              <w:pStyle w:val="TableParagraph"/>
              <w:spacing w:before="58" w:line="270" w:lineRule="atLeast"/>
              <w:ind w:right="2626"/>
              <w:rPr>
                <w:b/>
                <w:sz w:val="24"/>
              </w:rPr>
            </w:pPr>
            <w:r w:rsidRPr="00B26303">
              <w:rPr>
                <w:b/>
                <w:sz w:val="19"/>
                <w:szCs w:val="19"/>
              </w:rPr>
              <w:lastRenderedPageBreak/>
              <w:t>Cov Kev Npaj Kev Ua/Kev Pab cuam</w:t>
            </w:r>
          </w:p>
        </w:tc>
        <w:tc>
          <w:tcPr>
            <w:tcW w:w="3600" w:type="dxa"/>
          </w:tcPr>
          <w:p w14:paraId="08C93649" w14:textId="77777777" w:rsidR="00AD19E5" w:rsidRDefault="00AD19E5" w:rsidP="00AD19E5">
            <w:pPr>
              <w:pStyle w:val="TableParagraph"/>
              <w:spacing w:before="58" w:line="270" w:lineRule="atLeast"/>
              <w:ind w:right="1015"/>
              <w:rPr>
                <w:b/>
                <w:sz w:val="24"/>
              </w:rPr>
            </w:pPr>
            <w:r w:rsidRPr="00B26303">
              <w:rPr>
                <w:b/>
                <w:sz w:val="19"/>
                <w:szCs w:val="19"/>
              </w:rPr>
              <w:t>Kev Siv Pob Nyiaj</w:t>
            </w:r>
          </w:p>
        </w:tc>
        <w:tc>
          <w:tcPr>
            <w:tcW w:w="3600" w:type="dxa"/>
          </w:tcPr>
          <w:p w14:paraId="2A343170" w14:textId="77777777" w:rsidR="00AD19E5" w:rsidRDefault="00AD19E5" w:rsidP="00AD19E5">
            <w:pPr>
              <w:pStyle w:val="TableParagraph"/>
              <w:spacing w:before="58" w:line="270" w:lineRule="atLeast"/>
              <w:ind w:right="1015"/>
              <w:rPr>
                <w:b/>
                <w:sz w:val="24"/>
              </w:rPr>
            </w:pPr>
            <w:r w:rsidRPr="00B26303">
              <w:rPr>
                <w:b/>
                <w:sz w:val="19"/>
                <w:szCs w:val="19"/>
              </w:rPr>
              <w:t>Kev Siv Nyiaj Tiag</w:t>
            </w:r>
          </w:p>
        </w:tc>
      </w:tr>
      <w:tr w:rsidR="00AD19E5" w14:paraId="2BB03A86" w14:textId="77777777" w:rsidTr="00AD19E5">
        <w:trPr>
          <w:trHeight w:val="4092"/>
        </w:trPr>
        <w:tc>
          <w:tcPr>
            <w:tcW w:w="7200" w:type="dxa"/>
            <w:shd w:val="clear" w:color="auto" w:fill="F1E4EF"/>
          </w:tcPr>
          <w:p w14:paraId="130D3741" w14:textId="77777777" w:rsidR="00AD19E5" w:rsidRPr="000861BC" w:rsidRDefault="00AD19E5" w:rsidP="00AD19E5">
            <w:pPr>
              <w:pStyle w:val="TableParagraph"/>
              <w:numPr>
                <w:ilvl w:val="0"/>
                <w:numId w:val="2"/>
              </w:numPr>
              <w:tabs>
                <w:tab w:val="left" w:pos="777"/>
                <w:tab w:val="left" w:pos="778"/>
              </w:tabs>
              <w:spacing w:before="58"/>
              <w:ind w:left="778" w:hanging="301"/>
              <w:rPr>
                <w:sz w:val="21"/>
                <w:szCs w:val="21"/>
              </w:rPr>
            </w:pPr>
            <w:r w:rsidRPr="000861BC">
              <w:rPr>
                <w:sz w:val="21"/>
                <w:szCs w:val="21"/>
              </w:rPr>
              <w:t>Cheeb tsam = $ 1,296,957</w:t>
            </w:r>
          </w:p>
          <w:p w14:paraId="7D0D80C4" w14:textId="77777777" w:rsidR="00AD19E5" w:rsidRPr="000861BC" w:rsidRDefault="00AD19E5" w:rsidP="00AD19E5">
            <w:pPr>
              <w:pStyle w:val="TableParagraph"/>
              <w:numPr>
                <w:ilvl w:val="0"/>
                <w:numId w:val="2"/>
              </w:numPr>
              <w:tabs>
                <w:tab w:val="left" w:pos="777"/>
                <w:tab w:val="left" w:pos="778"/>
              </w:tabs>
              <w:ind w:left="778" w:hanging="301"/>
              <w:rPr>
                <w:sz w:val="21"/>
                <w:szCs w:val="21"/>
              </w:rPr>
            </w:pPr>
            <w:r w:rsidRPr="000861BC">
              <w:rPr>
                <w:sz w:val="21"/>
                <w:szCs w:val="21"/>
              </w:rPr>
              <w:t>Cov qib hauj lwm = $ 1,028,283</w:t>
            </w:r>
          </w:p>
          <w:p w14:paraId="0A11DC56" w14:textId="77777777" w:rsidR="00AD19E5" w:rsidRPr="000861BC" w:rsidRDefault="00AD19E5" w:rsidP="00AD19E5">
            <w:pPr>
              <w:pStyle w:val="TableParagraph"/>
              <w:numPr>
                <w:ilvl w:val="0"/>
                <w:numId w:val="2"/>
              </w:numPr>
              <w:tabs>
                <w:tab w:val="left" w:pos="777"/>
                <w:tab w:val="left" w:pos="778"/>
              </w:tabs>
              <w:ind w:left="778" w:hanging="301"/>
              <w:rPr>
                <w:sz w:val="21"/>
                <w:szCs w:val="21"/>
              </w:rPr>
            </w:pPr>
            <w:r w:rsidRPr="000861BC">
              <w:rPr>
                <w:sz w:val="21"/>
                <w:szCs w:val="21"/>
              </w:rPr>
              <w:t>Lwm yam kev siv nyiaj = $ 268,674</w:t>
            </w:r>
          </w:p>
          <w:p w14:paraId="6A3E8FE7" w14:textId="77777777" w:rsidR="00AD19E5" w:rsidRPr="000861BC" w:rsidRDefault="00AD19E5" w:rsidP="00AD19E5">
            <w:pPr>
              <w:pStyle w:val="TableParagraph"/>
              <w:spacing w:before="5"/>
              <w:rPr>
                <w:b/>
                <w:sz w:val="21"/>
                <w:szCs w:val="21"/>
              </w:rPr>
            </w:pPr>
          </w:p>
          <w:p w14:paraId="7D2387C0" w14:textId="77777777" w:rsidR="00AD19E5" w:rsidRPr="000861BC" w:rsidRDefault="00AD19E5" w:rsidP="00AD19E5">
            <w:pPr>
              <w:pStyle w:val="TableParagraph"/>
              <w:numPr>
                <w:ilvl w:val="0"/>
                <w:numId w:val="2"/>
              </w:numPr>
              <w:tabs>
                <w:tab w:val="left" w:pos="777"/>
                <w:tab w:val="left" w:pos="778"/>
              </w:tabs>
              <w:ind w:left="837" w:right="330" w:hanging="360"/>
              <w:rPr>
                <w:sz w:val="21"/>
                <w:szCs w:val="21"/>
              </w:rPr>
            </w:pPr>
            <w:r w:rsidRPr="000861BC">
              <w:rPr>
                <w:sz w:val="21"/>
                <w:szCs w:val="21"/>
              </w:rPr>
              <w:t>Nyiaj Kho Vaj Tse = $ 1,896,380 (LCFF Muab Nyiaj Txiag Tsa Mus Rau Pob Nyiaj 14)</w:t>
            </w:r>
          </w:p>
          <w:p w14:paraId="571BD419" w14:textId="77777777" w:rsidR="00AD19E5" w:rsidRPr="000861BC" w:rsidRDefault="00AD19E5" w:rsidP="00AD19E5">
            <w:pPr>
              <w:pStyle w:val="TableParagraph"/>
              <w:numPr>
                <w:ilvl w:val="0"/>
                <w:numId w:val="2"/>
              </w:numPr>
              <w:tabs>
                <w:tab w:val="left" w:pos="777"/>
                <w:tab w:val="left" w:pos="778"/>
              </w:tabs>
              <w:ind w:left="778" w:hanging="301"/>
              <w:rPr>
                <w:sz w:val="21"/>
                <w:szCs w:val="21"/>
              </w:rPr>
            </w:pPr>
            <w:r w:rsidRPr="000861BC">
              <w:rPr>
                <w:sz w:val="21"/>
                <w:szCs w:val="21"/>
              </w:rPr>
              <w:t>Cov Nyiaj Tuam = 8,257,055</w:t>
            </w:r>
          </w:p>
          <w:p w14:paraId="61A4ACF4" w14:textId="77777777" w:rsidR="00AD19E5" w:rsidRPr="000861BC" w:rsidRDefault="00AD19E5" w:rsidP="00AD19E5">
            <w:pPr>
              <w:pStyle w:val="TableParagraph"/>
              <w:numPr>
                <w:ilvl w:val="0"/>
                <w:numId w:val="2"/>
              </w:numPr>
              <w:tabs>
                <w:tab w:val="left" w:pos="777"/>
                <w:tab w:val="left" w:pos="778"/>
              </w:tabs>
              <w:ind w:left="778" w:hanging="301"/>
              <w:rPr>
                <w:sz w:val="21"/>
                <w:szCs w:val="21"/>
              </w:rPr>
            </w:pPr>
            <w:r w:rsidRPr="000861BC">
              <w:rPr>
                <w:sz w:val="21"/>
                <w:szCs w:val="21"/>
              </w:rPr>
              <w:t>Cov qib hauj lwm = $ 7,042,512</w:t>
            </w:r>
          </w:p>
          <w:p w14:paraId="058BFFBC" w14:textId="77777777" w:rsidR="00AD19E5" w:rsidRPr="000861BC" w:rsidRDefault="00AD19E5" w:rsidP="00AD19E5">
            <w:pPr>
              <w:pStyle w:val="TableParagraph"/>
              <w:numPr>
                <w:ilvl w:val="0"/>
                <w:numId w:val="2"/>
              </w:numPr>
              <w:tabs>
                <w:tab w:val="left" w:pos="777"/>
                <w:tab w:val="left" w:pos="778"/>
              </w:tabs>
              <w:ind w:left="778" w:hanging="301"/>
              <w:rPr>
                <w:sz w:val="21"/>
                <w:szCs w:val="21"/>
              </w:rPr>
            </w:pPr>
            <w:r w:rsidRPr="000861BC">
              <w:rPr>
                <w:sz w:val="21"/>
                <w:szCs w:val="21"/>
              </w:rPr>
              <w:t>Tag nrho lwm yam kev siv nyiaj = $ 1,214,543</w:t>
            </w:r>
          </w:p>
          <w:p w14:paraId="66DE82C5" w14:textId="77777777" w:rsidR="00AD19E5" w:rsidRPr="000861BC" w:rsidRDefault="00AD19E5" w:rsidP="00AD19E5">
            <w:pPr>
              <w:pStyle w:val="TableParagraph"/>
              <w:numPr>
                <w:ilvl w:val="0"/>
                <w:numId w:val="2"/>
              </w:numPr>
              <w:tabs>
                <w:tab w:val="left" w:pos="777"/>
                <w:tab w:val="left" w:pos="778"/>
              </w:tabs>
              <w:ind w:left="778" w:hanging="301"/>
              <w:rPr>
                <w:sz w:val="21"/>
                <w:szCs w:val="21"/>
              </w:rPr>
            </w:pPr>
            <w:r w:rsidRPr="000861BC">
              <w:rPr>
                <w:sz w:val="21"/>
                <w:szCs w:val="21"/>
              </w:rPr>
              <w:t>Cov Chaw Muaj Nyiaj = $ 678,860</w:t>
            </w:r>
          </w:p>
          <w:p w14:paraId="014BB79B" w14:textId="77777777" w:rsidR="00AD19E5" w:rsidRPr="000861BC" w:rsidRDefault="00AD19E5" w:rsidP="00AD19E5">
            <w:pPr>
              <w:pStyle w:val="TableParagraph"/>
              <w:numPr>
                <w:ilvl w:val="0"/>
                <w:numId w:val="2"/>
              </w:numPr>
              <w:tabs>
                <w:tab w:val="left" w:pos="777"/>
                <w:tab w:val="left" w:pos="778"/>
              </w:tabs>
              <w:ind w:left="778" w:hanging="301"/>
              <w:rPr>
                <w:sz w:val="21"/>
                <w:szCs w:val="21"/>
              </w:rPr>
            </w:pPr>
            <w:r w:rsidRPr="000861BC">
              <w:rPr>
                <w:sz w:val="21"/>
                <w:szCs w:val="21"/>
              </w:rPr>
              <w:t>Cov qib hauj lwm = $ 571,292</w:t>
            </w:r>
          </w:p>
          <w:p w14:paraId="50CF6856" w14:textId="77777777" w:rsidR="00AD19E5" w:rsidRPr="000861BC" w:rsidRDefault="00AD19E5" w:rsidP="00AD19E5">
            <w:pPr>
              <w:pStyle w:val="TableParagraph"/>
              <w:numPr>
                <w:ilvl w:val="0"/>
                <w:numId w:val="2"/>
              </w:numPr>
              <w:tabs>
                <w:tab w:val="left" w:pos="777"/>
                <w:tab w:val="left" w:pos="778"/>
              </w:tabs>
              <w:ind w:left="778" w:hanging="301"/>
              <w:rPr>
                <w:sz w:val="21"/>
                <w:szCs w:val="21"/>
              </w:rPr>
            </w:pPr>
            <w:r w:rsidRPr="000861BC">
              <w:rPr>
                <w:sz w:val="21"/>
                <w:szCs w:val="21"/>
              </w:rPr>
              <w:t>Tag nrho lwm yam kev siv nyiaj = $ 107,568</w:t>
            </w:r>
          </w:p>
          <w:p w14:paraId="3FE27978" w14:textId="77777777" w:rsidR="00AD19E5" w:rsidRPr="000861BC" w:rsidRDefault="00AD19E5" w:rsidP="00AD19E5">
            <w:pPr>
              <w:pStyle w:val="TableParagraph"/>
              <w:numPr>
                <w:ilvl w:val="0"/>
                <w:numId w:val="2"/>
              </w:numPr>
              <w:tabs>
                <w:tab w:val="left" w:pos="777"/>
                <w:tab w:val="left" w:pos="778"/>
              </w:tabs>
              <w:ind w:left="778" w:hanging="301"/>
              <w:rPr>
                <w:sz w:val="21"/>
                <w:szCs w:val="21"/>
              </w:rPr>
            </w:pPr>
            <w:r w:rsidRPr="000861BC">
              <w:rPr>
                <w:sz w:val="21"/>
                <w:szCs w:val="21"/>
              </w:rPr>
              <w:t>Kev Pov Hwm thiab Kev Siv Nyiaj = $ 10,504,913</w:t>
            </w:r>
          </w:p>
        </w:tc>
        <w:tc>
          <w:tcPr>
            <w:tcW w:w="7200" w:type="dxa"/>
            <w:gridSpan w:val="2"/>
            <w:shd w:val="clear" w:color="auto" w:fill="F1E4EF"/>
          </w:tcPr>
          <w:p w14:paraId="6E5AC7CF" w14:textId="77777777" w:rsidR="00AD19E5" w:rsidRDefault="00AD19E5" w:rsidP="00AD19E5">
            <w:pPr>
              <w:pStyle w:val="TableParagraph"/>
              <w:rPr>
                <w:rFonts w:ascii="Times New Roman"/>
                <w:sz w:val="20"/>
              </w:rPr>
            </w:pPr>
          </w:p>
        </w:tc>
      </w:tr>
      <w:tr w:rsidR="00AD19E5" w14:paraId="19ACCD3D" w14:textId="77777777" w:rsidTr="00AD19E5">
        <w:trPr>
          <w:trHeight w:val="4882"/>
        </w:trPr>
        <w:tc>
          <w:tcPr>
            <w:tcW w:w="7200" w:type="dxa"/>
            <w:shd w:val="clear" w:color="auto" w:fill="F1E4EF"/>
          </w:tcPr>
          <w:p w14:paraId="22C1F6EE" w14:textId="77777777" w:rsidR="00AD19E5" w:rsidRPr="000861BC" w:rsidRDefault="00AD19E5" w:rsidP="00AD19E5">
            <w:pPr>
              <w:pStyle w:val="TableParagraph"/>
              <w:numPr>
                <w:ilvl w:val="1"/>
                <w:numId w:val="1"/>
              </w:numPr>
              <w:tabs>
                <w:tab w:val="left" w:pos="483"/>
              </w:tabs>
              <w:spacing w:before="118"/>
              <w:ind w:right="376" w:firstLine="0"/>
              <w:rPr>
                <w:sz w:val="21"/>
                <w:szCs w:val="21"/>
              </w:rPr>
            </w:pPr>
            <w:r w:rsidRPr="000861BC">
              <w:rPr>
                <w:sz w:val="21"/>
                <w:szCs w:val="21"/>
              </w:rPr>
              <w:t>TRUSD yuav txuas ntxiv txhim kho cov chaw kawm tam sim no txhawm rau muab qhov chaw kawm tau zoo rau txhua tus tub txhais kawm nrog kev mob siab rau cov tub ntxhais kawm tsis meej pem.</w:t>
            </w:r>
          </w:p>
          <w:p w14:paraId="062AD08C" w14:textId="77777777" w:rsidR="00AD19E5" w:rsidRPr="000861BC" w:rsidRDefault="00AD19E5" w:rsidP="00AD19E5">
            <w:pPr>
              <w:pStyle w:val="TableParagraph"/>
              <w:spacing w:before="2"/>
              <w:rPr>
                <w:b/>
                <w:sz w:val="21"/>
                <w:szCs w:val="21"/>
              </w:rPr>
            </w:pPr>
          </w:p>
          <w:p w14:paraId="338F344C" w14:textId="77777777" w:rsidR="00AD19E5" w:rsidRPr="000861BC" w:rsidRDefault="00AD19E5" w:rsidP="00AD19E5">
            <w:pPr>
              <w:pStyle w:val="TableParagraph"/>
              <w:numPr>
                <w:ilvl w:val="2"/>
                <w:numId w:val="1"/>
              </w:numPr>
              <w:tabs>
                <w:tab w:val="left" w:pos="777"/>
                <w:tab w:val="left" w:pos="778"/>
              </w:tabs>
              <w:ind w:left="837" w:right="741" w:hanging="360"/>
              <w:rPr>
                <w:sz w:val="21"/>
                <w:szCs w:val="21"/>
              </w:rPr>
            </w:pPr>
            <w:ins w:id="7144" w:author="year" w:date="2021-07-09T23:39:00Z">
              <w:r>
                <w:rPr>
                  <w:sz w:val="21"/>
                  <w:szCs w:val="21"/>
                </w:rPr>
                <w:t xml:space="preserve">Kev txhim kho </w:t>
              </w:r>
            </w:ins>
            <w:r w:rsidRPr="000861BC">
              <w:rPr>
                <w:sz w:val="21"/>
                <w:szCs w:val="21"/>
              </w:rPr>
              <w:t xml:space="preserve">Cov vaj tse </w:t>
            </w:r>
            <w:del w:id="7145" w:author="year" w:date="2021-07-09T23:39:00Z">
              <w:r w:rsidRPr="000861BC" w:rsidDel="007A6DFB">
                <w:rPr>
                  <w:sz w:val="21"/>
                  <w:szCs w:val="21"/>
                </w:rPr>
                <w:delText xml:space="preserve">txhim kho </w:delText>
              </w:r>
            </w:del>
            <w:r w:rsidRPr="000861BC">
              <w:rPr>
                <w:sz w:val="21"/>
                <w:szCs w:val="21"/>
              </w:rPr>
              <w:t>raws li cov kev xav tau nrog rau kev hloov kho tshiab ntawm cov chaw laus thiab kev txhim kho vim yog txo cov chav kawm.</w:t>
            </w:r>
          </w:p>
          <w:p w14:paraId="17D60C3F" w14:textId="77777777" w:rsidR="00AD19E5" w:rsidRPr="000861BC" w:rsidRDefault="00AD19E5" w:rsidP="00AD19E5">
            <w:pPr>
              <w:pStyle w:val="TableParagraph"/>
              <w:numPr>
                <w:ilvl w:val="2"/>
                <w:numId w:val="1"/>
              </w:numPr>
              <w:tabs>
                <w:tab w:val="left" w:pos="777"/>
                <w:tab w:val="left" w:pos="778"/>
              </w:tabs>
              <w:ind w:left="837" w:right="948" w:hanging="360"/>
              <w:rPr>
                <w:sz w:val="21"/>
                <w:szCs w:val="21"/>
              </w:rPr>
            </w:pPr>
            <w:r w:rsidRPr="000861BC">
              <w:rPr>
                <w:sz w:val="21"/>
                <w:szCs w:val="21"/>
              </w:rPr>
              <w:t>Tub ntxhais kawm cov qhab nia ua tiav zoo li yuav qis zuj zus vim tsev kawm ntawv lub hnub nyoog.</w:t>
            </w:r>
          </w:p>
          <w:p w14:paraId="09A08F0D" w14:textId="77777777" w:rsidR="00AD19E5" w:rsidRPr="000861BC" w:rsidRDefault="00AD19E5" w:rsidP="00AD19E5">
            <w:pPr>
              <w:pStyle w:val="TableParagraph"/>
              <w:numPr>
                <w:ilvl w:val="2"/>
                <w:numId w:val="1"/>
              </w:numPr>
              <w:tabs>
                <w:tab w:val="left" w:pos="777"/>
                <w:tab w:val="left" w:pos="778"/>
              </w:tabs>
              <w:ind w:left="837" w:right="607" w:hanging="360"/>
              <w:rPr>
                <w:sz w:val="21"/>
                <w:szCs w:val="21"/>
              </w:rPr>
            </w:pPr>
            <w:r w:rsidRPr="000861BC">
              <w:rPr>
                <w:sz w:val="21"/>
                <w:szCs w:val="21"/>
              </w:rPr>
              <w:t>Ib puag ncig lub cev uas xav tau kev txhim kho muaj feem cuam tshuam nrog kev qhaj ntawv thiab lwm yam teeb meem cwj pwm ntawm tub ntxhais kawm. Cov tsev kawm ntawv nyob rau hauv kev kho tau zoo raug cuam tshuam nrog ib puag ncig kev kawm nyab xeeb uas txhawb nqa kev kawm tiav.</w:t>
            </w:r>
          </w:p>
          <w:p w14:paraId="6F9CA81B" w14:textId="77777777" w:rsidR="00AD19E5" w:rsidRPr="000861BC" w:rsidRDefault="00AD19E5" w:rsidP="00AD19E5">
            <w:pPr>
              <w:pStyle w:val="TableParagraph"/>
              <w:numPr>
                <w:ilvl w:val="2"/>
                <w:numId w:val="1"/>
              </w:numPr>
              <w:tabs>
                <w:tab w:val="left" w:pos="777"/>
                <w:tab w:val="left" w:pos="778"/>
              </w:tabs>
              <w:ind w:left="837" w:right="276" w:hanging="360"/>
              <w:rPr>
                <w:sz w:val="21"/>
                <w:szCs w:val="21"/>
              </w:rPr>
            </w:pPr>
            <w:r w:rsidRPr="000861BC">
              <w:rPr>
                <w:sz w:val="21"/>
                <w:szCs w:val="21"/>
              </w:rPr>
              <w:t>Cov neeg saib xyuas ntxiv los muab cov kev pab cuam ntau dua los txhawb cov kev xav tau hauv tsev kawm suav nrog kev txuas sij hawm ntxiv thiab lub caij so kawm.</w:t>
            </w:r>
          </w:p>
        </w:tc>
        <w:tc>
          <w:tcPr>
            <w:tcW w:w="7200" w:type="dxa"/>
            <w:gridSpan w:val="2"/>
          </w:tcPr>
          <w:p w14:paraId="67EA1176" w14:textId="77777777" w:rsidR="00AD19E5" w:rsidRDefault="00AD19E5" w:rsidP="00AD19E5">
            <w:pPr>
              <w:pStyle w:val="TableParagraph"/>
              <w:tabs>
                <w:tab w:val="left" w:pos="3718"/>
              </w:tabs>
              <w:ind w:left="174" w:right="819"/>
            </w:pPr>
            <w:r>
              <w:rPr>
                <w:noProof/>
                <w:lang w:bidi="th-TH"/>
              </w:rPr>
              <mc:AlternateContent>
                <mc:Choice Requires="wps">
                  <w:drawing>
                    <wp:anchor distT="0" distB="0" distL="114300" distR="114300" simplePos="0" relativeHeight="252106752" behindDoc="0" locked="0" layoutInCell="1" allowOverlap="1" wp14:anchorId="456AF941" wp14:editId="33E9039D">
                      <wp:simplePos x="0" y="0"/>
                      <wp:positionH relativeFrom="column">
                        <wp:posOffset>2329180</wp:posOffset>
                      </wp:positionH>
                      <wp:positionV relativeFrom="paragraph">
                        <wp:posOffset>38100</wp:posOffset>
                      </wp:positionV>
                      <wp:extent cx="2177415" cy="1735455"/>
                      <wp:effectExtent l="0" t="0" r="0" b="0"/>
                      <wp:wrapNone/>
                      <wp:docPr id="79" name="Text Box 5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7415" cy="1735455"/>
                              </a:xfrm>
                              <a:prstGeom prst="rect">
                                <a:avLst/>
                              </a:prstGeom>
                              <a:solidFill>
                                <a:schemeClr val="accent2">
                                  <a:lumMod val="20000"/>
                                  <a:lumOff val="80000"/>
                                </a:schemeClr>
                              </a:solidFill>
                              <a:ln w="9525">
                                <a:solidFill>
                                  <a:schemeClr val="accent2">
                                    <a:lumMod val="20000"/>
                                    <a:lumOff val="80000"/>
                                  </a:schemeClr>
                                </a:solidFill>
                                <a:miter lim="800000"/>
                                <a:headEnd/>
                                <a:tailEnd/>
                              </a:ln>
                            </wps:spPr>
                            <wps:txbx>
                              <w:txbxContent>
                                <w:p w14:paraId="5E6D1BCF" w14:textId="77777777" w:rsidR="00AD19E5" w:rsidRPr="000861BC" w:rsidRDefault="00AD19E5" w:rsidP="00AD19E5">
                                  <w:pPr>
                                    <w:rPr>
                                      <w:sz w:val="21"/>
                                      <w:szCs w:val="21"/>
                                    </w:rPr>
                                  </w:pPr>
                                  <w:r w:rsidRPr="000861BC">
                                    <w:rPr>
                                      <w:sz w:val="21"/>
                                      <w:szCs w:val="21"/>
                                    </w:rPr>
                                    <w:t xml:space="preserve">2000, 3000, 4000, 5000, 6000 LCFF Txhawb Ntxiv thiab Kev </w:t>
                                  </w:r>
                                  <w:del w:id="7146" w:author="year" w:date="2021-07-09T23:38:00Z">
                                    <w:r w:rsidRPr="000861BC" w:rsidDel="007A6DFB">
                                      <w:rPr>
                                        <w:sz w:val="21"/>
                                        <w:szCs w:val="21"/>
                                      </w:rPr>
                                      <w:delText>Tshuaj Daws Mob</w:delText>
                                    </w:r>
                                  </w:del>
                                  <w:ins w:id="7147" w:author="year" w:date="2021-07-09T23:38:00Z">
                                    <w:r>
                                      <w:rPr>
                                        <w:sz w:val="21"/>
                                        <w:szCs w:val="21"/>
                                      </w:rPr>
                                      <w:t xml:space="preserve"> rau siab</w:t>
                                    </w:r>
                                  </w:ins>
                                  <w:r w:rsidRPr="000861BC">
                                    <w:rPr>
                                      <w:sz w:val="21"/>
                                      <w:szCs w:val="21"/>
                                    </w:rPr>
                                    <w:t xml:space="preserve"> $11,411,743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6AF941" id="Text Box 583" o:spid="_x0000_s1213" type="#_x0000_t202" style="position:absolute;left:0;text-align:left;margin-left:183.4pt;margin-top:3pt;width:171.45pt;height:136.6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" fillcolor="#f2dbdb [661]" strokecolor="#f2dbdb [661]">
                      <v:textbox>
                        <w:txbxContent>
                          <w:p w14:paraId="5E6D1BCF" w14:textId="77777777" w:rsidR="00AD19E5" w:rsidRPr="000861BC" w:rsidRDefault="00AD19E5" w:rsidP="00AD19E5">
                            <w:pPr>
                              <w:rPr>
                                <w:sz w:val="21"/>
                                <w:szCs w:val="21"/>
                              </w:rPr>
                            </w:pPr>
                            <w:r w:rsidRPr="000861BC">
                              <w:rPr>
                                <w:sz w:val="21"/>
                                <w:szCs w:val="21"/>
                              </w:rPr>
                              <w:t xml:space="preserve">2000, 3000, 4000, 5000, 6000 LCFF Txhawb Ntxiv thiab Kev </w:t>
                            </w:r>
                            <w:del w:id="7148" w:author="year" w:date="2021-07-09T23:38:00Z">
                              <w:r w:rsidRPr="000861BC" w:rsidDel="007A6DFB">
                                <w:rPr>
                                  <w:sz w:val="21"/>
                                  <w:szCs w:val="21"/>
                                </w:rPr>
                                <w:delText>Tshuaj Daws Mob</w:delText>
                              </w:r>
                            </w:del>
                            <w:ins w:id="7149" w:author="year" w:date="2021-07-09T23:38:00Z">
                              <w:r>
                                <w:rPr>
                                  <w:sz w:val="21"/>
                                  <w:szCs w:val="21"/>
                                </w:rPr>
                                <w:t xml:space="preserve"> rau siab</w:t>
                              </w:r>
                            </w:ins>
                            <w:r w:rsidRPr="000861BC">
                              <w:rPr>
                                <w:sz w:val="21"/>
                                <w:szCs w:val="21"/>
                              </w:rPr>
                              <w:t xml:space="preserve"> $11,411,743</w:t>
                            </w:r>
                          </w:p>
                        </w:txbxContent>
                      </v:textbox>
                    </v:shape>
                  </w:pict>
                </mc:Fallback>
              </mc:AlternateContent>
            </w:r>
            <w:r>
              <w:rPr>
                <w:noProof/>
                <w:lang w:bidi="th-TH"/>
              </w:rPr>
              <mc:AlternateContent>
                <mc:Choice Requires="wps">
                  <w:drawing>
                    <wp:anchor distT="0" distB="0" distL="114300" distR="114300" simplePos="0" relativeHeight="252105728" behindDoc="0" locked="0" layoutInCell="1" allowOverlap="1" wp14:anchorId="0D3C5F14" wp14:editId="601828DA">
                      <wp:simplePos x="0" y="0"/>
                      <wp:positionH relativeFrom="column">
                        <wp:posOffset>43815</wp:posOffset>
                      </wp:positionH>
                      <wp:positionV relativeFrom="paragraph">
                        <wp:posOffset>38100</wp:posOffset>
                      </wp:positionV>
                      <wp:extent cx="2199005" cy="1779270"/>
                      <wp:effectExtent l="0" t="0" r="0" b="0"/>
                      <wp:wrapNone/>
                      <wp:docPr id="78" name="Text Box 5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9005" cy="1779270"/>
                              </a:xfrm>
                              <a:prstGeom prst="rect">
                                <a:avLst/>
                              </a:prstGeom>
                              <a:solidFill>
                                <a:schemeClr val="accent2">
                                  <a:lumMod val="20000"/>
                                  <a:lumOff val="80000"/>
                                </a:schemeClr>
                              </a:solidFill>
                              <a:ln w="9525">
                                <a:solidFill>
                                  <a:schemeClr val="accent2">
                                    <a:lumMod val="20000"/>
                                    <a:lumOff val="80000"/>
                                  </a:schemeClr>
                                </a:solidFill>
                                <a:miter lim="800000"/>
                                <a:headEnd/>
                                <a:tailEnd/>
                              </a:ln>
                            </wps:spPr>
                            <wps:txbx>
                              <w:txbxContent>
                                <w:p w14:paraId="1AD0AC05" w14:textId="77777777" w:rsidR="00AD19E5" w:rsidRPr="000861BC" w:rsidRDefault="00AD19E5" w:rsidP="00AD19E5">
                                  <w:pPr>
                                    <w:rPr>
                                      <w:sz w:val="20"/>
                                      <w:szCs w:val="20"/>
                                    </w:rPr>
                                  </w:pPr>
                                  <w:r w:rsidRPr="000861BC">
                                    <w:rPr>
                                      <w:sz w:val="20"/>
                                      <w:szCs w:val="20"/>
                                    </w:rPr>
                                    <w:t xml:space="preserve">2000, 3000, 4000, 5000, 6000 LCFF Txhawb Ntxiv thiab Kev </w:t>
                                  </w:r>
                                  <w:del w:id="7150" w:author="year" w:date="2021-07-09T23:38:00Z">
                                    <w:r w:rsidRPr="000861BC" w:rsidDel="007A6DFB">
                                      <w:rPr>
                                        <w:sz w:val="20"/>
                                        <w:szCs w:val="20"/>
                                      </w:rPr>
                                      <w:delText>Tshuaj Daws Mob</w:delText>
                                    </w:r>
                                  </w:del>
                                  <w:ins w:id="7151" w:author="year" w:date="2021-07-09T23:38:00Z">
                                    <w:r>
                                      <w:rPr>
                                        <w:sz w:val="20"/>
                                        <w:szCs w:val="20"/>
                                      </w:rPr>
                                      <w:t>rau siab</w:t>
                                    </w:r>
                                  </w:ins>
                                  <w:r w:rsidRPr="000861BC">
                                    <w:rPr>
                                      <w:sz w:val="20"/>
                                      <w:szCs w:val="20"/>
                                    </w:rPr>
                                    <w:t xml:space="preserve"> $10,531,475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3C5F14" id="Text Box 582" o:spid="_x0000_s1214" type="#_x0000_t202" style="position:absolute;left:0;text-align:left;margin-left:3.45pt;margin-top:3pt;width:173.15pt;height:140.1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" fillcolor="#f2dbdb [661]" strokecolor="#f2dbdb [661]">
                      <v:textbox>
                        <w:txbxContent>
                          <w:p w14:paraId="1AD0AC05" w14:textId="77777777" w:rsidR="00AD19E5" w:rsidRPr="000861BC" w:rsidRDefault="00AD19E5" w:rsidP="00AD19E5">
                            <w:pPr>
                              <w:rPr>
                                <w:sz w:val="20"/>
                                <w:szCs w:val="20"/>
                              </w:rPr>
                            </w:pPr>
                            <w:r w:rsidRPr="000861BC">
                              <w:rPr>
                                <w:sz w:val="20"/>
                                <w:szCs w:val="20"/>
                              </w:rPr>
                              <w:t xml:space="preserve">2000, 3000, 4000, 5000, 6000 LCFF Txhawb Ntxiv thiab Kev </w:t>
                            </w:r>
                            <w:del w:id="7152" w:author="year" w:date="2021-07-09T23:38:00Z">
                              <w:r w:rsidRPr="000861BC" w:rsidDel="007A6DFB">
                                <w:rPr>
                                  <w:sz w:val="20"/>
                                  <w:szCs w:val="20"/>
                                </w:rPr>
                                <w:delText>Tshuaj Daws Mob</w:delText>
                              </w:r>
                            </w:del>
                            <w:ins w:id="7153" w:author="year" w:date="2021-07-09T23:38:00Z">
                              <w:r>
                                <w:rPr>
                                  <w:sz w:val="20"/>
                                  <w:szCs w:val="20"/>
                                </w:rPr>
                                <w:t>rau siab</w:t>
                              </w:r>
                            </w:ins>
                            <w:r w:rsidRPr="000861BC">
                              <w:rPr>
                                <w:sz w:val="20"/>
                                <w:szCs w:val="20"/>
                              </w:rPr>
                              <w:t xml:space="preserve"> $10,531,475</w:t>
                            </w:r>
                          </w:p>
                        </w:txbxContent>
                      </v:textbox>
                    </v:shape>
                  </w:pict>
                </mc:Fallback>
              </mc:AlternateContent>
            </w:r>
          </w:p>
        </w:tc>
      </w:tr>
    </w:tbl>
    <w:p w14:paraId="154A49D2" w14:textId="77777777" w:rsidR="00AD19E5" w:rsidRDefault="00AD19E5" w:rsidP="00AD19E5">
      <w:pPr>
        <w:rPr>
          <w:sz w:val="2"/>
          <w:szCs w:val="2"/>
        </w:rPr>
      </w:pPr>
      <w:r>
        <w:rPr>
          <w:noProof/>
          <w:lang w:bidi="th-TH"/>
        </w:rPr>
        <mc:AlternateContent>
          <mc:Choice Requires="wpg">
            <w:drawing>
              <wp:anchor distT="0" distB="0" distL="114300" distR="114300" simplePos="0" relativeHeight="252040192" behindDoc="1" locked="0" layoutInCell="1" allowOverlap="1" wp14:anchorId="19E421F1" wp14:editId="5FF6DFDC">
                <wp:simplePos x="0" y="0"/>
                <wp:positionH relativeFrom="page">
                  <wp:posOffset>5030470</wp:posOffset>
                </wp:positionH>
                <wp:positionV relativeFrom="page">
                  <wp:posOffset>3453130</wp:posOffset>
                </wp:positionV>
                <wp:extent cx="4568825" cy="3100705"/>
                <wp:effectExtent l="0" t="0" r="0" b="0"/>
                <wp:wrapNone/>
                <wp:docPr id="7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8825" cy="3100705"/>
                          <a:chOff x="7922" y="5438"/>
                          <a:chExt cx="7195" cy="4883"/>
                        </a:xfrm>
                      </wpg:grpSpPr>
                      <wps:wsp>
                        <wps:cNvPr id="76" name="Rectangle 67"/>
                        <wps:cNvSpPr>
                          <a:spLocks noChangeArrowheads="1"/>
                        </wps:cNvSpPr>
                        <wps:spPr bwMode="auto">
                          <a:xfrm>
                            <a:off x="7922" y="5437"/>
                            <a:ext cx="7195" cy="4883"/>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Line 66"/>
                        <wps:cNvCnPr>
                          <a:cxnSpLocks noChangeShapeType="1"/>
                        </wps:cNvCnPr>
                        <wps:spPr bwMode="auto">
                          <a:xfrm>
                            <a:off x="11523" y="5496"/>
                            <a:ext cx="0" cy="877"/>
                          </a:xfrm>
                          <a:prstGeom prst="line">
                            <a:avLst/>
                          </a:prstGeom>
                          <a:noFill/>
                          <a:ln w="3175">
                            <a:solidFill>
                              <a:srgbClr val="D5AB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07F0FD" id="Group 65" o:spid="_x0000_s1026" style="position:absolute;margin-left:396.1pt;margin-top:271.9pt;width:359.75pt;height:244.15pt;z-index:-251276288;mso-position-horizontal-relative:page;mso-position-vertical-relative:page" coordorigin="7922,5438" coordsize="7195,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">
                <v:rect id="Rectangle 67" o:spid="_x0000_s1027" style="position:absolute;left:7922;top:5437;width:7195;height:4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" fillcolor="#f1e4ef" stroked="f"/>
                <v:line id="Line 66" o:spid="_x0000_s1028" style="position:absolute;visibility:visible;mso-wrap-style:square" from="11523,5496" to="11523,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" strokecolor="#d5abff" strokeweight=".25pt"/>
                <w10:wrap anchorx="page" anchory="page"/>
              </v:group>
            </w:pict>
          </mc:Fallback>
        </mc:AlternateContent>
      </w:r>
    </w:p>
    <w:p w14:paraId="5DFEBAA7" w14:textId="77777777" w:rsidR="00AD19E5" w:rsidRDefault="00AD19E5" w:rsidP="00AD19E5">
      <w:pPr>
        <w:rPr>
          <w:sz w:val="2"/>
          <w:szCs w:val="2"/>
        </w:rPr>
        <w:sectPr w:rsidR="00AD19E5">
          <w:pgSz w:w="15840" w:h="12240" w:orient="landscape"/>
          <w:pgMar w:top="720" w:right="600" w:bottom="720" w:left="600" w:header="0" w:footer="528" w:gutter="0"/>
          <w:cols w:space="720"/>
        </w:sectPr>
      </w:pPr>
    </w:p>
    <w:p w14:paraId="104B8FCF" w14:textId="77777777" w:rsidR="00AD19E5" w:rsidRPr="008B1FEE" w:rsidRDefault="00AD19E5" w:rsidP="00AD19E5">
      <w:pPr>
        <w:spacing w:before="80"/>
        <w:ind w:left="191"/>
        <w:rPr>
          <w:b/>
          <w:sz w:val="26"/>
          <w:szCs w:val="26"/>
        </w:rPr>
      </w:pPr>
      <w:hyperlink r:id="rId75" w:anchor="GoalAnalysis">
        <w:r w:rsidRPr="008B1FEE">
          <w:rPr>
            <w:b/>
            <w:sz w:val="26"/>
            <w:szCs w:val="26"/>
          </w:rPr>
          <w:t>Cov Kev Tshawb Xyuas Lub Hom Phiaj</w:t>
        </w:r>
      </w:hyperlink>
    </w:p>
    <w:p w14:paraId="3DD8A455" w14:textId="77777777" w:rsidR="00AD19E5" w:rsidRDefault="00AD19E5" w:rsidP="00AD19E5">
      <w:pPr>
        <w:pStyle w:val="BodyText"/>
        <w:spacing w:before="2"/>
        <w:rPr>
          <w:b/>
          <w:sz w:val="27"/>
        </w:rPr>
      </w:pPr>
    </w:p>
    <w:p w14:paraId="3B252A32" w14:textId="77777777" w:rsidR="00AD19E5" w:rsidRPr="008B1FEE" w:rsidRDefault="00AD19E5" w:rsidP="00AD19E5">
      <w:pPr>
        <w:pStyle w:val="BodyText"/>
        <w:ind w:left="191" w:right="114"/>
        <w:rPr>
          <w:sz w:val="22"/>
          <w:szCs w:val="22"/>
        </w:rPr>
      </w:pPr>
      <w:r>
        <w:rPr>
          <w:noProof/>
          <w:lang w:bidi="th-TH"/>
        </w:rPr>
        <mc:AlternateContent>
          <mc:Choice Requires="wpg">
            <w:drawing>
              <wp:anchor distT="0" distB="0" distL="114300" distR="114300" simplePos="0" relativeHeight="252041216" behindDoc="1" locked="0" layoutInCell="1" allowOverlap="1" wp14:anchorId="1CF6D570" wp14:editId="4466ED59">
                <wp:simplePos x="0" y="0"/>
                <wp:positionH relativeFrom="page">
                  <wp:posOffset>457200</wp:posOffset>
                </wp:positionH>
                <wp:positionV relativeFrom="paragraph">
                  <wp:posOffset>350520</wp:posOffset>
                </wp:positionV>
                <wp:extent cx="9144000" cy="506730"/>
                <wp:effectExtent l="0" t="0" r="0" b="0"/>
                <wp:wrapNone/>
                <wp:docPr id="7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506730"/>
                          <a:chOff x="720" y="552"/>
                          <a:chExt cx="14400" cy="798"/>
                        </a:xfrm>
                      </wpg:grpSpPr>
                      <wps:wsp>
                        <wps:cNvPr id="73" name="Rectangle 64"/>
                        <wps:cNvSpPr>
                          <a:spLocks noChangeArrowheads="1"/>
                        </wps:cNvSpPr>
                        <wps:spPr bwMode="auto">
                          <a:xfrm>
                            <a:off x="730" y="561"/>
                            <a:ext cx="14380" cy="778"/>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AutoShape 63"/>
                        <wps:cNvSpPr>
                          <a:spLocks/>
                        </wps:cNvSpPr>
                        <wps:spPr bwMode="auto">
                          <a:xfrm>
                            <a:off x="-5" y="10092"/>
                            <a:ext cx="14400" cy="788"/>
                          </a:xfrm>
                          <a:custGeom>
                            <a:avLst/>
                            <a:gdLst>
                              <a:gd name="T0" fmla="+- 0 725 -5"/>
                              <a:gd name="T1" fmla="*/ T0 w 14400"/>
                              <a:gd name="T2" fmla="+- 0 562 10092"/>
                              <a:gd name="T3" fmla="*/ 562 h 788"/>
                              <a:gd name="T4" fmla="+- 0 725 -5"/>
                              <a:gd name="T5" fmla="*/ T4 w 14400"/>
                              <a:gd name="T6" fmla="+- 0 1340 10092"/>
                              <a:gd name="T7" fmla="*/ 1340 h 788"/>
                              <a:gd name="T8" fmla="+- 0 15115 -5"/>
                              <a:gd name="T9" fmla="*/ T8 w 14400"/>
                              <a:gd name="T10" fmla="+- 0 562 10092"/>
                              <a:gd name="T11" fmla="*/ 562 h 788"/>
                              <a:gd name="T12" fmla="+- 0 15115 -5"/>
                              <a:gd name="T13" fmla="*/ T12 w 14400"/>
                              <a:gd name="T14" fmla="+- 0 1340 10092"/>
                              <a:gd name="T15" fmla="*/ 1340 h 788"/>
                              <a:gd name="T16" fmla="+- 0 720 -5"/>
                              <a:gd name="T17" fmla="*/ T16 w 14400"/>
                              <a:gd name="T18" fmla="+- 0 557 10092"/>
                              <a:gd name="T19" fmla="*/ 557 h 788"/>
                              <a:gd name="T20" fmla="+- 0 15120 -5"/>
                              <a:gd name="T21" fmla="*/ T20 w 14400"/>
                              <a:gd name="T22" fmla="+- 0 557 10092"/>
                              <a:gd name="T23" fmla="*/ 557 h 788"/>
                              <a:gd name="T24" fmla="+- 0 720 -5"/>
                              <a:gd name="T25" fmla="*/ T24 w 14400"/>
                              <a:gd name="T26" fmla="+- 0 1345 10092"/>
                              <a:gd name="T27" fmla="*/ 1345 h 788"/>
                              <a:gd name="T28" fmla="+- 0 15120 -5"/>
                              <a:gd name="T29" fmla="*/ T28 w 14400"/>
                              <a:gd name="T30" fmla="+- 0 1345 10092"/>
                              <a:gd name="T31" fmla="*/ 1345 h 78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400" h="788">
                                <a:moveTo>
                                  <a:pt x="730" y="-9530"/>
                                </a:moveTo>
                                <a:lnTo>
                                  <a:pt x="730" y="-8752"/>
                                </a:lnTo>
                                <a:moveTo>
                                  <a:pt x="15120" y="-9530"/>
                                </a:moveTo>
                                <a:lnTo>
                                  <a:pt x="15120" y="-8752"/>
                                </a:lnTo>
                                <a:moveTo>
                                  <a:pt x="725" y="-9535"/>
                                </a:moveTo>
                                <a:lnTo>
                                  <a:pt x="15125" y="-9535"/>
                                </a:lnTo>
                                <a:moveTo>
                                  <a:pt x="725" y="-8747"/>
                                </a:moveTo>
                                <a:lnTo>
                                  <a:pt x="15125" y="-8747"/>
                                </a:lnTo>
                              </a:path>
                            </a:pathLst>
                          </a:custGeom>
                          <a:noFill/>
                          <a:ln w="6350">
                            <a:solidFill>
                              <a:srgbClr val="D5AB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57FC61" id="Group 62" o:spid="_x0000_s1026" style="position:absolute;margin-left:36pt;margin-top:27.6pt;width:10in;height:39.9pt;z-index:-251275264;mso-position-horizontal-relative:page" coordorigin="720,552" coordsize="14400,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">
                <v:rect id="Rectangle 64" o:spid="_x0000_s1027" style="position:absolute;left:730;top:561;width:14380;height: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" fillcolor="#f1e4ef" stroked="f"/>
                <v:shape id="AutoShape 63" o:spid="_x0000_s1028" style="position:absolute;left:-5;top:10092;width:14400;height:788;visibility:visible;mso-wrap-style:square;v-text-anchor:top" coordsize="14400,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" path="m730,-9530r,778m15120,-9530r,778m725,-9535r14400,m725,-8747r14400,e" filled="f" strokecolor="#d5abff" strokeweight=".5pt">
                  <v:path arrowok="t" o:connecttype="custom" o:connectlocs="730,562;730,1340;15120,562;15120,1340;725,557;15125,557;725,1345;15125,1345" o:connectangles="0,0,0,0,0,0,0,0"/>
                </v:shape>
                <w10:wrap anchorx="page"/>
              </v:group>
            </w:pict>
          </mc:Fallback>
        </mc:AlternateContent>
      </w:r>
      <w:r>
        <w:t>C</w:t>
      </w:r>
      <w:r w:rsidRPr="008B1FEE">
        <w:rPr>
          <w:sz w:val="22"/>
          <w:szCs w:val="22"/>
        </w:rPr>
        <w:t xml:space="preserve">ov lus piav qhia txog kev yuav siv nyiaj li cas rau Qhov Kev Nqis Tes Ua / Kev Pab cuam uas tsis tau </w:t>
      </w:r>
      <w:ins w:id="7154" w:author="year" w:date="2021-07-09T23:49:00Z">
        <w:r>
          <w:rPr>
            <w:sz w:val="22"/>
            <w:szCs w:val="22"/>
          </w:rPr>
          <w:t xml:space="preserve">raug </w:t>
        </w:r>
      </w:ins>
      <w:r w:rsidRPr="008B1FEE">
        <w:rPr>
          <w:sz w:val="22"/>
          <w:szCs w:val="22"/>
        </w:rPr>
        <w:t>siv los siv rau cov tub ntxhais kawm, tsev neeg, cov xib fwb, thiab cov neeg ua hauj lwm.</w:t>
      </w:r>
    </w:p>
    <w:p w14:paraId="1BD0876C" w14:textId="77777777" w:rsidR="00AD19E5" w:rsidRPr="008B1FEE" w:rsidRDefault="00AD19E5" w:rsidP="00AD19E5">
      <w:pPr>
        <w:pStyle w:val="BodyText"/>
        <w:spacing w:before="68"/>
        <w:ind w:left="183"/>
        <w:rPr>
          <w:sz w:val="22"/>
          <w:szCs w:val="22"/>
        </w:rPr>
      </w:pPr>
      <w:r w:rsidRPr="008B1FEE">
        <w:rPr>
          <w:sz w:val="22"/>
          <w:szCs w:val="22"/>
        </w:rPr>
        <w:t>N/A</w:t>
      </w:r>
    </w:p>
    <w:p w14:paraId="29E80A1C" w14:textId="77777777" w:rsidR="00AD19E5" w:rsidRDefault="00AD19E5" w:rsidP="00AD19E5">
      <w:pPr>
        <w:pStyle w:val="BodyText"/>
        <w:rPr>
          <w:sz w:val="20"/>
        </w:rPr>
      </w:pPr>
    </w:p>
    <w:p w14:paraId="45D89FC6" w14:textId="77777777" w:rsidR="00AD19E5" w:rsidRDefault="00AD19E5" w:rsidP="00AD19E5">
      <w:pPr>
        <w:pStyle w:val="BodyText"/>
        <w:rPr>
          <w:sz w:val="20"/>
        </w:rPr>
      </w:pPr>
    </w:p>
    <w:p w14:paraId="22765356" w14:textId="77777777" w:rsidR="00AD19E5" w:rsidRDefault="00AD19E5" w:rsidP="00AD19E5">
      <w:pPr>
        <w:pStyle w:val="BodyText"/>
        <w:spacing w:before="9"/>
        <w:rPr>
          <w:sz w:val="20"/>
        </w:rPr>
      </w:pPr>
      <w:r>
        <w:rPr>
          <w:noProof/>
          <w:lang w:bidi="th-TH"/>
        </w:rPr>
        <mc:AlternateContent>
          <mc:Choice Requires="wpg">
            <w:drawing>
              <wp:anchor distT="0" distB="0" distL="0" distR="0" simplePos="0" relativeHeight="252070912" behindDoc="1" locked="0" layoutInCell="1" allowOverlap="1" wp14:anchorId="3BAC49FF" wp14:editId="5B9F8D3B">
                <wp:simplePos x="0" y="0"/>
                <wp:positionH relativeFrom="page">
                  <wp:posOffset>457200</wp:posOffset>
                </wp:positionH>
                <wp:positionV relativeFrom="paragraph">
                  <wp:posOffset>176530</wp:posOffset>
                </wp:positionV>
                <wp:extent cx="9144000" cy="1873250"/>
                <wp:effectExtent l="0" t="0" r="0" b="0"/>
                <wp:wrapTopAndBottom/>
                <wp:docPr id="6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1873250"/>
                          <a:chOff x="720" y="278"/>
                          <a:chExt cx="14400" cy="2830"/>
                        </a:xfrm>
                      </wpg:grpSpPr>
                      <wps:wsp>
                        <wps:cNvPr id="66" name="Rectangle 61"/>
                        <wps:cNvSpPr>
                          <a:spLocks noChangeArrowheads="1"/>
                        </wps:cNvSpPr>
                        <wps:spPr bwMode="auto">
                          <a:xfrm>
                            <a:off x="730" y="556"/>
                            <a:ext cx="14380" cy="2542"/>
                          </a:xfrm>
                          <a:prstGeom prst="rect">
                            <a:avLst/>
                          </a:prstGeom>
                          <a:solidFill>
                            <a:srgbClr val="F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Line 60"/>
                        <wps:cNvCnPr>
                          <a:cxnSpLocks noChangeShapeType="1"/>
                        </wps:cNvCnPr>
                        <wps:spPr bwMode="auto">
                          <a:xfrm>
                            <a:off x="725" y="557"/>
                            <a:ext cx="0" cy="2541"/>
                          </a:xfrm>
                          <a:prstGeom prst="line">
                            <a:avLst/>
                          </a:prstGeom>
                          <a:noFill/>
                          <a:ln w="6350">
                            <a:solidFill>
                              <a:srgbClr val="D5ABFF"/>
                            </a:solidFill>
                            <a:round/>
                            <a:headEnd/>
                            <a:tailEnd/>
                          </a:ln>
                          <a:extLst>
                            <a:ext uri="{909E8E84-426E-40DD-AFC4-6F175D3DCCD1}">
                              <a14:hiddenFill xmlns:a14="http://schemas.microsoft.com/office/drawing/2010/main">
                                <a:noFill/>
                              </a14:hiddenFill>
                            </a:ext>
                          </a:extLst>
                        </wps:spPr>
                        <wps:bodyPr/>
                      </wps:wsp>
                      <wps:wsp>
                        <wps:cNvPr id="68" name="Line 59"/>
                        <wps:cNvCnPr>
                          <a:cxnSpLocks noChangeShapeType="1"/>
                        </wps:cNvCnPr>
                        <wps:spPr bwMode="auto">
                          <a:xfrm>
                            <a:off x="15115" y="557"/>
                            <a:ext cx="0" cy="2541"/>
                          </a:xfrm>
                          <a:prstGeom prst="line">
                            <a:avLst/>
                          </a:prstGeom>
                          <a:noFill/>
                          <a:ln w="6350">
                            <a:solidFill>
                              <a:srgbClr val="D5ABFF"/>
                            </a:solidFill>
                            <a:round/>
                            <a:headEnd/>
                            <a:tailEnd/>
                          </a:ln>
                          <a:extLst>
                            <a:ext uri="{909E8E84-426E-40DD-AFC4-6F175D3DCCD1}">
                              <a14:hiddenFill xmlns:a14="http://schemas.microsoft.com/office/drawing/2010/main">
                                <a:noFill/>
                              </a14:hiddenFill>
                            </a:ext>
                          </a:extLst>
                        </wps:spPr>
                        <wps:bodyPr/>
                      </wps:wsp>
                      <wps:wsp>
                        <wps:cNvPr id="69" name="Line 58"/>
                        <wps:cNvCnPr>
                          <a:cxnSpLocks noChangeShapeType="1"/>
                        </wps:cNvCnPr>
                        <wps:spPr bwMode="auto">
                          <a:xfrm>
                            <a:off x="720" y="552"/>
                            <a:ext cx="14400" cy="0"/>
                          </a:xfrm>
                          <a:prstGeom prst="line">
                            <a:avLst/>
                          </a:prstGeom>
                          <a:noFill/>
                          <a:ln w="6350">
                            <a:solidFill>
                              <a:srgbClr val="D5ABFF"/>
                            </a:solidFill>
                            <a:round/>
                            <a:headEnd/>
                            <a:tailEnd/>
                          </a:ln>
                          <a:extLst>
                            <a:ext uri="{909E8E84-426E-40DD-AFC4-6F175D3DCCD1}">
                              <a14:hiddenFill xmlns:a14="http://schemas.microsoft.com/office/drawing/2010/main">
                                <a:noFill/>
                              </a14:hiddenFill>
                            </a:ext>
                          </a:extLst>
                        </wps:spPr>
                        <wps:bodyPr/>
                      </wps:wsp>
                      <wps:wsp>
                        <wps:cNvPr id="70" name="Line 57"/>
                        <wps:cNvCnPr>
                          <a:cxnSpLocks noChangeShapeType="1"/>
                        </wps:cNvCnPr>
                        <wps:spPr bwMode="auto">
                          <a:xfrm>
                            <a:off x="720" y="3103"/>
                            <a:ext cx="14400" cy="0"/>
                          </a:xfrm>
                          <a:prstGeom prst="line">
                            <a:avLst/>
                          </a:prstGeom>
                          <a:noFill/>
                          <a:ln w="6350">
                            <a:solidFill>
                              <a:srgbClr val="D5ABFF"/>
                            </a:solidFill>
                            <a:round/>
                            <a:headEnd/>
                            <a:tailEnd/>
                          </a:ln>
                          <a:extLst>
                            <a:ext uri="{909E8E84-426E-40DD-AFC4-6F175D3DCCD1}">
                              <a14:hiddenFill xmlns:a14="http://schemas.microsoft.com/office/drawing/2010/main">
                                <a:noFill/>
                              </a14:hiddenFill>
                            </a:ext>
                          </a:extLst>
                        </wps:spPr>
                        <wps:bodyPr/>
                      </wps:wsp>
                      <wps:wsp>
                        <wps:cNvPr id="71" name="Text Box 56"/>
                        <wps:cNvSpPr txBox="1">
                          <a:spLocks noChangeArrowheads="1"/>
                        </wps:cNvSpPr>
                        <wps:spPr bwMode="auto">
                          <a:xfrm>
                            <a:off x="720" y="278"/>
                            <a:ext cx="14400" cy="2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3EACC" w14:textId="77777777" w:rsidR="00AD19E5" w:rsidRPr="009B0652" w:rsidRDefault="00AD19E5" w:rsidP="00AD19E5">
                              <w:pPr>
                                <w:spacing w:line="268" w:lineRule="exact"/>
                                <w:ind w:left="71"/>
                              </w:pPr>
                              <w:r w:rsidRPr="009B0652">
                                <w:t>Cov lus piav qhia ntawm kev ua tiav thiab kev sib tw hauv kev nqis tes ua / cov kev pab cuam kom ua tiav lub hom phiaj.</w:t>
                              </w:r>
                            </w:p>
                            <w:p w14:paraId="5E3369AD" w14:textId="77777777" w:rsidR="00AD19E5" w:rsidRPr="00D75B02" w:rsidRDefault="00AD19E5" w:rsidP="00AD19E5">
                              <w:pPr>
                                <w:spacing w:before="68"/>
                                <w:ind w:left="63" w:right="63"/>
                                <w:jc w:val="both"/>
                              </w:pPr>
                              <w:r w:rsidRPr="00D75B02">
                                <w:t xml:space="preserve">Twin Rivers tau cog lus rau kev txhim kho thiab tsim kho cov chaw tshiab thiab siv zog ua kom tau raws li lub hom phiaj no. Raws li pom hauv cov kev siv nyiaj, txhua qhov kev nqis tes tau ua tiav tag nrho cov nyiaj tau suav nrog cov hauj lwm saib xyuas ntxiv thiab kev siv dag zog rau niaj hnub, tswj thiab kho cov vaj tse qub. Thaum lub xyoo kawm ntawv tsis tiav hauv xyoo 2019-20 hauv tsev kawm vim yog COVID-19, daim ntawv tshaj tawm txog kev qhaj ntawv tsis pub dhau ntam xyoo 219 qhia txij Lub Yim Hli mus txog Lub Peb Hlis Ntuj xyoo 2018-19 txog 139 cov ntawv ceeb toom hauv xyoo 2019-20 hauv tib lub sij hawm. Lub hom phiaj Williams ntawm 24% tsis tau </w:t>
                              </w:r>
                              <w:del w:id="7155" w:author="year" w:date="2021-07-09T23:55:00Z">
                                <w:r w:rsidRPr="00D75B02" w:rsidDel="00A24B02">
                                  <w:delText xml:space="preserve">ntsib </w:delText>
                                </w:r>
                              </w:del>
                              <w:ins w:id="7156" w:author="year" w:date="2021-07-09T23:55:00Z">
                                <w:r>
                                  <w:t>rau siab xav</w:t>
                                </w:r>
                                <w:r w:rsidRPr="00D75B02">
                                  <w:t xml:space="preserve"> </w:t>
                                </w:r>
                              </w:ins>
                              <w:r w:rsidRPr="00D75B02">
                                <w:t xml:space="preserve">nyob rau lub sij hawm no, thiab tau pom tias qhov poob qis raws li kev tshawb xyuas sab nrauv, sab nrauv. Lub xyoo kawm ntawv xyoo 2019-2020 suav nrog kev sib tw ntxiv nrog rau kev mob siab rau kev txhim kho tsev kawm ntawv thiab txo cov vaj tsev hauv kev siv (kev siv zog tsis pom zoo los ntawm pawg tswj hwm). </w:t>
                              </w:r>
                              <w:del w:id="7157" w:author="year" w:date="2021-07-09T23:58:00Z">
                                <w:r w:rsidRPr="00D75B02" w:rsidDel="00A24B02">
                                  <w:delText>Kev Tiv Thaiv xyoo -19</w:delText>
                                </w:r>
                              </w:del>
                              <w:ins w:id="7158" w:author="year" w:date="2021-07-09T23:58:00Z">
                                <w:r>
                                  <w:t>Covid-19 ua rau</w:t>
                                </w:r>
                              </w:ins>
                              <w:ins w:id="7159" w:author="year" w:date="2021-07-09T23:59:00Z">
                                <w:r>
                                  <w:t xml:space="preserve"> kev ua tsev kawm nres</w:t>
                                </w:r>
                              </w:ins>
                              <w:ins w:id="7160" w:author="year" w:date="2021-07-10T00:00:00Z">
                                <w:r>
                                  <w:t xml:space="preserve"> </w:t>
                                </w:r>
                              </w:ins>
                              <w:del w:id="7161" w:author="year" w:date="2021-07-10T00:00:00Z">
                                <w:r w:rsidRPr="00D75B02" w:rsidDel="00A24B02">
                                  <w:delText xml:space="preserve"> nres txuas ntxiv ua haujlwm ntawm cov tuam tsev</w:delText>
                                </w:r>
                              </w:del>
                              <w:r w:rsidRPr="00D75B02">
                                <w:t xml:space="preserve"> kom txog thaum raug tshem tawm thiab cov neeg ua hauj lwm saib xyuas tau rov qab mus rau thaj chaw. Txoj kev noj qab haus huv thiab kev nyab xeeb xav tau hloov chaw saib xyuas thiab tswj xyuas pawg. Kev txhim kho cov vaj tse yuav tsum yog lub hom phiaj hauv cov phiaj xwm tom ntej.</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AC49FF" id="Group 55" o:spid="_x0000_s1215" style="position:absolute;margin-left:36pt;margin-top:13.9pt;width:10in;height:147.5pt;z-index:-251245568;mso-wrap-distance-left:0;mso-wrap-distance-right:0;mso-position-horizontal-relative:page;mso-position-vertical-relative:text" coordorigin="720,278" coordsize="14400,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">
                <v:rect id="Rectangle 61" o:spid="_x0000_s1216" style="position:absolute;left:730;top:556;width:14380;height:2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" fillcolor="#f1e4ef" stroked="f"/>
                <v:line id="Line 60" o:spid="_x0000_s1217" style="position:absolute;visibility:visible;mso-wrap-style:square" from="725,557" to="725,3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" strokecolor="#d5abff" strokeweight=".5pt"/>
                <v:line id="Line 59" o:spid="_x0000_s1218" style="position:absolute;visibility:visible;mso-wrap-style:square" from="15115,557" to="15115,3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" strokecolor="#d5abff" strokeweight=".5pt"/>
                <v:line id="Line 58" o:spid="_x0000_s1219" style="position:absolute;visibility:visible;mso-wrap-style:square" from="720,552" to="15120,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" strokecolor="#d5abff" strokeweight=".5pt"/>
                <v:line id="Line 57" o:spid="_x0000_s1220" style="position:absolute;visibility:visible;mso-wrap-style:square" from="720,3103" to="15120,3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" strokecolor="#d5abff" strokeweight=".5pt"/>
                <v:shape id="Text Box 56" o:spid="_x0000_s1221" type="#_x0000_t202" style="position:absolute;left:720;top:278;width:14400;height:2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5263EACC" w14:textId="77777777" w:rsidR="00AD19E5" w:rsidRPr="009B0652" w:rsidRDefault="00AD19E5" w:rsidP="00AD19E5">
                        <w:pPr>
                          <w:spacing w:line="268" w:lineRule="exact"/>
                          <w:ind w:left="71"/>
                        </w:pPr>
                        <w:r w:rsidRPr="009B0652">
                          <w:t>Cov lus piav qhia ntawm kev ua tiav thiab kev sib tw hauv kev nqis tes ua / cov kev pab cuam kom ua tiav lub hom phiaj.</w:t>
                        </w:r>
                      </w:p>
                      <w:p w14:paraId="5E3369AD" w14:textId="77777777" w:rsidR="00AD19E5" w:rsidRPr="00D75B02" w:rsidRDefault="00AD19E5" w:rsidP="00AD19E5">
                        <w:pPr>
                          <w:spacing w:before="68"/>
                          <w:ind w:left="63" w:right="63"/>
                          <w:jc w:val="both"/>
                        </w:pPr>
                        <w:r w:rsidRPr="00D75B02">
                          <w:t xml:space="preserve">Twin Rivers tau cog lus rau kev txhim kho thiab tsim kho cov chaw tshiab thiab siv zog ua kom tau raws li lub hom phiaj no. Raws li pom hauv cov kev siv nyiaj, txhua qhov kev nqis tes tau ua tiav tag nrho cov nyiaj tau suav nrog cov hauj lwm saib xyuas ntxiv thiab kev siv dag zog rau niaj hnub, tswj thiab kho cov vaj tse qub. Thaum lub xyoo kawm ntawv tsis tiav hauv xyoo 2019-20 hauv tsev kawm vim yog COVID-19, daim ntawv tshaj tawm txog kev qhaj ntawv tsis pub dhau ntam xyoo 219 qhia txij Lub Yim Hli mus txog Lub Peb Hlis Ntuj xyoo 2018-19 txog 139 cov ntawv ceeb toom hauv xyoo 2019-20 hauv tib lub sij hawm. Lub hom phiaj Williams ntawm 24% tsis tau </w:t>
                        </w:r>
                        <w:del w:id="7162" w:author="year" w:date="2021-07-09T23:55:00Z">
                          <w:r w:rsidRPr="00D75B02" w:rsidDel="00A24B02">
                            <w:delText xml:space="preserve">ntsib </w:delText>
                          </w:r>
                        </w:del>
                        <w:ins w:id="7163" w:author="year" w:date="2021-07-09T23:55:00Z">
                          <w:r>
                            <w:t>rau siab xav</w:t>
                          </w:r>
                          <w:r w:rsidRPr="00D75B02">
                            <w:t xml:space="preserve"> </w:t>
                          </w:r>
                        </w:ins>
                        <w:r w:rsidRPr="00D75B02">
                          <w:t xml:space="preserve">nyob rau lub sij hawm no, thiab tau pom tias qhov poob qis raws li kev tshawb xyuas sab nrauv, sab nrauv. Lub xyoo kawm ntawv xyoo 2019-2020 suav nrog kev sib tw ntxiv nrog rau kev mob siab rau kev txhim kho tsev kawm ntawv thiab txo cov vaj tsev hauv kev siv (kev siv zog tsis pom zoo los ntawm pawg tswj hwm). </w:t>
                        </w:r>
                        <w:del w:id="7164" w:author="year" w:date="2021-07-09T23:58:00Z">
                          <w:r w:rsidRPr="00D75B02" w:rsidDel="00A24B02">
                            <w:delText>Kev Tiv Thaiv xyoo -19</w:delText>
                          </w:r>
                        </w:del>
                        <w:ins w:id="7165" w:author="year" w:date="2021-07-09T23:58:00Z">
                          <w:r>
                            <w:t>Covid-19 ua rau</w:t>
                          </w:r>
                        </w:ins>
                        <w:ins w:id="7166" w:author="year" w:date="2021-07-09T23:59:00Z">
                          <w:r>
                            <w:t xml:space="preserve"> kev ua tsev kawm nres</w:t>
                          </w:r>
                        </w:ins>
                        <w:ins w:id="7167" w:author="year" w:date="2021-07-10T00:00:00Z">
                          <w:r>
                            <w:t xml:space="preserve"> </w:t>
                          </w:r>
                        </w:ins>
                        <w:del w:id="7168" w:author="year" w:date="2021-07-10T00:00:00Z">
                          <w:r w:rsidRPr="00D75B02" w:rsidDel="00A24B02">
                            <w:delText xml:space="preserve"> nres txuas ntxiv ua haujlwm ntawm cov tuam tsev</w:delText>
                          </w:r>
                        </w:del>
                        <w:r w:rsidRPr="00D75B02">
                          <w:t xml:space="preserve"> kom txog thaum raug tshem tawm thiab cov neeg ua hauj lwm saib xyuas tau rov qab mus rau thaj chaw. Txoj kev noj qab haus huv thiab kev nyab xeeb xav tau hloov chaw saib xyuas thiab tswj xyuas pawg. Kev txhim kho cov vaj tse yuav tsum yog lub hom phiaj hauv cov phiaj xwm tom ntej.</w:t>
                        </w:r>
                      </w:p>
                    </w:txbxContent>
                  </v:textbox>
                </v:shape>
                <w10:wrap type="topAndBottom" anchorx="page"/>
              </v:group>
            </w:pict>
          </mc:Fallback>
        </mc:AlternateContent>
      </w:r>
    </w:p>
    <w:p w14:paraId="3067CD01" w14:textId="77777777" w:rsidR="00AD19E5" w:rsidRDefault="00AD19E5" w:rsidP="00AD19E5">
      <w:pPr>
        <w:rPr>
          <w:sz w:val="20"/>
        </w:rPr>
        <w:sectPr w:rsidR="00AD19E5">
          <w:pgSz w:w="15840" w:h="12240" w:orient="landscape"/>
          <w:pgMar w:top="640" w:right="600" w:bottom="720" w:left="600" w:header="0" w:footer="528" w:gutter="0"/>
          <w:cols w:space="720"/>
        </w:sectPr>
      </w:pPr>
    </w:p>
    <w:bookmarkStart w:id="7169" w:name="Annual_Update_for_the_2020–21_Learning_C"/>
    <w:bookmarkEnd w:id="7169"/>
    <w:p w14:paraId="19307323" w14:textId="77777777" w:rsidR="00AD19E5" w:rsidRPr="00CB2768" w:rsidRDefault="00AD19E5" w:rsidP="00AD19E5">
      <w:pPr>
        <w:pStyle w:val="Heading2"/>
        <w:rPr>
          <w:sz w:val="28"/>
          <w:szCs w:val="28"/>
        </w:rPr>
      </w:pPr>
      <w:r w:rsidRPr="00CB2768">
        <w:rPr>
          <w:sz w:val="28"/>
          <w:szCs w:val="28"/>
        </w:rPr>
        <w:lastRenderedPageBreak/>
        <w:fldChar w:fldCharType="begin"/>
      </w:r>
      <w:r w:rsidRPr="00CB2768">
        <w:rPr>
          <w:sz w:val="28"/>
          <w:szCs w:val="28"/>
        </w:rPr>
        <w:instrText xml:space="preserve"> HYPERLINK "http://www.doc-tracking.com/screenshots/21LCAP/Instructions/LCAPandLCPAnnualUpdateInstructions.htm" \l "LCPAnnualUpdate" \h </w:instrText>
      </w:r>
      <w:r w:rsidRPr="00CB2768">
        <w:rPr>
          <w:sz w:val="28"/>
          <w:szCs w:val="28"/>
        </w:rPr>
        <w:fldChar w:fldCharType="separate"/>
      </w:r>
      <w:r w:rsidRPr="00CB2768">
        <w:rPr>
          <w:sz w:val="28"/>
          <w:szCs w:val="28"/>
        </w:rPr>
        <w:t>Daim Ntawv Kho Txhua Xyoo rau Xyoo 2020–21 Txoj Kev Kawm Mus Ntxiv thiab Txoj Kev Npaj Tuaj Kawm</w:t>
      </w:r>
      <w:r w:rsidRPr="00CB2768">
        <w:rPr>
          <w:sz w:val="28"/>
          <w:szCs w:val="28"/>
        </w:rPr>
        <w:fldChar w:fldCharType="end"/>
      </w:r>
    </w:p>
    <w:p w14:paraId="72BDBC09" w14:textId="77777777" w:rsidR="00AD19E5" w:rsidRPr="00EF3F02" w:rsidRDefault="00AD19E5" w:rsidP="00AD19E5">
      <w:pPr>
        <w:pStyle w:val="BodyText"/>
        <w:spacing w:before="175"/>
        <w:ind w:left="120" w:right="773"/>
        <w:rPr>
          <w:sz w:val="22"/>
          <w:szCs w:val="22"/>
        </w:rPr>
      </w:pPr>
      <w:r w:rsidRPr="00EF3F02">
        <w:rPr>
          <w:sz w:val="22"/>
          <w:szCs w:val="22"/>
        </w:rPr>
        <w:t xml:space="preserve">Hauv qab no yog cov </w:t>
      </w:r>
      <w:ins w:id="7170" w:author="year" w:date="2021-07-10T00:05:00Z">
        <w:r>
          <w:rPr>
            <w:sz w:val="22"/>
            <w:szCs w:val="22"/>
          </w:rPr>
          <w:t xml:space="preserve">kev ntsuam xyuas ntawm lub </w:t>
        </w:r>
      </w:ins>
      <w:r w:rsidRPr="00EF3F02">
        <w:rPr>
          <w:sz w:val="22"/>
          <w:szCs w:val="22"/>
        </w:rPr>
        <w:t xml:space="preserve">koos haum </w:t>
      </w:r>
      <w:del w:id="7171" w:author="year" w:date="2021-07-10T00:06:00Z">
        <w:r w:rsidRPr="00EF3F02" w:rsidDel="00C222E2">
          <w:rPr>
            <w:sz w:val="22"/>
            <w:szCs w:val="22"/>
          </w:rPr>
          <w:delText xml:space="preserve">saib xyuas </w:delText>
        </w:r>
      </w:del>
      <w:r w:rsidRPr="00EF3F02">
        <w:rPr>
          <w:sz w:val="22"/>
          <w:szCs w:val="22"/>
        </w:rPr>
        <w:t xml:space="preserve">kev kawm hauv ib cheeb tsam (LEA) </w:t>
      </w:r>
      <w:ins w:id="7172" w:author="year" w:date="2021-07-10T00:07:00Z">
        <w:r>
          <w:rPr>
            <w:sz w:val="22"/>
            <w:szCs w:val="22"/>
          </w:rPr>
          <w:t xml:space="preserve">ntawm </w:t>
        </w:r>
      </w:ins>
      <w:del w:id="7173" w:author="year" w:date="2021-07-10T00:07:00Z">
        <w:r w:rsidRPr="00EF3F02" w:rsidDel="00C222E2">
          <w:rPr>
            <w:sz w:val="22"/>
            <w:szCs w:val="22"/>
          </w:rPr>
          <w:delText>txheeb xyuas txog</w:delText>
        </w:r>
      </w:del>
      <w:r w:rsidRPr="00EF3F02">
        <w:rPr>
          <w:sz w:val="22"/>
          <w:szCs w:val="22"/>
        </w:rPr>
        <w:t xml:space="preserve"> nws </w:t>
      </w:r>
      <w:ins w:id="7174" w:author="year" w:date="2021-07-10T00:07:00Z">
        <w:r>
          <w:rPr>
            <w:sz w:val="22"/>
            <w:szCs w:val="22"/>
          </w:rPr>
          <w:t>lub phiaj xwm</w:t>
        </w:r>
      </w:ins>
      <w:ins w:id="7175" w:author="year" w:date="2021-07-10T00:08:00Z">
        <w:r>
          <w:rPr>
            <w:sz w:val="22"/>
            <w:szCs w:val="22"/>
          </w:rPr>
          <w:t xml:space="preserve"> </w:t>
        </w:r>
      </w:ins>
      <w:del w:id="7176" w:author="year" w:date="2021-07-10T00:09:00Z">
        <w:r w:rsidRPr="00EF3F02" w:rsidDel="00C222E2">
          <w:rPr>
            <w:sz w:val="22"/>
            <w:szCs w:val="22"/>
          </w:rPr>
          <w:delText xml:space="preserve">li xyoo 2020-21 </w:delText>
        </w:r>
      </w:del>
      <w:r w:rsidRPr="00EF3F02">
        <w:rPr>
          <w:sz w:val="22"/>
          <w:szCs w:val="22"/>
        </w:rPr>
        <w:t>Kev Kawm Txuas Ntxiv thiab Kev Npaj Mus Kawm (Txoj Kev Kawm Mus Ntxiv).</w:t>
      </w:r>
    </w:p>
    <w:p w14:paraId="73E3998E" w14:textId="77777777" w:rsidR="00AD19E5" w:rsidRDefault="00AD19E5" w:rsidP="00AD19E5">
      <w:pPr>
        <w:pStyle w:val="BodyText"/>
        <w:spacing w:before="2"/>
        <w:rPr>
          <w:sz w:val="29"/>
        </w:rPr>
      </w:pPr>
    </w:p>
    <w:bookmarkStart w:id="7177" w:name="In-Person_Instructional_Offerings"/>
    <w:bookmarkEnd w:id="7177"/>
    <w:p w14:paraId="7D86D930" w14:textId="77777777" w:rsidR="00AD19E5" w:rsidRPr="00CB2768" w:rsidRDefault="00AD19E5" w:rsidP="00AD19E5">
      <w:pPr>
        <w:pStyle w:val="Heading2"/>
        <w:spacing w:before="0"/>
        <w:rPr>
          <w:sz w:val="30"/>
          <w:szCs w:val="30"/>
        </w:rPr>
      </w:pPr>
      <w:r w:rsidRPr="00CB2768">
        <w:rPr>
          <w:sz w:val="32"/>
          <w:szCs w:val="32"/>
        </w:rPr>
        <w:fldChar w:fldCharType="begin"/>
      </w:r>
      <w:r w:rsidRPr="00082CCF">
        <w:rPr>
          <w:sz w:val="32"/>
          <w:szCs w:val="32"/>
        </w:rPr>
        <w:instrText xml:space="preserve"> HYPERLINK "http://www.doc-tracking.com/screenshots/21LCAP/Instructions/LCAPandLCPAnnualUpdateInstructions.htm" \l "InPersonInstructionalOfferings" \h </w:instrText>
      </w:r>
      <w:r w:rsidRPr="00CB2768">
        <w:rPr>
          <w:sz w:val="32"/>
          <w:szCs w:val="32"/>
        </w:rPr>
        <w:fldChar w:fldCharType="separate"/>
      </w:r>
      <w:r w:rsidRPr="00CB2768">
        <w:rPr>
          <w:sz w:val="30"/>
          <w:szCs w:val="30"/>
        </w:rPr>
        <w:t xml:space="preserve">Kev Qhia Ib </w:t>
      </w:r>
      <w:ins w:id="7178" w:author="year" w:date="2021-07-10T00:10:00Z">
        <w:r>
          <w:rPr>
            <w:sz w:val="30"/>
            <w:szCs w:val="30"/>
          </w:rPr>
          <w:t>Leeg Tim Ib Leeg</w:t>
        </w:r>
      </w:ins>
      <w:del w:id="7179" w:author="year" w:date="2021-07-10T00:10:00Z">
        <w:r w:rsidRPr="00CB2768" w:rsidDel="00C222E2">
          <w:rPr>
            <w:sz w:val="30"/>
            <w:szCs w:val="30"/>
          </w:rPr>
          <w:delText xml:space="preserve">Tos Ib </w:delText>
        </w:r>
      </w:del>
      <w:r w:rsidRPr="00CB2768">
        <w:rPr>
          <w:sz w:val="30"/>
          <w:szCs w:val="30"/>
        </w:rPr>
        <w:fldChar w:fldCharType="end"/>
      </w:r>
    </w:p>
    <w:p w14:paraId="39470957" w14:textId="77777777" w:rsidR="00AD19E5" w:rsidRPr="00CB2768" w:rsidRDefault="00AD19E5" w:rsidP="00AD19E5">
      <w:pPr>
        <w:pStyle w:val="Heading3"/>
        <w:spacing w:before="336"/>
        <w:rPr>
          <w:sz w:val="22"/>
          <w:szCs w:val="22"/>
        </w:rPr>
      </w:pPr>
      <w:r w:rsidRPr="00CB2768">
        <w:rPr>
          <w:sz w:val="22"/>
          <w:szCs w:val="22"/>
        </w:rPr>
        <w:t>Tej Yam Yuav Tau Ua Rau Cov Lus Qhia Tus Kheej</w:t>
      </w:r>
    </w:p>
    <w:tbl>
      <w:tblPr>
        <w:tblW w:w="0" w:type="auto"/>
        <w:tblInd w:w="13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7615"/>
        <w:gridCol w:w="2456"/>
        <w:gridCol w:w="2517"/>
        <w:gridCol w:w="1802"/>
      </w:tblGrid>
      <w:tr w:rsidR="00AD19E5" w14:paraId="4A1FDF52" w14:textId="77777777" w:rsidTr="00AD19E5">
        <w:trPr>
          <w:trHeight w:val="885"/>
        </w:trPr>
        <w:tc>
          <w:tcPr>
            <w:tcW w:w="7615" w:type="dxa"/>
            <w:shd w:val="clear" w:color="auto" w:fill="E2EFD9"/>
          </w:tcPr>
          <w:p w14:paraId="753E0EAB" w14:textId="77777777" w:rsidR="00AD19E5" w:rsidRPr="00882CB0" w:rsidRDefault="00AD19E5" w:rsidP="00AD19E5">
            <w:pPr>
              <w:pStyle w:val="TableParagraph"/>
              <w:rPr>
                <w:b/>
                <w:sz w:val="20"/>
                <w:szCs w:val="20"/>
              </w:rPr>
            </w:pPr>
          </w:p>
          <w:p w14:paraId="68C59B92" w14:textId="77777777" w:rsidR="00AD19E5" w:rsidRPr="00882CB0" w:rsidRDefault="00AD19E5" w:rsidP="00AD19E5">
            <w:pPr>
              <w:pStyle w:val="TableParagraph"/>
              <w:ind w:left="58"/>
              <w:rPr>
                <w:sz w:val="20"/>
                <w:szCs w:val="20"/>
              </w:rPr>
            </w:pPr>
            <w:r w:rsidRPr="00882CB0">
              <w:rPr>
                <w:sz w:val="20"/>
                <w:szCs w:val="20"/>
              </w:rPr>
              <w:t>Kev piav qhia</w:t>
            </w:r>
          </w:p>
        </w:tc>
        <w:tc>
          <w:tcPr>
            <w:tcW w:w="2456" w:type="dxa"/>
            <w:shd w:val="clear" w:color="auto" w:fill="E2EFD9"/>
          </w:tcPr>
          <w:p w14:paraId="7FEE2E24" w14:textId="77777777" w:rsidR="00AD19E5" w:rsidRPr="00882CB0" w:rsidRDefault="00AD19E5" w:rsidP="00AD19E5">
            <w:pPr>
              <w:pStyle w:val="TableParagraph"/>
              <w:spacing w:before="196"/>
              <w:ind w:left="58"/>
              <w:rPr>
                <w:sz w:val="20"/>
                <w:szCs w:val="20"/>
              </w:rPr>
            </w:pPr>
            <w:r w:rsidRPr="00882CB0">
              <w:rPr>
                <w:sz w:val="20"/>
                <w:szCs w:val="20"/>
              </w:rPr>
              <w:t>Tag Nrho</w:t>
            </w:r>
          </w:p>
          <w:p w14:paraId="6F6D0FD0" w14:textId="77777777" w:rsidR="00AD19E5" w:rsidRPr="00882CB0" w:rsidRDefault="00AD19E5" w:rsidP="00AD19E5">
            <w:pPr>
              <w:pStyle w:val="TableParagraph"/>
              <w:ind w:left="58"/>
              <w:rPr>
                <w:sz w:val="20"/>
                <w:szCs w:val="20"/>
              </w:rPr>
            </w:pPr>
            <w:r w:rsidRPr="00882CB0">
              <w:rPr>
                <w:sz w:val="20"/>
                <w:szCs w:val="20"/>
              </w:rPr>
              <w:t>Pob Nyiaj Siv</w:t>
            </w:r>
          </w:p>
        </w:tc>
        <w:tc>
          <w:tcPr>
            <w:tcW w:w="2517" w:type="dxa"/>
            <w:shd w:val="clear" w:color="auto" w:fill="E2EFD9"/>
          </w:tcPr>
          <w:p w14:paraId="46049EC4" w14:textId="77777777" w:rsidR="00AD19E5" w:rsidRPr="00882CB0" w:rsidRDefault="00AD19E5" w:rsidP="00AD19E5">
            <w:pPr>
              <w:pStyle w:val="TableParagraph"/>
              <w:spacing w:before="58" w:line="270" w:lineRule="atLeast"/>
              <w:ind w:left="57" w:right="1029"/>
              <w:rPr>
                <w:sz w:val="20"/>
                <w:szCs w:val="20"/>
              </w:rPr>
            </w:pPr>
            <w:r w:rsidRPr="00882CB0">
              <w:rPr>
                <w:sz w:val="20"/>
                <w:szCs w:val="20"/>
              </w:rPr>
              <w:t>Kwv yees Txoj Kev Siv Nyiaj Txiag</w:t>
            </w:r>
          </w:p>
        </w:tc>
        <w:tc>
          <w:tcPr>
            <w:tcW w:w="1802" w:type="dxa"/>
            <w:shd w:val="clear" w:color="auto" w:fill="E2EFD9"/>
          </w:tcPr>
          <w:p w14:paraId="3A4B96F3" w14:textId="77777777" w:rsidR="00AD19E5" w:rsidRPr="00882CB0" w:rsidRDefault="00AD19E5" w:rsidP="00AD19E5">
            <w:pPr>
              <w:pStyle w:val="TableParagraph"/>
              <w:rPr>
                <w:b/>
                <w:sz w:val="20"/>
                <w:szCs w:val="20"/>
              </w:rPr>
            </w:pPr>
          </w:p>
          <w:p w14:paraId="00EAC8A4" w14:textId="77777777" w:rsidR="00AD19E5" w:rsidRPr="00882CB0" w:rsidRDefault="00AD19E5" w:rsidP="00AD19E5">
            <w:pPr>
              <w:pStyle w:val="TableParagraph"/>
              <w:ind w:left="58"/>
              <w:rPr>
                <w:sz w:val="20"/>
                <w:szCs w:val="20"/>
              </w:rPr>
            </w:pPr>
            <w:r w:rsidRPr="00882CB0">
              <w:rPr>
                <w:sz w:val="20"/>
                <w:szCs w:val="20"/>
              </w:rPr>
              <w:t>Kev Koom Tes</w:t>
            </w:r>
          </w:p>
        </w:tc>
      </w:tr>
      <w:tr w:rsidR="00AD19E5" w14:paraId="40963E63" w14:textId="77777777" w:rsidTr="00AD19E5">
        <w:trPr>
          <w:trHeight w:val="2541"/>
        </w:trPr>
        <w:tc>
          <w:tcPr>
            <w:tcW w:w="7615" w:type="dxa"/>
          </w:tcPr>
          <w:p w14:paraId="43C718EB" w14:textId="77777777" w:rsidR="00AD19E5" w:rsidRPr="000572D8" w:rsidRDefault="00AD19E5" w:rsidP="00AD19E5">
            <w:pPr>
              <w:pStyle w:val="TableParagraph"/>
              <w:spacing w:before="58"/>
              <w:ind w:left="58"/>
              <w:rPr>
                <w:sz w:val="18"/>
                <w:szCs w:val="18"/>
              </w:rPr>
            </w:pPr>
            <w:ins w:id="7180" w:author="year" w:date="2021-07-10T00:16:00Z">
              <w:r>
                <w:rPr>
                  <w:sz w:val="18"/>
                  <w:szCs w:val="18"/>
                </w:rPr>
                <w:t xml:space="preserve">kev nyab xeeb ntawm  </w:t>
              </w:r>
            </w:ins>
            <w:r w:rsidRPr="000572D8">
              <w:rPr>
                <w:sz w:val="18"/>
                <w:szCs w:val="18"/>
              </w:rPr>
              <w:t>Cov neeg ua hauj lwm thiab cov</w:t>
            </w:r>
            <w:del w:id="7181" w:author="year" w:date="2021-07-10T00:11:00Z">
              <w:r w:rsidRPr="000572D8" w:rsidDel="00C222E2">
                <w:rPr>
                  <w:sz w:val="18"/>
                  <w:szCs w:val="18"/>
                </w:rPr>
                <w:delText xml:space="preserve"> </w:delText>
              </w:r>
            </w:del>
            <w:ins w:id="7182" w:author="year" w:date="2021-07-10T00:11:00Z">
              <w:r>
                <w:rPr>
                  <w:sz w:val="18"/>
                  <w:szCs w:val="18"/>
                </w:rPr>
                <w:t xml:space="preserve"> tsev kawm</w:t>
              </w:r>
            </w:ins>
            <w:del w:id="7183" w:author="year" w:date="2021-07-10T00:11:00Z">
              <w:r w:rsidRPr="000572D8" w:rsidDel="00C222E2">
                <w:rPr>
                  <w:sz w:val="18"/>
                  <w:szCs w:val="18"/>
                </w:rPr>
                <w:delText>chaw huv</w:delText>
              </w:r>
            </w:del>
            <w:r w:rsidRPr="000572D8">
              <w:rPr>
                <w:sz w:val="18"/>
                <w:szCs w:val="18"/>
              </w:rPr>
              <w:t>:</w:t>
            </w:r>
          </w:p>
          <w:p w14:paraId="4813C34A" w14:textId="77777777" w:rsidR="00AD19E5" w:rsidRPr="000572D8" w:rsidRDefault="00AD19E5" w:rsidP="00AD19E5">
            <w:pPr>
              <w:pStyle w:val="TableParagraph"/>
              <w:rPr>
                <w:b/>
                <w:sz w:val="18"/>
                <w:szCs w:val="18"/>
              </w:rPr>
            </w:pPr>
          </w:p>
          <w:p w14:paraId="3937D882" w14:textId="77777777" w:rsidR="00AD19E5" w:rsidRPr="000572D8" w:rsidRDefault="00AD19E5" w:rsidP="00AD19E5">
            <w:pPr>
              <w:pStyle w:val="TableParagraph"/>
              <w:ind w:left="58" w:right="62"/>
              <w:jc w:val="both"/>
              <w:rPr>
                <w:sz w:val="18"/>
                <w:szCs w:val="18"/>
              </w:rPr>
            </w:pPr>
            <w:r w:rsidRPr="000572D8">
              <w:rPr>
                <w:sz w:val="18"/>
                <w:szCs w:val="18"/>
              </w:rPr>
              <w:t xml:space="preserve">Nruab cov zeb lauj, </w:t>
            </w:r>
            <w:del w:id="7184" w:author="year" w:date="2021-07-10T00:12:00Z">
              <w:r w:rsidRPr="000572D8" w:rsidDel="00C222E2">
                <w:rPr>
                  <w:sz w:val="18"/>
                  <w:szCs w:val="18"/>
                </w:rPr>
                <w:delText xml:space="preserve">deb </w:delText>
              </w:r>
            </w:del>
            <w:r w:rsidRPr="000572D8">
              <w:rPr>
                <w:sz w:val="18"/>
                <w:szCs w:val="18"/>
              </w:rPr>
              <w:t xml:space="preserve">kev txiav txim siab </w:t>
            </w:r>
            <w:ins w:id="7185" w:author="year" w:date="2021-07-10T00:13:00Z">
              <w:r>
                <w:rPr>
                  <w:sz w:val="18"/>
                  <w:szCs w:val="18"/>
                </w:rPr>
                <w:t xml:space="preserve">kev deb </w:t>
              </w:r>
            </w:ins>
            <w:r w:rsidRPr="000572D8">
              <w:rPr>
                <w:sz w:val="18"/>
                <w:szCs w:val="18"/>
              </w:rPr>
              <w:t>thiab kos npe thiab HVAC lub tshuab lim dej kom pom kev zoo tshaj plaws - Tsim kev tiv thaiv lub cev, huab cua huv, thiab qhov chaw dav kom nres qhov kis tus kab mob tso cai rov qab los ntawm kev qhia tus kheej sai li sai tau.</w:t>
            </w:r>
          </w:p>
        </w:tc>
        <w:tc>
          <w:tcPr>
            <w:tcW w:w="2456" w:type="dxa"/>
          </w:tcPr>
          <w:p w14:paraId="2E79B8E9" w14:textId="77777777" w:rsidR="00AD19E5" w:rsidRPr="000572D8" w:rsidRDefault="00AD19E5" w:rsidP="00AD19E5">
            <w:pPr>
              <w:pStyle w:val="TableParagraph"/>
              <w:spacing w:before="58"/>
              <w:ind w:left="570" w:right="561"/>
              <w:jc w:val="center"/>
              <w:rPr>
                <w:sz w:val="18"/>
                <w:szCs w:val="18"/>
              </w:rPr>
            </w:pPr>
            <w:r w:rsidRPr="000572D8">
              <w:rPr>
                <w:sz w:val="18"/>
                <w:szCs w:val="18"/>
              </w:rPr>
              <w:t>$ 7,568,803</w:t>
            </w:r>
          </w:p>
        </w:tc>
        <w:tc>
          <w:tcPr>
            <w:tcW w:w="2517" w:type="dxa"/>
          </w:tcPr>
          <w:p w14:paraId="0EB799A4" w14:textId="77777777" w:rsidR="00AD19E5" w:rsidRPr="000572D8" w:rsidRDefault="00AD19E5" w:rsidP="00AD19E5">
            <w:pPr>
              <w:pStyle w:val="TableParagraph"/>
              <w:spacing w:before="58"/>
              <w:ind w:left="570" w:right="561"/>
              <w:jc w:val="center"/>
              <w:rPr>
                <w:sz w:val="18"/>
                <w:szCs w:val="18"/>
              </w:rPr>
            </w:pPr>
            <w:r w:rsidRPr="000572D8">
              <w:rPr>
                <w:sz w:val="18"/>
                <w:szCs w:val="18"/>
              </w:rPr>
              <w:t>$ 8,858,600</w:t>
            </w:r>
          </w:p>
        </w:tc>
        <w:tc>
          <w:tcPr>
            <w:tcW w:w="1802" w:type="dxa"/>
          </w:tcPr>
          <w:p w14:paraId="348DD7A2" w14:textId="77777777" w:rsidR="00AD19E5" w:rsidRPr="000572D8" w:rsidRDefault="00AD19E5" w:rsidP="00AD19E5">
            <w:pPr>
              <w:pStyle w:val="TableParagraph"/>
              <w:spacing w:before="58"/>
              <w:ind w:right="694"/>
              <w:rPr>
                <w:sz w:val="18"/>
                <w:szCs w:val="18"/>
              </w:rPr>
            </w:pPr>
            <w:r w:rsidRPr="000572D8">
              <w:rPr>
                <w:sz w:val="18"/>
                <w:szCs w:val="18"/>
              </w:rPr>
              <w:t>Tsis yog</w:t>
            </w:r>
          </w:p>
        </w:tc>
      </w:tr>
      <w:tr w:rsidR="00AD19E5" w14:paraId="6EC947AA" w14:textId="77777777" w:rsidTr="00AD19E5">
        <w:trPr>
          <w:trHeight w:val="1713"/>
        </w:trPr>
        <w:tc>
          <w:tcPr>
            <w:tcW w:w="7615" w:type="dxa"/>
          </w:tcPr>
          <w:p w14:paraId="5EE44251" w14:textId="77777777" w:rsidR="00AD19E5" w:rsidRPr="000572D8" w:rsidRDefault="00AD19E5" w:rsidP="00AD19E5">
            <w:pPr>
              <w:pStyle w:val="TableParagraph"/>
              <w:spacing w:before="58"/>
              <w:ind w:left="58"/>
              <w:rPr>
                <w:sz w:val="18"/>
                <w:szCs w:val="18"/>
              </w:rPr>
            </w:pPr>
            <w:ins w:id="7186" w:author="year" w:date="2021-07-10T00:16:00Z">
              <w:r>
                <w:rPr>
                  <w:sz w:val="18"/>
                  <w:szCs w:val="18"/>
                </w:rPr>
                <w:t xml:space="preserve">kev nyab xeeb ntawm </w:t>
              </w:r>
            </w:ins>
            <w:r w:rsidRPr="000572D8">
              <w:rPr>
                <w:sz w:val="18"/>
                <w:szCs w:val="18"/>
              </w:rPr>
              <w:t>Cov neeg ua hauj lwm thiab cov</w:t>
            </w:r>
            <w:del w:id="7187" w:author="year" w:date="2021-07-10T00:16:00Z">
              <w:r w:rsidRPr="000572D8" w:rsidDel="00ED7818">
                <w:rPr>
                  <w:sz w:val="18"/>
                  <w:szCs w:val="18"/>
                </w:rPr>
                <w:delText xml:space="preserve"> </w:delText>
              </w:r>
            </w:del>
            <w:ins w:id="7188" w:author="year" w:date="2021-07-10T00:16:00Z">
              <w:r>
                <w:rPr>
                  <w:sz w:val="18"/>
                  <w:szCs w:val="18"/>
                </w:rPr>
                <w:t>tsev kawm</w:t>
              </w:r>
            </w:ins>
            <w:del w:id="7189" w:author="year" w:date="2021-07-10T00:16:00Z">
              <w:r w:rsidRPr="000572D8" w:rsidDel="00ED7818">
                <w:rPr>
                  <w:sz w:val="18"/>
                  <w:szCs w:val="18"/>
                </w:rPr>
                <w:delText>chaw huv</w:delText>
              </w:r>
            </w:del>
            <w:r w:rsidRPr="000572D8">
              <w:rPr>
                <w:sz w:val="18"/>
                <w:szCs w:val="18"/>
              </w:rPr>
              <w:t>:</w:t>
            </w:r>
          </w:p>
          <w:p w14:paraId="75D0FBE8" w14:textId="77777777" w:rsidR="00AD19E5" w:rsidRPr="000572D8" w:rsidRDefault="00AD19E5" w:rsidP="00AD19E5">
            <w:pPr>
              <w:pStyle w:val="TableParagraph"/>
              <w:rPr>
                <w:b/>
                <w:sz w:val="18"/>
                <w:szCs w:val="18"/>
              </w:rPr>
            </w:pPr>
          </w:p>
          <w:p w14:paraId="6D5CF55B" w14:textId="77777777" w:rsidR="00AD19E5" w:rsidRPr="000572D8" w:rsidRDefault="00AD19E5" w:rsidP="00AD19E5">
            <w:pPr>
              <w:pStyle w:val="TableParagraph"/>
              <w:ind w:left="58"/>
              <w:rPr>
                <w:sz w:val="18"/>
                <w:szCs w:val="18"/>
              </w:rPr>
            </w:pPr>
            <w:r w:rsidRPr="000572D8">
              <w:rPr>
                <w:sz w:val="18"/>
                <w:szCs w:val="18"/>
              </w:rPr>
              <w:t xml:space="preserve">Cov Khoom Siv Tiv Thaiv Tus Kheej (piv txwv li </w:t>
            </w:r>
            <w:del w:id="7190" w:author="year" w:date="2021-07-10T00:16:00Z">
              <w:r w:rsidRPr="000572D8" w:rsidDel="00ED7818">
                <w:rPr>
                  <w:sz w:val="18"/>
                  <w:szCs w:val="18"/>
                </w:rPr>
                <w:delText xml:space="preserve">lub </w:delText>
              </w:r>
            </w:del>
            <w:ins w:id="7191" w:author="year" w:date="2021-07-10T00:16:00Z">
              <w:r>
                <w:rPr>
                  <w:sz w:val="18"/>
                  <w:szCs w:val="18"/>
                </w:rPr>
                <w:t xml:space="preserve">daim </w:t>
              </w:r>
            </w:ins>
            <w:ins w:id="7192" w:author="year" w:date="2021-07-10T00:17:00Z">
              <w:r>
                <w:rPr>
                  <w:sz w:val="18"/>
                  <w:szCs w:val="18"/>
                </w:rPr>
                <w:t xml:space="preserve">ntaub </w:t>
              </w:r>
            </w:ins>
            <w:ins w:id="7193" w:author="year" w:date="2021-07-10T00:16:00Z">
              <w:r>
                <w:rPr>
                  <w:sz w:val="18"/>
                  <w:szCs w:val="18"/>
                </w:rPr>
                <w:t>npog</w:t>
              </w:r>
              <w:r w:rsidRPr="000572D8">
                <w:rPr>
                  <w:sz w:val="18"/>
                  <w:szCs w:val="18"/>
                </w:rPr>
                <w:t xml:space="preserve"> </w:t>
              </w:r>
            </w:ins>
            <w:r w:rsidRPr="000572D8">
              <w:rPr>
                <w:sz w:val="18"/>
                <w:szCs w:val="18"/>
              </w:rPr>
              <w:t>qhov ncauj, hnab looj tes, tiv thaiv ntsej muag, thiab lwm yam)</w:t>
            </w:r>
          </w:p>
          <w:p w14:paraId="223D8A7D" w14:textId="77777777" w:rsidR="00AD19E5" w:rsidRPr="000572D8" w:rsidRDefault="00AD19E5" w:rsidP="00AD19E5">
            <w:pPr>
              <w:pStyle w:val="TableParagraph"/>
              <w:ind w:left="58" w:right="102"/>
              <w:rPr>
                <w:sz w:val="18"/>
                <w:szCs w:val="18"/>
              </w:rPr>
            </w:pPr>
            <w:r w:rsidRPr="000572D8">
              <w:rPr>
                <w:sz w:val="18"/>
                <w:szCs w:val="18"/>
              </w:rPr>
              <w:t>- Ua kom paub tseeb tias cov neeg ua hauj lwm thiab tub ntxhais kawm muaj PPE txaus los qhia thiab kawm nyob rau hauv ib qho qauv kev qhia ntawv.</w:t>
            </w:r>
          </w:p>
        </w:tc>
        <w:tc>
          <w:tcPr>
            <w:tcW w:w="2456" w:type="dxa"/>
          </w:tcPr>
          <w:p w14:paraId="2DF69C93" w14:textId="77777777" w:rsidR="00AD19E5" w:rsidRPr="000572D8" w:rsidRDefault="00AD19E5" w:rsidP="00AD19E5">
            <w:pPr>
              <w:pStyle w:val="TableParagraph"/>
              <w:spacing w:before="58"/>
              <w:ind w:left="570" w:right="561"/>
              <w:jc w:val="center"/>
              <w:rPr>
                <w:sz w:val="18"/>
                <w:szCs w:val="18"/>
              </w:rPr>
            </w:pPr>
            <w:r w:rsidRPr="000572D8">
              <w:rPr>
                <w:sz w:val="18"/>
                <w:szCs w:val="18"/>
              </w:rPr>
              <w:t>$ 2,008,011</w:t>
            </w:r>
          </w:p>
        </w:tc>
        <w:tc>
          <w:tcPr>
            <w:tcW w:w="2517" w:type="dxa"/>
          </w:tcPr>
          <w:p w14:paraId="68E191F6" w14:textId="77777777" w:rsidR="00AD19E5" w:rsidRPr="000572D8" w:rsidRDefault="00AD19E5" w:rsidP="00AD19E5">
            <w:pPr>
              <w:pStyle w:val="TableParagraph"/>
              <w:spacing w:before="58"/>
              <w:ind w:left="570" w:right="561"/>
              <w:jc w:val="center"/>
              <w:rPr>
                <w:sz w:val="18"/>
                <w:szCs w:val="18"/>
              </w:rPr>
            </w:pPr>
            <w:r w:rsidRPr="000572D8">
              <w:rPr>
                <w:sz w:val="18"/>
                <w:szCs w:val="18"/>
              </w:rPr>
              <w:t>$ 1,667,742</w:t>
            </w:r>
          </w:p>
        </w:tc>
        <w:tc>
          <w:tcPr>
            <w:tcW w:w="1802" w:type="dxa"/>
          </w:tcPr>
          <w:p w14:paraId="30A96D0D" w14:textId="77777777" w:rsidR="00AD19E5" w:rsidRPr="000572D8" w:rsidRDefault="00AD19E5" w:rsidP="00AD19E5">
            <w:pPr>
              <w:pStyle w:val="TableParagraph"/>
              <w:spacing w:before="58"/>
              <w:ind w:right="694"/>
              <w:rPr>
                <w:sz w:val="18"/>
                <w:szCs w:val="18"/>
              </w:rPr>
            </w:pPr>
            <w:r w:rsidRPr="000572D8">
              <w:rPr>
                <w:sz w:val="18"/>
                <w:szCs w:val="18"/>
              </w:rPr>
              <w:t>Tsis yog</w:t>
            </w:r>
          </w:p>
        </w:tc>
      </w:tr>
      <w:tr w:rsidR="00AD19E5" w14:paraId="49BFBACF" w14:textId="77777777" w:rsidTr="00AD19E5">
        <w:trPr>
          <w:trHeight w:val="1437"/>
        </w:trPr>
        <w:tc>
          <w:tcPr>
            <w:tcW w:w="7615" w:type="dxa"/>
          </w:tcPr>
          <w:p w14:paraId="3ACF2A96" w14:textId="77777777" w:rsidR="00AD19E5" w:rsidRPr="000572D8" w:rsidRDefault="00AD19E5" w:rsidP="00AD19E5">
            <w:pPr>
              <w:pStyle w:val="TableParagraph"/>
              <w:spacing w:before="58"/>
              <w:ind w:left="58" w:right="5950"/>
              <w:rPr>
                <w:sz w:val="18"/>
                <w:szCs w:val="18"/>
              </w:rPr>
            </w:pPr>
            <w:r>
              <w:rPr>
                <w:noProof/>
                <w:sz w:val="18"/>
                <w:szCs w:val="18"/>
                <w:lang w:bidi="th-TH"/>
              </w:rPr>
              <mc:AlternateContent>
                <mc:Choice Requires="wps">
                  <w:drawing>
                    <wp:anchor distT="0" distB="0" distL="114300" distR="114300" simplePos="0" relativeHeight="252107776" behindDoc="0" locked="0" layoutInCell="1" allowOverlap="1" wp14:anchorId="12FA0939" wp14:editId="1D407BB1">
                      <wp:simplePos x="0" y="0"/>
                      <wp:positionH relativeFrom="column">
                        <wp:posOffset>36830</wp:posOffset>
                      </wp:positionH>
                      <wp:positionV relativeFrom="paragraph">
                        <wp:posOffset>140335</wp:posOffset>
                      </wp:positionV>
                      <wp:extent cx="2275205" cy="217805"/>
                      <wp:effectExtent l="0" t="0" r="0" b="0"/>
                      <wp:wrapNone/>
                      <wp:docPr id="64" name="Text Box 5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205" cy="217805"/>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14:paraId="7569FC51" w14:textId="77777777" w:rsidR="00AD19E5" w:rsidRPr="00B0588C" w:rsidRDefault="00AD19E5" w:rsidP="00AD19E5">
                                  <w:pPr>
                                    <w:rPr>
                                      <w:sz w:val="18"/>
                                      <w:szCs w:val="18"/>
                                    </w:rPr>
                                  </w:pPr>
                                  <w:r w:rsidRPr="00B0588C">
                                    <w:rPr>
                                      <w:sz w:val="18"/>
                                      <w:szCs w:val="18"/>
                                    </w:rPr>
                                    <w:t>Cov neeg ua hauj lwm kev nyab xeeb: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FA0939" id="Text Box 584" o:spid="_x0000_s1222" type="#_x0000_t202" style="position:absolute;left:0;text-align:left;margin-left:2.9pt;margin-top:11.05pt;width:179.15pt;height:17.1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" fillcolor="white [3212]" strokecolor="white [3212]">
                      <v:textbox>
                        <w:txbxContent>
                          <w:p w14:paraId="7569FC51" w14:textId="77777777" w:rsidR="00AD19E5" w:rsidRPr="00B0588C" w:rsidRDefault="00AD19E5" w:rsidP="00AD19E5">
                            <w:pPr>
                              <w:rPr>
                                <w:sz w:val="18"/>
                                <w:szCs w:val="18"/>
                              </w:rPr>
                            </w:pPr>
                            <w:r w:rsidRPr="00B0588C">
                              <w:rPr>
                                <w:sz w:val="18"/>
                                <w:szCs w:val="18"/>
                              </w:rPr>
                              <w:t>Cov neeg ua hauj lwm kev nyab xeeb:</w:t>
                            </w:r>
                          </w:p>
                        </w:txbxContent>
                      </v:textbox>
                    </v:shape>
                  </w:pict>
                </mc:Fallback>
              </mc:AlternateContent>
            </w:r>
          </w:p>
          <w:p w14:paraId="38A190A3" w14:textId="77777777" w:rsidR="00AD19E5" w:rsidRPr="000572D8" w:rsidRDefault="00AD19E5" w:rsidP="00AD19E5">
            <w:pPr>
              <w:pStyle w:val="TableParagraph"/>
              <w:rPr>
                <w:b/>
                <w:sz w:val="18"/>
                <w:szCs w:val="18"/>
              </w:rPr>
            </w:pPr>
          </w:p>
          <w:p w14:paraId="29369662" w14:textId="77777777" w:rsidR="00AD19E5" w:rsidRDefault="00AD19E5" w:rsidP="00AD19E5">
            <w:pPr>
              <w:pStyle w:val="TableParagraph"/>
              <w:ind w:left="58" w:right="5950"/>
              <w:rPr>
                <w:sz w:val="18"/>
                <w:szCs w:val="18"/>
              </w:rPr>
            </w:pPr>
          </w:p>
          <w:p w14:paraId="2E33E6EC" w14:textId="77777777" w:rsidR="00AD19E5" w:rsidRPr="000572D8" w:rsidRDefault="00AD19E5" w:rsidP="00AD19E5">
            <w:pPr>
              <w:pStyle w:val="TableParagraph"/>
              <w:ind w:left="58" w:right="5950"/>
              <w:rPr>
                <w:sz w:val="18"/>
                <w:szCs w:val="18"/>
              </w:rPr>
            </w:pPr>
            <w:del w:id="7194" w:author="year" w:date="2021-07-10T00:19:00Z">
              <w:r w:rsidRPr="000572D8" w:rsidDel="00ED7818">
                <w:rPr>
                  <w:sz w:val="18"/>
                  <w:szCs w:val="18"/>
                </w:rPr>
                <w:delText xml:space="preserve">KEVID </w:delText>
              </w:r>
            </w:del>
            <w:ins w:id="7195" w:author="year" w:date="2021-07-10T00:19:00Z">
              <w:r>
                <w:rPr>
                  <w:sz w:val="18"/>
                  <w:szCs w:val="18"/>
                </w:rPr>
                <w:t xml:space="preserve">Kev kuaj ntsuas COVID </w:t>
              </w:r>
              <w:r w:rsidRPr="000572D8">
                <w:rPr>
                  <w:sz w:val="18"/>
                  <w:szCs w:val="18"/>
                </w:rPr>
                <w:t xml:space="preserve"> </w:t>
              </w:r>
            </w:ins>
            <w:del w:id="7196" w:author="year" w:date="2021-07-10T00:19:00Z">
              <w:r w:rsidRPr="000572D8" w:rsidDel="00ED7818">
                <w:rPr>
                  <w:sz w:val="18"/>
                  <w:szCs w:val="18"/>
                </w:rPr>
                <w:delText>kuaj</w:delText>
              </w:r>
            </w:del>
          </w:p>
        </w:tc>
        <w:tc>
          <w:tcPr>
            <w:tcW w:w="2456" w:type="dxa"/>
          </w:tcPr>
          <w:p w14:paraId="182EC3DA" w14:textId="77777777" w:rsidR="00AD19E5" w:rsidRPr="000572D8" w:rsidRDefault="00AD19E5" w:rsidP="00AD19E5">
            <w:pPr>
              <w:pStyle w:val="TableParagraph"/>
              <w:spacing w:before="58"/>
              <w:ind w:left="570" w:right="561"/>
              <w:jc w:val="center"/>
              <w:rPr>
                <w:sz w:val="18"/>
                <w:szCs w:val="18"/>
              </w:rPr>
            </w:pPr>
            <w:r w:rsidRPr="000572D8">
              <w:rPr>
                <w:sz w:val="18"/>
                <w:szCs w:val="18"/>
              </w:rPr>
              <w:t>$ 1,007,924</w:t>
            </w:r>
          </w:p>
        </w:tc>
        <w:tc>
          <w:tcPr>
            <w:tcW w:w="2517" w:type="dxa"/>
          </w:tcPr>
          <w:p w14:paraId="551C4D0C" w14:textId="77777777" w:rsidR="00AD19E5" w:rsidRPr="000572D8" w:rsidRDefault="00AD19E5" w:rsidP="00AD19E5">
            <w:pPr>
              <w:pStyle w:val="TableParagraph"/>
              <w:spacing w:before="58"/>
              <w:ind w:left="570" w:right="561"/>
              <w:jc w:val="center"/>
              <w:rPr>
                <w:sz w:val="18"/>
                <w:szCs w:val="18"/>
              </w:rPr>
            </w:pPr>
            <w:r w:rsidRPr="000572D8">
              <w:rPr>
                <w:sz w:val="18"/>
                <w:szCs w:val="18"/>
              </w:rPr>
              <w:t>$ 903,873</w:t>
            </w:r>
          </w:p>
        </w:tc>
        <w:tc>
          <w:tcPr>
            <w:tcW w:w="1802" w:type="dxa"/>
          </w:tcPr>
          <w:p w14:paraId="39C4B0CF" w14:textId="77777777" w:rsidR="00AD19E5" w:rsidRPr="000572D8" w:rsidRDefault="00AD19E5" w:rsidP="00AD19E5">
            <w:pPr>
              <w:pStyle w:val="TableParagraph"/>
              <w:spacing w:before="58"/>
              <w:ind w:right="694"/>
              <w:rPr>
                <w:sz w:val="18"/>
                <w:szCs w:val="18"/>
              </w:rPr>
            </w:pPr>
            <w:r w:rsidRPr="000572D8">
              <w:rPr>
                <w:sz w:val="18"/>
                <w:szCs w:val="18"/>
              </w:rPr>
              <w:t>Tsis yog</w:t>
            </w:r>
          </w:p>
        </w:tc>
      </w:tr>
      <w:tr w:rsidR="00AD19E5" w14:paraId="0C07DDFE" w14:textId="77777777" w:rsidTr="00AD19E5">
        <w:trPr>
          <w:trHeight w:val="1437"/>
        </w:trPr>
        <w:tc>
          <w:tcPr>
            <w:tcW w:w="7615" w:type="dxa"/>
          </w:tcPr>
          <w:p w14:paraId="5B6E6739" w14:textId="77777777" w:rsidR="00AD19E5" w:rsidRPr="000572D8" w:rsidRDefault="00AD19E5" w:rsidP="00AD19E5">
            <w:pPr>
              <w:pStyle w:val="TableParagraph"/>
              <w:spacing w:before="58"/>
              <w:ind w:left="58"/>
              <w:rPr>
                <w:sz w:val="18"/>
                <w:szCs w:val="18"/>
              </w:rPr>
            </w:pPr>
            <w:ins w:id="7197" w:author="year" w:date="2021-07-10T00:20:00Z">
              <w:r>
                <w:rPr>
                  <w:sz w:val="18"/>
                  <w:szCs w:val="18"/>
                </w:rPr>
                <w:t xml:space="preserve">Kev nyab xeeb ntawm </w:t>
              </w:r>
            </w:ins>
            <w:r w:rsidRPr="000572D8">
              <w:rPr>
                <w:sz w:val="18"/>
                <w:szCs w:val="18"/>
              </w:rPr>
              <w:t xml:space="preserve">Cov neeg ua hauj lwm thiab cov chaw </w:t>
            </w:r>
            <w:del w:id="7198" w:author="year" w:date="2021-07-10T00:20:00Z">
              <w:r w:rsidRPr="000572D8" w:rsidDel="00ED7818">
                <w:rPr>
                  <w:sz w:val="18"/>
                  <w:szCs w:val="18"/>
                </w:rPr>
                <w:delText>huv</w:delText>
              </w:r>
            </w:del>
            <w:r w:rsidRPr="000572D8">
              <w:rPr>
                <w:sz w:val="18"/>
                <w:szCs w:val="18"/>
              </w:rPr>
              <w:t>:</w:t>
            </w:r>
          </w:p>
          <w:p w14:paraId="357ACF3F" w14:textId="77777777" w:rsidR="00AD19E5" w:rsidRPr="000572D8" w:rsidRDefault="00AD19E5" w:rsidP="00AD19E5">
            <w:pPr>
              <w:pStyle w:val="TableParagraph"/>
              <w:rPr>
                <w:b/>
                <w:sz w:val="18"/>
                <w:szCs w:val="18"/>
              </w:rPr>
            </w:pPr>
          </w:p>
          <w:p w14:paraId="436D800C" w14:textId="77777777" w:rsidR="00AD19E5" w:rsidRPr="000572D8" w:rsidRDefault="00AD19E5" w:rsidP="00AD19E5">
            <w:pPr>
              <w:pStyle w:val="TableParagraph"/>
              <w:spacing w:line="270" w:lineRule="atLeast"/>
              <w:ind w:left="58" w:right="129"/>
              <w:rPr>
                <w:sz w:val="18"/>
                <w:szCs w:val="18"/>
              </w:rPr>
            </w:pPr>
            <w:ins w:id="7199" w:author="year" w:date="2021-07-10T00:20:00Z">
              <w:r>
                <w:rPr>
                  <w:sz w:val="18"/>
                  <w:szCs w:val="18"/>
                </w:rPr>
                <w:t xml:space="preserve">Kev pab cuam ntawm </w:t>
              </w:r>
            </w:ins>
            <w:r w:rsidRPr="000572D8">
              <w:rPr>
                <w:sz w:val="18"/>
                <w:szCs w:val="18"/>
              </w:rPr>
              <w:t xml:space="preserve">Kws saib xyuas neeg mob thiab Tub Ceev Xwm - Tso cai rau cov neeg ua hauj lwm pab txhawb </w:t>
            </w:r>
            <w:ins w:id="7200" w:author="year" w:date="2021-07-10T00:24:00Z">
              <w:r>
                <w:rPr>
                  <w:sz w:val="18"/>
                  <w:szCs w:val="18"/>
                </w:rPr>
                <w:t xml:space="preserve">nqa kev soj ntsuam </w:t>
              </w:r>
            </w:ins>
            <w:r w:rsidRPr="000572D8">
              <w:rPr>
                <w:sz w:val="18"/>
                <w:szCs w:val="18"/>
              </w:rPr>
              <w:t xml:space="preserve">kev noj qab haus huv </w:t>
            </w:r>
            <w:ins w:id="7201" w:author="year" w:date="2021-07-10T00:25:00Z">
              <w:r>
                <w:rPr>
                  <w:sz w:val="18"/>
                  <w:szCs w:val="18"/>
                </w:rPr>
                <w:t xml:space="preserve">kom pab txo qis cov kev sib kis mob thiab tig rov qab mus rau kev ib leeg tim ib leeg kom sai li sai tau. </w:t>
              </w:r>
            </w:ins>
            <w:del w:id="7202" w:author="year" w:date="2021-07-10T00:26:00Z">
              <w:r w:rsidRPr="000572D8" w:rsidDel="004E7E7D">
                <w:rPr>
                  <w:sz w:val="18"/>
                  <w:szCs w:val="18"/>
                </w:rPr>
                <w:delText xml:space="preserve">rau pej xeem kom txo tau kev kis mob thiab xa rov tuaj rau tus kheej sai li sai tau. </w:delText>
              </w:r>
            </w:del>
            <w:r w:rsidRPr="000572D8">
              <w:rPr>
                <w:sz w:val="18"/>
                <w:szCs w:val="18"/>
              </w:rPr>
              <w:t xml:space="preserve">Thiab </w:t>
            </w:r>
            <w:ins w:id="7203" w:author="year" w:date="2021-07-10T00:27:00Z">
              <w:r>
                <w:rPr>
                  <w:sz w:val="18"/>
                  <w:szCs w:val="18"/>
                </w:rPr>
                <w:t xml:space="preserve">faib kev them nyiaj ntxiv kom sib hawm. </w:t>
              </w:r>
            </w:ins>
            <w:del w:id="7204" w:author="year" w:date="2021-07-10T00:27:00Z">
              <w:r w:rsidRPr="000572D8" w:rsidDel="004E7E7D">
                <w:rPr>
                  <w:sz w:val="18"/>
                  <w:szCs w:val="18"/>
                </w:rPr>
                <w:delText>txwv kom them nyiaj ntxiv rau hauv tsev kawm ntawv</w:delText>
              </w:r>
            </w:del>
            <w:r w:rsidRPr="000572D8">
              <w:rPr>
                <w:sz w:val="18"/>
                <w:szCs w:val="18"/>
              </w:rPr>
              <w:t>.</w:t>
            </w:r>
          </w:p>
        </w:tc>
        <w:tc>
          <w:tcPr>
            <w:tcW w:w="2456" w:type="dxa"/>
          </w:tcPr>
          <w:p w14:paraId="5AD6363B" w14:textId="77777777" w:rsidR="00AD19E5" w:rsidRPr="000572D8" w:rsidRDefault="00AD19E5" w:rsidP="00AD19E5">
            <w:pPr>
              <w:pStyle w:val="TableParagraph"/>
              <w:spacing w:before="58"/>
              <w:ind w:left="570" w:right="561"/>
              <w:jc w:val="center"/>
              <w:rPr>
                <w:sz w:val="18"/>
                <w:szCs w:val="18"/>
              </w:rPr>
            </w:pPr>
            <w:r w:rsidRPr="000572D8">
              <w:rPr>
                <w:sz w:val="18"/>
                <w:szCs w:val="18"/>
              </w:rPr>
              <w:t>$ 3,664,119</w:t>
            </w:r>
          </w:p>
        </w:tc>
        <w:tc>
          <w:tcPr>
            <w:tcW w:w="2517" w:type="dxa"/>
          </w:tcPr>
          <w:p w14:paraId="66EB6885" w14:textId="77777777" w:rsidR="00AD19E5" w:rsidRPr="000572D8" w:rsidRDefault="00AD19E5" w:rsidP="00AD19E5">
            <w:pPr>
              <w:pStyle w:val="TableParagraph"/>
              <w:spacing w:before="58"/>
              <w:ind w:left="570" w:right="561"/>
              <w:jc w:val="center"/>
              <w:rPr>
                <w:sz w:val="18"/>
                <w:szCs w:val="18"/>
              </w:rPr>
            </w:pPr>
            <w:r w:rsidRPr="000572D8">
              <w:rPr>
                <w:sz w:val="18"/>
                <w:szCs w:val="18"/>
              </w:rPr>
              <w:t>$ 4,403,413</w:t>
            </w:r>
          </w:p>
        </w:tc>
        <w:tc>
          <w:tcPr>
            <w:tcW w:w="1802" w:type="dxa"/>
          </w:tcPr>
          <w:p w14:paraId="7015B684" w14:textId="77777777" w:rsidR="00AD19E5" w:rsidRPr="000572D8" w:rsidRDefault="00AD19E5" w:rsidP="00AD19E5">
            <w:pPr>
              <w:pStyle w:val="TableParagraph"/>
              <w:spacing w:before="58"/>
              <w:ind w:right="694"/>
              <w:rPr>
                <w:sz w:val="18"/>
                <w:szCs w:val="18"/>
              </w:rPr>
            </w:pPr>
            <w:r w:rsidRPr="000572D8">
              <w:rPr>
                <w:sz w:val="18"/>
                <w:szCs w:val="18"/>
              </w:rPr>
              <w:t>Tsis yog</w:t>
            </w:r>
          </w:p>
        </w:tc>
      </w:tr>
    </w:tbl>
    <w:p w14:paraId="24DC0C74" w14:textId="77777777" w:rsidR="00AD19E5" w:rsidRDefault="00AD19E5" w:rsidP="00AD19E5">
      <w:pPr>
        <w:jc w:val="center"/>
        <w:rPr>
          <w:sz w:val="24"/>
        </w:rPr>
        <w:sectPr w:rsidR="00AD19E5">
          <w:pgSz w:w="15840" w:h="12240" w:orient="landscape"/>
          <w:pgMar w:top="660" w:right="600" w:bottom="800" w:left="600" w:header="0" w:footer="528" w:gutter="0"/>
          <w:cols w:space="720"/>
        </w:sectPr>
      </w:pPr>
    </w:p>
    <w:tbl>
      <w:tblPr>
        <w:tblW w:w="0" w:type="auto"/>
        <w:tblInd w:w="13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7555"/>
        <w:gridCol w:w="2516"/>
        <w:gridCol w:w="2517"/>
        <w:gridCol w:w="1802"/>
      </w:tblGrid>
      <w:tr w:rsidR="00AD19E5" w14:paraId="17C98230" w14:textId="77777777" w:rsidTr="00AD19E5">
        <w:trPr>
          <w:trHeight w:val="885"/>
        </w:trPr>
        <w:tc>
          <w:tcPr>
            <w:tcW w:w="7555" w:type="dxa"/>
            <w:shd w:val="clear" w:color="auto" w:fill="E2EFD9"/>
          </w:tcPr>
          <w:p w14:paraId="28D673F1" w14:textId="77777777" w:rsidR="00AD19E5" w:rsidRPr="00882CB0" w:rsidRDefault="00AD19E5" w:rsidP="00AD19E5">
            <w:pPr>
              <w:pStyle w:val="TableParagraph"/>
              <w:rPr>
                <w:b/>
                <w:sz w:val="20"/>
                <w:szCs w:val="20"/>
              </w:rPr>
            </w:pPr>
          </w:p>
          <w:p w14:paraId="462AA810" w14:textId="77777777" w:rsidR="00AD19E5" w:rsidRDefault="00AD19E5" w:rsidP="00AD19E5">
            <w:pPr>
              <w:pStyle w:val="TableParagraph"/>
              <w:ind w:left="58"/>
              <w:rPr>
                <w:sz w:val="24"/>
              </w:rPr>
            </w:pPr>
            <w:r w:rsidRPr="00882CB0">
              <w:rPr>
                <w:sz w:val="20"/>
                <w:szCs w:val="20"/>
              </w:rPr>
              <w:t>Kev piav qhia</w:t>
            </w:r>
          </w:p>
        </w:tc>
        <w:tc>
          <w:tcPr>
            <w:tcW w:w="2516" w:type="dxa"/>
            <w:shd w:val="clear" w:color="auto" w:fill="E2EFD9"/>
          </w:tcPr>
          <w:p w14:paraId="6D7E3A89" w14:textId="77777777" w:rsidR="00AD19E5" w:rsidRPr="00882CB0" w:rsidRDefault="00AD19E5" w:rsidP="00AD19E5">
            <w:pPr>
              <w:pStyle w:val="TableParagraph"/>
              <w:spacing w:before="196"/>
              <w:ind w:left="58"/>
              <w:rPr>
                <w:sz w:val="20"/>
                <w:szCs w:val="20"/>
              </w:rPr>
            </w:pPr>
            <w:r w:rsidRPr="00882CB0">
              <w:rPr>
                <w:sz w:val="20"/>
                <w:szCs w:val="20"/>
              </w:rPr>
              <w:t>Tag Nrho</w:t>
            </w:r>
          </w:p>
          <w:p w14:paraId="1E9899F9" w14:textId="77777777" w:rsidR="00AD19E5" w:rsidRDefault="00AD19E5" w:rsidP="00AD19E5">
            <w:pPr>
              <w:pStyle w:val="TableParagraph"/>
              <w:ind w:left="58"/>
              <w:rPr>
                <w:sz w:val="24"/>
              </w:rPr>
            </w:pPr>
            <w:r w:rsidRPr="00882CB0">
              <w:rPr>
                <w:sz w:val="20"/>
                <w:szCs w:val="20"/>
              </w:rPr>
              <w:t>Pob Nyiaj Siv</w:t>
            </w:r>
          </w:p>
        </w:tc>
        <w:tc>
          <w:tcPr>
            <w:tcW w:w="2517" w:type="dxa"/>
            <w:shd w:val="clear" w:color="auto" w:fill="E2EFD9"/>
          </w:tcPr>
          <w:p w14:paraId="5F57B734" w14:textId="77777777" w:rsidR="00AD19E5" w:rsidRDefault="00AD19E5" w:rsidP="00AD19E5">
            <w:pPr>
              <w:pStyle w:val="TableParagraph"/>
              <w:spacing w:before="58" w:line="270" w:lineRule="atLeast"/>
              <w:ind w:left="57" w:right="1029"/>
              <w:rPr>
                <w:sz w:val="24"/>
              </w:rPr>
            </w:pPr>
            <w:r w:rsidRPr="00882CB0">
              <w:rPr>
                <w:sz w:val="20"/>
                <w:szCs w:val="20"/>
              </w:rPr>
              <w:t>Kwv yees Txoj Kev Siv Nyiaj Txiag</w:t>
            </w:r>
          </w:p>
        </w:tc>
        <w:tc>
          <w:tcPr>
            <w:tcW w:w="1802" w:type="dxa"/>
            <w:shd w:val="clear" w:color="auto" w:fill="E2EFD9"/>
          </w:tcPr>
          <w:p w14:paraId="431C2640" w14:textId="77777777" w:rsidR="00AD19E5" w:rsidRPr="00882CB0" w:rsidRDefault="00AD19E5" w:rsidP="00AD19E5">
            <w:pPr>
              <w:pStyle w:val="TableParagraph"/>
              <w:rPr>
                <w:b/>
                <w:sz w:val="20"/>
                <w:szCs w:val="20"/>
              </w:rPr>
            </w:pPr>
          </w:p>
          <w:p w14:paraId="29F42F5B" w14:textId="77777777" w:rsidR="00AD19E5" w:rsidRDefault="00AD19E5" w:rsidP="00AD19E5">
            <w:pPr>
              <w:pStyle w:val="TableParagraph"/>
              <w:ind w:left="58"/>
              <w:rPr>
                <w:sz w:val="24"/>
              </w:rPr>
            </w:pPr>
            <w:r w:rsidRPr="00882CB0">
              <w:rPr>
                <w:sz w:val="20"/>
                <w:szCs w:val="20"/>
              </w:rPr>
              <w:t>Kev Koom Tes</w:t>
            </w:r>
          </w:p>
        </w:tc>
      </w:tr>
      <w:tr w:rsidR="00AD19E5" w14:paraId="5BDD410E" w14:textId="77777777" w:rsidTr="00AD19E5">
        <w:trPr>
          <w:trHeight w:val="333"/>
        </w:trPr>
        <w:tc>
          <w:tcPr>
            <w:tcW w:w="7555" w:type="dxa"/>
          </w:tcPr>
          <w:p w14:paraId="289433E5" w14:textId="77777777" w:rsidR="00AD19E5" w:rsidRDefault="00AD19E5" w:rsidP="00AD19E5">
            <w:pPr>
              <w:pStyle w:val="TableParagraph"/>
              <w:rPr>
                <w:rFonts w:ascii="Times New Roman"/>
              </w:rPr>
            </w:pPr>
          </w:p>
        </w:tc>
        <w:tc>
          <w:tcPr>
            <w:tcW w:w="2516" w:type="dxa"/>
          </w:tcPr>
          <w:p w14:paraId="5897A478" w14:textId="77777777" w:rsidR="00AD19E5" w:rsidRDefault="00AD19E5" w:rsidP="00AD19E5">
            <w:pPr>
              <w:pStyle w:val="TableParagraph"/>
              <w:rPr>
                <w:rFonts w:ascii="Times New Roman"/>
              </w:rPr>
            </w:pPr>
          </w:p>
        </w:tc>
        <w:tc>
          <w:tcPr>
            <w:tcW w:w="2517" w:type="dxa"/>
          </w:tcPr>
          <w:p w14:paraId="4C8D65FC" w14:textId="77777777" w:rsidR="00AD19E5" w:rsidRDefault="00AD19E5" w:rsidP="00AD19E5">
            <w:pPr>
              <w:pStyle w:val="TableParagraph"/>
              <w:rPr>
                <w:rFonts w:ascii="Times New Roman"/>
              </w:rPr>
            </w:pPr>
          </w:p>
        </w:tc>
        <w:tc>
          <w:tcPr>
            <w:tcW w:w="1802" w:type="dxa"/>
          </w:tcPr>
          <w:p w14:paraId="678E5EF1" w14:textId="77777777" w:rsidR="00AD19E5" w:rsidRDefault="00AD19E5" w:rsidP="00AD19E5">
            <w:pPr>
              <w:pStyle w:val="TableParagraph"/>
              <w:rPr>
                <w:rFonts w:ascii="Times New Roman"/>
              </w:rPr>
            </w:pPr>
          </w:p>
        </w:tc>
      </w:tr>
      <w:tr w:rsidR="00AD19E5" w14:paraId="1826182C" w14:textId="77777777" w:rsidTr="00AD19E5">
        <w:trPr>
          <w:trHeight w:val="1448"/>
        </w:trPr>
        <w:tc>
          <w:tcPr>
            <w:tcW w:w="7555" w:type="dxa"/>
          </w:tcPr>
          <w:p w14:paraId="52159971" w14:textId="77777777" w:rsidR="00AD19E5" w:rsidRPr="00DA2D69" w:rsidRDefault="00AD19E5" w:rsidP="00AD19E5">
            <w:pPr>
              <w:pStyle w:val="TableParagraph"/>
              <w:spacing w:before="58"/>
              <w:ind w:left="58"/>
              <w:rPr>
                <w:sz w:val="18"/>
                <w:szCs w:val="18"/>
              </w:rPr>
            </w:pPr>
            <w:ins w:id="7205" w:author="year" w:date="2021-07-10T00:30:00Z">
              <w:r>
                <w:rPr>
                  <w:sz w:val="18"/>
                  <w:szCs w:val="18"/>
                </w:rPr>
                <w:t xml:space="preserve">Cov kev nyab xeeb ntawm </w:t>
              </w:r>
            </w:ins>
            <w:r w:rsidRPr="00DA2D69">
              <w:rPr>
                <w:sz w:val="18"/>
                <w:szCs w:val="18"/>
              </w:rPr>
              <w:t>Cov neeg ua hauj lwm thiab cov chaw</w:t>
            </w:r>
            <w:del w:id="7206" w:author="year" w:date="2021-07-10T00:30:00Z">
              <w:r w:rsidRPr="00DA2D69" w:rsidDel="004E7E7D">
                <w:rPr>
                  <w:sz w:val="18"/>
                  <w:szCs w:val="18"/>
                </w:rPr>
                <w:delText xml:space="preserve"> huv</w:delText>
              </w:r>
            </w:del>
            <w:r w:rsidRPr="00DA2D69">
              <w:rPr>
                <w:sz w:val="18"/>
                <w:szCs w:val="18"/>
              </w:rPr>
              <w:t>:</w:t>
            </w:r>
          </w:p>
          <w:p w14:paraId="21AC5859" w14:textId="77777777" w:rsidR="00AD19E5" w:rsidRPr="00DA2D69" w:rsidRDefault="00AD19E5" w:rsidP="00AD19E5">
            <w:pPr>
              <w:pStyle w:val="TableParagraph"/>
              <w:rPr>
                <w:b/>
                <w:sz w:val="18"/>
                <w:szCs w:val="18"/>
              </w:rPr>
            </w:pPr>
          </w:p>
          <w:p w14:paraId="6BC60F11" w14:textId="77777777" w:rsidR="00AD19E5" w:rsidRPr="00DA2D69" w:rsidDel="00FA2726" w:rsidRDefault="00AD19E5" w:rsidP="00AD19E5">
            <w:pPr>
              <w:pStyle w:val="TableParagraph"/>
              <w:ind w:left="58" w:right="157"/>
              <w:jc w:val="both"/>
              <w:rPr>
                <w:del w:id="7207" w:author="year" w:date="2021-07-10T00:35:00Z"/>
                <w:sz w:val="18"/>
                <w:szCs w:val="18"/>
              </w:rPr>
            </w:pPr>
            <w:ins w:id="7208" w:author="year" w:date="2021-07-10T00:31:00Z">
              <w:r>
                <w:rPr>
                  <w:sz w:val="18"/>
                  <w:szCs w:val="18"/>
                </w:rPr>
                <w:t xml:space="preserve">Chaw ntsuam xyuas </w:t>
              </w:r>
            </w:ins>
            <w:r w:rsidRPr="00DA2D69">
              <w:rPr>
                <w:sz w:val="18"/>
                <w:szCs w:val="18"/>
              </w:rPr>
              <w:t>Covid</w:t>
            </w:r>
            <w:del w:id="7209" w:author="year" w:date="2021-07-10T00:31:00Z">
              <w:r w:rsidRPr="00DA2D69" w:rsidDel="004E7E7D">
                <w:rPr>
                  <w:sz w:val="18"/>
                  <w:szCs w:val="18"/>
                </w:rPr>
                <w:delText>-chaw ntsuam xyuas</w:delText>
              </w:r>
            </w:del>
            <w:r w:rsidRPr="00DA2D69">
              <w:rPr>
                <w:sz w:val="18"/>
                <w:szCs w:val="18"/>
              </w:rPr>
              <w:t xml:space="preserve"> - Chaw soj ntsuam covid </w:t>
            </w:r>
            <w:ins w:id="7210" w:author="year" w:date="2021-07-10T00:34:00Z">
              <w:r>
                <w:rPr>
                  <w:sz w:val="18"/>
                  <w:szCs w:val="18"/>
                </w:rPr>
                <w:t xml:space="preserve">tshwj xeeb kom paub tseeb tias txhua txoj kev qhia CDC tau ua raws li hais lawm. </w:t>
              </w:r>
            </w:ins>
            <w:del w:id="7211" w:author="year" w:date="2021-07-10T00:35:00Z">
              <w:r w:rsidRPr="00DA2D69" w:rsidDel="00FA2726">
                <w:rPr>
                  <w:sz w:val="18"/>
                  <w:szCs w:val="18"/>
                </w:rPr>
                <w:delText>cov chaw muaj txiaj ntsig kom ntseeg tau tias txhua tus txheej txheem CDC tau ua raws.</w:delText>
              </w:r>
            </w:del>
          </w:p>
          <w:p w14:paraId="283CFCFB" w14:textId="77777777" w:rsidR="00AD19E5" w:rsidRPr="00DA2D69" w:rsidDel="00FA2726" w:rsidRDefault="00AD19E5" w:rsidP="00AD19E5">
            <w:pPr>
              <w:pStyle w:val="TableParagraph"/>
              <w:ind w:left="58" w:right="157"/>
              <w:jc w:val="both"/>
              <w:rPr>
                <w:del w:id="7212" w:author="year" w:date="2021-07-10T00:35:00Z"/>
                <w:b/>
                <w:sz w:val="18"/>
                <w:szCs w:val="18"/>
              </w:rPr>
              <w:pPrChange w:id="7213" w:author="year" w:date="2021-07-10T00:35:00Z">
                <w:pPr>
                  <w:pStyle w:val="TableParagraph"/>
                </w:pPr>
              </w:pPrChange>
            </w:pPr>
          </w:p>
          <w:p w14:paraId="46C20220" w14:textId="77777777" w:rsidR="00AD19E5" w:rsidRPr="00DA2D69" w:rsidRDefault="00AD19E5" w:rsidP="00AD19E5">
            <w:pPr>
              <w:pStyle w:val="TableParagraph"/>
              <w:ind w:left="58" w:right="370"/>
              <w:jc w:val="both"/>
              <w:rPr>
                <w:sz w:val="18"/>
                <w:szCs w:val="18"/>
              </w:rPr>
            </w:pPr>
            <w:del w:id="7214" w:author="year" w:date="2021-07-10T00:36:00Z">
              <w:r w:rsidRPr="00DA2D69" w:rsidDel="00FA2726">
                <w:rPr>
                  <w:sz w:val="18"/>
                  <w:szCs w:val="18"/>
                </w:rPr>
                <w:delText>Kev kawm txog lwm tus thiab kev npau suav</w:delText>
              </w:r>
            </w:del>
            <w:ins w:id="7215" w:author="year" w:date="2021-07-10T00:36:00Z">
              <w:r>
                <w:rPr>
                  <w:sz w:val="18"/>
                  <w:szCs w:val="18"/>
                </w:rPr>
                <w:t>Kev kawm mus los</w:t>
              </w:r>
            </w:ins>
            <w:r w:rsidRPr="00DA2D69">
              <w:rPr>
                <w:sz w:val="18"/>
                <w:szCs w:val="18"/>
              </w:rPr>
              <w:t xml:space="preserve"> - Hais txog kev khiav tsheb mus los </w:t>
            </w:r>
            <w:ins w:id="7216" w:author="year" w:date="2021-07-10T00:38:00Z">
              <w:r>
                <w:rPr>
                  <w:sz w:val="18"/>
                  <w:szCs w:val="18"/>
                </w:rPr>
                <w:t>kom pom zoo</w:t>
              </w:r>
            </w:ins>
            <w:ins w:id="7217" w:author="year" w:date="2021-07-10T00:39:00Z">
              <w:r>
                <w:rPr>
                  <w:sz w:val="18"/>
                  <w:szCs w:val="18"/>
                </w:rPr>
                <w:t xml:space="preserve"> rau cov tub ntxhais kawm thiab cov neeg ua hauj lwm </w:t>
              </w:r>
            </w:ins>
            <w:del w:id="7218" w:author="year" w:date="2021-07-10T00:40:00Z">
              <w:r w:rsidRPr="00DA2D69" w:rsidDel="00FA2726">
                <w:rPr>
                  <w:sz w:val="18"/>
                  <w:szCs w:val="18"/>
                </w:rPr>
                <w:delText xml:space="preserve">kom cov tub ntxhais kawm thiab cov neeg lis hauj lwm </w:delText>
              </w:r>
            </w:del>
            <w:r w:rsidRPr="00DA2D69">
              <w:rPr>
                <w:sz w:val="18"/>
                <w:szCs w:val="18"/>
              </w:rPr>
              <w:t>tsiv mus nyob sab hauv lub tsev kawm ntawv thaum tseem tswj kev nyab xeeb.</w:t>
            </w:r>
          </w:p>
        </w:tc>
        <w:tc>
          <w:tcPr>
            <w:tcW w:w="2516" w:type="dxa"/>
          </w:tcPr>
          <w:p w14:paraId="1BD85068" w14:textId="77777777" w:rsidR="00AD19E5" w:rsidRPr="00DA2D69" w:rsidRDefault="00AD19E5" w:rsidP="00AD19E5">
            <w:pPr>
              <w:pStyle w:val="TableParagraph"/>
              <w:spacing w:before="58"/>
              <w:ind w:left="657"/>
              <w:rPr>
                <w:sz w:val="18"/>
                <w:szCs w:val="18"/>
              </w:rPr>
            </w:pPr>
            <w:r w:rsidRPr="00DA2D69">
              <w:rPr>
                <w:sz w:val="18"/>
                <w:szCs w:val="18"/>
              </w:rPr>
              <w:t>$ 1,700,000</w:t>
            </w:r>
          </w:p>
        </w:tc>
        <w:tc>
          <w:tcPr>
            <w:tcW w:w="2517" w:type="dxa"/>
          </w:tcPr>
          <w:p w14:paraId="549163E5" w14:textId="77777777" w:rsidR="00AD19E5" w:rsidRPr="00DA2D69" w:rsidRDefault="00AD19E5" w:rsidP="00AD19E5">
            <w:pPr>
              <w:pStyle w:val="TableParagraph"/>
              <w:spacing w:before="58"/>
              <w:ind w:left="657"/>
              <w:rPr>
                <w:sz w:val="18"/>
                <w:szCs w:val="18"/>
              </w:rPr>
            </w:pPr>
            <w:r w:rsidRPr="00DA2D69">
              <w:rPr>
                <w:sz w:val="18"/>
                <w:szCs w:val="18"/>
              </w:rPr>
              <w:t>$ 1,262,208</w:t>
            </w:r>
          </w:p>
        </w:tc>
        <w:tc>
          <w:tcPr>
            <w:tcW w:w="1802" w:type="dxa"/>
          </w:tcPr>
          <w:p w14:paraId="68B23848" w14:textId="77777777" w:rsidR="00AD19E5" w:rsidRPr="00DA2D69" w:rsidRDefault="00AD19E5" w:rsidP="00AD19E5">
            <w:pPr>
              <w:pStyle w:val="TableParagraph"/>
              <w:spacing w:before="58"/>
              <w:ind w:right="694"/>
              <w:rPr>
                <w:sz w:val="18"/>
                <w:szCs w:val="18"/>
              </w:rPr>
            </w:pPr>
            <w:r w:rsidRPr="00DA2D69">
              <w:rPr>
                <w:sz w:val="18"/>
                <w:szCs w:val="18"/>
              </w:rPr>
              <w:t>Tsis yog</w:t>
            </w:r>
          </w:p>
        </w:tc>
      </w:tr>
    </w:tbl>
    <w:p w14:paraId="087A06B0" w14:textId="77777777" w:rsidR="00AD19E5" w:rsidRDefault="00AD19E5" w:rsidP="00AD19E5">
      <w:pPr>
        <w:pStyle w:val="BodyText"/>
        <w:spacing w:before="11"/>
        <w:rPr>
          <w:b/>
          <w:sz w:val="15"/>
        </w:rPr>
      </w:pPr>
    </w:p>
    <w:p w14:paraId="4C5F31FA" w14:textId="77777777" w:rsidR="00AD19E5" w:rsidRPr="00CF38A3" w:rsidRDefault="00AD19E5" w:rsidP="00AD19E5">
      <w:pPr>
        <w:pStyle w:val="BodyText"/>
        <w:spacing w:before="92"/>
        <w:ind w:left="120" w:right="450"/>
        <w:rPr>
          <w:sz w:val="22"/>
          <w:szCs w:val="22"/>
        </w:rPr>
      </w:pPr>
      <w:r>
        <w:rPr>
          <w:noProof/>
          <w:lang w:bidi="th-TH"/>
        </w:rPr>
        <mc:AlternateContent>
          <mc:Choice Requires="wpg">
            <w:drawing>
              <wp:anchor distT="0" distB="0" distL="114300" distR="114300" simplePos="0" relativeHeight="252042240" behindDoc="1" locked="0" layoutInCell="1" allowOverlap="1" wp14:anchorId="4DD600AE" wp14:editId="25E4E2B6">
                <wp:simplePos x="0" y="0"/>
                <wp:positionH relativeFrom="page">
                  <wp:posOffset>457200</wp:posOffset>
                </wp:positionH>
                <wp:positionV relativeFrom="paragraph">
                  <wp:posOffset>408940</wp:posOffset>
                </wp:positionV>
                <wp:extent cx="9144000" cy="400050"/>
                <wp:effectExtent l="0" t="0" r="0" b="0"/>
                <wp:wrapNone/>
                <wp:docPr id="61"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400050"/>
                          <a:chOff x="720" y="644"/>
                          <a:chExt cx="14400" cy="630"/>
                        </a:xfrm>
                      </wpg:grpSpPr>
                      <wps:wsp>
                        <wps:cNvPr id="62" name="Rectangle 54"/>
                        <wps:cNvSpPr>
                          <a:spLocks noChangeArrowheads="1"/>
                        </wps:cNvSpPr>
                        <wps:spPr bwMode="auto">
                          <a:xfrm>
                            <a:off x="730" y="653"/>
                            <a:ext cx="14380" cy="610"/>
                          </a:xfrm>
                          <a:prstGeom prst="rect">
                            <a:avLst/>
                          </a:prstGeom>
                          <a:solidFill>
                            <a:srgbClr val="E2E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AutoShape 53"/>
                        <wps:cNvSpPr>
                          <a:spLocks/>
                        </wps:cNvSpPr>
                        <wps:spPr bwMode="auto">
                          <a:xfrm>
                            <a:off x="-5" y="6633"/>
                            <a:ext cx="14400" cy="620"/>
                          </a:xfrm>
                          <a:custGeom>
                            <a:avLst/>
                            <a:gdLst>
                              <a:gd name="T0" fmla="+- 0 725 -5"/>
                              <a:gd name="T1" fmla="*/ T0 w 14400"/>
                              <a:gd name="T2" fmla="+- 0 654 6633"/>
                              <a:gd name="T3" fmla="*/ 654 h 620"/>
                              <a:gd name="T4" fmla="+- 0 725 -5"/>
                              <a:gd name="T5" fmla="*/ T4 w 14400"/>
                              <a:gd name="T6" fmla="+- 0 1264 6633"/>
                              <a:gd name="T7" fmla="*/ 1264 h 620"/>
                              <a:gd name="T8" fmla="+- 0 15115 -5"/>
                              <a:gd name="T9" fmla="*/ T8 w 14400"/>
                              <a:gd name="T10" fmla="+- 0 654 6633"/>
                              <a:gd name="T11" fmla="*/ 654 h 620"/>
                              <a:gd name="T12" fmla="+- 0 15115 -5"/>
                              <a:gd name="T13" fmla="*/ T12 w 14400"/>
                              <a:gd name="T14" fmla="+- 0 1264 6633"/>
                              <a:gd name="T15" fmla="*/ 1264 h 620"/>
                              <a:gd name="T16" fmla="+- 0 720 -5"/>
                              <a:gd name="T17" fmla="*/ T16 w 14400"/>
                              <a:gd name="T18" fmla="+- 0 649 6633"/>
                              <a:gd name="T19" fmla="*/ 649 h 620"/>
                              <a:gd name="T20" fmla="+- 0 15120 -5"/>
                              <a:gd name="T21" fmla="*/ T20 w 14400"/>
                              <a:gd name="T22" fmla="+- 0 649 6633"/>
                              <a:gd name="T23" fmla="*/ 649 h 620"/>
                              <a:gd name="T24" fmla="+- 0 720 -5"/>
                              <a:gd name="T25" fmla="*/ T24 w 14400"/>
                              <a:gd name="T26" fmla="+- 0 1269 6633"/>
                              <a:gd name="T27" fmla="*/ 1269 h 620"/>
                              <a:gd name="T28" fmla="+- 0 15120 -5"/>
                              <a:gd name="T29" fmla="*/ T28 w 14400"/>
                              <a:gd name="T30" fmla="+- 0 1269 6633"/>
                              <a:gd name="T31" fmla="*/ 1269 h 6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400" h="620">
                                <a:moveTo>
                                  <a:pt x="730" y="-5979"/>
                                </a:moveTo>
                                <a:lnTo>
                                  <a:pt x="730" y="-5369"/>
                                </a:lnTo>
                                <a:moveTo>
                                  <a:pt x="15120" y="-5979"/>
                                </a:moveTo>
                                <a:lnTo>
                                  <a:pt x="15120" y="-5369"/>
                                </a:lnTo>
                                <a:moveTo>
                                  <a:pt x="725" y="-5984"/>
                                </a:moveTo>
                                <a:lnTo>
                                  <a:pt x="15125" y="-5984"/>
                                </a:lnTo>
                                <a:moveTo>
                                  <a:pt x="725" y="-5364"/>
                                </a:moveTo>
                                <a:lnTo>
                                  <a:pt x="15125" y="-5364"/>
                                </a:lnTo>
                              </a:path>
                            </a:pathLst>
                          </a:custGeom>
                          <a:noFill/>
                          <a:ln w="6350">
                            <a:solidFill>
                              <a:srgbClr val="3E5E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655C7A" id="Group 52" o:spid="_x0000_s1026" style="position:absolute;margin-left:36pt;margin-top:32.2pt;width:10in;height:31.5pt;z-index:-251274240;mso-position-horizontal-relative:page" coordorigin="720,644" coordsize="14400,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">
                <v:rect id="Rectangle 54" o:spid="_x0000_s1027" style="position:absolute;left:730;top:653;width:1438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" fillcolor="#e2efd9" stroked="f"/>
                <v:shape id="AutoShape 53" o:spid="_x0000_s1028" style="position:absolute;left:-5;top:6633;width:14400;height:620;visibility:visible;mso-wrap-style:square;v-text-anchor:top" coordsize="1440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" path="m730,-5979r,610m15120,-5979r,610m725,-5984r14400,m725,-5364r14400,e" filled="f" strokecolor="#3e5e28" strokeweight=".5pt">
                  <v:path arrowok="t" o:connecttype="custom" o:connectlocs="730,654;730,1264;15120,654;15120,1264;725,649;15125,649;725,1269;15125,1269" o:connectangles="0,0,0,0,0,0,0,0"/>
                </v:shape>
                <w10:wrap anchorx="page"/>
              </v:group>
            </w:pict>
          </mc:Fallback>
        </mc:AlternateContent>
      </w:r>
      <w:r>
        <w:t>C</w:t>
      </w:r>
      <w:r w:rsidRPr="00CF38A3">
        <w:rPr>
          <w:sz w:val="22"/>
          <w:szCs w:val="22"/>
        </w:rPr>
        <w:t>ov lus piav qhia txog qhov muaj qhov sib txawv ntawm kev nqis tes ua thiab / los sis kev siv nyiaj txiag rau kev qhia tim ntsej tim muag thiab yam uas tau siv thiab / los sis siv rau ntawm cov kev nqis tes ua.</w:t>
      </w:r>
    </w:p>
    <w:p w14:paraId="7B0D2BD1" w14:textId="77777777" w:rsidR="00AD19E5" w:rsidRPr="001F6CB7" w:rsidRDefault="00AD19E5" w:rsidP="00AD19E5">
      <w:pPr>
        <w:pStyle w:val="BodyText"/>
        <w:spacing w:before="68"/>
        <w:ind w:left="183" w:right="535"/>
        <w:rPr>
          <w:sz w:val="22"/>
          <w:szCs w:val="22"/>
        </w:rPr>
      </w:pPr>
      <w:r w:rsidRPr="001F6CB7">
        <w:rPr>
          <w:sz w:val="22"/>
          <w:szCs w:val="22"/>
        </w:rPr>
        <w:t xml:space="preserve">$ 1.2 lab ntau dua li kwv yees; ntxiv rau hauv kev nyab xeeb hauv tsev thiab tseem saib xyuas neeg laus thiab tub ceev xwm muab ncua ntxiv </w:t>
      </w:r>
      <w:r>
        <w:rPr>
          <w:sz w:val="22"/>
          <w:szCs w:val="22"/>
        </w:rPr>
        <w:t xml:space="preserve">hnub tim 30 </w:t>
      </w:r>
      <w:r w:rsidRPr="001F6CB7">
        <w:rPr>
          <w:sz w:val="22"/>
          <w:szCs w:val="22"/>
        </w:rPr>
        <w:t>lub Rau Hli, 2021 hauv ESSER.</w:t>
      </w:r>
    </w:p>
    <w:p w14:paraId="4356F5A0" w14:textId="77777777" w:rsidR="00AD19E5" w:rsidRDefault="00AD19E5" w:rsidP="00AD19E5">
      <w:pPr>
        <w:pStyle w:val="BodyText"/>
        <w:spacing w:before="10" w:after="120"/>
      </w:pPr>
    </w:p>
    <w:p w14:paraId="7A19C8F9" w14:textId="77777777" w:rsidR="00AD19E5" w:rsidRPr="00A206D2" w:rsidRDefault="00AD19E5" w:rsidP="00AD19E5">
      <w:pPr>
        <w:pStyle w:val="Heading3"/>
        <w:spacing w:before="0" w:after="100" w:afterAutospacing="1"/>
        <w:rPr>
          <w:sz w:val="24"/>
          <w:szCs w:val="24"/>
        </w:rPr>
        <w:sectPr w:rsidR="00AD19E5" w:rsidRPr="00A206D2">
          <w:pgSz w:w="15840" w:h="12240" w:orient="landscape"/>
          <w:pgMar w:top="720" w:right="600" w:bottom="800" w:left="600" w:header="0" w:footer="528" w:gutter="0"/>
          <w:cols w:space="720"/>
        </w:sectPr>
      </w:pPr>
      <w:hyperlink r:id="rId76" w:anchor="InPersonInstructionalOfferings">
        <w:r w:rsidRPr="00A619F7">
          <w:rPr>
            <w:sz w:val="24"/>
            <w:szCs w:val="24"/>
          </w:rPr>
          <w:t>Kev Tshawb Xyuas Ntawm Kev Qhia Ib Toj Ib</w:t>
        </w:r>
      </w:hyperlink>
      <w:r>
        <w:rPr>
          <w:noProof/>
          <w:lang w:bidi="th-TH"/>
        </w:rPr>
        <mc:AlternateContent>
          <mc:Choice Requires="wpg">
            <w:drawing>
              <wp:anchor distT="0" distB="0" distL="0" distR="0" simplePos="0" relativeHeight="252071936" behindDoc="1" locked="0" layoutInCell="1" allowOverlap="1" wp14:anchorId="58DA2F3E" wp14:editId="4553302B">
                <wp:simplePos x="0" y="0"/>
                <wp:positionH relativeFrom="page">
                  <wp:posOffset>462915</wp:posOffset>
                </wp:positionH>
                <wp:positionV relativeFrom="paragraph">
                  <wp:posOffset>179070</wp:posOffset>
                </wp:positionV>
                <wp:extent cx="9144000" cy="3728085"/>
                <wp:effectExtent l="0" t="0" r="19050" b="5715"/>
                <wp:wrapTopAndBottom/>
                <wp:docPr id="54"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3728085"/>
                          <a:chOff x="720" y="284"/>
                          <a:chExt cx="14400" cy="5554"/>
                        </a:xfrm>
                      </wpg:grpSpPr>
                      <wps:wsp>
                        <wps:cNvPr id="55" name="Rectangle 51"/>
                        <wps:cNvSpPr>
                          <a:spLocks noChangeArrowheads="1"/>
                        </wps:cNvSpPr>
                        <wps:spPr bwMode="auto">
                          <a:xfrm>
                            <a:off x="730" y="562"/>
                            <a:ext cx="14380" cy="3922"/>
                          </a:xfrm>
                          <a:prstGeom prst="rect">
                            <a:avLst/>
                          </a:prstGeom>
                          <a:solidFill>
                            <a:srgbClr val="E2E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Line 50"/>
                        <wps:cNvCnPr>
                          <a:cxnSpLocks noChangeShapeType="1"/>
                        </wps:cNvCnPr>
                        <wps:spPr bwMode="auto">
                          <a:xfrm>
                            <a:off x="725" y="562"/>
                            <a:ext cx="0" cy="3922"/>
                          </a:xfrm>
                          <a:prstGeom prst="line">
                            <a:avLst/>
                          </a:prstGeom>
                          <a:noFill/>
                          <a:ln w="6350">
                            <a:solidFill>
                              <a:srgbClr val="3E5E28"/>
                            </a:solidFill>
                            <a:round/>
                            <a:headEnd/>
                            <a:tailEnd/>
                          </a:ln>
                          <a:extLst>
                            <a:ext uri="{909E8E84-426E-40DD-AFC4-6F175D3DCCD1}">
                              <a14:hiddenFill xmlns:a14="http://schemas.microsoft.com/office/drawing/2010/main">
                                <a:noFill/>
                              </a14:hiddenFill>
                            </a:ext>
                          </a:extLst>
                        </wps:spPr>
                        <wps:bodyPr/>
                      </wps:wsp>
                      <wps:wsp>
                        <wps:cNvPr id="57" name="Line 49"/>
                        <wps:cNvCnPr>
                          <a:cxnSpLocks noChangeShapeType="1"/>
                        </wps:cNvCnPr>
                        <wps:spPr bwMode="auto">
                          <a:xfrm>
                            <a:off x="15115" y="562"/>
                            <a:ext cx="0" cy="3922"/>
                          </a:xfrm>
                          <a:prstGeom prst="line">
                            <a:avLst/>
                          </a:prstGeom>
                          <a:noFill/>
                          <a:ln w="6350">
                            <a:solidFill>
                              <a:srgbClr val="3E5E28"/>
                            </a:solidFill>
                            <a:round/>
                            <a:headEnd/>
                            <a:tailEnd/>
                          </a:ln>
                          <a:extLst>
                            <a:ext uri="{909E8E84-426E-40DD-AFC4-6F175D3DCCD1}">
                              <a14:hiddenFill xmlns:a14="http://schemas.microsoft.com/office/drawing/2010/main">
                                <a:noFill/>
                              </a14:hiddenFill>
                            </a:ext>
                          </a:extLst>
                        </wps:spPr>
                        <wps:bodyPr/>
                      </wps:wsp>
                      <wps:wsp>
                        <wps:cNvPr id="58" name="Line 48"/>
                        <wps:cNvCnPr>
                          <a:cxnSpLocks noChangeShapeType="1"/>
                        </wps:cNvCnPr>
                        <wps:spPr bwMode="auto">
                          <a:xfrm>
                            <a:off x="720" y="557"/>
                            <a:ext cx="14400" cy="0"/>
                          </a:xfrm>
                          <a:prstGeom prst="line">
                            <a:avLst/>
                          </a:prstGeom>
                          <a:noFill/>
                          <a:ln w="6350">
                            <a:solidFill>
                              <a:srgbClr val="3E5E28"/>
                            </a:solidFill>
                            <a:round/>
                            <a:headEnd/>
                            <a:tailEnd/>
                          </a:ln>
                          <a:extLst>
                            <a:ext uri="{909E8E84-426E-40DD-AFC4-6F175D3DCCD1}">
                              <a14:hiddenFill xmlns:a14="http://schemas.microsoft.com/office/drawing/2010/main">
                                <a:noFill/>
                              </a14:hiddenFill>
                            </a:ext>
                          </a:extLst>
                        </wps:spPr>
                        <wps:bodyPr/>
                      </wps:wsp>
                      <wps:wsp>
                        <wps:cNvPr id="59" name="Line 47"/>
                        <wps:cNvCnPr>
                          <a:cxnSpLocks noChangeShapeType="1"/>
                        </wps:cNvCnPr>
                        <wps:spPr bwMode="auto">
                          <a:xfrm>
                            <a:off x="720" y="4489"/>
                            <a:ext cx="14400" cy="0"/>
                          </a:xfrm>
                          <a:prstGeom prst="line">
                            <a:avLst/>
                          </a:prstGeom>
                          <a:noFill/>
                          <a:ln w="6350">
                            <a:solidFill>
                              <a:srgbClr val="3E5E28"/>
                            </a:solidFill>
                            <a:round/>
                            <a:headEnd/>
                            <a:tailEnd/>
                          </a:ln>
                          <a:extLst>
                            <a:ext uri="{909E8E84-426E-40DD-AFC4-6F175D3DCCD1}">
                              <a14:hiddenFill xmlns:a14="http://schemas.microsoft.com/office/drawing/2010/main">
                                <a:noFill/>
                              </a14:hiddenFill>
                            </a:ext>
                          </a:extLst>
                        </wps:spPr>
                        <wps:bodyPr/>
                      </wps:wsp>
                      <wps:wsp>
                        <wps:cNvPr id="60" name="Text Box 46"/>
                        <wps:cNvSpPr txBox="1">
                          <a:spLocks noChangeArrowheads="1"/>
                        </wps:cNvSpPr>
                        <wps:spPr bwMode="auto">
                          <a:xfrm>
                            <a:off x="720" y="284"/>
                            <a:ext cx="14400" cy="5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1B3E5" w14:textId="77777777" w:rsidR="00AD19E5" w:rsidRPr="00AD423E" w:rsidRDefault="00AD19E5" w:rsidP="00AD19E5">
                              <w:pPr>
                                <w:spacing w:line="268" w:lineRule="exact"/>
                                <w:jc w:val="both"/>
                              </w:pPr>
                              <w:r w:rsidRPr="00AD423E">
                                <w:t>Piav qhia txog qhov ua tiav thiab kev nyuaj ntawm kev coj tus kheej kev qhia hauv xyoo 2020-21.</w:t>
                              </w:r>
                            </w:p>
                            <w:p w14:paraId="225F5DCA" w14:textId="77777777" w:rsidR="00AD19E5" w:rsidRPr="00AD423E" w:rsidRDefault="00AD19E5" w:rsidP="00AD19E5">
                              <w:pPr>
                                <w:spacing w:before="68"/>
                                <w:ind w:left="63" w:right="135"/>
                                <w:jc w:val="both"/>
                              </w:pPr>
                              <w:del w:id="7219" w:author="year" w:date="2021-07-10T00:43:00Z">
                                <w:r w:rsidRPr="00AD423E" w:rsidDel="004E0CD5">
                                  <w:delText xml:space="preserve">Kev siv tus kheej cov lus qhia </w:delText>
                                </w:r>
                              </w:del>
                              <w:ins w:id="7220" w:author="year" w:date="2021-07-10T00:43:00Z">
                                <w:r>
                                  <w:t xml:space="preserve">Kev nqis tes qhia ntawv tim ntsej tim muag </w:t>
                                </w:r>
                              </w:ins>
                              <w:r w:rsidRPr="00AD423E">
                                <w:t xml:space="preserve">tau nyuaj rau xyoo 2020-2021, feem ntau vim yog lub xeev thiab lub nroog cov lus qhia thiab kev txwv. Lub Nroog Sacramento tseem nyob hauv </w:t>
                              </w:r>
                              <w:del w:id="7221" w:author="year" w:date="2021-07-10T00:46:00Z">
                                <w:r w:rsidDel="004E0CD5">
                                  <w:delText>Xim Ntshav</w:delText>
                                </w:r>
                                <w:r w:rsidRPr="00AD423E" w:rsidDel="004E0CD5">
                                  <w:delText xml:space="preserve"> </w:delText>
                                </w:r>
                                <w:r w:rsidDel="004E0CD5">
                                  <w:delText>Chav</w:delText>
                                </w:r>
                              </w:del>
                              <w:ins w:id="7222" w:author="year" w:date="2021-07-10T00:46:00Z">
                                <w:r>
                                  <w:t>Kob xiav tsaus</w:t>
                                </w:r>
                              </w:ins>
                              <w:r w:rsidRPr="00AD423E">
                                <w:t xml:space="preserve"> thaum lub </w:t>
                              </w:r>
                              <w:del w:id="7223" w:author="year" w:date="2021-07-10T00:47:00Z">
                                <w:r w:rsidRPr="00AD423E" w:rsidDel="004E0CD5">
                                  <w:delText>sij</w:delText>
                                </w:r>
                                <w:r w:rsidDel="004E0CD5">
                                  <w:delText xml:space="preserve"> </w:delText>
                                </w:r>
                                <w:r w:rsidRPr="00AD423E" w:rsidDel="004E0CD5">
                                  <w:delText>hawm</w:delText>
                                </w:r>
                              </w:del>
                              <w:ins w:id="7224" w:author="year" w:date="2021-07-10T00:47:00Z">
                                <w:r>
                                  <w:t>phiaj xwm yuav rov</w:t>
                                </w:r>
                              </w:ins>
                              <w:r w:rsidRPr="00AD423E">
                                <w:t xml:space="preserve"> </w:t>
                              </w:r>
                              <w:del w:id="7225" w:author="year" w:date="2021-07-10T00:47:00Z">
                                <w:r w:rsidRPr="00AD423E" w:rsidDel="004E0CD5">
                                  <w:delText xml:space="preserve">npaj yuav pib </w:delText>
                                </w:r>
                              </w:del>
                              <w:r w:rsidRPr="00AD423E">
                                <w:t xml:space="preserve">qhib </w:t>
                              </w:r>
                              <w:ins w:id="7226" w:author="year" w:date="2021-07-10T00:47:00Z">
                                <w:r>
                                  <w:t xml:space="preserve">dua </w:t>
                                </w:r>
                              </w:ins>
                              <w:r w:rsidRPr="00AD423E">
                                <w:t xml:space="preserve">thaum </w:t>
                              </w:r>
                              <w:r>
                                <w:t xml:space="preserve">hnub tim 19 </w:t>
                              </w:r>
                              <w:r w:rsidRPr="00AD423E">
                                <w:t xml:space="preserve">Lub Ib Hli, 2021, </w:t>
                              </w:r>
                              <w:del w:id="7227" w:author="year" w:date="2021-07-10T00:48:00Z">
                                <w:r w:rsidRPr="00AD423E" w:rsidDel="004E0CD5">
                                  <w:delText>uas ua rau</w:delText>
                                </w:r>
                              </w:del>
                              <w:r w:rsidRPr="00AD423E">
                                <w:t xml:space="preserve"> </w:t>
                              </w:r>
                              <w:ins w:id="7228" w:author="year" w:date="2021-07-10T00:48:00Z">
                                <w:r>
                                  <w:t xml:space="preserve">ua kom </w:t>
                                </w:r>
                              </w:ins>
                              <w:r w:rsidRPr="00AD423E">
                                <w:t xml:space="preserve">nws </w:t>
                              </w:r>
                              <w:del w:id="7229" w:author="year" w:date="2021-07-10T00:48:00Z">
                                <w:r w:rsidRPr="00AD423E" w:rsidDel="004E0CD5">
                                  <w:delText xml:space="preserve">rov qab </w:delText>
                                </w:r>
                              </w:del>
                              <w:r w:rsidRPr="00AD423E">
                                <w:t>mus tsis tau rau lub sij</w:t>
                              </w:r>
                              <w:r>
                                <w:t xml:space="preserve"> </w:t>
                              </w:r>
                              <w:r w:rsidRPr="00AD423E">
                                <w:t>hawm ntaw</w:t>
                              </w:r>
                              <w:r>
                                <w:t>v</w:t>
                              </w:r>
                              <w:r w:rsidRPr="00AD423E">
                                <w:t xml:space="preserve">. Kev </w:t>
                              </w:r>
                              <w:ins w:id="7230" w:author="year" w:date="2021-07-10T00:49:00Z">
                                <w:r>
                                  <w:t xml:space="preserve">kawm dhau kev </w:t>
                                </w:r>
                              </w:ins>
                              <w:r w:rsidRPr="00AD423E">
                                <w:t>deb</w:t>
                              </w:r>
                              <w:ins w:id="7231" w:author="year" w:date="2021-07-10T00:50:00Z">
                                <w:r>
                                  <w:t>tau qhibsivyam tiav hlo</w:t>
                                </w:r>
                              </w:ins>
                              <w:r w:rsidRPr="00AD423E">
                                <w:t xml:space="preserve"> </w:t>
                              </w:r>
                              <w:del w:id="7232" w:author="year" w:date="2021-07-10T00:49:00Z">
                                <w:r w:rsidRPr="00AD423E" w:rsidDel="004E0CD5">
                                  <w:delText xml:space="preserve">kev kawm </w:delText>
                                </w:r>
                              </w:del>
                              <w:del w:id="7233" w:author="year" w:date="2021-07-10T00:50:00Z">
                                <w:r w:rsidRPr="00AD423E" w:rsidDel="004E0CD5">
                                  <w:delText xml:space="preserve">tau pib ua tiav </w:delText>
                                </w:r>
                              </w:del>
                              <w:r w:rsidRPr="00AD423E">
                                <w:t xml:space="preserve">thiab muab kev txhawb pab </w:t>
                              </w:r>
                              <w:ins w:id="7234" w:author="year" w:date="2021-07-10T00:51:00Z">
                                <w:r>
                                  <w:t xml:space="preserve">rau kev kawm yam </w:t>
                                </w:r>
                              </w:ins>
                              <w:r w:rsidRPr="00AD423E">
                                <w:t xml:space="preserve">tsim nyog thiab txhim kho kev kawm rau peb cov tub ntxhais kawm ntau tus. Txawm li cas los xij, ntau tus tub ntxhais kawm tsis tau </w:t>
                              </w:r>
                              <w:ins w:id="7235" w:author="year" w:date="2021-07-10T00:52:00Z">
                                <w:r>
                                  <w:t xml:space="preserve">txais txoj kev koom tes yam tsim nyog </w:t>
                                </w:r>
                              </w:ins>
                              <w:ins w:id="7236" w:author="year" w:date="2021-07-10T00:53:00Z">
                                <w:r>
                                  <w:t>rau kev kawm dhau kev deb</w:t>
                                </w:r>
                              </w:ins>
                              <w:del w:id="7237" w:author="year" w:date="2021-07-10T00:52:00Z">
                                <w:r w:rsidRPr="00AD423E" w:rsidDel="004E0CD5">
                                  <w:delText xml:space="preserve">muaj txiaj ntsig </w:delText>
                                </w:r>
                              </w:del>
                              <w:del w:id="7238" w:author="year" w:date="2021-07-10T00:53:00Z">
                                <w:r w:rsidRPr="00AD423E" w:rsidDel="004E0CD5">
                                  <w:delText xml:space="preserve">zoo thaum kev kawm kev deb. </w:delText>
                                </w:r>
                              </w:del>
                              <w:r w:rsidRPr="00AD423E">
                                <w:t xml:space="preserve">Hauv kev teb, Twin Rivers muab cov kev qhia </w:t>
                              </w:r>
                              <w:ins w:id="7239" w:author="year" w:date="2021-07-10T00:54:00Z">
                                <w:r>
                                  <w:t xml:space="preserve">tim ntsej tim muag </w:t>
                                </w:r>
                              </w:ins>
                              <w:r w:rsidRPr="00AD423E">
                                <w:t>thiab kev ntsuas</w:t>
                              </w:r>
                              <w:ins w:id="7240" w:author="year" w:date="2021-07-10T00:56:00Z">
                                <w:r>
                                  <w:t xml:space="preserve"> xyuas </w:t>
                                </w:r>
                              </w:ins>
                              <w:del w:id="7241" w:author="year" w:date="2021-07-10T00:55:00Z">
                                <w:r w:rsidRPr="00AD423E" w:rsidDel="00294477">
                                  <w:delText xml:space="preserve"> tus khee</w:delText>
                                </w:r>
                              </w:del>
                              <w:r w:rsidRPr="00AD423E">
                                <w:t>j rau cov pab pawg uas pom tias muaj kev xav tau ntau tshaj plaws. Cov tub ntxhais kawm uas tau txais kev pab</w:t>
                              </w:r>
                              <w:r>
                                <w:t xml:space="preserve"> </w:t>
                              </w:r>
                              <w:r w:rsidRPr="00AD423E">
                                <w:t xml:space="preserve">cuam hauv qab thiab IEP thiab cov tub ntxhais kawm uas txheeb tau tias </w:t>
                              </w:r>
                              <w:ins w:id="7242" w:author="year" w:date="2021-07-10T00:57:00Z">
                                <w:r>
                                  <w:t xml:space="preserve">yog </w:t>
                                </w:r>
                              </w:ins>
                              <w:r w:rsidRPr="00AD423E">
                                <w:t xml:space="preserve">Cov Neeg Kawm Askiv </w:t>
                              </w:r>
                              <w:del w:id="7243" w:author="year" w:date="2021-07-10T00:58:00Z">
                                <w:r w:rsidRPr="00AD423E" w:rsidDel="00294477">
                                  <w:delText xml:space="preserve">raug </w:delText>
                                </w:r>
                              </w:del>
                              <w:r w:rsidRPr="00AD423E">
                                <w:t xml:space="preserve">tau txais kev tshuaj xyuas tus kheej pib txij lub Cuaj Hli. Pib lub Kaum Ob Hlis, cov pab pawg tsawg ntawm cov tub ntxhais kawm hauv cov chav kawm tshwj xeeb, cov tub ntxhais kawm uas muaj IEP, thiab cov neeg </w:t>
                              </w:r>
                              <w:ins w:id="7244" w:author="year" w:date="2021-07-10T01:01:00Z">
                                <w:r>
                                  <w:t xml:space="preserve">uas ntxim </w:t>
                                </w:r>
                              </w:ins>
                              <w:del w:id="7245" w:author="year" w:date="2021-07-10T01:01:00Z">
                                <w:r w:rsidRPr="00AD423E" w:rsidDel="00294477">
                                  <w:delText xml:space="preserve">laus uas muaj pheej </w:delText>
                                </w:r>
                              </w:del>
                              <w:del w:id="7246" w:author="year" w:date="2021-07-10T01:02:00Z">
                                <w:r w:rsidRPr="00AD423E" w:rsidDel="00294477">
                                  <w:delText>hmoo</w:delText>
                                </w:r>
                              </w:del>
                              <w:r w:rsidRPr="00AD423E">
                                <w:t xml:space="preserve"> kawm tsis tiav </w:t>
                              </w:r>
                              <w:del w:id="7247" w:author="year" w:date="2021-07-10T01:02:00Z">
                                <w:r w:rsidRPr="00AD423E" w:rsidDel="00294477">
                                  <w:delText xml:space="preserve">tiav tau muab </w:delText>
                                </w:r>
                              </w:del>
                              <w:ins w:id="7248" w:author="year" w:date="2021-07-10T01:02:00Z">
                                <w:r>
                                  <w:t xml:space="preserve">tau txais </w:t>
                                </w:r>
                              </w:ins>
                              <w:r w:rsidRPr="00AD423E">
                                <w:t>cov kev qhia tim ntsej muag los txo kev kawm poob thiab rov koom cov tub ntxhais kawm hauv kev kawm nrog kev txhawb nqa. Siv cov</w:t>
                              </w:r>
                              <w:ins w:id="7249" w:author="year" w:date="2021-07-10T01:04:00Z">
                                <w:r>
                                  <w:t xml:space="preserve"> xwm</w:t>
                                </w:r>
                              </w:ins>
                              <w:r w:rsidRPr="00AD423E">
                                <w:t xml:space="preserve"> </w:t>
                              </w:r>
                              <w:del w:id="7250" w:author="year" w:date="2021-07-10T01:04:00Z">
                                <w:r w:rsidRPr="00AD423E" w:rsidDel="00294477">
                                  <w:delText xml:space="preserve">txheej txheem </w:delText>
                                </w:r>
                              </w:del>
                              <w:r w:rsidRPr="00AD423E">
                                <w:t xml:space="preserve">qhia ntawv, ntau dua 500 tus tub ntxhais kawm ua tau raws li cov qauv teev </w:t>
                              </w:r>
                              <w:ins w:id="7251" w:author="year" w:date="2021-07-10T01:06:00Z">
                                <w:r>
                                  <w:t xml:space="preserve">tseg sauv </w:t>
                                </w:r>
                              </w:ins>
                              <w:del w:id="7252" w:author="year" w:date="2021-07-10T01:05:00Z">
                                <w:r w:rsidRPr="00AD423E" w:rsidDel="00922155">
                                  <w:delText xml:space="preserve">saud </w:delText>
                                </w:r>
                              </w:del>
                              <w:r w:rsidRPr="00AD423E">
                                <w:t xml:space="preserve">tau raug caw tuaj koom </w:t>
                              </w:r>
                              <w:ins w:id="7253" w:author="year" w:date="2021-07-10T01:07:00Z">
                                <w:r>
                                  <w:t xml:space="preserve">kev cuam tshuam tim ntej tim muag </w:t>
                                </w:r>
                              </w:ins>
                              <w:del w:id="7254" w:author="year" w:date="2021-07-10T01:06:00Z">
                                <w:r w:rsidRPr="00AD423E" w:rsidDel="00922155">
                                  <w:delText xml:space="preserve">nrog tus pab cuam cuam tshuam </w:delText>
                                </w:r>
                              </w:del>
                              <w:r w:rsidRPr="00AD423E">
                                <w:t>nrog tus kws qhia ntawv hloov ntawm ntau lub tsev kawm ntawv. Txawm hais tias kev nrhiav neeg ua hauj</w:t>
                              </w:r>
                              <w:r>
                                <w:t xml:space="preserve"> </w:t>
                              </w:r>
                              <w:r w:rsidRPr="00AD423E">
                                <w:t>lwm, kev caw, thiab hloov kev</w:t>
                              </w:r>
                              <w:del w:id="7255" w:author="year" w:date="2021-07-10T01:10:00Z">
                                <w:r w:rsidRPr="00AD423E" w:rsidDel="00922155">
                                  <w:delText xml:space="preserve"> </w:delText>
                                </w:r>
                              </w:del>
                              <w:ins w:id="7256" w:author="year" w:date="2021-07-10T01:10:00Z">
                                <w:r>
                                  <w:t xml:space="preserve">qhia </w:t>
                                </w:r>
                              </w:ins>
                              <w:del w:id="7257" w:author="year" w:date="2021-07-10T01:10:00Z">
                                <w:r w:rsidRPr="00AD423E" w:rsidDel="00922155">
                                  <w:delText>kawm</w:delText>
                                </w:r>
                              </w:del>
                              <w:r w:rsidRPr="00AD423E">
                                <w:t>, 42 cov tub ntxhais kawm tuaj koom kev txhawb nqa tus kheej. Cov tub ntxhais kawm no tau ua tiav tau zoo thiab ntau dua 50% pom tias nce hauv kev ua tiav thiab kev koom tes. Koog tsev kawm ntawv tsim ib lub vev xaib xov xwm tshiab rau cov tsev neeg thiab ib txoj kev npaj muaj npe hu ua "Txoj Kev Yuav Rov Qhib Hauj</w:t>
                              </w:r>
                              <w:r>
                                <w:t xml:space="preserve"> </w:t>
                              </w:r>
                              <w:r w:rsidRPr="00AD423E">
                                <w:t>lwm." Phau ntawv qhia no thiab cov sij</w:t>
                              </w:r>
                              <w:r>
                                <w:t xml:space="preserve"> </w:t>
                              </w:r>
                              <w:r w:rsidRPr="00AD423E">
                                <w:t xml:space="preserve">hawm uas tau npaj rau hauv nws qhov kev tsim tau </w:t>
                              </w:r>
                              <w:ins w:id="7258" w:author="year" w:date="2021-07-10T01:15:00Z">
                                <w:r>
                                  <w:t>tsi</w:t>
                                </w:r>
                              </w:ins>
                              <w:ins w:id="7259" w:author="year" w:date="2021-07-10T01:22:00Z">
                                <w:r>
                                  <w:t xml:space="preserve">m </w:t>
                                </w:r>
                              </w:ins>
                              <w:del w:id="7260" w:author="year" w:date="2021-07-10T01:15:00Z">
                                <w:r w:rsidRPr="00AD423E" w:rsidDel="00922155">
                                  <w:delText xml:space="preserve">muab </w:delText>
                                </w:r>
                              </w:del>
                              <w:r w:rsidRPr="00AD423E">
                                <w:t>ib qho qauv rau kev hloov pauv cov tub ntxhais kawm rov qab mus kawm ntawv sab nrau</w:t>
                              </w:r>
                              <w:r>
                                <w:t>v</w:t>
                              </w:r>
                              <w:r w:rsidRPr="00AD423E">
                                <w:t xml:space="preserve"> rau hauv tsev kawm ntawv rau kev kawm sib txuas thaum </w:t>
                              </w:r>
                              <w:r>
                                <w:t xml:space="preserve">hnub tim 6 </w:t>
                              </w:r>
                              <w:r w:rsidRPr="00AD423E">
                                <w:t>lub Plaub Hlis, 2021.</w:t>
                              </w:r>
                            </w:p>
                            <w:p w14:paraId="3F9DE321" w14:textId="77777777" w:rsidR="00AD19E5" w:rsidRPr="00AD423E" w:rsidRDefault="00AD19E5" w:rsidP="00AD19E5">
                              <w:pPr>
                                <w:ind w:left="63" w:right="207"/>
                                <w:jc w:val="both"/>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DA2F3E" id="Group 45" o:spid="_x0000_s1223" style="position:absolute;left:0;text-align:left;margin-left:36.45pt;margin-top:14.1pt;width:10in;height:293.55pt;z-index:-251244544;mso-wrap-distance-left:0;mso-wrap-distance-right:0;mso-position-horizontal-relative:page;mso-position-vertical-relative:text" coordorigin="720,284" coordsize="14400,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">
                <v:rect id="Rectangle 51" o:spid="_x0000_s1224" style="position:absolute;left:730;top:562;width:14380;height:3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" fillcolor="#e2efd9" stroked="f"/>
                <v:line id="Line 50" o:spid="_x0000_s1225" style="position:absolute;visibility:visible;mso-wrap-style:square" from="725,562" to="725,4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" strokecolor="#3e5e28" strokeweight=".5pt"/>
                <v:line id="Line 49" o:spid="_x0000_s1226" style="position:absolute;visibility:visible;mso-wrap-style:square" from="15115,562" to="15115,4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" strokecolor="#3e5e28" strokeweight=".5pt"/>
                <v:line id="Line 48" o:spid="_x0000_s1227" style="position:absolute;visibility:visible;mso-wrap-style:square" from="720,557" to="15120,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" strokecolor="#3e5e28" strokeweight=".5pt"/>
                <v:line id="Line 47" o:spid="_x0000_s1228" style="position:absolute;visibility:visible;mso-wrap-style:square" from="720,4489" to="15120,4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" strokecolor="#3e5e28" strokeweight=".5pt"/>
                <v:shape id="Text Box 46" o:spid="_x0000_s1229" type="#_x0000_t202" style="position:absolute;left:720;top:284;width:14400;height:5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7E01B3E5" w14:textId="77777777" w:rsidR="00AD19E5" w:rsidRPr="00AD423E" w:rsidRDefault="00AD19E5" w:rsidP="00AD19E5">
                        <w:pPr>
                          <w:spacing w:line="268" w:lineRule="exact"/>
                          <w:jc w:val="both"/>
                        </w:pPr>
                        <w:r w:rsidRPr="00AD423E">
                          <w:t>Piav qhia txog qhov ua tiav thiab kev nyuaj ntawm kev coj tus kheej kev qhia hauv xyoo 2020-21.</w:t>
                        </w:r>
                      </w:p>
                      <w:p w14:paraId="225F5DCA" w14:textId="77777777" w:rsidR="00AD19E5" w:rsidRPr="00AD423E" w:rsidRDefault="00AD19E5" w:rsidP="00AD19E5">
                        <w:pPr>
                          <w:spacing w:before="68"/>
                          <w:ind w:left="63" w:right="135"/>
                          <w:jc w:val="both"/>
                        </w:pPr>
                        <w:del w:id="7261" w:author="year" w:date="2021-07-10T00:43:00Z">
                          <w:r w:rsidRPr="00AD423E" w:rsidDel="004E0CD5">
                            <w:delText xml:space="preserve">Kev siv tus kheej cov lus qhia </w:delText>
                          </w:r>
                        </w:del>
                        <w:ins w:id="7262" w:author="year" w:date="2021-07-10T00:43:00Z">
                          <w:r>
                            <w:t xml:space="preserve">Kev nqis tes qhia ntawv tim ntsej tim muag </w:t>
                          </w:r>
                        </w:ins>
                        <w:r w:rsidRPr="00AD423E">
                          <w:t xml:space="preserve">tau nyuaj rau xyoo 2020-2021, feem ntau vim yog lub xeev thiab lub nroog cov lus qhia thiab kev txwv. Lub Nroog Sacramento tseem nyob hauv </w:t>
                        </w:r>
                        <w:del w:id="7263" w:author="year" w:date="2021-07-10T00:46:00Z">
                          <w:r w:rsidDel="004E0CD5">
                            <w:delText>Xim Ntshav</w:delText>
                          </w:r>
                          <w:r w:rsidRPr="00AD423E" w:rsidDel="004E0CD5">
                            <w:delText xml:space="preserve"> </w:delText>
                          </w:r>
                          <w:r w:rsidDel="004E0CD5">
                            <w:delText>Chav</w:delText>
                          </w:r>
                        </w:del>
                        <w:ins w:id="7264" w:author="year" w:date="2021-07-10T00:46:00Z">
                          <w:r>
                            <w:t>Kob xiav tsaus</w:t>
                          </w:r>
                        </w:ins>
                        <w:r w:rsidRPr="00AD423E">
                          <w:t xml:space="preserve"> thaum lub </w:t>
                        </w:r>
                        <w:del w:id="7265" w:author="year" w:date="2021-07-10T00:47:00Z">
                          <w:r w:rsidRPr="00AD423E" w:rsidDel="004E0CD5">
                            <w:delText>sij</w:delText>
                          </w:r>
                          <w:r w:rsidDel="004E0CD5">
                            <w:delText xml:space="preserve"> </w:delText>
                          </w:r>
                          <w:r w:rsidRPr="00AD423E" w:rsidDel="004E0CD5">
                            <w:delText>hawm</w:delText>
                          </w:r>
                        </w:del>
                        <w:ins w:id="7266" w:author="year" w:date="2021-07-10T00:47:00Z">
                          <w:r>
                            <w:t>phiaj xwm yuav rov</w:t>
                          </w:r>
                        </w:ins>
                        <w:r w:rsidRPr="00AD423E">
                          <w:t xml:space="preserve"> </w:t>
                        </w:r>
                        <w:del w:id="7267" w:author="year" w:date="2021-07-10T00:47:00Z">
                          <w:r w:rsidRPr="00AD423E" w:rsidDel="004E0CD5">
                            <w:delText xml:space="preserve">npaj yuav pib </w:delText>
                          </w:r>
                        </w:del>
                        <w:r w:rsidRPr="00AD423E">
                          <w:t xml:space="preserve">qhib </w:t>
                        </w:r>
                        <w:ins w:id="7268" w:author="year" w:date="2021-07-10T00:47:00Z">
                          <w:r>
                            <w:t xml:space="preserve">dua </w:t>
                          </w:r>
                        </w:ins>
                        <w:r w:rsidRPr="00AD423E">
                          <w:t xml:space="preserve">thaum </w:t>
                        </w:r>
                        <w:r>
                          <w:t xml:space="preserve">hnub tim 19 </w:t>
                        </w:r>
                        <w:r w:rsidRPr="00AD423E">
                          <w:t xml:space="preserve">Lub Ib Hli, 2021, </w:t>
                        </w:r>
                        <w:del w:id="7269" w:author="year" w:date="2021-07-10T00:48:00Z">
                          <w:r w:rsidRPr="00AD423E" w:rsidDel="004E0CD5">
                            <w:delText>uas ua rau</w:delText>
                          </w:r>
                        </w:del>
                        <w:r w:rsidRPr="00AD423E">
                          <w:t xml:space="preserve"> </w:t>
                        </w:r>
                        <w:ins w:id="7270" w:author="year" w:date="2021-07-10T00:48:00Z">
                          <w:r>
                            <w:t xml:space="preserve">ua kom </w:t>
                          </w:r>
                        </w:ins>
                        <w:r w:rsidRPr="00AD423E">
                          <w:t xml:space="preserve">nws </w:t>
                        </w:r>
                        <w:del w:id="7271" w:author="year" w:date="2021-07-10T00:48:00Z">
                          <w:r w:rsidRPr="00AD423E" w:rsidDel="004E0CD5">
                            <w:delText xml:space="preserve">rov qab </w:delText>
                          </w:r>
                        </w:del>
                        <w:r w:rsidRPr="00AD423E">
                          <w:t>mus tsis tau rau lub sij</w:t>
                        </w:r>
                        <w:r>
                          <w:t xml:space="preserve"> </w:t>
                        </w:r>
                        <w:r w:rsidRPr="00AD423E">
                          <w:t>hawm ntaw</w:t>
                        </w:r>
                        <w:r>
                          <w:t>v</w:t>
                        </w:r>
                        <w:r w:rsidRPr="00AD423E">
                          <w:t xml:space="preserve">. Kev </w:t>
                        </w:r>
                        <w:ins w:id="7272" w:author="year" w:date="2021-07-10T00:49:00Z">
                          <w:r>
                            <w:t xml:space="preserve">kawm dhau kev </w:t>
                          </w:r>
                        </w:ins>
                        <w:r w:rsidRPr="00AD423E">
                          <w:t>deb</w:t>
                        </w:r>
                        <w:ins w:id="7273" w:author="year" w:date="2021-07-10T00:50:00Z">
                          <w:r>
                            <w:t>tau qhibsivyam tiav hlo</w:t>
                          </w:r>
                        </w:ins>
                        <w:r w:rsidRPr="00AD423E">
                          <w:t xml:space="preserve"> </w:t>
                        </w:r>
                        <w:del w:id="7274" w:author="year" w:date="2021-07-10T00:49:00Z">
                          <w:r w:rsidRPr="00AD423E" w:rsidDel="004E0CD5">
                            <w:delText xml:space="preserve">kev kawm </w:delText>
                          </w:r>
                        </w:del>
                        <w:del w:id="7275" w:author="year" w:date="2021-07-10T00:50:00Z">
                          <w:r w:rsidRPr="00AD423E" w:rsidDel="004E0CD5">
                            <w:delText xml:space="preserve">tau pib ua tiav </w:delText>
                          </w:r>
                        </w:del>
                        <w:r w:rsidRPr="00AD423E">
                          <w:t xml:space="preserve">thiab muab kev txhawb pab </w:t>
                        </w:r>
                        <w:ins w:id="7276" w:author="year" w:date="2021-07-10T00:51:00Z">
                          <w:r>
                            <w:t xml:space="preserve">rau kev kawm yam </w:t>
                          </w:r>
                        </w:ins>
                        <w:r w:rsidRPr="00AD423E">
                          <w:t xml:space="preserve">tsim nyog thiab txhim kho kev kawm rau peb cov tub ntxhais kawm ntau tus. Txawm li cas los xij, ntau tus tub ntxhais kawm tsis tau </w:t>
                        </w:r>
                        <w:ins w:id="7277" w:author="year" w:date="2021-07-10T00:52:00Z">
                          <w:r>
                            <w:t xml:space="preserve">txais txoj kev koom tes yam tsim nyog </w:t>
                          </w:r>
                        </w:ins>
                        <w:ins w:id="7278" w:author="year" w:date="2021-07-10T00:53:00Z">
                          <w:r>
                            <w:t>rau kev kawm dhau kev deb</w:t>
                          </w:r>
                        </w:ins>
                        <w:del w:id="7279" w:author="year" w:date="2021-07-10T00:52:00Z">
                          <w:r w:rsidRPr="00AD423E" w:rsidDel="004E0CD5">
                            <w:delText xml:space="preserve">muaj txiaj ntsig </w:delText>
                          </w:r>
                        </w:del>
                        <w:del w:id="7280" w:author="year" w:date="2021-07-10T00:53:00Z">
                          <w:r w:rsidRPr="00AD423E" w:rsidDel="004E0CD5">
                            <w:delText xml:space="preserve">zoo thaum kev kawm kev deb. </w:delText>
                          </w:r>
                        </w:del>
                        <w:r w:rsidRPr="00AD423E">
                          <w:t xml:space="preserve">Hauv kev teb, Twin Rivers muab cov kev qhia </w:t>
                        </w:r>
                        <w:ins w:id="7281" w:author="year" w:date="2021-07-10T00:54:00Z">
                          <w:r>
                            <w:t xml:space="preserve">tim ntsej tim muag </w:t>
                          </w:r>
                        </w:ins>
                        <w:r w:rsidRPr="00AD423E">
                          <w:t>thiab kev ntsuas</w:t>
                        </w:r>
                        <w:ins w:id="7282" w:author="year" w:date="2021-07-10T00:56:00Z">
                          <w:r>
                            <w:t xml:space="preserve"> xyuas </w:t>
                          </w:r>
                        </w:ins>
                        <w:del w:id="7283" w:author="year" w:date="2021-07-10T00:55:00Z">
                          <w:r w:rsidRPr="00AD423E" w:rsidDel="00294477">
                            <w:delText xml:space="preserve"> tus khee</w:delText>
                          </w:r>
                        </w:del>
                        <w:r w:rsidRPr="00AD423E">
                          <w:t>j rau cov pab pawg uas pom tias muaj kev xav tau ntau tshaj plaws. Cov tub ntxhais kawm uas tau txais kev pab</w:t>
                        </w:r>
                        <w:r>
                          <w:t xml:space="preserve"> </w:t>
                        </w:r>
                        <w:r w:rsidRPr="00AD423E">
                          <w:t xml:space="preserve">cuam hauv qab thiab IEP thiab cov tub ntxhais kawm uas txheeb tau tias </w:t>
                        </w:r>
                        <w:ins w:id="7284" w:author="year" w:date="2021-07-10T00:57:00Z">
                          <w:r>
                            <w:t xml:space="preserve">yog </w:t>
                          </w:r>
                        </w:ins>
                        <w:r w:rsidRPr="00AD423E">
                          <w:t xml:space="preserve">Cov Neeg Kawm Askiv </w:t>
                        </w:r>
                        <w:del w:id="7285" w:author="year" w:date="2021-07-10T00:58:00Z">
                          <w:r w:rsidRPr="00AD423E" w:rsidDel="00294477">
                            <w:delText xml:space="preserve">raug </w:delText>
                          </w:r>
                        </w:del>
                        <w:r w:rsidRPr="00AD423E">
                          <w:t xml:space="preserve">tau txais kev tshuaj xyuas tus kheej pib txij lub Cuaj Hli. Pib lub Kaum Ob Hlis, cov pab pawg tsawg ntawm cov tub ntxhais kawm hauv cov chav kawm tshwj xeeb, cov tub ntxhais kawm uas muaj IEP, thiab cov neeg </w:t>
                        </w:r>
                        <w:ins w:id="7286" w:author="year" w:date="2021-07-10T01:01:00Z">
                          <w:r>
                            <w:t xml:space="preserve">uas ntxim </w:t>
                          </w:r>
                        </w:ins>
                        <w:del w:id="7287" w:author="year" w:date="2021-07-10T01:01:00Z">
                          <w:r w:rsidRPr="00AD423E" w:rsidDel="00294477">
                            <w:delText xml:space="preserve">laus uas muaj pheej </w:delText>
                          </w:r>
                        </w:del>
                        <w:del w:id="7288" w:author="year" w:date="2021-07-10T01:02:00Z">
                          <w:r w:rsidRPr="00AD423E" w:rsidDel="00294477">
                            <w:delText>hmoo</w:delText>
                          </w:r>
                        </w:del>
                        <w:r w:rsidRPr="00AD423E">
                          <w:t xml:space="preserve"> kawm tsis tiav </w:t>
                        </w:r>
                        <w:del w:id="7289" w:author="year" w:date="2021-07-10T01:02:00Z">
                          <w:r w:rsidRPr="00AD423E" w:rsidDel="00294477">
                            <w:delText xml:space="preserve">tiav tau muab </w:delText>
                          </w:r>
                        </w:del>
                        <w:ins w:id="7290" w:author="year" w:date="2021-07-10T01:02:00Z">
                          <w:r>
                            <w:t xml:space="preserve">tau txais </w:t>
                          </w:r>
                        </w:ins>
                        <w:r w:rsidRPr="00AD423E">
                          <w:t>cov kev qhia tim ntsej muag los txo kev kawm poob thiab rov koom cov tub ntxhais kawm hauv kev kawm nrog kev txhawb nqa. Siv cov</w:t>
                        </w:r>
                        <w:ins w:id="7291" w:author="year" w:date="2021-07-10T01:04:00Z">
                          <w:r>
                            <w:t xml:space="preserve"> xwm</w:t>
                          </w:r>
                        </w:ins>
                        <w:r w:rsidRPr="00AD423E">
                          <w:t xml:space="preserve"> </w:t>
                        </w:r>
                        <w:del w:id="7292" w:author="year" w:date="2021-07-10T01:04:00Z">
                          <w:r w:rsidRPr="00AD423E" w:rsidDel="00294477">
                            <w:delText xml:space="preserve">txheej txheem </w:delText>
                          </w:r>
                        </w:del>
                        <w:r w:rsidRPr="00AD423E">
                          <w:t xml:space="preserve">qhia ntawv, ntau dua 500 tus tub ntxhais kawm ua tau raws li cov qauv teev </w:t>
                        </w:r>
                        <w:ins w:id="7293" w:author="year" w:date="2021-07-10T01:06:00Z">
                          <w:r>
                            <w:t xml:space="preserve">tseg sauv </w:t>
                          </w:r>
                        </w:ins>
                        <w:del w:id="7294" w:author="year" w:date="2021-07-10T01:05:00Z">
                          <w:r w:rsidRPr="00AD423E" w:rsidDel="00922155">
                            <w:delText xml:space="preserve">saud </w:delText>
                          </w:r>
                        </w:del>
                        <w:r w:rsidRPr="00AD423E">
                          <w:t xml:space="preserve">tau raug caw tuaj koom </w:t>
                        </w:r>
                        <w:ins w:id="7295" w:author="year" w:date="2021-07-10T01:07:00Z">
                          <w:r>
                            <w:t xml:space="preserve">kev cuam tshuam tim ntej tim muag </w:t>
                          </w:r>
                        </w:ins>
                        <w:del w:id="7296" w:author="year" w:date="2021-07-10T01:06:00Z">
                          <w:r w:rsidRPr="00AD423E" w:rsidDel="00922155">
                            <w:delText xml:space="preserve">nrog tus pab cuam cuam tshuam </w:delText>
                          </w:r>
                        </w:del>
                        <w:r w:rsidRPr="00AD423E">
                          <w:t>nrog tus kws qhia ntawv hloov ntawm ntau lub tsev kawm ntawv. Txawm hais tias kev nrhiav neeg ua hauj</w:t>
                        </w:r>
                        <w:r>
                          <w:t xml:space="preserve"> </w:t>
                        </w:r>
                        <w:r w:rsidRPr="00AD423E">
                          <w:t>lwm, kev caw, thiab hloov kev</w:t>
                        </w:r>
                        <w:del w:id="7297" w:author="year" w:date="2021-07-10T01:10:00Z">
                          <w:r w:rsidRPr="00AD423E" w:rsidDel="00922155">
                            <w:delText xml:space="preserve"> </w:delText>
                          </w:r>
                        </w:del>
                        <w:ins w:id="7298" w:author="year" w:date="2021-07-10T01:10:00Z">
                          <w:r>
                            <w:t xml:space="preserve">qhia </w:t>
                          </w:r>
                        </w:ins>
                        <w:del w:id="7299" w:author="year" w:date="2021-07-10T01:10:00Z">
                          <w:r w:rsidRPr="00AD423E" w:rsidDel="00922155">
                            <w:delText>kawm</w:delText>
                          </w:r>
                        </w:del>
                        <w:r w:rsidRPr="00AD423E">
                          <w:t>, 42 cov tub ntxhais kawm tuaj koom kev txhawb nqa tus kheej. Cov tub ntxhais kawm no tau ua tiav tau zoo thiab ntau dua 50% pom tias nce hauv kev ua tiav thiab kev koom tes. Koog tsev kawm ntawv tsim ib lub vev xaib xov xwm tshiab rau cov tsev neeg thiab ib txoj kev npaj muaj npe hu ua "Txoj Kev Yuav Rov Qhib Hauj</w:t>
                        </w:r>
                        <w:r>
                          <w:t xml:space="preserve"> </w:t>
                        </w:r>
                        <w:r w:rsidRPr="00AD423E">
                          <w:t>lwm." Phau ntawv qhia no thiab cov sij</w:t>
                        </w:r>
                        <w:r>
                          <w:t xml:space="preserve"> </w:t>
                        </w:r>
                        <w:r w:rsidRPr="00AD423E">
                          <w:t xml:space="preserve">hawm uas tau npaj rau hauv nws qhov kev tsim tau </w:t>
                        </w:r>
                        <w:ins w:id="7300" w:author="year" w:date="2021-07-10T01:15:00Z">
                          <w:r>
                            <w:t>tsi</w:t>
                          </w:r>
                        </w:ins>
                        <w:ins w:id="7301" w:author="year" w:date="2021-07-10T01:22:00Z">
                          <w:r>
                            <w:t xml:space="preserve">m </w:t>
                          </w:r>
                        </w:ins>
                        <w:del w:id="7302" w:author="year" w:date="2021-07-10T01:15:00Z">
                          <w:r w:rsidRPr="00AD423E" w:rsidDel="00922155">
                            <w:delText xml:space="preserve">muab </w:delText>
                          </w:r>
                        </w:del>
                        <w:r w:rsidRPr="00AD423E">
                          <w:t>ib qho qauv rau kev hloov pauv cov tub ntxhais kawm rov qab mus kawm ntawv sab nrau</w:t>
                        </w:r>
                        <w:r>
                          <w:t>v</w:t>
                        </w:r>
                        <w:r w:rsidRPr="00AD423E">
                          <w:t xml:space="preserve"> rau hauv tsev kawm ntawv rau kev kawm sib txuas thaum </w:t>
                        </w:r>
                        <w:r>
                          <w:t xml:space="preserve">hnub tim 6 </w:t>
                        </w:r>
                        <w:r w:rsidRPr="00AD423E">
                          <w:t>lub Plaub Hlis, 2021.</w:t>
                        </w:r>
                      </w:p>
                      <w:p w14:paraId="3F9DE321" w14:textId="77777777" w:rsidR="00AD19E5" w:rsidRPr="00AD423E" w:rsidRDefault="00AD19E5" w:rsidP="00AD19E5">
                        <w:pPr>
                          <w:ind w:left="63" w:right="207"/>
                          <w:jc w:val="both"/>
                        </w:pPr>
                      </w:p>
                    </w:txbxContent>
                  </v:textbox>
                </v:shape>
                <w10:wrap type="topAndBottom" anchorx="page"/>
              </v:group>
            </w:pict>
          </mc:Fallback>
        </mc:AlternateContent>
      </w:r>
    </w:p>
    <w:p w14:paraId="4A3FEE18" w14:textId="77777777" w:rsidR="00AD19E5" w:rsidRDefault="00AD19E5" w:rsidP="00AD19E5">
      <w:pPr>
        <w:pStyle w:val="BodyText"/>
        <w:spacing w:before="4"/>
        <w:rPr>
          <w:b/>
          <w:sz w:val="17"/>
        </w:rPr>
      </w:pPr>
    </w:p>
    <w:p w14:paraId="119DEF74" w14:textId="77777777" w:rsidR="00AD19E5" w:rsidRDefault="00AD19E5" w:rsidP="00AD19E5">
      <w:pPr>
        <w:rPr>
          <w:sz w:val="17"/>
        </w:rPr>
        <w:sectPr w:rsidR="00AD19E5">
          <w:pgSz w:w="15840" w:h="12240" w:orient="landscape"/>
          <w:pgMar w:top="1140" w:right="600" w:bottom="720" w:left="600" w:header="0" w:footer="528" w:gutter="0"/>
          <w:cols w:space="720"/>
        </w:sectPr>
      </w:pPr>
    </w:p>
    <w:bookmarkStart w:id="7303" w:name="Distance_Learning_Program"/>
    <w:bookmarkEnd w:id="7303"/>
    <w:p w14:paraId="72F7FBB8" w14:textId="77777777" w:rsidR="00AD19E5" w:rsidRPr="0020417F" w:rsidRDefault="00AD19E5" w:rsidP="00AD19E5">
      <w:pPr>
        <w:spacing w:before="60"/>
        <w:ind w:left="120"/>
        <w:rPr>
          <w:b/>
          <w:sz w:val="32"/>
          <w:szCs w:val="32"/>
        </w:rPr>
      </w:pPr>
      <w:r w:rsidRPr="0020417F">
        <w:rPr>
          <w:sz w:val="32"/>
          <w:szCs w:val="32"/>
        </w:rPr>
        <w:lastRenderedPageBreak/>
        <w:fldChar w:fldCharType="begin"/>
      </w:r>
      <w:r w:rsidRPr="0020417F">
        <w:rPr>
          <w:sz w:val="32"/>
          <w:szCs w:val="32"/>
        </w:rPr>
        <w:instrText xml:space="preserve"> HYPERLINK "http://www.doc-tracking.com/screenshots/21LCAP/Instructions/LCAPandLCPAnnualUpdateInstructions.htm" \l "DistanceLearningProgram" \h </w:instrText>
      </w:r>
      <w:r w:rsidRPr="0020417F">
        <w:rPr>
          <w:sz w:val="32"/>
          <w:szCs w:val="32"/>
        </w:rPr>
        <w:fldChar w:fldCharType="separate"/>
      </w:r>
      <w:r w:rsidRPr="0020417F">
        <w:rPr>
          <w:b/>
          <w:sz w:val="32"/>
          <w:szCs w:val="32"/>
        </w:rPr>
        <w:t>Cov Khoos Kas Kev Kawm Deb</w:t>
      </w:r>
      <w:r w:rsidRPr="0020417F">
        <w:rPr>
          <w:b/>
          <w:sz w:val="32"/>
          <w:szCs w:val="32"/>
        </w:rPr>
        <w:fldChar w:fldCharType="end"/>
      </w:r>
    </w:p>
    <w:p w14:paraId="2E80C618" w14:textId="77777777" w:rsidR="00AD19E5" w:rsidRPr="0044524D" w:rsidRDefault="00AD19E5" w:rsidP="00AD19E5">
      <w:pPr>
        <w:spacing w:before="336"/>
        <w:ind w:left="120"/>
        <w:rPr>
          <w:b/>
          <w:sz w:val="24"/>
          <w:szCs w:val="24"/>
        </w:rPr>
      </w:pPr>
      <w:hyperlink r:id="rId77" w:anchor="DistanceLearningProgram">
        <w:r w:rsidRPr="0044524D">
          <w:rPr>
            <w:b/>
            <w:sz w:val="24"/>
            <w:szCs w:val="24"/>
          </w:rPr>
          <w:t>Cov Kev Ua Uas Tsuam Txhuam txog Qhov Kev Kawm Deb</w:t>
        </w:r>
      </w:hyperlink>
    </w:p>
    <w:tbl>
      <w:tblPr>
        <w:tblW w:w="0" w:type="auto"/>
        <w:tblInd w:w="13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7555"/>
        <w:gridCol w:w="2516"/>
        <w:gridCol w:w="2517"/>
        <w:gridCol w:w="1802"/>
      </w:tblGrid>
      <w:tr w:rsidR="00AD19E5" w14:paraId="302BB475" w14:textId="77777777" w:rsidTr="00AD19E5">
        <w:trPr>
          <w:trHeight w:val="885"/>
        </w:trPr>
        <w:tc>
          <w:tcPr>
            <w:tcW w:w="7555" w:type="dxa"/>
            <w:shd w:val="clear" w:color="auto" w:fill="E2EFD9"/>
          </w:tcPr>
          <w:p w14:paraId="1D3C5120" w14:textId="77777777" w:rsidR="00AD19E5" w:rsidRPr="00882CB0" w:rsidRDefault="00AD19E5" w:rsidP="00AD19E5">
            <w:pPr>
              <w:pStyle w:val="TableParagraph"/>
              <w:rPr>
                <w:b/>
                <w:sz w:val="20"/>
                <w:szCs w:val="20"/>
              </w:rPr>
            </w:pPr>
          </w:p>
          <w:p w14:paraId="2E00FA43" w14:textId="77777777" w:rsidR="00AD19E5" w:rsidRDefault="00AD19E5" w:rsidP="00AD19E5">
            <w:pPr>
              <w:pStyle w:val="TableParagraph"/>
              <w:ind w:left="58"/>
              <w:rPr>
                <w:sz w:val="24"/>
              </w:rPr>
            </w:pPr>
            <w:r w:rsidRPr="00882CB0">
              <w:rPr>
                <w:sz w:val="20"/>
                <w:szCs w:val="20"/>
              </w:rPr>
              <w:t>Kev piav qhia</w:t>
            </w:r>
          </w:p>
        </w:tc>
        <w:tc>
          <w:tcPr>
            <w:tcW w:w="2516" w:type="dxa"/>
            <w:shd w:val="clear" w:color="auto" w:fill="E2EFD9"/>
          </w:tcPr>
          <w:p w14:paraId="768DBAAC" w14:textId="77777777" w:rsidR="00AD19E5" w:rsidRPr="00882CB0" w:rsidRDefault="00AD19E5" w:rsidP="00AD19E5">
            <w:pPr>
              <w:pStyle w:val="TableParagraph"/>
              <w:spacing w:before="196"/>
              <w:ind w:left="58"/>
              <w:rPr>
                <w:sz w:val="20"/>
                <w:szCs w:val="20"/>
              </w:rPr>
            </w:pPr>
            <w:r w:rsidRPr="00882CB0">
              <w:rPr>
                <w:sz w:val="20"/>
                <w:szCs w:val="20"/>
              </w:rPr>
              <w:t>Tag Nrho</w:t>
            </w:r>
          </w:p>
          <w:p w14:paraId="363F4CA0" w14:textId="77777777" w:rsidR="00AD19E5" w:rsidRDefault="00AD19E5" w:rsidP="00AD19E5">
            <w:pPr>
              <w:pStyle w:val="TableParagraph"/>
              <w:ind w:left="58"/>
              <w:rPr>
                <w:sz w:val="24"/>
              </w:rPr>
            </w:pPr>
            <w:r w:rsidRPr="00882CB0">
              <w:rPr>
                <w:sz w:val="20"/>
                <w:szCs w:val="20"/>
              </w:rPr>
              <w:t>Pob Nyiaj Siv</w:t>
            </w:r>
          </w:p>
        </w:tc>
        <w:tc>
          <w:tcPr>
            <w:tcW w:w="2517" w:type="dxa"/>
            <w:shd w:val="clear" w:color="auto" w:fill="E2EFD9"/>
          </w:tcPr>
          <w:p w14:paraId="356B5E95" w14:textId="77777777" w:rsidR="00AD19E5" w:rsidRDefault="00AD19E5" w:rsidP="00AD19E5">
            <w:pPr>
              <w:pStyle w:val="TableParagraph"/>
              <w:spacing w:before="58" w:line="270" w:lineRule="atLeast"/>
              <w:ind w:left="57" w:right="1029"/>
              <w:rPr>
                <w:sz w:val="24"/>
              </w:rPr>
            </w:pPr>
            <w:r w:rsidRPr="00882CB0">
              <w:rPr>
                <w:sz w:val="20"/>
                <w:szCs w:val="20"/>
              </w:rPr>
              <w:t>Kwv yees Txoj Kev Siv Nyiaj Txiag</w:t>
            </w:r>
          </w:p>
        </w:tc>
        <w:tc>
          <w:tcPr>
            <w:tcW w:w="1802" w:type="dxa"/>
            <w:shd w:val="clear" w:color="auto" w:fill="E2EFD9"/>
          </w:tcPr>
          <w:p w14:paraId="73184667" w14:textId="77777777" w:rsidR="00AD19E5" w:rsidRPr="00882CB0" w:rsidRDefault="00AD19E5" w:rsidP="00AD19E5">
            <w:pPr>
              <w:pStyle w:val="TableParagraph"/>
              <w:rPr>
                <w:b/>
                <w:sz w:val="20"/>
                <w:szCs w:val="20"/>
              </w:rPr>
            </w:pPr>
          </w:p>
          <w:p w14:paraId="0551DA2D" w14:textId="77777777" w:rsidR="00AD19E5" w:rsidRDefault="00AD19E5" w:rsidP="00AD19E5">
            <w:pPr>
              <w:pStyle w:val="TableParagraph"/>
              <w:ind w:left="58"/>
              <w:rPr>
                <w:sz w:val="24"/>
              </w:rPr>
            </w:pPr>
            <w:r w:rsidRPr="00882CB0">
              <w:rPr>
                <w:sz w:val="20"/>
                <w:szCs w:val="20"/>
              </w:rPr>
              <w:t>Kev Koom Tes</w:t>
            </w:r>
          </w:p>
        </w:tc>
      </w:tr>
      <w:tr w:rsidR="00AD19E5" w14:paraId="0A737CA6" w14:textId="77777777" w:rsidTr="00AD19E5">
        <w:trPr>
          <w:trHeight w:val="4749"/>
        </w:trPr>
        <w:tc>
          <w:tcPr>
            <w:tcW w:w="7555" w:type="dxa"/>
          </w:tcPr>
          <w:p w14:paraId="17B6CA9E" w14:textId="77777777" w:rsidR="00AD19E5" w:rsidRPr="00E646AE" w:rsidRDefault="00AD19E5" w:rsidP="00AD19E5">
            <w:pPr>
              <w:pStyle w:val="TableParagraph"/>
              <w:spacing w:before="58"/>
              <w:ind w:left="58"/>
              <w:rPr>
                <w:sz w:val="21"/>
                <w:szCs w:val="21"/>
              </w:rPr>
            </w:pPr>
            <w:r w:rsidRPr="00E646AE">
              <w:rPr>
                <w:sz w:val="21"/>
                <w:szCs w:val="21"/>
              </w:rPr>
              <w:t>Kev sib txuas thiab kev txhawb nqa digital:</w:t>
            </w:r>
          </w:p>
          <w:p w14:paraId="5A87C845" w14:textId="77777777" w:rsidR="00AD19E5" w:rsidRPr="00E646AE" w:rsidRDefault="00AD19E5" w:rsidP="00AD19E5">
            <w:pPr>
              <w:pStyle w:val="TableParagraph"/>
              <w:rPr>
                <w:b/>
                <w:sz w:val="21"/>
                <w:szCs w:val="21"/>
              </w:rPr>
            </w:pPr>
          </w:p>
          <w:p w14:paraId="261AD3BD" w14:textId="77777777" w:rsidR="00AD19E5" w:rsidRPr="00E646AE" w:rsidRDefault="00AD19E5" w:rsidP="00AD19E5">
            <w:pPr>
              <w:pStyle w:val="TableParagraph"/>
              <w:ind w:left="58"/>
              <w:jc w:val="both"/>
              <w:rPr>
                <w:sz w:val="21"/>
                <w:szCs w:val="21"/>
              </w:rPr>
            </w:pPr>
            <w:r w:rsidRPr="00E646AE">
              <w:rPr>
                <w:sz w:val="21"/>
                <w:szCs w:val="21"/>
              </w:rPr>
              <w:t>Lub Chaw Chromebook thiab hotspots - cov twj siv tau tso siab rau cov tub ntxhais kawm thiab cov neeg ua hauj lwm nkag mus, koom nrog cov kev qhia, thiab tsim kev kawm. ($ 7,016,671)</w:t>
            </w:r>
          </w:p>
          <w:p w14:paraId="6E39B6E0" w14:textId="77777777" w:rsidR="00AD19E5" w:rsidRPr="00E646AE" w:rsidRDefault="00AD19E5" w:rsidP="00AD19E5">
            <w:pPr>
              <w:pStyle w:val="TableParagraph"/>
              <w:rPr>
                <w:b/>
                <w:sz w:val="21"/>
                <w:szCs w:val="21"/>
              </w:rPr>
            </w:pPr>
          </w:p>
          <w:p w14:paraId="37299893" w14:textId="77777777" w:rsidR="00AD19E5" w:rsidRPr="00E646AE" w:rsidRDefault="00AD19E5" w:rsidP="00AD19E5">
            <w:pPr>
              <w:pStyle w:val="TableParagraph"/>
              <w:ind w:left="58" w:right="303"/>
              <w:jc w:val="both"/>
              <w:rPr>
                <w:sz w:val="21"/>
                <w:szCs w:val="21"/>
              </w:rPr>
            </w:pPr>
            <w:r w:rsidRPr="00E646AE">
              <w:rPr>
                <w:sz w:val="21"/>
                <w:szCs w:val="21"/>
              </w:rPr>
              <w:t xml:space="preserve">Zoom, </w:t>
            </w:r>
            <w:del w:id="7304" w:author="year" w:date="2021-07-10T01:30:00Z">
              <w:r w:rsidRPr="00E646AE" w:rsidDel="00507F82">
                <w:rPr>
                  <w:sz w:val="21"/>
                  <w:szCs w:val="21"/>
                </w:rPr>
                <w:delText>Ntshaw Ntshav</w:delText>
              </w:r>
            </w:del>
            <w:ins w:id="7305" w:author="year" w:date="2021-07-10T01:30:00Z">
              <w:r>
                <w:rPr>
                  <w:sz w:val="21"/>
                  <w:szCs w:val="21"/>
                </w:rPr>
                <w:t>Screencastify</w:t>
              </w:r>
            </w:ins>
            <w:r w:rsidRPr="00E646AE">
              <w:rPr>
                <w:sz w:val="21"/>
                <w:szCs w:val="21"/>
              </w:rPr>
              <w:t xml:space="preserve">, Nearpod thiab lwm tus - Cov </w:t>
            </w:r>
            <w:ins w:id="7306" w:author="year" w:date="2021-07-10T01:30:00Z">
              <w:r>
                <w:rPr>
                  <w:sz w:val="21"/>
                  <w:szCs w:val="21"/>
                </w:rPr>
                <w:t xml:space="preserve">qauv </w:t>
              </w:r>
            </w:ins>
            <w:del w:id="7307" w:author="year" w:date="2021-07-10T01:30:00Z">
              <w:r w:rsidRPr="00E646AE" w:rsidDel="00507F82">
                <w:rPr>
                  <w:sz w:val="21"/>
                  <w:szCs w:val="21"/>
                </w:rPr>
                <w:delText xml:space="preserve">chaw tsim qauv </w:delText>
              </w:r>
            </w:del>
            <w:r w:rsidRPr="00E646AE">
              <w:rPr>
                <w:sz w:val="21"/>
                <w:szCs w:val="21"/>
              </w:rPr>
              <w:t>uas tso cai rau peb cov neeg ua hauj lwm thiab cov tub ntxhais kawm koom nrog txhua pawg, pab pawg me, thiab 1: 1 kev sib cuam tshuam, nyab xeeb. ($ 3,761,525)</w:t>
            </w:r>
          </w:p>
          <w:p w14:paraId="51CF1A24" w14:textId="77777777" w:rsidR="00AD19E5" w:rsidRPr="00E646AE" w:rsidRDefault="00AD19E5" w:rsidP="00AD19E5">
            <w:pPr>
              <w:pStyle w:val="TableParagraph"/>
              <w:rPr>
                <w:b/>
                <w:sz w:val="21"/>
                <w:szCs w:val="21"/>
              </w:rPr>
            </w:pPr>
          </w:p>
          <w:p w14:paraId="112AAFA6" w14:textId="77777777" w:rsidR="00AD19E5" w:rsidRPr="00E646AE" w:rsidRDefault="00AD19E5" w:rsidP="00AD19E5">
            <w:pPr>
              <w:pStyle w:val="TableParagraph"/>
              <w:ind w:left="58" w:right="477"/>
              <w:jc w:val="both"/>
              <w:rPr>
                <w:sz w:val="21"/>
                <w:szCs w:val="21"/>
              </w:rPr>
            </w:pPr>
            <w:del w:id="7308" w:author="year" w:date="2021-07-10T01:31:00Z">
              <w:r w:rsidRPr="00E646AE" w:rsidDel="00507F82">
                <w:rPr>
                  <w:sz w:val="21"/>
                  <w:szCs w:val="21"/>
                </w:rPr>
                <w:delText xml:space="preserve">Kev Ntse Ntawm </w:delText>
              </w:r>
            </w:del>
            <w:ins w:id="7309" w:author="year" w:date="2021-07-10T01:31:00Z">
              <w:r>
                <w:rPr>
                  <w:sz w:val="21"/>
                  <w:szCs w:val="21"/>
                </w:rPr>
                <w:t xml:space="preserve">Smart </w:t>
              </w:r>
            </w:ins>
            <w:r w:rsidRPr="00E646AE">
              <w:rPr>
                <w:sz w:val="21"/>
                <w:szCs w:val="21"/>
              </w:rPr>
              <w:t>MX TV hauv txhua chav kawm - ntau tus kws qhia ntawv tau xaiv los qhia ntawm chav kawm. Qhov no tso cai rau kov cov khoom pub dawb rau cov tub ntxhais kawm thiab cov neeg ua hauj lwm thaum rov qab nkag hauv chav. ($ 7 lab)</w:t>
            </w:r>
          </w:p>
          <w:p w14:paraId="2DA11B3E" w14:textId="77777777" w:rsidR="00AD19E5" w:rsidRPr="00E646AE" w:rsidRDefault="00AD19E5" w:rsidP="00AD19E5">
            <w:pPr>
              <w:pStyle w:val="TableParagraph"/>
              <w:rPr>
                <w:b/>
                <w:sz w:val="21"/>
                <w:szCs w:val="21"/>
              </w:rPr>
            </w:pPr>
          </w:p>
          <w:p w14:paraId="189EEC3F" w14:textId="77777777" w:rsidR="00AD19E5" w:rsidRPr="00E646AE" w:rsidRDefault="00AD19E5" w:rsidP="00AD19E5">
            <w:pPr>
              <w:pStyle w:val="TableParagraph"/>
              <w:ind w:left="58"/>
              <w:rPr>
                <w:sz w:val="21"/>
                <w:szCs w:val="21"/>
              </w:rPr>
            </w:pPr>
            <w:r w:rsidRPr="00E646AE">
              <w:rPr>
                <w:sz w:val="21"/>
                <w:szCs w:val="21"/>
              </w:rPr>
              <w:t>Siv cov kev siv digital cov ntawv thov. ($ 590,655)</w:t>
            </w:r>
          </w:p>
        </w:tc>
        <w:tc>
          <w:tcPr>
            <w:tcW w:w="2516" w:type="dxa"/>
          </w:tcPr>
          <w:p w14:paraId="23D9F4BF" w14:textId="77777777" w:rsidR="00AD19E5" w:rsidRPr="00E646AE" w:rsidRDefault="00AD19E5" w:rsidP="00AD19E5">
            <w:pPr>
              <w:pStyle w:val="TableParagraph"/>
              <w:spacing w:before="58"/>
              <w:ind w:left="570" w:right="561"/>
              <w:jc w:val="center"/>
              <w:rPr>
                <w:sz w:val="21"/>
                <w:szCs w:val="21"/>
              </w:rPr>
            </w:pPr>
            <w:r w:rsidRPr="00E646AE">
              <w:rPr>
                <w:sz w:val="21"/>
                <w:szCs w:val="21"/>
              </w:rPr>
              <w:t>$ 18,368,851</w:t>
            </w:r>
          </w:p>
        </w:tc>
        <w:tc>
          <w:tcPr>
            <w:tcW w:w="2517" w:type="dxa"/>
          </w:tcPr>
          <w:p w14:paraId="7B8EFE47" w14:textId="77777777" w:rsidR="00AD19E5" w:rsidRPr="00E646AE" w:rsidRDefault="00AD19E5" w:rsidP="00AD19E5">
            <w:pPr>
              <w:pStyle w:val="TableParagraph"/>
              <w:spacing w:before="58"/>
              <w:ind w:left="570" w:right="561"/>
              <w:jc w:val="center"/>
              <w:rPr>
                <w:sz w:val="21"/>
                <w:szCs w:val="21"/>
              </w:rPr>
            </w:pPr>
            <w:r w:rsidRPr="00E646AE">
              <w:rPr>
                <w:sz w:val="21"/>
                <w:szCs w:val="21"/>
              </w:rPr>
              <w:t>$ 16,496,354</w:t>
            </w:r>
          </w:p>
        </w:tc>
        <w:tc>
          <w:tcPr>
            <w:tcW w:w="1802" w:type="dxa"/>
          </w:tcPr>
          <w:p w14:paraId="37BDE128" w14:textId="77777777" w:rsidR="00AD19E5" w:rsidRPr="00E646AE" w:rsidRDefault="00AD19E5" w:rsidP="00AD19E5">
            <w:pPr>
              <w:pStyle w:val="TableParagraph"/>
              <w:spacing w:before="58"/>
              <w:ind w:left="644" w:right="694"/>
              <w:jc w:val="center"/>
              <w:rPr>
                <w:sz w:val="21"/>
                <w:szCs w:val="21"/>
              </w:rPr>
            </w:pPr>
            <w:r w:rsidRPr="00E646AE">
              <w:rPr>
                <w:sz w:val="21"/>
                <w:szCs w:val="21"/>
              </w:rPr>
              <w:t xml:space="preserve">Yog </w:t>
            </w:r>
          </w:p>
        </w:tc>
      </w:tr>
      <w:tr w:rsidR="00AD19E5" w14:paraId="0E0AA3E4" w14:textId="77777777" w:rsidTr="00AD19E5">
        <w:trPr>
          <w:trHeight w:val="2265"/>
        </w:trPr>
        <w:tc>
          <w:tcPr>
            <w:tcW w:w="7555" w:type="dxa"/>
          </w:tcPr>
          <w:p w14:paraId="0B8199DD" w14:textId="77777777" w:rsidR="00AD19E5" w:rsidRPr="00E646AE" w:rsidRDefault="00AD19E5" w:rsidP="00AD19E5">
            <w:pPr>
              <w:pStyle w:val="TableParagraph"/>
              <w:spacing w:before="58"/>
              <w:ind w:left="58"/>
              <w:rPr>
                <w:sz w:val="21"/>
                <w:szCs w:val="21"/>
              </w:rPr>
            </w:pPr>
            <w:r w:rsidRPr="00E646AE">
              <w:rPr>
                <w:sz w:val="21"/>
                <w:szCs w:val="21"/>
              </w:rPr>
              <w:t>Kev qhia Ntawv txhawb Nqa:</w:t>
            </w:r>
          </w:p>
          <w:p w14:paraId="05F8778C" w14:textId="77777777" w:rsidR="00AD19E5" w:rsidRPr="00E646AE" w:rsidRDefault="00AD19E5" w:rsidP="00AD19E5">
            <w:pPr>
              <w:pStyle w:val="TableParagraph"/>
              <w:rPr>
                <w:b/>
                <w:sz w:val="21"/>
                <w:szCs w:val="21"/>
              </w:rPr>
            </w:pPr>
          </w:p>
          <w:p w14:paraId="280EFB8B" w14:textId="77777777" w:rsidR="00AD19E5" w:rsidRDefault="00AD19E5" w:rsidP="00AD19E5">
            <w:pPr>
              <w:pStyle w:val="TableParagraph"/>
              <w:ind w:left="58" w:right="1116"/>
              <w:jc w:val="both"/>
              <w:rPr>
                <w:ins w:id="7310" w:author="year" w:date="2021-07-10T01:33:00Z"/>
                <w:sz w:val="21"/>
                <w:szCs w:val="21"/>
              </w:rPr>
            </w:pPr>
            <w:r w:rsidRPr="00E646AE">
              <w:rPr>
                <w:sz w:val="21"/>
                <w:szCs w:val="21"/>
              </w:rPr>
              <w:t xml:space="preserve">Cov ntaub ntawv cob qhia digital thiab cov tub ntxhais koom ua ke Cov hnab ev khoom thiab khoom siv rau tag nrho cov tub ntxhais kawm qib pib </w:t>
            </w:r>
          </w:p>
          <w:p w14:paraId="61D4DA7C" w14:textId="77777777" w:rsidR="00AD19E5" w:rsidRPr="00E646AE" w:rsidRDefault="00AD19E5" w:rsidP="00AD19E5">
            <w:pPr>
              <w:pStyle w:val="TableParagraph"/>
              <w:ind w:left="58" w:right="1116"/>
              <w:jc w:val="both"/>
              <w:rPr>
                <w:sz w:val="21"/>
                <w:szCs w:val="21"/>
              </w:rPr>
            </w:pPr>
            <w:r w:rsidRPr="00E646AE">
              <w:rPr>
                <w:sz w:val="21"/>
                <w:szCs w:val="21"/>
              </w:rPr>
              <w:t>Kev txhim kho Kev paub (cov neeg ua hauj lwm thiab cov niam txiv)</w:t>
            </w:r>
          </w:p>
        </w:tc>
        <w:tc>
          <w:tcPr>
            <w:tcW w:w="2516" w:type="dxa"/>
          </w:tcPr>
          <w:p w14:paraId="3DCEC2D4" w14:textId="77777777" w:rsidR="00AD19E5" w:rsidRPr="00E646AE" w:rsidRDefault="00AD19E5" w:rsidP="00AD19E5">
            <w:pPr>
              <w:pStyle w:val="TableParagraph"/>
              <w:spacing w:before="58"/>
              <w:ind w:left="570" w:right="561"/>
              <w:jc w:val="center"/>
              <w:rPr>
                <w:sz w:val="21"/>
                <w:szCs w:val="21"/>
              </w:rPr>
            </w:pPr>
            <w:r w:rsidRPr="00E646AE">
              <w:rPr>
                <w:sz w:val="21"/>
                <w:szCs w:val="21"/>
              </w:rPr>
              <w:t>$ 5,066,478</w:t>
            </w:r>
          </w:p>
        </w:tc>
        <w:tc>
          <w:tcPr>
            <w:tcW w:w="2517" w:type="dxa"/>
          </w:tcPr>
          <w:p w14:paraId="40151B8D" w14:textId="77777777" w:rsidR="00AD19E5" w:rsidRPr="00E646AE" w:rsidRDefault="00AD19E5" w:rsidP="00AD19E5">
            <w:pPr>
              <w:pStyle w:val="TableParagraph"/>
              <w:spacing w:before="58"/>
              <w:ind w:left="570" w:right="561"/>
              <w:jc w:val="center"/>
              <w:rPr>
                <w:sz w:val="21"/>
                <w:szCs w:val="21"/>
              </w:rPr>
            </w:pPr>
            <w:r w:rsidRPr="00E646AE">
              <w:rPr>
                <w:sz w:val="21"/>
                <w:szCs w:val="21"/>
              </w:rPr>
              <w:t>$ 6,608,015</w:t>
            </w:r>
          </w:p>
        </w:tc>
        <w:tc>
          <w:tcPr>
            <w:tcW w:w="1802" w:type="dxa"/>
          </w:tcPr>
          <w:p w14:paraId="04CED694" w14:textId="77777777" w:rsidR="00AD19E5" w:rsidRPr="00E646AE" w:rsidRDefault="00AD19E5" w:rsidP="00AD19E5">
            <w:pPr>
              <w:pStyle w:val="TableParagraph"/>
              <w:spacing w:before="58"/>
              <w:ind w:left="644" w:right="694"/>
              <w:jc w:val="center"/>
              <w:rPr>
                <w:sz w:val="21"/>
                <w:szCs w:val="21"/>
              </w:rPr>
            </w:pPr>
            <w:r w:rsidRPr="00E646AE">
              <w:rPr>
                <w:sz w:val="21"/>
                <w:szCs w:val="21"/>
              </w:rPr>
              <w:t xml:space="preserve">Yog </w:t>
            </w:r>
          </w:p>
        </w:tc>
      </w:tr>
    </w:tbl>
    <w:p w14:paraId="493E172D" w14:textId="77777777" w:rsidR="00AD19E5" w:rsidRDefault="00AD19E5" w:rsidP="00AD19E5">
      <w:pPr>
        <w:pStyle w:val="BodyText"/>
        <w:spacing w:before="11"/>
        <w:rPr>
          <w:b/>
          <w:sz w:val="23"/>
        </w:rPr>
      </w:pPr>
    </w:p>
    <w:p w14:paraId="6E0BFFC6" w14:textId="77777777" w:rsidR="00AD19E5" w:rsidRPr="000E7982" w:rsidRDefault="00AD19E5" w:rsidP="00AD19E5">
      <w:pPr>
        <w:pStyle w:val="BodyText"/>
        <w:ind w:left="120" w:right="864"/>
        <w:jc w:val="both"/>
        <w:rPr>
          <w:sz w:val="22"/>
          <w:szCs w:val="22"/>
        </w:rPr>
      </w:pPr>
      <w:r>
        <w:rPr>
          <w:noProof/>
          <w:lang w:bidi="th-TH"/>
        </w:rPr>
        <mc:AlternateContent>
          <mc:Choice Requires="wpg">
            <w:drawing>
              <wp:anchor distT="0" distB="0" distL="114300" distR="114300" simplePos="0" relativeHeight="252043264" behindDoc="1" locked="0" layoutInCell="1" allowOverlap="1" wp14:anchorId="236BC8E0" wp14:editId="7905F863">
                <wp:simplePos x="0" y="0"/>
                <wp:positionH relativeFrom="page">
                  <wp:posOffset>457200</wp:posOffset>
                </wp:positionH>
                <wp:positionV relativeFrom="paragraph">
                  <wp:posOffset>350520</wp:posOffset>
                </wp:positionV>
                <wp:extent cx="9144000" cy="400050"/>
                <wp:effectExtent l="0" t="0" r="0" b="0"/>
                <wp:wrapNone/>
                <wp:docPr id="51"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400050"/>
                          <a:chOff x="720" y="552"/>
                          <a:chExt cx="14400" cy="630"/>
                        </a:xfrm>
                      </wpg:grpSpPr>
                      <wps:wsp>
                        <wps:cNvPr id="52" name="Rectangle 44"/>
                        <wps:cNvSpPr>
                          <a:spLocks noChangeArrowheads="1"/>
                        </wps:cNvSpPr>
                        <wps:spPr bwMode="auto">
                          <a:xfrm>
                            <a:off x="730" y="561"/>
                            <a:ext cx="14380" cy="610"/>
                          </a:xfrm>
                          <a:prstGeom prst="rect">
                            <a:avLst/>
                          </a:prstGeom>
                          <a:solidFill>
                            <a:srgbClr val="E2E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AutoShape 43"/>
                        <wps:cNvSpPr>
                          <a:spLocks/>
                        </wps:cNvSpPr>
                        <wps:spPr bwMode="auto">
                          <a:xfrm>
                            <a:off x="-5" y="1545"/>
                            <a:ext cx="14400" cy="620"/>
                          </a:xfrm>
                          <a:custGeom>
                            <a:avLst/>
                            <a:gdLst>
                              <a:gd name="T0" fmla="+- 0 725 -5"/>
                              <a:gd name="T1" fmla="*/ T0 w 14400"/>
                              <a:gd name="T2" fmla="+- 0 562 1546"/>
                              <a:gd name="T3" fmla="*/ 562 h 620"/>
                              <a:gd name="T4" fmla="+- 0 725 -5"/>
                              <a:gd name="T5" fmla="*/ T4 w 14400"/>
                              <a:gd name="T6" fmla="+- 0 1172 1546"/>
                              <a:gd name="T7" fmla="*/ 1172 h 620"/>
                              <a:gd name="T8" fmla="+- 0 15115 -5"/>
                              <a:gd name="T9" fmla="*/ T8 w 14400"/>
                              <a:gd name="T10" fmla="+- 0 562 1546"/>
                              <a:gd name="T11" fmla="*/ 562 h 620"/>
                              <a:gd name="T12" fmla="+- 0 15115 -5"/>
                              <a:gd name="T13" fmla="*/ T12 w 14400"/>
                              <a:gd name="T14" fmla="+- 0 1172 1546"/>
                              <a:gd name="T15" fmla="*/ 1172 h 620"/>
                              <a:gd name="T16" fmla="+- 0 720 -5"/>
                              <a:gd name="T17" fmla="*/ T16 w 14400"/>
                              <a:gd name="T18" fmla="+- 0 557 1546"/>
                              <a:gd name="T19" fmla="*/ 557 h 620"/>
                              <a:gd name="T20" fmla="+- 0 15120 -5"/>
                              <a:gd name="T21" fmla="*/ T20 w 14400"/>
                              <a:gd name="T22" fmla="+- 0 557 1546"/>
                              <a:gd name="T23" fmla="*/ 557 h 620"/>
                              <a:gd name="T24" fmla="+- 0 720 -5"/>
                              <a:gd name="T25" fmla="*/ T24 w 14400"/>
                              <a:gd name="T26" fmla="+- 0 1177 1546"/>
                              <a:gd name="T27" fmla="*/ 1177 h 620"/>
                              <a:gd name="T28" fmla="+- 0 15120 -5"/>
                              <a:gd name="T29" fmla="*/ T28 w 14400"/>
                              <a:gd name="T30" fmla="+- 0 1177 1546"/>
                              <a:gd name="T31" fmla="*/ 1177 h 6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400" h="620">
                                <a:moveTo>
                                  <a:pt x="730" y="-984"/>
                                </a:moveTo>
                                <a:lnTo>
                                  <a:pt x="730" y="-374"/>
                                </a:lnTo>
                                <a:moveTo>
                                  <a:pt x="15120" y="-984"/>
                                </a:moveTo>
                                <a:lnTo>
                                  <a:pt x="15120" y="-374"/>
                                </a:lnTo>
                                <a:moveTo>
                                  <a:pt x="725" y="-989"/>
                                </a:moveTo>
                                <a:lnTo>
                                  <a:pt x="15125" y="-989"/>
                                </a:lnTo>
                                <a:moveTo>
                                  <a:pt x="725" y="-369"/>
                                </a:moveTo>
                                <a:lnTo>
                                  <a:pt x="15125" y="-369"/>
                                </a:lnTo>
                              </a:path>
                            </a:pathLst>
                          </a:custGeom>
                          <a:noFill/>
                          <a:ln w="6350">
                            <a:solidFill>
                              <a:srgbClr val="3E5E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4D4C21" id="Group 42" o:spid="_x0000_s1026" style="position:absolute;margin-left:36pt;margin-top:27.6pt;width:10in;height:31.5pt;z-index:-251273216;mso-position-horizontal-relative:page" coordorigin="720,552" coordsize="14400,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">
                <v:rect id="Rectangle 44" o:spid="_x0000_s1027" style="position:absolute;left:730;top:561;width:1438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" fillcolor="#e2efd9" stroked="f"/>
                <v:shape id="AutoShape 43" o:spid="_x0000_s1028" style="position:absolute;left:-5;top:1545;width:14400;height:620;visibility:visible;mso-wrap-style:square;v-text-anchor:top" coordsize="1440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" path="m730,-984r,610m15120,-984r,610m725,-989r14400,m725,-369r14400,e" filled="f" strokecolor="#3e5e28" strokeweight=".5pt">
                  <v:path arrowok="t" o:connecttype="custom" o:connectlocs="730,562;730,1172;15120,562;15120,1172;725,557;15125,557;725,1177;15125,1177" o:connectangles="0,0,0,0,0,0,0,0"/>
                </v:shape>
                <w10:wrap anchorx="page"/>
              </v:group>
            </w:pict>
          </mc:Fallback>
        </mc:AlternateContent>
      </w:r>
      <w:r>
        <w:t xml:space="preserve">Piav </w:t>
      </w:r>
      <w:r w:rsidRPr="000E7982">
        <w:rPr>
          <w:sz w:val="22"/>
          <w:szCs w:val="22"/>
        </w:rPr>
        <w:t>qhia txog qhov muaj qhov sib txawv ntawm kev nqis tes ua thiab / los sis kev siv nyiaj txiag rau txoj kev kawm qhov chaw nyob deb thiab siv dab tsi tau thiab / los sis siv rau ntawm cov nqis tes ua.</w:t>
      </w:r>
    </w:p>
    <w:p w14:paraId="5D603462" w14:textId="77777777" w:rsidR="00AD19E5" w:rsidRDefault="00AD19E5" w:rsidP="00AD19E5">
      <w:pPr>
        <w:pStyle w:val="BodyText"/>
        <w:spacing w:before="68"/>
        <w:ind w:left="183" w:right="295"/>
      </w:pPr>
      <w:r w:rsidRPr="00F26B47">
        <w:rPr>
          <w:sz w:val="20"/>
          <w:szCs w:val="20"/>
        </w:rPr>
        <w:t>Hauv tag nrho cov peev nyiaj piv rau cov</w:t>
      </w:r>
      <w:r>
        <w:rPr>
          <w:sz w:val="20"/>
          <w:szCs w:val="20"/>
        </w:rPr>
        <w:t xml:space="preserve"> kev</w:t>
      </w:r>
      <w:r w:rsidRPr="00F26B47">
        <w:rPr>
          <w:sz w:val="20"/>
          <w:szCs w:val="20"/>
        </w:rPr>
        <w:t xml:space="preserve"> kwv yees tsis muaj qhov sib txawv tseem ceeb txawm li cas los xij tsis muaj kev pab them nqi</w:t>
      </w:r>
      <w:r>
        <w:rPr>
          <w:sz w:val="20"/>
          <w:szCs w:val="20"/>
        </w:rPr>
        <w:t xml:space="preserve"> ntawm</w:t>
      </w:r>
      <w:r w:rsidRPr="00F26B47">
        <w:rPr>
          <w:sz w:val="20"/>
          <w:szCs w:val="20"/>
        </w:rPr>
        <w:t xml:space="preserve"> COVID </w:t>
      </w:r>
      <w:del w:id="7311" w:author="year" w:date="2021-07-10T01:36:00Z">
        <w:r w:rsidRPr="00F26B47" w:rsidDel="00F822D1">
          <w:rPr>
            <w:sz w:val="20"/>
            <w:szCs w:val="20"/>
          </w:rPr>
          <w:delText xml:space="preserve">ntau </w:delText>
        </w:r>
      </w:del>
      <w:ins w:id="7312" w:author="year" w:date="2021-07-10T01:36:00Z">
        <w:r>
          <w:rPr>
            <w:sz w:val="20"/>
            <w:szCs w:val="20"/>
          </w:rPr>
          <w:t>tsawg</w:t>
        </w:r>
        <w:r w:rsidRPr="00F26B47">
          <w:rPr>
            <w:sz w:val="20"/>
            <w:szCs w:val="20"/>
          </w:rPr>
          <w:t xml:space="preserve"> </w:t>
        </w:r>
      </w:ins>
      <w:r w:rsidRPr="00F26B47">
        <w:rPr>
          <w:sz w:val="20"/>
          <w:szCs w:val="20"/>
        </w:rPr>
        <w:t xml:space="preserve">dua rau SMART MX TV (hloov mus rau </w:t>
      </w:r>
      <w:r>
        <w:rPr>
          <w:sz w:val="20"/>
          <w:szCs w:val="20"/>
        </w:rPr>
        <w:t>Lub Npe</w:t>
      </w:r>
      <w:r w:rsidRPr="00F26B47">
        <w:rPr>
          <w:sz w:val="20"/>
          <w:szCs w:val="20"/>
        </w:rPr>
        <w:t xml:space="preserve"> I) thiab ntau dua kev siv rau kev siv ua hauj</w:t>
      </w:r>
      <w:r>
        <w:rPr>
          <w:sz w:val="20"/>
          <w:szCs w:val="20"/>
        </w:rPr>
        <w:t xml:space="preserve"> </w:t>
      </w:r>
      <w:r w:rsidRPr="00F26B47">
        <w:rPr>
          <w:sz w:val="20"/>
          <w:szCs w:val="20"/>
        </w:rPr>
        <w:t xml:space="preserve">lwm digital kuj tseem nyob rau hauv kev </w:t>
      </w:r>
      <w:del w:id="7313" w:author="year" w:date="2021-07-10T01:37:00Z">
        <w:r w:rsidRPr="00F26B47" w:rsidDel="00F822D1">
          <w:rPr>
            <w:sz w:val="20"/>
            <w:szCs w:val="20"/>
          </w:rPr>
          <w:delText xml:space="preserve">qhia </w:delText>
        </w:r>
        <w:r w:rsidDel="00F822D1">
          <w:rPr>
            <w:sz w:val="20"/>
            <w:szCs w:val="20"/>
          </w:rPr>
          <w:delText xml:space="preserve">ntawv </w:delText>
        </w:r>
      </w:del>
      <w:r w:rsidRPr="00F26B47">
        <w:rPr>
          <w:sz w:val="20"/>
          <w:szCs w:val="20"/>
        </w:rPr>
        <w:t>txhawb</w:t>
      </w:r>
      <w:r>
        <w:rPr>
          <w:sz w:val="20"/>
          <w:szCs w:val="20"/>
        </w:rPr>
        <w:t xml:space="preserve"> nqa</w:t>
      </w:r>
      <w:ins w:id="7314" w:author="year" w:date="2021-07-10T01:37:00Z">
        <w:r>
          <w:rPr>
            <w:sz w:val="20"/>
            <w:szCs w:val="20"/>
          </w:rPr>
          <w:t xml:space="preserve"> kev qhia ntawv</w:t>
        </w:r>
      </w:ins>
      <w:r>
        <w:t>.</w:t>
      </w:r>
    </w:p>
    <w:p w14:paraId="4EC66B58" w14:textId="77777777" w:rsidR="00AD19E5" w:rsidRDefault="00AD19E5" w:rsidP="00AD19E5">
      <w:pPr>
        <w:sectPr w:rsidR="00AD19E5">
          <w:pgSz w:w="15840" w:h="12240" w:orient="landscape"/>
          <w:pgMar w:top="720" w:right="600" w:bottom="720" w:left="600" w:header="0" w:footer="528" w:gutter="0"/>
          <w:cols w:space="720"/>
        </w:sectPr>
      </w:pPr>
    </w:p>
    <w:p w14:paraId="2D10DD58" w14:textId="77777777" w:rsidR="00AD19E5" w:rsidRPr="005F4C82" w:rsidRDefault="00AD19E5" w:rsidP="00AD19E5">
      <w:pPr>
        <w:pStyle w:val="Heading3"/>
        <w:spacing w:before="76"/>
        <w:rPr>
          <w:sz w:val="24"/>
          <w:szCs w:val="24"/>
        </w:rPr>
      </w:pPr>
      <w:hyperlink r:id="rId78" w:anchor="DistanceLearningProgram">
        <w:r w:rsidRPr="005F4C82">
          <w:rPr>
            <w:sz w:val="24"/>
            <w:szCs w:val="24"/>
          </w:rPr>
          <w:t>Kev Tshawb Xyuas Txog Cov Khoos Kas Kev Kawm Deb</w:t>
        </w:r>
      </w:hyperlink>
    </w:p>
    <w:p w14:paraId="7B0852A8" w14:textId="77777777" w:rsidR="00AD19E5" w:rsidRDefault="00AD19E5" w:rsidP="00AD19E5">
      <w:pPr>
        <w:pStyle w:val="BodyText"/>
        <w:spacing w:before="11"/>
        <w:rPr>
          <w:b/>
          <w:sz w:val="23"/>
        </w:rPr>
      </w:pPr>
    </w:p>
    <w:p w14:paraId="0957E122" w14:textId="77777777" w:rsidR="00AD19E5" w:rsidRPr="00CD5E49" w:rsidRDefault="00AD19E5" w:rsidP="00AD19E5">
      <w:pPr>
        <w:pStyle w:val="BodyText"/>
        <w:ind w:left="120" w:right="389"/>
        <w:rPr>
          <w:sz w:val="19"/>
          <w:szCs w:val="19"/>
        </w:rPr>
      </w:pPr>
      <w:r w:rsidRPr="00173DDD">
        <w:rPr>
          <w:sz w:val="20"/>
          <w:szCs w:val="20"/>
        </w:rPr>
        <w:t>C</w:t>
      </w:r>
      <w:r w:rsidRPr="00CD5E49">
        <w:rPr>
          <w:sz w:val="19"/>
          <w:szCs w:val="19"/>
        </w:rPr>
        <w:t xml:space="preserve">ov lus piav qhia txog qhov ua tiav thiab kev nyuaj ntawm kev coj ua txhua yam ntawm cov ntsiab lus ntawm kev kawm deb li kev kawm hauv xyoo 2020-21, raws li siv tau: Kev Qhia Mus Ntxiv, Kev Nkag Mus Rau Cov Cuab Yeej Siv thiab Kev Sib Txuas, Kev Tuaj Koom thiab Kev </w:t>
      </w:r>
      <w:del w:id="7315" w:author="year" w:date="2021-07-10T01:40:00Z">
        <w:r w:rsidRPr="00CD5E49" w:rsidDel="00F822D1">
          <w:rPr>
            <w:sz w:val="19"/>
            <w:szCs w:val="19"/>
          </w:rPr>
          <w:delText>Kawm Ua Ntej</w:delText>
        </w:r>
      </w:del>
      <w:ins w:id="7316" w:author="year" w:date="2021-07-10T01:40:00Z">
        <w:r>
          <w:rPr>
            <w:sz w:val="19"/>
            <w:szCs w:val="19"/>
          </w:rPr>
          <w:t>vam meej</w:t>
        </w:r>
      </w:ins>
      <w:r w:rsidRPr="00CD5E49">
        <w:rPr>
          <w:sz w:val="19"/>
          <w:szCs w:val="19"/>
        </w:rPr>
        <w:t xml:space="preserve">, </w:t>
      </w:r>
      <w:ins w:id="7317" w:author="year" w:date="2021-07-10T01:40:00Z">
        <w:r>
          <w:rPr>
            <w:sz w:val="19"/>
            <w:szCs w:val="19"/>
          </w:rPr>
          <w:t xml:space="preserve">kev txhim kho kev kawm dhau kev deb </w:t>
        </w:r>
      </w:ins>
      <w:del w:id="7318" w:author="year" w:date="2021-07-10T01:40:00Z">
        <w:r w:rsidRPr="00CD5E49" w:rsidDel="00F822D1">
          <w:rPr>
            <w:sz w:val="19"/>
            <w:szCs w:val="19"/>
          </w:rPr>
          <w:delText>Kev Kawm Mus Deb</w:delText>
        </w:r>
      </w:del>
      <w:r w:rsidRPr="00CD5E49">
        <w:rPr>
          <w:sz w:val="19"/>
          <w:szCs w:val="19"/>
        </w:rPr>
        <w:t xml:space="preserve">, </w:t>
      </w:r>
      <w:ins w:id="7319" w:author="year" w:date="2021-07-10T01:41:00Z">
        <w:r>
          <w:rPr>
            <w:sz w:val="19"/>
            <w:szCs w:val="19"/>
          </w:rPr>
          <w:t xml:space="preserve">cov hauj lwm ntawm </w:t>
        </w:r>
      </w:ins>
      <w:r w:rsidRPr="00CD5E49">
        <w:rPr>
          <w:sz w:val="19"/>
          <w:szCs w:val="19"/>
        </w:rPr>
        <w:t>Cov Neeg Ua Hauj</w:t>
      </w:r>
      <w:r>
        <w:rPr>
          <w:sz w:val="19"/>
          <w:szCs w:val="19"/>
        </w:rPr>
        <w:t xml:space="preserve"> </w:t>
      </w:r>
      <w:r w:rsidRPr="00CD5E49">
        <w:rPr>
          <w:sz w:val="19"/>
          <w:szCs w:val="19"/>
        </w:rPr>
        <w:t xml:space="preserve">lwm </w:t>
      </w:r>
      <w:del w:id="7320" w:author="year" w:date="2021-07-10T01:41:00Z">
        <w:r w:rsidRPr="00CD5E49" w:rsidDel="00F822D1">
          <w:rPr>
            <w:sz w:val="19"/>
            <w:szCs w:val="19"/>
          </w:rPr>
          <w:delText>Cov</w:delText>
        </w:r>
        <w:r w:rsidDel="00F822D1">
          <w:rPr>
            <w:sz w:val="19"/>
            <w:szCs w:val="19"/>
          </w:rPr>
          <w:delText xml:space="preserve"> </w:delText>
        </w:r>
        <w:r w:rsidRPr="00CD5E49" w:rsidDel="00F822D1">
          <w:rPr>
            <w:sz w:val="19"/>
            <w:szCs w:val="19"/>
          </w:rPr>
          <w:delText>Luag Hauj</w:delText>
        </w:r>
        <w:r w:rsidDel="00F822D1">
          <w:rPr>
            <w:sz w:val="19"/>
            <w:szCs w:val="19"/>
          </w:rPr>
          <w:delText xml:space="preserve"> </w:delText>
        </w:r>
        <w:r w:rsidRPr="00CD5E49" w:rsidDel="00F822D1">
          <w:rPr>
            <w:sz w:val="19"/>
            <w:szCs w:val="19"/>
          </w:rPr>
          <w:delText xml:space="preserve">lwm </w:delText>
        </w:r>
      </w:del>
      <w:r w:rsidRPr="00CD5E49">
        <w:rPr>
          <w:sz w:val="19"/>
          <w:szCs w:val="19"/>
        </w:rPr>
        <w:t>thiab Lub Luag Hauj</w:t>
      </w:r>
      <w:r>
        <w:rPr>
          <w:sz w:val="19"/>
          <w:szCs w:val="19"/>
        </w:rPr>
        <w:t xml:space="preserve"> </w:t>
      </w:r>
      <w:r w:rsidRPr="00CD5E49">
        <w:rPr>
          <w:sz w:val="19"/>
          <w:szCs w:val="19"/>
        </w:rPr>
        <w:t>lwm, thiab Txhawb Cov Me</w:t>
      </w:r>
      <w:r>
        <w:rPr>
          <w:sz w:val="19"/>
          <w:szCs w:val="19"/>
        </w:rPr>
        <w:t xml:space="preserve"> </w:t>
      </w:r>
      <w:r w:rsidRPr="00CD5E49">
        <w:rPr>
          <w:sz w:val="19"/>
          <w:szCs w:val="19"/>
        </w:rPr>
        <w:t>nyuam Kawm Ntawv nrog Cov Kev Xav Tau Tshwj Xeeb.</w:t>
      </w:r>
    </w:p>
    <w:p w14:paraId="0B6490A0" w14:textId="77777777" w:rsidR="00AD19E5" w:rsidRPr="00173DDD" w:rsidRDefault="00AD19E5" w:rsidP="00AD19E5">
      <w:pPr>
        <w:pStyle w:val="BodyText"/>
        <w:ind w:left="120" w:right="389"/>
        <w:rPr>
          <w:sz w:val="18"/>
          <w:szCs w:val="18"/>
        </w:rPr>
      </w:pPr>
      <w:r>
        <w:rPr>
          <w:noProof/>
          <w:sz w:val="20"/>
          <w:szCs w:val="20"/>
          <w:lang w:bidi="th-TH"/>
        </w:rPr>
        <mc:AlternateContent>
          <mc:Choice Requires="wpg">
            <w:drawing>
              <wp:anchor distT="0" distB="0" distL="114300" distR="114300" simplePos="0" relativeHeight="252044288" behindDoc="1" locked="0" layoutInCell="1" allowOverlap="1" wp14:anchorId="7516E4F3" wp14:editId="0A5A2934">
                <wp:simplePos x="0" y="0"/>
                <wp:positionH relativeFrom="page">
                  <wp:posOffset>457200</wp:posOffset>
                </wp:positionH>
                <wp:positionV relativeFrom="paragraph">
                  <wp:posOffset>102235</wp:posOffset>
                </wp:positionV>
                <wp:extent cx="9144000" cy="4366260"/>
                <wp:effectExtent l="0" t="0" r="0" b="0"/>
                <wp:wrapNone/>
                <wp:docPr id="48"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4366260"/>
                          <a:chOff x="720" y="828"/>
                          <a:chExt cx="14400" cy="6978"/>
                        </a:xfrm>
                      </wpg:grpSpPr>
                      <wps:wsp>
                        <wps:cNvPr id="49" name="Rectangle 41"/>
                        <wps:cNvSpPr>
                          <a:spLocks noChangeArrowheads="1"/>
                        </wps:cNvSpPr>
                        <wps:spPr bwMode="auto">
                          <a:xfrm>
                            <a:off x="730" y="837"/>
                            <a:ext cx="14380" cy="6958"/>
                          </a:xfrm>
                          <a:prstGeom prst="rect">
                            <a:avLst/>
                          </a:prstGeom>
                          <a:solidFill>
                            <a:srgbClr val="E2E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AutoShape 40"/>
                        <wps:cNvSpPr>
                          <a:spLocks/>
                        </wps:cNvSpPr>
                        <wps:spPr bwMode="auto">
                          <a:xfrm>
                            <a:off x="-5" y="3673"/>
                            <a:ext cx="14400" cy="6968"/>
                          </a:xfrm>
                          <a:custGeom>
                            <a:avLst/>
                            <a:gdLst>
                              <a:gd name="T0" fmla="+- 0 725 -5"/>
                              <a:gd name="T1" fmla="*/ T0 w 14400"/>
                              <a:gd name="T2" fmla="+- 0 838 3674"/>
                              <a:gd name="T3" fmla="*/ 838 h 6968"/>
                              <a:gd name="T4" fmla="+- 0 725 -5"/>
                              <a:gd name="T5" fmla="*/ T4 w 14400"/>
                              <a:gd name="T6" fmla="+- 0 7795 3674"/>
                              <a:gd name="T7" fmla="*/ 7795 h 6968"/>
                              <a:gd name="T8" fmla="+- 0 15115 -5"/>
                              <a:gd name="T9" fmla="*/ T8 w 14400"/>
                              <a:gd name="T10" fmla="+- 0 838 3674"/>
                              <a:gd name="T11" fmla="*/ 838 h 6968"/>
                              <a:gd name="T12" fmla="+- 0 15115 -5"/>
                              <a:gd name="T13" fmla="*/ T12 w 14400"/>
                              <a:gd name="T14" fmla="+- 0 7795 3674"/>
                              <a:gd name="T15" fmla="*/ 7795 h 6968"/>
                              <a:gd name="T16" fmla="+- 0 720 -5"/>
                              <a:gd name="T17" fmla="*/ T16 w 14400"/>
                              <a:gd name="T18" fmla="+- 0 833 3674"/>
                              <a:gd name="T19" fmla="*/ 833 h 6968"/>
                              <a:gd name="T20" fmla="+- 0 15120 -5"/>
                              <a:gd name="T21" fmla="*/ T20 w 14400"/>
                              <a:gd name="T22" fmla="+- 0 833 3674"/>
                              <a:gd name="T23" fmla="*/ 833 h 6968"/>
                              <a:gd name="T24" fmla="+- 0 720 -5"/>
                              <a:gd name="T25" fmla="*/ T24 w 14400"/>
                              <a:gd name="T26" fmla="+- 0 7800 3674"/>
                              <a:gd name="T27" fmla="*/ 7800 h 6968"/>
                              <a:gd name="T28" fmla="+- 0 15120 -5"/>
                              <a:gd name="T29" fmla="*/ T28 w 14400"/>
                              <a:gd name="T30" fmla="+- 0 7800 3674"/>
                              <a:gd name="T31" fmla="*/ 7800 h 69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400" h="6968">
                                <a:moveTo>
                                  <a:pt x="730" y="-2836"/>
                                </a:moveTo>
                                <a:lnTo>
                                  <a:pt x="730" y="4121"/>
                                </a:lnTo>
                                <a:moveTo>
                                  <a:pt x="15120" y="-2836"/>
                                </a:moveTo>
                                <a:lnTo>
                                  <a:pt x="15120" y="4121"/>
                                </a:lnTo>
                                <a:moveTo>
                                  <a:pt x="725" y="-2841"/>
                                </a:moveTo>
                                <a:lnTo>
                                  <a:pt x="15125" y="-2841"/>
                                </a:lnTo>
                                <a:moveTo>
                                  <a:pt x="725" y="4126"/>
                                </a:moveTo>
                                <a:lnTo>
                                  <a:pt x="15125" y="4126"/>
                                </a:lnTo>
                              </a:path>
                            </a:pathLst>
                          </a:custGeom>
                          <a:noFill/>
                          <a:ln w="6350">
                            <a:solidFill>
                              <a:srgbClr val="3E5E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63015E" id="Group 39" o:spid="_x0000_s1026" style="position:absolute;margin-left:36pt;margin-top:8.05pt;width:10in;height:343.8pt;z-index:-251272192;mso-position-horizontal-relative:page" coordorigin="720,828" coordsize="14400,6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">
                <v:rect id="Rectangle 41" o:spid="_x0000_s1027" style="position:absolute;left:730;top:837;width:14380;height:6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" fillcolor="#e2efd9" stroked="f"/>
                <v:shape id="AutoShape 40" o:spid="_x0000_s1028" style="position:absolute;left:-5;top:3673;width:14400;height:6968;visibility:visible;mso-wrap-style:square;v-text-anchor:top" coordsize="14400,6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" path="m730,-2836r,6957m15120,-2836r,6957m725,-2841r14400,m725,4126r14400,e" filled="f" strokecolor="#3e5e28" strokeweight=".5pt">
                  <v:path arrowok="t" o:connecttype="custom" o:connectlocs="730,838;730,7795;15120,838;15120,7795;725,833;15125,833;725,7800;15125,7800" o:connectangles="0,0,0,0,0,0,0,0"/>
                </v:shape>
                <w10:wrap anchorx="page"/>
              </v:group>
            </w:pict>
          </mc:Fallback>
        </mc:AlternateContent>
      </w:r>
    </w:p>
    <w:p w14:paraId="2C0CF13D" w14:textId="77777777" w:rsidR="00AD19E5" w:rsidRPr="00CD5E49" w:rsidRDefault="00AD19E5" w:rsidP="00AD19E5">
      <w:pPr>
        <w:pStyle w:val="BodyText"/>
        <w:spacing w:before="68"/>
        <w:ind w:left="183" w:right="229"/>
        <w:jc w:val="both"/>
        <w:rPr>
          <w:sz w:val="21"/>
          <w:szCs w:val="21"/>
        </w:rPr>
      </w:pPr>
      <w:r w:rsidRPr="00CD5E49">
        <w:rPr>
          <w:sz w:val="21"/>
          <w:szCs w:val="21"/>
        </w:rPr>
        <w:t xml:space="preserve">Thaum xyoo 2020-2021 xyoo kawm ntawv, </w:t>
      </w:r>
      <w:r>
        <w:rPr>
          <w:sz w:val="21"/>
          <w:szCs w:val="21"/>
        </w:rPr>
        <w:t xml:space="preserve">Tsev </w:t>
      </w:r>
      <w:r w:rsidRPr="00CD5E49">
        <w:rPr>
          <w:sz w:val="21"/>
          <w:szCs w:val="21"/>
        </w:rPr>
        <w:t xml:space="preserve">Twin Rivers cov tub ntxhais kawm tuaj yeem tuaj koom kev kawm deb txij </w:t>
      </w:r>
      <w:r>
        <w:rPr>
          <w:sz w:val="21"/>
          <w:szCs w:val="21"/>
        </w:rPr>
        <w:t>li hnub tim 18</w:t>
      </w:r>
      <w:r w:rsidRPr="00CD5E49">
        <w:rPr>
          <w:sz w:val="21"/>
          <w:szCs w:val="21"/>
        </w:rPr>
        <w:t>lub Yim Hli raws li tau npaj tseg. Cov xib</w:t>
      </w:r>
      <w:r>
        <w:rPr>
          <w:sz w:val="21"/>
          <w:szCs w:val="21"/>
        </w:rPr>
        <w:t xml:space="preserve"> </w:t>
      </w:r>
      <w:r w:rsidRPr="00CD5E49">
        <w:rPr>
          <w:sz w:val="21"/>
          <w:szCs w:val="21"/>
        </w:rPr>
        <w:t xml:space="preserve">fwb tau tuaj koom kev tsim kho kev kawm hauv lub nroog hnub </w:t>
      </w:r>
      <w:r>
        <w:rPr>
          <w:sz w:val="21"/>
          <w:szCs w:val="21"/>
        </w:rPr>
        <w:t xml:space="preserve">tim 12-14 </w:t>
      </w:r>
      <w:r w:rsidRPr="00CD5E49">
        <w:rPr>
          <w:sz w:val="21"/>
          <w:szCs w:val="21"/>
        </w:rPr>
        <w:t xml:space="preserve">Lub Yim Hli kom paub thoob lub cheeb tsam cov cuab yeej thev naus laus </w:t>
      </w:r>
      <w:ins w:id="7321" w:author="year" w:date="2021-07-10T02:18:00Z">
        <w:r>
          <w:rPr>
            <w:sz w:val="21"/>
            <w:szCs w:val="21"/>
          </w:rPr>
          <w:t>x</w:t>
        </w:r>
      </w:ins>
      <w:ins w:id="7322" w:author="year" w:date="2021-07-10T01:50:00Z">
        <w:r>
          <w:rPr>
            <w:sz w:val="21"/>
            <w:szCs w:val="21"/>
          </w:rPr>
          <w:t>is</w:t>
        </w:r>
      </w:ins>
      <w:del w:id="7323" w:author="year" w:date="2021-07-10T01:50:00Z">
        <w:r w:rsidRPr="00CD5E49" w:rsidDel="00342653">
          <w:rPr>
            <w:sz w:val="21"/>
            <w:szCs w:val="21"/>
          </w:rPr>
          <w:delText>zis</w:delText>
        </w:r>
      </w:del>
      <w:r w:rsidRPr="00CD5E49">
        <w:rPr>
          <w:sz w:val="21"/>
          <w:szCs w:val="21"/>
        </w:rPr>
        <w:t xml:space="preserve">, cov txheej txheem kev qhia ntawm ncua kev kawm deb, thiab kev cai qhia txog kev noj qab haus huv thiab kev nyab xeeb thiab kev qhia ntawv. Txhawm rau </w:t>
      </w:r>
      <w:ins w:id="7324" w:author="year" w:date="2021-07-10T01:51:00Z">
        <w:r>
          <w:rPr>
            <w:sz w:val="21"/>
            <w:szCs w:val="21"/>
          </w:rPr>
          <w:t xml:space="preserve">tsim </w:t>
        </w:r>
      </w:ins>
      <w:del w:id="7325" w:author="year" w:date="2021-07-10T01:51:00Z">
        <w:r w:rsidRPr="00CD5E49" w:rsidDel="00342653">
          <w:rPr>
            <w:sz w:val="21"/>
            <w:szCs w:val="21"/>
          </w:rPr>
          <w:delText xml:space="preserve">muab </w:delText>
        </w:r>
      </w:del>
      <w:r w:rsidRPr="00CD5E49">
        <w:rPr>
          <w:sz w:val="21"/>
          <w:szCs w:val="21"/>
        </w:rPr>
        <w:t xml:space="preserve">kev nkag tau rau kev qhia zoo, txhua tus tub ntxhais kawm tau tshaj tawm cov ntawv qhia </w:t>
      </w:r>
      <w:r>
        <w:rPr>
          <w:sz w:val="21"/>
          <w:szCs w:val="21"/>
        </w:rPr>
        <w:t xml:space="preserve">ntawm </w:t>
      </w:r>
      <w:r w:rsidRPr="00CD5E49">
        <w:rPr>
          <w:sz w:val="21"/>
          <w:szCs w:val="21"/>
        </w:rPr>
        <w:t>chromebook, cov khoom siv qhia ntawv, thiab lub hnab ev ntawv nrog cov khoom siv qhia ntawv ntxiv thiab cov khoom siv nrog rau kev</w:t>
      </w:r>
      <w:del w:id="7326" w:author="year" w:date="2021-07-10T02:10:00Z">
        <w:r w:rsidRPr="00CD5E49" w:rsidDel="001923AC">
          <w:rPr>
            <w:sz w:val="21"/>
            <w:szCs w:val="21"/>
          </w:rPr>
          <w:delText xml:space="preserve"> </w:delText>
        </w:r>
      </w:del>
      <w:ins w:id="7327" w:author="year" w:date="2021-07-10T02:10:00Z">
        <w:r>
          <w:rPr>
            <w:sz w:val="21"/>
            <w:szCs w:val="21"/>
          </w:rPr>
          <w:t xml:space="preserve">internet siv tau hot-spot raws li kev thov. </w:t>
        </w:r>
      </w:ins>
      <w:del w:id="7328" w:author="year" w:date="2021-07-10T02:10:00Z">
        <w:r w:rsidRPr="00CD5E49" w:rsidDel="001923AC">
          <w:rPr>
            <w:sz w:val="21"/>
            <w:szCs w:val="21"/>
          </w:rPr>
          <w:delText>nkag mus rau hauv qhov chaw sov thaum tau thov</w:delText>
        </w:r>
      </w:del>
      <w:r w:rsidRPr="00CD5E49">
        <w:rPr>
          <w:sz w:val="21"/>
          <w:szCs w:val="21"/>
        </w:rPr>
        <w:t>. Qhia cov neeg ua hauj</w:t>
      </w:r>
      <w:r>
        <w:rPr>
          <w:sz w:val="21"/>
          <w:szCs w:val="21"/>
        </w:rPr>
        <w:t xml:space="preserve"> </w:t>
      </w:r>
      <w:r w:rsidRPr="00CD5E49">
        <w:rPr>
          <w:sz w:val="21"/>
          <w:szCs w:val="21"/>
        </w:rPr>
        <w:t xml:space="preserve">lwm </w:t>
      </w:r>
      <w:del w:id="7329" w:author="year" w:date="2021-07-10T02:11:00Z">
        <w:r w:rsidRPr="00CD5E49" w:rsidDel="006F368A">
          <w:rPr>
            <w:sz w:val="21"/>
            <w:szCs w:val="21"/>
          </w:rPr>
          <w:delText xml:space="preserve">yoog </w:delText>
        </w:r>
      </w:del>
      <w:ins w:id="7330" w:author="year" w:date="2021-07-10T02:11:00Z">
        <w:r>
          <w:rPr>
            <w:sz w:val="21"/>
            <w:szCs w:val="21"/>
          </w:rPr>
          <w:t>kom txhim kho</w:t>
        </w:r>
        <w:r w:rsidRPr="00CD5E49">
          <w:rPr>
            <w:sz w:val="21"/>
            <w:szCs w:val="21"/>
          </w:rPr>
          <w:t xml:space="preserve"> </w:t>
        </w:r>
      </w:ins>
      <w:r w:rsidRPr="00CD5E49">
        <w:rPr>
          <w:sz w:val="21"/>
          <w:szCs w:val="21"/>
        </w:rPr>
        <w:t xml:space="preserve">lawv hom kev qhia, kev ntsuas, thiab kev sib koom tes rau kev siv cheeb tsam hauv nroog xws li </w:t>
      </w:r>
      <w:ins w:id="7331" w:author="year" w:date="2021-07-10T02:13:00Z">
        <w:r>
          <w:rPr>
            <w:sz w:val="21"/>
            <w:szCs w:val="21"/>
          </w:rPr>
          <w:t xml:space="preserve">chav kawm saum </w:t>
        </w:r>
      </w:ins>
      <w:r w:rsidRPr="00CD5E49">
        <w:rPr>
          <w:sz w:val="21"/>
          <w:szCs w:val="21"/>
        </w:rPr>
        <w:t>Google</w:t>
      </w:r>
      <w:del w:id="7332" w:author="year" w:date="2021-07-10T02:13:00Z">
        <w:r w:rsidRPr="00CD5E49" w:rsidDel="006F368A">
          <w:rPr>
            <w:sz w:val="21"/>
            <w:szCs w:val="21"/>
          </w:rPr>
          <w:delText xml:space="preserve"> Chav Kawm</w:delText>
        </w:r>
      </w:del>
      <w:r w:rsidRPr="00CD5E49">
        <w:rPr>
          <w:sz w:val="21"/>
          <w:szCs w:val="21"/>
        </w:rPr>
        <w:t>, Nearpod, Zoom</w:t>
      </w:r>
      <w:del w:id="7333" w:author="year" w:date="2021-07-10T02:13:00Z">
        <w:r w:rsidRPr="00CD5E49" w:rsidDel="006F368A">
          <w:rPr>
            <w:sz w:val="21"/>
            <w:szCs w:val="21"/>
          </w:rPr>
          <w:delText xml:space="preserve"> </w:delText>
        </w:r>
      </w:del>
      <w:ins w:id="7334" w:author="year" w:date="2021-07-10T02:13:00Z">
        <w:r>
          <w:rPr>
            <w:sz w:val="21"/>
            <w:szCs w:val="21"/>
          </w:rPr>
          <w:t xml:space="preserve">Pro </w:t>
        </w:r>
      </w:ins>
      <w:del w:id="7335" w:author="year" w:date="2021-07-10T02:13:00Z">
        <w:r w:rsidRPr="00CD5E49" w:rsidDel="006F368A">
          <w:rPr>
            <w:sz w:val="21"/>
            <w:szCs w:val="21"/>
          </w:rPr>
          <w:delText>tso nyiaj</w:delText>
        </w:r>
      </w:del>
      <w:r w:rsidRPr="00CD5E49">
        <w:rPr>
          <w:sz w:val="21"/>
          <w:szCs w:val="21"/>
        </w:rPr>
        <w:t xml:space="preserve">, thiab cov kev sib txuas lus tshiab thiab tub ntxhais kawm cov ntaub ntawv </w:t>
      </w:r>
      <w:r>
        <w:rPr>
          <w:sz w:val="21"/>
          <w:szCs w:val="21"/>
        </w:rPr>
        <w:t xml:space="preserve">cov </w:t>
      </w:r>
      <w:r w:rsidRPr="00CD5E49">
        <w:rPr>
          <w:sz w:val="21"/>
          <w:szCs w:val="21"/>
        </w:rPr>
        <w:t xml:space="preserve">txheej txheem (AERIES) txhawm rau txhim kho kev </w:t>
      </w:r>
      <w:del w:id="7336" w:author="year" w:date="2021-07-10T02:14:00Z">
        <w:r w:rsidRPr="00CD5E49" w:rsidDel="006F368A">
          <w:rPr>
            <w:sz w:val="21"/>
            <w:szCs w:val="21"/>
          </w:rPr>
          <w:delText>sib txuas</w:delText>
        </w:r>
      </w:del>
      <w:ins w:id="7337" w:author="year" w:date="2021-07-10T02:14:00Z">
        <w:r>
          <w:rPr>
            <w:sz w:val="21"/>
            <w:szCs w:val="21"/>
          </w:rPr>
          <w:t xml:space="preserve"> raug zoo ntawm</w:t>
        </w:r>
      </w:ins>
      <w:r w:rsidRPr="00CD5E49">
        <w:rPr>
          <w:sz w:val="21"/>
          <w:szCs w:val="21"/>
        </w:rPr>
        <w:t xml:space="preserve"> </w:t>
      </w:r>
      <w:del w:id="7338" w:author="year" w:date="2021-07-10T02:15:00Z">
        <w:r w:rsidRPr="00CD5E49" w:rsidDel="006F368A">
          <w:rPr>
            <w:sz w:val="21"/>
            <w:szCs w:val="21"/>
          </w:rPr>
          <w:delText xml:space="preserve">nrog </w:delText>
        </w:r>
      </w:del>
      <w:r w:rsidRPr="00CD5E49">
        <w:rPr>
          <w:sz w:val="21"/>
          <w:szCs w:val="21"/>
        </w:rPr>
        <w:t>cov tsev neeg. Cov neeg ua hauj</w:t>
      </w:r>
      <w:r>
        <w:rPr>
          <w:sz w:val="21"/>
          <w:szCs w:val="21"/>
        </w:rPr>
        <w:t xml:space="preserve"> </w:t>
      </w:r>
      <w:r w:rsidRPr="00CD5E49">
        <w:rPr>
          <w:sz w:val="21"/>
          <w:szCs w:val="21"/>
        </w:rPr>
        <w:t>lwm lub luag hauj</w:t>
      </w:r>
      <w:r>
        <w:rPr>
          <w:sz w:val="21"/>
          <w:szCs w:val="21"/>
        </w:rPr>
        <w:t xml:space="preserve"> </w:t>
      </w:r>
      <w:r w:rsidRPr="00CD5E49">
        <w:rPr>
          <w:sz w:val="21"/>
          <w:szCs w:val="21"/>
        </w:rPr>
        <w:t>lwm thiab cov luag hauj</w:t>
      </w:r>
      <w:r>
        <w:rPr>
          <w:sz w:val="21"/>
          <w:szCs w:val="21"/>
        </w:rPr>
        <w:t xml:space="preserve"> </w:t>
      </w:r>
      <w:r w:rsidRPr="00CD5E49">
        <w:rPr>
          <w:sz w:val="21"/>
          <w:szCs w:val="21"/>
        </w:rPr>
        <w:t>lwm tau hloov pauv rau cov hauj</w:t>
      </w:r>
      <w:r>
        <w:rPr>
          <w:sz w:val="21"/>
          <w:szCs w:val="21"/>
        </w:rPr>
        <w:t xml:space="preserve"> </w:t>
      </w:r>
      <w:r w:rsidRPr="00CD5E49">
        <w:rPr>
          <w:sz w:val="21"/>
          <w:szCs w:val="21"/>
        </w:rPr>
        <w:t>lwm uas lawv cov dej num cuam tshuam nrog kev qhia tim ntsej tim muag. Qee lub luag hauj</w:t>
      </w:r>
      <w:r>
        <w:rPr>
          <w:sz w:val="21"/>
          <w:szCs w:val="21"/>
        </w:rPr>
        <w:t xml:space="preserve"> </w:t>
      </w:r>
      <w:r w:rsidRPr="00CD5E49">
        <w:rPr>
          <w:sz w:val="21"/>
          <w:szCs w:val="21"/>
        </w:rPr>
        <w:t xml:space="preserve">lwm tshiab suav nrog kev xa cov khoom (los ntawm kev tsav tsheb), </w:t>
      </w:r>
      <w:del w:id="7339" w:author="year" w:date="2021-07-10T02:16:00Z">
        <w:r w:rsidRPr="00CD5E49" w:rsidDel="006F368A">
          <w:rPr>
            <w:sz w:val="21"/>
            <w:szCs w:val="21"/>
          </w:rPr>
          <w:delText>tiv tauj</w:delText>
        </w:r>
      </w:del>
      <w:ins w:id="7340" w:author="year" w:date="2021-07-10T02:17:00Z">
        <w:r>
          <w:rPr>
            <w:sz w:val="21"/>
            <w:szCs w:val="21"/>
          </w:rPr>
          <w:t xml:space="preserve"> hu</w:t>
        </w:r>
      </w:ins>
      <w:del w:id="7341" w:author="year" w:date="2021-07-10T02:16:00Z">
        <w:r w:rsidRPr="00CD5E49" w:rsidDel="006F368A">
          <w:rPr>
            <w:sz w:val="21"/>
            <w:szCs w:val="21"/>
          </w:rPr>
          <w:delText xml:space="preserve"> </w:delText>
        </w:r>
      </w:del>
      <w:r w:rsidRPr="00CD5E49">
        <w:rPr>
          <w:sz w:val="21"/>
          <w:szCs w:val="21"/>
        </w:rPr>
        <w:t xml:space="preserve">cov tsev neeg, thiab muab kev txhawb nqa thev naus laus </w:t>
      </w:r>
      <w:del w:id="7342" w:author="year" w:date="2021-07-10T02:17:00Z">
        <w:r w:rsidRPr="00CD5E49" w:rsidDel="006F368A">
          <w:rPr>
            <w:sz w:val="21"/>
            <w:szCs w:val="21"/>
          </w:rPr>
          <w:delText>z</w:delText>
        </w:r>
      </w:del>
      <w:ins w:id="7343" w:author="year" w:date="2021-07-10T02:18:00Z">
        <w:r>
          <w:rPr>
            <w:sz w:val="21"/>
            <w:szCs w:val="21"/>
          </w:rPr>
          <w:t>x</w:t>
        </w:r>
      </w:ins>
      <w:r w:rsidRPr="00CD5E49">
        <w:rPr>
          <w:sz w:val="21"/>
          <w:szCs w:val="21"/>
        </w:rPr>
        <w:t xml:space="preserve">is thiab </w:t>
      </w:r>
      <w:ins w:id="7344" w:author="year" w:date="2021-07-10T02:19:00Z">
        <w:r>
          <w:rPr>
            <w:sz w:val="21"/>
            <w:szCs w:val="21"/>
          </w:rPr>
          <w:t>tab qhua</w:t>
        </w:r>
        <w:r w:rsidDel="006F368A">
          <w:rPr>
            <w:sz w:val="21"/>
            <w:szCs w:val="21"/>
          </w:rPr>
          <w:t xml:space="preserve"> </w:t>
        </w:r>
      </w:ins>
      <w:del w:id="7345" w:author="year" w:date="2021-07-10T02:19:00Z">
        <w:r w:rsidDel="006F368A">
          <w:rPr>
            <w:sz w:val="21"/>
            <w:szCs w:val="21"/>
          </w:rPr>
          <w:delText>muaj kev pab cuam rau cov qhuas</w:delText>
        </w:r>
      </w:del>
      <w:r>
        <w:rPr>
          <w:sz w:val="21"/>
          <w:szCs w:val="21"/>
        </w:rPr>
        <w:t>.</w:t>
      </w:r>
    </w:p>
    <w:p w14:paraId="078F83F6" w14:textId="77777777" w:rsidR="00AD19E5" w:rsidRPr="00CD5E49" w:rsidRDefault="00AD19E5" w:rsidP="00AD19E5">
      <w:pPr>
        <w:pStyle w:val="BodyText"/>
        <w:rPr>
          <w:sz w:val="21"/>
          <w:szCs w:val="21"/>
        </w:rPr>
      </w:pPr>
    </w:p>
    <w:p w14:paraId="27C61CD5" w14:textId="77777777" w:rsidR="00AD19E5" w:rsidRPr="00CD5E49" w:rsidRDefault="00AD19E5" w:rsidP="00AD19E5">
      <w:pPr>
        <w:pStyle w:val="BodyText"/>
        <w:rPr>
          <w:sz w:val="21"/>
          <w:szCs w:val="21"/>
        </w:rPr>
      </w:pPr>
    </w:p>
    <w:p w14:paraId="764CCE26" w14:textId="77777777" w:rsidR="00AD19E5" w:rsidRPr="00CD5E49" w:rsidRDefault="00AD19E5" w:rsidP="00AD19E5">
      <w:pPr>
        <w:pStyle w:val="BodyText"/>
        <w:ind w:left="183" w:right="442"/>
        <w:jc w:val="both"/>
        <w:rPr>
          <w:sz w:val="21"/>
          <w:szCs w:val="21"/>
        </w:rPr>
      </w:pPr>
      <w:r w:rsidRPr="00CD5E49">
        <w:rPr>
          <w:sz w:val="21"/>
          <w:szCs w:val="21"/>
        </w:rPr>
        <w:t xml:space="preserve">Kev Tsim Kho Kev </w:t>
      </w:r>
      <w:del w:id="7346" w:author="year" w:date="2021-07-10T02:20:00Z">
        <w:r w:rsidRPr="00CD5E49" w:rsidDel="006F368A">
          <w:rPr>
            <w:sz w:val="21"/>
            <w:szCs w:val="21"/>
          </w:rPr>
          <w:delText>Ua Hauj</w:delText>
        </w:r>
        <w:r w:rsidDel="006F368A">
          <w:rPr>
            <w:sz w:val="21"/>
            <w:szCs w:val="21"/>
          </w:rPr>
          <w:delText xml:space="preserve"> </w:delText>
        </w:r>
        <w:r w:rsidRPr="00CD5E49" w:rsidDel="006F368A">
          <w:rPr>
            <w:sz w:val="21"/>
            <w:szCs w:val="21"/>
          </w:rPr>
          <w:delText>lwm</w:delText>
        </w:r>
      </w:del>
      <w:ins w:id="7347" w:author="year" w:date="2021-07-10T02:20:00Z">
        <w:r>
          <w:rPr>
            <w:sz w:val="21"/>
            <w:szCs w:val="21"/>
          </w:rPr>
          <w:t xml:space="preserve"> kev kawm</w:t>
        </w:r>
      </w:ins>
      <w:r w:rsidRPr="00CD5E49">
        <w:rPr>
          <w:sz w:val="21"/>
          <w:szCs w:val="21"/>
        </w:rPr>
        <w:t xml:space="preserve"> hloov mus rau kev xa </w:t>
      </w:r>
      <w:r>
        <w:rPr>
          <w:sz w:val="21"/>
          <w:szCs w:val="21"/>
        </w:rPr>
        <w:t xml:space="preserve">hauv </w:t>
      </w:r>
      <w:r w:rsidRPr="00CD5E49">
        <w:rPr>
          <w:sz w:val="21"/>
          <w:szCs w:val="21"/>
        </w:rPr>
        <w:t xml:space="preserve">online. Cov ntsiab lus tau tsim </w:t>
      </w:r>
      <w:del w:id="7348" w:author="year" w:date="2021-07-10T02:21:00Z">
        <w:r w:rsidRPr="00CD5E49" w:rsidDel="00E42605">
          <w:rPr>
            <w:sz w:val="21"/>
            <w:szCs w:val="21"/>
          </w:rPr>
          <w:delText xml:space="preserve">nyob </w:delText>
        </w:r>
      </w:del>
      <w:ins w:id="7349" w:author="year" w:date="2021-07-10T02:21:00Z">
        <w:r>
          <w:rPr>
            <w:sz w:val="21"/>
            <w:szCs w:val="21"/>
          </w:rPr>
          <w:t xml:space="preserve"> </w:t>
        </w:r>
      </w:ins>
      <w:ins w:id="7350" w:author="year" w:date="2021-07-10T02:22:00Z">
        <w:r>
          <w:rPr>
            <w:sz w:val="21"/>
            <w:szCs w:val="21"/>
          </w:rPr>
          <w:t>rau</w:t>
        </w:r>
      </w:ins>
      <w:ins w:id="7351" w:author="year" w:date="2021-07-10T02:21:00Z">
        <w:r>
          <w:rPr>
            <w:sz w:val="21"/>
            <w:szCs w:val="21"/>
          </w:rPr>
          <w:t xml:space="preserve"> </w:t>
        </w:r>
      </w:ins>
      <w:ins w:id="7352" w:author="year" w:date="2021-07-10T02:22:00Z">
        <w:r>
          <w:rPr>
            <w:sz w:val="21"/>
            <w:szCs w:val="21"/>
          </w:rPr>
          <w:t xml:space="preserve">kev xav tau ntawm </w:t>
        </w:r>
      </w:ins>
      <w:ins w:id="7353" w:author="year" w:date="2021-07-10T02:21:00Z">
        <w:r>
          <w:rPr>
            <w:sz w:val="21"/>
            <w:szCs w:val="21"/>
          </w:rPr>
          <w:t>kev kawm kev ncua deb</w:t>
        </w:r>
        <w:r w:rsidRPr="00CD5E49">
          <w:rPr>
            <w:sz w:val="21"/>
            <w:szCs w:val="21"/>
          </w:rPr>
          <w:t xml:space="preserve"> </w:t>
        </w:r>
      </w:ins>
      <w:r w:rsidRPr="00CD5E49">
        <w:rPr>
          <w:sz w:val="21"/>
          <w:szCs w:val="21"/>
        </w:rPr>
        <w:t>ib puag ncig</w:t>
      </w:r>
      <w:del w:id="7354" w:author="year" w:date="2021-07-10T02:22:00Z">
        <w:r w:rsidRPr="00CD5E49" w:rsidDel="00E42605">
          <w:rPr>
            <w:sz w:val="21"/>
            <w:szCs w:val="21"/>
          </w:rPr>
          <w:delText>-kev xav tau kev kawm</w:delText>
        </w:r>
      </w:del>
      <w:r w:rsidRPr="00CD5E49">
        <w:rPr>
          <w:sz w:val="21"/>
          <w:szCs w:val="21"/>
        </w:rPr>
        <w:t xml:space="preserve"> xws li: cov cuab yeej thev naus laus </w:t>
      </w:r>
      <w:del w:id="7355" w:author="year" w:date="2021-07-10T02:22:00Z">
        <w:r w:rsidRPr="00CD5E49" w:rsidDel="00E42605">
          <w:rPr>
            <w:sz w:val="21"/>
            <w:szCs w:val="21"/>
          </w:rPr>
          <w:delText>z</w:delText>
        </w:r>
      </w:del>
      <w:ins w:id="7356" w:author="year" w:date="2021-07-10T02:23:00Z">
        <w:r>
          <w:rPr>
            <w:sz w:val="21"/>
            <w:szCs w:val="21"/>
          </w:rPr>
          <w:t>s</w:t>
        </w:r>
      </w:ins>
      <w:r w:rsidRPr="00CD5E49">
        <w:rPr>
          <w:sz w:val="21"/>
          <w:szCs w:val="21"/>
        </w:rPr>
        <w:t xml:space="preserve">is, kev siv online, kev ua pej xeem digital thiab kev nyab xeeb, kev kawm paub txog tib neeg thiab kev saib xyuas tus kheej, thiab kev hloov kho ntawm cov ntsiab lus. 527 qhov kev cob qhia tau muaj thiab 13,916 </w:t>
      </w:r>
      <w:ins w:id="7357" w:author="year" w:date="2021-07-10T02:24:00Z">
        <w:r>
          <w:rPr>
            <w:sz w:val="21"/>
            <w:szCs w:val="21"/>
          </w:rPr>
          <w:t xml:space="preserve">lub chaw zaum </w:t>
        </w:r>
      </w:ins>
      <w:r w:rsidRPr="00CD5E49">
        <w:rPr>
          <w:sz w:val="21"/>
          <w:szCs w:val="21"/>
        </w:rPr>
        <w:t xml:space="preserve">tau </w:t>
      </w:r>
      <w:ins w:id="7358" w:author="year" w:date="2021-07-10T02:26:00Z">
        <w:r>
          <w:rPr>
            <w:sz w:val="21"/>
            <w:szCs w:val="21"/>
          </w:rPr>
          <w:t xml:space="preserve">tsim los </w:t>
        </w:r>
      </w:ins>
      <w:r w:rsidRPr="00CD5E49">
        <w:rPr>
          <w:sz w:val="21"/>
          <w:szCs w:val="21"/>
        </w:rPr>
        <w:t>sau rau cov kev qhia no. Nov yog qhov nce ntawm kev koom tes thiab muaj los ntawm xyoo kawm ntawv 2019-2020.</w:t>
      </w:r>
    </w:p>
    <w:p w14:paraId="7B8D7F89" w14:textId="77777777" w:rsidR="00AD19E5" w:rsidRPr="00CD5E49" w:rsidRDefault="00AD19E5" w:rsidP="00AD19E5">
      <w:pPr>
        <w:pStyle w:val="BodyText"/>
        <w:rPr>
          <w:sz w:val="21"/>
          <w:szCs w:val="21"/>
        </w:rPr>
      </w:pPr>
    </w:p>
    <w:p w14:paraId="7E62B529" w14:textId="77777777" w:rsidR="00AD19E5" w:rsidRDefault="00AD19E5" w:rsidP="00AD19E5">
      <w:pPr>
        <w:pStyle w:val="BodyText"/>
        <w:ind w:left="183" w:right="322"/>
        <w:jc w:val="both"/>
      </w:pPr>
      <w:r w:rsidRPr="00CD5E49">
        <w:rPr>
          <w:sz w:val="21"/>
          <w:szCs w:val="21"/>
        </w:rPr>
        <w:t xml:space="preserve">Cov kev kawm nyob deb kuj tau ntsib ntau yam kev cov nyom. Qhov loj tshaj yog kev sib txuas, nkag mus thiab txhawb nqa </w:t>
      </w:r>
      <w:ins w:id="7359" w:author="year" w:date="2021-07-10T02:29:00Z">
        <w:r>
          <w:rPr>
            <w:sz w:val="21"/>
            <w:szCs w:val="21"/>
          </w:rPr>
          <w:t xml:space="preserve">kom </w:t>
        </w:r>
      </w:ins>
      <w:r w:rsidRPr="00CD5E49">
        <w:rPr>
          <w:sz w:val="21"/>
          <w:szCs w:val="21"/>
        </w:rPr>
        <w:t xml:space="preserve">muaj nyob hauv cov tsev. </w:t>
      </w:r>
      <w:r>
        <w:rPr>
          <w:sz w:val="21"/>
          <w:szCs w:val="21"/>
        </w:rPr>
        <w:t xml:space="preserve">Qib </w:t>
      </w:r>
      <w:r w:rsidRPr="00CD5E49">
        <w:rPr>
          <w:sz w:val="21"/>
          <w:szCs w:val="21"/>
        </w:rPr>
        <w:t xml:space="preserve">pib ntawm lub xyoo xav tau cov khoom siv tau tshwj xeeb tseg rau kev sib txuas nrog cov tsev neeg los teeb tsa kev sib txuas lus. Ib qho ntxiv, ntau tsev neeg tau siv </w:t>
      </w:r>
      <w:r>
        <w:rPr>
          <w:sz w:val="21"/>
          <w:szCs w:val="21"/>
        </w:rPr>
        <w:t>cov cuab yeej</w:t>
      </w:r>
      <w:r w:rsidRPr="00CD5E49">
        <w:rPr>
          <w:sz w:val="21"/>
          <w:szCs w:val="21"/>
        </w:rPr>
        <w:t xml:space="preserve"> </w:t>
      </w:r>
      <w:ins w:id="7360" w:author="year" w:date="2021-07-10T02:31:00Z">
        <w:r>
          <w:rPr>
            <w:sz w:val="21"/>
            <w:szCs w:val="21"/>
          </w:rPr>
          <w:t xml:space="preserve">computer </w:t>
        </w:r>
      </w:ins>
      <w:r w:rsidRPr="00CD5E49">
        <w:rPr>
          <w:sz w:val="21"/>
          <w:szCs w:val="21"/>
        </w:rPr>
        <w:t xml:space="preserve">thiab khoom siv los ua khoom siv kawm thawj zaug. Hauv paus tsev kawm ntawv thiab tsev kawm ntawv qib </w:t>
      </w:r>
      <w:r>
        <w:rPr>
          <w:sz w:val="21"/>
          <w:szCs w:val="21"/>
        </w:rPr>
        <w:t xml:space="preserve">pib </w:t>
      </w:r>
      <w:r w:rsidRPr="00CD5E49">
        <w:rPr>
          <w:sz w:val="21"/>
          <w:szCs w:val="21"/>
        </w:rPr>
        <w:t>cov neeg ua hauj</w:t>
      </w:r>
      <w:r>
        <w:rPr>
          <w:sz w:val="21"/>
          <w:szCs w:val="21"/>
        </w:rPr>
        <w:t xml:space="preserve"> </w:t>
      </w:r>
      <w:r w:rsidRPr="00CD5E49">
        <w:rPr>
          <w:sz w:val="21"/>
          <w:szCs w:val="21"/>
        </w:rPr>
        <w:t>lwm sib koom ua ke los muab kev qhia, nrhiav thiab txuas tsev neeg rau cov kev pab</w:t>
      </w:r>
      <w:r>
        <w:rPr>
          <w:sz w:val="21"/>
          <w:szCs w:val="21"/>
        </w:rPr>
        <w:t xml:space="preserve"> </w:t>
      </w:r>
      <w:r w:rsidRPr="00CD5E49">
        <w:rPr>
          <w:sz w:val="21"/>
          <w:szCs w:val="21"/>
        </w:rPr>
        <w:t xml:space="preserve">cuam thiab cov peev txheej uas xav tau los koom kev kawm </w:t>
      </w:r>
      <w:ins w:id="7361" w:author="year" w:date="2021-07-10T02:33:00Z">
        <w:r>
          <w:rPr>
            <w:sz w:val="21"/>
            <w:szCs w:val="21"/>
          </w:rPr>
          <w:t xml:space="preserve">kev ncua </w:t>
        </w:r>
      </w:ins>
      <w:r w:rsidRPr="00CD5E49">
        <w:rPr>
          <w:sz w:val="21"/>
          <w:szCs w:val="21"/>
        </w:rPr>
        <w:t xml:space="preserve">deb, thiab xa cov khoom siv, cov twj, thiab cov ntawv sau </w:t>
      </w:r>
      <w:del w:id="7362" w:author="year" w:date="2021-07-10T02:34:00Z">
        <w:r w:rsidRPr="00CD5E49" w:rsidDel="0058516D">
          <w:rPr>
            <w:sz w:val="21"/>
            <w:szCs w:val="21"/>
          </w:rPr>
          <w:delText xml:space="preserve">rau </w:delText>
        </w:r>
      </w:del>
      <w:ins w:id="7363" w:author="year" w:date="2021-07-10T02:34:00Z">
        <w:r>
          <w:rPr>
            <w:sz w:val="21"/>
            <w:szCs w:val="21"/>
          </w:rPr>
          <w:t xml:space="preserve"> kom</w:t>
        </w:r>
        <w:r w:rsidRPr="00CD5E49">
          <w:rPr>
            <w:sz w:val="21"/>
            <w:szCs w:val="21"/>
          </w:rPr>
          <w:t xml:space="preserve"> </w:t>
        </w:r>
      </w:ins>
      <w:r w:rsidRPr="00CD5E49">
        <w:rPr>
          <w:sz w:val="21"/>
          <w:szCs w:val="21"/>
        </w:rPr>
        <w:t>ua tiav cov hauj</w:t>
      </w:r>
      <w:r>
        <w:rPr>
          <w:sz w:val="21"/>
          <w:szCs w:val="21"/>
        </w:rPr>
        <w:t xml:space="preserve"> </w:t>
      </w:r>
      <w:r w:rsidRPr="00CD5E49">
        <w:rPr>
          <w:sz w:val="21"/>
          <w:szCs w:val="21"/>
        </w:rPr>
        <w:t>lwm</w:t>
      </w:r>
      <w:ins w:id="7364" w:author="year" w:date="2021-07-10T02:34:00Z">
        <w:r>
          <w:rPr>
            <w:sz w:val="21"/>
            <w:szCs w:val="21"/>
          </w:rPr>
          <w:t xml:space="preserve"> kev kawm</w:t>
        </w:r>
      </w:ins>
      <w:r w:rsidRPr="00CD5E49">
        <w:rPr>
          <w:sz w:val="21"/>
          <w:szCs w:val="21"/>
        </w:rPr>
        <w:t>. Cov kev cov nyom ntxiv suav nrog tuaj koom nrog kev kawm deb, kev tshuaj xyuas thiab saib xyuas cov neeg ua hauj</w:t>
      </w:r>
      <w:r>
        <w:rPr>
          <w:sz w:val="21"/>
          <w:szCs w:val="21"/>
        </w:rPr>
        <w:t xml:space="preserve"> </w:t>
      </w:r>
      <w:r w:rsidRPr="00CD5E49">
        <w:rPr>
          <w:sz w:val="21"/>
          <w:szCs w:val="21"/>
        </w:rPr>
        <w:t>lwm, muab kev cuam tshuam rau cov tub ntxhais kawm, thiab xa cov khoom mus rau cov tsev neeg raws li cov lus qhia kev nyab xeeb</w:t>
      </w:r>
      <w:r>
        <w:t>.</w:t>
      </w:r>
      <w:r w:rsidRPr="00FF20F5">
        <w:t xml:space="preserve"> </w:t>
      </w:r>
      <w:r w:rsidRPr="00FF20F5">
        <w:rPr>
          <w:sz w:val="21"/>
          <w:szCs w:val="21"/>
        </w:rPr>
        <w:t xml:space="preserve">Cov teeb meem </w:t>
      </w:r>
      <w:ins w:id="7365" w:author="year" w:date="2021-07-10T02:36:00Z">
        <w:r>
          <w:rPr>
            <w:sz w:val="21"/>
            <w:szCs w:val="21"/>
          </w:rPr>
          <w:t xml:space="preserve">tsis tu ncua </w:t>
        </w:r>
      </w:ins>
      <w:del w:id="7366" w:author="year" w:date="2021-07-10T02:36:00Z">
        <w:r w:rsidRPr="00FF20F5" w:rsidDel="0058516D">
          <w:rPr>
            <w:sz w:val="21"/>
            <w:szCs w:val="21"/>
          </w:rPr>
          <w:delText xml:space="preserve">txuas ntxiv </w:delText>
        </w:r>
      </w:del>
      <w:r w:rsidRPr="00FF20F5">
        <w:rPr>
          <w:sz w:val="21"/>
          <w:szCs w:val="21"/>
        </w:rPr>
        <w:t xml:space="preserve">nrog kev kawm deb yog kev koom </w:t>
      </w:r>
      <w:del w:id="7367" w:author="year" w:date="2021-07-10T02:36:00Z">
        <w:r w:rsidRPr="00FF20F5" w:rsidDel="0058516D">
          <w:rPr>
            <w:sz w:val="21"/>
            <w:szCs w:val="21"/>
          </w:rPr>
          <w:delText xml:space="preserve">nrog </w:delText>
        </w:r>
      </w:del>
      <w:ins w:id="7368" w:author="year" w:date="2021-07-10T02:36:00Z">
        <w:r>
          <w:rPr>
            <w:sz w:val="21"/>
            <w:szCs w:val="21"/>
          </w:rPr>
          <w:t xml:space="preserve"> tes ntawm</w:t>
        </w:r>
      </w:ins>
      <w:ins w:id="7369" w:author="year" w:date="2021-07-10T02:37:00Z">
        <w:r>
          <w:rPr>
            <w:sz w:val="21"/>
            <w:szCs w:val="21"/>
          </w:rPr>
          <w:t xml:space="preserve"> </w:t>
        </w:r>
      </w:ins>
      <w:ins w:id="7370" w:author="year" w:date="2021-07-10T02:36:00Z">
        <w:r>
          <w:rPr>
            <w:sz w:val="21"/>
            <w:szCs w:val="21"/>
          </w:rPr>
          <w:t>cov</w:t>
        </w:r>
        <w:r w:rsidRPr="00FF20F5">
          <w:rPr>
            <w:sz w:val="21"/>
            <w:szCs w:val="21"/>
          </w:rPr>
          <w:t xml:space="preserve"> </w:t>
        </w:r>
      </w:ins>
      <w:r w:rsidRPr="00FF20F5">
        <w:rPr>
          <w:sz w:val="21"/>
          <w:szCs w:val="21"/>
        </w:rPr>
        <w:t xml:space="preserve">tub ntxhais kawm hauv kev kawm, kev </w:t>
      </w:r>
      <w:ins w:id="7371" w:author="year" w:date="2021-07-10T02:37:00Z">
        <w:r>
          <w:rPr>
            <w:sz w:val="21"/>
            <w:szCs w:val="21"/>
          </w:rPr>
          <w:t xml:space="preserve">txhawb nqa kev </w:t>
        </w:r>
      </w:ins>
      <w:r w:rsidRPr="00FF20F5">
        <w:rPr>
          <w:sz w:val="21"/>
          <w:szCs w:val="21"/>
        </w:rPr>
        <w:t xml:space="preserve">sib raug zoo thiab kev xav </w:t>
      </w:r>
      <w:del w:id="7372" w:author="year" w:date="2021-07-10T02:38:00Z">
        <w:r w:rsidRPr="00FF20F5" w:rsidDel="0058516D">
          <w:rPr>
            <w:sz w:val="21"/>
            <w:szCs w:val="21"/>
          </w:rPr>
          <w:delText>thiab lub hlwb kev xav</w:delText>
        </w:r>
      </w:del>
      <w:r w:rsidRPr="00FF20F5">
        <w:rPr>
          <w:sz w:val="21"/>
          <w:szCs w:val="21"/>
        </w:rPr>
        <w:t>, thiab kev cuam tshuam.</w:t>
      </w:r>
    </w:p>
    <w:p w14:paraId="2BCCD29E" w14:textId="77777777" w:rsidR="00AD19E5" w:rsidRDefault="00AD19E5" w:rsidP="00AD19E5">
      <w:pPr>
        <w:sectPr w:rsidR="00AD19E5">
          <w:pgSz w:w="15840" w:h="12240" w:orient="landscape"/>
          <w:pgMar w:top="920" w:right="600" w:bottom="800" w:left="600" w:header="0" w:footer="528" w:gutter="0"/>
          <w:cols w:space="720"/>
        </w:sectPr>
      </w:pPr>
    </w:p>
    <w:bookmarkStart w:id="7373" w:name="Pupil_Learning_Loss"/>
    <w:bookmarkEnd w:id="7373"/>
    <w:p w14:paraId="6BB8C074" w14:textId="77777777" w:rsidR="00AD19E5" w:rsidRPr="005270F7" w:rsidRDefault="00AD19E5" w:rsidP="00AD19E5">
      <w:pPr>
        <w:pStyle w:val="Heading2"/>
        <w:rPr>
          <w:sz w:val="32"/>
          <w:szCs w:val="32"/>
        </w:rPr>
      </w:pPr>
      <w:r w:rsidRPr="005270F7">
        <w:rPr>
          <w:sz w:val="32"/>
          <w:szCs w:val="32"/>
        </w:rPr>
        <w:lastRenderedPageBreak/>
        <w:fldChar w:fldCharType="begin"/>
      </w:r>
      <w:r w:rsidRPr="005270F7">
        <w:rPr>
          <w:sz w:val="32"/>
          <w:szCs w:val="32"/>
        </w:rPr>
        <w:instrText xml:space="preserve"> HYPERLINK "http://www.doc-tracking.com/screenshots/21LCAP/Instructions/LCAPandLCPAnnualUpdateInstructions.htm" \l "PupilLearningLoss" \h </w:instrText>
      </w:r>
      <w:r w:rsidRPr="005270F7">
        <w:rPr>
          <w:sz w:val="32"/>
          <w:szCs w:val="32"/>
        </w:rPr>
        <w:fldChar w:fldCharType="separate"/>
      </w:r>
      <w:r w:rsidRPr="005270F7">
        <w:rPr>
          <w:sz w:val="32"/>
          <w:szCs w:val="32"/>
        </w:rPr>
        <w:t>Kev Ploj Kev Kawm Ntawm Cov Tub Ntxhais Kawm</w:t>
      </w:r>
      <w:r w:rsidRPr="005270F7">
        <w:rPr>
          <w:sz w:val="32"/>
          <w:szCs w:val="32"/>
        </w:rPr>
        <w:fldChar w:fldCharType="end"/>
      </w:r>
    </w:p>
    <w:bookmarkStart w:id="7374" w:name="Actions_Related_to_the_Pupil_Learning_Lo"/>
    <w:bookmarkEnd w:id="7374"/>
    <w:p w14:paraId="29BBFFCD" w14:textId="77777777" w:rsidR="00AD19E5" w:rsidRPr="00856838" w:rsidRDefault="00AD19E5" w:rsidP="00AD19E5">
      <w:pPr>
        <w:pStyle w:val="Heading3"/>
        <w:spacing w:before="336"/>
        <w:rPr>
          <w:sz w:val="24"/>
          <w:szCs w:val="24"/>
        </w:rPr>
      </w:pPr>
      <w:r w:rsidRPr="00856838">
        <w:rPr>
          <w:sz w:val="24"/>
          <w:szCs w:val="24"/>
        </w:rPr>
        <w:fldChar w:fldCharType="begin"/>
      </w:r>
      <w:r w:rsidRPr="00856838">
        <w:rPr>
          <w:sz w:val="24"/>
          <w:szCs w:val="24"/>
        </w:rPr>
        <w:instrText xml:space="preserve"> HYPERLINK "http://www.doc-tracking.com/screenshots/21LCAP/Instructions/LCAPandLCPAnnualUpdateInstructions.htm" \l "PupilLearningLoss" \h </w:instrText>
      </w:r>
      <w:r w:rsidRPr="00856838">
        <w:rPr>
          <w:sz w:val="24"/>
          <w:szCs w:val="24"/>
        </w:rPr>
        <w:fldChar w:fldCharType="separate"/>
      </w:r>
      <w:r w:rsidRPr="00856838">
        <w:rPr>
          <w:sz w:val="24"/>
          <w:szCs w:val="24"/>
        </w:rPr>
        <w:t>Cov Kev Ua Uas Tsuam Txhuam Txog Kev Ploj Kev Kawm Ntawm Cov Tub Ntxhais Kawm</w:t>
      </w:r>
      <w:r w:rsidRPr="00856838">
        <w:rPr>
          <w:sz w:val="24"/>
          <w:szCs w:val="24"/>
        </w:rPr>
        <w:fldChar w:fldCharType="end"/>
      </w:r>
    </w:p>
    <w:tbl>
      <w:tblPr>
        <w:tblW w:w="0" w:type="auto"/>
        <w:tblInd w:w="13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7555"/>
        <w:gridCol w:w="2220"/>
        <w:gridCol w:w="2813"/>
        <w:gridCol w:w="1802"/>
      </w:tblGrid>
      <w:tr w:rsidR="00AD19E5" w14:paraId="39C426E4" w14:textId="77777777" w:rsidTr="00AD19E5">
        <w:trPr>
          <w:trHeight w:val="885"/>
        </w:trPr>
        <w:tc>
          <w:tcPr>
            <w:tcW w:w="7555" w:type="dxa"/>
            <w:shd w:val="clear" w:color="auto" w:fill="E2EFD9"/>
          </w:tcPr>
          <w:p w14:paraId="2C513769" w14:textId="77777777" w:rsidR="00AD19E5" w:rsidRPr="00882CB0" w:rsidRDefault="00AD19E5" w:rsidP="00AD19E5">
            <w:pPr>
              <w:pStyle w:val="TableParagraph"/>
              <w:rPr>
                <w:b/>
                <w:sz w:val="20"/>
                <w:szCs w:val="20"/>
              </w:rPr>
            </w:pPr>
          </w:p>
          <w:p w14:paraId="42C78C1D" w14:textId="77777777" w:rsidR="00AD19E5" w:rsidRDefault="00AD19E5" w:rsidP="00AD19E5">
            <w:pPr>
              <w:pStyle w:val="TableParagraph"/>
              <w:ind w:left="58"/>
              <w:rPr>
                <w:sz w:val="24"/>
              </w:rPr>
            </w:pPr>
            <w:r w:rsidRPr="00882CB0">
              <w:rPr>
                <w:sz w:val="20"/>
                <w:szCs w:val="20"/>
              </w:rPr>
              <w:t>Kev piav qhia</w:t>
            </w:r>
          </w:p>
        </w:tc>
        <w:tc>
          <w:tcPr>
            <w:tcW w:w="2220" w:type="dxa"/>
            <w:shd w:val="clear" w:color="auto" w:fill="E2EFD9"/>
          </w:tcPr>
          <w:p w14:paraId="7C570D9F" w14:textId="77777777" w:rsidR="00AD19E5" w:rsidRPr="00882CB0" w:rsidRDefault="00AD19E5" w:rsidP="00AD19E5">
            <w:pPr>
              <w:pStyle w:val="TableParagraph"/>
              <w:spacing w:before="196"/>
              <w:ind w:left="58"/>
              <w:rPr>
                <w:sz w:val="20"/>
                <w:szCs w:val="20"/>
              </w:rPr>
            </w:pPr>
            <w:r w:rsidRPr="00882CB0">
              <w:rPr>
                <w:sz w:val="20"/>
                <w:szCs w:val="20"/>
              </w:rPr>
              <w:t>Tag Nrho</w:t>
            </w:r>
          </w:p>
          <w:p w14:paraId="32B28BD7" w14:textId="77777777" w:rsidR="00AD19E5" w:rsidRDefault="00AD19E5" w:rsidP="00AD19E5">
            <w:pPr>
              <w:pStyle w:val="TableParagraph"/>
              <w:ind w:left="58"/>
              <w:rPr>
                <w:sz w:val="24"/>
              </w:rPr>
            </w:pPr>
            <w:r w:rsidRPr="00882CB0">
              <w:rPr>
                <w:sz w:val="20"/>
                <w:szCs w:val="20"/>
              </w:rPr>
              <w:t>Pob Nyiaj Siv</w:t>
            </w:r>
          </w:p>
        </w:tc>
        <w:tc>
          <w:tcPr>
            <w:tcW w:w="2813" w:type="dxa"/>
            <w:shd w:val="clear" w:color="auto" w:fill="E2EFD9"/>
          </w:tcPr>
          <w:p w14:paraId="06AB9359" w14:textId="77777777" w:rsidR="00AD19E5" w:rsidRDefault="00AD19E5" w:rsidP="00AD19E5">
            <w:pPr>
              <w:pStyle w:val="TableParagraph"/>
              <w:spacing w:before="58" w:line="270" w:lineRule="atLeast"/>
              <w:ind w:left="57" w:right="1029"/>
              <w:rPr>
                <w:sz w:val="24"/>
              </w:rPr>
            </w:pPr>
            <w:r w:rsidRPr="00882CB0">
              <w:rPr>
                <w:sz w:val="20"/>
                <w:szCs w:val="20"/>
              </w:rPr>
              <w:t>Kwv yees Txoj Kev Siv Nyiaj Txiag</w:t>
            </w:r>
          </w:p>
        </w:tc>
        <w:tc>
          <w:tcPr>
            <w:tcW w:w="1802" w:type="dxa"/>
            <w:shd w:val="clear" w:color="auto" w:fill="E2EFD9"/>
          </w:tcPr>
          <w:p w14:paraId="7F406172" w14:textId="77777777" w:rsidR="00AD19E5" w:rsidRPr="00882CB0" w:rsidRDefault="00AD19E5" w:rsidP="00AD19E5">
            <w:pPr>
              <w:pStyle w:val="TableParagraph"/>
              <w:rPr>
                <w:b/>
                <w:sz w:val="20"/>
                <w:szCs w:val="20"/>
              </w:rPr>
            </w:pPr>
          </w:p>
          <w:p w14:paraId="63E74162" w14:textId="77777777" w:rsidR="00AD19E5" w:rsidRDefault="00AD19E5" w:rsidP="00AD19E5">
            <w:pPr>
              <w:pStyle w:val="TableParagraph"/>
              <w:ind w:left="58"/>
              <w:rPr>
                <w:sz w:val="24"/>
              </w:rPr>
            </w:pPr>
            <w:r w:rsidRPr="00882CB0">
              <w:rPr>
                <w:sz w:val="20"/>
                <w:szCs w:val="20"/>
              </w:rPr>
              <w:t>Kev Koom Tes</w:t>
            </w:r>
          </w:p>
        </w:tc>
      </w:tr>
      <w:tr w:rsidR="00AD19E5" w14:paraId="72F4EE23" w14:textId="77777777" w:rsidTr="00AD19E5">
        <w:trPr>
          <w:trHeight w:val="1161"/>
        </w:trPr>
        <w:tc>
          <w:tcPr>
            <w:tcW w:w="7555" w:type="dxa"/>
          </w:tcPr>
          <w:p w14:paraId="3514CDF3" w14:textId="77777777" w:rsidR="00AD19E5" w:rsidRPr="00EF475D" w:rsidRDefault="00AD19E5" w:rsidP="00AD19E5">
            <w:pPr>
              <w:pStyle w:val="TableParagraph"/>
              <w:spacing w:before="58"/>
              <w:ind w:left="58"/>
              <w:rPr>
                <w:sz w:val="21"/>
                <w:szCs w:val="21"/>
              </w:rPr>
            </w:pPr>
            <w:r w:rsidRPr="00EF475D">
              <w:rPr>
                <w:sz w:val="21"/>
                <w:szCs w:val="21"/>
              </w:rPr>
              <w:t xml:space="preserve">Tsev Kawm </w:t>
            </w:r>
            <w:del w:id="7375" w:author="year" w:date="2021-07-10T06:16:00Z">
              <w:r w:rsidRPr="00EF475D" w:rsidDel="007866DA">
                <w:rPr>
                  <w:sz w:val="21"/>
                  <w:szCs w:val="21"/>
                </w:rPr>
                <w:delText>N</w:delText>
              </w:r>
            </w:del>
            <w:r w:rsidRPr="00EF475D">
              <w:rPr>
                <w:sz w:val="21"/>
                <w:szCs w:val="21"/>
              </w:rPr>
              <w:t>caij So Kawm ($ 120,304)</w:t>
            </w:r>
          </w:p>
          <w:p w14:paraId="7A2DA3F0" w14:textId="77777777" w:rsidR="00AD19E5" w:rsidRPr="00EF475D" w:rsidRDefault="00AD19E5" w:rsidP="00AD19E5">
            <w:pPr>
              <w:pStyle w:val="TableParagraph"/>
              <w:ind w:left="58" w:right="1316"/>
              <w:rPr>
                <w:sz w:val="21"/>
                <w:szCs w:val="21"/>
              </w:rPr>
            </w:pPr>
            <w:r w:rsidRPr="00EF475D">
              <w:rPr>
                <w:sz w:val="21"/>
                <w:szCs w:val="21"/>
              </w:rPr>
              <w:t xml:space="preserve">Cov Kev Kawm Sib Koom Tes ntxiv ($ 288,000)          </w:t>
            </w:r>
            <w:r>
              <w:rPr>
                <w:sz w:val="21"/>
                <w:szCs w:val="21"/>
              </w:rPr>
              <w:t xml:space="preserve">                     </w:t>
            </w:r>
            <w:r w:rsidRPr="00EF475D">
              <w:rPr>
                <w:sz w:val="21"/>
                <w:szCs w:val="21"/>
              </w:rPr>
              <w:t xml:space="preserve">         Cov khoom siv qhia ntawv ntxiv ($ 127,861)</w:t>
            </w:r>
          </w:p>
        </w:tc>
        <w:tc>
          <w:tcPr>
            <w:tcW w:w="2220" w:type="dxa"/>
          </w:tcPr>
          <w:p w14:paraId="43F72506" w14:textId="77777777" w:rsidR="00AD19E5" w:rsidRPr="00EF475D" w:rsidRDefault="00AD19E5" w:rsidP="00AD19E5">
            <w:pPr>
              <w:pStyle w:val="TableParagraph"/>
              <w:spacing w:before="58"/>
              <w:ind w:left="757"/>
              <w:rPr>
                <w:sz w:val="21"/>
                <w:szCs w:val="21"/>
              </w:rPr>
            </w:pPr>
            <w:r w:rsidRPr="00EF475D">
              <w:rPr>
                <w:sz w:val="21"/>
                <w:szCs w:val="21"/>
              </w:rPr>
              <w:t>$ 536,165</w:t>
            </w:r>
          </w:p>
        </w:tc>
        <w:tc>
          <w:tcPr>
            <w:tcW w:w="2813" w:type="dxa"/>
          </w:tcPr>
          <w:p w14:paraId="7B543450" w14:textId="77777777" w:rsidR="00AD19E5" w:rsidRPr="00EF475D" w:rsidRDefault="00AD19E5" w:rsidP="00AD19E5">
            <w:pPr>
              <w:pStyle w:val="TableParagraph"/>
              <w:spacing w:before="58"/>
              <w:ind w:left="757"/>
              <w:rPr>
                <w:sz w:val="21"/>
                <w:szCs w:val="21"/>
              </w:rPr>
            </w:pPr>
            <w:r w:rsidRPr="00EF475D">
              <w:rPr>
                <w:sz w:val="21"/>
                <w:szCs w:val="21"/>
              </w:rPr>
              <w:t>$ 499,464</w:t>
            </w:r>
          </w:p>
        </w:tc>
        <w:tc>
          <w:tcPr>
            <w:tcW w:w="1802" w:type="dxa"/>
          </w:tcPr>
          <w:p w14:paraId="6867D8CC" w14:textId="77777777" w:rsidR="00AD19E5" w:rsidRPr="00EF475D" w:rsidRDefault="00AD19E5" w:rsidP="00AD19E5">
            <w:pPr>
              <w:pStyle w:val="TableParagraph"/>
              <w:spacing w:before="58"/>
              <w:ind w:left="644" w:right="694"/>
              <w:jc w:val="center"/>
              <w:rPr>
                <w:sz w:val="21"/>
                <w:szCs w:val="21"/>
              </w:rPr>
            </w:pPr>
            <w:r w:rsidRPr="00EF475D">
              <w:rPr>
                <w:sz w:val="21"/>
                <w:szCs w:val="21"/>
              </w:rPr>
              <w:t xml:space="preserve">Yog </w:t>
            </w:r>
          </w:p>
        </w:tc>
      </w:tr>
    </w:tbl>
    <w:p w14:paraId="3960A15D" w14:textId="77777777" w:rsidR="00AD19E5" w:rsidRDefault="00AD19E5" w:rsidP="00AD19E5">
      <w:pPr>
        <w:pStyle w:val="BodyText"/>
        <w:spacing w:before="11"/>
        <w:rPr>
          <w:b/>
          <w:sz w:val="23"/>
        </w:rPr>
      </w:pPr>
    </w:p>
    <w:p w14:paraId="4B1B2EF2" w14:textId="77777777" w:rsidR="00AD19E5" w:rsidRPr="00F41066" w:rsidRDefault="00AD19E5" w:rsidP="00AD19E5">
      <w:pPr>
        <w:pStyle w:val="BodyText"/>
        <w:ind w:left="120" w:right="410"/>
        <w:rPr>
          <w:sz w:val="22"/>
          <w:szCs w:val="22"/>
        </w:rPr>
      </w:pPr>
      <w:r>
        <w:rPr>
          <w:noProof/>
          <w:lang w:bidi="th-TH"/>
        </w:rPr>
        <mc:AlternateContent>
          <mc:Choice Requires="wpg">
            <w:drawing>
              <wp:anchor distT="0" distB="0" distL="114300" distR="114300" simplePos="0" relativeHeight="252045312" behindDoc="1" locked="0" layoutInCell="1" allowOverlap="1" wp14:anchorId="3FEB6B29" wp14:editId="457AD15F">
                <wp:simplePos x="0" y="0"/>
                <wp:positionH relativeFrom="page">
                  <wp:posOffset>457200</wp:posOffset>
                </wp:positionH>
                <wp:positionV relativeFrom="paragraph">
                  <wp:posOffset>350520</wp:posOffset>
                </wp:positionV>
                <wp:extent cx="9144000" cy="278130"/>
                <wp:effectExtent l="0" t="0" r="0" b="0"/>
                <wp:wrapNone/>
                <wp:docPr id="45"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278130"/>
                          <a:chOff x="720" y="552"/>
                          <a:chExt cx="14400" cy="438"/>
                        </a:xfrm>
                      </wpg:grpSpPr>
                      <wps:wsp>
                        <wps:cNvPr id="46" name="Rectangle 38"/>
                        <wps:cNvSpPr>
                          <a:spLocks noChangeArrowheads="1"/>
                        </wps:cNvSpPr>
                        <wps:spPr bwMode="auto">
                          <a:xfrm>
                            <a:off x="730" y="561"/>
                            <a:ext cx="14380" cy="418"/>
                          </a:xfrm>
                          <a:prstGeom prst="rect">
                            <a:avLst/>
                          </a:prstGeom>
                          <a:solidFill>
                            <a:srgbClr val="E2E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AutoShape 37"/>
                        <wps:cNvSpPr>
                          <a:spLocks/>
                        </wps:cNvSpPr>
                        <wps:spPr bwMode="auto">
                          <a:xfrm>
                            <a:off x="-5" y="7601"/>
                            <a:ext cx="14400" cy="428"/>
                          </a:xfrm>
                          <a:custGeom>
                            <a:avLst/>
                            <a:gdLst>
                              <a:gd name="T0" fmla="+- 0 725 -5"/>
                              <a:gd name="T1" fmla="*/ T0 w 14400"/>
                              <a:gd name="T2" fmla="+- 0 562 7601"/>
                              <a:gd name="T3" fmla="*/ 562 h 428"/>
                              <a:gd name="T4" fmla="+- 0 725 -5"/>
                              <a:gd name="T5" fmla="*/ T4 w 14400"/>
                              <a:gd name="T6" fmla="+- 0 980 7601"/>
                              <a:gd name="T7" fmla="*/ 980 h 428"/>
                              <a:gd name="T8" fmla="+- 0 15115 -5"/>
                              <a:gd name="T9" fmla="*/ T8 w 14400"/>
                              <a:gd name="T10" fmla="+- 0 562 7601"/>
                              <a:gd name="T11" fmla="*/ 562 h 428"/>
                              <a:gd name="T12" fmla="+- 0 15115 -5"/>
                              <a:gd name="T13" fmla="*/ T12 w 14400"/>
                              <a:gd name="T14" fmla="+- 0 980 7601"/>
                              <a:gd name="T15" fmla="*/ 980 h 428"/>
                              <a:gd name="T16" fmla="+- 0 720 -5"/>
                              <a:gd name="T17" fmla="*/ T16 w 14400"/>
                              <a:gd name="T18" fmla="+- 0 557 7601"/>
                              <a:gd name="T19" fmla="*/ 557 h 428"/>
                              <a:gd name="T20" fmla="+- 0 15120 -5"/>
                              <a:gd name="T21" fmla="*/ T20 w 14400"/>
                              <a:gd name="T22" fmla="+- 0 557 7601"/>
                              <a:gd name="T23" fmla="*/ 557 h 428"/>
                              <a:gd name="T24" fmla="+- 0 720 -5"/>
                              <a:gd name="T25" fmla="*/ T24 w 14400"/>
                              <a:gd name="T26" fmla="+- 0 985 7601"/>
                              <a:gd name="T27" fmla="*/ 985 h 428"/>
                              <a:gd name="T28" fmla="+- 0 15120 -5"/>
                              <a:gd name="T29" fmla="*/ T28 w 14400"/>
                              <a:gd name="T30" fmla="+- 0 985 7601"/>
                              <a:gd name="T31" fmla="*/ 985 h 4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400" h="428">
                                <a:moveTo>
                                  <a:pt x="730" y="-7039"/>
                                </a:moveTo>
                                <a:lnTo>
                                  <a:pt x="730" y="-6621"/>
                                </a:lnTo>
                                <a:moveTo>
                                  <a:pt x="15120" y="-7039"/>
                                </a:moveTo>
                                <a:lnTo>
                                  <a:pt x="15120" y="-6621"/>
                                </a:lnTo>
                                <a:moveTo>
                                  <a:pt x="725" y="-7044"/>
                                </a:moveTo>
                                <a:lnTo>
                                  <a:pt x="15125" y="-7044"/>
                                </a:lnTo>
                                <a:moveTo>
                                  <a:pt x="725" y="-6616"/>
                                </a:moveTo>
                                <a:lnTo>
                                  <a:pt x="15125" y="-6616"/>
                                </a:lnTo>
                              </a:path>
                            </a:pathLst>
                          </a:custGeom>
                          <a:noFill/>
                          <a:ln w="6350">
                            <a:solidFill>
                              <a:srgbClr val="3E5E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EB72AD" id="Group 36" o:spid="_x0000_s1026" style="position:absolute;margin-left:36pt;margin-top:27.6pt;width:10in;height:21.9pt;z-index:-251271168;mso-position-horizontal-relative:page" coordorigin="720,552" coordsize="14400,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">
                <v:rect id="Rectangle 38" o:spid="_x0000_s1027" style="position:absolute;left:730;top:561;width:14380;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" fillcolor="#e2efd9" stroked="f"/>
                <v:shape id="AutoShape 37" o:spid="_x0000_s1028" style="position:absolute;left:-5;top:7601;width:14400;height:428;visibility:visible;mso-wrap-style:square;v-text-anchor:top" coordsize="1440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" path="m730,-7039r,418m15120,-7039r,418m725,-7044r14400,m725,-6616r14400,e" filled="f" strokecolor="#3e5e28" strokeweight=".5pt">
                  <v:path arrowok="t" o:connecttype="custom" o:connectlocs="730,562;730,980;15120,562;15120,980;725,557;15125,557;725,985;15125,985" o:connectangles="0,0,0,0,0,0,0,0"/>
                </v:shape>
                <w10:wrap anchorx="page"/>
              </v:group>
            </w:pict>
          </mc:Fallback>
        </mc:AlternateContent>
      </w:r>
      <w:r>
        <w:t>C</w:t>
      </w:r>
      <w:r w:rsidRPr="00F41066">
        <w:rPr>
          <w:sz w:val="22"/>
          <w:szCs w:val="22"/>
        </w:rPr>
        <w:t>ov lus piav qhia txog qhov muaj qhov sib txawv ntawm kev nqis tes ua thiab / los sis kev siv nyiaj txiag los hais txog cov tub kawm uas poob qab thiab dab tsi raug siv thiab / los sis siv rau ntawm cov nqis tes ua.</w:t>
      </w:r>
    </w:p>
    <w:p w14:paraId="6CE4E2A9" w14:textId="77777777" w:rsidR="00AD19E5" w:rsidRPr="00F41066" w:rsidRDefault="00AD19E5" w:rsidP="00AD19E5">
      <w:pPr>
        <w:pStyle w:val="BodyText"/>
        <w:spacing w:before="68"/>
        <w:ind w:left="183"/>
        <w:rPr>
          <w:sz w:val="22"/>
          <w:szCs w:val="22"/>
        </w:rPr>
      </w:pPr>
      <w:r w:rsidRPr="00F41066">
        <w:rPr>
          <w:sz w:val="22"/>
          <w:szCs w:val="22"/>
        </w:rPr>
        <w:t>Kev nqis tes ua thiab cov kev pab cuam tau ua tiav raws li tau npaj tseg.</w:t>
      </w:r>
    </w:p>
    <w:p w14:paraId="23D86B0D" w14:textId="77777777" w:rsidR="00AD19E5" w:rsidRDefault="00AD19E5" w:rsidP="00AD19E5">
      <w:pPr>
        <w:pStyle w:val="BodyText"/>
        <w:spacing w:before="3"/>
      </w:pPr>
    </w:p>
    <w:p w14:paraId="408F9CBA" w14:textId="77777777" w:rsidR="00AD19E5" w:rsidRPr="006B6655" w:rsidRDefault="00AD19E5" w:rsidP="00AD19E5">
      <w:pPr>
        <w:pStyle w:val="Heading3"/>
        <w:rPr>
          <w:sz w:val="24"/>
          <w:szCs w:val="24"/>
        </w:rPr>
      </w:pPr>
      <w:hyperlink r:id="rId79" w:anchor="PupilLearningLoss">
        <w:r w:rsidRPr="006B6655">
          <w:rPr>
            <w:sz w:val="24"/>
            <w:szCs w:val="24"/>
          </w:rPr>
          <w:t>Kev Tshawb Xyuas Kev Ploj Kev Kawm Ntawm Cov Tub Ntxhais Kawm</w:t>
        </w:r>
      </w:hyperlink>
    </w:p>
    <w:p w14:paraId="607C5E97" w14:textId="77777777" w:rsidR="00AD19E5" w:rsidRDefault="00AD19E5" w:rsidP="00AD19E5">
      <w:pPr>
        <w:pStyle w:val="BodyText"/>
        <w:rPr>
          <w:b/>
        </w:rPr>
      </w:pPr>
    </w:p>
    <w:p w14:paraId="1E45AA96" w14:textId="77777777" w:rsidR="00AD19E5" w:rsidRPr="006B6655" w:rsidRDefault="00AD19E5" w:rsidP="00AD19E5">
      <w:pPr>
        <w:pStyle w:val="BodyText"/>
        <w:ind w:left="120" w:right="611"/>
        <w:rPr>
          <w:sz w:val="19"/>
          <w:szCs w:val="19"/>
        </w:rPr>
      </w:pPr>
      <w:r>
        <w:rPr>
          <w:noProof/>
          <w:sz w:val="18"/>
          <w:szCs w:val="18"/>
          <w:lang w:bidi="th-TH"/>
        </w:rPr>
        <mc:AlternateContent>
          <mc:Choice Requires="wpg">
            <w:drawing>
              <wp:anchor distT="0" distB="0" distL="114300" distR="114300" simplePos="0" relativeHeight="252046336" behindDoc="1" locked="0" layoutInCell="1" allowOverlap="1" wp14:anchorId="13BEFC4F" wp14:editId="20E23187">
                <wp:simplePos x="0" y="0"/>
                <wp:positionH relativeFrom="page">
                  <wp:posOffset>457200</wp:posOffset>
                </wp:positionH>
                <wp:positionV relativeFrom="paragraph">
                  <wp:posOffset>350520</wp:posOffset>
                </wp:positionV>
                <wp:extent cx="9144000" cy="3028950"/>
                <wp:effectExtent l="0" t="0" r="0" b="0"/>
                <wp:wrapNone/>
                <wp:docPr id="4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3028950"/>
                          <a:chOff x="720" y="552"/>
                          <a:chExt cx="14400" cy="4770"/>
                        </a:xfrm>
                      </wpg:grpSpPr>
                      <wps:wsp>
                        <wps:cNvPr id="43" name="Rectangle 35"/>
                        <wps:cNvSpPr>
                          <a:spLocks noChangeArrowheads="1"/>
                        </wps:cNvSpPr>
                        <wps:spPr bwMode="auto">
                          <a:xfrm>
                            <a:off x="730" y="561"/>
                            <a:ext cx="14380" cy="4750"/>
                          </a:xfrm>
                          <a:prstGeom prst="rect">
                            <a:avLst/>
                          </a:prstGeom>
                          <a:solidFill>
                            <a:srgbClr val="E2E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AutoShape 34"/>
                        <wps:cNvSpPr>
                          <a:spLocks/>
                        </wps:cNvSpPr>
                        <wps:spPr bwMode="auto">
                          <a:xfrm>
                            <a:off x="-5" y="1405"/>
                            <a:ext cx="14400" cy="4760"/>
                          </a:xfrm>
                          <a:custGeom>
                            <a:avLst/>
                            <a:gdLst>
                              <a:gd name="T0" fmla="+- 0 725 -5"/>
                              <a:gd name="T1" fmla="*/ T0 w 14400"/>
                              <a:gd name="T2" fmla="+- 0 562 1406"/>
                              <a:gd name="T3" fmla="*/ 562 h 4760"/>
                              <a:gd name="T4" fmla="+- 0 725 -5"/>
                              <a:gd name="T5" fmla="*/ T4 w 14400"/>
                              <a:gd name="T6" fmla="+- 0 5312 1406"/>
                              <a:gd name="T7" fmla="*/ 5312 h 4760"/>
                              <a:gd name="T8" fmla="+- 0 15115 -5"/>
                              <a:gd name="T9" fmla="*/ T8 w 14400"/>
                              <a:gd name="T10" fmla="+- 0 562 1406"/>
                              <a:gd name="T11" fmla="*/ 562 h 4760"/>
                              <a:gd name="T12" fmla="+- 0 15115 -5"/>
                              <a:gd name="T13" fmla="*/ T12 w 14400"/>
                              <a:gd name="T14" fmla="+- 0 5312 1406"/>
                              <a:gd name="T15" fmla="*/ 5312 h 4760"/>
                              <a:gd name="T16" fmla="+- 0 720 -5"/>
                              <a:gd name="T17" fmla="*/ T16 w 14400"/>
                              <a:gd name="T18" fmla="+- 0 557 1406"/>
                              <a:gd name="T19" fmla="*/ 557 h 4760"/>
                              <a:gd name="T20" fmla="+- 0 15120 -5"/>
                              <a:gd name="T21" fmla="*/ T20 w 14400"/>
                              <a:gd name="T22" fmla="+- 0 557 1406"/>
                              <a:gd name="T23" fmla="*/ 557 h 4760"/>
                              <a:gd name="T24" fmla="+- 0 720 -5"/>
                              <a:gd name="T25" fmla="*/ T24 w 14400"/>
                              <a:gd name="T26" fmla="+- 0 5317 1406"/>
                              <a:gd name="T27" fmla="*/ 5317 h 4760"/>
                              <a:gd name="T28" fmla="+- 0 15120 -5"/>
                              <a:gd name="T29" fmla="*/ T28 w 14400"/>
                              <a:gd name="T30" fmla="+- 0 5317 1406"/>
                              <a:gd name="T31" fmla="*/ 5317 h 47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400" h="4760">
                                <a:moveTo>
                                  <a:pt x="730" y="-844"/>
                                </a:moveTo>
                                <a:lnTo>
                                  <a:pt x="730" y="3906"/>
                                </a:lnTo>
                                <a:moveTo>
                                  <a:pt x="15120" y="-844"/>
                                </a:moveTo>
                                <a:lnTo>
                                  <a:pt x="15120" y="3906"/>
                                </a:lnTo>
                                <a:moveTo>
                                  <a:pt x="725" y="-849"/>
                                </a:moveTo>
                                <a:lnTo>
                                  <a:pt x="15125" y="-849"/>
                                </a:lnTo>
                                <a:moveTo>
                                  <a:pt x="725" y="3911"/>
                                </a:moveTo>
                                <a:lnTo>
                                  <a:pt x="15125" y="3911"/>
                                </a:lnTo>
                              </a:path>
                            </a:pathLst>
                          </a:custGeom>
                          <a:noFill/>
                          <a:ln w="6350">
                            <a:solidFill>
                              <a:srgbClr val="3E5E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BCDCE5" id="Group 33" o:spid="_x0000_s1026" style="position:absolute;margin-left:36pt;margin-top:27.6pt;width:10in;height:238.5pt;z-index:-251270144;mso-position-horizontal-relative:page" coordorigin="720,552" coordsize="14400,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">
                <v:rect id="Rectangle 35" o:spid="_x0000_s1027" style="position:absolute;left:730;top:561;width:14380;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" fillcolor="#e2efd9" stroked="f"/>
                <v:shape id="AutoShape 34" o:spid="_x0000_s1028" style="position:absolute;left:-5;top:1405;width:14400;height:4760;visibility:visible;mso-wrap-style:square;v-text-anchor:top" coordsize="14400,4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" path="m730,-844r,4750m15120,-844r,4750m725,-849r14400,m725,3911r14400,e" filled="f" strokecolor="#3e5e28" strokeweight=".5pt">
                  <v:path arrowok="t" o:connecttype="custom" o:connectlocs="730,562;730,5312;15120,562;15120,5312;725,557;15125,557;725,5317;15125,5317" o:connectangles="0,0,0,0,0,0,0,0"/>
                </v:shape>
                <w10:wrap anchorx="page"/>
              </v:group>
            </w:pict>
          </mc:Fallback>
        </mc:AlternateContent>
      </w:r>
      <w:r w:rsidRPr="006B6655">
        <w:rPr>
          <w:sz w:val="18"/>
          <w:szCs w:val="18"/>
        </w:rPr>
        <w:t>C</w:t>
      </w:r>
      <w:r w:rsidRPr="006B6655">
        <w:rPr>
          <w:sz w:val="19"/>
          <w:szCs w:val="19"/>
        </w:rPr>
        <w:t xml:space="preserve">ov lus piav qhia txog qhov ua tiav thiab kev cov nyom rau kev daws Cov Tub Kawm Ntawv Kev Poob </w:t>
      </w:r>
      <w:r>
        <w:rPr>
          <w:sz w:val="19"/>
          <w:szCs w:val="19"/>
        </w:rPr>
        <w:t xml:space="preserve">Qhab </w:t>
      </w:r>
      <w:r w:rsidRPr="006B6655">
        <w:rPr>
          <w:sz w:val="19"/>
          <w:szCs w:val="19"/>
        </w:rPr>
        <w:t>hauv xyoo kawm ntaw</w:t>
      </w:r>
      <w:r>
        <w:rPr>
          <w:sz w:val="19"/>
          <w:szCs w:val="19"/>
        </w:rPr>
        <w:t>m xyoo</w:t>
      </w:r>
      <w:r w:rsidRPr="006B6655">
        <w:rPr>
          <w:sz w:val="19"/>
          <w:szCs w:val="19"/>
        </w:rPr>
        <w:t xml:space="preserve"> 2020-2121 thiab kev tshuaj xyuas ntawm qhov ua tau zoo ntawm kev siv zog los daws cov </w:t>
      </w:r>
      <w:r>
        <w:rPr>
          <w:sz w:val="19"/>
          <w:szCs w:val="19"/>
        </w:rPr>
        <w:t xml:space="preserve">Kev Ploj Kev Kawm Ntawm Cov Tub Ntxhais Kawm </w:t>
      </w:r>
      <w:r w:rsidRPr="006B6655">
        <w:rPr>
          <w:sz w:val="19"/>
          <w:szCs w:val="19"/>
        </w:rPr>
        <w:t>kom txog niaj hnub no.</w:t>
      </w:r>
    </w:p>
    <w:p w14:paraId="71AE0D43" w14:textId="77777777" w:rsidR="00AD19E5" w:rsidRPr="0083635E" w:rsidRDefault="00AD19E5" w:rsidP="00AD19E5">
      <w:pPr>
        <w:pStyle w:val="BodyText"/>
        <w:spacing w:before="68"/>
        <w:ind w:left="183" w:right="228"/>
        <w:jc w:val="both"/>
        <w:rPr>
          <w:sz w:val="21"/>
          <w:szCs w:val="21"/>
        </w:rPr>
      </w:pPr>
      <w:r w:rsidRPr="0083635E">
        <w:rPr>
          <w:sz w:val="21"/>
          <w:szCs w:val="21"/>
        </w:rPr>
        <w:t xml:space="preserve">Cov kev ua cuam tshuam nrog kev kawm poob </w:t>
      </w:r>
      <w:r>
        <w:rPr>
          <w:sz w:val="21"/>
          <w:szCs w:val="21"/>
        </w:rPr>
        <w:t xml:space="preserve">qhab </w:t>
      </w:r>
      <w:r w:rsidRPr="0083635E">
        <w:rPr>
          <w:sz w:val="21"/>
          <w:szCs w:val="21"/>
        </w:rPr>
        <w:t xml:space="preserve">muab nkag rau cov tub ntxhais kawm kom tau txais kev pab txhawb nqa thiab cov khoom siv </w:t>
      </w:r>
      <w:del w:id="7376" w:author="year" w:date="2021-07-10T06:25:00Z">
        <w:r w:rsidRPr="0083635E" w:rsidDel="00697D5D">
          <w:rPr>
            <w:sz w:val="21"/>
            <w:szCs w:val="21"/>
          </w:rPr>
          <w:delText xml:space="preserve">lub </w:delText>
        </w:r>
      </w:del>
      <w:ins w:id="7377" w:author="year" w:date="2021-07-10T06:25:00Z">
        <w:r>
          <w:rPr>
            <w:sz w:val="21"/>
            <w:szCs w:val="21"/>
          </w:rPr>
          <w:t>rau nrog</w:t>
        </w:r>
        <w:r w:rsidRPr="0083635E">
          <w:rPr>
            <w:sz w:val="21"/>
            <w:szCs w:val="21"/>
          </w:rPr>
          <w:t xml:space="preserve"> </w:t>
        </w:r>
      </w:ins>
      <w:r w:rsidRPr="0083635E">
        <w:rPr>
          <w:sz w:val="21"/>
          <w:szCs w:val="21"/>
        </w:rPr>
        <w:t xml:space="preserve">cev. Peb cov koom tes kawm tau hloov mus rau qhov kev txhawb nqa </w:t>
      </w:r>
      <w:ins w:id="7378" w:author="year" w:date="2021-07-10T06:26:00Z">
        <w:r>
          <w:rPr>
            <w:sz w:val="21"/>
            <w:szCs w:val="21"/>
          </w:rPr>
          <w:t>tiag</w:t>
        </w:r>
      </w:ins>
      <w:del w:id="7379" w:author="year" w:date="2021-07-10T06:26:00Z">
        <w:r w:rsidRPr="0083635E" w:rsidDel="00697D5D">
          <w:rPr>
            <w:sz w:val="21"/>
            <w:szCs w:val="21"/>
          </w:rPr>
          <w:delText xml:space="preserve">virtual </w:delText>
        </w:r>
      </w:del>
      <w:r w:rsidRPr="0083635E">
        <w:rPr>
          <w:sz w:val="21"/>
          <w:szCs w:val="21"/>
        </w:rPr>
        <w:t>thiab muab cov sij hawm hloov pauv kom tau raws li cov kev xav tau ntawm cov tub ntxhais kawm tom qab lub sij</w:t>
      </w:r>
      <w:r>
        <w:rPr>
          <w:sz w:val="21"/>
          <w:szCs w:val="21"/>
        </w:rPr>
        <w:t xml:space="preserve"> </w:t>
      </w:r>
      <w:r w:rsidRPr="0083635E">
        <w:rPr>
          <w:sz w:val="21"/>
          <w:szCs w:val="21"/>
        </w:rPr>
        <w:t>hawm kawm ntawv (thiab nyob rau lub sij</w:t>
      </w:r>
      <w:r>
        <w:rPr>
          <w:sz w:val="21"/>
          <w:szCs w:val="21"/>
        </w:rPr>
        <w:t xml:space="preserve"> </w:t>
      </w:r>
      <w:r w:rsidRPr="0083635E">
        <w:rPr>
          <w:sz w:val="21"/>
          <w:szCs w:val="21"/>
        </w:rPr>
        <w:t xml:space="preserve">hawm kawm ntawm </w:t>
      </w:r>
      <w:r>
        <w:rPr>
          <w:sz w:val="21"/>
          <w:szCs w:val="21"/>
        </w:rPr>
        <w:t>qhov tsis sib xws</w:t>
      </w:r>
      <w:r w:rsidRPr="0083635E">
        <w:rPr>
          <w:sz w:val="21"/>
          <w:szCs w:val="21"/>
        </w:rPr>
        <w:t xml:space="preserve">) txhua hnub. Muaj cov txuj ci ua yeeb yam, </w:t>
      </w:r>
      <w:ins w:id="7380" w:author="year" w:date="2021-07-10T06:28:00Z">
        <w:r>
          <w:rPr>
            <w:sz w:val="21"/>
            <w:szCs w:val="21"/>
          </w:rPr>
          <w:t>E-kis las</w:t>
        </w:r>
      </w:ins>
      <w:del w:id="7381" w:author="year" w:date="2021-07-10T06:27:00Z">
        <w:r w:rsidRPr="0083635E" w:rsidDel="00697D5D">
          <w:rPr>
            <w:sz w:val="21"/>
            <w:szCs w:val="21"/>
          </w:rPr>
          <w:delText>e-ncaws pob ncaws pob</w:delText>
        </w:r>
      </w:del>
      <w:r w:rsidRPr="0083635E">
        <w:rPr>
          <w:sz w:val="21"/>
          <w:szCs w:val="21"/>
        </w:rPr>
        <w:t>, thiab niam txiv thiab tsev neeg kev tshwm sim rau lub sij</w:t>
      </w:r>
      <w:r>
        <w:rPr>
          <w:sz w:val="21"/>
          <w:szCs w:val="21"/>
        </w:rPr>
        <w:t xml:space="preserve"> </w:t>
      </w:r>
      <w:r w:rsidRPr="0083635E">
        <w:rPr>
          <w:sz w:val="21"/>
          <w:szCs w:val="21"/>
        </w:rPr>
        <w:t xml:space="preserve">hawm cov txheej txheem no kom cov tub ntxhais kawm tuaj koom hauv tsev kawm. Cov kws muab kev kawm ntxiv tau ntsib txhua lub asthiv nrog cov </w:t>
      </w:r>
      <w:r>
        <w:rPr>
          <w:sz w:val="21"/>
          <w:szCs w:val="21"/>
        </w:rPr>
        <w:t xml:space="preserve">kev </w:t>
      </w:r>
      <w:r w:rsidRPr="0083635E">
        <w:rPr>
          <w:sz w:val="21"/>
          <w:szCs w:val="21"/>
        </w:rPr>
        <w:t>saib xyuas kev kawm thiab txhua lub hlis nrog cov tsev kawm los muab kev kawm ua hauj</w:t>
      </w:r>
      <w:r>
        <w:rPr>
          <w:sz w:val="21"/>
          <w:szCs w:val="21"/>
        </w:rPr>
        <w:t xml:space="preserve"> </w:t>
      </w:r>
      <w:r w:rsidRPr="0083635E">
        <w:rPr>
          <w:sz w:val="21"/>
          <w:szCs w:val="21"/>
        </w:rPr>
        <w:t>lwm thiab kev pab qhia ntawv thiab suav nrog qhov kev cia siab ntawm tsev kawm, cov tub ntxhais kawm</w:t>
      </w:r>
      <w:r>
        <w:rPr>
          <w:sz w:val="21"/>
          <w:szCs w:val="21"/>
        </w:rPr>
        <w:t xml:space="preserve"> kev</w:t>
      </w:r>
      <w:r w:rsidRPr="0083635E">
        <w:rPr>
          <w:sz w:val="21"/>
          <w:szCs w:val="21"/>
        </w:rPr>
        <w:t xml:space="preserve"> xav tau, thiab cov txiaj ntsig. Kev tuaj koom rau hauv cov kev kawm txuas ntxiv yog nqis los ntawm 80 tus me</w:t>
      </w:r>
      <w:r>
        <w:rPr>
          <w:sz w:val="21"/>
          <w:szCs w:val="21"/>
        </w:rPr>
        <w:t xml:space="preserve"> </w:t>
      </w:r>
      <w:r w:rsidRPr="0083635E">
        <w:rPr>
          <w:sz w:val="21"/>
          <w:szCs w:val="21"/>
        </w:rPr>
        <w:t>nyuam kawm ntawv rau ib lub tsev kawm ntawv thiab nruab nrab ntawm 21 thaum lub sij</w:t>
      </w:r>
      <w:r>
        <w:rPr>
          <w:sz w:val="21"/>
          <w:szCs w:val="21"/>
        </w:rPr>
        <w:t xml:space="preserve"> </w:t>
      </w:r>
      <w:r w:rsidRPr="0083635E">
        <w:rPr>
          <w:sz w:val="21"/>
          <w:szCs w:val="21"/>
        </w:rPr>
        <w:t>hawm kawm deb.</w:t>
      </w:r>
    </w:p>
    <w:p w14:paraId="3D3FBC33" w14:textId="77777777" w:rsidR="00AD19E5" w:rsidRPr="0083635E" w:rsidRDefault="00AD19E5" w:rsidP="00AD19E5">
      <w:pPr>
        <w:pStyle w:val="BodyText"/>
        <w:ind w:left="183" w:right="215"/>
        <w:jc w:val="both"/>
        <w:rPr>
          <w:sz w:val="21"/>
          <w:szCs w:val="21"/>
        </w:rPr>
      </w:pPr>
      <w:r w:rsidRPr="0083635E">
        <w:rPr>
          <w:sz w:val="21"/>
          <w:szCs w:val="21"/>
        </w:rPr>
        <w:t xml:space="preserve">Cov kev kawm thaum caij </w:t>
      </w:r>
      <w:r>
        <w:rPr>
          <w:sz w:val="21"/>
          <w:szCs w:val="21"/>
        </w:rPr>
        <w:t>so kawm</w:t>
      </w:r>
      <w:r w:rsidRPr="0083635E">
        <w:rPr>
          <w:sz w:val="21"/>
          <w:szCs w:val="21"/>
        </w:rPr>
        <w:t xml:space="preserve"> hloov mus rau qhov kev kawm deb hauv</w:t>
      </w:r>
      <w:r>
        <w:rPr>
          <w:sz w:val="21"/>
          <w:szCs w:val="21"/>
        </w:rPr>
        <w:t xml:space="preserve"> xyoo</w:t>
      </w:r>
      <w:r w:rsidRPr="0083635E">
        <w:rPr>
          <w:sz w:val="21"/>
          <w:szCs w:val="21"/>
        </w:rPr>
        <w:t xml:space="preserve"> 2020. 1300 </w:t>
      </w:r>
      <w:r>
        <w:rPr>
          <w:sz w:val="21"/>
          <w:szCs w:val="21"/>
        </w:rPr>
        <w:t>tus</w:t>
      </w:r>
      <w:r w:rsidRPr="0083635E">
        <w:rPr>
          <w:sz w:val="21"/>
          <w:szCs w:val="21"/>
        </w:rPr>
        <w:t xml:space="preserve"> tub ntxhais kawm kawm qib K-8 rau rau lub lim tiam. Txoj hauj</w:t>
      </w:r>
      <w:r>
        <w:rPr>
          <w:sz w:val="21"/>
          <w:szCs w:val="21"/>
        </w:rPr>
        <w:t xml:space="preserve"> </w:t>
      </w:r>
      <w:r w:rsidRPr="0083635E">
        <w:rPr>
          <w:sz w:val="21"/>
          <w:szCs w:val="21"/>
        </w:rPr>
        <w:t>lwm no suav nrog kev cuam tshuam hauv cov qauv tseem ceeb rau Lej thia</w:t>
      </w:r>
      <w:r>
        <w:rPr>
          <w:sz w:val="21"/>
          <w:szCs w:val="21"/>
        </w:rPr>
        <w:t xml:space="preserve"> Askiv</w:t>
      </w:r>
      <w:r w:rsidRPr="0083635E">
        <w:rPr>
          <w:sz w:val="21"/>
          <w:szCs w:val="21"/>
        </w:rPr>
        <w:t xml:space="preserve"> </w:t>
      </w:r>
      <w:r>
        <w:rPr>
          <w:sz w:val="21"/>
          <w:szCs w:val="21"/>
        </w:rPr>
        <w:t>(</w:t>
      </w:r>
      <w:r w:rsidRPr="0083635E">
        <w:rPr>
          <w:sz w:val="21"/>
          <w:szCs w:val="21"/>
        </w:rPr>
        <w:t>ELA</w:t>
      </w:r>
      <w:r>
        <w:rPr>
          <w:sz w:val="21"/>
          <w:szCs w:val="21"/>
        </w:rPr>
        <w:t>)</w:t>
      </w:r>
      <w:r w:rsidRPr="0083635E">
        <w:rPr>
          <w:sz w:val="21"/>
          <w:szCs w:val="21"/>
        </w:rPr>
        <w:t xml:space="preserve"> thiab tseem muaj cov dej num txhawb rau kev kawm thiab kev sib raug zoo. Cov kev kawm theem siab </w:t>
      </w:r>
      <w:del w:id="7382" w:author="year" w:date="2021-07-10T06:38:00Z">
        <w:r w:rsidRPr="0083635E" w:rsidDel="008D36C1">
          <w:rPr>
            <w:sz w:val="21"/>
            <w:szCs w:val="21"/>
          </w:rPr>
          <w:delText>ua rau 10, 005 qhov ua tiav tau zoo</w:delText>
        </w:r>
      </w:del>
      <w:ins w:id="7383" w:author="year" w:date="2021-07-10T06:38:00Z">
        <w:r>
          <w:rPr>
            <w:sz w:val="21"/>
            <w:szCs w:val="21"/>
          </w:rPr>
          <w:t xml:space="preserve">tau qhia tawm kev ua tiav ntawm </w:t>
        </w:r>
      </w:ins>
      <w:ins w:id="7384" w:author="year" w:date="2021-07-10T06:39:00Z">
        <w:r>
          <w:rPr>
            <w:sz w:val="21"/>
            <w:szCs w:val="21"/>
          </w:rPr>
          <w:t>10.005 tus</w:t>
        </w:r>
      </w:ins>
      <w:r w:rsidRPr="0083635E">
        <w:rPr>
          <w:sz w:val="21"/>
          <w:szCs w:val="21"/>
        </w:rPr>
        <w:t xml:space="preserve"> thiab 23 tus tub ntxhais kawm tiav ntxiv. Lub caij ntuj no xyoo 2020-2021, 176 </w:t>
      </w:r>
      <w:r>
        <w:rPr>
          <w:sz w:val="21"/>
          <w:szCs w:val="21"/>
        </w:rPr>
        <w:t xml:space="preserve">tus </w:t>
      </w:r>
      <w:r w:rsidRPr="0083635E">
        <w:rPr>
          <w:sz w:val="21"/>
          <w:szCs w:val="21"/>
        </w:rPr>
        <w:t>tub ntxhais kawm raug pab qhia nyob rau ncua sij</w:t>
      </w:r>
      <w:r>
        <w:rPr>
          <w:sz w:val="21"/>
          <w:szCs w:val="21"/>
        </w:rPr>
        <w:t xml:space="preserve"> </w:t>
      </w:r>
      <w:r w:rsidRPr="0083635E">
        <w:rPr>
          <w:sz w:val="21"/>
          <w:szCs w:val="21"/>
        </w:rPr>
        <w:t>hawm 2 lub lim tiam txhawm rau txhim kho cov qib kawm, ua tiav cov hauj</w:t>
      </w:r>
      <w:r>
        <w:rPr>
          <w:sz w:val="21"/>
          <w:szCs w:val="21"/>
        </w:rPr>
        <w:t xml:space="preserve"> </w:t>
      </w:r>
      <w:r w:rsidRPr="0083635E">
        <w:rPr>
          <w:sz w:val="21"/>
          <w:szCs w:val="21"/>
        </w:rPr>
        <w:t>lwm tsis tiav, los</w:t>
      </w:r>
      <w:r>
        <w:rPr>
          <w:sz w:val="21"/>
          <w:szCs w:val="21"/>
        </w:rPr>
        <w:t xml:space="preserve"> </w:t>
      </w:r>
      <w:r w:rsidRPr="0083635E">
        <w:rPr>
          <w:sz w:val="21"/>
          <w:szCs w:val="21"/>
        </w:rPr>
        <w:t>sis tau txais kev qhia ntxiv hauv thaj chaw ntawm kev kawm tsis tiav. Peb txoj hauj</w:t>
      </w:r>
      <w:r>
        <w:rPr>
          <w:sz w:val="21"/>
          <w:szCs w:val="21"/>
        </w:rPr>
        <w:t xml:space="preserve"> </w:t>
      </w:r>
      <w:r w:rsidRPr="0083635E">
        <w:rPr>
          <w:sz w:val="21"/>
          <w:szCs w:val="21"/>
        </w:rPr>
        <w:t xml:space="preserve">lwm CHARGE tau txais kev pab 430 tus tub ntxhais kawm nyob rau lub caij nplooj zeeg uas, 151 uas tau ua tiav ib chav kawm rau 5 tus qhab nia. Lub caij nplooj ntoo hlav muaj </w:t>
      </w:r>
      <w:ins w:id="7385" w:author="year" w:date="2021-07-10T06:44:00Z">
        <w:r>
          <w:rPr>
            <w:sz w:val="21"/>
            <w:szCs w:val="21"/>
          </w:rPr>
          <w:t xml:space="preserve">rau </w:t>
        </w:r>
      </w:ins>
      <w:del w:id="7386" w:author="year" w:date="2021-07-10T06:44:00Z">
        <w:r w:rsidRPr="0083635E" w:rsidDel="00CE1766">
          <w:rPr>
            <w:sz w:val="21"/>
            <w:szCs w:val="21"/>
          </w:rPr>
          <w:delText xml:space="preserve">cuv </w:delText>
        </w:r>
      </w:del>
      <w:r w:rsidRPr="0083635E">
        <w:rPr>
          <w:sz w:val="21"/>
          <w:szCs w:val="21"/>
        </w:rPr>
        <w:t xml:space="preserve">npe ntawm 677 tus tub ntxhais kawm nrog cov txiaj ntsig yuav los. Txuas ntxiv, cov tub ntxhais kawm uas muaj IEP thiab cov tub ntxhais kawm nyob qib 12 nrog cov ntsuas ntawm </w:t>
      </w:r>
      <w:ins w:id="7387" w:author="year" w:date="2021-07-10T06:45:00Z">
        <w:r>
          <w:rPr>
            <w:sz w:val="21"/>
            <w:szCs w:val="21"/>
          </w:rPr>
          <w:t xml:space="preserve">kev kawm tsis tiav </w:t>
        </w:r>
      </w:ins>
      <w:del w:id="7388" w:author="year" w:date="2021-07-10T06:45:00Z">
        <w:r w:rsidRPr="0083635E" w:rsidDel="00CE1766">
          <w:rPr>
            <w:sz w:val="21"/>
            <w:szCs w:val="21"/>
          </w:rPr>
          <w:delText xml:space="preserve">tsis kawm tiav </w:delText>
        </w:r>
      </w:del>
      <w:r w:rsidRPr="0083635E">
        <w:rPr>
          <w:sz w:val="21"/>
          <w:szCs w:val="21"/>
        </w:rPr>
        <w:t xml:space="preserve">tau </w:t>
      </w:r>
      <w:ins w:id="7389" w:author="year" w:date="2021-07-10T06:46:00Z">
        <w:r>
          <w:rPr>
            <w:sz w:val="21"/>
            <w:szCs w:val="21"/>
          </w:rPr>
          <w:t>txais</w:t>
        </w:r>
      </w:ins>
      <w:del w:id="7390" w:author="year" w:date="2021-07-10T06:47:00Z">
        <w:r w:rsidRPr="0083635E" w:rsidDel="00CE1766">
          <w:rPr>
            <w:sz w:val="21"/>
            <w:szCs w:val="21"/>
          </w:rPr>
          <w:delText>muab</w:delText>
        </w:r>
      </w:del>
      <w:r w:rsidRPr="0083635E">
        <w:rPr>
          <w:sz w:val="21"/>
          <w:szCs w:val="21"/>
        </w:rPr>
        <w:t xml:space="preserve"> kev pab rau </w:t>
      </w:r>
      <w:ins w:id="7391" w:author="year" w:date="2021-07-10T06:47:00Z">
        <w:r>
          <w:rPr>
            <w:sz w:val="21"/>
            <w:szCs w:val="21"/>
          </w:rPr>
          <w:t>kev kawm tim ntsej tim muag</w:t>
        </w:r>
      </w:ins>
      <w:del w:id="7392" w:author="year" w:date="2021-07-10T06:46:00Z">
        <w:r w:rsidRPr="0083635E" w:rsidDel="00CE1766">
          <w:rPr>
            <w:sz w:val="21"/>
            <w:szCs w:val="21"/>
          </w:rPr>
          <w:delText xml:space="preserve">lawv tus kheej </w:delText>
        </w:r>
      </w:del>
      <w:r w:rsidRPr="0083635E">
        <w:rPr>
          <w:sz w:val="21"/>
          <w:szCs w:val="21"/>
        </w:rPr>
        <w:t>los ntawm cov xib fwb hloov chaw hauv lub chaw. Txoj hauj</w:t>
      </w:r>
      <w:r>
        <w:rPr>
          <w:sz w:val="21"/>
          <w:szCs w:val="21"/>
        </w:rPr>
        <w:t xml:space="preserve"> </w:t>
      </w:r>
      <w:r w:rsidRPr="0083635E">
        <w:rPr>
          <w:sz w:val="21"/>
          <w:szCs w:val="21"/>
        </w:rPr>
        <w:t>lwm no tau pab 32 tus me</w:t>
      </w:r>
      <w:r>
        <w:rPr>
          <w:sz w:val="21"/>
          <w:szCs w:val="21"/>
        </w:rPr>
        <w:t xml:space="preserve"> </w:t>
      </w:r>
      <w:r w:rsidRPr="0083635E">
        <w:rPr>
          <w:sz w:val="21"/>
          <w:szCs w:val="21"/>
        </w:rPr>
        <w:t xml:space="preserve">nyuam los ntawm Lub Caij Ntuj No txog Lub Caij Nplooj Hlav. Ib qho ntxiv, cov khoom siv qhia ntxiv rau cov tub ntxhais kawm tau raug yuav thiab muab faib rau txhua tus tub ntxhais kawm uas koom rau hauv cov kev kawm </w:t>
      </w:r>
      <w:r>
        <w:rPr>
          <w:sz w:val="21"/>
          <w:szCs w:val="21"/>
        </w:rPr>
        <w:t>ntau yam</w:t>
      </w:r>
      <w:r w:rsidRPr="0083635E">
        <w:rPr>
          <w:sz w:val="21"/>
          <w:szCs w:val="21"/>
        </w:rPr>
        <w:t xml:space="preserve">. Cov khoom siv no tau </w:t>
      </w:r>
      <w:ins w:id="7393" w:author="year" w:date="2021-07-10T06:51:00Z">
        <w:r>
          <w:rPr>
            <w:sz w:val="21"/>
            <w:szCs w:val="21"/>
          </w:rPr>
          <w:t xml:space="preserve">tsim </w:t>
        </w:r>
      </w:ins>
      <w:del w:id="7394" w:author="year" w:date="2021-07-10T06:51:00Z">
        <w:r w:rsidRPr="0083635E" w:rsidDel="00CE1766">
          <w:rPr>
            <w:sz w:val="21"/>
            <w:szCs w:val="21"/>
          </w:rPr>
          <w:delText xml:space="preserve">muab coj </w:delText>
        </w:r>
      </w:del>
      <w:r w:rsidRPr="0083635E">
        <w:rPr>
          <w:sz w:val="21"/>
          <w:szCs w:val="21"/>
        </w:rPr>
        <w:t xml:space="preserve">los ua tiav </w:t>
      </w:r>
      <w:ins w:id="7395" w:author="year" w:date="2021-07-10T06:52:00Z">
        <w:r>
          <w:rPr>
            <w:sz w:val="21"/>
            <w:szCs w:val="21"/>
          </w:rPr>
          <w:t xml:space="preserve">cov hauj lwm ntawm </w:t>
        </w:r>
      </w:ins>
      <w:r w:rsidRPr="0083635E">
        <w:rPr>
          <w:sz w:val="21"/>
          <w:szCs w:val="21"/>
        </w:rPr>
        <w:t xml:space="preserve">kev kawm </w:t>
      </w:r>
      <w:del w:id="7396" w:author="year" w:date="2021-07-10T06:51:00Z">
        <w:r w:rsidRPr="0083635E" w:rsidDel="00CE1766">
          <w:rPr>
            <w:sz w:val="21"/>
            <w:szCs w:val="21"/>
          </w:rPr>
          <w:delText>cov hauj</w:delText>
        </w:r>
        <w:r w:rsidDel="00CE1766">
          <w:rPr>
            <w:sz w:val="21"/>
            <w:szCs w:val="21"/>
          </w:rPr>
          <w:delText xml:space="preserve"> </w:delText>
        </w:r>
        <w:r w:rsidRPr="0083635E" w:rsidDel="00CE1766">
          <w:rPr>
            <w:sz w:val="21"/>
            <w:szCs w:val="21"/>
          </w:rPr>
          <w:delText xml:space="preserve">lwm </w:delText>
        </w:r>
      </w:del>
      <w:r w:rsidRPr="0083635E">
        <w:rPr>
          <w:sz w:val="21"/>
          <w:szCs w:val="21"/>
        </w:rPr>
        <w:t xml:space="preserve">thiab cov khoom </w:t>
      </w:r>
      <w:r>
        <w:rPr>
          <w:sz w:val="21"/>
          <w:szCs w:val="21"/>
        </w:rPr>
        <w:t>cov ntaub ntawv npaj rau kev tsim kho</w:t>
      </w:r>
      <w:r w:rsidRPr="0083635E">
        <w:rPr>
          <w:sz w:val="21"/>
          <w:szCs w:val="21"/>
        </w:rPr>
        <w:t>.</w:t>
      </w:r>
    </w:p>
    <w:p w14:paraId="5123C9EB" w14:textId="77777777" w:rsidR="00AD19E5" w:rsidRDefault="00AD19E5" w:rsidP="00AD19E5">
      <w:pPr>
        <w:sectPr w:rsidR="00AD19E5">
          <w:pgSz w:w="15840" w:h="12240" w:orient="landscape"/>
          <w:pgMar w:top="720" w:right="600" w:bottom="760" w:left="600" w:header="0" w:footer="528" w:gutter="0"/>
          <w:cols w:space="720"/>
        </w:sectPr>
      </w:pPr>
    </w:p>
    <w:p w14:paraId="65060A98" w14:textId="77777777" w:rsidR="00AD19E5" w:rsidRDefault="00AD19E5" w:rsidP="00AD19E5">
      <w:pPr>
        <w:pStyle w:val="BodyText"/>
        <w:ind w:left="120"/>
        <w:rPr>
          <w:sz w:val="20"/>
        </w:rPr>
      </w:pPr>
      <w:r>
        <w:rPr>
          <w:noProof/>
          <w:sz w:val="20"/>
          <w:lang w:bidi="th-TH"/>
        </w:rPr>
        <w:lastRenderedPageBreak/>
        <mc:AlternateContent>
          <mc:Choice Requires="wps">
            <w:drawing>
              <wp:inline distT="0" distB="0" distL="0" distR="0" wp14:anchorId="2092BED1" wp14:editId="38AF294C">
                <wp:extent cx="9137650" cy="1123315"/>
                <wp:effectExtent l="9525" t="9525" r="6350" b="10160"/>
                <wp:docPr id="41"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7650" cy="1123315"/>
                        </a:xfrm>
                        <a:prstGeom prst="rect">
                          <a:avLst/>
                        </a:prstGeom>
                        <a:solidFill>
                          <a:srgbClr val="E2EFD9"/>
                        </a:solidFill>
                        <a:ln w="6350">
                          <a:solidFill>
                            <a:srgbClr val="3E5E28"/>
                          </a:solidFill>
                          <a:miter lim="800000"/>
                          <a:headEnd/>
                          <a:tailEnd/>
                        </a:ln>
                      </wps:spPr>
                      <wps:txbx>
                        <w:txbxContent>
                          <w:p w14:paraId="271F2D2D" w14:textId="77777777" w:rsidR="00AD19E5" w:rsidRPr="009D5820" w:rsidRDefault="00AD19E5" w:rsidP="00AD19E5">
                            <w:pPr>
                              <w:pStyle w:val="BodyText"/>
                              <w:spacing w:before="58"/>
                              <w:ind w:left="53" w:right="164"/>
                              <w:jc w:val="both"/>
                              <w:rPr>
                                <w:sz w:val="22"/>
                                <w:szCs w:val="22"/>
                              </w:rPr>
                            </w:pPr>
                            <w:r w:rsidRPr="009D5820">
                              <w:rPr>
                                <w:sz w:val="22"/>
                                <w:szCs w:val="22"/>
                              </w:rPr>
                              <w:t>Txhawm rau txuas ntxiv cov kev pab</w:t>
                            </w:r>
                            <w:r>
                              <w:rPr>
                                <w:sz w:val="22"/>
                                <w:szCs w:val="22"/>
                              </w:rPr>
                              <w:t xml:space="preserve"> </w:t>
                            </w:r>
                            <w:r w:rsidRPr="009D5820">
                              <w:rPr>
                                <w:sz w:val="22"/>
                                <w:szCs w:val="22"/>
                              </w:rPr>
                              <w:t xml:space="preserve">cuam rau cov tub ntxhais kawm uas peb pheej tsis tuaj kawm, Twin Rivers tau tsim kho kev </w:t>
                            </w:r>
                            <w:ins w:id="7397" w:author="year" w:date="2021-07-10T06:53:00Z">
                              <w:r>
                                <w:rPr>
                                  <w:sz w:val="22"/>
                                  <w:szCs w:val="22"/>
                                </w:rPr>
                                <w:t xml:space="preserve">rov </w:t>
                              </w:r>
                            </w:ins>
                            <w:r w:rsidRPr="009D5820">
                              <w:rPr>
                                <w:sz w:val="22"/>
                                <w:szCs w:val="22"/>
                              </w:rPr>
                              <w:t xml:space="preserve">koom ua ke uas muaj cov kauj ruam ntxaws uas yuav tsum tau ua </w:t>
                            </w:r>
                            <w:del w:id="7398" w:author="year" w:date="2021-07-10T06:54:00Z">
                              <w:r w:rsidRPr="009D5820" w:rsidDel="00037F89">
                                <w:rPr>
                                  <w:sz w:val="22"/>
                                  <w:szCs w:val="22"/>
                                </w:rPr>
                                <w:delText xml:space="preserve">txhawm rau </w:delText>
                              </w:r>
                            </w:del>
                            <w:r w:rsidRPr="009D5820">
                              <w:rPr>
                                <w:sz w:val="22"/>
                                <w:szCs w:val="22"/>
                              </w:rPr>
                              <w:t>txhawm rau kev tuaj kawm tsis tu ncua. Cov txheej txheem tau tsim los ntawm kev sib koom tes nrog cov chaw thiab raug ua tiav los ntawm Chav Hauj</w:t>
                            </w:r>
                            <w:r>
                              <w:rPr>
                                <w:sz w:val="22"/>
                                <w:szCs w:val="22"/>
                              </w:rPr>
                              <w:t xml:space="preserve"> </w:t>
                            </w:r>
                            <w:r w:rsidRPr="009D5820">
                              <w:rPr>
                                <w:sz w:val="22"/>
                                <w:szCs w:val="22"/>
                              </w:rPr>
                              <w:t>lwm Pab</w:t>
                            </w:r>
                            <w:r>
                              <w:rPr>
                                <w:sz w:val="22"/>
                                <w:szCs w:val="22"/>
                              </w:rPr>
                              <w:t xml:space="preserve"> </w:t>
                            </w:r>
                            <w:r w:rsidRPr="009D5820">
                              <w:rPr>
                                <w:sz w:val="22"/>
                                <w:szCs w:val="22"/>
                              </w:rPr>
                              <w:t xml:space="preserve">cuam </w:t>
                            </w:r>
                            <w:r>
                              <w:rPr>
                                <w:sz w:val="22"/>
                                <w:szCs w:val="22"/>
                              </w:rPr>
                              <w:t xml:space="preserve">rau cov </w:t>
                            </w:r>
                            <w:r w:rsidRPr="009D5820">
                              <w:rPr>
                                <w:sz w:val="22"/>
                                <w:szCs w:val="22"/>
                              </w:rPr>
                              <w:t>Me</w:t>
                            </w:r>
                            <w:r>
                              <w:rPr>
                                <w:sz w:val="22"/>
                                <w:szCs w:val="22"/>
                              </w:rPr>
                              <w:t xml:space="preserve"> </w:t>
                            </w:r>
                            <w:r w:rsidRPr="009D5820">
                              <w:rPr>
                                <w:sz w:val="22"/>
                                <w:szCs w:val="22"/>
                              </w:rPr>
                              <w:t>nyuam Kawm Ntawv thiab tau tshaj tawm thiab faib rau cov chaw thiab chav saib xyuas. Cov ntaub ntawv sau tseg ntxaws ntxaws cov kauj ruam yuav tsum tau ua rau kev cuam tshuam nrog cov tub ntxhais kawm uas tsis tuaj kawm ntawv 60% ntawm kev qhia hnub hauv lub sij</w:t>
                            </w:r>
                            <w:r>
                              <w:rPr>
                                <w:sz w:val="22"/>
                                <w:szCs w:val="22"/>
                              </w:rPr>
                              <w:t xml:space="preserve"> </w:t>
                            </w:r>
                            <w:r w:rsidRPr="009D5820">
                              <w:rPr>
                                <w:sz w:val="22"/>
                                <w:szCs w:val="22"/>
                              </w:rPr>
                              <w:t>hawm kawm ntawv. Txoj kev npaj no tau npaj yuav nqis tes ua nrog cov xib</w:t>
                            </w:r>
                            <w:r>
                              <w:rPr>
                                <w:sz w:val="22"/>
                                <w:szCs w:val="22"/>
                              </w:rPr>
                              <w:t xml:space="preserve"> </w:t>
                            </w:r>
                            <w:r w:rsidRPr="009D5820">
                              <w:rPr>
                                <w:sz w:val="22"/>
                                <w:szCs w:val="22"/>
                              </w:rPr>
                              <w:t xml:space="preserve">fwb thiab </w:t>
                            </w:r>
                            <w:del w:id="7399" w:author="year" w:date="2021-07-10T06:57:00Z">
                              <w:r w:rsidRPr="009D5820" w:rsidDel="00037F89">
                                <w:rPr>
                                  <w:sz w:val="22"/>
                                  <w:szCs w:val="22"/>
                                </w:rPr>
                                <w:delText>lub xaib</w:delText>
                              </w:r>
                            </w:del>
                            <w:ins w:id="7400" w:author="year" w:date="2021-07-10T06:57:00Z">
                              <w:r>
                                <w:rPr>
                                  <w:sz w:val="22"/>
                                  <w:szCs w:val="22"/>
                                </w:rPr>
                                <w:t>qhov chaw</w:t>
                              </w:r>
                            </w:ins>
                            <w:r w:rsidRPr="009D5820">
                              <w:rPr>
                                <w:sz w:val="22"/>
                                <w:szCs w:val="22"/>
                              </w:rPr>
                              <w:t xml:space="preserve"> thiab tom qab ntaw</w:t>
                            </w:r>
                            <w:r>
                              <w:rPr>
                                <w:sz w:val="22"/>
                                <w:szCs w:val="22"/>
                              </w:rPr>
                              <w:t>v</w:t>
                            </w:r>
                            <w:r w:rsidRPr="009D5820">
                              <w:rPr>
                                <w:sz w:val="22"/>
                                <w:szCs w:val="22"/>
                              </w:rPr>
                              <w:t xml:space="preserve"> hloov mus rau hauv cheeb tsam cov lus teb.</w:t>
                            </w:r>
                          </w:p>
                        </w:txbxContent>
                      </wps:txbx>
                      <wps:bodyPr rot="0" vert="horz" wrap="square" lIns="0" tIns="0" rIns="0" bIns="0" anchor="t" anchorCtr="0" upright="1">
                        <a:noAutofit/>
                      </wps:bodyPr>
                    </wps:wsp>
                  </a:graphicData>
                </a:graphic>
              </wp:inline>
            </w:drawing>
          </mc:Choice>
          <mc:Fallback>
            <w:pict>
              <v:shape w14:anchorId="2092BED1" id="Text Box 615" o:spid="_x0000_s1230" type="#_x0000_t202" style="width:719.5pt;height:8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" fillcolor="#e2efd9" strokecolor="#3e5e28" strokeweight=".5pt">
                <v:textbox inset="0,0,0,0">
                  <w:txbxContent>
                    <w:p w14:paraId="271F2D2D" w14:textId="77777777" w:rsidR="00AD19E5" w:rsidRPr="009D5820" w:rsidRDefault="00AD19E5" w:rsidP="00AD19E5">
                      <w:pPr>
                        <w:pStyle w:val="BodyText"/>
                        <w:spacing w:before="58"/>
                        <w:ind w:left="53" w:right="164"/>
                        <w:jc w:val="both"/>
                        <w:rPr>
                          <w:sz w:val="22"/>
                          <w:szCs w:val="22"/>
                        </w:rPr>
                      </w:pPr>
                      <w:r w:rsidRPr="009D5820">
                        <w:rPr>
                          <w:sz w:val="22"/>
                          <w:szCs w:val="22"/>
                        </w:rPr>
                        <w:t>Txhawm rau txuas ntxiv cov kev pab</w:t>
                      </w:r>
                      <w:r>
                        <w:rPr>
                          <w:sz w:val="22"/>
                          <w:szCs w:val="22"/>
                        </w:rPr>
                        <w:t xml:space="preserve"> </w:t>
                      </w:r>
                      <w:r w:rsidRPr="009D5820">
                        <w:rPr>
                          <w:sz w:val="22"/>
                          <w:szCs w:val="22"/>
                        </w:rPr>
                        <w:t xml:space="preserve">cuam rau cov tub ntxhais kawm uas peb pheej tsis tuaj kawm, Twin Rivers tau tsim kho kev </w:t>
                      </w:r>
                      <w:ins w:id="7401" w:author="year" w:date="2021-07-10T06:53:00Z">
                        <w:r>
                          <w:rPr>
                            <w:sz w:val="22"/>
                            <w:szCs w:val="22"/>
                          </w:rPr>
                          <w:t xml:space="preserve">rov </w:t>
                        </w:r>
                      </w:ins>
                      <w:r w:rsidRPr="009D5820">
                        <w:rPr>
                          <w:sz w:val="22"/>
                          <w:szCs w:val="22"/>
                        </w:rPr>
                        <w:t xml:space="preserve">koom ua ke uas muaj cov kauj ruam ntxaws uas yuav tsum tau ua </w:t>
                      </w:r>
                      <w:del w:id="7402" w:author="year" w:date="2021-07-10T06:54:00Z">
                        <w:r w:rsidRPr="009D5820" w:rsidDel="00037F89">
                          <w:rPr>
                            <w:sz w:val="22"/>
                            <w:szCs w:val="22"/>
                          </w:rPr>
                          <w:delText xml:space="preserve">txhawm rau </w:delText>
                        </w:r>
                      </w:del>
                      <w:r w:rsidRPr="009D5820">
                        <w:rPr>
                          <w:sz w:val="22"/>
                          <w:szCs w:val="22"/>
                        </w:rPr>
                        <w:t>txhawm rau kev tuaj kawm tsis tu ncua. Cov txheej txheem tau tsim los ntawm kev sib koom tes nrog cov chaw thiab raug ua tiav los ntawm Chav Hauj</w:t>
                      </w:r>
                      <w:r>
                        <w:rPr>
                          <w:sz w:val="22"/>
                          <w:szCs w:val="22"/>
                        </w:rPr>
                        <w:t xml:space="preserve"> </w:t>
                      </w:r>
                      <w:r w:rsidRPr="009D5820">
                        <w:rPr>
                          <w:sz w:val="22"/>
                          <w:szCs w:val="22"/>
                        </w:rPr>
                        <w:t>lwm Pab</w:t>
                      </w:r>
                      <w:r>
                        <w:rPr>
                          <w:sz w:val="22"/>
                          <w:szCs w:val="22"/>
                        </w:rPr>
                        <w:t xml:space="preserve"> </w:t>
                      </w:r>
                      <w:r w:rsidRPr="009D5820">
                        <w:rPr>
                          <w:sz w:val="22"/>
                          <w:szCs w:val="22"/>
                        </w:rPr>
                        <w:t xml:space="preserve">cuam </w:t>
                      </w:r>
                      <w:r>
                        <w:rPr>
                          <w:sz w:val="22"/>
                          <w:szCs w:val="22"/>
                        </w:rPr>
                        <w:t xml:space="preserve">rau cov </w:t>
                      </w:r>
                      <w:r w:rsidRPr="009D5820">
                        <w:rPr>
                          <w:sz w:val="22"/>
                          <w:szCs w:val="22"/>
                        </w:rPr>
                        <w:t>Me</w:t>
                      </w:r>
                      <w:r>
                        <w:rPr>
                          <w:sz w:val="22"/>
                          <w:szCs w:val="22"/>
                        </w:rPr>
                        <w:t xml:space="preserve"> </w:t>
                      </w:r>
                      <w:r w:rsidRPr="009D5820">
                        <w:rPr>
                          <w:sz w:val="22"/>
                          <w:szCs w:val="22"/>
                        </w:rPr>
                        <w:t>nyuam Kawm Ntawv thiab tau tshaj tawm thiab faib rau cov chaw thiab chav saib xyuas. Cov ntaub ntawv sau tseg ntxaws ntxaws cov kauj ruam yuav tsum tau ua rau kev cuam tshuam nrog cov tub ntxhais kawm uas tsis tuaj kawm ntawv 60% ntawm kev qhia hnub hauv lub sij</w:t>
                      </w:r>
                      <w:r>
                        <w:rPr>
                          <w:sz w:val="22"/>
                          <w:szCs w:val="22"/>
                        </w:rPr>
                        <w:t xml:space="preserve"> </w:t>
                      </w:r>
                      <w:r w:rsidRPr="009D5820">
                        <w:rPr>
                          <w:sz w:val="22"/>
                          <w:szCs w:val="22"/>
                        </w:rPr>
                        <w:t>hawm kawm ntawv. Txoj kev npaj no tau npaj yuav nqis tes ua nrog cov xib</w:t>
                      </w:r>
                      <w:r>
                        <w:rPr>
                          <w:sz w:val="22"/>
                          <w:szCs w:val="22"/>
                        </w:rPr>
                        <w:t xml:space="preserve"> </w:t>
                      </w:r>
                      <w:r w:rsidRPr="009D5820">
                        <w:rPr>
                          <w:sz w:val="22"/>
                          <w:szCs w:val="22"/>
                        </w:rPr>
                        <w:t xml:space="preserve">fwb thiab </w:t>
                      </w:r>
                      <w:del w:id="7403" w:author="year" w:date="2021-07-10T06:57:00Z">
                        <w:r w:rsidRPr="009D5820" w:rsidDel="00037F89">
                          <w:rPr>
                            <w:sz w:val="22"/>
                            <w:szCs w:val="22"/>
                          </w:rPr>
                          <w:delText>lub xaib</w:delText>
                        </w:r>
                      </w:del>
                      <w:ins w:id="7404" w:author="year" w:date="2021-07-10T06:57:00Z">
                        <w:r>
                          <w:rPr>
                            <w:sz w:val="22"/>
                            <w:szCs w:val="22"/>
                          </w:rPr>
                          <w:t>qhov chaw</w:t>
                        </w:r>
                      </w:ins>
                      <w:r w:rsidRPr="009D5820">
                        <w:rPr>
                          <w:sz w:val="22"/>
                          <w:szCs w:val="22"/>
                        </w:rPr>
                        <w:t xml:space="preserve"> thiab tom qab ntaw</w:t>
                      </w:r>
                      <w:r>
                        <w:rPr>
                          <w:sz w:val="22"/>
                          <w:szCs w:val="22"/>
                        </w:rPr>
                        <w:t>v</w:t>
                      </w:r>
                      <w:r w:rsidRPr="009D5820">
                        <w:rPr>
                          <w:sz w:val="22"/>
                          <w:szCs w:val="22"/>
                        </w:rPr>
                        <w:t xml:space="preserve"> hloov mus rau hauv cheeb tsam cov lus teb.</w:t>
                      </w:r>
                    </w:p>
                  </w:txbxContent>
                </v:textbox>
                <w10:anchorlock/>
              </v:shape>
            </w:pict>
          </mc:Fallback>
        </mc:AlternateContent>
      </w:r>
    </w:p>
    <w:p w14:paraId="33D15B56" w14:textId="77777777" w:rsidR="00AD19E5" w:rsidRDefault="00AD19E5" w:rsidP="00AD19E5">
      <w:pPr>
        <w:rPr>
          <w:sz w:val="20"/>
        </w:rPr>
        <w:sectPr w:rsidR="00AD19E5">
          <w:pgSz w:w="15840" w:h="12240" w:orient="landscape"/>
          <w:pgMar w:top="720" w:right="600" w:bottom="800" w:left="600" w:header="0" w:footer="528" w:gutter="0"/>
          <w:cols w:space="720"/>
        </w:sectPr>
      </w:pPr>
    </w:p>
    <w:p w14:paraId="01A9BE39" w14:textId="77777777" w:rsidR="00AD19E5" w:rsidRPr="004C529E" w:rsidRDefault="00AD19E5" w:rsidP="00AD19E5">
      <w:pPr>
        <w:pStyle w:val="Heading3"/>
        <w:spacing w:before="80"/>
        <w:rPr>
          <w:sz w:val="24"/>
          <w:szCs w:val="24"/>
        </w:rPr>
      </w:pPr>
      <w:hyperlink r:id="rId80" w:anchor="MentalHealthandSocialandEmotional">
        <w:r w:rsidRPr="004C529E">
          <w:rPr>
            <w:sz w:val="24"/>
            <w:szCs w:val="24"/>
          </w:rPr>
          <w:t>Kev Tshawb Xyuas Txog Kev Noj Qab Haus Huv thiab Kev Sib Raug Zoo thiab Kev Xav Ntawm Lub Siab</w:t>
        </w:r>
      </w:hyperlink>
    </w:p>
    <w:p w14:paraId="67F34B39" w14:textId="77777777" w:rsidR="00AD19E5" w:rsidRDefault="00AD19E5" w:rsidP="00AD19E5">
      <w:pPr>
        <w:pStyle w:val="BodyText"/>
        <w:rPr>
          <w:b/>
        </w:rPr>
      </w:pPr>
    </w:p>
    <w:p w14:paraId="7B99C496" w14:textId="0E890E56" w:rsidR="00AD19E5" w:rsidRPr="003F1CA0" w:rsidRDefault="00AD19E5" w:rsidP="00AD19E5">
      <w:pPr>
        <w:pStyle w:val="BodyText"/>
        <w:ind w:left="120" w:right="469"/>
        <w:rPr>
          <w:sz w:val="22"/>
          <w:szCs w:val="22"/>
        </w:rPr>
      </w:pPr>
      <w:r>
        <w:rPr>
          <w:noProof/>
          <w:lang w:bidi="th-TH"/>
        </w:rPr>
        <mc:AlternateContent>
          <mc:Choice Requires="wpg">
            <w:drawing>
              <wp:anchor distT="0" distB="0" distL="114300" distR="114300" simplePos="0" relativeHeight="252047360" behindDoc="1" locked="0" layoutInCell="1" allowOverlap="1" wp14:anchorId="32D02C7D" wp14:editId="7747961E">
                <wp:simplePos x="0" y="0"/>
                <wp:positionH relativeFrom="page">
                  <wp:posOffset>457200</wp:posOffset>
                </wp:positionH>
                <wp:positionV relativeFrom="paragraph">
                  <wp:posOffset>350520</wp:posOffset>
                </wp:positionV>
                <wp:extent cx="9144000" cy="3204210"/>
                <wp:effectExtent l="0" t="0" r="0" b="0"/>
                <wp:wrapNone/>
                <wp:docPr id="38"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3204210"/>
                          <a:chOff x="720" y="552"/>
                          <a:chExt cx="14400" cy="5046"/>
                        </a:xfrm>
                      </wpg:grpSpPr>
                      <wps:wsp>
                        <wps:cNvPr id="39" name="Rectangle 31"/>
                        <wps:cNvSpPr>
                          <a:spLocks noChangeArrowheads="1"/>
                        </wps:cNvSpPr>
                        <wps:spPr bwMode="auto">
                          <a:xfrm>
                            <a:off x="730" y="561"/>
                            <a:ext cx="14380" cy="5026"/>
                          </a:xfrm>
                          <a:prstGeom prst="rect">
                            <a:avLst/>
                          </a:prstGeom>
                          <a:solidFill>
                            <a:srgbClr val="E2E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AutoShape 30"/>
                        <wps:cNvSpPr>
                          <a:spLocks/>
                        </wps:cNvSpPr>
                        <wps:spPr bwMode="auto">
                          <a:xfrm>
                            <a:off x="-5" y="5881"/>
                            <a:ext cx="14400" cy="5036"/>
                          </a:xfrm>
                          <a:custGeom>
                            <a:avLst/>
                            <a:gdLst>
                              <a:gd name="T0" fmla="+- 0 725 -5"/>
                              <a:gd name="T1" fmla="*/ T0 w 14400"/>
                              <a:gd name="T2" fmla="+- 0 562 5881"/>
                              <a:gd name="T3" fmla="*/ 562 h 5036"/>
                              <a:gd name="T4" fmla="+- 0 725 -5"/>
                              <a:gd name="T5" fmla="*/ T4 w 14400"/>
                              <a:gd name="T6" fmla="+- 0 5588 5881"/>
                              <a:gd name="T7" fmla="*/ 5588 h 5036"/>
                              <a:gd name="T8" fmla="+- 0 15115 -5"/>
                              <a:gd name="T9" fmla="*/ T8 w 14400"/>
                              <a:gd name="T10" fmla="+- 0 562 5881"/>
                              <a:gd name="T11" fmla="*/ 562 h 5036"/>
                              <a:gd name="T12" fmla="+- 0 15115 -5"/>
                              <a:gd name="T13" fmla="*/ T12 w 14400"/>
                              <a:gd name="T14" fmla="+- 0 5588 5881"/>
                              <a:gd name="T15" fmla="*/ 5588 h 5036"/>
                              <a:gd name="T16" fmla="+- 0 720 -5"/>
                              <a:gd name="T17" fmla="*/ T16 w 14400"/>
                              <a:gd name="T18" fmla="+- 0 557 5881"/>
                              <a:gd name="T19" fmla="*/ 557 h 5036"/>
                              <a:gd name="T20" fmla="+- 0 15120 -5"/>
                              <a:gd name="T21" fmla="*/ T20 w 14400"/>
                              <a:gd name="T22" fmla="+- 0 557 5881"/>
                              <a:gd name="T23" fmla="*/ 557 h 5036"/>
                              <a:gd name="T24" fmla="+- 0 720 -5"/>
                              <a:gd name="T25" fmla="*/ T24 w 14400"/>
                              <a:gd name="T26" fmla="+- 0 5593 5881"/>
                              <a:gd name="T27" fmla="*/ 5593 h 5036"/>
                              <a:gd name="T28" fmla="+- 0 15120 -5"/>
                              <a:gd name="T29" fmla="*/ T28 w 14400"/>
                              <a:gd name="T30" fmla="+- 0 5593 5881"/>
                              <a:gd name="T31" fmla="*/ 5593 h 50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400" h="5036">
                                <a:moveTo>
                                  <a:pt x="730" y="-5319"/>
                                </a:moveTo>
                                <a:lnTo>
                                  <a:pt x="730" y="-293"/>
                                </a:lnTo>
                                <a:moveTo>
                                  <a:pt x="15120" y="-5319"/>
                                </a:moveTo>
                                <a:lnTo>
                                  <a:pt x="15120" y="-293"/>
                                </a:lnTo>
                                <a:moveTo>
                                  <a:pt x="725" y="-5324"/>
                                </a:moveTo>
                                <a:lnTo>
                                  <a:pt x="15125" y="-5324"/>
                                </a:lnTo>
                                <a:moveTo>
                                  <a:pt x="725" y="-288"/>
                                </a:moveTo>
                                <a:lnTo>
                                  <a:pt x="15125" y="-288"/>
                                </a:lnTo>
                              </a:path>
                            </a:pathLst>
                          </a:custGeom>
                          <a:noFill/>
                          <a:ln w="6350">
                            <a:solidFill>
                              <a:srgbClr val="3E5E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6E45B6" id="Group 29" o:spid="_x0000_s1026" style="position:absolute;margin-left:36pt;margin-top:27.6pt;width:10in;height:252.3pt;z-index:-251269120;mso-position-horizontal-relative:page" coordorigin="720,552" coordsize="14400,5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">
                <v:rect id="Rectangle 31" o:spid="_x0000_s1027" style="position:absolute;left:730;top:561;width:14380;height:5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" fillcolor="#e2efd9" stroked="f"/>
                <v:shape id="AutoShape 30" o:spid="_x0000_s1028" style="position:absolute;left:-5;top:5881;width:14400;height:5036;visibility:visible;mso-wrap-style:square;v-text-anchor:top" coordsize="14400,5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" path="m730,-5319r,5026m15120,-5319r,5026m725,-5324r14400,m725,-288r14400,e" filled="f" strokecolor="#3e5e28" strokeweight=".5pt">
                  <v:path arrowok="t" o:connecttype="custom" o:connectlocs="730,562;730,5588;15120,562;15120,5588;725,557;15125,557;725,5593;15125,5593" o:connectangles="0,0,0,0,0,0,0,0"/>
                </v:shape>
                <w10:wrap anchorx="page"/>
              </v:group>
            </w:pict>
          </mc:Fallback>
        </mc:AlternateContent>
      </w:r>
      <w:r>
        <w:t>C</w:t>
      </w:r>
      <w:r w:rsidRPr="003F1CA0">
        <w:rPr>
          <w:sz w:val="22"/>
          <w:szCs w:val="22"/>
        </w:rPr>
        <w:t xml:space="preserve">ov lus piav qhia txog qhov ua tiav thiab kev cov nyom hauv kev saib xyuas thiab txhawb kev mob hlwb thiab kev noj qab haus huv thiab sib raug zoo </w:t>
      </w:r>
      <w:r w:rsidR="000F316E" w:rsidRPr="003F1CA0">
        <w:rPr>
          <w:sz w:val="22"/>
          <w:szCs w:val="22"/>
        </w:rPr>
        <w:t>thaib kev</w:t>
      </w:r>
      <w:r w:rsidRPr="003F1CA0">
        <w:rPr>
          <w:sz w:val="22"/>
          <w:szCs w:val="22"/>
        </w:rPr>
        <w:t xml:space="preserve"> xav ntawm lub siab hauv xyoo 2020-21.</w:t>
      </w:r>
    </w:p>
    <w:p w14:paraId="5517B5F6" w14:textId="77777777" w:rsidR="00AD19E5" w:rsidRPr="007B7D24" w:rsidRDefault="00AD19E5" w:rsidP="00AD19E5">
      <w:pPr>
        <w:pStyle w:val="BodyText"/>
        <w:spacing w:before="68"/>
        <w:ind w:left="183" w:right="549"/>
        <w:jc w:val="both"/>
        <w:rPr>
          <w:sz w:val="21"/>
          <w:szCs w:val="21"/>
        </w:rPr>
      </w:pPr>
      <w:del w:id="7405" w:author="year" w:date="2021-07-10T07:12:00Z">
        <w:r w:rsidRPr="007B7D24" w:rsidDel="007148E7">
          <w:rPr>
            <w:sz w:val="21"/>
            <w:szCs w:val="21"/>
          </w:rPr>
          <w:delText xml:space="preserve">Kev xav paub txog </w:delText>
        </w:r>
      </w:del>
      <w:r w:rsidRPr="007B7D24">
        <w:rPr>
          <w:sz w:val="21"/>
          <w:szCs w:val="21"/>
        </w:rPr>
        <w:t>kev noj qab haus huv thiab lub siab lub ntsws yog qhov tseem ceeb thaum kawm kev deb. Raws li qhov tshwm sim, Twin Rivers nce peb cov cuab yeej saib xyuas thiab cov khoom siv nrog uas</w:t>
      </w:r>
      <w:ins w:id="7406" w:author="year" w:date="2021-07-10T07:14:00Z">
        <w:r>
          <w:rPr>
            <w:sz w:val="21"/>
            <w:szCs w:val="21"/>
          </w:rPr>
          <w:t xml:space="preserve"> peb tau txais</w:t>
        </w:r>
      </w:ins>
      <w:r w:rsidRPr="007B7D24">
        <w:rPr>
          <w:sz w:val="21"/>
          <w:szCs w:val="21"/>
        </w:rPr>
        <w:t xml:space="preserve"> </w:t>
      </w:r>
      <w:del w:id="7407" w:author="year" w:date="2021-07-10T07:14:00Z">
        <w:r w:rsidRPr="007B7D24" w:rsidDel="007148E7">
          <w:rPr>
            <w:sz w:val="21"/>
            <w:szCs w:val="21"/>
          </w:rPr>
          <w:delText>peb teb</w:delText>
        </w:r>
      </w:del>
      <w:r w:rsidRPr="007B7D24">
        <w:rPr>
          <w:sz w:val="21"/>
          <w:szCs w:val="21"/>
        </w:rPr>
        <w:t xml:space="preserve">. Cov kev qhia thev naus laus zis zoo li GoGuardian thiab Kelvin tau tso cai rau peb soj ntsuam peb cov tub ntxhais kawm thiab saib xyuas cov hauj lwm kom peb thiaj teb tau sai thiab zoo. Peb cov kev pab cuam suav nrog cov kws pab tswv yim thiab kws npliag siab muab kev pab cuam ncaj qha thiab </w:t>
      </w:r>
      <w:ins w:id="7408" w:author="year" w:date="2021-07-10T07:17:00Z">
        <w:r>
          <w:rPr>
            <w:sz w:val="21"/>
            <w:szCs w:val="21"/>
          </w:rPr>
          <w:t xml:space="preserve">nthuav dav rau </w:t>
        </w:r>
      </w:ins>
      <w:r w:rsidRPr="007B7D24">
        <w:rPr>
          <w:sz w:val="21"/>
          <w:szCs w:val="21"/>
        </w:rPr>
        <w:t xml:space="preserve">tsev neeg, kev mob hlwb, thiab lwm yam kev pab cuam </w:t>
      </w:r>
      <w:ins w:id="7409" w:author="year" w:date="2021-07-10T07:18:00Z">
        <w:r>
          <w:rPr>
            <w:sz w:val="21"/>
            <w:szCs w:val="21"/>
          </w:rPr>
          <w:t xml:space="preserve">ntawm chaw loj </w:t>
        </w:r>
      </w:ins>
      <w:del w:id="7410" w:author="year" w:date="2021-07-10T07:18:00Z">
        <w:r w:rsidRPr="007B7D24" w:rsidDel="007148E7">
          <w:rPr>
            <w:sz w:val="21"/>
            <w:szCs w:val="21"/>
          </w:rPr>
          <w:delText xml:space="preserve">nruab nrab </w:delText>
        </w:r>
      </w:del>
      <w:r w:rsidRPr="007B7D24">
        <w:rPr>
          <w:sz w:val="21"/>
          <w:szCs w:val="21"/>
        </w:rPr>
        <w:t>los sis sab nrauv.</w:t>
      </w:r>
    </w:p>
    <w:p w14:paraId="09AC87CC" w14:textId="77777777" w:rsidR="00AD19E5" w:rsidRDefault="00AD19E5" w:rsidP="00AD19E5">
      <w:pPr>
        <w:pStyle w:val="BodyText"/>
      </w:pPr>
    </w:p>
    <w:p w14:paraId="3AE24007" w14:textId="77777777" w:rsidR="00AD19E5" w:rsidRPr="00A67B34" w:rsidRDefault="00AD19E5" w:rsidP="00AD19E5">
      <w:pPr>
        <w:pStyle w:val="BodyText"/>
        <w:ind w:left="183" w:right="444"/>
        <w:jc w:val="both"/>
        <w:rPr>
          <w:sz w:val="21"/>
          <w:szCs w:val="21"/>
        </w:rPr>
      </w:pPr>
      <w:r w:rsidRPr="00A67B34">
        <w:rPr>
          <w:sz w:val="21"/>
          <w:szCs w:val="21"/>
        </w:rPr>
        <w:t xml:space="preserve">Kelvin tau raug siv los ua tus tshuaj ntsuam thoob ntiaj teb rau kev xav tau hauv zej tsoom, cov tub ntxhais kawm thiab cov neeg ua hauj lwm. Los ntawm Kelvin cov ntaub ntawv, kev cob qhia rau tsev neeg thiab cov neeg ua hauj lwm suav nrog kev txheeb xyuas: kev tiv thaiv kev haus cawv thiab quav yeeb tshuaj, kev paub txog kev sib raug zoo hauv zej zog thiab kev nkag mus, yuav </w:t>
      </w:r>
      <w:del w:id="7411" w:author="year" w:date="2021-07-10T07:21:00Z">
        <w:r w:rsidRPr="00A67B34" w:rsidDel="007148E7">
          <w:rPr>
            <w:sz w:val="21"/>
            <w:szCs w:val="21"/>
          </w:rPr>
          <w:delText xml:space="preserve">ua li cas </w:delText>
        </w:r>
      </w:del>
      <w:r w:rsidRPr="00A67B34">
        <w:rPr>
          <w:sz w:val="21"/>
          <w:szCs w:val="21"/>
        </w:rPr>
        <w:t xml:space="preserve">siv Kelvin toolbox </w:t>
      </w:r>
      <w:ins w:id="7412" w:author="year" w:date="2021-07-10T07:21:00Z">
        <w:r>
          <w:rPr>
            <w:sz w:val="21"/>
            <w:szCs w:val="21"/>
          </w:rPr>
          <w:t xml:space="preserve">li cas </w:t>
        </w:r>
      </w:ins>
      <w:r w:rsidRPr="00A67B34">
        <w:rPr>
          <w:sz w:val="21"/>
          <w:szCs w:val="21"/>
        </w:rPr>
        <w:t xml:space="preserve">rau kev cuam tshuam, kev hu xov tooj zoo hauv tsev, nrog rau sau cov kev cuam tshuam hauv </w:t>
      </w:r>
      <w:ins w:id="7413" w:author="year" w:date="2021-07-10T07:23:00Z">
        <w:r>
          <w:rPr>
            <w:sz w:val="21"/>
            <w:szCs w:val="21"/>
          </w:rPr>
          <w:t xml:space="preserve">cov phiaj xwm txhawb cov </w:t>
        </w:r>
      </w:ins>
      <w:r w:rsidRPr="00A67B34">
        <w:rPr>
          <w:sz w:val="21"/>
          <w:szCs w:val="21"/>
        </w:rPr>
        <w:t>Tub Ntxhais Kawm</w:t>
      </w:r>
      <w:del w:id="7414" w:author="year" w:date="2021-07-10T07:23:00Z">
        <w:r w:rsidRPr="00A67B34" w:rsidDel="00547333">
          <w:rPr>
            <w:sz w:val="21"/>
            <w:szCs w:val="21"/>
          </w:rPr>
          <w:delText xml:space="preserve"> Txhawb Cov phiaj xwm</w:delText>
        </w:r>
      </w:del>
      <w:r w:rsidRPr="00A67B34">
        <w:rPr>
          <w:sz w:val="21"/>
          <w:szCs w:val="21"/>
        </w:rPr>
        <w:t>. Cov pab pawg sib raug zoo tau tsim los ntawm Kelvin, xib fwb, tsev neeg, thiab cov tub ntxhais kawm ntawv kev xa mus / cov lus pom zoo.</w:t>
      </w:r>
    </w:p>
    <w:p w14:paraId="14BF18BF" w14:textId="77777777" w:rsidR="00AD19E5" w:rsidRDefault="00AD19E5" w:rsidP="00AD19E5">
      <w:pPr>
        <w:pStyle w:val="BodyText"/>
      </w:pPr>
    </w:p>
    <w:p w14:paraId="022526D1" w14:textId="77777777" w:rsidR="00AD19E5" w:rsidRPr="00AD09D5" w:rsidRDefault="00AD19E5" w:rsidP="00AD19E5">
      <w:pPr>
        <w:pStyle w:val="BodyText"/>
        <w:ind w:left="183" w:right="188"/>
        <w:jc w:val="both"/>
        <w:rPr>
          <w:sz w:val="21"/>
          <w:szCs w:val="21"/>
        </w:rPr>
      </w:pPr>
      <w:r w:rsidRPr="00AD09D5">
        <w:rPr>
          <w:sz w:val="21"/>
          <w:szCs w:val="21"/>
        </w:rPr>
        <w:t xml:space="preserve">TRUSD koom tes nrog Care Solace txhawm rau teb rau cov kev xav tau cov kev mob hlwb rau cov tub ntxhais kawm thiab cov neeg ua hauj lwm. Lub sij hawm kawm ncua kev kawm rau cov tub ntxhais kawm tau tsim nrog 30 feeb </w:t>
      </w:r>
      <w:ins w:id="7415" w:author="year" w:date="2021-07-10T07:26:00Z">
        <w:r>
          <w:rPr>
            <w:sz w:val="21"/>
            <w:szCs w:val="21"/>
          </w:rPr>
          <w:t xml:space="preserve">ntawm hnub pib </w:t>
        </w:r>
      </w:ins>
      <w:del w:id="7416" w:author="year" w:date="2021-07-10T07:26:00Z">
        <w:r w:rsidRPr="00AD09D5" w:rsidDel="00547333">
          <w:rPr>
            <w:sz w:val="21"/>
            <w:szCs w:val="21"/>
          </w:rPr>
          <w:delText xml:space="preserve">thaum pib ntawm hnub </w:delText>
        </w:r>
      </w:del>
      <w:ins w:id="7417" w:author="year" w:date="2021-07-10T07:27:00Z">
        <w:r>
          <w:rPr>
            <w:sz w:val="21"/>
            <w:szCs w:val="21"/>
          </w:rPr>
          <w:t xml:space="preserve">txhawb </w:t>
        </w:r>
      </w:ins>
      <w:r w:rsidRPr="00AD09D5">
        <w:rPr>
          <w:sz w:val="21"/>
          <w:szCs w:val="21"/>
        </w:rPr>
        <w:t xml:space="preserve">kom tsim kho kev sib raug zoo thiab kev kawm kev </w:t>
      </w:r>
      <w:ins w:id="7418" w:author="year" w:date="2021-07-10T07:28:00Z">
        <w:r>
          <w:rPr>
            <w:sz w:val="21"/>
            <w:szCs w:val="21"/>
          </w:rPr>
          <w:t xml:space="preserve">xav </w:t>
        </w:r>
      </w:ins>
      <w:del w:id="7419" w:author="year" w:date="2021-07-10T07:28:00Z">
        <w:r w:rsidRPr="00AD09D5" w:rsidDel="00547333">
          <w:rPr>
            <w:sz w:val="21"/>
            <w:szCs w:val="21"/>
          </w:rPr>
          <w:delText xml:space="preserve">siab ntsws </w:delText>
        </w:r>
      </w:del>
      <w:r w:rsidRPr="00AD09D5">
        <w:rPr>
          <w:sz w:val="21"/>
          <w:szCs w:val="21"/>
        </w:rPr>
        <w:t xml:space="preserve">ntawm txhua qib. Peb qhov khoos kas qhia ntawv tshwj xeeb suav nrog kev saib xyuas tus kheej rau cov kws qhia ntawv thiab kev kawm paub txog kev sib raug zoo rau cov hom phiaj hauv chav kawm. Nws muaj kev cov nyom nrog kev </w:t>
      </w:r>
      <w:ins w:id="7420" w:author="year" w:date="2021-07-10T07:29:00Z">
        <w:r>
          <w:rPr>
            <w:sz w:val="21"/>
            <w:szCs w:val="21"/>
          </w:rPr>
          <w:t xml:space="preserve">hu </w:t>
        </w:r>
      </w:ins>
      <w:del w:id="7421" w:author="year" w:date="2021-07-10T07:29:00Z">
        <w:r w:rsidRPr="00AD09D5" w:rsidDel="00547333">
          <w:rPr>
            <w:sz w:val="21"/>
            <w:szCs w:val="21"/>
          </w:rPr>
          <w:delText xml:space="preserve">sib txuas </w:delText>
        </w:r>
      </w:del>
      <w:del w:id="7422" w:author="year" w:date="2021-07-10T07:30:00Z">
        <w:r w:rsidRPr="00AD09D5" w:rsidDel="00547333">
          <w:rPr>
            <w:sz w:val="21"/>
            <w:szCs w:val="21"/>
          </w:rPr>
          <w:delText xml:space="preserve">nrog </w:delText>
        </w:r>
      </w:del>
      <w:r w:rsidRPr="00AD09D5">
        <w:rPr>
          <w:sz w:val="21"/>
          <w:szCs w:val="21"/>
        </w:rPr>
        <w:t xml:space="preserve">cov tsev neeg thiab tshawb pom cov tub ntxhais kawm cov kev xav tau nyob rau lub sij hawm kawm </w:t>
      </w:r>
      <w:ins w:id="7423" w:author="year" w:date="2021-07-10T07:31:00Z">
        <w:r>
          <w:rPr>
            <w:sz w:val="21"/>
            <w:szCs w:val="21"/>
          </w:rPr>
          <w:t xml:space="preserve">ntawv ncua </w:t>
        </w:r>
      </w:ins>
      <w:del w:id="7424" w:author="year" w:date="2021-07-10T07:31:00Z">
        <w:r w:rsidRPr="00AD09D5" w:rsidDel="00547333">
          <w:rPr>
            <w:sz w:val="21"/>
            <w:szCs w:val="21"/>
          </w:rPr>
          <w:delText xml:space="preserve">nyob </w:delText>
        </w:r>
      </w:del>
      <w:r w:rsidRPr="00AD09D5">
        <w:rPr>
          <w:sz w:val="21"/>
          <w:szCs w:val="21"/>
        </w:rPr>
        <w:t xml:space="preserve">deb vim kev nkag </w:t>
      </w:r>
      <w:del w:id="7425" w:author="year" w:date="2021-07-10T07:32:00Z">
        <w:r w:rsidRPr="00AD09D5" w:rsidDel="00547333">
          <w:rPr>
            <w:sz w:val="21"/>
            <w:szCs w:val="21"/>
          </w:rPr>
          <w:delText xml:space="preserve">tsis tau mus </w:delText>
        </w:r>
      </w:del>
      <w:r w:rsidRPr="00AD09D5">
        <w:rPr>
          <w:sz w:val="21"/>
          <w:szCs w:val="21"/>
        </w:rPr>
        <w:t>rau cov</w:t>
      </w:r>
      <w:ins w:id="7426" w:author="year" w:date="2021-07-10T07:33:00Z">
        <w:r>
          <w:rPr>
            <w:sz w:val="21"/>
            <w:szCs w:val="21"/>
          </w:rPr>
          <w:t xml:space="preserve"> kev sib hu ntawm cov</w:t>
        </w:r>
      </w:ins>
      <w:r w:rsidRPr="00AD09D5">
        <w:rPr>
          <w:sz w:val="21"/>
          <w:szCs w:val="21"/>
        </w:rPr>
        <w:t xml:space="preserve"> tub ntxhais kawm </w:t>
      </w:r>
      <w:del w:id="7427" w:author="year" w:date="2021-07-10T07:33:00Z">
        <w:r w:rsidRPr="00AD09D5" w:rsidDel="009A7573">
          <w:rPr>
            <w:sz w:val="21"/>
            <w:szCs w:val="21"/>
          </w:rPr>
          <w:delText>kev sib cuag</w:delText>
        </w:r>
      </w:del>
      <w:r w:rsidRPr="00AD09D5">
        <w:rPr>
          <w:sz w:val="21"/>
          <w:szCs w:val="21"/>
        </w:rPr>
        <w:t xml:space="preserve"> thiab tsev neeg cov kev pab thiab kev xav tau ntawm peb cov tub ntxhais kawm</w:t>
      </w:r>
      <w:del w:id="7428" w:author="year" w:date="2021-07-10T07:34:00Z">
        <w:r w:rsidRPr="00AD09D5" w:rsidDel="009A7573">
          <w:rPr>
            <w:sz w:val="21"/>
            <w:szCs w:val="21"/>
          </w:rPr>
          <w:delText xml:space="preserve"> </w:delText>
        </w:r>
      </w:del>
      <w:ins w:id="7429" w:author="year" w:date="2021-07-10T07:34:00Z">
        <w:r>
          <w:rPr>
            <w:sz w:val="21"/>
            <w:szCs w:val="21"/>
          </w:rPr>
          <w:t xml:space="preserve">tau </w:t>
        </w:r>
      </w:ins>
      <w:ins w:id="7430" w:author="year" w:date="2021-07-10T07:36:00Z">
        <w:r>
          <w:rPr>
            <w:sz w:val="21"/>
            <w:szCs w:val="21"/>
          </w:rPr>
          <w:t>tsawg lawm</w:t>
        </w:r>
      </w:ins>
      <w:del w:id="7431" w:author="year" w:date="2021-07-10T07:34:00Z">
        <w:r w:rsidRPr="00AD09D5" w:rsidDel="009A7573">
          <w:rPr>
            <w:sz w:val="21"/>
            <w:szCs w:val="21"/>
          </w:rPr>
          <w:delText>ntau</w:delText>
        </w:r>
      </w:del>
      <w:r w:rsidRPr="00AD09D5">
        <w:rPr>
          <w:sz w:val="21"/>
          <w:szCs w:val="21"/>
        </w:rPr>
        <w:t xml:space="preserve">. Qhov tsis muaj tus neeg tiv toj tau </w:t>
      </w:r>
      <w:ins w:id="7432" w:author="year" w:date="2021-07-10T07:36:00Z">
        <w:r>
          <w:rPr>
            <w:sz w:val="21"/>
            <w:szCs w:val="21"/>
          </w:rPr>
          <w:t xml:space="preserve">tsim yam khuav kev rau </w:t>
        </w:r>
      </w:ins>
      <w:del w:id="7433" w:author="year" w:date="2021-07-10T07:37:00Z">
        <w:r w:rsidRPr="00AD09D5" w:rsidDel="009A7573">
          <w:rPr>
            <w:sz w:val="21"/>
            <w:szCs w:val="21"/>
          </w:rPr>
          <w:delText xml:space="preserve">muab </w:delText>
        </w:r>
      </w:del>
      <w:r w:rsidRPr="00AD09D5">
        <w:rPr>
          <w:sz w:val="21"/>
          <w:szCs w:val="21"/>
        </w:rPr>
        <w:t>cov kev ntsuam xyuas thiab kev coj ua ntawm kev sib raug zoo thiab kev mob hlwb ntawm ntau ntawm peb cov tub ntxhais kawm vim kev mob tshwm sim los ntawm COVID-19.</w:t>
      </w:r>
    </w:p>
    <w:p w14:paraId="664EC1B7" w14:textId="77777777" w:rsidR="00AD19E5" w:rsidRDefault="00AD19E5" w:rsidP="00AD19E5">
      <w:pPr>
        <w:pStyle w:val="BodyText"/>
        <w:rPr>
          <w:sz w:val="20"/>
        </w:rPr>
      </w:pPr>
    </w:p>
    <w:p w14:paraId="766A869C" w14:textId="77777777" w:rsidR="00AD19E5" w:rsidRDefault="00AD19E5" w:rsidP="00AD19E5">
      <w:pPr>
        <w:pStyle w:val="BodyText"/>
        <w:spacing w:before="11"/>
        <w:rPr>
          <w:sz w:val="20"/>
        </w:rPr>
      </w:pPr>
    </w:p>
    <w:p w14:paraId="6FBB0C8C" w14:textId="77777777" w:rsidR="00AD19E5" w:rsidRPr="00DC638B" w:rsidRDefault="00AD19E5" w:rsidP="00AD19E5">
      <w:pPr>
        <w:pStyle w:val="Heading3"/>
        <w:rPr>
          <w:sz w:val="24"/>
          <w:szCs w:val="24"/>
        </w:rPr>
      </w:pPr>
      <w:r>
        <w:fldChar w:fldCharType="begin"/>
      </w:r>
      <w:r>
        <w:instrText xml:space="preserve"> HYPERLINK "http://www.doc-tracking.com/screenshots/21LCAP/Instructions/LCAPandLCPAnnualUpdateInstructions.htm" \l "PupilandFamilyEngagementandOutreach" \h </w:instrText>
      </w:r>
      <w:r>
        <w:fldChar w:fldCharType="separate"/>
      </w:r>
      <w:r w:rsidRPr="00DC638B">
        <w:rPr>
          <w:sz w:val="24"/>
          <w:szCs w:val="24"/>
        </w:rPr>
        <w:t xml:space="preserve">Kev Tshawb Xyuas Ntawm </w:t>
      </w:r>
      <w:ins w:id="7434" w:author="year" w:date="2021-07-10T07:39:00Z">
        <w:r>
          <w:rPr>
            <w:sz w:val="24"/>
            <w:szCs w:val="24"/>
          </w:rPr>
          <w:t xml:space="preserve">kev koom tes thiab kev tshaj tawm ntawm </w:t>
        </w:r>
      </w:ins>
      <w:r w:rsidRPr="00DC638B">
        <w:rPr>
          <w:sz w:val="24"/>
          <w:szCs w:val="24"/>
        </w:rPr>
        <w:t xml:space="preserve">Cov Tub Ntxhais Kawm thiab Tsev Neeg </w:t>
      </w:r>
      <w:del w:id="7435" w:author="year" w:date="2021-07-10T07:39:00Z">
        <w:r w:rsidRPr="00DC638B" w:rsidDel="00193024">
          <w:rPr>
            <w:sz w:val="24"/>
            <w:szCs w:val="24"/>
          </w:rPr>
          <w:delText>Kev Koom Tes thiab Kev Tshaj Tawm</w:delText>
        </w:r>
      </w:del>
      <w:r>
        <w:rPr>
          <w:sz w:val="24"/>
          <w:szCs w:val="24"/>
        </w:rPr>
        <w:fldChar w:fldCharType="end"/>
      </w:r>
    </w:p>
    <w:p w14:paraId="75DD5D0E" w14:textId="77777777" w:rsidR="00AD19E5" w:rsidRDefault="00AD19E5" w:rsidP="00AD19E5">
      <w:pPr>
        <w:pStyle w:val="BodyText"/>
        <w:spacing w:before="3"/>
        <w:rPr>
          <w:b/>
          <w:sz w:val="21"/>
        </w:rPr>
      </w:pPr>
      <w:r>
        <w:rPr>
          <w:noProof/>
          <w:lang w:bidi="th-TH"/>
        </w:rPr>
        <mc:AlternateContent>
          <mc:Choice Requires="wpg">
            <w:drawing>
              <wp:anchor distT="0" distB="0" distL="0" distR="0" simplePos="0" relativeHeight="252072960" behindDoc="1" locked="0" layoutInCell="1" allowOverlap="1" wp14:anchorId="1056ED85" wp14:editId="71E2BB17">
                <wp:simplePos x="0" y="0"/>
                <wp:positionH relativeFrom="page">
                  <wp:posOffset>462915</wp:posOffset>
                </wp:positionH>
                <wp:positionV relativeFrom="paragraph">
                  <wp:posOffset>184785</wp:posOffset>
                </wp:positionV>
                <wp:extent cx="9144000" cy="1757045"/>
                <wp:effectExtent l="0" t="19050" r="19050" b="14605"/>
                <wp:wrapTopAndBottom/>
                <wp:docPr id="31"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1757045"/>
                          <a:chOff x="720" y="284"/>
                          <a:chExt cx="14400" cy="2002"/>
                        </a:xfrm>
                      </wpg:grpSpPr>
                      <wps:wsp>
                        <wps:cNvPr id="32" name="Rectangle 28"/>
                        <wps:cNvSpPr>
                          <a:spLocks noChangeArrowheads="1"/>
                        </wps:cNvSpPr>
                        <wps:spPr bwMode="auto">
                          <a:xfrm>
                            <a:off x="730" y="562"/>
                            <a:ext cx="14380" cy="1714"/>
                          </a:xfrm>
                          <a:prstGeom prst="rect">
                            <a:avLst/>
                          </a:prstGeom>
                          <a:solidFill>
                            <a:srgbClr val="E2E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Line 27"/>
                        <wps:cNvCnPr>
                          <a:cxnSpLocks noChangeShapeType="1"/>
                        </wps:cNvCnPr>
                        <wps:spPr bwMode="auto">
                          <a:xfrm>
                            <a:off x="725" y="562"/>
                            <a:ext cx="0" cy="1714"/>
                          </a:xfrm>
                          <a:prstGeom prst="line">
                            <a:avLst/>
                          </a:prstGeom>
                          <a:noFill/>
                          <a:ln w="6350">
                            <a:solidFill>
                              <a:srgbClr val="3E5E28"/>
                            </a:solidFill>
                            <a:round/>
                            <a:headEnd/>
                            <a:tailEnd/>
                          </a:ln>
                          <a:extLst>
                            <a:ext uri="{909E8E84-426E-40DD-AFC4-6F175D3DCCD1}">
                              <a14:hiddenFill xmlns:a14="http://schemas.microsoft.com/office/drawing/2010/main">
                                <a:noFill/>
                              </a14:hiddenFill>
                            </a:ext>
                          </a:extLst>
                        </wps:spPr>
                        <wps:bodyPr/>
                      </wps:wsp>
                      <wps:wsp>
                        <wps:cNvPr id="34" name="Line 26"/>
                        <wps:cNvCnPr>
                          <a:cxnSpLocks noChangeShapeType="1"/>
                        </wps:cNvCnPr>
                        <wps:spPr bwMode="auto">
                          <a:xfrm>
                            <a:off x="15115" y="562"/>
                            <a:ext cx="0" cy="1714"/>
                          </a:xfrm>
                          <a:prstGeom prst="line">
                            <a:avLst/>
                          </a:prstGeom>
                          <a:noFill/>
                          <a:ln w="6350">
                            <a:solidFill>
                              <a:srgbClr val="3E5E28"/>
                            </a:solidFill>
                            <a:round/>
                            <a:headEnd/>
                            <a:tailEnd/>
                          </a:ln>
                          <a:extLst>
                            <a:ext uri="{909E8E84-426E-40DD-AFC4-6F175D3DCCD1}">
                              <a14:hiddenFill xmlns:a14="http://schemas.microsoft.com/office/drawing/2010/main">
                                <a:noFill/>
                              </a14:hiddenFill>
                            </a:ext>
                          </a:extLst>
                        </wps:spPr>
                        <wps:bodyPr/>
                      </wps:wsp>
                      <wps:wsp>
                        <wps:cNvPr id="35" name="Line 25"/>
                        <wps:cNvCnPr>
                          <a:cxnSpLocks noChangeShapeType="1"/>
                        </wps:cNvCnPr>
                        <wps:spPr bwMode="auto">
                          <a:xfrm>
                            <a:off x="720" y="557"/>
                            <a:ext cx="14400" cy="0"/>
                          </a:xfrm>
                          <a:prstGeom prst="line">
                            <a:avLst/>
                          </a:prstGeom>
                          <a:noFill/>
                          <a:ln w="6350">
                            <a:solidFill>
                              <a:srgbClr val="3E5E28"/>
                            </a:solidFill>
                            <a:round/>
                            <a:headEnd/>
                            <a:tailEnd/>
                          </a:ln>
                          <a:extLst>
                            <a:ext uri="{909E8E84-426E-40DD-AFC4-6F175D3DCCD1}">
                              <a14:hiddenFill xmlns:a14="http://schemas.microsoft.com/office/drawing/2010/main">
                                <a:noFill/>
                              </a14:hiddenFill>
                            </a:ext>
                          </a:extLst>
                        </wps:spPr>
                        <wps:bodyPr/>
                      </wps:wsp>
                      <wps:wsp>
                        <wps:cNvPr id="36" name="Line 24"/>
                        <wps:cNvCnPr>
                          <a:cxnSpLocks noChangeShapeType="1"/>
                        </wps:cNvCnPr>
                        <wps:spPr bwMode="auto">
                          <a:xfrm>
                            <a:off x="720" y="2281"/>
                            <a:ext cx="14400" cy="0"/>
                          </a:xfrm>
                          <a:prstGeom prst="line">
                            <a:avLst/>
                          </a:prstGeom>
                          <a:noFill/>
                          <a:ln w="6350">
                            <a:solidFill>
                              <a:srgbClr val="3E5E28"/>
                            </a:solidFill>
                            <a:round/>
                            <a:headEnd/>
                            <a:tailEnd/>
                          </a:ln>
                          <a:extLst>
                            <a:ext uri="{909E8E84-426E-40DD-AFC4-6F175D3DCCD1}">
                              <a14:hiddenFill xmlns:a14="http://schemas.microsoft.com/office/drawing/2010/main">
                                <a:noFill/>
                              </a14:hiddenFill>
                            </a:ext>
                          </a:extLst>
                        </wps:spPr>
                        <wps:bodyPr/>
                      </wps:wsp>
                      <wps:wsp>
                        <wps:cNvPr id="37" name="Text Box 23"/>
                        <wps:cNvSpPr txBox="1">
                          <a:spLocks noChangeArrowheads="1"/>
                        </wps:cNvSpPr>
                        <wps:spPr bwMode="auto">
                          <a:xfrm>
                            <a:off x="720" y="283"/>
                            <a:ext cx="14400" cy="2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4D60F" w14:textId="77777777" w:rsidR="00AD19E5" w:rsidRDefault="00AD19E5" w:rsidP="00AD19E5">
                              <w:pPr>
                                <w:spacing w:line="268" w:lineRule="exact"/>
                                <w:rPr>
                                  <w:sz w:val="24"/>
                                </w:rPr>
                              </w:pPr>
                              <w:r w:rsidRPr="00DC638B">
                                <w:t xml:space="preserve">Piav qhia txog kev ua tiav thiab kev sib tw hauv kev </w:t>
                              </w:r>
                              <w:ins w:id="7436" w:author="year" w:date="2021-07-10T07:41:00Z">
                                <w:r>
                                  <w:t>nqis tes ntawm kev koom tes thiab kev tshaj tawm ntawm tub ntxhais kawm thiab tsev neeg</w:t>
                                </w:r>
                              </w:ins>
                              <w:del w:id="7437" w:author="year" w:date="2021-07-10T07:41:00Z">
                                <w:r w:rsidRPr="00DC638B" w:rsidDel="00193024">
                                  <w:delText xml:space="preserve">coj tus tub kawm thiab tsev neeg kev koom tes thiab </w:delText>
                                </w:r>
                                <w:r w:rsidDel="00193024">
                                  <w:delText>kev tshaj tawm</w:delText>
                                </w:r>
                                <w:r w:rsidRPr="00DC638B" w:rsidDel="00193024">
                                  <w:delText xml:space="preserve"> </w:delText>
                                </w:r>
                              </w:del>
                              <w:r w:rsidRPr="00DC638B">
                                <w:t>hauv xyoo 2020-21.</w:t>
                              </w:r>
                            </w:p>
                            <w:p w14:paraId="2464FEED" w14:textId="77777777" w:rsidR="00AD19E5" w:rsidRPr="004C559B" w:rsidRDefault="00AD19E5" w:rsidP="00AD19E5">
                              <w:pPr>
                                <w:spacing w:before="68"/>
                                <w:ind w:left="63" w:right="75"/>
                                <w:jc w:val="both"/>
                              </w:pPr>
                              <w:r w:rsidRPr="004C559B">
                                <w:t>FACE (</w:t>
                              </w:r>
                              <w:ins w:id="7438" w:author="year" w:date="2021-07-10T07:42:00Z">
                                <w:r>
                                  <w:t xml:space="preserve">Kev koom tes ntawm </w:t>
                                </w:r>
                              </w:ins>
                              <w:r w:rsidRPr="004C559B">
                                <w:t xml:space="preserve">Tsev Neeg thiab </w:t>
                              </w:r>
                              <w:del w:id="7439" w:author="year" w:date="2021-07-10T07:43:00Z">
                                <w:r w:rsidRPr="004C559B" w:rsidDel="00193024">
                                  <w:delText xml:space="preserve">Kev Koom Tes Hauv </w:delText>
                                </w:r>
                              </w:del>
                              <w:r w:rsidRPr="004C559B">
                                <w:t xml:space="preserve">Zej Zog) tau txhawb </w:t>
                              </w:r>
                              <w:ins w:id="7440" w:author="year" w:date="2021-07-10T07:50:00Z">
                                <w:r>
                                  <w:t xml:space="preserve">kev siv zog ntawm </w:t>
                                </w:r>
                              </w:ins>
                              <w:ins w:id="7441" w:author="year" w:date="2021-07-10T07:51:00Z">
                                <w:r>
                                  <w:t xml:space="preserve">lub </w:t>
                                </w:r>
                              </w:ins>
                              <w:ins w:id="7442" w:author="year" w:date="2021-07-10T07:50:00Z">
                                <w:r>
                                  <w:t xml:space="preserve">nroog </w:t>
                                </w:r>
                              </w:ins>
                              <w:del w:id="7443" w:author="year" w:date="2021-07-10T07:49:00Z">
                                <w:r w:rsidRPr="004C559B" w:rsidDel="00045A75">
                                  <w:delText xml:space="preserve">Lub Hauv Paus </w:delText>
                                </w:r>
                              </w:del>
                              <w:del w:id="7444" w:author="year" w:date="2021-07-10T07:50:00Z">
                                <w:r w:rsidRPr="004C559B" w:rsidDel="00045A75">
                                  <w:delText xml:space="preserve">Tsev Kawm Ntawv </w:delText>
                                </w:r>
                              </w:del>
                              <w:del w:id="7445" w:author="year" w:date="2021-07-10T07:51:00Z">
                                <w:r w:rsidRPr="004C559B" w:rsidDel="00045A75">
                                  <w:delText xml:space="preserve">cov dag zog los pib </w:delText>
                                </w:r>
                              </w:del>
                              <w:ins w:id="7446" w:author="year" w:date="2021-07-10T07:51:00Z">
                                <w:r>
                                  <w:t xml:space="preserve">qhib </w:t>
                                </w:r>
                              </w:ins>
                              <w:r w:rsidRPr="004C559B">
                                <w:t>kev kawm online thiab kev txhawb nqa thev naus laus zis (</w:t>
                              </w:r>
                              <w:r>
                                <w:t>Tag Nrho Huab Cuas Txaus Ntawm Niam Txiv</w:t>
                              </w:r>
                              <w:r w:rsidRPr="004C559B">
                                <w:t xml:space="preserve">, Kev Siv Internet, Kev Nkag Mus Rau Online, </w:t>
                              </w:r>
                              <w:ins w:id="7447" w:author="year" w:date="2021-07-10T07:53:00Z">
                                <w:r>
                                  <w:t xml:space="preserve">vev xaib kawm ncua </w:t>
                                </w:r>
                              </w:ins>
                              <w:del w:id="7448" w:author="year" w:date="2021-07-10T07:53:00Z">
                                <w:r w:rsidRPr="004C559B" w:rsidDel="00045A75">
                                  <w:delText xml:space="preserve">Chaw Kawm Mus </w:delText>
                                </w:r>
                              </w:del>
                              <w:r w:rsidRPr="004C559B">
                                <w:t>Deb). Ib qho ntxiv, FACE tau koom tes nrog lwm lub chaw hauj</w:t>
                              </w:r>
                              <w:r>
                                <w:t xml:space="preserve"> </w:t>
                              </w:r>
                              <w:r w:rsidRPr="004C559B">
                                <w:t xml:space="preserve">lwm </w:t>
                              </w:r>
                              <w:ins w:id="7449" w:author="year" w:date="2021-07-10T07:54:00Z">
                                <w:r>
                                  <w:t xml:space="preserve">tsim cov vev xaib/rooj </w:t>
                                </w:r>
                              </w:ins>
                              <w:ins w:id="7450" w:author="year" w:date="2021-07-10T07:57:00Z">
                                <w:r>
                                  <w:t xml:space="preserve">nthuav kev paub </w:t>
                                </w:r>
                              </w:ins>
                              <w:ins w:id="7451" w:author="year" w:date="2021-07-10T07:58:00Z">
                                <w:r>
                                  <w:t xml:space="preserve">hauv ZOOM </w:t>
                                </w:r>
                              </w:ins>
                              <w:r w:rsidRPr="004C559B">
                                <w:t xml:space="preserve">kom tshaj 20 tus </w:t>
                              </w:r>
                              <w:del w:id="7452" w:author="year" w:date="2021-07-10T07:58:00Z">
                                <w:r w:rsidDel="00045A75">
                                  <w:delText>vev</w:delText>
                                </w:r>
                                <w:r w:rsidRPr="004C559B" w:rsidDel="00045A75">
                                  <w:delText xml:space="preserve"> / kev cob qhia dhau lub Zoom </w:delText>
                                </w:r>
                              </w:del>
                              <w:r w:rsidRPr="004C559B">
                                <w:t xml:space="preserve">rau nws tsev neeg thiab zej zog. FACE tau tshaj tawm nws cov hauv kev hauv kev sib qhia cov ntaub ntawv (Cheeb Tsam / FACE </w:t>
                              </w:r>
                              <w:r>
                                <w:t>Tus</w:t>
                              </w:r>
                              <w:r w:rsidRPr="004C559B">
                                <w:t xml:space="preserve"> Vev Xaib, </w:t>
                              </w:r>
                              <w:r>
                                <w:t>Niam Txiv</w:t>
                              </w:r>
                              <w:r w:rsidRPr="004C559B">
                                <w:t>, Hnub Friday Tuam Thawj Tuav Xov Xwm, Kev Tshaj Tawm, YouTube) los qhia nws cov neeg muaj feem thoob plaws xyoo kawm 20-21.</w:t>
                              </w:r>
                              <w:del w:id="7453" w:author="year" w:date="2021-07-10T08:01:00Z">
                                <w:r w:rsidRPr="004C559B" w:rsidDel="00B7735C">
                                  <w:delText xml:space="preserve"> </w:delText>
                                </w:r>
                              </w:del>
                              <w:ins w:id="7454" w:author="year" w:date="2021-07-10T08:01:00Z">
                                <w:r>
                                  <w:t>Tsis tas li ntawv xwb</w:t>
                                </w:r>
                              </w:ins>
                              <w:del w:id="7455" w:author="year" w:date="2021-07-10T08:01:00Z">
                                <w:r w:rsidRPr="004C559B" w:rsidDel="00B7735C">
                                  <w:delText>Ntxiv mus</w:delText>
                                </w:r>
                              </w:del>
                              <w:r w:rsidRPr="004C559B">
                                <w:t>, nws yuav tsum tau lees paub tias muaj kev p</w:t>
                              </w:r>
                              <w:r>
                                <w:t>hom sij</w:t>
                              </w:r>
                              <w:r w:rsidRPr="004C559B">
                                <w:t xml:space="preserve"> (kev paub thev naus laus zis, kev nkag </w:t>
                              </w:r>
                              <w:ins w:id="7456" w:author="year" w:date="2021-07-10T08:03:00Z">
                                <w:r>
                                  <w:t xml:space="preserve">txog </w:t>
                                </w:r>
                              </w:ins>
                              <w:del w:id="7457" w:author="year" w:date="2021-07-10T08:03:00Z">
                                <w:r w:rsidRPr="004C559B" w:rsidDel="00B7735C">
                                  <w:delText>tau</w:delText>
                                </w:r>
                              </w:del>
                              <w:r w:rsidRPr="004C559B">
                                <w:t xml:space="preserve"> lus, niam txiv / tus neeg saib xyuas kev muaj) rau lub tswv yim</w:t>
                              </w:r>
                              <w:del w:id="7458" w:author="year" w:date="2021-07-10T08:03:00Z">
                                <w:r w:rsidRPr="004C559B" w:rsidDel="00B7735C">
                                  <w:delText xml:space="preserve"> </w:delText>
                                </w:r>
                              </w:del>
                              <w:ins w:id="7459" w:author="year" w:date="2021-07-10T08:04:00Z">
                                <w:r>
                                  <w:t xml:space="preserve">kev koom tes digital ntawm tsev neeg. </w:t>
                                </w:r>
                              </w:ins>
                              <w:del w:id="7460" w:author="year" w:date="2021-07-10T08:03:00Z">
                                <w:r w:rsidRPr="004C559B" w:rsidDel="00B7735C">
                                  <w:delText>digital tsev neeg koom nrog kev kawm</w:delText>
                                </w:r>
                              </w:del>
                              <w:r w:rsidRPr="004C559B">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56ED85" id="Group 22" o:spid="_x0000_s1231" style="position:absolute;margin-left:36.45pt;margin-top:14.55pt;width:10in;height:138.35pt;z-index:-251243520;mso-wrap-distance-left:0;mso-wrap-distance-right:0;mso-position-horizontal-relative:page;mso-position-vertical-relative:text" coordorigin="720,284" coordsize="14400,2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">
                <v:rect id="Rectangle 28" o:spid="_x0000_s1232" style="position:absolute;left:730;top:562;width:14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" fillcolor="#e2efd9" stroked="f"/>
                <v:line id="Line 27" o:spid="_x0000_s1233" style="position:absolute;visibility:visible;mso-wrap-style:square" from="725,562" to="725,2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" strokecolor="#3e5e28" strokeweight=".5pt"/>
                <v:line id="Line 26" o:spid="_x0000_s1234" style="position:absolute;visibility:visible;mso-wrap-style:square" from="15115,562" to="15115,2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" strokecolor="#3e5e28" strokeweight=".5pt"/>
                <v:line id="Line 25" o:spid="_x0000_s1235" style="position:absolute;visibility:visible;mso-wrap-style:square" from="720,557" to="15120,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" strokecolor="#3e5e28" strokeweight=".5pt"/>
                <v:line id="Line 24" o:spid="_x0000_s1236" style="position:absolute;visibility:visible;mso-wrap-style:square" from="720,2281" to="15120,2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" strokecolor="#3e5e28" strokeweight=".5pt"/>
                <v:shape id="Text Box 23" o:spid="_x0000_s1237" type="#_x0000_t202" style="position:absolute;left:720;top:283;width:14400;height:2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7214D60F" w14:textId="77777777" w:rsidR="00AD19E5" w:rsidRDefault="00AD19E5" w:rsidP="00AD19E5">
                        <w:pPr>
                          <w:spacing w:line="268" w:lineRule="exact"/>
                          <w:rPr>
                            <w:sz w:val="24"/>
                          </w:rPr>
                        </w:pPr>
                        <w:r w:rsidRPr="00DC638B">
                          <w:t xml:space="preserve">Piav qhia txog kev ua tiav thiab kev sib tw hauv kev </w:t>
                        </w:r>
                        <w:ins w:id="7461" w:author="year" w:date="2021-07-10T07:41:00Z">
                          <w:r>
                            <w:t>nqis tes ntawm kev koom tes thiab kev tshaj tawm ntawm tub ntxhais kawm thiab tsev neeg</w:t>
                          </w:r>
                        </w:ins>
                        <w:del w:id="7462" w:author="year" w:date="2021-07-10T07:41:00Z">
                          <w:r w:rsidRPr="00DC638B" w:rsidDel="00193024">
                            <w:delText xml:space="preserve">coj tus tub kawm thiab tsev neeg kev koom tes thiab </w:delText>
                          </w:r>
                          <w:r w:rsidDel="00193024">
                            <w:delText>kev tshaj tawm</w:delText>
                          </w:r>
                          <w:r w:rsidRPr="00DC638B" w:rsidDel="00193024">
                            <w:delText xml:space="preserve"> </w:delText>
                          </w:r>
                        </w:del>
                        <w:r w:rsidRPr="00DC638B">
                          <w:t>hauv xyoo 2020-21.</w:t>
                        </w:r>
                      </w:p>
                      <w:p w14:paraId="2464FEED" w14:textId="77777777" w:rsidR="00AD19E5" w:rsidRPr="004C559B" w:rsidRDefault="00AD19E5" w:rsidP="00AD19E5">
                        <w:pPr>
                          <w:spacing w:before="68"/>
                          <w:ind w:left="63" w:right="75"/>
                          <w:jc w:val="both"/>
                        </w:pPr>
                        <w:r w:rsidRPr="004C559B">
                          <w:t>FACE (</w:t>
                        </w:r>
                        <w:ins w:id="7463" w:author="year" w:date="2021-07-10T07:42:00Z">
                          <w:r>
                            <w:t xml:space="preserve">Kev koom tes ntawm </w:t>
                          </w:r>
                        </w:ins>
                        <w:r w:rsidRPr="004C559B">
                          <w:t xml:space="preserve">Tsev Neeg thiab </w:t>
                        </w:r>
                        <w:del w:id="7464" w:author="year" w:date="2021-07-10T07:43:00Z">
                          <w:r w:rsidRPr="004C559B" w:rsidDel="00193024">
                            <w:delText xml:space="preserve">Kev Koom Tes Hauv </w:delText>
                          </w:r>
                        </w:del>
                        <w:r w:rsidRPr="004C559B">
                          <w:t xml:space="preserve">Zej Zog) tau txhawb </w:t>
                        </w:r>
                        <w:ins w:id="7465" w:author="year" w:date="2021-07-10T07:50:00Z">
                          <w:r>
                            <w:t xml:space="preserve">kev siv zog ntawm </w:t>
                          </w:r>
                        </w:ins>
                        <w:ins w:id="7466" w:author="year" w:date="2021-07-10T07:51:00Z">
                          <w:r>
                            <w:t xml:space="preserve">lub </w:t>
                          </w:r>
                        </w:ins>
                        <w:ins w:id="7467" w:author="year" w:date="2021-07-10T07:50:00Z">
                          <w:r>
                            <w:t xml:space="preserve">nroog </w:t>
                          </w:r>
                        </w:ins>
                        <w:del w:id="7468" w:author="year" w:date="2021-07-10T07:49:00Z">
                          <w:r w:rsidRPr="004C559B" w:rsidDel="00045A75">
                            <w:delText xml:space="preserve">Lub Hauv Paus </w:delText>
                          </w:r>
                        </w:del>
                        <w:del w:id="7469" w:author="year" w:date="2021-07-10T07:50:00Z">
                          <w:r w:rsidRPr="004C559B" w:rsidDel="00045A75">
                            <w:delText xml:space="preserve">Tsev Kawm Ntawv </w:delText>
                          </w:r>
                        </w:del>
                        <w:del w:id="7470" w:author="year" w:date="2021-07-10T07:51:00Z">
                          <w:r w:rsidRPr="004C559B" w:rsidDel="00045A75">
                            <w:delText xml:space="preserve">cov dag zog los pib </w:delText>
                          </w:r>
                        </w:del>
                        <w:ins w:id="7471" w:author="year" w:date="2021-07-10T07:51:00Z">
                          <w:r>
                            <w:t xml:space="preserve">qhib </w:t>
                          </w:r>
                        </w:ins>
                        <w:r w:rsidRPr="004C559B">
                          <w:t>kev kawm online thiab kev txhawb nqa thev naus laus zis (</w:t>
                        </w:r>
                        <w:r>
                          <w:t>Tag Nrho Huab Cuas Txaus Ntawm Niam Txiv</w:t>
                        </w:r>
                        <w:r w:rsidRPr="004C559B">
                          <w:t xml:space="preserve">, Kev Siv Internet, Kev Nkag Mus Rau Online, </w:t>
                        </w:r>
                        <w:ins w:id="7472" w:author="year" w:date="2021-07-10T07:53:00Z">
                          <w:r>
                            <w:t xml:space="preserve">vev xaib kawm ncua </w:t>
                          </w:r>
                        </w:ins>
                        <w:del w:id="7473" w:author="year" w:date="2021-07-10T07:53:00Z">
                          <w:r w:rsidRPr="004C559B" w:rsidDel="00045A75">
                            <w:delText xml:space="preserve">Chaw Kawm Mus </w:delText>
                          </w:r>
                        </w:del>
                        <w:r w:rsidRPr="004C559B">
                          <w:t>Deb). Ib qho ntxiv, FACE tau koom tes nrog lwm lub chaw hauj</w:t>
                        </w:r>
                        <w:r>
                          <w:t xml:space="preserve"> </w:t>
                        </w:r>
                        <w:r w:rsidRPr="004C559B">
                          <w:t xml:space="preserve">lwm </w:t>
                        </w:r>
                        <w:ins w:id="7474" w:author="year" w:date="2021-07-10T07:54:00Z">
                          <w:r>
                            <w:t xml:space="preserve">tsim cov vev xaib/rooj </w:t>
                          </w:r>
                        </w:ins>
                        <w:ins w:id="7475" w:author="year" w:date="2021-07-10T07:57:00Z">
                          <w:r>
                            <w:t xml:space="preserve">nthuav kev paub </w:t>
                          </w:r>
                        </w:ins>
                        <w:ins w:id="7476" w:author="year" w:date="2021-07-10T07:58:00Z">
                          <w:r>
                            <w:t xml:space="preserve">hauv ZOOM </w:t>
                          </w:r>
                        </w:ins>
                        <w:r w:rsidRPr="004C559B">
                          <w:t xml:space="preserve">kom tshaj 20 tus </w:t>
                        </w:r>
                        <w:del w:id="7477" w:author="year" w:date="2021-07-10T07:58:00Z">
                          <w:r w:rsidDel="00045A75">
                            <w:delText>vev</w:delText>
                          </w:r>
                          <w:r w:rsidRPr="004C559B" w:rsidDel="00045A75">
                            <w:delText xml:space="preserve"> / kev cob qhia dhau lub Zoom </w:delText>
                          </w:r>
                        </w:del>
                        <w:r w:rsidRPr="004C559B">
                          <w:t xml:space="preserve">rau nws tsev neeg thiab zej zog. FACE tau tshaj tawm nws cov hauv kev hauv kev sib qhia cov ntaub ntawv (Cheeb Tsam / FACE </w:t>
                        </w:r>
                        <w:r>
                          <w:t>Tus</w:t>
                        </w:r>
                        <w:r w:rsidRPr="004C559B">
                          <w:t xml:space="preserve"> Vev Xaib, </w:t>
                        </w:r>
                        <w:r>
                          <w:t>Niam Txiv</w:t>
                        </w:r>
                        <w:r w:rsidRPr="004C559B">
                          <w:t>, Hnub Friday Tuam Thawj Tuav Xov Xwm, Kev Tshaj Tawm, YouTube) los qhia nws cov neeg muaj feem thoob plaws xyoo kawm 20-21.</w:t>
                        </w:r>
                        <w:del w:id="7478" w:author="year" w:date="2021-07-10T08:01:00Z">
                          <w:r w:rsidRPr="004C559B" w:rsidDel="00B7735C">
                            <w:delText xml:space="preserve"> </w:delText>
                          </w:r>
                        </w:del>
                        <w:ins w:id="7479" w:author="year" w:date="2021-07-10T08:01:00Z">
                          <w:r>
                            <w:t>Tsis tas li ntawv xwb</w:t>
                          </w:r>
                        </w:ins>
                        <w:del w:id="7480" w:author="year" w:date="2021-07-10T08:01:00Z">
                          <w:r w:rsidRPr="004C559B" w:rsidDel="00B7735C">
                            <w:delText>Ntxiv mus</w:delText>
                          </w:r>
                        </w:del>
                        <w:r w:rsidRPr="004C559B">
                          <w:t>, nws yuav tsum tau lees paub tias muaj kev p</w:t>
                        </w:r>
                        <w:r>
                          <w:t>hom sij</w:t>
                        </w:r>
                        <w:r w:rsidRPr="004C559B">
                          <w:t xml:space="preserve"> (kev paub thev naus laus zis, kev nkag </w:t>
                        </w:r>
                        <w:ins w:id="7481" w:author="year" w:date="2021-07-10T08:03:00Z">
                          <w:r>
                            <w:t xml:space="preserve">txog </w:t>
                          </w:r>
                        </w:ins>
                        <w:del w:id="7482" w:author="year" w:date="2021-07-10T08:03:00Z">
                          <w:r w:rsidRPr="004C559B" w:rsidDel="00B7735C">
                            <w:delText>tau</w:delText>
                          </w:r>
                        </w:del>
                        <w:r w:rsidRPr="004C559B">
                          <w:t xml:space="preserve"> lus, niam txiv / tus neeg saib xyuas kev muaj) rau lub tswv yim</w:t>
                        </w:r>
                        <w:del w:id="7483" w:author="year" w:date="2021-07-10T08:03:00Z">
                          <w:r w:rsidRPr="004C559B" w:rsidDel="00B7735C">
                            <w:delText xml:space="preserve"> </w:delText>
                          </w:r>
                        </w:del>
                        <w:ins w:id="7484" w:author="year" w:date="2021-07-10T08:04:00Z">
                          <w:r>
                            <w:t xml:space="preserve">kev koom tes digital ntawm tsev neeg. </w:t>
                          </w:r>
                        </w:ins>
                        <w:del w:id="7485" w:author="year" w:date="2021-07-10T08:03:00Z">
                          <w:r w:rsidRPr="004C559B" w:rsidDel="00B7735C">
                            <w:delText>digital tsev neeg koom nrog kev kawm</w:delText>
                          </w:r>
                        </w:del>
                        <w:r w:rsidRPr="004C559B">
                          <w:t>.</w:t>
                        </w:r>
                      </w:p>
                    </w:txbxContent>
                  </v:textbox>
                </v:shape>
                <w10:wrap type="topAndBottom" anchorx="page"/>
              </v:group>
            </w:pict>
          </mc:Fallback>
        </mc:AlternateContent>
      </w:r>
    </w:p>
    <w:p w14:paraId="4847C837" w14:textId="77777777" w:rsidR="00AD19E5" w:rsidRDefault="00AD19E5" w:rsidP="00AD19E5">
      <w:pPr>
        <w:rPr>
          <w:sz w:val="21"/>
        </w:rPr>
        <w:sectPr w:rsidR="00AD19E5">
          <w:pgSz w:w="15840" w:h="12240" w:orient="landscape"/>
          <w:pgMar w:top="640" w:right="600" w:bottom="800" w:left="600" w:header="0" w:footer="528" w:gutter="0"/>
          <w:cols w:space="720"/>
        </w:sectPr>
      </w:pPr>
    </w:p>
    <w:p w14:paraId="04D8AFA4" w14:textId="77777777" w:rsidR="00AD19E5" w:rsidRPr="003B3DD6" w:rsidRDefault="00AD19E5" w:rsidP="00AD19E5">
      <w:pPr>
        <w:spacing w:before="80"/>
        <w:ind w:left="120"/>
        <w:rPr>
          <w:b/>
          <w:sz w:val="24"/>
          <w:szCs w:val="24"/>
        </w:rPr>
      </w:pPr>
      <w:hyperlink r:id="rId81" w:anchor="SchoolNutrition">
        <w:r w:rsidRPr="003B3DD6">
          <w:rPr>
            <w:b/>
            <w:sz w:val="24"/>
            <w:szCs w:val="24"/>
          </w:rPr>
          <w:t>Kev Tshawb Xyuas Tsev Kawm Ntawv Kev Noj Haus</w:t>
        </w:r>
      </w:hyperlink>
    </w:p>
    <w:p w14:paraId="07D6C8E6" w14:textId="77777777" w:rsidR="00AD19E5" w:rsidRDefault="00AD19E5" w:rsidP="00AD19E5">
      <w:pPr>
        <w:pStyle w:val="BodyText"/>
        <w:rPr>
          <w:b/>
        </w:rPr>
      </w:pPr>
    </w:p>
    <w:p w14:paraId="55E5DA5F" w14:textId="77777777" w:rsidR="00AD19E5" w:rsidRPr="006D2B18" w:rsidRDefault="00AD19E5" w:rsidP="00AD19E5">
      <w:pPr>
        <w:pStyle w:val="BodyText"/>
        <w:ind w:left="120"/>
        <w:rPr>
          <w:sz w:val="22"/>
          <w:szCs w:val="22"/>
        </w:rPr>
      </w:pPr>
      <w:r>
        <w:rPr>
          <w:noProof/>
          <w:lang w:bidi="th-TH"/>
        </w:rPr>
        <mc:AlternateContent>
          <mc:Choice Requires="wpg">
            <w:drawing>
              <wp:anchor distT="0" distB="0" distL="114300" distR="114300" simplePos="0" relativeHeight="252048384" behindDoc="1" locked="0" layoutInCell="1" allowOverlap="1" wp14:anchorId="22304EE7" wp14:editId="324FBCF9">
                <wp:simplePos x="0" y="0"/>
                <wp:positionH relativeFrom="page">
                  <wp:posOffset>457200</wp:posOffset>
                </wp:positionH>
                <wp:positionV relativeFrom="paragraph">
                  <wp:posOffset>175260</wp:posOffset>
                </wp:positionV>
                <wp:extent cx="9144000" cy="3379470"/>
                <wp:effectExtent l="0" t="0" r="0" b="0"/>
                <wp:wrapNone/>
                <wp:docPr id="28"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3379470"/>
                          <a:chOff x="720" y="276"/>
                          <a:chExt cx="14400" cy="5322"/>
                        </a:xfrm>
                      </wpg:grpSpPr>
                      <wps:wsp>
                        <wps:cNvPr id="29" name="Rectangle 21"/>
                        <wps:cNvSpPr>
                          <a:spLocks noChangeArrowheads="1"/>
                        </wps:cNvSpPr>
                        <wps:spPr bwMode="auto">
                          <a:xfrm>
                            <a:off x="730" y="285"/>
                            <a:ext cx="14380" cy="5302"/>
                          </a:xfrm>
                          <a:prstGeom prst="rect">
                            <a:avLst/>
                          </a:prstGeom>
                          <a:solidFill>
                            <a:srgbClr val="E2E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AutoShape 20"/>
                        <wps:cNvSpPr>
                          <a:spLocks/>
                        </wps:cNvSpPr>
                        <wps:spPr bwMode="auto">
                          <a:xfrm>
                            <a:off x="-5" y="5605"/>
                            <a:ext cx="14400" cy="5312"/>
                          </a:xfrm>
                          <a:custGeom>
                            <a:avLst/>
                            <a:gdLst>
                              <a:gd name="T0" fmla="+- 0 725 -5"/>
                              <a:gd name="T1" fmla="*/ T0 w 14400"/>
                              <a:gd name="T2" fmla="+- 0 286 5605"/>
                              <a:gd name="T3" fmla="*/ 286 h 5312"/>
                              <a:gd name="T4" fmla="+- 0 725 -5"/>
                              <a:gd name="T5" fmla="*/ T4 w 14400"/>
                              <a:gd name="T6" fmla="+- 0 5588 5605"/>
                              <a:gd name="T7" fmla="*/ 5588 h 5312"/>
                              <a:gd name="T8" fmla="+- 0 15115 -5"/>
                              <a:gd name="T9" fmla="*/ T8 w 14400"/>
                              <a:gd name="T10" fmla="+- 0 286 5605"/>
                              <a:gd name="T11" fmla="*/ 286 h 5312"/>
                              <a:gd name="T12" fmla="+- 0 15115 -5"/>
                              <a:gd name="T13" fmla="*/ T12 w 14400"/>
                              <a:gd name="T14" fmla="+- 0 5588 5605"/>
                              <a:gd name="T15" fmla="*/ 5588 h 5312"/>
                              <a:gd name="T16" fmla="+- 0 720 -5"/>
                              <a:gd name="T17" fmla="*/ T16 w 14400"/>
                              <a:gd name="T18" fmla="+- 0 281 5605"/>
                              <a:gd name="T19" fmla="*/ 281 h 5312"/>
                              <a:gd name="T20" fmla="+- 0 15120 -5"/>
                              <a:gd name="T21" fmla="*/ T20 w 14400"/>
                              <a:gd name="T22" fmla="+- 0 281 5605"/>
                              <a:gd name="T23" fmla="*/ 281 h 5312"/>
                              <a:gd name="T24" fmla="+- 0 720 -5"/>
                              <a:gd name="T25" fmla="*/ T24 w 14400"/>
                              <a:gd name="T26" fmla="+- 0 5593 5605"/>
                              <a:gd name="T27" fmla="*/ 5593 h 5312"/>
                              <a:gd name="T28" fmla="+- 0 15120 -5"/>
                              <a:gd name="T29" fmla="*/ T28 w 14400"/>
                              <a:gd name="T30" fmla="+- 0 5593 5605"/>
                              <a:gd name="T31" fmla="*/ 5593 h 531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400" h="5312">
                                <a:moveTo>
                                  <a:pt x="730" y="-5319"/>
                                </a:moveTo>
                                <a:lnTo>
                                  <a:pt x="730" y="-17"/>
                                </a:lnTo>
                                <a:moveTo>
                                  <a:pt x="15120" y="-5319"/>
                                </a:moveTo>
                                <a:lnTo>
                                  <a:pt x="15120" y="-17"/>
                                </a:lnTo>
                                <a:moveTo>
                                  <a:pt x="725" y="-5324"/>
                                </a:moveTo>
                                <a:lnTo>
                                  <a:pt x="15125" y="-5324"/>
                                </a:lnTo>
                                <a:moveTo>
                                  <a:pt x="725" y="-12"/>
                                </a:moveTo>
                                <a:lnTo>
                                  <a:pt x="15125" y="-12"/>
                                </a:lnTo>
                              </a:path>
                            </a:pathLst>
                          </a:custGeom>
                          <a:noFill/>
                          <a:ln w="6350">
                            <a:solidFill>
                              <a:srgbClr val="3E5E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2CF417" id="Group 19" o:spid="_x0000_s1026" style="position:absolute;margin-left:36pt;margin-top:13.8pt;width:10in;height:266.1pt;z-index:-251268096;mso-position-horizontal-relative:page" coordorigin="720,276" coordsize="14400,5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">
                <v:rect id="Rectangle 21" o:spid="_x0000_s1027" style="position:absolute;left:730;top:285;width:14380;height:5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" fillcolor="#e2efd9" stroked="f"/>
                <v:shape id="AutoShape 20" o:spid="_x0000_s1028" style="position:absolute;left:-5;top:5605;width:14400;height:5312;visibility:visible;mso-wrap-style:square;v-text-anchor:top" coordsize="14400,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" path="m730,-5319r,5302m15120,-5319r,5302m725,-5324r14400,m725,-12r14400,e" filled="f" strokecolor="#3e5e28" strokeweight=".5pt">
                  <v:path arrowok="t" o:connecttype="custom" o:connectlocs="730,286;730,5588;15120,286;15120,5588;725,281;15125,281;725,5593;15125,5593" o:connectangles="0,0,0,0,0,0,0,0"/>
                </v:shape>
                <w10:wrap anchorx="page"/>
              </v:group>
            </w:pict>
          </mc:Fallback>
        </mc:AlternateContent>
      </w:r>
      <w:r>
        <w:t>Pi</w:t>
      </w:r>
      <w:r w:rsidRPr="006D2B18">
        <w:rPr>
          <w:sz w:val="22"/>
          <w:szCs w:val="22"/>
        </w:rPr>
        <w:t>av qhia txog cov kev vam meej thiab kev cov nyom hauv kev muab khoom noj hauv tsev kawm rau xyoo 2020-21.</w:t>
      </w:r>
    </w:p>
    <w:p w14:paraId="6DF75EE7" w14:textId="77777777" w:rsidR="00AD19E5" w:rsidRPr="00C70FE8" w:rsidRDefault="00AD19E5" w:rsidP="00AD19E5">
      <w:pPr>
        <w:pStyle w:val="BodyText"/>
        <w:spacing w:before="68"/>
        <w:ind w:left="183" w:right="290"/>
        <w:jc w:val="both"/>
        <w:rPr>
          <w:sz w:val="21"/>
          <w:szCs w:val="21"/>
        </w:rPr>
      </w:pPr>
      <w:r w:rsidRPr="00C70FE8">
        <w:rPr>
          <w:sz w:val="21"/>
          <w:szCs w:val="21"/>
        </w:rPr>
        <w:t xml:space="preserve">Hauv lub xyoo kawm ntawv ib txwm, Tsev Kawm Hauv Nroog Twin Rivers Unified </w:t>
      </w:r>
      <w:del w:id="7486" w:author="Khamsaolee Xainhiaxang" w:date="2021-07-10T21:12:00Z">
        <w:r w:rsidRPr="00C70FE8" w:rsidDel="004D7D50">
          <w:rPr>
            <w:sz w:val="21"/>
            <w:szCs w:val="21"/>
          </w:rPr>
          <w:delText xml:space="preserve">Chaw </w:delText>
        </w:r>
      </w:del>
      <w:r w:rsidRPr="00C70FE8">
        <w:rPr>
          <w:sz w:val="21"/>
          <w:szCs w:val="21"/>
        </w:rPr>
        <w:t xml:space="preserve">Pab Khoom Noj </w:t>
      </w:r>
      <w:del w:id="7487" w:author="Khamsaolee Xainhiaxang" w:date="2021-07-10T21:12:00Z">
        <w:r w:rsidRPr="00C70FE8" w:rsidDel="004D7D50">
          <w:rPr>
            <w:sz w:val="21"/>
            <w:szCs w:val="21"/>
          </w:rPr>
          <w:delText xml:space="preserve">Hauv Nroog pub </w:delText>
        </w:r>
      </w:del>
      <w:r w:rsidRPr="00C70FE8">
        <w:rPr>
          <w:sz w:val="21"/>
          <w:szCs w:val="21"/>
        </w:rPr>
        <w:t xml:space="preserve">ntau tshaj 6 </w:t>
      </w:r>
      <w:del w:id="7488" w:author="Khamsaolee Xainhiaxang" w:date="2021-07-10T21:12:00Z">
        <w:r w:rsidRPr="00C70FE8" w:rsidDel="004D7D50">
          <w:rPr>
            <w:sz w:val="21"/>
            <w:szCs w:val="21"/>
          </w:rPr>
          <w:delText xml:space="preserve">plhom </w:delText>
        </w:r>
      </w:del>
      <w:ins w:id="7489" w:author="Khamsaolee Xainhiaxang" w:date="2021-07-10T21:12:00Z">
        <w:r>
          <w:rPr>
            <w:sz w:val="21"/>
            <w:szCs w:val="21"/>
          </w:rPr>
          <w:t>lab (million)</w:t>
        </w:r>
        <w:r w:rsidRPr="00C70FE8">
          <w:rPr>
            <w:sz w:val="21"/>
            <w:szCs w:val="21"/>
          </w:rPr>
          <w:t xml:space="preserve"> </w:t>
        </w:r>
      </w:ins>
      <w:r w:rsidRPr="00C70FE8">
        <w:rPr>
          <w:sz w:val="21"/>
          <w:szCs w:val="21"/>
        </w:rPr>
        <w:t xml:space="preserve">pluas noj rau txhua tus tub ntxhais kawm </w:t>
      </w:r>
      <w:del w:id="7490" w:author="Khamsaolee Xainhiaxang" w:date="2021-07-10T21:13:00Z">
        <w:r w:rsidRPr="00C70FE8" w:rsidDel="00AC62C9">
          <w:rPr>
            <w:sz w:val="21"/>
            <w:szCs w:val="21"/>
          </w:rPr>
          <w:delText>hauv qab</w:delText>
        </w:r>
      </w:del>
      <w:ins w:id="7491" w:author="Khamsaolee Xainhiaxang" w:date="2021-07-10T21:13:00Z">
        <w:r>
          <w:rPr>
            <w:sz w:val="21"/>
            <w:szCs w:val="21"/>
          </w:rPr>
          <w:t>xws li</w:t>
        </w:r>
      </w:ins>
      <w:r w:rsidRPr="00C70FE8">
        <w:rPr>
          <w:sz w:val="21"/>
          <w:szCs w:val="21"/>
        </w:rPr>
        <w:t xml:space="preserve"> Zaub Mov Thaum Ta</w:t>
      </w:r>
      <w:ins w:id="7492" w:author="Khamsaolee Xainhiaxang" w:date="2021-07-10T21:14:00Z">
        <w:r>
          <w:rPr>
            <w:sz w:val="21"/>
            <w:szCs w:val="21"/>
          </w:rPr>
          <w:t>v</w:t>
        </w:r>
      </w:ins>
      <w:del w:id="7493" w:author="Khamsaolee Xainhiaxang" w:date="2021-07-10T21:14:00Z">
        <w:r w:rsidRPr="00C70FE8" w:rsidDel="000F310E">
          <w:rPr>
            <w:sz w:val="21"/>
            <w:szCs w:val="21"/>
          </w:rPr>
          <w:delText>s</w:delText>
        </w:r>
      </w:del>
      <w:r w:rsidRPr="00C70FE8">
        <w:rPr>
          <w:sz w:val="21"/>
          <w:szCs w:val="21"/>
        </w:rPr>
        <w:t xml:space="preserve"> Su</w:t>
      </w:r>
      <w:ins w:id="7494" w:author="Khamsaolee Xainhiaxang" w:date="2021-07-10T21:13:00Z">
        <w:r>
          <w:rPr>
            <w:sz w:val="21"/>
            <w:szCs w:val="21"/>
          </w:rPr>
          <w:t xml:space="preserve"> </w:t>
        </w:r>
      </w:ins>
      <w:del w:id="7495" w:author="Khamsaolee Xainhiaxang" w:date="2021-07-10T21:13:00Z">
        <w:r w:rsidRPr="00C70FE8" w:rsidDel="00AC62C9">
          <w:rPr>
            <w:sz w:val="21"/>
            <w:szCs w:val="21"/>
          </w:rPr>
          <w:delText>s</w:delText>
        </w:r>
      </w:del>
      <w:del w:id="7496" w:author="Khamsaolee Xainhiaxang" w:date="2021-07-10T21:14:00Z">
        <w:r w:rsidRPr="00C70FE8" w:rsidDel="000F310E">
          <w:rPr>
            <w:sz w:val="21"/>
            <w:szCs w:val="21"/>
          </w:rPr>
          <w:delText xml:space="preserve"> </w:delText>
        </w:r>
      </w:del>
      <w:r w:rsidRPr="00C70FE8">
        <w:rPr>
          <w:sz w:val="21"/>
          <w:szCs w:val="21"/>
        </w:rPr>
        <w:t xml:space="preserve">Hauv Tsev Kawm thiab Cov Khoos Kas </w:t>
      </w:r>
      <w:del w:id="7497" w:author="Khamsaolee Xainhiaxang" w:date="2021-07-10T21:14:00Z">
        <w:r w:rsidRPr="00C70FE8" w:rsidDel="000F310E">
          <w:rPr>
            <w:sz w:val="21"/>
            <w:szCs w:val="21"/>
          </w:rPr>
          <w:delText>Tsev Kawm</w:delText>
        </w:r>
      </w:del>
      <w:ins w:id="7498" w:author="Khamsaolee Xainhiaxang" w:date="2021-07-10T21:14:00Z">
        <w:r>
          <w:rPr>
            <w:sz w:val="21"/>
            <w:szCs w:val="21"/>
          </w:rPr>
          <w:t>Pluas</w:t>
        </w:r>
      </w:ins>
      <w:r w:rsidRPr="00C70FE8">
        <w:rPr>
          <w:sz w:val="21"/>
          <w:szCs w:val="21"/>
        </w:rPr>
        <w:t xml:space="preserve"> Mov </w:t>
      </w:r>
      <w:ins w:id="7499" w:author="Khamsaolee Xainhiaxang" w:date="2021-07-10T21:14:00Z">
        <w:r>
          <w:rPr>
            <w:sz w:val="21"/>
            <w:szCs w:val="21"/>
          </w:rPr>
          <w:t>Sawv Ntxov</w:t>
        </w:r>
      </w:ins>
      <w:del w:id="7500" w:author="Khamsaolee Xainhiaxang" w:date="2021-07-10T21:14:00Z">
        <w:r w:rsidRPr="00C70FE8" w:rsidDel="000F310E">
          <w:rPr>
            <w:sz w:val="21"/>
            <w:szCs w:val="21"/>
          </w:rPr>
          <w:delText>Noj thiab</w:delText>
        </w:r>
      </w:del>
      <w:r w:rsidRPr="00C70FE8">
        <w:rPr>
          <w:sz w:val="21"/>
          <w:szCs w:val="21"/>
        </w:rPr>
        <w:t xml:space="preserve"> / los sis </w:t>
      </w:r>
      <w:del w:id="7501" w:author="Khamsaolee Xainhiaxang" w:date="2021-07-10T21:17:00Z">
        <w:r w:rsidRPr="00C70FE8" w:rsidDel="00801899">
          <w:rPr>
            <w:sz w:val="21"/>
            <w:szCs w:val="21"/>
          </w:rPr>
          <w:delText>Kev Xias</w:delText>
        </w:r>
      </w:del>
      <w:ins w:id="7502" w:author="Khamsaolee Xainhiaxang" w:date="2021-07-10T21:17:00Z">
        <w:r>
          <w:rPr>
            <w:sz w:val="21"/>
            <w:szCs w:val="21"/>
          </w:rPr>
          <w:t>Tshwj Xeeb</w:t>
        </w:r>
      </w:ins>
      <w:r w:rsidRPr="00C70FE8">
        <w:rPr>
          <w:sz w:val="21"/>
          <w:szCs w:val="21"/>
        </w:rPr>
        <w:t xml:space="preserve"> Khoom Noj Khoom Haus Hauv Ncaij So Kawm, thiab CACFP </w:t>
      </w:r>
      <w:ins w:id="7503" w:author="Khamsaolee Xainhiaxang" w:date="2021-07-10T21:20:00Z">
        <w:r>
          <w:rPr>
            <w:sz w:val="21"/>
            <w:szCs w:val="21"/>
          </w:rPr>
          <w:t xml:space="preserve">uas Muaj Kev phoj Sij </w:t>
        </w:r>
      </w:ins>
      <w:r w:rsidRPr="00C70FE8">
        <w:rPr>
          <w:sz w:val="21"/>
          <w:szCs w:val="21"/>
        </w:rPr>
        <w:t xml:space="preserve">Ntawm Qhov Kev Kawm </w:t>
      </w:r>
      <w:del w:id="7504" w:author="Khamsaolee Xainhiaxang" w:date="2021-07-10T21:18:00Z">
        <w:r w:rsidRPr="00C70FE8" w:rsidDel="00B354D4">
          <w:rPr>
            <w:sz w:val="21"/>
            <w:szCs w:val="21"/>
          </w:rPr>
          <w:delText xml:space="preserve">Thaum Raug Xwm Txheej </w:delText>
        </w:r>
      </w:del>
      <w:r w:rsidRPr="00C70FE8">
        <w:rPr>
          <w:sz w:val="21"/>
          <w:szCs w:val="21"/>
        </w:rPr>
        <w:t xml:space="preserve">Tom Qab Lawb Ntawv. Tsev Kawm Hauv Nroog Twin Rivers Unified yog Cheeb Tsam Tau Txais Kev Pab Hauv Zej Zog (CEP) </w:t>
      </w:r>
      <w:del w:id="7505" w:author="Khamsaolee Xainhiaxang" w:date="2021-07-03T11:58:00Z">
        <w:r w:rsidRPr="00C70FE8" w:rsidDel="007E76FF">
          <w:rPr>
            <w:sz w:val="21"/>
            <w:szCs w:val="21"/>
          </w:rPr>
          <w:delText>Hauv Paus Tsev Kawm Ntawv</w:delText>
        </w:r>
      </w:del>
      <w:ins w:id="7506" w:author="Khamsaolee Xainhiaxang" w:date="2021-07-03T11:58:00Z">
        <w:r>
          <w:rPr>
            <w:sz w:val="21"/>
            <w:szCs w:val="21"/>
          </w:rPr>
          <w:t>Tsev Kawm Haum Nroog</w:t>
        </w:r>
      </w:ins>
      <w:r w:rsidRPr="00C70FE8">
        <w:rPr>
          <w:sz w:val="21"/>
          <w:szCs w:val="21"/>
        </w:rPr>
        <w:t xml:space="preserve"> thiab txhua tus tub ntxhais kawm hauv Twin Rivers tuaj yeem noj dawb.</w:t>
      </w:r>
    </w:p>
    <w:p w14:paraId="4600AF71" w14:textId="77777777" w:rsidR="00AD19E5" w:rsidRPr="00F510A8" w:rsidRDefault="00AD19E5" w:rsidP="00AD19E5">
      <w:pPr>
        <w:pStyle w:val="BodyText"/>
        <w:ind w:left="183" w:right="363"/>
        <w:jc w:val="both"/>
        <w:rPr>
          <w:sz w:val="21"/>
          <w:szCs w:val="21"/>
        </w:rPr>
      </w:pPr>
      <w:r w:rsidRPr="00F510A8">
        <w:rPr>
          <w:sz w:val="21"/>
          <w:szCs w:val="21"/>
        </w:rPr>
        <w:t>Txij li thaum Lub Peb Hlis xyoo 2020, Twin Rivers Qhov Chaw Pab Khoom Noj tau npaj zaub mov muaj txiaj ntsig zoo rau txhua tus tub ntxhais kawm uas xav tau</w:t>
      </w:r>
      <w:del w:id="7507" w:author="Khamsaolee Xainhiaxang" w:date="2021-07-10T21:32:00Z">
        <w:r w:rsidRPr="00F510A8" w:rsidDel="0026568E">
          <w:rPr>
            <w:sz w:val="21"/>
            <w:szCs w:val="21"/>
          </w:rPr>
          <w:delText xml:space="preserve"> </w:delText>
        </w:r>
      </w:del>
      <w:del w:id="7508" w:author="Khamsaolee Xainhiaxang" w:date="2021-07-10T21:27:00Z">
        <w:r w:rsidRPr="00F510A8" w:rsidDel="00CE623A">
          <w:rPr>
            <w:sz w:val="21"/>
            <w:szCs w:val="21"/>
          </w:rPr>
          <w:delText xml:space="preserve">lawv </w:delText>
        </w:r>
      </w:del>
      <w:ins w:id="7509" w:author="Khamsaolee Xainhiaxang" w:date="2021-07-10T21:27:00Z">
        <w:r w:rsidRPr="00F510A8">
          <w:rPr>
            <w:sz w:val="21"/>
            <w:szCs w:val="21"/>
          </w:rPr>
          <w:t xml:space="preserve"> </w:t>
        </w:r>
      </w:ins>
      <w:r w:rsidRPr="00F510A8">
        <w:rPr>
          <w:sz w:val="21"/>
          <w:szCs w:val="21"/>
        </w:rPr>
        <w:t>thaum lub tsev kawm ntawv kaw ib ntus ntawm peb lub “</w:t>
      </w:r>
      <w:del w:id="7510" w:author="Khamsaolee Xainhiaxang" w:date="2021-07-10T21:48:00Z">
        <w:r w:rsidRPr="00F510A8" w:rsidDel="008326B2">
          <w:rPr>
            <w:sz w:val="21"/>
            <w:szCs w:val="21"/>
          </w:rPr>
          <w:delText>tsev noj mov 2</w:delText>
        </w:r>
      </w:del>
      <w:ins w:id="7511" w:author="Khamsaolee Xainhiaxang" w:date="2021-07-10T21:48:00Z">
        <w:r>
          <w:rPr>
            <w:sz w:val="21"/>
            <w:szCs w:val="21"/>
          </w:rPr>
          <w:t>School Meals 3 Go</w:t>
        </w:r>
      </w:ins>
      <w:r w:rsidRPr="00F510A8">
        <w:rPr>
          <w:sz w:val="21"/>
          <w:szCs w:val="21"/>
        </w:rPr>
        <w:t>”. Cov neeg ua hauj lwm tau pab</w:t>
      </w:r>
      <w:del w:id="7512" w:author="Khamsaolee Xainhiaxang" w:date="2021-07-10T21:29:00Z">
        <w:r w:rsidRPr="00F510A8" w:rsidDel="0018304E">
          <w:rPr>
            <w:sz w:val="21"/>
            <w:szCs w:val="21"/>
          </w:rPr>
          <w:delText xml:space="preserve"> </w:delText>
        </w:r>
      </w:del>
      <w:del w:id="7513" w:author="Khamsaolee Xainhiaxang" w:date="2021-07-10T21:28:00Z">
        <w:r w:rsidRPr="00F510A8" w:rsidDel="0018304E">
          <w:rPr>
            <w:sz w:val="21"/>
            <w:szCs w:val="21"/>
          </w:rPr>
          <w:delText>nyab xee</w:delText>
        </w:r>
      </w:del>
      <w:del w:id="7514" w:author="Khamsaolee Xainhiaxang" w:date="2021-07-10T21:29:00Z">
        <w:r w:rsidRPr="00F510A8" w:rsidDel="0018304E">
          <w:rPr>
            <w:sz w:val="21"/>
            <w:szCs w:val="21"/>
          </w:rPr>
          <w:delText xml:space="preserve">b </w:delText>
        </w:r>
      </w:del>
      <w:ins w:id="7515" w:author="Khamsaolee Xainhiaxang" w:date="2021-07-10T21:29:00Z">
        <w:r>
          <w:rPr>
            <w:sz w:val="21"/>
            <w:szCs w:val="21"/>
          </w:rPr>
          <w:t xml:space="preserve"> </w:t>
        </w:r>
      </w:ins>
      <w:r w:rsidRPr="00F510A8">
        <w:rPr>
          <w:sz w:val="21"/>
          <w:szCs w:val="21"/>
        </w:rPr>
        <w:t>ntau dua 4 lab</w:t>
      </w:r>
      <w:ins w:id="7516" w:author="Khamsaolee Xainhiaxang" w:date="2021-07-10T21:29:00Z">
        <w:r>
          <w:rPr>
            <w:sz w:val="21"/>
            <w:szCs w:val="21"/>
          </w:rPr>
          <w:t>pluas mov</w:t>
        </w:r>
      </w:ins>
      <w:r w:rsidRPr="00F510A8">
        <w:rPr>
          <w:sz w:val="21"/>
          <w:szCs w:val="21"/>
        </w:rPr>
        <w:t xml:space="preserve"> noj </w:t>
      </w:r>
      <w:ins w:id="7517" w:author="Khamsaolee Xainhiaxang" w:date="2021-07-10T21:30:00Z">
        <w:r>
          <w:rPr>
            <w:sz w:val="21"/>
            <w:szCs w:val="21"/>
          </w:rPr>
          <w:t xml:space="preserve">ntawm lub caij </w:t>
        </w:r>
      </w:ins>
      <w:del w:id="7518" w:author="Khamsaolee Xainhiaxang" w:date="2021-07-10T21:29:00Z">
        <w:r w:rsidRPr="00F510A8" w:rsidDel="0018304E">
          <w:rPr>
            <w:sz w:val="21"/>
            <w:szCs w:val="21"/>
          </w:rPr>
          <w:delText xml:space="preserve">mov </w:delText>
        </w:r>
      </w:del>
      <w:del w:id="7519" w:author="Khamsaolee Xainhiaxang" w:date="2021-07-10T21:30:00Z">
        <w:r w:rsidRPr="00F510A8" w:rsidDel="00E342D9">
          <w:rPr>
            <w:sz w:val="21"/>
            <w:szCs w:val="21"/>
          </w:rPr>
          <w:delText xml:space="preserve">dhau los ntawm </w:delText>
        </w:r>
      </w:del>
      <w:r w:rsidRPr="00F510A8">
        <w:rPr>
          <w:sz w:val="21"/>
          <w:szCs w:val="21"/>
        </w:rPr>
        <w:t>tshav kub, cua</w:t>
      </w:r>
      <w:ins w:id="7520" w:author="Khamsaolee Xainhiaxang" w:date="2021-07-10T21:30:00Z">
        <w:r>
          <w:rPr>
            <w:sz w:val="21"/>
            <w:szCs w:val="21"/>
          </w:rPr>
          <w:t xml:space="preserve"> hlob</w:t>
        </w:r>
      </w:ins>
      <w:r w:rsidRPr="00F510A8">
        <w:rPr>
          <w:sz w:val="21"/>
          <w:szCs w:val="21"/>
        </w:rPr>
        <w:t xml:space="preserve">, </w:t>
      </w:r>
      <w:ins w:id="7521" w:author="Khamsaolee Xainhiaxang" w:date="2021-07-10T21:30:00Z">
        <w:r>
          <w:rPr>
            <w:sz w:val="21"/>
            <w:szCs w:val="21"/>
          </w:rPr>
          <w:t xml:space="preserve">los </w:t>
        </w:r>
      </w:ins>
      <w:r w:rsidRPr="00F510A8">
        <w:rPr>
          <w:sz w:val="21"/>
          <w:szCs w:val="21"/>
        </w:rPr>
        <w:t xml:space="preserve">nag thiab </w:t>
      </w:r>
      <w:ins w:id="7522" w:author="Khamsaolee Xainhiaxang" w:date="2021-07-10T21:30:00Z">
        <w:r>
          <w:rPr>
            <w:sz w:val="21"/>
            <w:szCs w:val="21"/>
          </w:rPr>
          <w:t xml:space="preserve">muaj </w:t>
        </w:r>
      </w:ins>
      <w:r w:rsidRPr="00F510A8">
        <w:rPr>
          <w:sz w:val="21"/>
          <w:szCs w:val="21"/>
        </w:rPr>
        <w:t xml:space="preserve">pa taws </w:t>
      </w:r>
      <w:ins w:id="7523" w:author="Khamsaolee Xainhiaxang" w:date="2021-07-10T21:31:00Z">
        <w:r>
          <w:rPr>
            <w:sz w:val="21"/>
            <w:szCs w:val="21"/>
          </w:rPr>
          <w:t xml:space="preserve">ncho </w:t>
        </w:r>
      </w:ins>
      <w:r w:rsidRPr="00F510A8">
        <w:rPr>
          <w:sz w:val="21"/>
          <w:szCs w:val="21"/>
        </w:rPr>
        <w:t xml:space="preserve">rau cov </w:t>
      </w:r>
      <w:del w:id="7524" w:author="Khamsaolee Xainhiaxang" w:date="2021-07-10T21:31:00Z">
        <w:r w:rsidRPr="00F510A8" w:rsidDel="00EC699D">
          <w:rPr>
            <w:sz w:val="21"/>
            <w:szCs w:val="21"/>
          </w:rPr>
          <w:delText>me nyuam</w:delText>
        </w:r>
      </w:del>
      <w:ins w:id="7525" w:author="Khamsaolee Xainhiaxang" w:date="2021-07-10T21:31:00Z">
        <w:r>
          <w:rPr>
            <w:sz w:val="21"/>
            <w:szCs w:val="21"/>
          </w:rPr>
          <w:t>tub ntxhaus</w:t>
        </w:r>
      </w:ins>
      <w:r w:rsidRPr="00F510A8">
        <w:rPr>
          <w:sz w:val="21"/>
          <w:szCs w:val="21"/>
        </w:rPr>
        <w:t xml:space="preserve"> kawm ntawv thiab cov me nyuam hnub nyoog qis dua 18 xyoo.</w:t>
      </w:r>
    </w:p>
    <w:p w14:paraId="23574EB4" w14:textId="77777777" w:rsidR="00AD19E5" w:rsidRPr="00C41FAA" w:rsidRDefault="00AD19E5" w:rsidP="00AD19E5">
      <w:pPr>
        <w:pStyle w:val="BodyText"/>
        <w:ind w:left="183" w:right="176"/>
        <w:jc w:val="both"/>
        <w:rPr>
          <w:sz w:val="21"/>
          <w:szCs w:val="21"/>
        </w:rPr>
      </w:pPr>
      <w:r w:rsidRPr="00C41FAA">
        <w:rPr>
          <w:sz w:val="21"/>
          <w:szCs w:val="21"/>
        </w:rPr>
        <w:t xml:space="preserve">Nyob rau Ntu 1, Kev Kawm </w:t>
      </w:r>
      <w:del w:id="7526" w:author="Khamsaolee Xainhiaxang" w:date="2021-07-10T21:33:00Z">
        <w:r w:rsidRPr="00C41FAA" w:rsidDel="0082384D">
          <w:rPr>
            <w:sz w:val="21"/>
            <w:szCs w:val="21"/>
          </w:rPr>
          <w:delText xml:space="preserve">Mus </w:delText>
        </w:r>
      </w:del>
      <w:ins w:id="7527" w:author="Khamsaolee Xainhiaxang" w:date="2021-07-10T21:33:00Z">
        <w:r>
          <w:rPr>
            <w:sz w:val="21"/>
            <w:szCs w:val="21"/>
          </w:rPr>
          <w:t>Ncua</w:t>
        </w:r>
        <w:r w:rsidRPr="00C41FAA">
          <w:rPr>
            <w:sz w:val="21"/>
            <w:szCs w:val="21"/>
          </w:rPr>
          <w:t xml:space="preserve"> </w:t>
        </w:r>
      </w:ins>
      <w:r w:rsidRPr="00C41FAA">
        <w:rPr>
          <w:sz w:val="21"/>
          <w:szCs w:val="21"/>
        </w:rPr>
        <w:t xml:space="preserve">Deb </w:t>
      </w:r>
      <w:del w:id="7528" w:author="Khamsaolee Xainhiaxang" w:date="2021-07-10T21:33:00Z">
        <w:r w:rsidRPr="00C41FAA" w:rsidDel="0082384D">
          <w:rPr>
            <w:sz w:val="21"/>
            <w:szCs w:val="21"/>
          </w:rPr>
          <w:delText xml:space="preserve">rau </w:delText>
        </w:r>
      </w:del>
      <w:ins w:id="7529" w:author="Khamsaolee Xainhiaxang" w:date="2021-07-10T21:33:00Z">
        <w:r>
          <w:rPr>
            <w:sz w:val="21"/>
            <w:szCs w:val="21"/>
          </w:rPr>
          <w:t xml:space="preserve">ntawm </w:t>
        </w:r>
      </w:ins>
      <w:r w:rsidRPr="00C41FAA">
        <w:rPr>
          <w:sz w:val="21"/>
          <w:szCs w:val="21"/>
        </w:rPr>
        <w:t xml:space="preserve">Txhua Pab Pawg, pluas tshais thiab pluas su muaj nyob rau ntawm “Tsev Kawm Tsev Noj Mov 2” </w:t>
      </w:r>
      <w:del w:id="7530" w:author="Khamsaolee Xainhiaxang" w:date="2021-07-10T21:35:00Z">
        <w:r w:rsidRPr="00C41FAA" w:rsidDel="00875527">
          <w:rPr>
            <w:sz w:val="21"/>
            <w:szCs w:val="21"/>
          </w:rPr>
          <w:delText>txoj kev</w:delText>
        </w:r>
      </w:del>
      <w:ins w:id="7531" w:author="Khamsaolee Xainhiaxang" w:date="2021-07-10T21:35:00Z">
        <w:r>
          <w:rPr>
            <w:sz w:val="21"/>
            <w:szCs w:val="21"/>
          </w:rPr>
          <w:t xml:space="preserve">muaj </w:t>
        </w:r>
      </w:ins>
      <w:del w:id="7532" w:author="Khamsaolee Xainhiaxang" w:date="2021-07-10T21:35:00Z">
        <w:r w:rsidRPr="00C41FAA" w:rsidDel="00875527">
          <w:rPr>
            <w:sz w:val="21"/>
            <w:szCs w:val="21"/>
          </w:rPr>
          <w:delText xml:space="preserve"> kawm </w:delText>
        </w:r>
      </w:del>
      <w:r w:rsidRPr="00C41FAA">
        <w:rPr>
          <w:sz w:val="21"/>
          <w:szCs w:val="21"/>
        </w:rPr>
        <w:t xml:space="preserve">nyob rau ntawm 44 lub tsev kawm ntawv. Ib qho ntxiv, cov tub ntxhais kawm </w:t>
      </w:r>
      <w:ins w:id="7533" w:author="Khamsaolee Xainhiaxang" w:date="2021-07-10T21:36:00Z">
        <w:r>
          <w:rPr>
            <w:sz w:val="21"/>
            <w:szCs w:val="21"/>
          </w:rPr>
          <w:t xml:space="preserve">uas </w:t>
        </w:r>
      </w:ins>
      <w:del w:id="7534" w:author="Khamsaolee Xainhiaxang" w:date="2021-07-10T21:36:00Z">
        <w:r w:rsidRPr="00C41FAA" w:rsidDel="008964F0">
          <w:rPr>
            <w:sz w:val="21"/>
            <w:szCs w:val="21"/>
          </w:rPr>
          <w:delText xml:space="preserve">nkag </w:delText>
        </w:r>
      </w:del>
      <w:r w:rsidRPr="00C41FAA">
        <w:rPr>
          <w:sz w:val="21"/>
          <w:szCs w:val="21"/>
        </w:rPr>
        <w:t>tau</w:t>
      </w:r>
      <w:ins w:id="7535" w:author="Khamsaolee Xainhiaxang" w:date="2021-07-10T21:36:00Z">
        <w:r>
          <w:rPr>
            <w:sz w:val="21"/>
            <w:szCs w:val="21"/>
          </w:rPr>
          <w:t xml:space="preserve"> nkag</w:t>
        </w:r>
      </w:ins>
      <w:r w:rsidRPr="00C41FAA">
        <w:rPr>
          <w:sz w:val="21"/>
          <w:szCs w:val="21"/>
        </w:rPr>
        <w:t xml:space="preserve"> mus noj</w:t>
      </w:r>
      <w:del w:id="7536" w:author="Khamsaolee Xainhiaxang" w:date="2021-07-10T21:36:00Z">
        <w:r w:rsidRPr="00C41FAA" w:rsidDel="008964F0">
          <w:rPr>
            <w:sz w:val="21"/>
            <w:szCs w:val="21"/>
          </w:rPr>
          <w:delText xml:space="preserve"> Mov</w:delText>
        </w:r>
      </w:del>
      <w:r w:rsidRPr="00C41FAA">
        <w:rPr>
          <w:sz w:val="21"/>
          <w:szCs w:val="21"/>
        </w:rPr>
        <w:t xml:space="preserve"> Pluas Mov thiab Khoom txom ncauj nyob hauv peb </w:t>
      </w:r>
      <w:ins w:id="7537" w:author="Khamsaolee Xainhiaxang" w:date="2021-07-10T21:37:00Z">
        <w:r>
          <w:rPr>
            <w:sz w:val="21"/>
            <w:szCs w:val="21"/>
          </w:rPr>
          <w:t xml:space="preserve">program </w:t>
        </w:r>
      </w:ins>
      <w:r w:rsidRPr="00C41FAA">
        <w:rPr>
          <w:sz w:val="21"/>
          <w:szCs w:val="21"/>
        </w:rPr>
        <w:t xml:space="preserve">CACFP Ntawm </w:t>
      </w:r>
      <w:del w:id="7538" w:author="Khamsaolee Xainhiaxang" w:date="2021-07-10T21:37:00Z">
        <w:r w:rsidRPr="00C41FAA" w:rsidDel="00034934">
          <w:rPr>
            <w:sz w:val="21"/>
            <w:szCs w:val="21"/>
          </w:rPr>
          <w:delText xml:space="preserve">Qhov </w:delText>
        </w:r>
      </w:del>
      <w:r w:rsidRPr="00C41FAA">
        <w:rPr>
          <w:sz w:val="21"/>
          <w:szCs w:val="21"/>
        </w:rPr>
        <w:t xml:space="preserve">Kev </w:t>
      </w:r>
      <w:del w:id="7539" w:author="Khamsaolee Xainhiaxang" w:date="2021-07-10T21:37:00Z">
        <w:r w:rsidRPr="00C41FAA" w:rsidDel="00034934">
          <w:rPr>
            <w:sz w:val="21"/>
            <w:szCs w:val="21"/>
          </w:rPr>
          <w:delText>Kawm Thaum Raug Xwm Txhe</w:delText>
        </w:r>
      </w:del>
      <w:ins w:id="7540" w:author="Khamsaolee Xainhiaxang" w:date="2021-07-10T21:37:00Z">
        <w:r>
          <w:rPr>
            <w:sz w:val="21"/>
            <w:szCs w:val="21"/>
          </w:rPr>
          <w:t>Phom Si</w:t>
        </w:r>
      </w:ins>
      <w:del w:id="7541" w:author="Khamsaolee Xainhiaxang" w:date="2021-07-10T21:39:00Z">
        <w:r w:rsidRPr="00C41FAA" w:rsidDel="00BA3452">
          <w:rPr>
            <w:sz w:val="21"/>
            <w:szCs w:val="21"/>
          </w:rPr>
          <w:delText>e</w:delText>
        </w:r>
      </w:del>
      <w:r w:rsidRPr="00C41FAA">
        <w:rPr>
          <w:sz w:val="21"/>
          <w:szCs w:val="21"/>
        </w:rPr>
        <w:t xml:space="preserve">j Tom Qab Lawb Ntawv. Nyob rau ntu 1, </w:t>
      </w:r>
      <w:ins w:id="7542" w:author="Khamsaolee Xainhiaxang" w:date="2021-07-10T21:38:00Z">
        <w:r>
          <w:rPr>
            <w:sz w:val="21"/>
            <w:szCs w:val="21"/>
          </w:rPr>
          <w:t xml:space="preserve">Kev pab </w:t>
        </w:r>
      </w:ins>
      <w:r w:rsidRPr="00C41FAA">
        <w:rPr>
          <w:sz w:val="21"/>
          <w:szCs w:val="21"/>
        </w:rPr>
        <w:t xml:space="preserve">Khoom Noj Pab </w:t>
      </w:r>
      <w:del w:id="7543" w:author="Khamsaolee Xainhiaxang" w:date="2021-07-10T21:38:00Z">
        <w:r w:rsidRPr="00C41FAA" w:rsidDel="00887AB6">
          <w:rPr>
            <w:sz w:val="21"/>
            <w:szCs w:val="21"/>
          </w:rPr>
          <w:delText xml:space="preserve">cuam Noj Haus </w:delText>
        </w:r>
      </w:del>
      <w:r w:rsidRPr="00C41FAA">
        <w:rPr>
          <w:sz w:val="21"/>
          <w:szCs w:val="21"/>
        </w:rPr>
        <w:t>tau koom tes nrog Kev</w:t>
      </w:r>
      <w:del w:id="7544" w:author="Khamsaolee Xainhiaxang" w:date="2021-07-10T21:39:00Z">
        <w:r w:rsidRPr="00C41FAA" w:rsidDel="00887AB6">
          <w:rPr>
            <w:sz w:val="21"/>
            <w:szCs w:val="21"/>
          </w:rPr>
          <w:delText xml:space="preserve"> </w:delText>
        </w:r>
      </w:del>
      <w:r w:rsidRPr="00C41FAA">
        <w:rPr>
          <w:sz w:val="21"/>
          <w:szCs w:val="21"/>
        </w:rPr>
        <w:t>Thauj Mus los ntxiv cov kev caij npav mus txog qhov chaw deb los sis "</w:t>
      </w:r>
      <w:del w:id="7545" w:author="Khamsaolee Xainhiaxang" w:date="2021-07-10T21:39:00Z">
        <w:r w:rsidRPr="00C41FAA" w:rsidDel="00BA3452">
          <w:rPr>
            <w:sz w:val="21"/>
            <w:szCs w:val="21"/>
          </w:rPr>
          <w:delText>hnab ris</w:delText>
        </w:r>
      </w:del>
      <w:ins w:id="7546" w:author="Khamsaolee Xainhiaxang" w:date="2021-07-10T21:39:00Z">
        <w:r>
          <w:rPr>
            <w:sz w:val="21"/>
            <w:szCs w:val="21"/>
          </w:rPr>
          <w:t>Pockets</w:t>
        </w:r>
      </w:ins>
      <w:r w:rsidRPr="00C41FAA">
        <w:rPr>
          <w:sz w:val="21"/>
          <w:szCs w:val="21"/>
        </w:rPr>
        <w:t xml:space="preserve">" ntawm peb lub zej zog </w:t>
      </w:r>
      <w:del w:id="7547" w:author="Khamsaolee Xainhiaxang" w:date="2021-07-10T21:41:00Z">
        <w:r w:rsidRPr="00C41FAA" w:rsidDel="00470E5E">
          <w:rPr>
            <w:sz w:val="21"/>
            <w:szCs w:val="21"/>
          </w:rPr>
          <w:delText xml:space="preserve">qhov </w:delText>
        </w:r>
      </w:del>
      <w:ins w:id="7548" w:author="Khamsaolee Xainhiaxang" w:date="2021-07-10T21:41:00Z">
        <w:r>
          <w:rPr>
            <w:sz w:val="21"/>
            <w:szCs w:val="21"/>
          </w:rPr>
          <w:t>uas yua</w:t>
        </w:r>
        <w:r w:rsidRPr="00C41FAA">
          <w:rPr>
            <w:sz w:val="21"/>
            <w:szCs w:val="21"/>
          </w:rPr>
          <w:t xml:space="preserve">v </w:t>
        </w:r>
        <w:r>
          <w:rPr>
            <w:sz w:val="21"/>
            <w:szCs w:val="21"/>
          </w:rPr>
          <w:t xml:space="preserve">muaj kev nyuaj rau kev mus </w:t>
        </w:r>
      </w:ins>
      <w:del w:id="7549" w:author="Khamsaolee Xainhiaxang" w:date="2021-07-10T21:41:00Z">
        <w:r w:rsidRPr="00C41FAA" w:rsidDel="00A21EBD">
          <w:rPr>
            <w:sz w:val="21"/>
            <w:szCs w:val="21"/>
          </w:rPr>
          <w:delText xml:space="preserve">chaw nkag </w:delText>
        </w:r>
      </w:del>
      <w:r w:rsidRPr="00C41FAA">
        <w:rPr>
          <w:sz w:val="21"/>
          <w:szCs w:val="21"/>
        </w:rPr>
        <w:t>hauv tsev kawm ntawv</w:t>
      </w:r>
      <w:del w:id="7550" w:author="Khamsaolee Xainhiaxang" w:date="2021-07-10T21:41:00Z">
        <w:r w:rsidRPr="00C41FAA" w:rsidDel="00A21EBD">
          <w:rPr>
            <w:sz w:val="21"/>
            <w:szCs w:val="21"/>
          </w:rPr>
          <w:delText xml:space="preserve"> tej zaum yuav nyuaj</w:delText>
        </w:r>
      </w:del>
      <w:r w:rsidRPr="00C41FAA">
        <w:rPr>
          <w:sz w:val="21"/>
          <w:szCs w:val="21"/>
        </w:rPr>
        <w:t xml:space="preserve">. Cov kev </w:t>
      </w:r>
      <w:ins w:id="7551" w:author="Khamsaolee Xainhiaxang" w:date="2021-07-10T21:42:00Z">
        <w:r>
          <w:rPr>
            <w:sz w:val="21"/>
            <w:szCs w:val="21"/>
          </w:rPr>
          <w:t xml:space="preserve">chaw tsheb </w:t>
        </w:r>
      </w:ins>
      <w:del w:id="7552" w:author="Khamsaolee Xainhiaxang" w:date="2021-07-10T21:42:00Z">
        <w:r w:rsidRPr="00C41FAA" w:rsidDel="00A21EBD">
          <w:rPr>
            <w:sz w:val="21"/>
            <w:szCs w:val="21"/>
          </w:rPr>
          <w:delText xml:space="preserve">caij </w:delText>
        </w:r>
      </w:del>
      <w:r w:rsidRPr="00C41FAA">
        <w:rPr>
          <w:sz w:val="21"/>
          <w:szCs w:val="21"/>
        </w:rPr>
        <w:t>npav muab mov noj ntawm cov chaw nres tsheb uas cov tub ntxhais kawm / tsev neeg tau paub txog.</w:t>
      </w:r>
    </w:p>
    <w:p w14:paraId="67732242" w14:textId="77777777" w:rsidR="00AD19E5" w:rsidRPr="00A46DB2" w:rsidRDefault="00AD19E5" w:rsidP="00AD19E5">
      <w:pPr>
        <w:pStyle w:val="BodyText"/>
        <w:ind w:left="183" w:right="216"/>
        <w:jc w:val="both"/>
        <w:rPr>
          <w:sz w:val="21"/>
          <w:szCs w:val="21"/>
        </w:rPr>
      </w:pPr>
      <w:r w:rsidRPr="00A46DB2">
        <w:rPr>
          <w:sz w:val="21"/>
          <w:szCs w:val="21"/>
        </w:rPr>
        <w:t xml:space="preserve">Hnub Tim 6 Lub Plaub Hlis, 2021, thaum </w:t>
      </w:r>
      <w:del w:id="7553" w:author="Khamsaolee Xainhiaxang" w:date="2021-07-03T11:59:00Z">
        <w:r w:rsidRPr="00A46DB2" w:rsidDel="007E76FF">
          <w:rPr>
            <w:sz w:val="21"/>
            <w:szCs w:val="21"/>
          </w:rPr>
          <w:delText>hauv paus tsev kawm ntawv</w:delText>
        </w:r>
      </w:del>
      <w:ins w:id="7554" w:author="Khamsaolee Xainhiaxang" w:date="2021-07-03T11:59:00Z">
        <w:r>
          <w:rPr>
            <w:sz w:val="21"/>
            <w:szCs w:val="21"/>
          </w:rPr>
          <w:t>Tsev Kawm Haum Nroog</w:t>
        </w:r>
      </w:ins>
      <w:r w:rsidRPr="00A46DB2">
        <w:rPr>
          <w:sz w:val="21"/>
          <w:szCs w:val="21"/>
        </w:rPr>
        <w:t xml:space="preserve"> nkag rau Ntu 2, kev kawm paub </w:t>
      </w:r>
      <w:del w:id="7555" w:author="Khamsaolee Xainhiaxang" w:date="2021-07-10T21:43:00Z">
        <w:r w:rsidRPr="00A46DB2" w:rsidDel="00633D0D">
          <w:rPr>
            <w:sz w:val="21"/>
            <w:szCs w:val="21"/>
          </w:rPr>
          <w:delText>txuas ntxiv</w:delText>
        </w:r>
      </w:del>
      <w:ins w:id="7556" w:author="Khamsaolee Xainhiaxang" w:date="2021-07-10T21:43:00Z">
        <w:r>
          <w:rPr>
            <w:sz w:val="21"/>
            <w:szCs w:val="21"/>
          </w:rPr>
          <w:t>ntau yam</w:t>
        </w:r>
      </w:ins>
      <w:r w:rsidRPr="00A46DB2">
        <w:rPr>
          <w:sz w:val="21"/>
          <w:szCs w:val="21"/>
        </w:rPr>
        <w:t>, cov tub ntxhais kawm Qib K-6 uas nyob hauv lawv pawg sab laj hauv tsev kawm ntawv, yuav tau txais “</w:t>
      </w:r>
      <w:del w:id="7557" w:author="Khamsaolee Xainhiaxang" w:date="2021-07-10T21:44:00Z">
        <w:r w:rsidRPr="00A46DB2" w:rsidDel="006532B1">
          <w:rPr>
            <w:sz w:val="21"/>
            <w:szCs w:val="21"/>
          </w:rPr>
          <w:delText>mu-noj-mov</w:delText>
        </w:r>
      </w:del>
      <w:ins w:id="7558" w:author="Khamsaolee Xainhiaxang" w:date="2021-07-10T21:44:00Z">
        <w:r>
          <w:rPr>
            <w:sz w:val="21"/>
            <w:szCs w:val="21"/>
          </w:rPr>
          <w:t>grab –n-go</w:t>
        </w:r>
      </w:ins>
      <w:r w:rsidRPr="00A46DB2">
        <w:rPr>
          <w:sz w:val="21"/>
          <w:szCs w:val="21"/>
        </w:rPr>
        <w:t>" cov pluas noj rau hnub uas lawv</w:t>
      </w:r>
      <w:del w:id="7559" w:author="Khamsaolee Xainhiaxang" w:date="2021-07-10T21:45:00Z">
        <w:r w:rsidRPr="00A46DB2" w:rsidDel="006532B1">
          <w:rPr>
            <w:sz w:val="21"/>
            <w:szCs w:val="21"/>
          </w:rPr>
          <w:delText xml:space="preserve"> tau</w:delText>
        </w:r>
      </w:del>
      <w:r w:rsidRPr="00A46DB2">
        <w:rPr>
          <w:sz w:val="21"/>
          <w:szCs w:val="21"/>
        </w:rPr>
        <w:t xml:space="preserve"> tuaj koom, </w:t>
      </w:r>
      <w:del w:id="7560" w:author="Khamsaolee Xainhiaxang" w:date="2021-07-10T21:45:00Z">
        <w:r w:rsidRPr="00A46DB2" w:rsidDel="006532B1">
          <w:rPr>
            <w:sz w:val="21"/>
            <w:szCs w:val="21"/>
          </w:rPr>
          <w:delText>kev pab</w:delText>
        </w:r>
      </w:del>
      <w:ins w:id="7561" w:author="Khamsaolee Xainhiaxang" w:date="2021-07-10T21:45:00Z">
        <w:r>
          <w:rPr>
            <w:sz w:val="21"/>
            <w:szCs w:val="21"/>
          </w:rPr>
          <w:t>muab rau nqa mus tsev</w:t>
        </w:r>
      </w:ins>
      <w:del w:id="7562" w:author="Khamsaolee Xainhiaxang" w:date="2021-07-10T21:47:00Z">
        <w:r w:rsidRPr="00A46DB2" w:rsidDel="00FD5186">
          <w:rPr>
            <w:sz w:val="21"/>
            <w:szCs w:val="21"/>
          </w:rPr>
          <w:delText>. ntawm rho tawm coj mus tsev</w:delText>
        </w:r>
      </w:del>
      <w:r w:rsidRPr="00A46DB2">
        <w:rPr>
          <w:sz w:val="21"/>
          <w:szCs w:val="21"/>
        </w:rPr>
        <w:t xml:space="preserve">. Cov tub ntxhais kawm yuav </w:t>
      </w:r>
      <w:ins w:id="7563" w:author="Khamsaolee Xainhiaxang" w:date="2021-07-10T21:47:00Z">
        <w:r>
          <w:rPr>
            <w:sz w:val="21"/>
            <w:szCs w:val="21"/>
          </w:rPr>
          <w:t xml:space="preserve">tau txais kev pab </w:t>
        </w:r>
      </w:ins>
      <w:r w:rsidRPr="00A46DB2">
        <w:rPr>
          <w:sz w:val="21"/>
          <w:szCs w:val="21"/>
        </w:rPr>
        <w:t>txuas ntxiv m</w:t>
      </w:r>
      <w:ins w:id="7564" w:author="Khamsaolee Xainhiaxang" w:date="2021-07-10T21:47:00Z">
        <w:r>
          <w:rPr>
            <w:sz w:val="21"/>
            <w:szCs w:val="21"/>
          </w:rPr>
          <w:t>ntawm</w:t>
        </w:r>
      </w:ins>
      <w:del w:id="7565" w:author="Khamsaolee Xainhiaxang" w:date="2021-07-10T21:47:00Z">
        <w:r w:rsidRPr="00A46DB2" w:rsidDel="00FD5186">
          <w:rPr>
            <w:sz w:val="21"/>
            <w:szCs w:val="21"/>
          </w:rPr>
          <w:delText>us rau</w:delText>
        </w:r>
      </w:del>
      <w:r w:rsidRPr="00A46DB2">
        <w:rPr>
          <w:sz w:val="21"/>
          <w:szCs w:val="21"/>
        </w:rPr>
        <w:t xml:space="preserve"> “</w:t>
      </w:r>
      <w:del w:id="7566" w:author="Khamsaolee Xainhiaxang" w:date="2021-07-10T21:47:00Z">
        <w:r w:rsidRPr="00A46DB2" w:rsidDel="00FD5186">
          <w:rPr>
            <w:sz w:val="21"/>
            <w:szCs w:val="21"/>
          </w:rPr>
          <w:delText>Tsev Kawm Tsev Noj Mov</w:delText>
        </w:r>
      </w:del>
      <w:ins w:id="7567" w:author="Khamsaolee Xainhiaxang" w:date="2021-07-10T21:47:00Z">
        <w:r>
          <w:rPr>
            <w:sz w:val="21"/>
            <w:szCs w:val="21"/>
          </w:rPr>
          <w:t xml:space="preserve">School </w:t>
        </w:r>
      </w:ins>
      <w:ins w:id="7568" w:author="Khamsaolee Xainhiaxang" w:date="2021-07-10T21:48:00Z">
        <w:r>
          <w:rPr>
            <w:sz w:val="21"/>
            <w:szCs w:val="21"/>
          </w:rPr>
          <w:t>Meals 2 Go</w:t>
        </w:r>
      </w:ins>
      <w:r w:rsidRPr="00A46DB2">
        <w:rPr>
          <w:sz w:val="21"/>
          <w:szCs w:val="21"/>
        </w:rPr>
        <w:t xml:space="preserve">” </w:t>
      </w:r>
      <w:del w:id="7569" w:author="Khamsaolee Xainhiaxang" w:date="2021-07-10T21:49:00Z">
        <w:r w:rsidRPr="00A46DB2" w:rsidDel="008326B2">
          <w:rPr>
            <w:sz w:val="21"/>
            <w:szCs w:val="21"/>
          </w:rPr>
          <w:delText xml:space="preserve">txoj kev kawm </w:delText>
        </w:r>
      </w:del>
      <w:r w:rsidRPr="00A46DB2">
        <w:rPr>
          <w:sz w:val="21"/>
          <w:szCs w:val="21"/>
        </w:rPr>
        <w:t>nyob rau hnub uas lawv nyob deb kev kawm los sis tsis nyob hauv tsev kawm ntawv hauv lawv pawg tau saib xyuas. Hauv Ntu 2, cov menyuam kawm ntawv tseem yuav tau txais Pluas Mov Pluas Mov thiab Khoom Noj Txom Ncauj nyob hauv CACFP Ntawm Qhov Kev Kawm Thaum Muaj Kev Kawm Thaum Raus Kawg (ASP).</w:t>
      </w:r>
    </w:p>
    <w:p w14:paraId="46F63A22" w14:textId="77777777" w:rsidR="00AD19E5" w:rsidRPr="00C71E15" w:rsidRDefault="00AD19E5" w:rsidP="00AD19E5">
      <w:pPr>
        <w:pStyle w:val="BodyText"/>
        <w:ind w:left="183" w:right="830"/>
        <w:rPr>
          <w:sz w:val="21"/>
          <w:szCs w:val="21"/>
        </w:rPr>
      </w:pPr>
      <w:r w:rsidRPr="00C71E15">
        <w:rPr>
          <w:sz w:val="21"/>
          <w:szCs w:val="21"/>
        </w:rPr>
        <w:t xml:space="preserve">Hnub Wednesday, thaum tag nrho cheeb tsam tsev kawm </w:t>
      </w:r>
      <w:ins w:id="7570" w:author="Khamsaolee Xainhiaxang" w:date="2021-07-10T21:50:00Z">
        <w:r>
          <w:rPr>
            <w:sz w:val="21"/>
            <w:szCs w:val="21"/>
          </w:rPr>
          <w:t>kawm ntawv ncua deb lawm</w:t>
        </w:r>
      </w:ins>
      <w:del w:id="7571" w:author="Khamsaolee Xainhiaxang" w:date="2021-07-10T21:51:00Z">
        <w:r w:rsidRPr="00C71E15" w:rsidDel="00EB7A85">
          <w:rPr>
            <w:sz w:val="21"/>
            <w:szCs w:val="21"/>
          </w:rPr>
          <w:delText>nyob Deb Kev Kawm</w:delText>
        </w:r>
      </w:del>
      <w:r w:rsidRPr="00C71E15">
        <w:rPr>
          <w:sz w:val="21"/>
          <w:szCs w:val="21"/>
        </w:rPr>
        <w:t xml:space="preserve">, peb yuav pab peb cov tub ntxhais kawm los ntawm lawv cov tsev kawm ntawv </w:t>
      </w:r>
      <w:del w:id="7572" w:author="Khamsaolee Xainhiaxang" w:date="2021-07-10T21:51:00Z">
        <w:r w:rsidRPr="00C71E15" w:rsidDel="00EB7A85">
          <w:rPr>
            <w:sz w:val="21"/>
            <w:szCs w:val="21"/>
          </w:rPr>
          <w:delText xml:space="preserve">nkag </w:delText>
        </w:r>
      </w:del>
      <w:r w:rsidRPr="00C71E15">
        <w:rPr>
          <w:sz w:val="21"/>
          <w:szCs w:val="21"/>
        </w:rPr>
        <w:t>los sis lub chaw saib cov cheeb tsam.</w:t>
      </w:r>
    </w:p>
    <w:p w14:paraId="6F21035D" w14:textId="77777777" w:rsidR="00AD19E5" w:rsidRDefault="00AD19E5" w:rsidP="00AD19E5">
      <w:pPr>
        <w:sectPr w:rsidR="00AD19E5">
          <w:pgSz w:w="15840" w:h="12240" w:orient="landscape"/>
          <w:pgMar w:top="640" w:right="600" w:bottom="800" w:left="600" w:header="0" w:footer="528" w:gutter="0"/>
          <w:cols w:space="720"/>
        </w:sectPr>
      </w:pPr>
    </w:p>
    <w:bookmarkStart w:id="7573" w:name="Additional_Actions_and_Plan_Requirements"/>
    <w:bookmarkEnd w:id="7573"/>
    <w:p w14:paraId="608AFEE5" w14:textId="77777777" w:rsidR="00AD19E5" w:rsidRPr="00874511" w:rsidRDefault="00AD19E5" w:rsidP="00AD19E5">
      <w:pPr>
        <w:pStyle w:val="Heading2"/>
        <w:rPr>
          <w:sz w:val="32"/>
          <w:szCs w:val="32"/>
        </w:rPr>
      </w:pPr>
      <w:r w:rsidRPr="00874511">
        <w:rPr>
          <w:sz w:val="32"/>
          <w:szCs w:val="32"/>
        </w:rPr>
        <w:lastRenderedPageBreak/>
        <w:fldChar w:fldCharType="begin"/>
      </w:r>
      <w:r w:rsidRPr="00874511">
        <w:rPr>
          <w:sz w:val="32"/>
          <w:szCs w:val="32"/>
        </w:rPr>
        <w:instrText xml:space="preserve"> HYPERLINK "http://www.doc-tracking.com/screenshots/21LCAP/Instructions/LCAPandLCPAnnualUpdateInstructions.htm" \l "AdditionalActions" \h </w:instrText>
      </w:r>
      <w:r w:rsidRPr="00874511">
        <w:rPr>
          <w:sz w:val="32"/>
          <w:szCs w:val="32"/>
        </w:rPr>
        <w:fldChar w:fldCharType="separate"/>
      </w:r>
      <w:r w:rsidRPr="00874511">
        <w:rPr>
          <w:sz w:val="32"/>
          <w:szCs w:val="32"/>
        </w:rPr>
        <w:t>Lwm Yam Kev Ua Ntxiv thiab Cov Kev Npaj Yuav Tsum Tau Ua</w:t>
      </w:r>
      <w:r w:rsidRPr="00874511">
        <w:rPr>
          <w:sz w:val="32"/>
          <w:szCs w:val="32"/>
        </w:rPr>
        <w:fldChar w:fldCharType="end"/>
      </w:r>
    </w:p>
    <w:p w14:paraId="4F6177A0" w14:textId="77777777" w:rsidR="00AD19E5" w:rsidRPr="001571DF" w:rsidRDefault="00AD19E5" w:rsidP="00AD19E5">
      <w:pPr>
        <w:pStyle w:val="Heading3"/>
        <w:spacing w:before="336"/>
        <w:rPr>
          <w:sz w:val="24"/>
          <w:szCs w:val="24"/>
        </w:rPr>
      </w:pPr>
      <w:r>
        <w:fldChar w:fldCharType="begin"/>
      </w:r>
      <w:r>
        <w:instrText xml:space="preserve"> HYPERLINK "http://www.doc-tracking.com/screenshots/21LCAP/Instructions/LCAPandLCPAnnualUpdateInstructions.htm" \l "AdditionalActions" \h </w:instrText>
      </w:r>
      <w:r>
        <w:fldChar w:fldCharType="separate"/>
      </w:r>
      <w:r w:rsidRPr="001571DF">
        <w:rPr>
          <w:sz w:val="24"/>
          <w:szCs w:val="24"/>
        </w:rPr>
        <w:t xml:space="preserve">Lwm Yam Kev Ua Ntxiv rau Kev </w:t>
      </w:r>
      <w:ins w:id="7574" w:author="year" w:date="2021-07-10T08:30:00Z">
        <w:r>
          <w:rPr>
            <w:sz w:val="24"/>
            <w:szCs w:val="24"/>
          </w:rPr>
          <w:t xml:space="preserve">nqis tes ntawm lub phiaj xwm kev kawm tsis tua ncua </w:t>
        </w:r>
      </w:ins>
      <w:del w:id="7575" w:author="year" w:date="2021-07-10T08:30:00Z">
        <w:r w:rsidRPr="001571DF" w:rsidDel="006B4687">
          <w:rPr>
            <w:sz w:val="24"/>
            <w:szCs w:val="24"/>
          </w:rPr>
          <w:delText>Npaj Txoj Kev Kawm Ntxiv</w:delText>
        </w:r>
      </w:del>
      <w:r>
        <w:rPr>
          <w:sz w:val="24"/>
          <w:szCs w:val="24"/>
        </w:rPr>
        <w:fldChar w:fldCharType="end"/>
      </w:r>
    </w:p>
    <w:tbl>
      <w:tblPr>
        <w:tblW w:w="0" w:type="auto"/>
        <w:tblInd w:w="130"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ayout w:type="fixed"/>
        <w:tblCellMar>
          <w:left w:w="0" w:type="dxa"/>
          <w:right w:w="0" w:type="dxa"/>
        </w:tblCellMar>
        <w:tblLook w:val="01E0" w:firstRow="1" w:lastRow="1" w:firstColumn="1" w:lastColumn="1" w:noHBand="0" w:noVBand="0"/>
      </w:tblPr>
      <w:tblGrid>
        <w:gridCol w:w="2773"/>
        <w:gridCol w:w="5603"/>
        <w:gridCol w:w="2119"/>
        <w:gridCol w:w="2090"/>
        <w:gridCol w:w="1805"/>
      </w:tblGrid>
      <w:tr w:rsidR="00AD19E5" w14:paraId="3A0513C5" w14:textId="77777777" w:rsidTr="00AD19E5">
        <w:trPr>
          <w:trHeight w:val="885"/>
        </w:trPr>
        <w:tc>
          <w:tcPr>
            <w:tcW w:w="2773" w:type="dxa"/>
            <w:shd w:val="clear" w:color="auto" w:fill="E2EFD9"/>
          </w:tcPr>
          <w:p w14:paraId="69370632" w14:textId="77777777" w:rsidR="00AD19E5" w:rsidRPr="00FF6C27" w:rsidRDefault="00AD19E5" w:rsidP="00AD19E5">
            <w:pPr>
              <w:pStyle w:val="TableParagraph"/>
              <w:rPr>
                <w:b/>
                <w:sz w:val="20"/>
                <w:szCs w:val="20"/>
              </w:rPr>
            </w:pPr>
          </w:p>
          <w:p w14:paraId="7EF59A88" w14:textId="77777777" w:rsidR="00AD19E5" w:rsidRPr="00FF6C27" w:rsidRDefault="00AD19E5" w:rsidP="00AD19E5">
            <w:pPr>
              <w:pStyle w:val="TableParagraph"/>
              <w:ind w:left="58"/>
              <w:rPr>
                <w:sz w:val="20"/>
                <w:szCs w:val="20"/>
              </w:rPr>
            </w:pPr>
            <w:del w:id="7576" w:author="year" w:date="2021-07-10T08:31:00Z">
              <w:r w:rsidRPr="00FF6C27" w:rsidDel="006B4687">
                <w:rPr>
                  <w:sz w:val="20"/>
                  <w:szCs w:val="20"/>
                </w:rPr>
                <w:delText>Feem Puas</w:delText>
              </w:r>
            </w:del>
            <w:ins w:id="7577" w:author="year" w:date="2021-07-10T08:31:00Z">
              <w:r>
                <w:rPr>
                  <w:sz w:val="20"/>
                  <w:szCs w:val="20"/>
                </w:rPr>
                <w:t>Ntu</w:t>
              </w:r>
            </w:ins>
          </w:p>
        </w:tc>
        <w:tc>
          <w:tcPr>
            <w:tcW w:w="5603" w:type="dxa"/>
            <w:shd w:val="clear" w:color="auto" w:fill="E2EFD9"/>
          </w:tcPr>
          <w:p w14:paraId="2F36429A" w14:textId="77777777" w:rsidR="00AD19E5" w:rsidRPr="00FF6C27" w:rsidRDefault="00AD19E5" w:rsidP="00AD19E5">
            <w:pPr>
              <w:pStyle w:val="TableParagraph"/>
              <w:rPr>
                <w:b/>
                <w:sz w:val="20"/>
                <w:szCs w:val="20"/>
              </w:rPr>
            </w:pPr>
          </w:p>
          <w:p w14:paraId="4FA5D6B3" w14:textId="77777777" w:rsidR="00AD19E5" w:rsidRPr="00FF6C27" w:rsidRDefault="00AD19E5" w:rsidP="00AD19E5">
            <w:pPr>
              <w:pStyle w:val="TableParagraph"/>
              <w:ind w:left="57"/>
              <w:rPr>
                <w:sz w:val="20"/>
                <w:szCs w:val="20"/>
              </w:rPr>
            </w:pPr>
            <w:r w:rsidRPr="00FF6C27">
              <w:rPr>
                <w:sz w:val="20"/>
                <w:szCs w:val="20"/>
              </w:rPr>
              <w:t>Kev piav qhia</w:t>
            </w:r>
          </w:p>
        </w:tc>
        <w:tc>
          <w:tcPr>
            <w:tcW w:w="2119" w:type="dxa"/>
            <w:shd w:val="clear" w:color="auto" w:fill="E2EFD9"/>
          </w:tcPr>
          <w:p w14:paraId="282A792E" w14:textId="77777777" w:rsidR="00AD19E5" w:rsidRPr="00FF6C27" w:rsidRDefault="00AD19E5" w:rsidP="00AD19E5">
            <w:pPr>
              <w:pStyle w:val="TableParagraph"/>
              <w:spacing w:before="196"/>
              <w:ind w:left="57"/>
              <w:rPr>
                <w:sz w:val="20"/>
                <w:szCs w:val="20"/>
              </w:rPr>
            </w:pPr>
            <w:r w:rsidRPr="00FF6C27">
              <w:rPr>
                <w:sz w:val="20"/>
                <w:szCs w:val="20"/>
              </w:rPr>
              <w:t>Tag Nrho</w:t>
            </w:r>
          </w:p>
          <w:p w14:paraId="00779FA0" w14:textId="77777777" w:rsidR="00AD19E5" w:rsidRPr="00FF6C27" w:rsidRDefault="00AD19E5" w:rsidP="00AD19E5">
            <w:pPr>
              <w:pStyle w:val="TableParagraph"/>
              <w:ind w:left="57"/>
              <w:rPr>
                <w:sz w:val="20"/>
                <w:szCs w:val="20"/>
              </w:rPr>
            </w:pPr>
            <w:r w:rsidRPr="00FF6C27">
              <w:rPr>
                <w:sz w:val="20"/>
                <w:szCs w:val="20"/>
              </w:rPr>
              <w:t>Pob Nyiaj Siv</w:t>
            </w:r>
          </w:p>
        </w:tc>
        <w:tc>
          <w:tcPr>
            <w:tcW w:w="2090" w:type="dxa"/>
            <w:shd w:val="clear" w:color="auto" w:fill="E2EFD9"/>
          </w:tcPr>
          <w:p w14:paraId="08335C4D" w14:textId="77777777" w:rsidR="00AD19E5" w:rsidRPr="00FF6C27" w:rsidRDefault="00AD19E5" w:rsidP="00AD19E5">
            <w:pPr>
              <w:pStyle w:val="TableParagraph"/>
              <w:spacing w:before="58" w:line="270" w:lineRule="atLeast"/>
              <w:ind w:left="58" w:right="316"/>
              <w:rPr>
                <w:sz w:val="20"/>
                <w:szCs w:val="20"/>
              </w:rPr>
            </w:pPr>
            <w:r w:rsidRPr="00FF6C27">
              <w:rPr>
                <w:sz w:val="20"/>
                <w:szCs w:val="20"/>
              </w:rPr>
              <w:t>Kwv yees Txoj Kev Siv Nyiaj Txiag</w:t>
            </w:r>
          </w:p>
        </w:tc>
        <w:tc>
          <w:tcPr>
            <w:tcW w:w="1805" w:type="dxa"/>
            <w:shd w:val="clear" w:color="auto" w:fill="E2EFD9"/>
          </w:tcPr>
          <w:p w14:paraId="356898AB" w14:textId="77777777" w:rsidR="00AD19E5" w:rsidRPr="00FF6C27" w:rsidRDefault="00AD19E5" w:rsidP="00AD19E5">
            <w:pPr>
              <w:pStyle w:val="TableParagraph"/>
              <w:rPr>
                <w:b/>
                <w:sz w:val="20"/>
                <w:szCs w:val="20"/>
              </w:rPr>
            </w:pPr>
          </w:p>
          <w:p w14:paraId="08B59AEC" w14:textId="77777777" w:rsidR="00AD19E5" w:rsidRPr="00FF6C27" w:rsidRDefault="00AD19E5" w:rsidP="00AD19E5">
            <w:pPr>
              <w:pStyle w:val="TableParagraph"/>
              <w:ind w:left="255"/>
              <w:rPr>
                <w:sz w:val="20"/>
                <w:szCs w:val="20"/>
              </w:rPr>
            </w:pPr>
            <w:r w:rsidRPr="00FF6C27">
              <w:rPr>
                <w:sz w:val="20"/>
                <w:szCs w:val="20"/>
              </w:rPr>
              <w:t>Kev Koom Tes</w:t>
            </w:r>
          </w:p>
        </w:tc>
      </w:tr>
      <w:tr w:rsidR="00AD19E5" w14:paraId="637CBB0F" w14:textId="77777777" w:rsidTr="00AD19E5">
        <w:trPr>
          <w:trHeight w:val="2541"/>
        </w:trPr>
        <w:tc>
          <w:tcPr>
            <w:tcW w:w="2773" w:type="dxa"/>
          </w:tcPr>
          <w:p w14:paraId="6FD443B5" w14:textId="77777777" w:rsidR="00AD19E5" w:rsidRPr="00537B48" w:rsidRDefault="00AD19E5" w:rsidP="00AD19E5">
            <w:pPr>
              <w:pStyle w:val="TableParagraph"/>
              <w:spacing w:before="58"/>
              <w:ind w:left="58"/>
              <w:rPr>
                <w:sz w:val="21"/>
                <w:szCs w:val="21"/>
              </w:rPr>
            </w:pPr>
            <w:r w:rsidRPr="00537B48">
              <w:rPr>
                <w:sz w:val="21"/>
                <w:szCs w:val="21"/>
              </w:rPr>
              <w:t>Khoom noj khoom haus hauv tsev kawm ntawv</w:t>
            </w:r>
          </w:p>
        </w:tc>
        <w:tc>
          <w:tcPr>
            <w:tcW w:w="5603" w:type="dxa"/>
          </w:tcPr>
          <w:p w14:paraId="3D365A1C" w14:textId="77777777" w:rsidR="00AD19E5" w:rsidRPr="00537B48" w:rsidRDefault="00AD19E5" w:rsidP="00AD19E5">
            <w:pPr>
              <w:pStyle w:val="TableParagraph"/>
              <w:spacing w:before="58" w:line="270" w:lineRule="atLeast"/>
              <w:ind w:left="57" w:right="104"/>
              <w:jc w:val="both"/>
              <w:rPr>
                <w:sz w:val="21"/>
                <w:szCs w:val="21"/>
              </w:rPr>
            </w:pPr>
            <w:r w:rsidRPr="00537B48">
              <w:rPr>
                <w:sz w:val="21"/>
                <w:szCs w:val="21"/>
              </w:rPr>
              <w:t xml:space="preserve">Cov nyiaj hli ntawm cov neeg ua hauj lwm pab cuam kev noj zaub mov kom muaj pluas noj txhua hnub rau cov me nyuam kawm ntawv los tsev thaum kawm </w:t>
            </w:r>
            <w:ins w:id="7578" w:author="year" w:date="2021-07-10T08:32:00Z">
              <w:r>
                <w:rPr>
                  <w:sz w:val="21"/>
                  <w:szCs w:val="21"/>
                </w:rPr>
                <w:t>dhau kev</w:t>
              </w:r>
            </w:ins>
            <w:del w:id="7579" w:author="year" w:date="2021-07-10T08:32:00Z">
              <w:r w:rsidRPr="00537B48" w:rsidDel="006B4687">
                <w:rPr>
                  <w:sz w:val="21"/>
                  <w:szCs w:val="21"/>
                </w:rPr>
                <w:delText xml:space="preserve">nyob </w:delText>
              </w:r>
            </w:del>
            <w:ins w:id="7580" w:author="year" w:date="2021-07-10T08:32:00Z">
              <w:r>
                <w:rPr>
                  <w:sz w:val="21"/>
                  <w:szCs w:val="21"/>
                </w:rPr>
                <w:t>ncua</w:t>
              </w:r>
              <w:r w:rsidRPr="00537B48">
                <w:rPr>
                  <w:sz w:val="21"/>
                  <w:szCs w:val="21"/>
                </w:rPr>
                <w:t xml:space="preserve"> </w:t>
              </w:r>
            </w:ins>
            <w:r w:rsidRPr="00537B48">
              <w:rPr>
                <w:sz w:val="21"/>
                <w:szCs w:val="21"/>
              </w:rPr>
              <w:t xml:space="preserve">deb. Kev faib zaub mov noj txhua hnub los ntawm "kev tsav tsheb" los sis "taug kev" ntawm txhua lub tsev kawm ntawv Twin Rivers. Yog tias tus qauv Siab Ntawm Kev Qhia </w:t>
            </w:r>
            <w:del w:id="7581" w:author="year" w:date="2021-07-10T08:34:00Z">
              <w:r w:rsidRPr="00537B48" w:rsidDel="006B4687">
                <w:rPr>
                  <w:sz w:val="21"/>
                  <w:szCs w:val="21"/>
                </w:rPr>
                <w:delText>Ua kom raug ua</w:delText>
              </w:r>
            </w:del>
            <w:ins w:id="7582" w:author="year" w:date="2021-07-10T08:34:00Z">
              <w:r>
                <w:rPr>
                  <w:sz w:val="21"/>
                  <w:szCs w:val="21"/>
                </w:rPr>
                <w:t>tau pib nqis tes</w:t>
              </w:r>
            </w:ins>
            <w:r w:rsidRPr="00537B48">
              <w:rPr>
                <w:sz w:val="21"/>
                <w:szCs w:val="21"/>
              </w:rPr>
              <w:t xml:space="preserve"> (ob qho kev kawm </w:t>
            </w:r>
            <w:ins w:id="7583" w:author="year" w:date="2021-07-10T08:34:00Z">
              <w:r>
                <w:rPr>
                  <w:sz w:val="21"/>
                  <w:szCs w:val="21"/>
                </w:rPr>
                <w:t xml:space="preserve">uas yog kev kawm hla kev ncua </w:t>
              </w:r>
            </w:ins>
            <w:r w:rsidRPr="00537B48">
              <w:rPr>
                <w:sz w:val="21"/>
                <w:szCs w:val="21"/>
              </w:rPr>
              <w:t xml:space="preserve">deb thiab Kev Qhia </w:t>
            </w:r>
            <w:del w:id="7584" w:author="year" w:date="2021-07-10T08:34:00Z">
              <w:r w:rsidRPr="00537B48" w:rsidDel="006B4687">
                <w:rPr>
                  <w:sz w:val="21"/>
                  <w:szCs w:val="21"/>
                </w:rPr>
                <w:delText>Tus Kheej</w:delText>
              </w:r>
            </w:del>
            <w:ins w:id="7585" w:author="year" w:date="2021-07-10T08:34:00Z">
              <w:r>
                <w:rPr>
                  <w:sz w:val="21"/>
                  <w:szCs w:val="21"/>
                </w:rPr>
                <w:t>Tim ntsej tim muag</w:t>
              </w:r>
            </w:ins>
            <w:r w:rsidRPr="00537B48">
              <w:rPr>
                <w:sz w:val="21"/>
                <w:szCs w:val="21"/>
              </w:rPr>
              <w:t xml:space="preserve">), ob qho tib si "kev tsav tsheb </w:t>
            </w:r>
            <w:ins w:id="7586" w:author="year" w:date="2021-07-10T08:35:00Z">
              <w:r>
                <w:rPr>
                  <w:sz w:val="21"/>
                  <w:szCs w:val="21"/>
                </w:rPr>
                <w:t>/</w:t>
              </w:r>
            </w:ins>
            <w:del w:id="7587" w:author="year" w:date="2021-07-10T08:35:00Z">
              <w:r w:rsidRPr="00537B48" w:rsidDel="006B4687">
                <w:rPr>
                  <w:sz w:val="21"/>
                  <w:szCs w:val="21"/>
                </w:rPr>
                <w:delText xml:space="preserve">tawm mus </w:delText>
              </w:r>
            </w:del>
            <w:r w:rsidRPr="00537B48">
              <w:rPr>
                <w:sz w:val="21"/>
                <w:szCs w:val="21"/>
              </w:rPr>
              <w:t>taug kev</w:t>
            </w:r>
            <w:ins w:id="7588" w:author="year" w:date="2021-07-10T08:35:00Z">
              <w:r>
                <w:rPr>
                  <w:sz w:val="21"/>
                  <w:szCs w:val="21"/>
                </w:rPr>
                <w:t>”</w:t>
              </w:r>
            </w:ins>
            <w:r w:rsidRPr="00537B48">
              <w:rPr>
                <w:sz w:val="21"/>
                <w:szCs w:val="21"/>
              </w:rPr>
              <w:t xml:space="preserve"> </w:t>
            </w:r>
            <w:del w:id="7589" w:author="year" w:date="2021-07-10T08:36:00Z">
              <w:r w:rsidRPr="00537B48" w:rsidDel="006B4687">
                <w:rPr>
                  <w:sz w:val="21"/>
                  <w:szCs w:val="21"/>
                </w:rPr>
                <w:delText xml:space="preserve">thiab taug kev" </w:delText>
              </w:r>
            </w:del>
            <w:r w:rsidRPr="00537B48">
              <w:rPr>
                <w:sz w:val="21"/>
                <w:szCs w:val="21"/>
              </w:rPr>
              <w:t>thiab "kev coj noj coj ua" cov tswv yim kev faib khoom noj yuav ua rau tib lub sij hawm.</w:t>
            </w:r>
          </w:p>
        </w:tc>
        <w:tc>
          <w:tcPr>
            <w:tcW w:w="2119" w:type="dxa"/>
          </w:tcPr>
          <w:p w14:paraId="692BB89D" w14:textId="77777777" w:rsidR="00AD19E5" w:rsidRPr="00537B48" w:rsidRDefault="00AD19E5" w:rsidP="00AD19E5">
            <w:pPr>
              <w:pStyle w:val="TableParagraph"/>
              <w:spacing w:before="58"/>
              <w:ind w:left="601"/>
              <w:rPr>
                <w:sz w:val="21"/>
                <w:szCs w:val="21"/>
              </w:rPr>
            </w:pPr>
            <w:r w:rsidRPr="00537B48">
              <w:rPr>
                <w:sz w:val="21"/>
                <w:szCs w:val="21"/>
              </w:rPr>
              <w:t>$ 2,889,893</w:t>
            </w:r>
          </w:p>
        </w:tc>
        <w:tc>
          <w:tcPr>
            <w:tcW w:w="2090" w:type="dxa"/>
          </w:tcPr>
          <w:p w14:paraId="4D565413" w14:textId="77777777" w:rsidR="00AD19E5" w:rsidRPr="00537B48" w:rsidRDefault="00AD19E5" w:rsidP="00AD19E5">
            <w:pPr>
              <w:pStyle w:val="TableParagraph"/>
              <w:spacing w:before="58"/>
              <w:ind w:left="301"/>
              <w:rPr>
                <w:sz w:val="21"/>
                <w:szCs w:val="21"/>
              </w:rPr>
            </w:pPr>
            <w:r w:rsidRPr="00537B48">
              <w:rPr>
                <w:sz w:val="21"/>
                <w:szCs w:val="21"/>
              </w:rPr>
              <w:t>$ 2,167,131</w:t>
            </w:r>
          </w:p>
        </w:tc>
        <w:tc>
          <w:tcPr>
            <w:tcW w:w="1805" w:type="dxa"/>
          </w:tcPr>
          <w:p w14:paraId="03E42C1B" w14:textId="77777777" w:rsidR="00AD19E5" w:rsidRPr="00537B48" w:rsidRDefault="00AD19E5" w:rsidP="00AD19E5">
            <w:pPr>
              <w:pStyle w:val="TableParagraph"/>
              <w:spacing w:before="58"/>
              <w:ind w:right="803"/>
              <w:rPr>
                <w:sz w:val="21"/>
                <w:szCs w:val="21"/>
              </w:rPr>
            </w:pPr>
            <w:r w:rsidRPr="00537B48">
              <w:rPr>
                <w:sz w:val="21"/>
                <w:szCs w:val="21"/>
              </w:rPr>
              <w:t>Tsis yog</w:t>
            </w:r>
          </w:p>
        </w:tc>
      </w:tr>
    </w:tbl>
    <w:p w14:paraId="43211194" w14:textId="77777777" w:rsidR="00AD19E5" w:rsidRDefault="00AD19E5" w:rsidP="00AD19E5">
      <w:pPr>
        <w:pStyle w:val="BodyText"/>
        <w:spacing w:before="11"/>
        <w:rPr>
          <w:b/>
          <w:sz w:val="23"/>
        </w:rPr>
      </w:pPr>
    </w:p>
    <w:p w14:paraId="66AC4084" w14:textId="77777777" w:rsidR="00AD19E5" w:rsidRDefault="00AD19E5" w:rsidP="00AD19E5">
      <w:pPr>
        <w:pStyle w:val="BodyText"/>
        <w:ind w:left="120" w:right="1410"/>
      </w:pPr>
      <w:r>
        <w:rPr>
          <w:noProof/>
          <w:lang w:bidi="th-TH"/>
        </w:rPr>
        <mc:AlternateContent>
          <mc:Choice Requires="wpg">
            <w:drawing>
              <wp:anchor distT="0" distB="0" distL="114300" distR="114300" simplePos="0" relativeHeight="252049408" behindDoc="1" locked="0" layoutInCell="1" allowOverlap="1" wp14:anchorId="38117A1E" wp14:editId="1186ACB0">
                <wp:simplePos x="0" y="0"/>
                <wp:positionH relativeFrom="page">
                  <wp:posOffset>457200</wp:posOffset>
                </wp:positionH>
                <wp:positionV relativeFrom="paragraph">
                  <wp:posOffset>350520</wp:posOffset>
                </wp:positionV>
                <wp:extent cx="9144000" cy="400050"/>
                <wp:effectExtent l="0" t="0" r="0" b="0"/>
                <wp:wrapNone/>
                <wp:docPr id="504"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400050"/>
                          <a:chOff x="720" y="552"/>
                          <a:chExt cx="14400" cy="630"/>
                        </a:xfrm>
                      </wpg:grpSpPr>
                      <wps:wsp>
                        <wps:cNvPr id="505" name="Rectangle 18"/>
                        <wps:cNvSpPr>
                          <a:spLocks noChangeArrowheads="1"/>
                        </wps:cNvSpPr>
                        <wps:spPr bwMode="auto">
                          <a:xfrm>
                            <a:off x="730" y="561"/>
                            <a:ext cx="14380" cy="610"/>
                          </a:xfrm>
                          <a:prstGeom prst="rect">
                            <a:avLst/>
                          </a:prstGeom>
                          <a:solidFill>
                            <a:srgbClr val="E2E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 name="AutoShape 17"/>
                        <wps:cNvSpPr>
                          <a:spLocks/>
                        </wps:cNvSpPr>
                        <wps:spPr bwMode="auto">
                          <a:xfrm>
                            <a:off x="-5" y="6029"/>
                            <a:ext cx="14400" cy="620"/>
                          </a:xfrm>
                          <a:custGeom>
                            <a:avLst/>
                            <a:gdLst>
                              <a:gd name="T0" fmla="+- 0 725 -5"/>
                              <a:gd name="T1" fmla="*/ T0 w 14400"/>
                              <a:gd name="T2" fmla="+- 0 562 6029"/>
                              <a:gd name="T3" fmla="*/ 562 h 620"/>
                              <a:gd name="T4" fmla="+- 0 725 -5"/>
                              <a:gd name="T5" fmla="*/ T4 w 14400"/>
                              <a:gd name="T6" fmla="+- 0 1172 6029"/>
                              <a:gd name="T7" fmla="*/ 1172 h 620"/>
                              <a:gd name="T8" fmla="+- 0 15115 -5"/>
                              <a:gd name="T9" fmla="*/ T8 w 14400"/>
                              <a:gd name="T10" fmla="+- 0 562 6029"/>
                              <a:gd name="T11" fmla="*/ 562 h 620"/>
                              <a:gd name="T12" fmla="+- 0 15115 -5"/>
                              <a:gd name="T13" fmla="*/ T12 w 14400"/>
                              <a:gd name="T14" fmla="+- 0 1172 6029"/>
                              <a:gd name="T15" fmla="*/ 1172 h 620"/>
                              <a:gd name="T16" fmla="+- 0 720 -5"/>
                              <a:gd name="T17" fmla="*/ T16 w 14400"/>
                              <a:gd name="T18" fmla="+- 0 557 6029"/>
                              <a:gd name="T19" fmla="*/ 557 h 620"/>
                              <a:gd name="T20" fmla="+- 0 15120 -5"/>
                              <a:gd name="T21" fmla="*/ T20 w 14400"/>
                              <a:gd name="T22" fmla="+- 0 557 6029"/>
                              <a:gd name="T23" fmla="*/ 557 h 620"/>
                              <a:gd name="T24" fmla="+- 0 720 -5"/>
                              <a:gd name="T25" fmla="*/ T24 w 14400"/>
                              <a:gd name="T26" fmla="+- 0 1177 6029"/>
                              <a:gd name="T27" fmla="*/ 1177 h 620"/>
                              <a:gd name="T28" fmla="+- 0 15120 -5"/>
                              <a:gd name="T29" fmla="*/ T28 w 14400"/>
                              <a:gd name="T30" fmla="+- 0 1177 6029"/>
                              <a:gd name="T31" fmla="*/ 1177 h 6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400" h="620">
                                <a:moveTo>
                                  <a:pt x="730" y="-5467"/>
                                </a:moveTo>
                                <a:lnTo>
                                  <a:pt x="730" y="-4857"/>
                                </a:lnTo>
                                <a:moveTo>
                                  <a:pt x="15120" y="-5467"/>
                                </a:moveTo>
                                <a:lnTo>
                                  <a:pt x="15120" y="-4857"/>
                                </a:lnTo>
                                <a:moveTo>
                                  <a:pt x="725" y="-5472"/>
                                </a:moveTo>
                                <a:lnTo>
                                  <a:pt x="15125" y="-5472"/>
                                </a:lnTo>
                                <a:moveTo>
                                  <a:pt x="725" y="-4852"/>
                                </a:moveTo>
                                <a:lnTo>
                                  <a:pt x="15125" y="-4852"/>
                                </a:lnTo>
                              </a:path>
                            </a:pathLst>
                          </a:custGeom>
                          <a:noFill/>
                          <a:ln w="6350">
                            <a:solidFill>
                              <a:srgbClr val="3E5E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2A9BF" id="Group 16" o:spid="_x0000_s1026" style="position:absolute;margin-left:36pt;margin-top:27.6pt;width:10in;height:31.5pt;z-index:-251267072;mso-position-horizontal-relative:page" coordorigin="720,552" coordsize="14400,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">
                <v:rect id="Rectangle 18" o:spid="_x0000_s1027" style="position:absolute;left:730;top:561;width:1438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" fillcolor="#e2efd9" stroked="f"/>
                <v:shape id="AutoShape 17" o:spid="_x0000_s1028" style="position:absolute;left:-5;top:6029;width:14400;height:620;visibility:visible;mso-wrap-style:square;v-text-anchor:top" coordsize="1440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" path="m730,-5467r,610m15120,-5467r,610m725,-5472r14400,m725,-4852r14400,e" filled="f" strokecolor="#3e5e28" strokeweight=".5pt">
                  <v:path arrowok="t" o:connecttype="custom" o:connectlocs="730,562;730,1172;15120,562;15120,1172;725,557;15125,557;725,1177;15125,1177" o:connectangles="0,0,0,0,0,0,0,0"/>
                </v:shape>
                <w10:wrap anchorx="page"/>
              </v:group>
            </w:pict>
          </mc:Fallback>
        </mc:AlternateContent>
      </w:r>
      <w:r>
        <w:t xml:space="preserve">Cov lus piav qhia ntawm qhov </w:t>
      </w:r>
      <w:ins w:id="7590" w:author="year" w:date="2021-07-10T08:37:00Z">
        <w:r>
          <w:t xml:space="preserve">kev sib txawv tseem ceeb </w:t>
        </w:r>
      </w:ins>
      <w:del w:id="7591" w:author="year" w:date="2021-07-10T08:37:00Z">
        <w:r w:rsidDel="00FD5DB3">
          <w:delText xml:space="preserve">tsis sib txawv </w:delText>
        </w:r>
      </w:del>
      <w:r>
        <w:t>ntawm cov phiaj xwm tau npaj thiab cov kev siv nyiaj txiag rau qhov xav tau ntawm phiaj xwm ntxiv thiab dab tsi tau siv thiab siv rau kev nqis tes ua.</w:t>
      </w:r>
    </w:p>
    <w:p w14:paraId="7933FB6A" w14:textId="77777777" w:rsidR="00AD19E5" w:rsidRDefault="00AD19E5" w:rsidP="00AD19E5">
      <w:pPr>
        <w:pStyle w:val="BodyText"/>
        <w:spacing w:before="68"/>
        <w:ind w:left="183" w:right="431"/>
      </w:pPr>
      <w:r>
        <w:t>Cov nyiaj tau los ntawm COVID tshwj xeeb rau kev pabcuam kev noj zaubmov tau txais tsawg dua li cov xav tau hauv CARES ESSER COVID cov nyiaj.</w:t>
      </w:r>
    </w:p>
    <w:p w14:paraId="5A410E30" w14:textId="77777777" w:rsidR="00AD19E5" w:rsidRDefault="00AD19E5" w:rsidP="00AD19E5">
      <w:pPr>
        <w:pStyle w:val="BodyText"/>
        <w:spacing w:before="10"/>
      </w:pPr>
    </w:p>
    <w:bookmarkStart w:id="7592" w:name="Overall_Analysis"/>
    <w:bookmarkEnd w:id="7592"/>
    <w:p w14:paraId="0CCA2ADF" w14:textId="77777777" w:rsidR="00AD19E5" w:rsidRPr="003F634C" w:rsidRDefault="00AD19E5" w:rsidP="00AD19E5">
      <w:pPr>
        <w:pStyle w:val="Heading3"/>
        <w:spacing w:before="0"/>
        <w:rPr>
          <w:sz w:val="26"/>
          <w:szCs w:val="26"/>
        </w:rPr>
      </w:pPr>
      <w:r w:rsidRPr="003F634C">
        <w:rPr>
          <w:sz w:val="26"/>
          <w:szCs w:val="26"/>
        </w:rPr>
        <w:fldChar w:fldCharType="begin"/>
      </w:r>
      <w:r w:rsidRPr="003F634C">
        <w:rPr>
          <w:sz w:val="26"/>
          <w:szCs w:val="26"/>
        </w:rPr>
        <w:instrText xml:space="preserve"> HYPERLINK "http://www.doc-tracking.com/screenshots/21LCAP/Instructions/LCAPandLCPAnnualUpdateInstructions.htm" \l "OverallAnalysis1" \h </w:instrText>
      </w:r>
      <w:r w:rsidRPr="003F634C">
        <w:rPr>
          <w:sz w:val="26"/>
          <w:szCs w:val="26"/>
        </w:rPr>
        <w:fldChar w:fldCharType="separate"/>
      </w:r>
      <w:r w:rsidRPr="003F634C">
        <w:rPr>
          <w:sz w:val="26"/>
          <w:szCs w:val="26"/>
        </w:rPr>
        <w:t>Tag Nrho Kev Tshawb Xyuas</w:t>
      </w:r>
      <w:r w:rsidRPr="003F634C">
        <w:rPr>
          <w:sz w:val="26"/>
          <w:szCs w:val="26"/>
        </w:rPr>
        <w:fldChar w:fldCharType="end"/>
      </w:r>
    </w:p>
    <w:p w14:paraId="42DB61E9" w14:textId="77777777" w:rsidR="00AD19E5" w:rsidRDefault="00AD19E5" w:rsidP="00AD19E5">
      <w:pPr>
        <w:pStyle w:val="BodyText"/>
        <w:rPr>
          <w:b/>
        </w:rPr>
      </w:pPr>
    </w:p>
    <w:p w14:paraId="75480A9F" w14:textId="77777777" w:rsidR="00AD19E5" w:rsidRPr="00E8036B" w:rsidRDefault="00AD19E5" w:rsidP="00AD19E5">
      <w:pPr>
        <w:pStyle w:val="BodyText"/>
        <w:ind w:left="120" w:right="665"/>
        <w:rPr>
          <w:sz w:val="22"/>
          <w:szCs w:val="22"/>
        </w:rPr>
      </w:pPr>
      <w:r>
        <w:t>C</w:t>
      </w:r>
      <w:r w:rsidRPr="00E8036B">
        <w:rPr>
          <w:sz w:val="22"/>
          <w:szCs w:val="22"/>
        </w:rPr>
        <w:t xml:space="preserve">ov lus piav qhia txog cov kev kawm tau kawm los ntawm kev </w:t>
      </w:r>
      <w:ins w:id="7593" w:author="year" w:date="2021-07-10T18:09:00Z">
        <w:r>
          <w:rPr>
            <w:sz w:val="22"/>
            <w:szCs w:val="22"/>
          </w:rPr>
          <w:t xml:space="preserve">qhia ntawv tim ntsej tim muag </w:t>
        </w:r>
      </w:ins>
      <w:del w:id="7594" w:author="year" w:date="2021-07-10T18:09:00Z">
        <w:r w:rsidRPr="00E8036B" w:rsidDel="00AA079B">
          <w:rPr>
            <w:sz w:val="22"/>
            <w:szCs w:val="22"/>
          </w:rPr>
          <w:delText xml:space="preserve">coj tus kheej </w:delText>
        </w:r>
      </w:del>
      <w:r w:rsidRPr="00E8036B">
        <w:rPr>
          <w:sz w:val="22"/>
          <w:szCs w:val="22"/>
        </w:rPr>
        <w:t>thiab tus neeg kawm</w:t>
      </w:r>
      <w:ins w:id="7595" w:author="year" w:date="2021-07-10T18:10:00Z">
        <w:r>
          <w:rPr>
            <w:sz w:val="22"/>
            <w:szCs w:val="22"/>
          </w:rPr>
          <w:t xml:space="preserve"> ncua</w:t>
        </w:r>
      </w:ins>
      <w:r w:rsidRPr="00E8036B">
        <w:rPr>
          <w:sz w:val="22"/>
          <w:szCs w:val="22"/>
        </w:rPr>
        <w:t xml:space="preserve"> deb hauv xyoo 2020-21 tau qhia txog kev txhim kho cov hom phiaj thiab kev nqis tes ua hauv LCAP xyoo 2021–24.</w:t>
      </w:r>
    </w:p>
    <w:p w14:paraId="67CC73F0" w14:textId="77777777" w:rsidR="00AD19E5" w:rsidRPr="00E8036B" w:rsidRDefault="00AD19E5" w:rsidP="00AD19E5">
      <w:pPr>
        <w:pStyle w:val="BodyText"/>
        <w:spacing w:before="68"/>
        <w:ind w:left="183" w:right="283"/>
        <w:jc w:val="both"/>
        <w:rPr>
          <w:sz w:val="20"/>
          <w:szCs w:val="20"/>
        </w:rPr>
      </w:pPr>
      <w:r>
        <w:rPr>
          <w:noProof/>
          <w:lang w:bidi="th-TH"/>
        </w:rPr>
        <mc:AlternateContent>
          <mc:Choice Requires="wpg">
            <w:drawing>
              <wp:anchor distT="0" distB="0" distL="114300" distR="114300" simplePos="0" relativeHeight="252050432" behindDoc="1" locked="0" layoutInCell="1" allowOverlap="1" wp14:anchorId="769BA2F7" wp14:editId="4BC7E56D">
                <wp:simplePos x="0" y="0"/>
                <wp:positionH relativeFrom="page">
                  <wp:posOffset>457200</wp:posOffset>
                </wp:positionH>
                <wp:positionV relativeFrom="paragraph">
                  <wp:posOffset>14605</wp:posOffset>
                </wp:positionV>
                <wp:extent cx="9144000" cy="1958340"/>
                <wp:effectExtent l="0" t="0" r="0" b="0"/>
                <wp:wrapNone/>
                <wp:docPr id="22"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1958340"/>
                          <a:chOff x="720" y="552"/>
                          <a:chExt cx="14400" cy="2838"/>
                        </a:xfrm>
                      </wpg:grpSpPr>
                      <wps:wsp>
                        <wps:cNvPr id="490" name="Rectangle 15"/>
                        <wps:cNvSpPr>
                          <a:spLocks noChangeArrowheads="1"/>
                        </wps:cNvSpPr>
                        <wps:spPr bwMode="auto">
                          <a:xfrm>
                            <a:off x="730" y="561"/>
                            <a:ext cx="14380" cy="2818"/>
                          </a:xfrm>
                          <a:prstGeom prst="rect">
                            <a:avLst/>
                          </a:prstGeom>
                          <a:solidFill>
                            <a:srgbClr val="E2E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AutoShape 14"/>
                        <wps:cNvSpPr>
                          <a:spLocks/>
                        </wps:cNvSpPr>
                        <wps:spPr bwMode="auto">
                          <a:xfrm>
                            <a:off x="-5" y="1765"/>
                            <a:ext cx="14400" cy="2828"/>
                          </a:xfrm>
                          <a:custGeom>
                            <a:avLst/>
                            <a:gdLst>
                              <a:gd name="T0" fmla="+- 0 725 -5"/>
                              <a:gd name="T1" fmla="*/ T0 w 14400"/>
                              <a:gd name="T2" fmla="+- 0 562 1766"/>
                              <a:gd name="T3" fmla="*/ 562 h 2828"/>
                              <a:gd name="T4" fmla="+- 0 725 -5"/>
                              <a:gd name="T5" fmla="*/ T4 w 14400"/>
                              <a:gd name="T6" fmla="+- 0 3380 1766"/>
                              <a:gd name="T7" fmla="*/ 3380 h 2828"/>
                              <a:gd name="T8" fmla="+- 0 15115 -5"/>
                              <a:gd name="T9" fmla="*/ T8 w 14400"/>
                              <a:gd name="T10" fmla="+- 0 562 1766"/>
                              <a:gd name="T11" fmla="*/ 562 h 2828"/>
                              <a:gd name="T12" fmla="+- 0 15115 -5"/>
                              <a:gd name="T13" fmla="*/ T12 w 14400"/>
                              <a:gd name="T14" fmla="+- 0 3380 1766"/>
                              <a:gd name="T15" fmla="*/ 3380 h 2828"/>
                              <a:gd name="T16" fmla="+- 0 720 -5"/>
                              <a:gd name="T17" fmla="*/ T16 w 14400"/>
                              <a:gd name="T18" fmla="+- 0 557 1766"/>
                              <a:gd name="T19" fmla="*/ 557 h 2828"/>
                              <a:gd name="T20" fmla="+- 0 15120 -5"/>
                              <a:gd name="T21" fmla="*/ T20 w 14400"/>
                              <a:gd name="T22" fmla="+- 0 557 1766"/>
                              <a:gd name="T23" fmla="*/ 557 h 2828"/>
                              <a:gd name="T24" fmla="+- 0 720 -5"/>
                              <a:gd name="T25" fmla="*/ T24 w 14400"/>
                              <a:gd name="T26" fmla="+- 0 3385 1766"/>
                              <a:gd name="T27" fmla="*/ 3385 h 2828"/>
                              <a:gd name="T28" fmla="+- 0 15120 -5"/>
                              <a:gd name="T29" fmla="*/ T28 w 14400"/>
                              <a:gd name="T30" fmla="+- 0 3385 1766"/>
                              <a:gd name="T31" fmla="*/ 3385 h 28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400" h="2828">
                                <a:moveTo>
                                  <a:pt x="730" y="-1204"/>
                                </a:moveTo>
                                <a:lnTo>
                                  <a:pt x="730" y="1614"/>
                                </a:lnTo>
                                <a:moveTo>
                                  <a:pt x="15120" y="-1204"/>
                                </a:moveTo>
                                <a:lnTo>
                                  <a:pt x="15120" y="1614"/>
                                </a:lnTo>
                                <a:moveTo>
                                  <a:pt x="725" y="-1209"/>
                                </a:moveTo>
                                <a:lnTo>
                                  <a:pt x="15125" y="-1209"/>
                                </a:lnTo>
                                <a:moveTo>
                                  <a:pt x="725" y="1619"/>
                                </a:moveTo>
                                <a:lnTo>
                                  <a:pt x="15125" y="1619"/>
                                </a:lnTo>
                              </a:path>
                            </a:pathLst>
                          </a:custGeom>
                          <a:noFill/>
                          <a:ln w="6350">
                            <a:solidFill>
                              <a:srgbClr val="3E5E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314001" id="Group 13" o:spid="_x0000_s1026" style="position:absolute;margin-left:36pt;margin-top:1.15pt;width:10in;height:154.2pt;z-index:-251266048;mso-position-horizontal-relative:page" coordorigin="720,552" coordsize="14400,2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">
                <v:rect id="Rectangle 15" o:spid="_x0000_s1027" style="position:absolute;left:730;top:561;width:14380;height:2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" fillcolor="#e2efd9" stroked="f"/>
                <v:shape id="AutoShape 14" o:spid="_x0000_s1028" style="position:absolute;left:-5;top:1765;width:14400;height:2828;visibility:visible;mso-wrap-style:square;v-text-anchor:top" coordsize="14400,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" path="m730,-1204r,2818m15120,-1204r,2818m725,-1209r14400,m725,1619r14400,e" filled="f" strokecolor="#3e5e28" strokeweight=".5pt">
                  <v:path arrowok="t" o:connecttype="custom" o:connectlocs="730,562;730,3380;15120,562;15120,3380;725,557;15125,557;725,3385;15125,3385" o:connectangles="0,0,0,0,0,0,0,0"/>
                </v:shape>
                <w10:wrap anchorx="page"/>
              </v:group>
            </w:pict>
          </mc:Fallback>
        </mc:AlternateContent>
      </w:r>
      <w:r w:rsidRPr="00E8036B">
        <w:rPr>
          <w:sz w:val="18"/>
          <w:szCs w:val="18"/>
        </w:rPr>
        <w:t>T</w:t>
      </w:r>
      <w:r w:rsidRPr="00E8036B">
        <w:rPr>
          <w:sz w:val="20"/>
          <w:szCs w:val="20"/>
        </w:rPr>
        <w:t xml:space="preserve">RUSD muaj lub hom phiaj rau "Rov Qab Los Zoo dua" </w:t>
      </w:r>
      <w:del w:id="7596" w:author="year" w:date="2021-07-10T18:12:00Z">
        <w:r w:rsidRPr="00E8036B" w:rsidDel="00AA079B">
          <w:rPr>
            <w:sz w:val="20"/>
            <w:szCs w:val="20"/>
          </w:rPr>
          <w:delText>es tsis txhob rov ua li qub</w:delText>
        </w:r>
      </w:del>
      <w:ins w:id="7597" w:author="year" w:date="2021-07-10T18:12:00Z">
        <w:r>
          <w:rPr>
            <w:sz w:val="20"/>
            <w:szCs w:val="20"/>
          </w:rPr>
          <w:t xml:space="preserve"> los hloov rau qhov kom zoo li qub</w:t>
        </w:r>
      </w:ins>
      <w:r w:rsidRPr="00E8036B">
        <w:rPr>
          <w:sz w:val="20"/>
          <w:szCs w:val="20"/>
        </w:rPr>
        <w:t xml:space="preserve">. Muaj cov kws qhia ntawv thiab cov tub ntxhais kawm nrog 24 teev nyob rau siv thev naus laus zis yog qhov txiaj ntsig peb yuav siv zog muab kev nkag </w:t>
      </w:r>
      <w:ins w:id="7598" w:author="year" w:date="2021-07-10T18:14:00Z">
        <w:r>
          <w:rPr>
            <w:sz w:val="20"/>
            <w:szCs w:val="20"/>
          </w:rPr>
          <w:t xml:space="preserve">txog </w:t>
        </w:r>
      </w:ins>
      <w:del w:id="7599" w:author="year" w:date="2021-07-10T18:14:00Z">
        <w:r w:rsidRPr="00E8036B" w:rsidDel="00AA079B">
          <w:rPr>
            <w:sz w:val="20"/>
            <w:szCs w:val="20"/>
          </w:rPr>
          <w:delText xml:space="preserve">ncaj ncees </w:delText>
        </w:r>
      </w:del>
      <w:r w:rsidRPr="00E8036B">
        <w:rPr>
          <w:sz w:val="20"/>
          <w:szCs w:val="20"/>
        </w:rPr>
        <w:t xml:space="preserve">thiab kev ncaj ncees rau peb cov tub ntxhais kawm; tshwj xeeb tshaj yog </w:t>
      </w:r>
      <w:del w:id="7600" w:author="year" w:date="2021-07-10T18:15:00Z">
        <w:r w:rsidRPr="00E8036B" w:rsidDel="00AA079B">
          <w:rPr>
            <w:sz w:val="20"/>
            <w:szCs w:val="20"/>
          </w:rPr>
          <w:delText xml:space="preserve">unduplicated </w:delText>
        </w:r>
      </w:del>
      <w:r w:rsidRPr="00E8036B">
        <w:rPr>
          <w:sz w:val="20"/>
          <w:szCs w:val="20"/>
        </w:rPr>
        <w:t>cov tub ntxhais kawm</w:t>
      </w:r>
      <w:ins w:id="7601" w:author="year" w:date="2021-07-10T18:15:00Z">
        <w:r>
          <w:rPr>
            <w:sz w:val="20"/>
            <w:szCs w:val="20"/>
          </w:rPr>
          <w:t xml:space="preserve"> tsis zoo ib yam</w:t>
        </w:r>
      </w:ins>
      <w:r w:rsidRPr="00E8036B">
        <w:rPr>
          <w:sz w:val="20"/>
          <w:szCs w:val="20"/>
        </w:rPr>
        <w:t xml:space="preserve">. TR yuav lees txais cov qauv kev kawm sib txuas uas yuav tsim qauv kev qhia rau peb cov kws qhia kom muab cov kev qhia uas txawv rau txhua tus tub ntxhais kawm. Muaj cov cuab yeej thev naus laus zis tso cai rau cov kws qhia siv cov ntaub ntawv zoo, muab cov lus pom zoo, thiab tshem tawm </w:t>
      </w:r>
      <w:ins w:id="7602" w:author="year" w:date="2021-07-10T18:21:00Z">
        <w:r>
          <w:rPr>
            <w:sz w:val="20"/>
            <w:szCs w:val="20"/>
          </w:rPr>
          <w:t xml:space="preserve">yam thaiv kev </w:t>
        </w:r>
      </w:ins>
      <w:del w:id="7603" w:author="year" w:date="2021-07-10T18:21:00Z">
        <w:r w:rsidRPr="00E8036B" w:rsidDel="00D150EE">
          <w:rPr>
            <w:sz w:val="20"/>
            <w:szCs w:val="20"/>
          </w:rPr>
          <w:delText xml:space="preserve">txoj kev nkag nrog </w:delText>
        </w:r>
      </w:del>
      <w:r w:rsidRPr="00E8036B">
        <w:rPr>
          <w:sz w:val="20"/>
          <w:szCs w:val="20"/>
        </w:rPr>
        <w:t xml:space="preserve">xws li cov lus, nrawm, thiab lub sij hawm ntawm hnub rau kev kawm. Txhua chav kawm tam sim no </w:t>
      </w:r>
      <w:ins w:id="7604" w:author="year" w:date="2021-07-10T18:23:00Z">
        <w:r>
          <w:rPr>
            <w:sz w:val="20"/>
            <w:szCs w:val="20"/>
          </w:rPr>
          <w:t>tau txais kev hloov kho</w:t>
        </w:r>
      </w:ins>
      <w:del w:id="7605" w:author="year" w:date="2021-07-10T18:23:00Z">
        <w:r w:rsidRPr="00E8036B" w:rsidDel="00D150EE">
          <w:rPr>
            <w:sz w:val="20"/>
            <w:szCs w:val="20"/>
          </w:rPr>
          <w:delText xml:space="preserve">raug hloov kho niaj hnub no </w:delText>
        </w:r>
      </w:del>
      <w:r w:rsidRPr="00E8036B">
        <w:rPr>
          <w:sz w:val="20"/>
          <w:szCs w:val="20"/>
        </w:rPr>
        <w:t xml:space="preserve">thiab peb tus network tau raug kho dua tshiab kom ua tau raws li cov </w:t>
      </w:r>
      <w:ins w:id="7606" w:author="year" w:date="2021-07-10T18:24:00Z">
        <w:r>
          <w:rPr>
            <w:sz w:val="20"/>
            <w:szCs w:val="20"/>
          </w:rPr>
          <w:t xml:space="preserve">kev ntshaw ntawm </w:t>
        </w:r>
      </w:ins>
      <w:del w:id="7607" w:author="year" w:date="2021-07-10T18:24:00Z">
        <w:r w:rsidRPr="00E8036B" w:rsidDel="00D150EE">
          <w:rPr>
            <w:sz w:val="20"/>
            <w:szCs w:val="20"/>
          </w:rPr>
          <w:delText xml:space="preserve">txheej txheem </w:delText>
        </w:r>
      </w:del>
      <w:r w:rsidRPr="00E8036B">
        <w:rPr>
          <w:sz w:val="20"/>
          <w:szCs w:val="20"/>
        </w:rPr>
        <w:t xml:space="preserve">thev naus laus zis ntawm kev </w:t>
      </w:r>
      <w:ins w:id="7608" w:author="year" w:date="2021-07-10T18:26:00Z">
        <w:r>
          <w:rPr>
            <w:sz w:val="20"/>
            <w:szCs w:val="20"/>
          </w:rPr>
          <w:t xml:space="preserve">kawm </w:t>
        </w:r>
      </w:ins>
      <w:r w:rsidRPr="00E8036B">
        <w:rPr>
          <w:sz w:val="20"/>
          <w:szCs w:val="20"/>
        </w:rPr>
        <w:t>sib xyaw</w:t>
      </w:r>
      <w:del w:id="7609" w:author="year" w:date="2021-07-10T18:26:00Z">
        <w:r w:rsidRPr="00E8036B" w:rsidDel="00D150EE">
          <w:rPr>
            <w:sz w:val="20"/>
            <w:szCs w:val="20"/>
          </w:rPr>
          <w:delText xml:space="preserve"> </w:delText>
        </w:r>
      </w:del>
      <w:ins w:id="7610" w:author="year" w:date="2021-07-10T18:26:00Z">
        <w:r>
          <w:rPr>
            <w:sz w:val="20"/>
            <w:szCs w:val="20"/>
          </w:rPr>
          <w:t>thiab ua ke</w:t>
        </w:r>
      </w:ins>
      <w:del w:id="7611" w:author="year" w:date="2021-07-10T18:26:00Z">
        <w:r w:rsidRPr="00E8036B" w:rsidDel="00D150EE">
          <w:rPr>
            <w:sz w:val="20"/>
            <w:szCs w:val="20"/>
          </w:rPr>
          <w:delText>thiab kev kawm ua ke</w:delText>
        </w:r>
      </w:del>
      <w:r w:rsidRPr="00E8036B">
        <w:rPr>
          <w:sz w:val="20"/>
          <w:szCs w:val="20"/>
        </w:rPr>
        <w:t xml:space="preserve">. </w:t>
      </w:r>
      <w:ins w:id="7612" w:author="year" w:date="2021-07-10T18:28:00Z">
        <w:r>
          <w:rPr>
            <w:sz w:val="20"/>
            <w:szCs w:val="20"/>
          </w:rPr>
          <w:t xml:space="preserve">Txuas ntxiv </w:t>
        </w:r>
      </w:ins>
      <w:r w:rsidRPr="00E8036B">
        <w:rPr>
          <w:sz w:val="20"/>
          <w:szCs w:val="20"/>
        </w:rPr>
        <w:t xml:space="preserve">Daim ntawv tso cai thev naus laus zis </w:t>
      </w:r>
      <w:del w:id="7613" w:author="year" w:date="2021-07-10T18:28:00Z">
        <w:r w:rsidRPr="00E8036B" w:rsidDel="00D87134">
          <w:rPr>
            <w:sz w:val="20"/>
            <w:szCs w:val="20"/>
          </w:rPr>
          <w:delText xml:space="preserve">txuas ntxiv thev naus laus zis </w:delText>
        </w:r>
      </w:del>
      <w:r w:rsidRPr="00E8036B">
        <w:rPr>
          <w:sz w:val="20"/>
          <w:szCs w:val="20"/>
        </w:rPr>
        <w:t xml:space="preserve">los </w:t>
      </w:r>
      <w:ins w:id="7614" w:author="year" w:date="2021-07-10T18:28:00Z">
        <w:r>
          <w:rPr>
            <w:sz w:val="20"/>
            <w:szCs w:val="20"/>
          </w:rPr>
          <w:t xml:space="preserve">tsim kev nkag txog ntawm cov </w:t>
        </w:r>
      </w:ins>
      <w:del w:id="7615" w:author="year" w:date="2021-07-10T18:29:00Z">
        <w:r w:rsidRPr="00E8036B" w:rsidDel="00D87134">
          <w:rPr>
            <w:sz w:val="20"/>
            <w:szCs w:val="20"/>
          </w:rPr>
          <w:delText xml:space="preserve">muab </w:delText>
        </w:r>
      </w:del>
      <w:r w:rsidRPr="00E8036B">
        <w:rPr>
          <w:sz w:val="20"/>
          <w:szCs w:val="20"/>
        </w:rPr>
        <w:t xml:space="preserve">tub ntxhais kawm thiab tsev neeg </w:t>
      </w:r>
      <w:ins w:id="7616" w:author="year" w:date="2021-07-10T18:30:00Z">
        <w:r>
          <w:rPr>
            <w:sz w:val="20"/>
            <w:szCs w:val="20"/>
          </w:rPr>
          <w:t xml:space="preserve">yog qhov pov thawj </w:t>
        </w:r>
      </w:ins>
      <w:del w:id="7617" w:author="year" w:date="2021-07-10T18:29:00Z">
        <w:r w:rsidRPr="00E8036B" w:rsidDel="00D87134">
          <w:rPr>
            <w:sz w:val="20"/>
            <w:szCs w:val="20"/>
          </w:rPr>
          <w:delText xml:space="preserve">kev nkag mus </w:delText>
        </w:r>
      </w:del>
      <w:del w:id="7618" w:author="year" w:date="2021-07-10T18:30:00Z">
        <w:r w:rsidRPr="00E8036B" w:rsidDel="00D87134">
          <w:rPr>
            <w:sz w:val="20"/>
            <w:szCs w:val="20"/>
          </w:rPr>
          <w:delText xml:space="preserve">tau raug pom </w:delText>
        </w:r>
      </w:del>
      <w:r w:rsidRPr="00E8036B">
        <w:rPr>
          <w:sz w:val="20"/>
          <w:szCs w:val="20"/>
        </w:rPr>
        <w:t xml:space="preserve">hauv peb cov hom phiaj thiab kev ua. Xyoo 2020-21 kuj tau ua kom pom kev xav tau kev pab txhawb kev mob hlwb thiab kawm kev xav hauv lub neej ntau ntxiv. Muab cov kev pab tawm tswv yim ntxiv, kev txhim kho txuj ci, thiab txheej txheem thoob plaws los txhawb, ntsuas, thiab qhia hauv thaj chaw ntawm kev mob hlwb thiab kev noj qab haus huv hauv zej zog muaj nyob hauv LCAP thiab koom ua ke txuas ntxiv mus. Thaum ntau tus tub ntxhais kawm thiab cov tsev neeg tau sib zog </w:t>
      </w:r>
      <w:ins w:id="7619" w:author="year" w:date="2021-07-10T18:33:00Z">
        <w:r>
          <w:rPr>
            <w:sz w:val="20"/>
            <w:szCs w:val="20"/>
          </w:rPr>
          <w:t xml:space="preserve">tawm tsam </w:t>
        </w:r>
      </w:ins>
      <w:r w:rsidRPr="00E8036B">
        <w:rPr>
          <w:sz w:val="20"/>
          <w:szCs w:val="20"/>
        </w:rPr>
        <w:t>thaum kawm kev</w:t>
      </w:r>
      <w:ins w:id="7620" w:author="year" w:date="2021-07-10T18:34:00Z">
        <w:r>
          <w:rPr>
            <w:sz w:val="20"/>
            <w:szCs w:val="20"/>
          </w:rPr>
          <w:t xml:space="preserve"> ncua</w:t>
        </w:r>
      </w:ins>
      <w:r w:rsidRPr="00E8036B">
        <w:rPr>
          <w:sz w:val="20"/>
          <w:szCs w:val="20"/>
        </w:rPr>
        <w:t xml:space="preserve"> deb, peb cov tub ntxhais kawm tau zoo nyob rau hauv ib puag ncig no. Peb yuav </w:t>
      </w:r>
      <w:ins w:id="7621" w:author="year" w:date="2021-07-10T18:35:00Z">
        <w:r>
          <w:rPr>
            <w:sz w:val="20"/>
            <w:szCs w:val="20"/>
          </w:rPr>
          <w:t>pab ntxiv</w:t>
        </w:r>
      </w:ins>
      <w:del w:id="7622" w:author="year" w:date="2021-07-10T18:35:00Z">
        <w:r w:rsidRPr="00E8036B" w:rsidDel="00D87134">
          <w:rPr>
            <w:sz w:val="20"/>
            <w:szCs w:val="20"/>
          </w:rPr>
          <w:delText xml:space="preserve">Thaum </w:delText>
        </w:r>
      </w:del>
      <w:ins w:id="7623" w:author="year" w:date="2021-07-10T18:37:00Z">
        <w:r>
          <w:rPr>
            <w:sz w:val="20"/>
            <w:szCs w:val="20"/>
          </w:rPr>
          <w:t>cov quav kawm ntawv ywj siab</w:t>
        </w:r>
      </w:ins>
      <w:ins w:id="7624" w:author="year" w:date="2021-07-10T18:39:00Z">
        <w:r>
          <w:rPr>
            <w:sz w:val="20"/>
            <w:szCs w:val="20"/>
          </w:rPr>
          <w:t>, txhim kho cov txheej txheem rooj sib tham rau cov tub ntxhais kawm thiab lwm yam kev xa</w:t>
        </w:r>
      </w:ins>
      <w:ins w:id="7625" w:author="year" w:date="2021-07-10T18:40:00Z">
        <w:r>
          <w:rPr>
            <w:sz w:val="20"/>
            <w:szCs w:val="20"/>
          </w:rPr>
          <w:t xml:space="preserve">iv thaug raws li peb lub hom phiaj thiab kev nqis tes ua </w:t>
        </w:r>
      </w:ins>
      <w:ins w:id="7626" w:author="year" w:date="2021-07-10T18:45:00Z">
        <w:r>
          <w:rPr>
            <w:sz w:val="20"/>
            <w:szCs w:val="20"/>
          </w:rPr>
          <w:t>hauv</w:t>
        </w:r>
      </w:ins>
      <w:ins w:id="7627" w:author="year" w:date="2021-07-10T18:40:00Z">
        <w:r>
          <w:rPr>
            <w:sz w:val="20"/>
            <w:szCs w:val="20"/>
          </w:rPr>
          <w:t xml:space="preserve"> LCAP. </w:t>
        </w:r>
      </w:ins>
      <w:del w:id="7628" w:author="year" w:date="2021-07-10T18:36:00Z">
        <w:r w:rsidRPr="00E8036B" w:rsidDel="00D87134">
          <w:rPr>
            <w:sz w:val="20"/>
            <w:szCs w:val="20"/>
          </w:rPr>
          <w:delText xml:space="preserve">ntau tus tub ntxhais kawm </w:delText>
        </w:r>
      </w:del>
      <w:del w:id="7629" w:author="year" w:date="2021-07-10T18:43:00Z">
        <w:r w:rsidRPr="00E8036B" w:rsidDel="00CC3CE1">
          <w:rPr>
            <w:sz w:val="20"/>
            <w:szCs w:val="20"/>
          </w:rPr>
          <w:delText>thiab cov tsev neeg tau sib zog thaum kawm kev deb, peb cov tub ntxhais kawm tau zoo nyob rau hauv ib puag ncig no. Peb yuav Thaum ntau tus tub ntxhais kawm thiab cov tsev neeg tau sib zog thaum kawm kev deb, peb cov tub ntxhais kawm tau zoo nyob rau hauv ib puag ncig no. Peb yuav</w:delText>
        </w:r>
      </w:del>
    </w:p>
    <w:p w14:paraId="2988B9E5" w14:textId="77777777" w:rsidR="00AD19E5" w:rsidRDefault="00AD19E5" w:rsidP="00AD19E5">
      <w:pPr>
        <w:sectPr w:rsidR="00AD19E5">
          <w:pgSz w:w="15840" w:h="12240" w:orient="landscape"/>
          <w:pgMar w:top="720" w:right="600" w:bottom="800" w:left="600" w:header="0" w:footer="528" w:gutter="0"/>
          <w:cols w:space="720"/>
        </w:sectPr>
      </w:pPr>
    </w:p>
    <w:p w14:paraId="7D505BC2" w14:textId="77777777" w:rsidR="00AD19E5" w:rsidRDefault="00AD19E5" w:rsidP="00AD19E5">
      <w:pPr>
        <w:pStyle w:val="BodyText"/>
        <w:ind w:left="120"/>
        <w:rPr>
          <w:sz w:val="20"/>
        </w:rPr>
      </w:pPr>
      <w:r>
        <w:rPr>
          <w:noProof/>
          <w:sz w:val="20"/>
          <w:lang w:bidi="th-TH"/>
        </w:rPr>
        <w:lastRenderedPageBreak/>
        <mc:AlternateContent>
          <mc:Choice Requires="wps">
            <w:drawing>
              <wp:inline distT="0" distB="0" distL="0" distR="0" wp14:anchorId="4EB95EA3" wp14:editId="38707D77">
                <wp:extent cx="9137650" cy="393700"/>
                <wp:effectExtent l="9525" t="9525" r="6350" b="6350"/>
                <wp:docPr id="21"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7650" cy="393700"/>
                        </a:xfrm>
                        <a:prstGeom prst="rect">
                          <a:avLst/>
                        </a:prstGeom>
                        <a:solidFill>
                          <a:srgbClr val="E2EFD9"/>
                        </a:solidFill>
                        <a:ln w="6350">
                          <a:solidFill>
                            <a:srgbClr val="3E5E28"/>
                          </a:solidFill>
                          <a:miter lim="800000"/>
                          <a:headEnd/>
                          <a:tailEnd/>
                        </a:ln>
                      </wps:spPr>
                      <wps:txbx>
                        <w:txbxContent>
                          <w:p w14:paraId="51949F24" w14:textId="77777777" w:rsidR="00AD19E5" w:rsidRPr="000E38FB" w:rsidRDefault="00AD19E5" w:rsidP="00AD19E5">
                            <w:pPr>
                              <w:pStyle w:val="BodyText"/>
                              <w:spacing w:before="58"/>
                              <w:ind w:left="53" w:right="752"/>
                              <w:rPr>
                                <w:sz w:val="20"/>
                                <w:szCs w:val="20"/>
                              </w:rPr>
                            </w:pPr>
                            <w:del w:id="7630" w:author="year" w:date="2021-07-10T18:44:00Z">
                              <w:r w:rsidRPr="000E38FB" w:rsidDel="00CC3CE1">
                                <w:rPr>
                                  <w:sz w:val="20"/>
                                  <w:szCs w:val="20"/>
                                </w:rPr>
                                <w:delText>txuas ntxiv cov qauv kev kawm ywj pheej, txhim kho cov kev pab sib tham rau cov tub ntxhais kawm, thiab lwm txoj kev taug los ntawm peb lub hom phiaj thiab cov hauj lwm hauv LCAP.</w:delText>
                              </w:r>
                            </w:del>
                          </w:p>
                        </w:txbxContent>
                      </wps:txbx>
                      <wps:bodyPr rot="0" vert="horz" wrap="square" lIns="0" tIns="0" rIns="0" bIns="0" anchor="t" anchorCtr="0" upright="1">
                        <a:noAutofit/>
                      </wps:bodyPr>
                    </wps:wsp>
                  </a:graphicData>
                </a:graphic>
              </wp:inline>
            </w:drawing>
          </mc:Choice>
          <mc:Fallback>
            <w:pict>
              <v:shape w14:anchorId="4EB95EA3" id="Text Box 614" o:spid="_x0000_s1238" type="#_x0000_t202" style="width:719.5pt;height: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" fillcolor="#e2efd9" strokecolor="#3e5e28" strokeweight=".5pt">
                <v:textbox inset="0,0,0,0">
                  <w:txbxContent>
                    <w:p w14:paraId="51949F24" w14:textId="77777777" w:rsidR="00AD19E5" w:rsidRPr="000E38FB" w:rsidRDefault="00AD19E5" w:rsidP="00AD19E5">
                      <w:pPr>
                        <w:pStyle w:val="BodyText"/>
                        <w:spacing w:before="58"/>
                        <w:ind w:left="53" w:right="752"/>
                        <w:rPr>
                          <w:sz w:val="20"/>
                          <w:szCs w:val="20"/>
                        </w:rPr>
                      </w:pPr>
                      <w:del w:id="7631" w:author="year" w:date="2021-07-10T18:44:00Z">
                        <w:r w:rsidRPr="000E38FB" w:rsidDel="00CC3CE1">
                          <w:rPr>
                            <w:sz w:val="20"/>
                            <w:szCs w:val="20"/>
                          </w:rPr>
                          <w:delText>txuas ntxiv cov qauv kev kawm ywj pheej, txhim kho cov kev pab sib tham rau cov tub ntxhais kawm, thiab lwm txoj kev taug los ntawm peb lub hom phiaj thiab cov hauj lwm hauv LCAP.</w:delText>
                        </w:r>
                      </w:del>
                    </w:p>
                  </w:txbxContent>
                </v:textbox>
                <w10:anchorlock/>
              </v:shape>
            </w:pict>
          </mc:Fallback>
        </mc:AlternateContent>
      </w:r>
    </w:p>
    <w:p w14:paraId="0EDD0BF4" w14:textId="77777777" w:rsidR="00AD19E5" w:rsidRDefault="00AD19E5" w:rsidP="00AD19E5">
      <w:pPr>
        <w:pStyle w:val="BodyText"/>
        <w:spacing w:before="9"/>
        <w:rPr>
          <w:sz w:val="13"/>
        </w:rPr>
      </w:pPr>
    </w:p>
    <w:p w14:paraId="51204776" w14:textId="77777777" w:rsidR="00AD19E5" w:rsidRPr="000E38FB" w:rsidRDefault="00AD19E5" w:rsidP="00AD19E5">
      <w:pPr>
        <w:pStyle w:val="BodyText"/>
        <w:spacing w:before="92"/>
        <w:ind w:left="120" w:right="651"/>
        <w:rPr>
          <w:sz w:val="22"/>
          <w:szCs w:val="22"/>
        </w:rPr>
      </w:pPr>
      <w:r>
        <w:rPr>
          <w:noProof/>
          <w:lang w:bidi="th-TH"/>
        </w:rPr>
        <mc:AlternateContent>
          <mc:Choice Requires="wpg">
            <w:drawing>
              <wp:anchor distT="0" distB="0" distL="114300" distR="114300" simplePos="0" relativeHeight="252051456" behindDoc="1" locked="0" layoutInCell="1" allowOverlap="1" wp14:anchorId="4E8A076F" wp14:editId="204C18EC">
                <wp:simplePos x="0" y="0"/>
                <wp:positionH relativeFrom="page">
                  <wp:posOffset>457200</wp:posOffset>
                </wp:positionH>
                <wp:positionV relativeFrom="paragraph">
                  <wp:posOffset>408940</wp:posOffset>
                </wp:positionV>
                <wp:extent cx="9144000" cy="2678430"/>
                <wp:effectExtent l="0" t="0" r="0" b="0"/>
                <wp:wrapNone/>
                <wp:docPr id="1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2678430"/>
                          <a:chOff x="720" y="644"/>
                          <a:chExt cx="14400" cy="4218"/>
                        </a:xfrm>
                      </wpg:grpSpPr>
                      <wps:wsp>
                        <wps:cNvPr id="494" name="Rectangle 11"/>
                        <wps:cNvSpPr>
                          <a:spLocks noChangeArrowheads="1"/>
                        </wps:cNvSpPr>
                        <wps:spPr bwMode="auto">
                          <a:xfrm>
                            <a:off x="730" y="653"/>
                            <a:ext cx="14380" cy="4198"/>
                          </a:xfrm>
                          <a:prstGeom prst="rect">
                            <a:avLst/>
                          </a:prstGeom>
                          <a:solidFill>
                            <a:srgbClr val="E2E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AutoShape 10"/>
                        <wps:cNvSpPr>
                          <a:spLocks/>
                        </wps:cNvSpPr>
                        <wps:spPr bwMode="auto">
                          <a:xfrm>
                            <a:off x="-5" y="6493"/>
                            <a:ext cx="14400" cy="4208"/>
                          </a:xfrm>
                          <a:custGeom>
                            <a:avLst/>
                            <a:gdLst>
                              <a:gd name="T0" fmla="+- 0 725 -5"/>
                              <a:gd name="T1" fmla="*/ T0 w 14400"/>
                              <a:gd name="T2" fmla="+- 0 654 6493"/>
                              <a:gd name="T3" fmla="*/ 654 h 4208"/>
                              <a:gd name="T4" fmla="+- 0 725 -5"/>
                              <a:gd name="T5" fmla="*/ T4 w 14400"/>
                              <a:gd name="T6" fmla="+- 0 4852 6493"/>
                              <a:gd name="T7" fmla="*/ 4852 h 4208"/>
                              <a:gd name="T8" fmla="+- 0 15115 -5"/>
                              <a:gd name="T9" fmla="*/ T8 w 14400"/>
                              <a:gd name="T10" fmla="+- 0 654 6493"/>
                              <a:gd name="T11" fmla="*/ 654 h 4208"/>
                              <a:gd name="T12" fmla="+- 0 15115 -5"/>
                              <a:gd name="T13" fmla="*/ T12 w 14400"/>
                              <a:gd name="T14" fmla="+- 0 4852 6493"/>
                              <a:gd name="T15" fmla="*/ 4852 h 4208"/>
                              <a:gd name="T16" fmla="+- 0 720 -5"/>
                              <a:gd name="T17" fmla="*/ T16 w 14400"/>
                              <a:gd name="T18" fmla="+- 0 649 6493"/>
                              <a:gd name="T19" fmla="*/ 649 h 4208"/>
                              <a:gd name="T20" fmla="+- 0 15120 -5"/>
                              <a:gd name="T21" fmla="*/ T20 w 14400"/>
                              <a:gd name="T22" fmla="+- 0 649 6493"/>
                              <a:gd name="T23" fmla="*/ 649 h 4208"/>
                              <a:gd name="T24" fmla="+- 0 720 -5"/>
                              <a:gd name="T25" fmla="*/ T24 w 14400"/>
                              <a:gd name="T26" fmla="+- 0 4857 6493"/>
                              <a:gd name="T27" fmla="*/ 4857 h 4208"/>
                              <a:gd name="T28" fmla="+- 0 15120 -5"/>
                              <a:gd name="T29" fmla="*/ T28 w 14400"/>
                              <a:gd name="T30" fmla="+- 0 4857 6493"/>
                              <a:gd name="T31" fmla="*/ 4857 h 42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400" h="4208">
                                <a:moveTo>
                                  <a:pt x="730" y="-5839"/>
                                </a:moveTo>
                                <a:lnTo>
                                  <a:pt x="730" y="-1641"/>
                                </a:lnTo>
                                <a:moveTo>
                                  <a:pt x="15120" y="-5839"/>
                                </a:moveTo>
                                <a:lnTo>
                                  <a:pt x="15120" y="-1641"/>
                                </a:lnTo>
                                <a:moveTo>
                                  <a:pt x="725" y="-5844"/>
                                </a:moveTo>
                                <a:lnTo>
                                  <a:pt x="15125" y="-5844"/>
                                </a:lnTo>
                                <a:moveTo>
                                  <a:pt x="725" y="-1636"/>
                                </a:moveTo>
                                <a:lnTo>
                                  <a:pt x="15125" y="-1636"/>
                                </a:lnTo>
                              </a:path>
                            </a:pathLst>
                          </a:custGeom>
                          <a:noFill/>
                          <a:ln w="6350">
                            <a:solidFill>
                              <a:srgbClr val="3E5E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9D3AA4" id="Group 9" o:spid="_x0000_s1026" style="position:absolute;margin-left:36pt;margin-top:32.2pt;width:10in;height:210.9pt;z-index:-251265024;mso-position-horizontal-relative:page" coordorigin="720,644" coordsize="14400,4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">
                <v:rect id="Rectangle 11" o:spid="_x0000_s1027" style="position:absolute;left:730;top:653;width:14380;height:4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" fillcolor="#e2efd9" stroked="f"/>
                <v:shape id="AutoShape 10" o:spid="_x0000_s1028" style="position:absolute;left:-5;top:6493;width:14400;height:4208;visibility:visible;mso-wrap-style:square;v-text-anchor:top" coordsize="14400,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" path="m730,-5839r,4198m15120,-5839r,4198m725,-5844r14400,m725,-1636r14400,e" filled="f" strokecolor="#3e5e28" strokeweight=".5pt">
                  <v:path arrowok="t" o:connecttype="custom" o:connectlocs="730,654;730,4852;15120,654;15120,4852;725,649;15125,649;725,4857;15125,4857" o:connectangles="0,0,0,0,0,0,0,0"/>
                </v:shape>
                <w10:wrap anchorx="page"/>
              </v:group>
            </w:pict>
          </mc:Fallback>
        </mc:AlternateContent>
      </w:r>
      <w:r>
        <w:t>C</w:t>
      </w:r>
      <w:r w:rsidRPr="000E38FB">
        <w:rPr>
          <w:sz w:val="22"/>
          <w:szCs w:val="22"/>
        </w:rPr>
        <w:t xml:space="preserve">ov lus piav qhia txog qhov kev </w:t>
      </w:r>
      <w:del w:id="7632" w:author="year" w:date="2021-07-10T18:47:00Z">
        <w:r w:rsidRPr="000E38FB" w:rsidDel="007E23AC">
          <w:rPr>
            <w:sz w:val="22"/>
            <w:szCs w:val="22"/>
          </w:rPr>
          <w:delText xml:space="preserve">xiam kawm kev </w:delText>
        </w:r>
      </w:del>
      <w:r w:rsidRPr="000E38FB">
        <w:rPr>
          <w:sz w:val="22"/>
          <w:szCs w:val="22"/>
        </w:rPr>
        <w:t xml:space="preserve">kawm poob qab </w:t>
      </w:r>
      <w:ins w:id="7633" w:author="year" w:date="2021-07-10T18:48:00Z">
        <w:r>
          <w:rPr>
            <w:sz w:val="22"/>
            <w:szCs w:val="22"/>
          </w:rPr>
          <w:t xml:space="preserve">uas </w:t>
        </w:r>
      </w:ins>
      <w:r w:rsidRPr="000E38FB">
        <w:rPr>
          <w:sz w:val="22"/>
          <w:szCs w:val="22"/>
        </w:rPr>
        <w:t>txuas ntxiv mus yuav raug ntsuas thiab hais txog nyob rau xyoo 2021–24 LCAP, tshwj xeeb yog rau cov me nyuam kawm ntawv uas xav tau kev pab tshwj xeeb.</w:t>
      </w:r>
    </w:p>
    <w:p w14:paraId="5E626011" w14:textId="77777777" w:rsidR="00AD19E5" w:rsidRPr="00B20363" w:rsidRDefault="00AD19E5" w:rsidP="00AD19E5">
      <w:pPr>
        <w:pStyle w:val="BodyText"/>
        <w:spacing w:before="68"/>
        <w:ind w:left="183" w:right="193"/>
        <w:jc w:val="both"/>
        <w:rPr>
          <w:sz w:val="21"/>
          <w:szCs w:val="21"/>
        </w:rPr>
      </w:pPr>
      <w:r w:rsidRPr="00B20363">
        <w:rPr>
          <w:sz w:val="21"/>
          <w:szCs w:val="21"/>
        </w:rPr>
        <w:t>Hais txog kev kawm poob yog muab daws los ntawm txoj kev</w:t>
      </w:r>
      <w:del w:id="7634" w:author="year" w:date="2021-07-10T18:51:00Z">
        <w:r w:rsidRPr="00B20363" w:rsidDel="00D258B3">
          <w:rPr>
            <w:sz w:val="21"/>
            <w:szCs w:val="21"/>
          </w:rPr>
          <w:delText xml:space="preserve"> </w:delText>
        </w:r>
      </w:del>
      <w:ins w:id="7635" w:author="year" w:date="2021-07-10T18:51:00Z">
        <w:r>
          <w:rPr>
            <w:sz w:val="21"/>
            <w:szCs w:val="21"/>
          </w:rPr>
          <w:t>tuav kho</w:t>
        </w:r>
      </w:ins>
      <w:del w:id="7636" w:author="year" w:date="2021-07-10T18:51:00Z">
        <w:r w:rsidRPr="00B20363" w:rsidDel="00D258B3">
          <w:rPr>
            <w:sz w:val="21"/>
            <w:szCs w:val="21"/>
          </w:rPr>
          <w:delText>sib txig sib luag</w:delText>
        </w:r>
      </w:del>
      <w:r w:rsidRPr="00B20363">
        <w:rPr>
          <w:sz w:val="21"/>
          <w:szCs w:val="21"/>
        </w:rPr>
        <w:t xml:space="preserve">. Txuas ntxiv peb qhov kev qhia ua lus Askiv ELA kom suav nrog kev qhia ua hauj lwm rau ntawm cov chaw. Cov </w:t>
      </w:r>
      <w:ins w:id="7637" w:author="year" w:date="2021-07-10T18:51:00Z">
        <w:r>
          <w:rPr>
            <w:sz w:val="21"/>
            <w:szCs w:val="21"/>
          </w:rPr>
          <w:t xml:space="preserve">thawj coj </w:t>
        </w:r>
      </w:ins>
      <w:r w:rsidRPr="00B20363">
        <w:rPr>
          <w:sz w:val="21"/>
          <w:szCs w:val="21"/>
        </w:rPr>
        <w:t xml:space="preserve">kws qhia yuav ua hauj lwm nrog cov xib fwb thiab cov thawj coj kom xa cov kev qhia ua hauj lwm siab thiab tsom mus rau cov qauv tseem ceeb. Qhov kev kawm no tsom cov kev txawj tseem ceeb tshaj plaws ua ke nrog </w:t>
      </w:r>
      <w:r w:rsidRPr="008D15CA">
        <w:rPr>
          <w:sz w:val="21"/>
          <w:szCs w:val="21"/>
        </w:rPr>
        <w:t xml:space="preserve">cov pov thawj </w:t>
      </w:r>
      <w:ins w:id="7638" w:author="year" w:date="2021-07-10T18:57:00Z">
        <w:r w:rsidRPr="008D15CA">
          <w:rPr>
            <w:sz w:val="21"/>
            <w:szCs w:val="21"/>
            <w:rPrChange w:id="7639" w:author="year" w:date="2021-07-11T00:30:00Z">
              <w:rPr>
                <w:sz w:val="21"/>
                <w:szCs w:val="21"/>
                <w:highlight w:val="yellow"/>
              </w:rPr>
            </w:rPrChange>
          </w:rPr>
          <w:t xml:space="preserve">raws lub tswv yim </w:t>
        </w:r>
      </w:ins>
      <w:r w:rsidRPr="008D15CA">
        <w:rPr>
          <w:sz w:val="21"/>
          <w:szCs w:val="21"/>
        </w:rPr>
        <w:t>xa khoom</w:t>
      </w:r>
      <w:r w:rsidRPr="00B20363">
        <w:rPr>
          <w:sz w:val="21"/>
          <w:szCs w:val="21"/>
        </w:rPr>
        <w:t xml:space="preserve"> </w:t>
      </w:r>
      <w:del w:id="7640" w:author="year" w:date="2021-07-10T18:57:00Z">
        <w:r w:rsidRPr="00D258B3" w:rsidDel="00D258B3">
          <w:rPr>
            <w:sz w:val="21"/>
            <w:szCs w:val="21"/>
          </w:rPr>
          <w:delText>pov thawj</w:delText>
        </w:r>
        <w:r w:rsidRPr="00B20363" w:rsidDel="00D258B3">
          <w:rPr>
            <w:sz w:val="21"/>
            <w:szCs w:val="21"/>
          </w:rPr>
          <w:delText xml:space="preserve"> </w:delText>
        </w:r>
      </w:del>
      <w:r w:rsidRPr="00B20363">
        <w:rPr>
          <w:sz w:val="21"/>
          <w:szCs w:val="21"/>
        </w:rPr>
        <w:t>los siv peb lub sij hawm nrog cov tub ntxhais kawm</w:t>
      </w:r>
      <w:ins w:id="7641" w:author="year" w:date="2021-07-10T18:59:00Z">
        <w:r>
          <w:rPr>
            <w:sz w:val="21"/>
            <w:szCs w:val="21"/>
          </w:rPr>
          <w:t xml:space="preserve"> ntawm qhov zoo</w:t>
        </w:r>
      </w:ins>
      <w:del w:id="7642" w:author="year" w:date="2021-07-10T18:58:00Z">
        <w:r w:rsidRPr="00B20363" w:rsidDel="000904F6">
          <w:rPr>
            <w:sz w:val="21"/>
            <w:szCs w:val="21"/>
          </w:rPr>
          <w:delText xml:space="preserve"> yam siv tau</w:delText>
        </w:r>
      </w:del>
      <w:r w:rsidRPr="00B20363">
        <w:rPr>
          <w:sz w:val="21"/>
          <w:szCs w:val="21"/>
        </w:rPr>
        <w:t xml:space="preserve">. Qhov qauv no tau </w:t>
      </w:r>
      <w:ins w:id="7643" w:author="year" w:date="2021-07-10T19:00:00Z">
        <w:r>
          <w:rPr>
            <w:sz w:val="21"/>
            <w:szCs w:val="21"/>
          </w:rPr>
          <w:t xml:space="preserve">raug nthuav tawm los txhib </w:t>
        </w:r>
      </w:ins>
      <w:ins w:id="7644" w:author="year" w:date="2021-07-10T19:01:00Z">
        <w:r>
          <w:rPr>
            <w:sz w:val="21"/>
            <w:szCs w:val="21"/>
          </w:rPr>
          <w:t xml:space="preserve">kom mus tau ze kev ua tiav ntawm kev txhim kho cov kev kawm poob </w:t>
        </w:r>
      </w:ins>
      <w:del w:id="7645" w:author="year" w:date="2021-07-10T19:00:00Z">
        <w:r w:rsidRPr="00B20363" w:rsidDel="000904F6">
          <w:rPr>
            <w:sz w:val="21"/>
            <w:szCs w:val="21"/>
          </w:rPr>
          <w:delText xml:space="preserve">pom tias ua kom </w:delText>
        </w:r>
      </w:del>
      <w:del w:id="7646" w:author="year" w:date="2021-07-10T19:02:00Z">
        <w:r w:rsidRPr="00B20363" w:rsidDel="000904F6">
          <w:rPr>
            <w:sz w:val="21"/>
            <w:szCs w:val="21"/>
          </w:rPr>
          <w:delText>nrawm nrawm ntawm qhov ua tiav qhov khoob thiab kawm poob</w:delText>
        </w:r>
      </w:del>
      <w:r w:rsidRPr="00B20363">
        <w:rPr>
          <w:sz w:val="21"/>
          <w:szCs w:val="21"/>
        </w:rPr>
        <w:t xml:space="preserve">. Kev txhim kho kev ua hauj lwm yuav txuas ntxiv thev naus laus zis txhim kho thiab ua hauj lwm nce ntxiv. Kev qhia yuav muab kev txhim kho txuj ci rau cov kws qhia ntawv txhawm rau ua kom tau zoo tshaj plaws ntawm cov kev xav tau ntawm lawv cov tub ntxhais kawm txog kev kawm tiav. Kev siv </w:t>
      </w:r>
      <w:r w:rsidRPr="008D15CA">
        <w:rPr>
          <w:sz w:val="21"/>
          <w:szCs w:val="21"/>
        </w:rPr>
        <w:t>thev naus</w:t>
      </w:r>
      <w:r w:rsidRPr="00B20363">
        <w:rPr>
          <w:sz w:val="21"/>
          <w:szCs w:val="21"/>
        </w:rPr>
        <w:t xml:space="preserve"> laus zis hauv kev txhim kho kev ua hauj lwm txhawb cov qauv kev kawm ua ke thiab muab </w:t>
      </w:r>
      <w:ins w:id="7647" w:author="year" w:date="2021-07-10T19:05:00Z">
        <w:r>
          <w:rPr>
            <w:sz w:val="21"/>
            <w:szCs w:val="21"/>
          </w:rPr>
          <w:t xml:space="preserve">cov kev nkag txog </w:t>
        </w:r>
      </w:ins>
      <w:del w:id="7648" w:author="year" w:date="2021-07-10T19:05:00Z">
        <w:r w:rsidRPr="00B20363" w:rsidDel="000904F6">
          <w:rPr>
            <w:sz w:val="21"/>
            <w:szCs w:val="21"/>
          </w:rPr>
          <w:delText xml:space="preserve">ntau dua </w:delText>
        </w:r>
      </w:del>
      <w:r w:rsidRPr="00B20363">
        <w:rPr>
          <w:sz w:val="21"/>
          <w:szCs w:val="21"/>
        </w:rPr>
        <w:t xml:space="preserve">rau cov pej xeem ntawm cov xib fwb ntau dua li kev qhia tuaj yeem tsis muaj </w:t>
      </w:r>
      <w:ins w:id="7649" w:author="year" w:date="2021-07-10T19:06:00Z">
        <w:r>
          <w:rPr>
            <w:sz w:val="21"/>
            <w:szCs w:val="21"/>
          </w:rPr>
          <w:t xml:space="preserve">kev txhim kho </w:t>
        </w:r>
      </w:ins>
      <w:r w:rsidRPr="00B20363">
        <w:rPr>
          <w:sz w:val="21"/>
          <w:szCs w:val="21"/>
        </w:rPr>
        <w:t xml:space="preserve">cuab yeej thev naus laus zis (feem ntau yog ib pab pawg xib fwb tsawg zaus thiab tshaj tawm rau pawg loj). Kev paub thaum ntxov yog ib cheeb tsam uas peb cov ntaub ntawv tau qhia tias muaj kev xav tau tshaj plaws rau hauv thaj tsam ntawm kev kawm uas poob qab. Peb cov tswv cuab Kev Kawm Thaum Ntxov Ntxov yuav suav nrog cov khoom siv thiab cov kev pab cuam mob siab rau kev daws cov me nyuam kawm ntawv thaum kawm qib TK-3. Kev kawm caij ntuj sov, kev thov mus ntxiv, thiab kev pab qhia ntxiv thiab kev cuam tshuam yog qhov thib ob ntawm cov kev pab cuam muab rau cov tub ntxhais kawm. Nthuav cov kev pab cuam xws li </w:t>
      </w:r>
      <w:del w:id="7650" w:author="year" w:date="2021-07-10T19:10:00Z">
        <w:r w:rsidRPr="00B20363" w:rsidDel="0095797F">
          <w:rPr>
            <w:sz w:val="21"/>
            <w:szCs w:val="21"/>
          </w:rPr>
          <w:delText xml:space="preserve">YEEJ </w:delText>
        </w:r>
      </w:del>
      <w:ins w:id="7651" w:author="year" w:date="2021-07-10T19:10:00Z">
        <w:r>
          <w:rPr>
            <w:sz w:val="21"/>
            <w:szCs w:val="21"/>
          </w:rPr>
          <w:t>WIN</w:t>
        </w:r>
        <w:r w:rsidRPr="00B20363">
          <w:rPr>
            <w:sz w:val="21"/>
            <w:szCs w:val="21"/>
          </w:rPr>
          <w:t xml:space="preserve"> </w:t>
        </w:r>
      </w:ins>
      <w:r w:rsidRPr="00B20363">
        <w:rPr>
          <w:sz w:val="21"/>
          <w:szCs w:val="21"/>
        </w:rPr>
        <w:t xml:space="preserve">(txhua yam uas kuv xav tau) cov kev kawm, CHARGE, thiab kev qhia ntawv rau lub tsev kawm ntawv yuav muab cov kev qhia pab rau cov tub ntxhais kawm uas pom tias xav tau kev pab cuam ntxiv. MTSS yuav nthuav dav los muab kev pab txhawb nqa ntau yam rau peb qibTK-8 thiab 9-12 cov haujl wm kom thiaj li txhawb nqa cov chaw hauv kev muab cov kev qhia sab hauv thiab ntsuas qhov ua tau zoo ntawm kev cuam tshuam. Kev nthuav dav thiab txhim kho cov kev pab rau Cov Neeg Kawm Lus Askiv thiab cov neeg tsiv teb tsaws chaw thiab cov neeg tawg rog nyob rau hauv txhawm rau txhawb cov lus thiab cov </w:t>
      </w:r>
      <w:ins w:id="7652" w:author="year" w:date="2021-07-10T19:13:00Z">
        <w:r>
          <w:rPr>
            <w:sz w:val="21"/>
            <w:szCs w:val="21"/>
          </w:rPr>
          <w:t>kev kawm tsis tau txais kev txhawb nqa</w:t>
        </w:r>
      </w:ins>
      <w:ins w:id="7653" w:author="year" w:date="2021-07-10T19:14:00Z">
        <w:r>
          <w:rPr>
            <w:sz w:val="21"/>
            <w:szCs w:val="21"/>
          </w:rPr>
          <w:t xml:space="preserve"> </w:t>
        </w:r>
      </w:ins>
      <w:del w:id="7654" w:author="year" w:date="2021-07-10T19:14:00Z">
        <w:r w:rsidRPr="00B20363" w:rsidDel="0095797F">
          <w:rPr>
            <w:sz w:val="21"/>
            <w:szCs w:val="21"/>
          </w:rPr>
          <w:delText>kev kawm tsis muaj kev kawm tau pom muaj</w:delText>
        </w:r>
      </w:del>
      <w:ins w:id="7655" w:author="year" w:date="2021-07-10T19:14:00Z">
        <w:r>
          <w:rPr>
            <w:sz w:val="21"/>
            <w:szCs w:val="21"/>
          </w:rPr>
          <w:t xml:space="preserve"> tau qhia qhov</w:t>
        </w:r>
      </w:ins>
      <w:del w:id="7656" w:author="year" w:date="2021-07-10T19:14:00Z">
        <w:r w:rsidRPr="00B20363" w:rsidDel="0095797F">
          <w:rPr>
            <w:sz w:val="21"/>
            <w:szCs w:val="21"/>
          </w:rPr>
          <w:delText xml:space="preserve"> </w:delText>
        </w:r>
      </w:del>
      <w:r w:rsidRPr="00B20363">
        <w:rPr>
          <w:sz w:val="21"/>
          <w:szCs w:val="21"/>
        </w:rPr>
        <w:t>tseeb hauv kev nqis tes ua hauv LCAP thiab Npe III Ntxiv.</w:t>
      </w:r>
    </w:p>
    <w:p w14:paraId="7F0C6315" w14:textId="77777777" w:rsidR="00AD19E5" w:rsidRDefault="00AD19E5" w:rsidP="00AD19E5">
      <w:pPr>
        <w:pStyle w:val="BodyText"/>
        <w:spacing w:before="10"/>
        <w:rPr>
          <w:sz w:val="16"/>
        </w:rPr>
      </w:pPr>
    </w:p>
    <w:p w14:paraId="194226F3" w14:textId="77777777" w:rsidR="00AD19E5" w:rsidRPr="006B3527" w:rsidRDefault="00AD19E5" w:rsidP="00AD19E5">
      <w:pPr>
        <w:pStyle w:val="BodyText"/>
        <w:spacing w:before="92"/>
        <w:ind w:left="120" w:right="439"/>
        <w:rPr>
          <w:sz w:val="22"/>
          <w:szCs w:val="22"/>
        </w:rPr>
      </w:pPr>
      <w:r>
        <w:t>C</w:t>
      </w:r>
      <w:r w:rsidRPr="006B3527">
        <w:rPr>
          <w:sz w:val="22"/>
          <w:szCs w:val="22"/>
        </w:rPr>
        <w:t xml:space="preserve">ov lus piav qhia ntawm qhov </w:t>
      </w:r>
      <w:del w:id="7657" w:author="year" w:date="2021-07-10T19:16:00Z">
        <w:r w:rsidRPr="006B3527" w:rsidDel="0095797F">
          <w:rPr>
            <w:sz w:val="22"/>
            <w:szCs w:val="22"/>
          </w:rPr>
          <w:delText xml:space="preserve">txawv ntawm qhov </w:delText>
        </w:r>
      </w:del>
      <w:r w:rsidRPr="006B3527">
        <w:rPr>
          <w:sz w:val="22"/>
          <w:szCs w:val="22"/>
        </w:rPr>
        <w:t xml:space="preserve">sib txawv </w:t>
      </w:r>
      <w:ins w:id="7658" w:author="year" w:date="2021-07-10T19:16:00Z">
        <w:r>
          <w:rPr>
            <w:sz w:val="22"/>
            <w:szCs w:val="22"/>
          </w:rPr>
          <w:t xml:space="preserve">tseem ceeb </w:t>
        </w:r>
      </w:ins>
      <w:r w:rsidRPr="006B3527">
        <w:rPr>
          <w:sz w:val="22"/>
          <w:szCs w:val="22"/>
        </w:rPr>
        <w:t xml:space="preserve">ntawm cov lus piav qhia ntawm kev nqis tes ua los sis cov kev pab cuam tau txheeb xyuas uas ua rau kom ua tiav </w:t>
      </w:r>
      <w:ins w:id="7659" w:author="year" w:date="2021-07-10T19:19:00Z">
        <w:r>
          <w:rPr>
            <w:sz w:val="22"/>
            <w:szCs w:val="22"/>
          </w:rPr>
          <w:t xml:space="preserve">raws li kev xav tau ntawm kev txhawb thiab txhim kho kev pab cuam </w:t>
        </w:r>
      </w:ins>
      <w:del w:id="7660" w:author="year" w:date="2021-07-10T19:19:00Z">
        <w:r w:rsidRPr="006B3527" w:rsidDel="00E944AD">
          <w:rPr>
            <w:sz w:val="22"/>
            <w:szCs w:val="22"/>
          </w:rPr>
          <w:delText xml:space="preserve">cov kev pab cuam xav tau </w:delText>
        </w:r>
      </w:del>
      <w:r w:rsidRPr="006B3527">
        <w:rPr>
          <w:sz w:val="22"/>
          <w:szCs w:val="22"/>
        </w:rPr>
        <w:t xml:space="preserve">los sis </w:t>
      </w:r>
      <w:ins w:id="7661" w:author="year" w:date="2021-07-10T19:20:00Z">
        <w:r>
          <w:rPr>
            <w:sz w:val="22"/>
            <w:szCs w:val="22"/>
          </w:rPr>
          <w:t xml:space="preserve">kev nqis tes pab txhawm rau kom tau li qhov xav tau ntawm kev txhawb thiab txhim kho kev pab cuam </w:t>
        </w:r>
      </w:ins>
      <w:del w:id="7662" w:author="year" w:date="2021-07-10T19:20:00Z">
        <w:r w:rsidRPr="006B3527" w:rsidDel="00E944AD">
          <w:rPr>
            <w:sz w:val="22"/>
            <w:szCs w:val="22"/>
          </w:rPr>
          <w:delText xml:space="preserve">nce ntxiv </w:delText>
        </w:r>
      </w:del>
      <w:del w:id="7663" w:author="year" w:date="2021-07-10T19:21:00Z">
        <w:r w:rsidRPr="006B3527" w:rsidDel="00E944AD">
          <w:rPr>
            <w:sz w:val="22"/>
            <w:szCs w:val="22"/>
          </w:rPr>
          <w:delText>thiab cov kev nqis tes los sis cov kev pa bcuam tau ua kom tau raws li cov kev pab cuam uas xav tau nce los sis txhim kho.</w:delText>
        </w:r>
      </w:del>
    </w:p>
    <w:p w14:paraId="19DCF7BF" w14:textId="77777777" w:rsidR="00AD19E5" w:rsidRDefault="00AD19E5" w:rsidP="00AD19E5">
      <w:pPr>
        <w:pStyle w:val="BodyText"/>
        <w:spacing w:before="68"/>
        <w:ind w:left="183" w:right="1096"/>
      </w:pPr>
      <w:r>
        <w:rPr>
          <w:noProof/>
          <w:sz w:val="22"/>
          <w:szCs w:val="22"/>
          <w:lang w:bidi="th-TH"/>
        </w:rPr>
        <mc:AlternateContent>
          <mc:Choice Requires="wpg">
            <w:drawing>
              <wp:anchor distT="0" distB="0" distL="114300" distR="114300" simplePos="0" relativeHeight="252052480" behindDoc="1" locked="0" layoutInCell="1" allowOverlap="1" wp14:anchorId="2264E948" wp14:editId="145636F1">
                <wp:simplePos x="0" y="0"/>
                <wp:positionH relativeFrom="page">
                  <wp:posOffset>457200</wp:posOffset>
                </wp:positionH>
                <wp:positionV relativeFrom="paragraph">
                  <wp:posOffset>29210</wp:posOffset>
                </wp:positionV>
                <wp:extent cx="9144000" cy="447675"/>
                <wp:effectExtent l="0" t="0" r="0" b="0"/>
                <wp:wrapNone/>
                <wp:docPr id="15"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447675"/>
                          <a:chOff x="720" y="920"/>
                          <a:chExt cx="14400" cy="630"/>
                        </a:xfrm>
                      </wpg:grpSpPr>
                      <wps:wsp>
                        <wps:cNvPr id="497" name="Rectangle 8"/>
                        <wps:cNvSpPr>
                          <a:spLocks noChangeArrowheads="1"/>
                        </wps:cNvSpPr>
                        <wps:spPr bwMode="auto">
                          <a:xfrm>
                            <a:off x="730" y="929"/>
                            <a:ext cx="14380" cy="610"/>
                          </a:xfrm>
                          <a:prstGeom prst="rect">
                            <a:avLst/>
                          </a:prstGeom>
                          <a:solidFill>
                            <a:srgbClr val="E2E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AutoShape 7"/>
                        <wps:cNvSpPr>
                          <a:spLocks/>
                        </wps:cNvSpPr>
                        <wps:spPr bwMode="auto">
                          <a:xfrm>
                            <a:off x="-5" y="5035"/>
                            <a:ext cx="14400" cy="620"/>
                          </a:xfrm>
                          <a:custGeom>
                            <a:avLst/>
                            <a:gdLst>
                              <a:gd name="T0" fmla="+- 0 725 -5"/>
                              <a:gd name="T1" fmla="*/ T0 w 14400"/>
                              <a:gd name="T2" fmla="+- 0 930 5035"/>
                              <a:gd name="T3" fmla="*/ 930 h 620"/>
                              <a:gd name="T4" fmla="+- 0 725 -5"/>
                              <a:gd name="T5" fmla="*/ T4 w 14400"/>
                              <a:gd name="T6" fmla="+- 0 1540 5035"/>
                              <a:gd name="T7" fmla="*/ 1540 h 620"/>
                              <a:gd name="T8" fmla="+- 0 15115 -5"/>
                              <a:gd name="T9" fmla="*/ T8 w 14400"/>
                              <a:gd name="T10" fmla="+- 0 930 5035"/>
                              <a:gd name="T11" fmla="*/ 930 h 620"/>
                              <a:gd name="T12" fmla="+- 0 15115 -5"/>
                              <a:gd name="T13" fmla="*/ T12 w 14400"/>
                              <a:gd name="T14" fmla="+- 0 1540 5035"/>
                              <a:gd name="T15" fmla="*/ 1540 h 620"/>
                              <a:gd name="T16" fmla="+- 0 720 -5"/>
                              <a:gd name="T17" fmla="*/ T16 w 14400"/>
                              <a:gd name="T18" fmla="+- 0 925 5035"/>
                              <a:gd name="T19" fmla="*/ 925 h 620"/>
                              <a:gd name="T20" fmla="+- 0 15120 -5"/>
                              <a:gd name="T21" fmla="*/ T20 w 14400"/>
                              <a:gd name="T22" fmla="+- 0 925 5035"/>
                              <a:gd name="T23" fmla="*/ 925 h 620"/>
                              <a:gd name="T24" fmla="+- 0 720 -5"/>
                              <a:gd name="T25" fmla="*/ T24 w 14400"/>
                              <a:gd name="T26" fmla="+- 0 1545 5035"/>
                              <a:gd name="T27" fmla="*/ 1545 h 620"/>
                              <a:gd name="T28" fmla="+- 0 15120 -5"/>
                              <a:gd name="T29" fmla="*/ T28 w 14400"/>
                              <a:gd name="T30" fmla="+- 0 1545 5035"/>
                              <a:gd name="T31" fmla="*/ 1545 h 6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400" h="620">
                                <a:moveTo>
                                  <a:pt x="730" y="-4105"/>
                                </a:moveTo>
                                <a:lnTo>
                                  <a:pt x="730" y="-3495"/>
                                </a:lnTo>
                                <a:moveTo>
                                  <a:pt x="15120" y="-4105"/>
                                </a:moveTo>
                                <a:lnTo>
                                  <a:pt x="15120" y="-3495"/>
                                </a:lnTo>
                                <a:moveTo>
                                  <a:pt x="725" y="-4110"/>
                                </a:moveTo>
                                <a:lnTo>
                                  <a:pt x="15125" y="-4110"/>
                                </a:lnTo>
                                <a:moveTo>
                                  <a:pt x="725" y="-3490"/>
                                </a:moveTo>
                                <a:lnTo>
                                  <a:pt x="15125" y="-3490"/>
                                </a:lnTo>
                              </a:path>
                            </a:pathLst>
                          </a:custGeom>
                          <a:noFill/>
                          <a:ln w="6350">
                            <a:solidFill>
                              <a:srgbClr val="3E5E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D7D957" id="Group 6" o:spid="_x0000_s1026" style="position:absolute;margin-left:36pt;margin-top:2.3pt;width:10in;height:35.25pt;z-index:-251264000;mso-position-horizontal-relative:page" coordorigin="720,920" coordsize="14400,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">
                <v:rect id="Rectangle 8" o:spid="_x0000_s1027" style="position:absolute;left:730;top:929;width:1438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" fillcolor="#e2efd9" stroked="f"/>
                <v:shape id="AutoShape 7" o:spid="_x0000_s1028" style="position:absolute;left:-5;top:5035;width:14400;height:620;visibility:visible;mso-wrap-style:square;v-text-anchor:top" coordsize="1440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" path="m730,-4105r,610m15120,-4105r,610m725,-4110r14400,m725,-3490r14400,e" filled="f" strokecolor="#3e5e28" strokeweight=".5pt">
                  <v:path arrowok="t" o:connecttype="custom" o:connectlocs="730,930;730,1540;15120,930;15120,1540;725,925;15125,925;725,1545;15125,1545" o:connectangles="0,0,0,0,0,0,0,0"/>
                </v:shape>
                <w10:wrap anchorx="page"/>
              </v:group>
            </w:pict>
          </mc:Fallback>
        </mc:AlternateContent>
      </w:r>
      <w:r w:rsidRPr="00DF3EE7">
        <w:rPr>
          <w:sz w:val="22"/>
          <w:szCs w:val="22"/>
        </w:rPr>
        <w:t>Tsis muaj qhov sib txawv</w:t>
      </w:r>
      <w:ins w:id="7664" w:author="year" w:date="2021-07-10T19:21:00Z">
        <w:r>
          <w:rPr>
            <w:sz w:val="22"/>
            <w:szCs w:val="22"/>
          </w:rPr>
          <w:t xml:space="preserve"> tseem ceeb</w:t>
        </w:r>
      </w:ins>
      <w:r w:rsidRPr="00DF3EE7">
        <w:rPr>
          <w:sz w:val="22"/>
          <w:szCs w:val="22"/>
        </w:rPr>
        <w:t xml:space="preserve"> ntawm cov kev nqis tes ua thiab cov kev pab cuam </w:t>
      </w:r>
      <w:ins w:id="7665" w:author="year" w:date="2021-07-10T19:21:00Z">
        <w:r>
          <w:rPr>
            <w:sz w:val="22"/>
            <w:szCs w:val="22"/>
          </w:rPr>
          <w:t xml:space="preserve">uas </w:t>
        </w:r>
      </w:ins>
      <w:r w:rsidRPr="00DF3EE7">
        <w:rPr>
          <w:sz w:val="22"/>
          <w:szCs w:val="22"/>
        </w:rPr>
        <w:t xml:space="preserve">raug txheeb xyuas </w:t>
      </w:r>
      <w:ins w:id="7666" w:author="year" w:date="2021-07-10T19:21:00Z">
        <w:r>
          <w:rPr>
            <w:sz w:val="22"/>
            <w:szCs w:val="22"/>
          </w:rPr>
          <w:t xml:space="preserve">uas </w:t>
        </w:r>
      </w:ins>
      <w:ins w:id="7667" w:author="year" w:date="2021-07-10T19:22:00Z">
        <w:r>
          <w:rPr>
            <w:sz w:val="22"/>
            <w:szCs w:val="22"/>
          </w:rPr>
          <w:t xml:space="preserve">yuav </w:t>
        </w:r>
      </w:ins>
      <w:ins w:id="7668" w:author="year" w:date="2021-07-10T19:21:00Z">
        <w:r>
          <w:rPr>
            <w:sz w:val="22"/>
            <w:szCs w:val="22"/>
          </w:rPr>
          <w:t xml:space="preserve">tau ua mus ntxiv </w:t>
        </w:r>
      </w:ins>
      <w:ins w:id="7669" w:author="year" w:date="2021-07-10T19:22:00Z">
        <w:r>
          <w:rPr>
            <w:sz w:val="22"/>
            <w:szCs w:val="22"/>
          </w:rPr>
          <w:t xml:space="preserve">kom tau raws li kev xav tau ntawm kev txhawb thiab txhim kho kev pab cuam. </w:t>
        </w:r>
      </w:ins>
      <w:del w:id="7670" w:author="year" w:date="2021-07-10T19:22:00Z">
        <w:r w:rsidRPr="00DF3EE7" w:rsidDel="00E944AD">
          <w:rPr>
            <w:sz w:val="22"/>
            <w:szCs w:val="22"/>
          </w:rPr>
          <w:delText>uas yog txhawb los ua kom tau raws li cov kev pab cuam xav tau nce qib thiab nce ntxiv</w:delText>
        </w:r>
        <w:r w:rsidDel="00E944AD">
          <w:delText>.</w:delText>
        </w:r>
      </w:del>
    </w:p>
    <w:p w14:paraId="4D190818" w14:textId="77777777" w:rsidR="00AD19E5" w:rsidRDefault="00AD19E5" w:rsidP="00AD19E5">
      <w:pPr>
        <w:sectPr w:rsidR="00AD19E5">
          <w:pgSz w:w="15840" w:h="12240" w:orient="landscape"/>
          <w:pgMar w:top="720" w:right="600" w:bottom="800" w:left="600" w:header="0" w:footer="528" w:gutter="0"/>
          <w:cols w:space="720"/>
        </w:sectPr>
      </w:pPr>
    </w:p>
    <w:p w14:paraId="545852EA" w14:textId="77777777" w:rsidR="00AD19E5" w:rsidRPr="00265C15" w:rsidRDefault="00AD19E5" w:rsidP="00AD19E5">
      <w:pPr>
        <w:pStyle w:val="Heading2"/>
        <w:ind w:right="1076"/>
        <w:rPr>
          <w:sz w:val="32"/>
          <w:szCs w:val="32"/>
        </w:rPr>
      </w:pPr>
      <w:hyperlink r:id="rId82" w:anchor="OverallAnalysis2">
        <w:r w:rsidRPr="00265C15">
          <w:rPr>
            <w:sz w:val="32"/>
            <w:szCs w:val="32"/>
          </w:rPr>
          <w:t>Tag Nrho Kev Tshawb Xyuas ntawm Xyoo 2019-20 LCAP thiab Xyoo 2020-21 Kev Kawm Txuas Ntxiv thiab</w:t>
        </w:r>
      </w:hyperlink>
      <w:r w:rsidRPr="00265C15">
        <w:rPr>
          <w:sz w:val="32"/>
          <w:szCs w:val="32"/>
        </w:rPr>
        <w:t xml:space="preserve"> Kev Npaj Kev </w:t>
      </w:r>
      <w:hyperlink r:id="rId83" w:anchor="OverallAnalysis2">
        <w:r w:rsidRPr="00265C15">
          <w:rPr>
            <w:sz w:val="32"/>
            <w:szCs w:val="32"/>
          </w:rPr>
          <w:t>Koom Tes</w:t>
        </w:r>
      </w:hyperlink>
    </w:p>
    <w:p w14:paraId="5B71BED0" w14:textId="77777777" w:rsidR="00AD19E5" w:rsidRPr="00190482" w:rsidRDefault="00AD19E5" w:rsidP="00AD19E5">
      <w:pPr>
        <w:pStyle w:val="BodyText"/>
        <w:spacing w:before="336"/>
        <w:ind w:left="120" w:right="891"/>
        <w:rPr>
          <w:sz w:val="22"/>
          <w:szCs w:val="22"/>
        </w:rPr>
      </w:pPr>
      <w:r>
        <w:t>C</w:t>
      </w:r>
      <w:r w:rsidRPr="00190482">
        <w:rPr>
          <w:sz w:val="22"/>
          <w:szCs w:val="22"/>
        </w:rPr>
        <w:t xml:space="preserve">ov lus piav qhia txog qhov kev txheeb xyuas thiab kev xav txog </w:t>
      </w:r>
      <w:ins w:id="7671" w:author="year" w:date="2021-07-10T19:44:00Z">
        <w:r>
          <w:rPr>
            <w:sz w:val="22"/>
            <w:szCs w:val="22"/>
          </w:rPr>
          <w:t xml:space="preserve">cov txiaj ntsig ntawm cov </w:t>
        </w:r>
      </w:ins>
      <w:r w:rsidRPr="00190482">
        <w:rPr>
          <w:sz w:val="22"/>
          <w:szCs w:val="22"/>
        </w:rPr>
        <w:t xml:space="preserve">tub ntxhais kawm </w:t>
      </w:r>
      <w:del w:id="7672" w:author="year" w:date="2021-07-10T19:45:00Z">
        <w:r w:rsidRPr="00190482" w:rsidDel="0006185F">
          <w:rPr>
            <w:sz w:val="22"/>
            <w:szCs w:val="22"/>
          </w:rPr>
          <w:delText xml:space="preserve">qhov tshwm sim </w:delText>
        </w:r>
      </w:del>
      <w:r w:rsidRPr="00190482">
        <w:rPr>
          <w:sz w:val="22"/>
          <w:szCs w:val="22"/>
        </w:rPr>
        <w:t xml:space="preserve">hauv </w:t>
      </w:r>
      <w:r>
        <w:rPr>
          <w:sz w:val="22"/>
          <w:szCs w:val="22"/>
        </w:rPr>
        <w:t xml:space="preserve">xyoo </w:t>
      </w:r>
      <w:r w:rsidRPr="00190482">
        <w:rPr>
          <w:sz w:val="22"/>
          <w:szCs w:val="22"/>
        </w:rPr>
        <w:t>2019-20 LCAP thiab</w:t>
      </w:r>
      <w:r>
        <w:rPr>
          <w:sz w:val="22"/>
          <w:szCs w:val="22"/>
        </w:rPr>
        <w:t xml:space="preserve"> xyoo</w:t>
      </w:r>
      <w:r w:rsidRPr="00190482">
        <w:rPr>
          <w:sz w:val="22"/>
          <w:szCs w:val="22"/>
        </w:rPr>
        <w:t xml:space="preserve"> 2020-21 Kev Kawm Mus Ntxiv thiab Kev Mus Kawm Ntawv tau qhia qhov kev txhim kho ntawm </w:t>
      </w:r>
      <w:r>
        <w:rPr>
          <w:sz w:val="22"/>
          <w:szCs w:val="22"/>
        </w:rPr>
        <w:t xml:space="preserve">xyoo </w:t>
      </w:r>
      <w:r w:rsidRPr="00190482">
        <w:rPr>
          <w:sz w:val="22"/>
          <w:szCs w:val="22"/>
        </w:rPr>
        <w:t xml:space="preserve">21-22 txog </w:t>
      </w:r>
      <w:r>
        <w:rPr>
          <w:sz w:val="22"/>
          <w:szCs w:val="22"/>
        </w:rPr>
        <w:t xml:space="preserve">xyoo </w:t>
      </w:r>
      <w:r w:rsidRPr="00190482">
        <w:rPr>
          <w:sz w:val="22"/>
          <w:szCs w:val="22"/>
        </w:rPr>
        <w:t>23-24 LCAP.</w:t>
      </w:r>
    </w:p>
    <w:p w14:paraId="35B2094E" w14:textId="77777777" w:rsidR="00AD19E5" w:rsidRPr="009E6B96" w:rsidRDefault="00AD19E5" w:rsidP="00AD19E5">
      <w:pPr>
        <w:pStyle w:val="BodyText"/>
        <w:spacing w:before="68"/>
        <w:ind w:left="183" w:right="388"/>
        <w:jc w:val="both"/>
        <w:rPr>
          <w:sz w:val="21"/>
          <w:szCs w:val="21"/>
        </w:rPr>
      </w:pPr>
      <w:r>
        <w:rPr>
          <w:noProof/>
          <w:lang w:bidi="th-TH"/>
        </w:rPr>
        <mc:AlternateContent>
          <mc:Choice Requires="wpg">
            <w:drawing>
              <wp:anchor distT="0" distB="0" distL="114300" distR="114300" simplePos="0" relativeHeight="252053504" behindDoc="1" locked="0" layoutInCell="1" allowOverlap="1" wp14:anchorId="4A866F7A" wp14:editId="226F7071">
                <wp:simplePos x="0" y="0"/>
                <wp:positionH relativeFrom="page">
                  <wp:posOffset>457200</wp:posOffset>
                </wp:positionH>
                <wp:positionV relativeFrom="paragraph">
                  <wp:posOffset>14605</wp:posOffset>
                </wp:positionV>
                <wp:extent cx="9144000" cy="5002530"/>
                <wp:effectExtent l="0" t="0" r="0" b="0"/>
                <wp:wrapNone/>
                <wp:docPr id="1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5002530"/>
                          <a:chOff x="720" y="888"/>
                          <a:chExt cx="14400" cy="8358"/>
                        </a:xfrm>
                      </wpg:grpSpPr>
                      <wps:wsp>
                        <wps:cNvPr id="500" name="Rectangle 5"/>
                        <wps:cNvSpPr>
                          <a:spLocks noChangeArrowheads="1"/>
                        </wps:cNvSpPr>
                        <wps:spPr bwMode="auto">
                          <a:xfrm>
                            <a:off x="730" y="897"/>
                            <a:ext cx="14380" cy="8338"/>
                          </a:xfrm>
                          <a:prstGeom prst="rect">
                            <a:avLst/>
                          </a:prstGeom>
                          <a:solidFill>
                            <a:srgbClr val="DEEB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 name="AutoShape 4"/>
                        <wps:cNvSpPr>
                          <a:spLocks/>
                        </wps:cNvSpPr>
                        <wps:spPr bwMode="auto">
                          <a:xfrm>
                            <a:off x="-5" y="2279"/>
                            <a:ext cx="14400" cy="8348"/>
                          </a:xfrm>
                          <a:custGeom>
                            <a:avLst/>
                            <a:gdLst>
                              <a:gd name="T0" fmla="+- 0 725 -5"/>
                              <a:gd name="T1" fmla="*/ T0 w 14400"/>
                              <a:gd name="T2" fmla="+- 0 898 2280"/>
                              <a:gd name="T3" fmla="*/ 898 h 8348"/>
                              <a:gd name="T4" fmla="+- 0 725 -5"/>
                              <a:gd name="T5" fmla="*/ T4 w 14400"/>
                              <a:gd name="T6" fmla="+- 0 9235 2280"/>
                              <a:gd name="T7" fmla="*/ 9235 h 8348"/>
                              <a:gd name="T8" fmla="+- 0 15115 -5"/>
                              <a:gd name="T9" fmla="*/ T8 w 14400"/>
                              <a:gd name="T10" fmla="+- 0 898 2280"/>
                              <a:gd name="T11" fmla="*/ 898 h 8348"/>
                              <a:gd name="T12" fmla="+- 0 15115 -5"/>
                              <a:gd name="T13" fmla="*/ T12 w 14400"/>
                              <a:gd name="T14" fmla="+- 0 9235 2280"/>
                              <a:gd name="T15" fmla="*/ 9235 h 8348"/>
                              <a:gd name="T16" fmla="+- 0 720 -5"/>
                              <a:gd name="T17" fmla="*/ T16 w 14400"/>
                              <a:gd name="T18" fmla="+- 0 893 2280"/>
                              <a:gd name="T19" fmla="*/ 893 h 8348"/>
                              <a:gd name="T20" fmla="+- 0 15120 -5"/>
                              <a:gd name="T21" fmla="*/ T20 w 14400"/>
                              <a:gd name="T22" fmla="+- 0 893 2280"/>
                              <a:gd name="T23" fmla="*/ 893 h 8348"/>
                              <a:gd name="T24" fmla="+- 0 720 -5"/>
                              <a:gd name="T25" fmla="*/ T24 w 14400"/>
                              <a:gd name="T26" fmla="+- 0 9240 2280"/>
                              <a:gd name="T27" fmla="*/ 9240 h 8348"/>
                              <a:gd name="T28" fmla="+- 0 15120 -5"/>
                              <a:gd name="T29" fmla="*/ T28 w 14400"/>
                              <a:gd name="T30" fmla="+- 0 9240 2280"/>
                              <a:gd name="T31" fmla="*/ 9240 h 834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400" h="8348">
                                <a:moveTo>
                                  <a:pt x="730" y="-1382"/>
                                </a:moveTo>
                                <a:lnTo>
                                  <a:pt x="730" y="6955"/>
                                </a:lnTo>
                                <a:moveTo>
                                  <a:pt x="15120" y="-1382"/>
                                </a:moveTo>
                                <a:lnTo>
                                  <a:pt x="15120" y="6955"/>
                                </a:lnTo>
                                <a:moveTo>
                                  <a:pt x="725" y="-1387"/>
                                </a:moveTo>
                                <a:lnTo>
                                  <a:pt x="15125" y="-1387"/>
                                </a:lnTo>
                                <a:moveTo>
                                  <a:pt x="725" y="6960"/>
                                </a:moveTo>
                                <a:lnTo>
                                  <a:pt x="15125" y="6960"/>
                                </a:lnTo>
                              </a:path>
                            </a:pathLst>
                          </a:custGeom>
                          <a:noFill/>
                          <a:ln w="6350">
                            <a:solidFill>
                              <a:srgbClr val="8EAAD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1B3081" id="Group 3" o:spid="_x0000_s1026" style="position:absolute;margin-left:36pt;margin-top:1.15pt;width:10in;height:393.9pt;z-index:-251262976;mso-position-horizontal-relative:page" coordorigin="720,888" coordsize="14400,8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">
                <v:rect id="Rectangle 5" o:spid="_x0000_s1027" style="position:absolute;left:730;top:897;width:14380;height:8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" fillcolor="#deebf5" stroked="f"/>
                <v:shape id="AutoShape 4" o:spid="_x0000_s1028" style="position:absolute;left:-5;top:2279;width:14400;height:8348;visibility:visible;mso-wrap-style:square;v-text-anchor:top" coordsize="14400,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" path="m730,-1382r,8337m15120,-1382r,8337m725,-1387r14400,m725,6960r14400,e" filled="f" strokecolor="#8eaadb" strokeweight=".5pt">
                  <v:path arrowok="t" o:connecttype="custom" o:connectlocs="730,898;730,9235;15120,898;15120,9235;725,893;15125,893;725,9240;15125,9240" o:connectangles="0,0,0,0,0,0,0,0"/>
                </v:shape>
                <w10:wrap anchorx="page"/>
              </v:group>
            </w:pict>
          </mc:Fallback>
        </mc:AlternateContent>
      </w:r>
      <w:r w:rsidRPr="009E6B96">
        <w:rPr>
          <w:sz w:val="21"/>
          <w:szCs w:val="21"/>
        </w:rPr>
        <w:t xml:space="preserve">Kev tshuaj xyuas cov cim ntsuas hauv ib cheeb tsam thiab hauv xeev thiab cov ntaub ntawv, cov tswv yim kev koom tes nrog, thiab kev nqis tes ua kev kawm </w:t>
      </w:r>
      <w:ins w:id="7673" w:author="year" w:date="2021-07-10T19:47:00Z">
        <w:r>
          <w:rPr>
            <w:sz w:val="21"/>
            <w:szCs w:val="21"/>
          </w:rPr>
          <w:t xml:space="preserve">kev ncua </w:t>
        </w:r>
      </w:ins>
      <w:r w:rsidRPr="009E6B96">
        <w:rPr>
          <w:sz w:val="21"/>
          <w:szCs w:val="21"/>
        </w:rPr>
        <w:t xml:space="preserve">deb thiab xyoo 2020-21 LCP qhia tias yuav tsum tau txuas tib lub hom phiaj thiab nthuav los sis kho cov kev nqis tes uas peb tau ua los txog tam sim no. Cov kev kawm deb deb tau </w:t>
      </w:r>
      <w:ins w:id="7674" w:author="year" w:date="2021-07-10T19:48:00Z">
        <w:r>
          <w:rPr>
            <w:sz w:val="21"/>
            <w:szCs w:val="21"/>
          </w:rPr>
          <w:t xml:space="preserve">muaj </w:t>
        </w:r>
      </w:ins>
      <w:del w:id="7675" w:author="year" w:date="2021-07-10T19:48:00Z">
        <w:r w:rsidRPr="009E6B96" w:rsidDel="0006185F">
          <w:rPr>
            <w:sz w:val="21"/>
            <w:szCs w:val="21"/>
          </w:rPr>
          <w:delText xml:space="preserve">muab peb </w:delText>
        </w:r>
      </w:del>
      <w:r w:rsidRPr="009E6B96">
        <w:rPr>
          <w:sz w:val="21"/>
          <w:szCs w:val="21"/>
        </w:rPr>
        <w:t xml:space="preserve">tus cwj pwm tshiab </w:t>
      </w:r>
      <w:ins w:id="7676" w:author="year" w:date="2021-07-10T19:48:00Z">
        <w:r>
          <w:rPr>
            <w:sz w:val="21"/>
            <w:szCs w:val="21"/>
          </w:rPr>
          <w:t xml:space="preserve">rau peb </w:t>
        </w:r>
      </w:ins>
      <w:r w:rsidRPr="009E6B96">
        <w:rPr>
          <w:sz w:val="21"/>
          <w:szCs w:val="21"/>
        </w:rPr>
        <w:t xml:space="preserve">thiab cov cuab yeej los ua kom tau raws cov hom phiaj no. Nyob rau lub sij hawm no, peb tau pom </w:t>
      </w:r>
      <w:ins w:id="7677" w:author="year" w:date="2021-07-10T19:50:00Z">
        <w:r>
          <w:rPr>
            <w:sz w:val="21"/>
            <w:szCs w:val="21"/>
          </w:rPr>
          <w:t xml:space="preserve">qhov kev xav tau ntawm kev </w:t>
        </w:r>
      </w:ins>
      <w:ins w:id="7678" w:author="year" w:date="2021-07-10T19:51:00Z">
        <w:r>
          <w:rPr>
            <w:sz w:val="21"/>
            <w:szCs w:val="21"/>
          </w:rPr>
          <w:t>txhim kho qhov tau kawm</w:t>
        </w:r>
      </w:ins>
      <w:ins w:id="7679" w:author="year" w:date="2021-07-10T19:50:00Z">
        <w:r>
          <w:rPr>
            <w:sz w:val="21"/>
            <w:szCs w:val="21"/>
          </w:rPr>
          <w:t xml:space="preserve"> </w:t>
        </w:r>
      </w:ins>
      <w:del w:id="7680" w:author="year" w:date="2021-07-10T19:52:00Z">
        <w:r w:rsidRPr="009E6B96" w:rsidDel="0006185F">
          <w:rPr>
            <w:sz w:val="21"/>
            <w:szCs w:val="21"/>
          </w:rPr>
          <w:delText xml:space="preserve">tias yuav tsum muaj kev txhim kho kev tuaj koom kev kawm tsawg dua </w:delText>
        </w:r>
      </w:del>
      <w:r w:rsidRPr="009E6B96">
        <w:rPr>
          <w:sz w:val="21"/>
          <w:szCs w:val="21"/>
        </w:rPr>
        <w:t xml:space="preserve">thiab txo qis </w:t>
      </w:r>
      <w:ins w:id="7681" w:author="year" w:date="2021-07-10T19:52:00Z">
        <w:r>
          <w:rPr>
            <w:sz w:val="21"/>
            <w:szCs w:val="21"/>
          </w:rPr>
          <w:t>qhov peb cov neeg tsis tuaj kawm ntawv kom tsawg.</w:t>
        </w:r>
      </w:ins>
      <w:del w:id="7682" w:author="year" w:date="2021-07-10T19:52:00Z">
        <w:r w:rsidRPr="009E6B96" w:rsidDel="0006185F">
          <w:rPr>
            <w:sz w:val="21"/>
            <w:szCs w:val="21"/>
          </w:rPr>
          <w:delText>peb cov neeg tsis tuaj kawm ntawv kom tsawg</w:delText>
        </w:r>
      </w:del>
      <w:r w:rsidRPr="009E6B96">
        <w:rPr>
          <w:sz w:val="21"/>
          <w:szCs w:val="21"/>
        </w:rPr>
        <w:t xml:space="preserve">. Txawm hais tias peb tsis muaj ntaub ntawv pov thawj thaum xyoo kawm ntawv 2020-21, peb cov kev ntsuas sab hauv pom tias kev </w:t>
      </w:r>
      <w:ins w:id="7683" w:author="year" w:date="2021-07-10T19:54:00Z">
        <w:r>
          <w:rPr>
            <w:sz w:val="21"/>
            <w:szCs w:val="21"/>
          </w:rPr>
          <w:t xml:space="preserve">nce ntawm kev </w:t>
        </w:r>
      </w:ins>
      <w:r w:rsidRPr="009E6B96">
        <w:rPr>
          <w:sz w:val="21"/>
          <w:szCs w:val="21"/>
        </w:rPr>
        <w:t>sib koom tes, kev sib txuas lus, thiab kev sib txuas nrog cov tub ntxhais kawm thiab tsev neeg yog qhov xav tau uas tau nthuav dav hauv peb</w:t>
      </w:r>
      <w:del w:id="7684" w:author="year" w:date="2021-07-10T19:55:00Z">
        <w:r w:rsidRPr="009E6B96" w:rsidDel="00C16FB1">
          <w:rPr>
            <w:sz w:val="21"/>
            <w:szCs w:val="21"/>
          </w:rPr>
          <w:delText xml:space="preserve"> </w:delText>
        </w:r>
      </w:del>
      <w:ins w:id="7685" w:author="year" w:date="2021-07-10T19:55:00Z">
        <w:r>
          <w:rPr>
            <w:sz w:val="21"/>
            <w:szCs w:val="21"/>
          </w:rPr>
          <w:t xml:space="preserve">lub neej tshiab </w:t>
        </w:r>
      </w:ins>
      <w:del w:id="7686" w:author="year" w:date="2021-07-10T19:55:00Z">
        <w:r w:rsidRPr="009E6B96" w:rsidDel="00C16FB1">
          <w:rPr>
            <w:sz w:val="21"/>
            <w:szCs w:val="21"/>
          </w:rPr>
          <w:delText>li qub</w:delText>
        </w:r>
      </w:del>
      <w:r w:rsidRPr="009E6B96">
        <w:rPr>
          <w:sz w:val="21"/>
          <w:szCs w:val="21"/>
        </w:rPr>
        <w:t xml:space="preserve">. Muaj kev sib txuas lus </w:t>
      </w:r>
      <w:ins w:id="7687" w:author="year" w:date="2021-07-10T19:57:00Z">
        <w:r>
          <w:rPr>
            <w:sz w:val="21"/>
            <w:szCs w:val="21"/>
          </w:rPr>
          <w:t xml:space="preserve">nrog txhua tus </w:t>
        </w:r>
      </w:ins>
      <w:del w:id="7688" w:author="year" w:date="2021-07-10T19:57:00Z">
        <w:r w:rsidRPr="009E6B96" w:rsidDel="00C16FB1">
          <w:rPr>
            <w:sz w:val="21"/>
            <w:szCs w:val="21"/>
          </w:rPr>
          <w:delText xml:space="preserve">ntawm qhov kev sib txuas lus nruab nrab </w:delText>
        </w:r>
      </w:del>
      <w:r w:rsidRPr="009E6B96">
        <w:rPr>
          <w:sz w:val="21"/>
          <w:szCs w:val="21"/>
        </w:rPr>
        <w:t xml:space="preserve">yog qhov txiaj ntsig zoo ntawm lub xyoo no. Txhua pawg ntawm peb pawg, chaw, thiab lub zej zog muaj peev xwm </w:t>
      </w:r>
      <w:ins w:id="7689" w:author="year" w:date="2021-07-10T19:58:00Z">
        <w:r>
          <w:rPr>
            <w:sz w:val="21"/>
            <w:szCs w:val="21"/>
          </w:rPr>
          <w:t xml:space="preserve">sib hu tau uas yog siv Aeries Parent Portal </w:t>
        </w:r>
      </w:ins>
      <w:del w:id="7690" w:author="year" w:date="2021-07-10T19:58:00Z">
        <w:r w:rsidRPr="009E6B96" w:rsidDel="00C16FB1">
          <w:rPr>
            <w:sz w:val="21"/>
            <w:szCs w:val="21"/>
          </w:rPr>
          <w:delText xml:space="preserve">sib txuas tau siv haub cuas txaus </w:delText>
        </w:r>
      </w:del>
      <w:del w:id="7691" w:author="year" w:date="2021-07-10T19:59:00Z">
        <w:r w:rsidRPr="009E6B96" w:rsidDel="00C16FB1">
          <w:rPr>
            <w:sz w:val="21"/>
            <w:szCs w:val="21"/>
          </w:rPr>
          <w:delText xml:space="preserve">tag nrho Niam Txiv </w:delText>
        </w:r>
      </w:del>
      <w:r w:rsidRPr="009E6B96">
        <w:rPr>
          <w:sz w:val="21"/>
          <w:szCs w:val="21"/>
        </w:rPr>
        <w:t>thiab taug qab qhov ua tiav kev sib txuas lus. Muaj qhov cuab yeej no tau muab kev nkag siab txog thaum twg thiab yuav</w:t>
      </w:r>
      <w:del w:id="7692" w:author="year" w:date="2021-07-10T20:00:00Z">
        <w:r w:rsidRPr="009E6B96" w:rsidDel="00C16FB1">
          <w:rPr>
            <w:sz w:val="21"/>
            <w:szCs w:val="21"/>
          </w:rPr>
          <w:delText xml:space="preserve"> </w:delText>
        </w:r>
      </w:del>
      <w:ins w:id="7693" w:author="year" w:date="2021-07-10T20:00:00Z">
        <w:r>
          <w:rPr>
            <w:sz w:val="21"/>
            <w:szCs w:val="21"/>
          </w:rPr>
          <w:t>sau ntawv los yogh u cas niam txiv li cas</w:t>
        </w:r>
      </w:ins>
      <w:del w:id="7694" w:author="year" w:date="2021-07-10T20:00:00Z">
        <w:r w:rsidRPr="009E6B96" w:rsidDel="00C16FB1">
          <w:rPr>
            <w:sz w:val="21"/>
            <w:szCs w:val="21"/>
          </w:rPr>
          <w:delText>ua li cas lus tsev neeg</w:delText>
        </w:r>
      </w:del>
      <w:r w:rsidRPr="009E6B96">
        <w:rPr>
          <w:sz w:val="21"/>
          <w:szCs w:val="21"/>
        </w:rPr>
        <w:t xml:space="preserve">. Qhov no yuav txuas ntxiv txhim kho peb cov kev tuaj mus koom rau hauv tsev neeg txoj kev koom tes thiab muab thiab ib txoj hauv kev rau kev sib </w:t>
      </w:r>
      <w:del w:id="7695" w:author="year" w:date="2021-07-10T20:02:00Z">
        <w:r w:rsidRPr="009E6B96" w:rsidDel="00C16FB1">
          <w:rPr>
            <w:sz w:val="21"/>
            <w:szCs w:val="21"/>
          </w:rPr>
          <w:delText xml:space="preserve">txuas </w:delText>
        </w:r>
      </w:del>
      <w:ins w:id="7696" w:author="year" w:date="2021-07-10T20:02:00Z">
        <w:r>
          <w:rPr>
            <w:sz w:val="21"/>
            <w:szCs w:val="21"/>
          </w:rPr>
          <w:t>hu</w:t>
        </w:r>
        <w:r w:rsidRPr="009E6B96">
          <w:rPr>
            <w:sz w:val="21"/>
            <w:szCs w:val="21"/>
          </w:rPr>
          <w:t xml:space="preserve"> </w:t>
        </w:r>
      </w:ins>
      <w:r w:rsidRPr="009E6B96">
        <w:rPr>
          <w:sz w:val="21"/>
          <w:szCs w:val="21"/>
        </w:rPr>
        <w:t>thoob plaws txhua qhov chaw ntawm peb cov ceg ua hauj lwm.</w:t>
      </w:r>
    </w:p>
    <w:p w14:paraId="0A1BC3B7" w14:textId="77777777" w:rsidR="00AD19E5" w:rsidRDefault="00AD19E5" w:rsidP="00AD19E5">
      <w:pPr>
        <w:pStyle w:val="BodyText"/>
      </w:pPr>
    </w:p>
    <w:p w14:paraId="662FF6CE" w14:textId="77777777" w:rsidR="00AD19E5" w:rsidRPr="002E3B75" w:rsidRDefault="00AD19E5" w:rsidP="00AD19E5">
      <w:pPr>
        <w:pStyle w:val="BodyText"/>
        <w:ind w:left="183" w:right="202"/>
        <w:jc w:val="both"/>
        <w:rPr>
          <w:sz w:val="21"/>
          <w:szCs w:val="21"/>
        </w:rPr>
      </w:pPr>
      <w:r w:rsidRPr="002E3B75">
        <w:rPr>
          <w:sz w:val="21"/>
          <w:szCs w:val="21"/>
        </w:rPr>
        <w:t xml:space="preserve">Txhua tus tub ntxhais kawm tam sim no </w:t>
      </w:r>
      <w:del w:id="7697" w:author="year" w:date="2021-07-10T20:03:00Z">
        <w:r w:rsidRPr="002E3B75" w:rsidDel="00C11A69">
          <w:rPr>
            <w:sz w:val="21"/>
            <w:szCs w:val="21"/>
          </w:rPr>
          <w:delText>txuas hauv</w:delText>
        </w:r>
      </w:del>
      <w:ins w:id="7698" w:author="year" w:date="2021-07-10T20:03:00Z">
        <w:r>
          <w:rPr>
            <w:sz w:val="21"/>
            <w:szCs w:val="21"/>
          </w:rPr>
          <w:t xml:space="preserve"> siv</w:t>
        </w:r>
      </w:ins>
      <w:r w:rsidRPr="002E3B75">
        <w:rPr>
          <w:sz w:val="21"/>
          <w:szCs w:val="21"/>
        </w:rPr>
        <w:t xml:space="preserve"> online thiab muaj twj siv 24 teev nyob rau ib hnub, 7 hnub toj ib</w:t>
      </w:r>
      <w:del w:id="7699" w:author="year" w:date="2021-07-10T20:03:00Z">
        <w:r w:rsidRPr="002E3B75" w:rsidDel="00C11A69">
          <w:rPr>
            <w:sz w:val="21"/>
            <w:szCs w:val="21"/>
          </w:rPr>
          <w:delText xml:space="preserve"> </w:delText>
        </w:r>
      </w:del>
      <w:ins w:id="7700" w:author="year" w:date="2021-07-10T20:03:00Z">
        <w:r>
          <w:rPr>
            <w:sz w:val="21"/>
            <w:szCs w:val="21"/>
          </w:rPr>
          <w:t>lub lim tiam</w:t>
        </w:r>
      </w:ins>
      <w:del w:id="7701" w:author="year" w:date="2021-07-10T20:03:00Z">
        <w:r w:rsidRPr="002E3B75" w:rsidDel="00C11A69">
          <w:rPr>
            <w:sz w:val="21"/>
            <w:szCs w:val="21"/>
          </w:rPr>
          <w:delText>asthiv</w:delText>
        </w:r>
      </w:del>
      <w:r w:rsidRPr="002E3B75">
        <w:rPr>
          <w:sz w:val="21"/>
          <w:szCs w:val="21"/>
        </w:rPr>
        <w:t xml:space="preserve">. Twin Rivers faib cov ntawv qhia chromebooks </w:t>
      </w:r>
      <w:ins w:id="7702" w:author="year" w:date="2021-07-10T20:04:00Z">
        <w:r>
          <w:rPr>
            <w:sz w:val="21"/>
            <w:szCs w:val="21"/>
          </w:rPr>
          <w:t xml:space="preserve">thiab hot spots </w:t>
        </w:r>
      </w:ins>
      <w:r w:rsidRPr="002E3B75">
        <w:rPr>
          <w:sz w:val="21"/>
          <w:szCs w:val="21"/>
        </w:rPr>
        <w:t xml:space="preserve">rau txhua tus tub ntxhais kawm </w:t>
      </w:r>
      <w:del w:id="7703" w:author="year" w:date="2021-07-10T20:04:00Z">
        <w:r w:rsidRPr="002E3B75" w:rsidDel="00C11A69">
          <w:rPr>
            <w:sz w:val="21"/>
            <w:szCs w:val="21"/>
          </w:rPr>
          <w:delText xml:space="preserve">thiab cov kub </w:delText>
        </w:r>
      </w:del>
      <w:r w:rsidRPr="002E3B75">
        <w:rPr>
          <w:sz w:val="21"/>
          <w:szCs w:val="21"/>
        </w:rPr>
        <w:t xml:space="preserve">raws li qhov xav tau. Qhov kev hloov no tso cai hloov ua hauj lwm ntawm txoj kev qhia. </w:t>
      </w:r>
      <w:del w:id="7704" w:author="year" w:date="2021-07-10T20:06:00Z">
        <w:r w:rsidRPr="002E3B75" w:rsidDel="00260213">
          <w:rPr>
            <w:sz w:val="21"/>
            <w:szCs w:val="21"/>
          </w:rPr>
          <w:delText xml:space="preserve">Kev kawm </w:delText>
        </w:r>
      </w:del>
      <w:ins w:id="7705" w:author="year" w:date="2021-07-10T20:06:00Z">
        <w:r>
          <w:rPr>
            <w:sz w:val="21"/>
            <w:szCs w:val="21"/>
          </w:rPr>
          <w:t xml:space="preserve">Cov </w:t>
        </w:r>
      </w:ins>
      <w:r w:rsidRPr="002E3B75">
        <w:rPr>
          <w:sz w:val="21"/>
          <w:szCs w:val="21"/>
        </w:rPr>
        <w:t>thev naus laus zis</w:t>
      </w:r>
      <w:ins w:id="7706" w:author="year" w:date="2021-07-10T20:06:00Z">
        <w:r>
          <w:rPr>
            <w:sz w:val="21"/>
            <w:szCs w:val="21"/>
          </w:rPr>
          <w:t xml:space="preserve"> uas</w:t>
        </w:r>
      </w:ins>
      <w:r w:rsidRPr="002E3B75">
        <w:rPr>
          <w:sz w:val="21"/>
          <w:szCs w:val="21"/>
        </w:rPr>
        <w:t xml:space="preserve"> txhawb kev kawm tau muab </w:t>
      </w:r>
      <w:ins w:id="7707" w:author="year" w:date="2021-07-10T20:07:00Z">
        <w:r>
          <w:rPr>
            <w:sz w:val="21"/>
            <w:szCs w:val="21"/>
          </w:rPr>
          <w:t xml:space="preserve">kev txhawb siab rau </w:t>
        </w:r>
      </w:ins>
      <w:r w:rsidRPr="002E3B75">
        <w:rPr>
          <w:sz w:val="21"/>
          <w:szCs w:val="21"/>
        </w:rPr>
        <w:t xml:space="preserve">peb pawg kws qhia ntawv los tsim kho cov phiaj xwm thiab cov qauv rau cov ntsiab lus, kev coj ua, kev cuam tshuam, thiab kev soj ntsuam cov tshuab kom tau raws li qhov xav tau ntawm txhua tus tub ntxhais kawm. Kev nkag </w:t>
      </w:r>
      <w:ins w:id="7708" w:author="year" w:date="2021-07-10T20:11:00Z">
        <w:r>
          <w:rPr>
            <w:sz w:val="21"/>
            <w:szCs w:val="21"/>
          </w:rPr>
          <w:t xml:space="preserve">txog </w:t>
        </w:r>
      </w:ins>
      <w:del w:id="7709" w:author="year" w:date="2021-07-10T20:11:00Z">
        <w:r w:rsidRPr="002E3B75" w:rsidDel="00260213">
          <w:rPr>
            <w:sz w:val="21"/>
            <w:szCs w:val="21"/>
          </w:rPr>
          <w:delText xml:space="preserve">mus ua </w:delText>
        </w:r>
      </w:del>
      <w:r w:rsidRPr="002E3B75">
        <w:rPr>
          <w:sz w:val="21"/>
          <w:szCs w:val="21"/>
        </w:rPr>
        <w:t>cov hauj lwm kawm thiab cov peev txheej hauv chav kawm tseem</w:t>
      </w:r>
      <w:ins w:id="7710" w:author="year" w:date="2021-07-10T20:12:00Z">
        <w:r>
          <w:rPr>
            <w:sz w:val="21"/>
            <w:szCs w:val="21"/>
          </w:rPr>
          <w:t xml:space="preserve"> kuj yog</w:t>
        </w:r>
      </w:ins>
      <w:r w:rsidRPr="002E3B75">
        <w:rPr>
          <w:sz w:val="21"/>
          <w:szCs w:val="21"/>
        </w:rPr>
        <w:t xml:space="preserve"> tab tom</w:t>
      </w:r>
      <w:ins w:id="7711" w:author="year" w:date="2021-07-10T20:13:00Z">
        <w:r>
          <w:rPr>
            <w:sz w:val="21"/>
            <w:szCs w:val="21"/>
          </w:rPr>
          <w:t xml:space="preserve"> kho cov hauv kev kawm ntawv ntawm</w:t>
        </w:r>
      </w:ins>
      <w:r w:rsidRPr="002E3B75">
        <w:rPr>
          <w:sz w:val="21"/>
          <w:szCs w:val="21"/>
        </w:rPr>
        <w:t xml:space="preserve"> </w:t>
      </w:r>
      <w:del w:id="7712" w:author="year" w:date="2021-07-10T20:13:00Z">
        <w:r w:rsidRPr="002E3B75" w:rsidDel="00260213">
          <w:rPr>
            <w:sz w:val="21"/>
            <w:szCs w:val="21"/>
          </w:rPr>
          <w:delText xml:space="preserve">ua rau </w:delText>
        </w:r>
      </w:del>
      <w:r w:rsidRPr="002E3B75">
        <w:rPr>
          <w:sz w:val="21"/>
          <w:szCs w:val="21"/>
        </w:rPr>
        <w:t xml:space="preserve">cov tub ntxhais kawm </w:t>
      </w:r>
      <w:del w:id="7713" w:author="year" w:date="2021-07-10T20:13:00Z">
        <w:r w:rsidRPr="002E3B75" w:rsidDel="00260213">
          <w:rPr>
            <w:sz w:val="21"/>
            <w:szCs w:val="21"/>
          </w:rPr>
          <w:delText xml:space="preserve">mus koom chav kawm </w:delText>
        </w:r>
      </w:del>
      <w:r w:rsidRPr="002E3B75">
        <w:rPr>
          <w:sz w:val="21"/>
          <w:szCs w:val="21"/>
        </w:rPr>
        <w:t>thiab peb qhov kev siv</w:t>
      </w:r>
      <w:del w:id="7714" w:author="year" w:date="2021-07-10T20:14:00Z">
        <w:r w:rsidRPr="002E3B75" w:rsidDel="00260213">
          <w:rPr>
            <w:sz w:val="21"/>
            <w:szCs w:val="21"/>
          </w:rPr>
          <w:delText xml:space="preserve"> </w:delText>
        </w:r>
      </w:del>
      <w:ins w:id="7715" w:author="year" w:date="2021-07-10T20:14:00Z">
        <w:r>
          <w:rPr>
            <w:sz w:val="21"/>
            <w:szCs w:val="21"/>
          </w:rPr>
          <w:t>r</w:t>
        </w:r>
      </w:ins>
      <w:ins w:id="7716" w:author="year" w:date="2021-07-10T20:15:00Z">
        <w:r>
          <w:rPr>
            <w:sz w:val="21"/>
            <w:szCs w:val="21"/>
          </w:rPr>
          <w:t>au cov kev tsis tuaj kawm ntawv.</w:t>
        </w:r>
      </w:ins>
      <w:ins w:id="7717" w:author="year" w:date="2021-07-10T20:14:00Z">
        <w:r>
          <w:rPr>
            <w:sz w:val="21"/>
            <w:szCs w:val="21"/>
          </w:rPr>
          <w:t xml:space="preserve"> </w:t>
        </w:r>
      </w:ins>
      <w:del w:id="7718" w:author="year" w:date="2021-07-10T20:14:00Z">
        <w:r w:rsidRPr="002E3B75" w:rsidDel="00260213">
          <w:rPr>
            <w:sz w:val="21"/>
            <w:szCs w:val="21"/>
          </w:rPr>
          <w:delText>ua li cas thiaj tsis mob mus kawm</w:delText>
        </w:r>
      </w:del>
      <w:r w:rsidRPr="002E3B75">
        <w:rPr>
          <w:sz w:val="21"/>
          <w:szCs w:val="21"/>
        </w:rPr>
        <w:t xml:space="preserve">. Cov kev pab cuam xws li kev kawm tshwj xeeb thiab qib 2 ntawm kev cuam tshuam yuav muaj ntau txoj kev xa menyuam thiab </w:t>
      </w:r>
      <w:ins w:id="7719" w:author="year" w:date="2021-07-10T20:17:00Z">
        <w:r>
          <w:rPr>
            <w:sz w:val="21"/>
            <w:szCs w:val="21"/>
          </w:rPr>
          <w:t xml:space="preserve">nce rau kev xav tau kev txhawb nqa kev kawm ntawm cov tub ntxhais kawm. </w:t>
        </w:r>
      </w:ins>
      <w:del w:id="7720" w:author="year" w:date="2021-07-10T20:17:00Z">
        <w:r w:rsidRPr="002E3B75" w:rsidDel="00FB3C6A">
          <w:rPr>
            <w:sz w:val="21"/>
            <w:szCs w:val="21"/>
          </w:rPr>
          <w:delText xml:space="preserve">loj hlob los </w:delText>
        </w:r>
      </w:del>
      <w:del w:id="7721" w:author="year" w:date="2021-07-10T20:18:00Z">
        <w:r w:rsidRPr="002E3B75" w:rsidDel="00FB3C6A">
          <w:rPr>
            <w:sz w:val="21"/>
            <w:szCs w:val="21"/>
          </w:rPr>
          <w:delText>txhawb cov tub ntxhais kawm cov kev xav tau</w:delText>
        </w:r>
      </w:del>
      <w:r w:rsidRPr="002E3B75">
        <w:rPr>
          <w:sz w:val="21"/>
          <w:szCs w:val="21"/>
        </w:rPr>
        <w:t>. Lwm cov txheej txheem uas hloov mus siv cov thev naus laus zis muaj xws li IEP cov rooj sib tham, niam txiv cov rooj sib tham, cov kev kawm ywj siab, thiab tshuaj xyuas kev xav hauv lub neej.</w:t>
      </w:r>
    </w:p>
    <w:p w14:paraId="591C26EF" w14:textId="77777777" w:rsidR="00AD19E5" w:rsidRDefault="00AD19E5" w:rsidP="00AD19E5">
      <w:pPr>
        <w:pStyle w:val="BodyText"/>
      </w:pPr>
    </w:p>
    <w:p w14:paraId="280E8075" w14:textId="77777777" w:rsidR="00AD19E5" w:rsidRPr="00E70364" w:rsidRDefault="00AD19E5" w:rsidP="00AD19E5">
      <w:pPr>
        <w:pStyle w:val="BodyText"/>
        <w:ind w:left="183" w:right="536"/>
        <w:jc w:val="both"/>
        <w:rPr>
          <w:sz w:val="21"/>
          <w:szCs w:val="21"/>
        </w:rPr>
      </w:pPr>
      <w:r w:rsidRPr="00E70364">
        <w:rPr>
          <w:sz w:val="21"/>
          <w:szCs w:val="21"/>
        </w:rPr>
        <w:t>Kev kawm txog neeg lub siab thiab kev xav rau lub hlwb tau raug nthuav dav thaum kawm kev deb. Twin Rivers tau siv cov kev soj ntsuam xyuas xws li Kelvin thiab GoGuardian uas tso cai rau cov peev txheej los siv rau kev teb rau cov tub ntxhais kawm cov kev xav tau ntawm kev ua tau zoo dua. Peb cov kev kawm tshaj lij tau ntxiv ntau cov ncauj lus txhawb rau kev noj qab haus huv, kev mob hlwb, thiab kev paub txog kev sib raug zoo los pab peb cov kws qhia ntawv nrog cov cuab yeej los pab rau cov kev xav tau ntawm cov tub ntxhais kawm hauv thaj chaw no.</w:t>
      </w:r>
    </w:p>
    <w:p w14:paraId="4F62D5FB" w14:textId="77777777" w:rsidR="00AD19E5" w:rsidRDefault="00AD19E5" w:rsidP="00AD19E5">
      <w:pPr>
        <w:pStyle w:val="BodyText"/>
      </w:pPr>
    </w:p>
    <w:p w14:paraId="1DB7D0FB" w14:textId="77777777" w:rsidR="00AD19E5" w:rsidRPr="00F67524" w:rsidRDefault="00AD19E5" w:rsidP="00AD19E5">
      <w:pPr>
        <w:pStyle w:val="BodyText"/>
        <w:ind w:left="183" w:right="308"/>
        <w:jc w:val="both"/>
        <w:rPr>
          <w:sz w:val="21"/>
          <w:szCs w:val="21"/>
        </w:rPr>
      </w:pPr>
      <w:r w:rsidRPr="00F67524">
        <w:rPr>
          <w:sz w:val="21"/>
          <w:szCs w:val="21"/>
        </w:rPr>
        <w:t xml:space="preserve">Cov kev xav tau ntawm kev txhim kho cov vaj tse yog thaj chaw uas tau pom meej hauv qhov kev tshuaj ntsuam los sis LCP xyo 2019-20 thiab LCP xyoo 2020-21. Raws li qhov tshwm sim, txhua lub tsev tau txais kev txhim kho hauv cov chav kawm thiab hauv tus </w:t>
      </w:r>
      <w:ins w:id="7722" w:author="year" w:date="2021-07-10T20:26:00Z">
        <w:r>
          <w:rPr>
            <w:sz w:val="21"/>
            <w:szCs w:val="21"/>
          </w:rPr>
          <w:t xml:space="preserve">ntsa </w:t>
        </w:r>
      </w:ins>
      <w:r w:rsidRPr="00F67524">
        <w:rPr>
          <w:sz w:val="21"/>
          <w:szCs w:val="21"/>
        </w:rPr>
        <w:t>network</w:t>
      </w:r>
      <w:del w:id="7723" w:author="year" w:date="2021-07-10T20:25:00Z">
        <w:r w:rsidRPr="00F67524" w:rsidDel="00FB3C6A">
          <w:rPr>
            <w:sz w:val="21"/>
            <w:szCs w:val="21"/>
          </w:rPr>
          <w:delText xml:space="preserve"> infrastructure</w:delText>
        </w:r>
      </w:del>
      <w:r w:rsidRPr="00F67524">
        <w:rPr>
          <w:sz w:val="21"/>
          <w:szCs w:val="21"/>
        </w:rPr>
        <w:t xml:space="preserve">. Cov tub ntxhais kawm yuav rov qab mus rau chav kawm uas muaj kev kawm ua ke yam tsis muaj kev cuam tshuam. Cov kev tiv thaiv kev nyab xeeb xav tau los </w:t>
      </w:r>
      <w:del w:id="7724" w:author="year" w:date="2021-07-10T20:27:00Z">
        <w:r w:rsidRPr="00F67524" w:rsidDel="00A5244C">
          <w:rPr>
            <w:sz w:val="21"/>
            <w:szCs w:val="21"/>
          </w:rPr>
          <w:delText xml:space="preserve">muab </w:delText>
        </w:r>
      </w:del>
      <w:ins w:id="7725" w:author="year" w:date="2021-07-10T20:27:00Z">
        <w:r>
          <w:rPr>
            <w:sz w:val="21"/>
            <w:szCs w:val="21"/>
          </w:rPr>
          <w:t>tsim</w:t>
        </w:r>
        <w:r w:rsidRPr="00F67524">
          <w:rPr>
            <w:sz w:val="21"/>
            <w:szCs w:val="21"/>
          </w:rPr>
          <w:t xml:space="preserve"> </w:t>
        </w:r>
      </w:ins>
      <w:r w:rsidRPr="00F67524">
        <w:rPr>
          <w:sz w:val="21"/>
          <w:szCs w:val="21"/>
        </w:rPr>
        <w:t xml:space="preserve">cov chaw ua tau raws li cov lus qhia rau </w:t>
      </w:r>
      <w:ins w:id="7726" w:author="year" w:date="2021-07-10T20:28:00Z">
        <w:r>
          <w:rPr>
            <w:sz w:val="21"/>
            <w:szCs w:val="21"/>
          </w:rPr>
          <w:t xml:space="preserve">kev qia ntawv tim ntsej tim muag </w:t>
        </w:r>
      </w:ins>
      <w:del w:id="7727" w:author="year" w:date="2021-07-10T20:28:00Z">
        <w:r w:rsidRPr="00F67524" w:rsidDel="00A5244C">
          <w:rPr>
            <w:sz w:val="21"/>
            <w:szCs w:val="21"/>
          </w:rPr>
          <w:delText xml:space="preserve">tus kheej </w:delText>
        </w:r>
      </w:del>
      <w:del w:id="7728" w:author="year" w:date="2021-07-10T20:29:00Z">
        <w:r w:rsidRPr="00F67524" w:rsidDel="00A5244C">
          <w:rPr>
            <w:sz w:val="21"/>
            <w:szCs w:val="21"/>
          </w:rPr>
          <w:delText xml:space="preserve">kev qhia </w:delText>
        </w:r>
      </w:del>
      <w:r w:rsidRPr="00F67524">
        <w:rPr>
          <w:sz w:val="21"/>
          <w:szCs w:val="21"/>
        </w:rPr>
        <w:t xml:space="preserve">thaum lub sij hawm COVID-19 tau txhim kho kev nkag mus rau kev ntxuav huv (chaw ntxuav tes thiab khoom siv) thiab suav nrog kev ua tau zoo dua qub, cov khoom siv huv si siv thoob plaws ib hnub. Cov tsev kawm ntawv tau txhim kho nyob rau lub sij hawm kawm </w:t>
      </w:r>
      <w:del w:id="7729" w:author="year" w:date="2021-07-10T20:30:00Z">
        <w:r w:rsidRPr="00F67524" w:rsidDel="00A5244C">
          <w:rPr>
            <w:sz w:val="21"/>
            <w:szCs w:val="21"/>
          </w:rPr>
          <w:delText xml:space="preserve">paub </w:delText>
        </w:r>
      </w:del>
      <w:r w:rsidRPr="00F67524">
        <w:rPr>
          <w:sz w:val="21"/>
          <w:szCs w:val="21"/>
        </w:rPr>
        <w:t xml:space="preserve">ncua kev </w:t>
      </w:r>
      <w:ins w:id="7730" w:author="year" w:date="2021-07-10T20:30:00Z">
        <w:r>
          <w:rPr>
            <w:sz w:val="21"/>
            <w:szCs w:val="21"/>
          </w:rPr>
          <w:t xml:space="preserve">deb </w:t>
        </w:r>
      </w:ins>
      <w:del w:id="7731" w:author="year" w:date="2021-07-10T20:31:00Z">
        <w:r w:rsidRPr="00F67524" w:rsidDel="00A5244C">
          <w:rPr>
            <w:sz w:val="21"/>
            <w:szCs w:val="21"/>
          </w:rPr>
          <w:delText xml:space="preserve">kawm </w:delText>
        </w:r>
      </w:del>
      <w:r w:rsidRPr="00F67524">
        <w:rPr>
          <w:sz w:val="21"/>
          <w:szCs w:val="21"/>
        </w:rPr>
        <w:t>thiab kev saib xyuas uas xav tau ua tiav ntawm ntau lub tsev.</w:t>
      </w:r>
    </w:p>
    <w:p w14:paraId="2FD8FC02" w14:textId="77777777" w:rsidR="00AD19E5" w:rsidRDefault="00AD19E5" w:rsidP="00AD19E5">
      <w:pPr>
        <w:sectPr w:rsidR="00AD19E5">
          <w:pgSz w:w="15840" w:h="12240" w:orient="landscape"/>
          <w:pgMar w:top="720" w:right="600" w:bottom="800" w:left="600" w:header="0" w:footer="528" w:gutter="0"/>
          <w:cols w:space="720"/>
        </w:sectPr>
      </w:pPr>
    </w:p>
    <w:p w14:paraId="3248B5DD" w14:textId="77777777" w:rsidR="00AD19E5" w:rsidRDefault="00AD19E5" w:rsidP="00AD19E5">
      <w:pPr>
        <w:pStyle w:val="BodyText"/>
        <w:ind w:left="120"/>
        <w:rPr>
          <w:sz w:val="20"/>
        </w:rPr>
      </w:pPr>
      <w:r>
        <w:rPr>
          <w:noProof/>
          <w:sz w:val="20"/>
          <w:lang w:bidi="th-TH"/>
        </w:rPr>
        <w:lastRenderedPageBreak/>
        <mc:AlternateContent>
          <mc:Choice Requires="wps">
            <w:drawing>
              <wp:inline distT="0" distB="0" distL="0" distR="0" wp14:anchorId="28395FB7" wp14:editId="3C19BFF4">
                <wp:extent cx="9137650" cy="1620520"/>
                <wp:effectExtent l="9525" t="9525" r="6350" b="8255"/>
                <wp:docPr id="10"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7650" cy="1620520"/>
                        </a:xfrm>
                        <a:prstGeom prst="rect">
                          <a:avLst/>
                        </a:prstGeom>
                        <a:solidFill>
                          <a:srgbClr val="DEEBF5"/>
                        </a:solidFill>
                        <a:ln w="6350">
                          <a:solidFill>
                            <a:srgbClr val="8EAADB"/>
                          </a:solidFill>
                          <a:miter lim="800000"/>
                          <a:headEnd/>
                          <a:tailEnd/>
                        </a:ln>
                      </wps:spPr>
                      <wps:txbx>
                        <w:txbxContent>
                          <w:p w14:paraId="4DAA0823" w14:textId="77777777" w:rsidR="00AD19E5" w:rsidRPr="00821A34" w:rsidRDefault="00AD19E5" w:rsidP="00AD19E5">
                            <w:pPr>
                              <w:pStyle w:val="BodyText"/>
                              <w:spacing w:before="58"/>
                              <w:ind w:left="53" w:right="71"/>
                              <w:jc w:val="both"/>
                              <w:rPr>
                                <w:sz w:val="22"/>
                                <w:szCs w:val="22"/>
                              </w:rPr>
                            </w:pPr>
                            <w:r w:rsidRPr="00821A34">
                              <w:rPr>
                                <w:sz w:val="22"/>
                                <w:szCs w:val="22"/>
                              </w:rPr>
                              <w:t xml:space="preserve">Xyoo 2019-2021 yog lub sij hawm rau kev kawm zoo rau peb lub nroog. Kev saib xyuas zoo dua rau kev </w:t>
                            </w:r>
                            <w:del w:id="7732" w:author="year" w:date="2021-07-10T20:33:00Z">
                              <w:r w:rsidRPr="00821A34" w:rsidDel="00A5244C">
                                <w:rPr>
                                  <w:sz w:val="22"/>
                                  <w:szCs w:val="22"/>
                                </w:rPr>
                                <w:delText xml:space="preserve">siv cov lus </w:delText>
                              </w:r>
                            </w:del>
                            <w:r w:rsidRPr="00821A34">
                              <w:rPr>
                                <w:sz w:val="22"/>
                                <w:szCs w:val="22"/>
                              </w:rPr>
                              <w:t xml:space="preserve">qhia </w:t>
                            </w:r>
                            <w:ins w:id="7733" w:author="year" w:date="2021-07-10T20:33:00Z">
                              <w:r>
                                <w:rPr>
                                  <w:sz w:val="22"/>
                                  <w:szCs w:val="22"/>
                                </w:rPr>
                                <w:t xml:space="preserve">ntawv </w:t>
                              </w:r>
                            </w:ins>
                            <w:r w:rsidRPr="00821A34">
                              <w:rPr>
                                <w:sz w:val="22"/>
                                <w:szCs w:val="22"/>
                              </w:rPr>
                              <w:t xml:space="preserve">zoo los ntawm kev tsim thiab kev siv yav tom ntej ntawm ELA kev tsim qauv kev kawm thiab txuas ntxiv nrog SWUN kev qhia kom txhim kho tub ntxhais kawm cov txiaj ntsig zoo yuav pom nyob hauv LCAP xyoo 21-24. Kev mob siab txhim kho kev vam meej nrog niam txiv koom tes nrog siv FACE thiab lwm yam cuab yeej los txuas nrog thiab tsim kev sib raug zoo nrog zej zog yog pom tseeb hauv kev loj hlob ntawm kev pib ua tiav (Niam Txiv Tsev Kawm Qib Siab, Kev Kawm Txuj Ci, thiab lwm yam). Ntau yam los sis peb cov kev ua yuav </w:t>
                            </w:r>
                            <w:ins w:id="7734" w:author="year" w:date="2021-07-10T20:37:00Z">
                              <w:r>
                                <w:rPr>
                                  <w:sz w:val="22"/>
                                  <w:szCs w:val="22"/>
                                </w:rPr>
                                <w:t xml:space="preserve">tau ua </w:t>
                              </w:r>
                            </w:ins>
                            <w:r w:rsidRPr="00821A34">
                              <w:rPr>
                                <w:sz w:val="22"/>
                                <w:szCs w:val="22"/>
                              </w:rPr>
                              <w:t xml:space="preserve">txuas ntxiv vim tias lawv tau </w:t>
                            </w:r>
                            <w:ins w:id="7735" w:author="year" w:date="2021-07-10T20:38:00Z">
                              <w:r>
                                <w:rPr>
                                  <w:sz w:val="22"/>
                                  <w:szCs w:val="22"/>
                                </w:rPr>
                                <w:t>ua rau pom txog</w:t>
                              </w:r>
                            </w:ins>
                            <w:del w:id="7736" w:author="year" w:date="2021-07-10T20:38:00Z">
                              <w:r w:rsidRPr="00821A34" w:rsidDel="00A6205F">
                                <w:rPr>
                                  <w:sz w:val="22"/>
                                  <w:szCs w:val="22"/>
                                </w:rPr>
                                <w:delText xml:space="preserve">ua kom pom </w:delText>
                              </w:r>
                            </w:del>
                            <w:r w:rsidRPr="00821A34">
                              <w:rPr>
                                <w:sz w:val="22"/>
                                <w:szCs w:val="22"/>
                              </w:rPr>
                              <w:t xml:space="preserve">kev loj hlob thiab ua tiav. Cov lus qhia los ntawm xyoo 2020-2021 tau ua rau </w:t>
                            </w:r>
                            <w:ins w:id="7737" w:author="year" w:date="2021-07-10T20:39:00Z">
                              <w:r>
                                <w:rPr>
                                  <w:sz w:val="22"/>
                                  <w:szCs w:val="22"/>
                                </w:rPr>
                                <w:t xml:space="preserve">pom txog </w:t>
                              </w:r>
                            </w:ins>
                            <w:r w:rsidRPr="00821A34">
                              <w:rPr>
                                <w:sz w:val="22"/>
                                <w:szCs w:val="22"/>
                              </w:rPr>
                              <w:t xml:space="preserve">cov kev coj ua tshiab, </w:t>
                            </w:r>
                            <w:del w:id="7738" w:author="year" w:date="2021-07-10T20:40:00Z">
                              <w:r w:rsidRPr="00821A34" w:rsidDel="00A6205F">
                                <w:rPr>
                                  <w:sz w:val="22"/>
                                  <w:szCs w:val="22"/>
                                </w:rPr>
                                <w:delText xml:space="preserve">tab sis kuj </w:delText>
                              </w:r>
                            </w:del>
                            <w:ins w:id="7739" w:author="year" w:date="2021-07-10T20:40:00Z">
                              <w:r>
                                <w:rPr>
                                  <w:sz w:val="22"/>
                                  <w:szCs w:val="22"/>
                                </w:rPr>
                                <w:t xml:space="preserve">thiab tseem </w:t>
                              </w:r>
                            </w:ins>
                            <w:r w:rsidRPr="00821A34">
                              <w:rPr>
                                <w:sz w:val="22"/>
                                <w:szCs w:val="22"/>
                              </w:rPr>
                              <w:t xml:space="preserve">muaj kev sib xyaw cuab yeej ntawm thev naus laus zis, kev kawm paub txog kev sib raug zoo, thiab kev sib txuas lus txuas mus rau hauv kev ua tam sim no yuav </w:t>
                            </w:r>
                            <w:ins w:id="7740" w:author="year" w:date="2021-07-10T20:42:00Z">
                              <w:r>
                                <w:rPr>
                                  <w:sz w:val="22"/>
                                  <w:szCs w:val="22"/>
                                </w:rPr>
                                <w:t xml:space="preserve">tsim </w:t>
                              </w:r>
                            </w:ins>
                            <w:del w:id="7741" w:author="year" w:date="2021-07-10T20:42:00Z">
                              <w:r w:rsidRPr="00821A34" w:rsidDel="00A6205F">
                                <w:rPr>
                                  <w:sz w:val="22"/>
                                  <w:szCs w:val="22"/>
                                </w:rPr>
                                <w:delText xml:space="preserve">muab </w:delText>
                              </w:r>
                            </w:del>
                            <w:r w:rsidRPr="00821A34">
                              <w:rPr>
                                <w:sz w:val="22"/>
                                <w:szCs w:val="22"/>
                              </w:rPr>
                              <w:t xml:space="preserve">lub hauv paus rau Tsev Kawm Twin Rivers </w:t>
                            </w:r>
                            <w:ins w:id="7742" w:author="year" w:date="2021-07-10T20:43:00Z">
                              <w:r>
                                <w:rPr>
                                  <w:sz w:val="22"/>
                                  <w:szCs w:val="22"/>
                                </w:rPr>
                                <w:t xml:space="preserve">mus rau “rov qab los zoo dua” </w:t>
                              </w:r>
                            </w:ins>
                            <w:r w:rsidRPr="00821A34">
                              <w:rPr>
                                <w:sz w:val="22"/>
                                <w:szCs w:val="22"/>
                              </w:rPr>
                              <w:t>ntawv ua ntej"</w:t>
                            </w:r>
                          </w:p>
                        </w:txbxContent>
                      </wps:txbx>
                      <wps:bodyPr rot="0" vert="horz" wrap="square" lIns="0" tIns="0" rIns="0" bIns="0" anchor="t" anchorCtr="0" upright="1">
                        <a:noAutofit/>
                      </wps:bodyPr>
                    </wps:wsp>
                  </a:graphicData>
                </a:graphic>
              </wp:inline>
            </w:drawing>
          </mc:Choice>
          <mc:Fallback>
            <w:pict>
              <v:shape w14:anchorId="28395FB7" id="Text Box 613" o:spid="_x0000_s1239" type="#_x0000_t202" style="width:719.5pt;height:12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" fillcolor="#deebf5" strokecolor="#8eaadb" strokeweight=".5pt">
                <v:textbox inset="0,0,0,0">
                  <w:txbxContent>
                    <w:p w14:paraId="4DAA0823" w14:textId="77777777" w:rsidR="00AD19E5" w:rsidRPr="00821A34" w:rsidRDefault="00AD19E5" w:rsidP="00AD19E5">
                      <w:pPr>
                        <w:pStyle w:val="BodyText"/>
                        <w:spacing w:before="58"/>
                        <w:ind w:left="53" w:right="71"/>
                        <w:jc w:val="both"/>
                        <w:rPr>
                          <w:sz w:val="22"/>
                          <w:szCs w:val="22"/>
                        </w:rPr>
                      </w:pPr>
                      <w:r w:rsidRPr="00821A34">
                        <w:rPr>
                          <w:sz w:val="22"/>
                          <w:szCs w:val="22"/>
                        </w:rPr>
                        <w:t xml:space="preserve">Xyoo 2019-2021 yog lub sij hawm rau kev kawm zoo rau peb lub nroog. Kev saib xyuas zoo dua rau kev </w:t>
                      </w:r>
                      <w:del w:id="7743" w:author="year" w:date="2021-07-10T20:33:00Z">
                        <w:r w:rsidRPr="00821A34" w:rsidDel="00A5244C">
                          <w:rPr>
                            <w:sz w:val="22"/>
                            <w:szCs w:val="22"/>
                          </w:rPr>
                          <w:delText xml:space="preserve">siv cov lus </w:delText>
                        </w:r>
                      </w:del>
                      <w:r w:rsidRPr="00821A34">
                        <w:rPr>
                          <w:sz w:val="22"/>
                          <w:szCs w:val="22"/>
                        </w:rPr>
                        <w:t xml:space="preserve">qhia </w:t>
                      </w:r>
                      <w:ins w:id="7744" w:author="year" w:date="2021-07-10T20:33:00Z">
                        <w:r>
                          <w:rPr>
                            <w:sz w:val="22"/>
                            <w:szCs w:val="22"/>
                          </w:rPr>
                          <w:t xml:space="preserve">ntawv </w:t>
                        </w:r>
                      </w:ins>
                      <w:r w:rsidRPr="00821A34">
                        <w:rPr>
                          <w:sz w:val="22"/>
                          <w:szCs w:val="22"/>
                        </w:rPr>
                        <w:t xml:space="preserve">zoo los ntawm kev tsim thiab kev siv yav tom ntej ntawm ELA kev tsim qauv kev kawm thiab txuas ntxiv nrog SWUN kev qhia kom txhim kho tub ntxhais kawm cov txiaj ntsig zoo yuav pom nyob hauv LCAP xyoo 21-24. Kev mob siab txhim kho kev vam meej nrog niam txiv koom tes nrog siv FACE thiab lwm yam cuab yeej los txuas nrog thiab tsim kev sib raug zoo nrog zej zog yog pom tseeb hauv kev loj hlob ntawm kev pib ua tiav (Niam Txiv Tsev Kawm Qib Siab, Kev Kawm Txuj Ci, thiab lwm yam). Ntau yam los sis peb cov kev ua yuav </w:t>
                      </w:r>
                      <w:ins w:id="7745" w:author="year" w:date="2021-07-10T20:37:00Z">
                        <w:r>
                          <w:rPr>
                            <w:sz w:val="22"/>
                            <w:szCs w:val="22"/>
                          </w:rPr>
                          <w:t xml:space="preserve">tau ua </w:t>
                        </w:r>
                      </w:ins>
                      <w:r w:rsidRPr="00821A34">
                        <w:rPr>
                          <w:sz w:val="22"/>
                          <w:szCs w:val="22"/>
                        </w:rPr>
                        <w:t xml:space="preserve">txuas ntxiv vim tias lawv tau </w:t>
                      </w:r>
                      <w:ins w:id="7746" w:author="year" w:date="2021-07-10T20:38:00Z">
                        <w:r>
                          <w:rPr>
                            <w:sz w:val="22"/>
                            <w:szCs w:val="22"/>
                          </w:rPr>
                          <w:t>ua rau pom txog</w:t>
                        </w:r>
                      </w:ins>
                      <w:del w:id="7747" w:author="year" w:date="2021-07-10T20:38:00Z">
                        <w:r w:rsidRPr="00821A34" w:rsidDel="00A6205F">
                          <w:rPr>
                            <w:sz w:val="22"/>
                            <w:szCs w:val="22"/>
                          </w:rPr>
                          <w:delText xml:space="preserve">ua kom pom </w:delText>
                        </w:r>
                      </w:del>
                      <w:r w:rsidRPr="00821A34">
                        <w:rPr>
                          <w:sz w:val="22"/>
                          <w:szCs w:val="22"/>
                        </w:rPr>
                        <w:t xml:space="preserve">kev loj hlob thiab ua tiav. Cov lus qhia los ntawm xyoo 2020-2021 tau ua rau </w:t>
                      </w:r>
                      <w:ins w:id="7748" w:author="year" w:date="2021-07-10T20:39:00Z">
                        <w:r>
                          <w:rPr>
                            <w:sz w:val="22"/>
                            <w:szCs w:val="22"/>
                          </w:rPr>
                          <w:t xml:space="preserve">pom txog </w:t>
                        </w:r>
                      </w:ins>
                      <w:r w:rsidRPr="00821A34">
                        <w:rPr>
                          <w:sz w:val="22"/>
                          <w:szCs w:val="22"/>
                        </w:rPr>
                        <w:t xml:space="preserve">cov kev coj ua tshiab, </w:t>
                      </w:r>
                      <w:del w:id="7749" w:author="year" w:date="2021-07-10T20:40:00Z">
                        <w:r w:rsidRPr="00821A34" w:rsidDel="00A6205F">
                          <w:rPr>
                            <w:sz w:val="22"/>
                            <w:szCs w:val="22"/>
                          </w:rPr>
                          <w:delText xml:space="preserve">tab sis kuj </w:delText>
                        </w:r>
                      </w:del>
                      <w:ins w:id="7750" w:author="year" w:date="2021-07-10T20:40:00Z">
                        <w:r>
                          <w:rPr>
                            <w:sz w:val="22"/>
                            <w:szCs w:val="22"/>
                          </w:rPr>
                          <w:t xml:space="preserve">thiab tseem </w:t>
                        </w:r>
                      </w:ins>
                      <w:r w:rsidRPr="00821A34">
                        <w:rPr>
                          <w:sz w:val="22"/>
                          <w:szCs w:val="22"/>
                        </w:rPr>
                        <w:t xml:space="preserve">muaj kev sib xyaw cuab yeej ntawm thev naus laus zis, kev kawm paub txog kev sib raug zoo, thiab kev sib txuas lus txuas mus rau hauv kev ua tam sim no yuav </w:t>
                      </w:r>
                      <w:ins w:id="7751" w:author="year" w:date="2021-07-10T20:42:00Z">
                        <w:r>
                          <w:rPr>
                            <w:sz w:val="22"/>
                            <w:szCs w:val="22"/>
                          </w:rPr>
                          <w:t xml:space="preserve">tsim </w:t>
                        </w:r>
                      </w:ins>
                      <w:del w:id="7752" w:author="year" w:date="2021-07-10T20:42:00Z">
                        <w:r w:rsidRPr="00821A34" w:rsidDel="00A6205F">
                          <w:rPr>
                            <w:sz w:val="22"/>
                            <w:szCs w:val="22"/>
                          </w:rPr>
                          <w:delText xml:space="preserve">muab </w:delText>
                        </w:r>
                      </w:del>
                      <w:r w:rsidRPr="00821A34">
                        <w:rPr>
                          <w:sz w:val="22"/>
                          <w:szCs w:val="22"/>
                        </w:rPr>
                        <w:t xml:space="preserve">lub hauv paus rau Tsev Kawm Twin Rivers </w:t>
                      </w:r>
                      <w:ins w:id="7753" w:author="year" w:date="2021-07-10T20:43:00Z">
                        <w:r>
                          <w:rPr>
                            <w:sz w:val="22"/>
                            <w:szCs w:val="22"/>
                          </w:rPr>
                          <w:t xml:space="preserve">mus rau “rov qab los zoo dua” </w:t>
                        </w:r>
                      </w:ins>
                      <w:r w:rsidRPr="00821A34">
                        <w:rPr>
                          <w:sz w:val="22"/>
                          <w:szCs w:val="22"/>
                        </w:rPr>
                        <w:t>ntawv ua ntej"</w:t>
                      </w:r>
                    </w:p>
                  </w:txbxContent>
                </v:textbox>
                <w10:anchorlock/>
              </v:shape>
            </w:pict>
          </mc:Fallback>
        </mc:AlternateContent>
      </w:r>
    </w:p>
    <w:p w14:paraId="2A75B0A9" w14:textId="77777777" w:rsidR="00AD19E5" w:rsidRDefault="00AD19E5" w:rsidP="00AD19E5">
      <w:pPr>
        <w:rPr>
          <w:sz w:val="20"/>
        </w:rPr>
        <w:sectPr w:rsidR="00AD19E5">
          <w:pgSz w:w="15840" w:h="12240" w:orient="landscape"/>
          <w:pgMar w:top="720" w:right="600" w:bottom="800" w:left="600" w:header="0" w:footer="528" w:gutter="0"/>
          <w:cols w:space="720"/>
        </w:sectPr>
      </w:pPr>
    </w:p>
    <w:p w14:paraId="000700EA" w14:textId="77777777" w:rsidR="00AD19E5" w:rsidRPr="00A404B0" w:rsidRDefault="00AD19E5" w:rsidP="00AD19E5">
      <w:pPr>
        <w:pStyle w:val="Heading2"/>
        <w:rPr>
          <w:sz w:val="32"/>
          <w:szCs w:val="32"/>
        </w:rPr>
      </w:pPr>
      <w:bookmarkStart w:id="7754" w:name="Instructions:_Introduction"/>
      <w:bookmarkEnd w:id="7754"/>
      <w:r w:rsidRPr="00A404B0">
        <w:rPr>
          <w:sz w:val="32"/>
          <w:szCs w:val="32"/>
        </w:rPr>
        <w:lastRenderedPageBreak/>
        <w:t>Cov Lus Qhia: Kev Taw qhia</w:t>
      </w:r>
    </w:p>
    <w:p w14:paraId="27BAC95B" w14:textId="77777777" w:rsidR="00AD19E5" w:rsidRPr="00004E41" w:rsidRDefault="00AD19E5" w:rsidP="00AD19E5">
      <w:pPr>
        <w:pStyle w:val="BodyText"/>
        <w:spacing w:before="120"/>
        <w:ind w:left="120" w:right="482"/>
        <w:jc w:val="both"/>
        <w:rPr>
          <w:sz w:val="22"/>
          <w:szCs w:val="22"/>
        </w:rPr>
      </w:pPr>
      <w:r w:rsidRPr="00004E41">
        <w:rPr>
          <w:sz w:val="22"/>
          <w:szCs w:val="22"/>
        </w:rPr>
        <w:t xml:space="preserve">Daim Qauv Kho Dua Tshiab Hauv Xyoo 2019-20 Hauv Cheeb Tsam Kev Tswj Xyuas thiab Kev </w:t>
      </w:r>
      <w:del w:id="7755" w:author="year" w:date="2021-07-10T21:56:00Z">
        <w:r w:rsidRPr="00004E41" w:rsidDel="00430D63">
          <w:rPr>
            <w:sz w:val="22"/>
            <w:szCs w:val="22"/>
          </w:rPr>
          <w:delText>Tswj Xyuas</w:delText>
        </w:r>
      </w:del>
      <w:ins w:id="7756" w:author="year" w:date="2021-07-10T21:56:00Z">
        <w:r>
          <w:rPr>
            <w:sz w:val="22"/>
            <w:szCs w:val="22"/>
          </w:rPr>
          <w:t>Lees Paub</w:t>
        </w:r>
      </w:ins>
      <w:r w:rsidRPr="00004E41">
        <w:rPr>
          <w:sz w:val="22"/>
          <w:szCs w:val="22"/>
        </w:rPr>
        <w:t xml:space="preserve"> (LCAP) thiab Daim Qauv Kho Dua Tshiab rau Xyoo 2020</w:t>
      </w:r>
      <w:ins w:id="7757" w:author="year" w:date="2021-07-10T21:57:00Z">
        <w:r>
          <w:rPr>
            <w:sz w:val="22"/>
            <w:szCs w:val="22"/>
          </w:rPr>
          <w:t>-21</w:t>
        </w:r>
      </w:ins>
      <w:r w:rsidRPr="00004E41">
        <w:rPr>
          <w:sz w:val="22"/>
          <w:szCs w:val="22"/>
        </w:rPr>
        <w:t xml:space="preserve"> kev kawm </w:t>
      </w:r>
      <w:del w:id="7758" w:author="year" w:date="2021-07-10T21:57:00Z">
        <w:r w:rsidRPr="00004E41" w:rsidDel="00430D63">
          <w:rPr>
            <w:sz w:val="22"/>
            <w:szCs w:val="22"/>
          </w:rPr>
          <w:delText>21</w:delText>
        </w:r>
      </w:del>
      <w:r w:rsidRPr="00004E41">
        <w:rPr>
          <w:sz w:val="22"/>
          <w:szCs w:val="22"/>
        </w:rPr>
        <w:t xml:space="preserve">Txuas ntxiv thiab Kev Tuaj Koom yuav tsum ua kom tiav raws li ib feem ntawm kev txhim kho LCAP xyoo 2021-22. Xyoo txuas ntxiv, Kev Txhim Kho Txhua Xyoo yuav </w:t>
      </w:r>
      <w:ins w:id="7759" w:author="year" w:date="2021-07-10T21:58:00Z">
        <w:r>
          <w:rPr>
            <w:sz w:val="22"/>
            <w:szCs w:val="22"/>
          </w:rPr>
          <w:t xml:space="preserve">tsum </w:t>
        </w:r>
      </w:ins>
      <w:del w:id="7760" w:author="year" w:date="2021-07-10T21:58:00Z">
        <w:r w:rsidRPr="00004E41" w:rsidDel="00430D63">
          <w:rPr>
            <w:sz w:val="22"/>
            <w:szCs w:val="22"/>
          </w:rPr>
          <w:delText xml:space="preserve">ua kom </w:delText>
        </w:r>
      </w:del>
      <w:r w:rsidRPr="00004E41">
        <w:rPr>
          <w:sz w:val="22"/>
          <w:szCs w:val="22"/>
        </w:rPr>
        <w:t xml:space="preserve">tiav </w:t>
      </w:r>
      <w:ins w:id="7761" w:author="year" w:date="2021-07-10T21:59:00Z">
        <w:r>
          <w:rPr>
            <w:sz w:val="22"/>
            <w:szCs w:val="22"/>
          </w:rPr>
          <w:t xml:space="preserve">ntawm kev </w:t>
        </w:r>
      </w:ins>
      <w:r w:rsidRPr="00004E41">
        <w:rPr>
          <w:sz w:val="22"/>
          <w:szCs w:val="22"/>
        </w:rPr>
        <w:t>siv LCAP tus qauv thiab cov nqi siv nyiaj uas tau siv los ntawm Xeev Pawg Neeg Saib Xyuas Kev Kawm.</w:t>
      </w:r>
    </w:p>
    <w:p w14:paraId="43CB7250" w14:textId="77777777" w:rsidR="00AD19E5" w:rsidRPr="00004E41" w:rsidRDefault="00AD19E5" w:rsidP="00AD19E5">
      <w:pPr>
        <w:spacing w:before="120"/>
        <w:ind w:left="120" w:right="438"/>
        <w:rPr>
          <w:i/>
        </w:rPr>
      </w:pPr>
      <w:r w:rsidRPr="00004E41">
        <w:rPr>
          <w:i/>
        </w:rPr>
        <w:t xml:space="preserve">Yog muaj lus nug ntxiv los sis kev pab ua hauj lwm ntsig txog qhov ua tiav ntawm LCAP tus qauv, thov hu rau COE hauv cheeb tsam, los sis California Lub Chaw ua Hauj lwm Saib Xyuas Kev Kawm Ntawv (CDE) Lub Chaw ua Hauj lwm Pab cuam Hauv Zej Zog hauv xov tooj ntawm 916-319-0809 los sis hauv email ntawm </w:t>
      </w:r>
      <w:hyperlink r:id="rId84">
        <w:r w:rsidRPr="00004E41">
          <w:rPr>
            <w:i/>
            <w:color w:val="0000FF"/>
            <w:u w:val="single" w:color="0000FF"/>
          </w:rPr>
          <w:t>lcff@cde.ca.gov</w:t>
        </w:r>
      </w:hyperlink>
      <w:r w:rsidRPr="00004E41">
        <w:rPr>
          <w:i/>
        </w:rPr>
        <w:t>.</w:t>
      </w:r>
    </w:p>
    <w:p w14:paraId="6EED4EC3" w14:textId="77777777" w:rsidR="00AD19E5" w:rsidRPr="002042C0" w:rsidRDefault="00AD19E5" w:rsidP="00AD19E5">
      <w:pPr>
        <w:pStyle w:val="Heading2"/>
        <w:spacing w:before="200"/>
        <w:ind w:right="357"/>
        <w:rPr>
          <w:sz w:val="32"/>
          <w:szCs w:val="32"/>
        </w:rPr>
      </w:pPr>
      <w:bookmarkStart w:id="7762" w:name="Instructions:_Annual_Update_for_the_2019"/>
      <w:bookmarkEnd w:id="7762"/>
      <w:r w:rsidRPr="002042C0">
        <w:rPr>
          <w:sz w:val="32"/>
          <w:szCs w:val="32"/>
        </w:rPr>
        <w:t>Cov Lus Qhia: Hloov Kho Txhua Xyoo rau Xyoo 2019–20 Chaw Tswj fwm hauv Ib Cheeb Tsam thiab Kev Npaj Lub Luag Hauj lwm</w:t>
      </w:r>
    </w:p>
    <w:p w14:paraId="20F377AB" w14:textId="77777777" w:rsidR="00AD19E5" w:rsidRPr="002042C0" w:rsidRDefault="00AD19E5" w:rsidP="00AD19E5">
      <w:pPr>
        <w:spacing w:before="60"/>
        <w:ind w:left="120"/>
        <w:rPr>
          <w:b/>
          <w:sz w:val="32"/>
          <w:szCs w:val="32"/>
        </w:rPr>
      </w:pPr>
      <w:r w:rsidRPr="002042C0">
        <w:rPr>
          <w:b/>
          <w:sz w:val="32"/>
          <w:szCs w:val="32"/>
        </w:rPr>
        <w:t>Kev Hloov Kho Txhua Xyoo</w:t>
      </w:r>
    </w:p>
    <w:p w14:paraId="37429318" w14:textId="77777777" w:rsidR="00AD19E5" w:rsidRPr="006049E8" w:rsidRDefault="00AD19E5" w:rsidP="00AD19E5">
      <w:pPr>
        <w:pStyle w:val="BodyText"/>
        <w:spacing w:before="120"/>
        <w:ind w:left="120" w:right="816"/>
        <w:jc w:val="both"/>
        <w:rPr>
          <w:sz w:val="22"/>
          <w:szCs w:val="22"/>
        </w:rPr>
      </w:pPr>
      <w:r w:rsidRPr="006049E8">
        <w:rPr>
          <w:sz w:val="22"/>
          <w:szCs w:val="22"/>
        </w:rPr>
        <w:t xml:space="preserve">Cov hom phiaj uas npaj tseg, xeev thiab / los sis cov phiaj xwm hauv ib cheeb tsam, cov txiaj ntsig tau los, kev nqis tes / cov kev pab cuam, thiab kev siv nyiaj txiag yuav tsum luam tawm ntawm daim phiaj xwm xyoo 2019-20 Chaw Tswj Xyuas thiab Peev Xwm Tswj Xyuas (LCAP) uas tau pom zoo. </w:t>
      </w:r>
      <w:ins w:id="7763" w:author="year" w:date="2021-07-10T22:04:00Z">
        <w:r>
          <w:rPr>
            <w:sz w:val="22"/>
            <w:szCs w:val="22"/>
          </w:rPr>
          <w:t xml:space="preserve">Feem </w:t>
        </w:r>
      </w:ins>
      <w:r w:rsidRPr="006049E8">
        <w:rPr>
          <w:sz w:val="22"/>
          <w:szCs w:val="22"/>
        </w:rPr>
        <w:t xml:space="preserve">Tsawg </w:t>
      </w:r>
      <w:del w:id="7764" w:author="year" w:date="2021-07-10T22:04:00Z">
        <w:r w:rsidRPr="006049E8" w:rsidDel="008C7E64">
          <w:rPr>
            <w:sz w:val="22"/>
            <w:szCs w:val="22"/>
          </w:rPr>
          <w:delText>me</w:delText>
        </w:r>
      </w:del>
      <w:r w:rsidRPr="006049E8">
        <w:rPr>
          <w:sz w:val="22"/>
          <w:szCs w:val="22"/>
        </w:rPr>
        <w:t xml:space="preserve"> kev sau ntawv tsis raug yuav raug kho. Theej Lub Hom Phiaj, </w:t>
      </w:r>
      <w:del w:id="7765" w:author="year" w:date="2021-07-10T22:05:00Z">
        <w:r w:rsidRPr="006049E8" w:rsidDel="008C7E64">
          <w:rPr>
            <w:sz w:val="22"/>
            <w:szCs w:val="22"/>
          </w:rPr>
          <w:delText>Qhov Kev Ntsuas Raws Xyoo</w:delText>
        </w:r>
      </w:del>
      <w:ins w:id="7766" w:author="year" w:date="2021-07-10T22:05:00Z">
        <w:r>
          <w:rPr>
            <w:sz w:val="22"/>
            <w:szCs w:val="22"/>
          </w:rPr>
          <w:t>Lub txiaj ntsig ntsuas tau txhua xyoo</w:t>
        </w:r>
      </w:ins>
      <w:r w:rsidRPr="006049E8">
        <w:rPr>
          <w:sz w:val="22"/>
          <w:szCs w:val="22"/>
        </w:rPr>
        <w:t>, Cov Kev Nqis Tes Ua / Cov Kev Pab cuam thiab Cov Rooj Tshawb Xyuas raws li kev xav tau.</w:t>
      </w:r>
    </w:p>
    <w:p w14:paraId="1011CD7F" w14:textId="77777777" w:rsidR="00AD19E5" w:rsidRPr="006049E8" w:rsidRDefault="00AD19E5" w:rsidP="00AD19E5">
      <w:pPr>
        <w:pStyle w:val="BodyText"/>
        <w:rPr>
          <w:sz w:val="22"/>
          <w:szCs w:val="22"/>
        </w:rPr>
      </w:pPr>
    </w:p>
    <w:p w14:paraId="16054972" w14:textId="77777777" w:rsidR="00AD19E5" w:rsidRPr="006049E8" w:rsidRDefault="00AD19E5" w:rsidP="00AD19E5">
      <w:pPr>
        <w:pStyle w:val="BodyText"/>
        <w:spacing w:before="217"/>
        <w:ind w:left="120" w:right="159"/>
        <w:rPr>
          <w:sz w:val="22"/>
          <w:szCs w:val="22"/>
        </w:rPr>
      </w:pPr>
      <w:bookmarkStart w:id="7767" w:name="Annual_Measurable_Outcomes"/>
      <w:bookmarkEnd w:id="7767"/>
      <w:r w:rsidRPr="006049E8">
        <w:rPr>
          <w:sz w:val="22"/>
          <w:szCs w:val="22"/>
        </w:rPr>
        <w:t xml:space="preserve">Rau txhua lub hom phiaj hauv xyoo 2019-20, txheeb xyuas thiab saib xyuas qhov </w:t>
      </w:r>
      <w:ins w:id="7768" w:author="year" w:date="2021-07-10T22:07:00Z">
        <w:r>
          <w:rPr>
            <w:sz w:val="22"/>
            <w:szCs w:val="22"/>
          </w:rPr>
          <w:t xml:space="preserve">txiaj ntsig uas ntsuas tau tiag </w:t>
        </w:r>
      </w:ins>
      <w:del w:id="7769" w:author="year" w:date="2021-07-10T22:07:00Z">
        <w:r w:rsidRPr="006049E8" w:rsidDel="008C7E64">
          <w:rPr>
            <w:sz w:val="22"/>
            <w:szCs w:val="22"/>
          </w:rPr>
          <w:delText xml:space="preserve">ua tau txiaj ntsig </w:delText>
        </w:r>
      </w:del>
      <w:del w:id="7770" w:author="year" w:date="2021-07-10T22:06:00Z">
        <w:r w:rsidRPr="006049E8" w:rsidDel="008C7E64">
          <w:rPr>
            <w:sz w:val="22"/>
            <w:szCs w:val="22"/>
          </w:rPr>
          <w:delText xml:space="preserve">zoo npaum </w:delText>
        </w:r>
      </w:del>
      <w:r w:rsidRPr="006049E8">
        <w:rPr>
          <w:sz w:val="22"/>
          <w:szCs w:val="22"/>
        </w:rPr>
        <w:t xml:space="preserve">li piv nrog cov </w:t>
      </w:r>
      <w:ins w:id="7771" w:author="year" w:date="2021-07-10T22:08:00Z">
        <w:r>
          <w:rPr>
            <w:sz w:val="22"/>
            <w:szCs w:val="22"/>
          </w:rPr>
          <w:t xml:space="preserve">txiaj ntsig uas ntsuas tau tiag </w:t>
        </w:r>
      </w:ins>
      <w:ins w:id="7772" w:author="year" w:date="2021-07-10T22:10:00Z">
        <w:r>
          <w:rPr>
            <w:sz w:val="22"/>
            <w:szCs w:val="22"/>
          </w:rPr>
          <w:t xml:space="preserve">txhua xyoo </w:t>
        </w:r>
      </w:ins>
      <w:ins w:id="7773" w:author="year" w:date="2021-07-10T22:08:00Z">
        <w:r>
          <w:rPr>
            <w:sz w:val="22"/>
            <w:szCs w:val="22"/>
          </w:rPr>
          <w:t xml:space="preserve">raws li </w:t>
        </w:r>
      </w:ins>
      <w:ins w:id="7774" w:author="year" w:date="2021-07-10T22:09:00Z">
        <w:r>
          <w:rPr>
            <w:sz w:val="22"/>
            <w:szCs w:val="22"/>
          </w:rPr>
          <w:t xml:space="preserve">kwv yees cia </w:t>
        </w:r>
      </w:ins>
      <w:del w:id="7775" w:author="year" w:date="2021-07-10T22:09:00Z">
        <w:r w:rsidRPr="006049E8" w:rsidDel="008C7E64">
          <w:rPr>
            <w:sz w:val="22"/>
            <w:szCs w:val="22"/>
          </w:rPr>
          <w:delText xml:space="preserve">kev ntsuas ntsuas tau txiaj ntsig </w:delText>
        </w:r>
      </w:del>
      <w:del w:id="7776" w:author="year" w:date="2021-07-10T22:10:00Z">
        <w:r w:rsidRPr="006049E8" w:rsidDel="008C7E64">
          <w:rPr>
            <w:sz w:val="22"/>
            <w:szCs w:val="22"/>
          </w:rPr>
          <w:delText xml:space="preserve">txhua xyoo </w:delText>
        </w:r>
      </w:del>
      <w:r w:rsidRPr="006049E8">
        <w:rPr>
          <w:sz w:val="22"/>
          <w:szCs w:val="22"/>
        </w:rPr>
        <w:t xml:space="preserve">nyob rau xyoo 2019-20 rau lub hom phiaj. Yog tias </w:t>
      </w:r>
      <w:del w:id="7777" w:author="year" w:date="2021-07-10T22:11:00Z">
        <w:r w:rsidRPr="006049E8" w:rsidDel="008C7E64">
          <w:rPr>
            <w:sz w:val="22"/>
            <w:szCs w:val="22"/>
          </w:rPr>
          <w:delText xml:space="preserve">qhov ntsuas tsis tau tiag </w:delText>
        </w:r>
      </w:del>
      <w:ins w:id="7778" w:author="year" w:date="2021-07-10T22:11:00Z">
        <w:r>
          <w:rPr>
            <w:sz w:val="22"/>
            <w:szCs w:val="22"/>
          </w:rPr>
          <w:t xml:space="preserve">lub txiaj ntsig uas ntsuas tau </w:t>
        </w:r>
      </w:ins>
      <w:r w:rsidRPr="006049E8">
        <w:rPr>
          <w:sz w:val="22"/>
          <w:szCs w:val="22"/>
        </w:rPr>
        <w:t xml:space="preserve">tiag tsis muaj vim </w:t>
      </w:r>
      <w:del w:id="7779" w:author="year" w:date="2021-07-10T22:12:00Z">
        <w:r w:rsidRPr="006049E8" w:rsidDel="008C7E64">
          <w:rPr>
            <w:sz w:val="22"/>
            <w:szCs w:val="22"/>
          </w:rPr>
          <w:delText>muaj feem cuam tshuam</w:delText>
        </w:r>
      </w:del>
      <w:ins w:id="7780" w:author="year" w:date="2021-07-10T22:12:00Z">
        <w:r>
          <w:rPr>
            <w:sz w:val="22"/>
            <w:szCs w:val="22"/>
          </w:rPr>
          <w:t>kev puas tsuaj</w:t>
        </w:r>
      </w:ins>
      <w:r w:rsidRPr="006049E8">
        <w:rPr>
          <w:sz w:val="22"/>
          <w:szCs w:val="22"/>
        </w:rPr>
        <w:t xml:space="preserve"> ntawm COVID-19 muab </w:t>
      </w:r>
      <w:ins w:id="7781" w:author="year" w:date="2021-07-10T22:13:00Z">
        <w:r>
          <w:rPr>
            <w:sz w:val="22"/>
            <w:szCs w:val="22"/>
          </w:rPr>
          <w:t xml:space="preserve">coj los qhia luv luv tias </w:t>
        </w:r>
      </w:ins>
      <w:del w:id="7782" w:author="year" w:date="2021-07-10T22:13:00Z">
        <w:r w:rsidRPr="006049E8" w:rsidDel="008C7E64">
          <w:rPr>
            <w:sz w:val="22"/>
            <w:szCs w:val="22"/>
          </w:rPr>
          <w:delText xml:space="preserve">cov lus qhia luv luv ntawm </w:delText>
        </w:r>
      </w:del>
      <w:r w:rsidRPr="006049E8">
        <w:rPr>
          <w:sz w:val="22"/>
          <w:szCs w:val="22"/>
        </w:rPr>
        <w:t xml:space="preserve">vim li cas thiaj tsis muaj peev xwm ntsuas tau. Yog tias muaj lwm txoj kev siv los ntsuas qhov ntsuas mus txog lub hom phiaj, qhia kom </w:t>
      </w:r>
      <w:ins w:id="7783" w:author="year" w:date="2021-07-10T22:15:00Z">
        <w:r>
          <w:rPr>
            <w:sz w:val="22"/>
            <w:szCs w:val="22"/>
          </w:rPr>
          <w:t xml:space="preserve">tseeb ntawm cov cuab yeej uas tau siv los ntsuas thiab cov txiaj ntsig uas ntsuas tau tiag rau qhov kev ntsuas ntawv. </w:t>
        </w:r>
      </w:ins>
      <w:del w:id="7784" w:author="year" w:date="2021-07-10T22:16:00Z">
        <w:r w:rsidRPr="006049E8" w:rsidDel="00A81177">
          <w:rPr>
            <w:sz w:val="22"/>
            <w:szCs w:val="22"/>
          </w:rPr>
          <w:delText>siv cov cuab yeej thiab qhov ntsuas rau cov cuab yeej.</w:delText>
        </w:r>
      </w:del>
    </w:p>
    <w:p w14:paraId="63DF58C1" w14:textId="77777777" w:rsidR="00AD19E5" w:rsidRPr="006049E8" w:rsidRDefault="00AD19E5" w:rsidP="00AD19E5">
      <w:pPr>
        <w:pStyle w:val="BodyText"/>
        <w:rPr>
          <w:sz w:val="22"/>
          <w:szCs w:val="22"/>
        </w:rPr>
      </w:pPr>
    </w:p>
    <w:p w14:paraId="0A5CC2C0" w14:textId="77777777" w:rsidR="00AD19E5" w:rsidRPr="006049E8" w:rsidRDefault="00AD19E5" w:rsidP="00AD19E5">
      <w:pPr>
        <w:pStyle w:val="BodyText"/>
        <w:spacing w:before="217"/>
        <w:ind w:left="120" w:right="304"/>
        <w:rPr>
          <w:sz w:val="22"/>
          <w:szCs w:val="22"/>
        </w:rPr>
      </w:pPr>
      <w:bookmarkStart w:id="7785" w:name="Actions/Services"/>
      <w:bookmarkEnd w:id="7785"/>
      <w:r w:rsidRPr="006049E8">
        <w:rPr>
          <w:sz w:val="22"/>
          <w:szCs w:val="22"/>
        </w:rPr>
        <w:t xml:space="preserve">Txheeb xyuas qhov Kev Npaj nqis tes ua / Cov Kev Pab uas tau npaj tseg, kev siv nyiaj txiag kom siv los nqis tes ua cov hauj lwm no kom ua tiav cov hom phiaj tau hais tseg thiab cov kev siv nyiaj tiag tiag los siv </w:t>
      </w:r>
      <w:ins w:id="7786" w:author="year" w:date="2021-07-10T22:17:00Z">
        <w:r>
          <w:rPr>
            <w:sz w:val="22"/>
            <w:szCs w:val="22"/>
          </w:rPr>
          <w:t xml:space="preserve">rau </w:t>
        </w:r>
      </w:ins>
      <w:r w:rsidRPr="006049E8">
        <w:rPr>
          <w:sz w:val="22"/>
          <w:szCs w:val="22"/>
        </w:rPr>
        <w:t>cov kev nqis tes / cov kev pab cuam.</w:t>
      </w:r>
    </w:p>
    <w:p w14:paraId="23A8030A" w14:textId="77777777" w:rsidR="00AD19E5" w:rsidRPr="006049E8" w:rsidRDefault="00AD19E5" w:rsidP="00AD19E5">
      <w:pPr>
        <w:pStyle w:val="BodyText"/>
        <w:spacing w:before="120"/>
        <w:ind w:left="120"/>
        <w:rPr>
          <w:sz w:val="22"/>
          <w:szCs w:val="22"/>
        </w:rPr>
      </w:pPr>
      <w:bookmarkStart w:id="7787" w:name="Goal_Analysis"/>
      <w:bookmarkEnd w:id="7787"/>
      <w:r w:rsidRPr="006049E8">
        <w:rPr>
          <w:sz w:val="22"/>
          <w:szCs w:val="22"/>
        </w:rPr>
        <w:t>Kev Tshawb Xyuas Lub Hom Phiaj</w:t>
      </w:r>
    </w:p>
    <w:p w14:paraId="7F894E73" w14:textId="77777777" w:rsidR="00AD19E5" w:rsidRPr="00AF4BCC" w:rsidRDefault="00AD19E5" w:rsidP="00AD19E5">
      <w:pPr>
        <w:pStyle w:val="BodyText"/>
        <w:spacing w:before="120"/>
        <w:ind w:left="120" w:right="665"/>
        <w:rPr>
          <w:sz w:val="22"/>
          <w:szCs w:val="22"/>
        </w:rPr>
      </w:pPr>
      <w:r w:rsidRPr="00AF4BCC">
        <w:rPr>
          <w:sz w:val="22"/>
          <w:szCs w:val="22"/>
        </w:rPr>
        <w:t xml:space="preserve">Siv cov ntaub ntawv hauv xeev thiab </w:t>
      </w:r>
      <w:del w:id="7788" w:author="year" w:date="2021-07-10T22:18:00Z">
        <w:r w:rsidRPr="00AF4BCC" w:rsidDel="00A81177">
          <w:rPr>
            <w:sz w:val="22"/>
            <w:szCs w:val="22"/>
          </w:rPr>
          <w:delText xml:space="preserve">cov lus qhia </w:delText>
        </w:r>
      </w:del>
      <w:r w:rsidRPr="00AF4BCC">
        <w:rPr>
          <w:sz w:val="22"/>
          <w:szCs w:val="22"/>
        </w:rPr>
        <w:t>hauv cheeb tsam thiab cov lus qhia los ntawm niam txiv, tub ntxhais kawm, cov kws qhia ntawv, thiab lwm tus neeg koom nrog, teb rau cov lus cog tseg raws li cov lus qhia.</w:t>
      </w:r>
    </w:p>
    <w:p w14:paraId="51939E58" w14:textId="77777777" w:rsidR="00AD19E5" w:rsidRPr="00AF4BCC" w:rsidRDefault="00AD19E5" w:rsidP="00AD19E5">
      <w:pPr>
        <w:pStyle w:val="ListParagraph"/>
        <w:numPr>
          <w:ilvl w:val="2"/>
          <w:numId w:val="4"/>
        </w:numPr>
        <w:tabs>
          <w:tab w:val="left" w:pos="840"/>
        </w:tabs>
        <w:spacing w:before="120"/>
        <w:ind w:right="216"/>
        <w:jc w:val="both"/>
      </w:pPr>
      <w:r w:rsidRPr="00AF4BCC">
        <w:t>Yog tias pob nyiaj tau npaj rau Cov Kev Ua / Cov Kev Pab uas tsis tau siv tau siv rau lwm yam kev ua thiab kev pab mus txog thaum xyoo xaus, piav qhia seb cov nyiaj raug siv los pab cov tub ntxhais kawm li cas, suav nrog cov tau nyiaj</w:t>
      </w:r>
      <w:del w:id="7789" w:author="year" w:date="2021-07-10T22:21:00Z">
        <w:r w:rsidRPr="00AF4BCC" w:rsidDel="00A81177">
          <w:delText xml:space="preserve"> </w:delText>
        </w:r>
      </w:del>
      <w:ins w:id="7790" w:author="year" w:date="2021-07-10T22:21:00Z">
        <w:r>
          <w:t xml:space="preserve">qis </w:t>
        </w:r>
      </w:ins>
      <w:del w:id="7791" w:author="year" w:date="2021-07-10T22:21:00Z">
        <w:r w:rsidRPr="00AF4BCC" w:rsidDel="00A81177">
          <w:delText>tsawg</w:delText>
        </w:r>
      </w:del>
      <w:r w:rsidRPr="00AF4BCC">
        <w:t xml:space="preserve">, kawm lus Askiv, los sis cov me nyuam </w:t>
      </w:r>
      <w:ins w:id="7792" w:author="year" w:date="2021-07-10T22:21:00Z">
        <w:r>
          <w:t xml:space="preserve">tu </w:t>
        </w:r>
      </w:ins>
      <w:del w:id="7793" w:author="year" w:date="2021-07-10T22:21:00Z">
        <w:r w:rsidRPr="00AF4BCC" w:rsidDel="00A81177">
          <w:delText>hluas</w:delText>
        </w:r>
      </w:del>
      <w:r w:rsidRPr="00AF4BCC">
        <w:t xml:space="preserve">, </w:t>
      </w:r>
      <w:ins w:id="7794" w:author="year" w:date="2021-07-10T22:22:00Z">
        <w:r>
          <w:t xml:space="preserve">cov tub ntxhais kawm, </w:t>
        </w:r>
      </w:ins>
      <w:r w:rsidRPr="00AF4BCC">
        <w:t xml:space="preserve">tsev neeg, cov kws qhia ntawv thiab cov neeg ua hauj lwm. Cov lus piav qhia no yuav suav nrog cov lus piav qhia ntawm kev nqis tes ua / cov kev pab cuam tau siv los txo kev </w:t>
      </w:r>
      <w:ins w:id="7795" w:author="year" w:date="2021-07-10T22:23:00Z">
        <w:r>
          <w:t>puas tsuaj los</w:t>
        </w:r>
      </w:ins>
      <w:del w:id="7796" w:author="year" w:date="2021-07-10T22:23:00Z">
        <w:r w:rsidRPr="00AF4BCC" w:rsidDel="00A81177">
          <w:delText xml:space="preserve">cuam tshuam </w:delText>
        </w:r>
      </w:del>
      <w:r w:rsidRPr="00AF4BCC">
        <w:t>ntawm COVID-19 uas tsis nyob hauv LCAP xyoo 2019-20.</w:t>
      </w:r>
    </w:p>
    <w:p w14:paraId="272E6685" w14:textId="77777777" w:rsidR="00AD19E5" w:rsidRPr="00AF4BCC" w:rsidRDefault="00AD19E5" w:rsidP="00AD19E5">
      <w:pPr>
        <w:sectPr w:rsidR="00AD19E5" w:rsidRPr="00AF4BCC">
          <w:pgSz w:w="15840" w:h="12240" w:orient="landscape"/>
          <w:pgMar w:top="720" w:right="600" w:bottom="800" w:left="600" w:header="0" w:footer="528" w:gutter="0"/>
          <w:cols w:space="720"/>
        </w:sectPr>
      </w:pPr>
    </w:p>
    <w:p w14:paraId="3A1FB9E8" w14:textId="77777777" w:rsidR="00AD19E5" w:rsidRPr="00AF4BCC" w:rsidRDefault="00AD19E5" w:rsidP="00AD19E5">
      <w:pPr>
        <w:pStyle w:val="ListParagraph"/>
        <w:numPr>
          <w:ilvl w:val="2"/>
          <w:numId w:val="4"/>
        </w:numPr>
        <w:tabs>
          <w:tab w:val="left" w:pos="839"/>
          <w:tab w:val="left" w:pos="840"/>
        </w:tabs>
        <w:spacing w:before="80"/>
        <w:ind w:right="538"/>
        <w:jc w:val="both"/>
      </w:pPr>
      <w:r w:rsidRPr="00AF4BCC">
        <w:lastRenderedPageBreak/>
        <w:t xml:space="preserve">Piav qhia txog txhua qhov ua tau zoo thiab kev nyuaj ntawm kev nqis tes ua / cov kev pab cuam. Ua ib feem ntawm cov lus piav qhia, hais kom meej </w:t>
      </w:r>
      <w:ins w:id="7797" w:author="year" w:date="2021-07-10T22:24:00Z">
        <w:r>
          <w:t xml:space="preserve">tias </w:t>
        </w:r>
      </w:ins>
      <w:r w:rsidRPr="00AF4BCC">
        <w:t xml:space="preserve">cov kev nqis tes / cov kev pab cuam twg tsis </w:t>
      </w:r>
      <w:ins w:id="7798" w:author="year" w:date="2021-07-10T22:25:00Z">
        <w:r>
          <w:t xml:space="preserve">tau pib </w:t>
        </w:r>
      </w:ins>
      <w:del w:id="7799" w:author="year" w:date="2021-07-10T22:25:00Z">
        <w:r w:rsidRPr="00AF4BCC" w:rsidDel="000A1252">
          <w:delText xml:space="preserve">siv </w:delText>
        </w:r>
      </w:del>
      <w:r w:rsidRPr="00AF4BCC">
        <w:t xml:space="preserve">vim muaj kev cuam tshuam los ntawm COVID-19, raws li qhov tsim nyog. Txog li ua tau, LEAs raug txhawb kom muaj cov lus piav qhia txog ntawm kev ua hauj lwm ntawm cov hauj lwm / cov </w:t>
      </w:r>
      <w:del w:id="7800" w:author="year" w:date="2021-07-10T22:26:00Z">
        <w:r w:rsidRPr="00AF4BCC" w:rsidDel="000A1252">
          <w:delText>hauj lwm</w:delText>
        </w:r>
      </w:del>
      <w:ins w:id="7801" w:author="year" w:date="2021-07-10T22:26:00Z">
        <w:r>
          <w:t xml:space="preserve"> pab cuam</w:t>
        </w:r>
      </w:ins>
      <w:r w:rsidRPr="00AF4BCC">
        <w:t xml:space="preserve"> kom ua tiav lub hom phiaj.</w:t>
      </w:r>
    </w:p>
    <w:p w14:paraId="6E2BDEF5" w14:textId="77777777" w:rsidR="00AD19E5" w:rsidRDefault="00AD19E5" w:rsidP="00AD19E5">
      <w:pPr>
        <w:pStyle w:val="BodyText"/>
        <w:rPr>
          <w:sz w:val="26"/>
        </w:rPr>
      </w:pPr>
    </w:p>
    <w:p w14:paraId="24154981" w14:textId="77777777" w:rsidR="00AD19E5" w:rsidRPr="00C705E2" w:rsidRDefault="00AD19E5" w:rsidP="00AD19E5">
      <w:pPr>
        <w:pStyle w:val="Heading2"/>
        <w:spacing w:before="179"/>
        <w:ind w:right="658"/>
        <w:rPr>
          <w:sz w:val="32"/>
          <w:szCs w:val="32"/>
        </w:rPr>
      </w:pPr>
      <w:bookmarkStart w:id="7802" w:name="Instructions:_Annual_Update_for_the_2020"/>
      <w:bookmarkEnd w:id="7802"/>
      <w:r w:rsidRPr="00C705E2">
        <w:rPr>
          <w:sz w:val="32"/>
          <w:szCs w:val="32"/>
        </w:rPr>
        <w:t>Cov Lus Qhia: Hloo Kho Txhua Xyoo rau Xyoo 2020–21 Txoj Kev Kawm Mus Ntxiv thiab Npaj Kev Tuaj Khoom</w:t>
      </w:r>
    </w:p>
    <w:p w14:paraId="5FB18DF0" w14:textId="77777777" w:rsidR="00AD19E5" w:rsidRPr="00C705E2" w:rsidRDefault="00AD19E5" w:rsidP="00AD19E5">
      <w:pPr>
        <w:spacing w:before="60"/>
        <w:ind w:left="120"/>
        <w:rPr>
          <w:b/>
          <w:sz w:val="32"/>
          <w:szCs w:val="32"/>
        </w:rPr>
      </w:pPr>
      <w:bookmarkStart w:id="7803" w:name="Annual_Update"/>
      <w:bookmarkEnd w:id="7803"/>
      <w:r w:rsidRPr="00C705E2">
        <w:rPr>
          <w:b/>
          <w:sz w:val="32"/>
          <w:szCs w:val="32"/>
        </w:rPr>
        <w:t>Kev Hloov Kho Txhua Xyoo</w:t>
      </w:r>
    </w:p>
    <w:p w14:paraId="399F133E" w14:textId="77777777" w:rsidR="00AD19E5" w:rsidRPr="0087350C" w:rsidRDefault="00AD19E5" w:rsidP="00AD19E5">
      <w:pPr>
        <w:pStyle w:val="BodyText"/>
        <w:spacing w:before="120"/>
        <w:ind w:left="120" w:right="597"/>
        <w:rPr>
          <w:sz w:val="22"/>
          <w:szCs w:val="22"/>
        </w:rPr>
      </w:pPr>
      <w:r w:rsidRPr="0087350C">
        <w:rPr>
          <w:sz w:val="22"/>
          <w:szCs w:val="22"/>
        </w:rPr>
        <w:t xml:space="preserve">Cov </w:t>
      </w:r>
      <w:ins w:id="7804" w:author="year" w:date="2021-07-10T22:27:00Z">
        <w:r>
          <w:rPr>
            <w:sz w:val="22"/>
            <w:szCs w:val="22"/>
          </w:rPr>
          <w:t xml:space="preserve">ntsiab lus ntawm </w:t>
        </w:r>
      </w:ins>
      <w:r w:rsidRPr="0087350C">
        <w:rPr>
          <w:sz w:val="22"/>
          <w:szCs w:val="22"/>
        </w:rPr>
        <w:t xml:space="preserve">kev nqis tes ua thiab cov kev siv nyiaj txiag yuav tsum muab luam tawm </w:t>
      </w:r>
      <w:r>
        <w:rPr>
          <w:sz w:val="22"/>
          <w:szCs w:val="22"/>
        </w:rPr>
        <w:t>ib</w:t>
      </w:r>
      <w:ins w:id="7805" w:author="year" w:date="2021-07-10T22:27:00Z">
        <w:r>
          <w:rPr>
            <w:sz w:val="22"/>
            <w:szCs w:val="22"/>
          </w:rPr>
          <w:t xml:space="preserve"> lo txuas ib lo </w:t>
        </w:r>
      </w:ins>
      <w:r w:rsidRPr="0087350C">
        <w:rPr>
          <w:sz w:val="22"/>
          <w:szCs w:val="22"/>
        </w:rPr>
        <w:t>ntawm xyoo kawm ntawv 2020-21</w:t>
      </w:r>
      <w:ins w:id="7806" w:author="year" w:date="2021-07-10T22:28:00Z">
        <w:r>
          <w:rPr>
            <w:sz w:val="22"/>
            <w:szCs w:val="22"/>
          </w:rPr>
          <w:t xml:space="preserve"> kev kawm tsis tu ncua thiab kev npaj kawm</w:t>
        </w:r>
      </w:ins>
      <w:r w:rsidRPr="0087350C">
        <w:rPr>
          <w:sz w:val="22"/>
          <w:szCs w:val="22"/>
        </w:rPr>
        <w:t xml:space="preserve">. </w:t>
      </w:r>
      <w:ins w:id="7807" w:author="year" w:date="2021-07-10T22:29:00Z">
        <w:r>
          <w:rPr>
            <w:sz w:val="22"/>
            <w:szCs w:val="22"/>
          </w:rPr>
          <w:t xml:space="preserve">Feem </w:t>
        </w:r>
      </w:ins>
      <w:r w:rsidRPr="0087350C">
        <w:rPr>
          <w:sz w:val="22"/>
          <w:szCs w:val="22"/>
        </w:rPr>
        <w:t xml:space="preserve">Tsawg </w:t>
      </w:r>
      <w:ins w:id="7808" w:author="year" w:date="2021-07-10T22:29:00Z">
        <w:r>
          <w:rPr>
            <w:sz w:val="22"/>
            <w:szCs w:val="22"/>
          </w:rPr>
          <w:t xml:space="preserve">ntawm </w:t>
        </w:r>
      </w:ins>
      <w:del w:id="7809" w:author="year" w:date="2021-07-10T22:29:00Z">
        <w:r w:rsidRPr="0087350C" w:rsidDel="000009FC">
          <w:rPr>
            <w:sz w:val="22"/>
            <w:szCs w:val="22"/>
          </w:rPr>
          <w:delText xml:space="preserve">me </w:delText>
        </w:r>
      </w:del>
      <w:r w:rsidRPr="0087350C">
        <w:rPr>
          <w:sz w:val="22"/>
          <w:szCs w:val="22"/>
        </w:rPr>
        <w:t>kev sau ntawv tsis raug yuav raug kho.</w:t>
      </w:r>
    </w:p>
    <w:p w14:paraId="26B2104F" w14:textId="77777777" w:rsidR="00AD19E5" w:rsidRPr="005A1A61" w:rsidDel="0032250A" w:rsidRDefault="00AD19E5" w:rsidP="00AD19E5">
      <w:pPr>
        <w:pStyle w:val="Heading2"/>
        <w:spacing w:before="120"/>
        <w:rPr>
          <w:del w:id="7810" w:author="year" w:date="2021-07-10T22:30:00Z"/>
          <w:sz w:val="32"/>
          <w:szCs w:val="32"/>
        </w:rPr>
      </w:pPr>
      <w:bookmarkStart w:id="7811" w:name="Actions_Related_to_In-Person_Instruction"/>
      <w:bookmarkEnd w:id="7811"/>
      <w:ins w:id="7812" w:author="year" w:date="2021-07-10T22:30:00Z">
        <w:r>
          <w:rPr>
            <w:sz w:val="32"/>
            <w:szCs w:val="32"/>
          </w:rPr>
          <w:t xml:space="preserve">Kev nqis tes uas cuam tshuam nrog kev qhia ntawv tim ntsej tim muag </w:t>
        </w:r>
      </w:ins>
      <w:del w:id="7813" w:author="year" w:date="2021-07-10T22:30:00Z">
        <w:r w:rsidRPr="005A1A61" w:rsidDel="0032250A">
          <w:rPr>
            <w:sz w:val="32"/>
            <w:szCs w:val="32"/>
          </w:rPr>
          <w:delText>Tej Yam Yuav Tau Ua Rau Cov Lus Qhia Ntawm Kev Xyeem Tus Kheej</w:delText>
        </w:r>
      </w:del>
    </w:p>
    <w:p w14:paraId="182877ED" w14:textId="77777777" w:rsidR="00AD19E5" w:rsidRPr="005A1A61" w:rsidRDefault="00AD19E5" w:rsidP="00AD19E5">
      <w:pPr>
        <w:pStyle w:val="ListParagraph"/>
        <w:numPr>
          <w:ilvl w:val="2"/>
          <w:numId w:val="4"/>
        </w:numPr>
        <w:tabs>
          <w:tab w:val="left" w:pos="839"/>
          <w:tab w:val="left" w:pos="840"/>
        </w:tabs>
        <w:spacing w:before="120"/>
        <w:ind w:right="162"/>
      </w:pPr>
      <w:r w:rsidRPr="005A1A61">
        <w:t xml:space="preserve">Hauv </w:t>
      </w:r>
      <w:del w:id="7814" w:author="year" w:date="2021-07-10T22:31:00Z">
        <w:r w:rsidRPr="005A1A61" w:rsidDel="0032250A">
          <w:delText>lub</w:delText>
        </w:r>
      </w:del>
      <w:r w:rsidRPr="005A1A61">
        <w:t xml:space="preserve"> cov txheej txheem, txheeb xyuas cov </w:t>
      </w:r>
      <w:ins w:id="7815" w:author="year" w:date="2021-07-10T22:31:00Z">
        <w:r>
          <w:t xml:space="preserve">kev </w:t>
        </w:r>
      </w:ins>
      <w:r w:rsidRPr="005A1A61">
        <w:t xml:space="preserve">nqis tes </w:t>
      </w:r>
      <w:ins w:id="7816" w:author="year" w:date="2021-07-10T22:31:00Z">
        <w:r>
          <w:t xml:space="preserve">uas </w:t>
        </w:r>
      </w:ins>
      <w:r w:rsidRPr="005A1A61">
        <w:t xml:space="preserve">tau npaj thiab cov kev siv nyiaj txiag los siv rau cov kev coj ua ntsig txog kev qhia tim ntsej tim muag thiab </w:t>
      </w:r>
      <w:ins w:id="7817" w:author="year" w:date="2021-07-10T22:33:00Z">
        <w:r>
          <w:t xml:space="preserve">cov nyiaj uas tau siv tiag raws li kwv yees </w:t>
        </w:r>
      </w:ins>
      <w:del w:id="7818" w:author="year" w:date="2021-07-10T22:33:00Z">
        <w:r w:rsidRPr="005A1A61" w:rsidDel="0032250A">
          <w:delText xml:space="preserve">kev kwv yees siv tiag tiag </w:delText>
        </w:r>
      </w:del>
      <w:r w:rsidRPr="005A1A61">
        <w:t>los siv cov kev nqis tes ua. Ntxiv kab ntxiv rau lub rooj raws li qhov xav tau.</w:t>
      </w:r>
    </w:p>
    <w:p w14:paraId="638D6EAD" w14:textId="77777777" w:rsidR="00AD19E5" w:rsidRPr="005A1A61" w:rsidRDefault="00AD19E5" w:rsidP="00AD19E5">
      <w:pPr>
        <w:pStyle w:val="ListParagraph"/>
        <w:numPr>
          <w:ilvl w:val="2"/>
          <w:numId w:val="4"/>
        </w:numPr>
        <w:tabs>
          <w:tab w:val="left" w:pos="839"/>
          <w:tab w:val="left" w:pos="840"/>
        </w:tabs>
        <w:spacing w:before="118"/>
        <w:ind w:right="456"/>
      </w:pPr>
      <w:r w:rsidRPr="005A1A61">
        <w:t xml:space="preserve">Piav qhia txog qhov txawv txav </w:t>
      </w:r>
      <w:ins w:id="7819" w:author="year" w:date="2021-07-10T22:34:00Z">
        <w:r>
          <w:t xml:space="preserve">tshwj xeeb </w:t>
        </w:r>
      </w:ins>
      <w:r w:rsidRPr="005A1A61">
        <w:t xml:space="preserve">ntawm kev </w:t>
      </w:r>
      <w:ins w:id="7820" w:author="year" w:date="2021-07-10T22:34:00Z">
        <w:r>
          <w:t xml:space="preserve">npaj </w:t>
        </w:r>
      </w:ins>
      <w:r w:rsidRPr="005A1A61">
        <w:t>nqis tes ua thiab / los sis kev siv nyiaj txiag rau kev qhia tim ntsej tim muag thiab yam uas tau siv thiab / los sis siv rau kev nqis tes ua, raws li qhov tsim nyog.</w:t>
      </w:r>
    </w:p>
    <w:p w14:paraId="43DBC9CD" w14:textId="77777777" w:rsidR="00AD19E5" w:rsidRPr="005A1A61" w:rsidRDefault="00AD19E5" w:rsidP="00AD19E5">
      <w:pPr>
        <w:pStyle w:val="BodyText"/>
        <w:rPr>
          <w:sz w:val="22"/>
          <w:szCs w:val="22"/>
        </w:rPr>
      </w:pPr>
    </w:p>
    <w:p w14:paraId="61D986FA" w14:textId="77777777" w:rsidR="00AD19E5" w:rsidRPr="005A1A61" w:rsidRDefault="00AD19E5" w:rsidP="00AD19E5">
      <w:pPr>
        <w:pStyle w:val="ListParagraph"/>
        <w:numPr>
          <w:ilvl w:val="2"/>
          <w:numId w:val="4"/>
        </w:numPr>
        <w:tabs>
          <w:tab w:val="left" w:pos="840"/>
        </w:tabs>
        <w:spacing w:before="215"/>
        <w:ind w:right="190"/>
        <w:jc w:val="both"/>
      </w:pPr>
      <w:bookmarkStart w:id="7821" w:name="Analysis_of_In-Person_Instructional_Offe"/>
      <w:bookmarkEnd w:id="7821"/>
      <w:r w:rsidRPr="005A1A61">
        <w:t xml:space="preserve">Siv cov ntaub ntawv </w:t>
      </w:r>
      <w:ins w:id="7822" w:author="year" w:date="2021-07-10T22:36:00Z">
        <w:r>
          <w:t xml:space="preserve">muaj nyob </w:t>
        </w:r>
      </w:ins>
      <w:r w:rsidRPr="005A1A61">
        <w:t xml:space="preserve">hauv xeev thiab / los sis cov ntaub ntawv hauv nroog thiab cov </w:t>
      </w:r>
      <w:ins w:id="7823" w:author="year" w:date="2021-07-10T22:37:00Z">
        <w:r>
          <w:t xml:space="preserve"> tswv yim </w:t>
        </w:r>
      </w:ins>
      <w:del w:id="7824" w:author="year" w:date="2021-07-10T22:36:00Z">
        <w:r w:rsidRPr="005A1A61" w:rsidDel="0032250A">
          <w:delText>lus pom zoo</w:delText>
        </w:r>
      </w:del>
      <w:ins w:id="7825" w:author="year" w:date="2021-07-10T22:36:00Z">
        <w:r>
          <w:t xml:space="preserve"> </w:t>
        </w:r>
      </w:ins>
      <w:r w:rsidRPr="005A1A61">
        <w:t xml:space="preserve"> los ntawm cov neeg muaj feem cuam, suav nrog cov niam txiv, tub ntxhais kawm, cov kws qhia ntawv thiab cov neeg ua hauj lwm, piav qhia txog qhov ua tiav thiab kev nyuaj ntawm kev </w:t>
      </w:r>
      <w:ins w:id="7826" w:author="year" w:date="2021-07-10T22:38:00Z">
        <w:r>
          <w:t xml:space="preserve">qhia tim ntseg tim muag </w:t>
        </w:r>
      </w:ins>
      <w:del w:id="7827" w:author="year" w:date="2021-07-10T22:38:00Z">
        <w:r w:rsidRPr="005A1A61" w:rsidDel="0032250A">
          <w:delText xml:space="preserve">siv tus kheej </w:delText>
        </w:r>
      </w:del>
      <w:del w:id="7828" w:author="year" w:date="2021-07-10T22:39:00Z">
        <w:r w:rsidRPr="005A1A61" w:rsidDel="0032250A">
          <w:delText xml:space="preserve">kev qhia </w:delText>
        </w:r>
      </w:del>
      <w:r w:rsidRPr="005A1A61">
        <w:t xml:space="preserve">hauv xyoo 2020-21, raws li qhov tsim nyog. </w:t>
      </w:r>
      <w:ins w:id="7829" w:author="year" w:date="2021-07-10T23:09:00Z">
        <w:r>
          <w:t xml:space="preserve">Yog tias </w:t>
        </w:r>
      </w:ins>
      <w:ins w:id="7830" w:author="year" w:date="2021-07-10T22:39:00Z">
        <w:r>
          <w:t>Cov kev qhia tim ntsej tim muag tsis tau muaj rau cov tub ntxhais kawm ntawm xyoo 2020-</w:t>
        </w:r>
      </w:ins>
      <w:ins w:id="7831" w:author="year" w:date="2021-07-10T22:40:00Z">
        <w:r>
          <w:t>21</w:t>
        </w:r>
      </w:ins>
      <w:del w:id="7832" w:author="year" w:date="2021-07-10T22:40:00Z">
        <w:r w:rsidRPr="005A1A61" w:rsidDel="00AF694B">
          <w:delText>Yog tias tsis muaj kev qhia kiag tus kheej rau cov tub ntxhais kawm hauv xyoo 2020-21</w:delText>
        </w:r>
      </w:del>
      <w:r w:rsidRPr="005A1A61">
        <w:t>, thov hais qhia qhov ntawv.</w:t>
      </w:r>
    </w:p>
    <w:p w14:paraId="711C05ED" w14:textId="77777777" w:rsidR="00AD19E5" w:rsidRPr="00733755" w:rsidRDefault="00AD19E5" w:rsidP="00AD19E5">
      <w:pPr>
        <w:pStyle w:val="Heading2"/>
        <w:spacing w:before="118"/>
        <w:rPr>
          <w:sz w:val="32"/>
          <w:szCs w:val="32"/>
        </w:rPr>
      </w:pPr>
      <w:bookmarkStart w:id="7833" w:name="Actions_Related_to_the_Distance_Learning"/>
      <w:bookmarkEnd w:id="7833"/>
      <w:r w:rsidRPr="00733755">
        <w:rPr>
          <w:sz w:val="32"/>
          <w:szCs w:val="32"/>
        </w:rPr>
        <w:t xml:space="preserve">Tej Yam Yuav Tau Ua </w:t>
      </w:r>
      <w:del w:id="7834" w:author="year" w:date="2021-07-10T22:41:00Z">
        <w:r w:rsidRPr="00733755" w:rsidDel="00DB45AB">
          <w:rPr>
            <w:sz w:val="32"/>
            <w:szCs w:val="32"/>
          </w:rPr>
          <w:delText xml:space="preserve">Rau </w:delText>
        </w:r>
      </w:del>
      <w:ins w:id="7835" w:author="year" w:date="2021-07-10T22:41:00Z">
        <w:r>
          <w:rPr>
            <w:sz w:val="32"/>
            <w:szCs w:val="32"/>
          </w:rPr>
          <w:t>Ntsig Txog</w:t>
        </w:r>
        <w:r w:rsidRPr="00733755">
          <w:rPr>
            <w:sz w:val="32"/>
            <w:szCs w:val="32"/>
          </w:rPr>
          <w:t xml:space="preserve"> </w:t>
        </w:r>
      </w:ins>
      <w:r w:rsidRPr="00733755">
        <w:rPr>
          <w:sz w:val="32"/>
          <w:szCs w:val="32"/>
        </w:rPr>
        <w:t>Cov Khoos Kas Kev Kawm Deb</w:t>
      </w:r>
    </w:p>
    <w:p w14:paraId="5B1C3E85" w14:textId="77777777" w:rsidR="00AD19E5" w:rsidRPr="0025784E" w:rsidRDefault="00AD19E5" w:rsidP="00AD19E5">
      <w:pPr>
        <w:pStyle w:val="ListParagraph"/>
        <w:numPr>
          <w:ilvl w:val="2"/>
          <w:numId w:val="4"/>
        </w:numPr>
        <w:tabs>
          <w:tab w:val="left" w:pos="839"/>
          <w:tab w:val="left" w:pos="840"/>
        </w:tabs>
        <w:spacing w:before="120"/>
        <w:ind w:right="575"/>
      </w:pPr>
      <w:r w:rsidRPr="0025784E">
        <w:t xml:space="preserve">Hauv lub rooj, txheeb xyuas cov kev </w:t>
      </w:r>
      <w:ins w:id="7836" w:author="year" w:date="2021-07-10T22:43:00Z">
        <w:r>
          <w:t xml:space="preserve">nqis tes uas tau npaj cia </w:t>
        </w:r>
      </w:ins>
      <w:del w:id="7837" w:author="year" w:date="2021-07-10T22:43:00Z">
        <w:r w:rsidRPr="0025784E" w:rsidDel="00F91F74">
          <w:delText xml:space="preserve">npaj tau ua </w:delText>
        </w:r>
      </w:del>
      <w:r w:rsidRPr="0025784E">
        <w:t xml:space="preserve">thiab cov kev siv peev nyiaj </w:t>
      </w:r>
      <w:del w:id="7838" w:author="year" w:date="2021-07-10T22:43:00Z">
        <w:r w:rsidRPr="0025784E" w:rsidDel="00F91F74">
          <w:delText xml:space="preserve">siv </w:delText>
        </w:r>
      </w:del>
      <w:r w:rsidRPr="0025784E">
        <w:t xml:space="preserve">coj los siv </w:t>
      </w:r>
      <w:del w:id="7839" w:author="year" w:date="2021-07-10T22:43:00Z">
        <w:r w:rsidRPr="0025784E" w:rsidDel="00F91F74">
          <w:delText xml:space="preserve">cov kev </w:delText>
        </w:r>
      </w:del>
      <w:r w:rsidRPr="0025784E">
        <w:t xml:space="preserve">nqis tes ua ntsig txog qhov kev kawm nrug deb thiab kev kwv yees siv tiag tiag los siv </w:t>
      </w:r>
      <w:ins w:id="7840" w:author="year" w:date="2021-07-10T22:44:00Z">
        <w:r>
          <w:t xml:space="preserve">rau </w:t>
        </w:r>
      </w:ins>
      <w:del w:id="7841" w:author="year" w:date="2021-07-10T22:44:00Z">
        <w:r w:rsidRPr="0025784E" w:rsidDel="00F91F74">
          <w:delText xml:space="preserve">cov </w:delText>
        </w:r>
      </w:del>
      <w:r w:rsidRPr="0025784E">
        <w:t>kev nqis tes ua. Ntxiv kab ntxiv rau lub rooj raws li qhov xav tau.</w:t>
      </w:r>
    </w:p>
    <w:p w14:paraId="65976408" w14:textId="77777777" w:rsidR="00AD19E5" w:rsidRPr="0025784E" w:rsidRDefault="00AD19E5" w:rsidP="00AD19E5">
      <w:pPr>
        <w:pStyle w:val="ListParagraph"/>
        <w:numPr>
          <w:ilvl w:val="2"/>
          <w:numId w:val="4"/>
        </w:numPr>
        <w:tabs>
          <w:tab w:val="left" w:pos="839"/>
          <w:tab w:val="left" w:pos="840"/>
        </w:tabs>
        <w:spacing w:before="118"/>
        <w:ind w:right="869"/>
      </w:pPr>
      <w:r w:rsidRPr="0025784E">
        <w:t xml:space="preserve">Piav qhia </w:t>
      </w:r>
      <w:del w:id="7842" w:author="year" w:date="2021-07-10T22:45:00Z">
        <w:r w:rsidRPr="0025784E" w:rsidDel="00F91F74">
          <w:delText xml:space="preserve">tej </w:delText>
        </w:r>
      </w:del>
      <w:r w:rsidRPr="0025784E">
        <w:t xml:space="preserve">qhov txawv txav </w:t>
      </w:r>
      <w:ins w:id="7843" w:author="year" w:date="2021-07-10T22:45:00Z">
        <w:r>
          <w:t xml:space="preserve">tshwj xeeb </w:t>
        </w:r>
      </w:ins>
      <w:r w:rsidRPr="0025784E">
        <w:t>ntawm cov phiaj xwm npaj thiab / los sis kev siv nyiaj txiag rau txoj kev kawm deb thiab dab tsi raug siv thiab / los sis siv nyiaj rau kev nqis tes ua, raws li qhov tsim nyog.</w:t>
      </w:r>
    </w:p>
    <w:p w14:paraId="7BE58070" w14:textId="77777777" w:rsidR="00AD19E5" w:rsidRPr="0025784E" w:rsidRDefault="00AD19E5" w:rsidP="00AD19E5">
      <w:pPr>
        <w:pStyle w:val="BodyText"/>
        <w:rPr>
          <w:sz w:val="22"/>
          <w:szCs w:val="22"/>
        </w:rPr>
      </w:pPr>
    </w:p>
    <w:p w14:paraId="2E7D3A5B" w14:textId="77777777" w:rsidR="00AD19E5" w:rsidRPr="0025784E" w:rsidRDefault="00AD19E5" w:rsidP="00AD19E5">
      <w:pPr>
        <w:pStyle w:val="ListParagraph"/>
        <w:numPr>
          <w:ilvl w:val="2"/>
          <w:numId w:val="4"/>
        </w:numPr>
        <w:tabs>
          <w:tab w:val="left" w:pos="840"/>
        </w:tabs>
        <w:spacing w:before="215"/>
        <w:ind w:right="189"/>
        <w:jc w:val="both"/>
      </w:pPr>
      <w:bookmarkStart w:id="7844" w:name="Analysis_of_the_Distance_Learning_Progra"/>
      <w:bookmarkEnd w:id="7844"/>
      <w:r w:rsidRPr="0025784E">
        <w:t xml:space="preserve">Siv cov ntaub ntawv </w:t>
      </w:r>
      <w:ins w:id="7845" w:author="year" w:date="2021-07-10T22:47:00Z">
        <w:r>
          <w:t xml:space="preserve">muaj </w:t>
        </w:r>
      </w:ins>
      <w:r w:rsidRPr="0025784E">
        <w:t xml:space="preserve">hauv xeev thiab / los sis cov ntaub ntawv hauv nroog thiab cov </w:t>
      </w:r>
      <w:del w:id="7846" w:author="year" w:date="2021-07-10T22:47:00Z">
        <w:r w:rsidRPr="0025784E" w:rsidDel="00F91F74">
          <w:delText>lus pom</w:delText>
        </w:r>
      </w:del>
      <w:ins w:id="7847" w:author="year" w:date="2021-07-10T22:47:00Z">
        <w:r>
          <w:t>tswv yim</w:t>
        </w:r>
      </w:ins>
      <w:r w:rsidRPr="0025784E">
        <w:t xml:space="preserve"> zoo los ntawm cov neeg muaj feem cuam, suav nrog cov niam txiv, tub ntxhais kawm, cov kws qhia thiab cov neeg ua hauj lwm, piav qhia txog qhov ua tiav thiab kev nyuaj dhau los ntawm kev siv kev kawm deb hauv xyoo 2020-21 hauv txhua qhov chaw hauv qab no, raws li qhov siv tau:</w:t>
      </w:r>
    </w:p>
    <w:p w14:paraId="15347DAB" w14:textId="77777777" w:rsidR="00AD19E5" w:rsidRPr="0025784E" w:rsidRDefault="00AD19E5" w:rsidP="00AD19E5">
      <w:pPr>
        <w:pStyle w:val="ListParagraph"/>
        <w:numPr>
          <w:ilvl w:val="3"/>
          <w:numId w:val="4"/>
        </w:numPr>
        <w:tabs>
          <w:tab w:val="left" w:pos="1560"/>
        </w:tabs>
        <w:spacing w:before="119"/>
        <w:jc w:val="both"/>
      </w:pPr>
      <w:r w:rsidRPr="0025784E">
        <w:t>Txuas ntxiv ntawm Cov Lus Qhia,</w:t>
      </w:r>
    </w:p>
    <w:p w14:paraId="19C5BCF9" w14:textId="77777777" w:rsidR="00AD19E5" w:rsidRDefault="00AD19E5" w:rsidP="00AD19E5">
      <w:pPr>
        <w:pStyle w:val="ListParagraph"/>
        <w:numPr>
          <w:ilvl w:val="3"/>
          <w:numId w:val="4"/>
        </w:numPr>
        <w:tabs>
          <w:tab w:val="left" w:pos="1560"/>
        </w:tabs>
        <w:spacing w:before="98"/>
        <w:jc w:val="both"/>
        <w:rPr>
          <w:sz w:val="24"/>
        </w:rPr>
      </w:pPr>
      <w:r w:rsidRPr="0025784E">
        <w:t>Kev Nkag Mus Rau Cov Ntaus Lus thiab Kev Txuas Lus</w:t>
      </w:r>
      <w:r>
        <w:rPr>
          <w:sz w:val="24"/>
        </w:rPr>
        <w:t>,</w:t>
      </w:r>
    </w:p>
    <w:p w14:paraId="51EF6A9B" w14:textId="77777777" w:rsidR="00AD19E5" w:rsidRDefault="00AD19E5" w:rsidP="00AD19E5">
      <w:pPr>
        <w:jc w:val="both"/>
        <w:rPr>
          <w:sz w:val="24"/>
        </w:rPr>
        <w:sectPr w:rsidR="00AD19E5">
          <w:pgSz w:w="15840" w:h="12240" w:orient="landscape"/>
          <w:pgMar w:top="640" w:right="600" w:bottom="780" w:left="600" w:header="0" w:footer="528" w:gutter="0"/>
          <w:cols w:space="720"/>
        </w:sectPr>
      </w:pPr>
    </w:p>
    <w:p w14:paraId="68D9A774" w14:textId="77777777" w:rsidR="00AD19E5" w:rsidRPr="00B87154" w:rsidRDefault="00AD19E5" w:rsidP="00AD19E5">
      <w:pPr>
        <w:pStyle w:val="ListParagraph"/>
        <w:numPr>
          <w:ilvl w:val="3"/>
          <w:numId w:val="4"/>
        </w:numPr>
        <w:tabs>
          <w:tab w:val="left" w:pos="1560"/>
        </w:tabs>
        <w:spacing w:before="80"/>
      </w:pPr>
      <w:r w:rsidRPr="00B87154">
        <w:lastRenderedPageBreak/>
        <w:t>Kev Koom Tes thiab Kev</w:t>
      </w:r>
      <w:del w:id="7848" w:author="year" w:date="2021-07-10T22:50:00Z">
        <w:r w:rsidRPr="00B87154" w:rsidDel="00F91F74">
          <w:delText xml:space="preserve"> </w:delText>
        </w:r>
      </w:del>
      <w:ins w:id="7849" w:author="year" w:date="2021-07-10T22:50:00Z">
        <w:r>
          <w:t xml:space="preserve">hloov pauv ntawm cov tub ntxhais kawm. </w:t>
        </w:r>
      </w:ins>
      <w:del w:id="7850" w:author="year" w:date="2021-07-10T22:50:00Z">
        <w:r w:rsidRPr="00B87154" w:rsidDel="00F91F74">
          <w:delText>Kawm</w:delText>
        </w:r>
      </w:del>
      <w:r w:rsidRPr="00B87154">
        <w:t>,</w:t>
      </w:r>
    </w:p>
    <w:p w14:paraId="00FA039B" w14:textId="77777777" w:rsidR="00AD19E5" w:rsidRPr="00B87154" w:rsidRDefault="00AD19E5" w:rsidP="00AD19E5">
      <w:pPr>
        <w:pStyle w:val="ListParagraph"/>
        <w:numPr>
          <w:ilvl w:val="3"/>
          <w:numId w:val="4"/>
        </w:numPr>
        <w:tabs>
          <w:tab w:val="left" w:pos="1560"/>
        </w:tabs>
        <w:spacing w:before="98"/>
      </w:pPr>
      <w:ins w:id="7851" w:author="year" w:date="2021-07-10T22:51:00Z">
        <w:r>
          <w:t xml:space="preserve">Kev txhim kho luag hauj lwm kev kawm ncua deb </w:t>
        </w:r>
      </w:ins>
      <w:del w:id="7852" w:author="year" w:date="2021-07-10T22:51:00Z">
        <w:r w:rsidRPr="00B87154" w:rsidDel="00892BF1">
          <w:delText>Kev Kawm Deb Kev Txhim Kho Ntaub Ntawv</w:delText>
        </w:r>
      </w:del>
      <w:r w:rsidRPr="00B87154">
        <w:t>,</w:t>
      </w:r>
    </w:p>
    <w:p w14:paraId="12690B75" w14:textId="77777777" w:rsidR="00AD19E5" w:rsidRPr="00B87154" w:rsidRDefault="00AD19E5" w:rsidP="00AD19E5">
      <w:pPr>
        <w:pStyle w:val="ListParagraph"/>
        <w:numPr>
          <w:ilvl w:val="3"/>
          <w:numId w:val="4"/>
        </w:numPr>
        <w:tabs>
          <w:tab w:val="left" w:pos="1560"/>
        </w:tabs>
        <w:spacing w:before="99"/>
      </w:pPr>
      <w:ins w:id="7853" w:author="year" w:date="2021-07-10T22:51:00Z">
        <w:r>
          <w:t xml:space="preserve">Lub luag hauj lwm thiab yam yuav tau nres ntawm cov neeg ua hauj lwm </w:t>
        </w:r>
      </w:ins>
      <w:del w:id="7854" w:author="year" w:date="2021-07-10T22:51:00Z">
        <w:r w:rsidRPr="00B87154" w:rsidDel="00892BF1">
          <w:delText>Cov Neeg Ua Hauj lwm Cov Hauj lwm thiab Lub Luag Hauj lwm</w:delText>
        </w:r>
      </w:del>
      <w:r w:rsidRPr="00B87154">
        <w:t>, thiab</w:t>
      </w:r>
    </w:p>
    <w:p w14:paraId="62E9392E" w14:textId="77777777" w:rsidR="00AD19E5" w:rsidRPr="00B87154" w:rsidRDefault="00AD19E5" w:rsidP="00AD19E5">
      <w:pPr>
        <w:pStyle w:val="ListParagraph"/>
        <w:numPr>
          <w:ilvl w:val="3"/>
          <w:numId w:val="4"/>
        </w:numPr>
        <w:tabs>
          <w:tab w:val="left" w:pos="1560"/>
        </w:tabs>
        <w:spacing w:before="113" w:line="223" w:lineRule="auto"/>
        <w:ind w:right="510"/>
      </w:pPr>
      <w:r w:rsidRPr="00B87154">
        <w:t xml:space="preserve">Txhawb rau Cov Me nyuam Kawm Ntawv Nrog rau Cov Kev Xav Tau Tshwj Xeeb, suav nrog cov neeg kawm ntawv Askiv, cov me nyuam kawm ntawv uas xav tau kev pab tshwj xeeb </w:t>
      </w:r>
      <w:ins w:id="7855" w:author="year" w:date="2021-07-10T22:58:00Z">
        <w:r>
          <w:t>pab rau cov kev tso kawm tsis tu ncua</w:t>
        </w:r>
      </w:ins>
      <w:del w:id="7856" w:author="year" w:date="2021-07-10T22:58:00Z">
        <w:r w:rsidRPr="00B87154" w:rsidDel="00892BF1">
          <w:delText>rau cov me nyuam kawm ntawv</w:delText>
        </w:r>
      </w:del>
      <w:r w:rsidRPr="00B87154">
        <w:t>, cov me nyuam nyob hauv tsev tu me nyuam, thiab cov me nyuam kawm ntawv uas tsis muaj tsev nyob.</w:t>
      </w:r>
    </w:p>
    <w:p w14:paraId="28438F76" w14:textId="77777777" w:rsidR="00AD19E5" w:rsidRPr="00B87154" w:rsidRDefault="00AD19E5" w:rsidP="00AD19E5">
      <w:pPr>
        <w:pStyle w:val="BodyText"/>
        <w:spacing w:before="124"/>
        <w:ind w:left="840" w:right="425"/>
        <w:rPr>
          <w:sz w:val="22"/>
          <w:szCs w:val="22"/>
        </w:rPr>
      </w:pPr>
      <w:r w:rsidRPr="00B87154">
        <w:rPr>
          <w:sz w:val="22"/>
          <w:szCs w:val="22"/>
        </w:rPr>
        <w:t xml:space="preserve">Txog qhov uas ua tau, LEAs raug txhawb kom suav qhov tshuaj ntsuam txog qhov ua tau ntawm qhov kev kawm nrug deb li hnub no. Yog tias kev kawm </w:t>
      </w:r>
      <w:ins w:id="7857" w:author="year" w:date="2021-07-10T23:09:00Z">
        <w:r>
          <w:rPr>
            <w:sz w:val="22"/>
            <w:szCs w:val="22"/>
          </w:rPr>
          <w:t xml:space="preserve">ncua </w:t>
        </w:r>
      </w:ins>
      <w:r w:rsidRPr="00B87154">
        <w:rPr>
          <w:sz w:val="22"/>
          <w:szCs w:val="22"/>
        </w:rPr>
        <w:t>kev deb tsis raug muab rau cov tub-ntxhais kawm ntawv hauv xyoo 2020-21, thov hais qhia qhov chaw ntawv.</w:t>
      </w:r>
    </w:p>
    <w:p w14:paraId="42E379AF" w14:textId="77777777" w:rsidR="00AD19E5" w:rsidRPr="009C689C" w:rsidRDefault="00AD19E5" w:rsidP="00AD19E5">
      <w:pPr>
        <w:pStyle w:val="Heading2"/>
        <w:spacing w:before="120"/>
        <w:rPr>
          <w:sz w:val="32"/>
          <w:szCs w:val="32"/>
        </w:rPr>
      </w:pPr>
      <w:bookmarkStart w:id="7858" w:name="Actions_Related_to_Pupil_Learning_Loss"/>
      <w:bookmarkEnd w:id="7858"/>
      <w:ins w:id="7859" w:author="year" w:date="2021-07-10T23:10:00Z">
        <w:r>
          <w:rPr>
            <w:sz w:val="32"/>
            <w:szCs w:val="32"/>
          </w:rPr>
          <w:t xml:space="preserve">Kev nqis tes ua uas ntsig txog </w:t>
        </w:r>
      </w:ins>
      <w:del w:id="7860" w:author="year" w:date="2021-07-10T23:10:00Z">
        <w:r w:rsidRPr="009C689C" w:rsidDel="00611651">
          <w:rPr>
            <w:sz w:val="32"/>
            <w:szCs w:val="32"/>
          </w:rPr>
          <w:delText xml:space="preserve">Tej Yam Yuav Tau Ua Rau </w:delText>
        </w:r>
      </w:del>
      <w:r w:rsidRPr="009C689C">
        <w:rPr>
          <w:sz w:val="32"/>
          <w:szCs w:val="32"/>
        </w:rPr>
        <w:t>Kev Ploj Kawm Ntawv Tub Ntxhais Kawm</w:t>
      </w:r>
    </w:p>
    <w:p w14:paraId="2BC003EB" w14:textId="77777777" w:rsidR="00AD19E5" w:rsidRPr="00361E43" w:rsidRDefault="00AD19E5" w:rsidP="00AD19E5">
      <w:pPr>
        <w:pStyle w:val="ListParagraph"/>
        <w:numPr>
          <w:ilvl w:val="2"/>
          <w:numId w:val="4"/>
        </w:numPr>
        <w:tabs>
          <w:tab w:val="left" w:pos="839"/>
          <w:tab w:val="left" w:pos="840"/>
        </w:tabs>
        <w:spacing w:before="120"/>
        <w:ind w:right="122"/>
        <w:jc w:val="both"/>
      </w:pPr>
      <w:r w:rsidRPr="00361E43">
        <w:t xml:space="preserve">Hauv cov txheej txheem, </w:t>
      </w:r>
      <w:ins w:id="7861" w:author="year" w:date="2021-07-10T23:12:00Z">
        <w:r>
          <w:t xml:space="preserve">txheeb xyuas </w:t>
        </w:r>
      </w:ins>
      <w:del w:id="7862" w:author="year" w:date="2021-07-10T23:12:00Z">
        <w:r w:rsidRPr="00361E43" w:rsidDel="00611651">
          <w:delText xml:space="preserve">cim </w:delText>
        </w:r>
      </w:del>
      <w:r w:rsidRPr="00361E43">
        <w:t xml:space="preserve">cov </w:t>
      </w:r>
      <w:ins w:id="7863" w:author="year" w:date="2021-07-10T23:12:00Z">
        <w:r>
          <w:t xml:space="preserve">kev </w:t>
        </w:r>
      </w:ins>
      <w:r w:rsidRPr="00361E43">
        <w:t xml:space="preserve">nqis tes ua </w:t>
      </w:r>
      <w:ins w:id="7864" w:author="year" w:date="2021-07-10T23:12:00Z">
        <w:r>
          <w:t xml:space="preserve">uas </w:t>
        </w:r>
      </w:ins>
      <w:r w:rsidRPr="00361E43">
        <w:t xml:space="preserve">tau npaj thiab cov kev siv nyiaj txiag los siv rau kev nqis tes ua ntsig txog kev daws cov tub ntxhais kawm kev poob thiab cov kev </w:t>
      </w:r>
      <w:del w:id="7865" w:author="year" w:date="2021-07-10T23:14:00Z">
        <w:r w:rsidRPr="00361E43" w:rsidDel="00611651">
          <w:delText xml:space="preserve">kwv yees siv </w:delText>
        </w:r>
      </w:del>
      <w:ins w:id="7866" w:author="year" w:date="2021-07-10T23:14:00Z">
        <w:r>
          <w:t xml:space="preserve">siv nyiaj </w:t>
        </w:r>
      </w:ins>
      <w:r w:rsidRPr="00361E43">
        <w:t xml:space="preserve">tiag </w:t>
      </w:r>
      <w:ins w:id="7867" w:author="year" w:date="2021-07-10T23:14:00Z">
        <w:r>
          <w:t xml:space="preserve">uas tau kwv yees </w:t>
        </w:r>
      </w:ins>
      <w:r w:rsidRPr="00361E43">
        <w:t xml:space="preserve">los siv </w:t>
      </w:r>
      <w:ins w:id="7868" w:author="year" w:date="2021-07-10T23:14:00Z">
        <w:r>
          <w:t xml:space="preserve">rau </w:t>
        </w:r>
      </w:ins>
      <w:r w:rsidRPr="00361E43">
        <w:t>cov kev nqis tes ua. Ntxiv kab ntxiv rau lub rooj raws li qhov xav tau.</w:t>
      </w:r>
    </w:p>
    <w:p w14:paraId="006323F2" w14:textId="77777777" w:rsidR="00AD19E5" w:rsidRPr="00805D8C" w:rsidRDefault="00AD19E5" w:rsidP="00AD19E5">
      <w:pPr>
        <w:pStyle w:val="ListParagraph"/>
        <w:numPr>
          <w:ilvl w:val="2"/>
          <w:numId w:val="4"/>
        </w:numPr>
        <w:tabs>
          <w:tab w:val="left" w:pos="839"/>
          <w:tab w:val="left" w:pos="840"/>
        </w:tabs>
        <w:spacing w:before="118"/>
        <w:ind w:right="415"/>
        <w:jc w:val="both"/>
      </w:pPr>
      <w:r w:rsidRPr="00361E43">
        <w:t xml:space="preserve">Piav qhia </w:t>
      </w:r>
      <w:del w:id="7869" w:author="year" w:date="2021-07-10T23:15:00Z">
        <w:r w:rsidRPr="00361E43" w:rsidDel="00611651">
          <w:delText xml:space="preserve">tej </w:delText>
        </w:r>
      </w:del>
      <w:r w:rsidRPr="00361E43">
        <w:t xml:space="preserve">qhov txawv txav </w:t>
      </w:r>
      <w:ins w:id="7870" w:author="year" w:date="2021-07-10T23:15:00Z">
        <w:r>
          <w:t xml:space="preserve">tshwj xeeb </w:t>
        </w:r>
      </w:ins>
      <w:r w:rsidRPr="00361E43">
        <w:t>ntawm kev nqis tes ua thiab / los yog kev siv nyiaj txiag los hais txog tub ntxhais kawm kev poob qab thiab dab tsi raug siv thiab / los sis siv rau kev nqis tes ua, raws li qhov tsim nyog.</w:t>
      </w:r>
    </w:p>
    <w:p w14:paraId="766698A8" w14:textId="77777777" w:rsidR="00AD19E5" w:rsidRPr="00361E43" w:rsidRDefault="00AD19E5" w:rsidP="00AD19E5">
      <w:pPr>
        <w:pStyle w:val="ListParagraph"/>
        <w:numPr>
          <w:ilvl w:val="2"/>
          <w:numId w:val="4"/>
        </w:numPr>
        <w:tabs>
          <w:tab w:val="left" w:pos="839"/>
          <w:tab w:val="left" w:pos="840"/>
        </w:tabs>
        <w:spacing w:before="215"/>
        <w:ind w:right="190"/>
        <w:jc w:val="both"/>
      </w:pPr>
      <w:bookmarkStart w:id="7871" w:name="Analysis_of_Pupil_Learning_Loss"/>
      <w:bookmarkEnd w:id="7871"/>
      <w:r w:rsidRPr="00361E43">
        <w:t xml:space="preserve">Siv cov ntaub ntawv hauv xeev thiab / los sis cov ntaub ntawv hauv nroog thiab cov </w:t>
      </w:r>
      <w:del w:id="7872" w:author="year" w:date="2021-07-10T23:16:00Z">
        <w:r w:rsidRPr="00361E43" w:rsidDel="00611651">
          <w:delText>lus pom zoo</w:delText>
        </w:r>
      </w:del>
      <w:ins w:id="7873" w:author="year" w:date="2021-07-10T23:17:00Z">
        <w:r>
          <w:t xml:space="preserve">lus pab </w:t>
        </w:r>
      </w:ins>
      <w:ins w:id="7874" w:author="year" w:date="2021-07-10T23:16:00Z">
        <w:r>
          <w:t>tswv yim</w:t>
        </w:r>
      </w:ins>
      <w:r w:rsidRPr="00361E43">
        <w:t xml:space="preserve"> los ntawm cov neeg muaj feem cuam, suav nrog cov niam txiv, tub ntxhais kawm, cov kws qhia ntawv thiab cov neeg ua hauj lwm, piav qhia txog qhov ua tiav thiab kev nyuaj dhau los ntawm Kev Hais </w:t>
      </w:r>
      <w:ins w:id="7875" w:author="year" w:date="2021-07-10T23:18:00Z">
        <w:r>
          <w:t xml:space="preserve">cov poob kev kawm ntawm cov tub ntxhais kawm </w:t>
        </w:r>
      </w:ins>
      <w:del w:id="7876" w:author="year" w:date="2021-07-10T23:17:00Z">
        <w:r w:rsidRPr="00361E43" w:rsidDel="00611651">
          <w:delText xml:space="preserve">Tus Me nyuam Kawm Ntawv </w:delText>
        </w:r>
      </w:del>
      <w:r w:rsidRPr="00361E43">
        <w:t>Hauv Xyoo 2020-21, raws li siv tau Txog ntawm qhov ua tau, suav nrog kev tshuaj xyuas ntawm qhov ua tau ntawm kev mob siab rau kev daws cov me nyuam kev kawm poob qab, suav nrog rau cov me nyuam kawm ntawv uas kawm lus Askiv; cov</w:t>
      </w:r>
      <w:del w:id="7877" w:author="year" w:date="2021-07-10T23:19:00Z">
        <w:r w:rsidRPr="00361E43" w:rsidDel="00A16EC7">
          <w:delText xml:space="preserve"> </w:delText>
        </w:r>
      </w:del>
      <w:ins w:id="7878" w:author="year" w:date="2021-07-10T23:19:00Z">
        <w:r>
          <w:t xml:space="preserve">tau nyiaj qis </w:t>
        </w:r>
      </w:ins>
      <w:del w:id="7879" w:author="year" w:date="2021-07-10T23:19:00Z">
        <w:r w:rsidRPr="00361E43" w:rsidDel="00A16EC7">
          <w:delText>nyiaj tau los tsawg</w:delText>
        </w:r>
      </w:del>
      <w:r w:rsidRPr="00361E43">
        <w:t xml:space="preserve">; </w:t>
      </w:r>
      <w:del w:id="7880" w:author="year" w:date="2021-07-10T23:20:00Z">
        <w:r w:rsidRPr="00361E43" w:rsidDel="00A16EC7">
          <w:delText>niam qhuav txiv qhuav</w:delText>
        </w:r>
      </w:del>
      <w:ins w:id="7881" w:author="year" w:date="2021-07-10T23:20:00Z">
        <w:r>
          <w:t>Cov me nyuam tu</w:t>
        </w:r>
      </w:ins>
      <w:r w:rsidRPr="00361E43">
        <w:t>; cov tub kawm nrog qhov xav tau tshwj xeeb; thiab cov me nyuam kawm ntawv uas tau tsis muaj tsev nyob, raws li qhov tsim nyog.</w:t>
      </w:r>
    </w:p>
    <w:p w14:paraId="58FB6981" w14:textId="77777777" w:rsidR="00AD19E5" w:rsidRPr="00FC7AA1" w:rsidRDefault="00AD19E5" w:rsidP="00AD19E5">
      <w:pPr>
        <w:pStyle w:val="Heading2"/>
        <w:spacing w:before="118"/>
        <w:rPr>
          <w:sz w:val="32"/>
          <w:szCs w:val="32"/>
        </w:rPr>
      </w:pPr>
      <w:bookmarkStart w:id="7882" w:name="Analysis_of_Mental_Health_and_Social_and"/>
      <w:bookmarkEnd w:id="7882"/>
      <w:r w:rsidRPr="00FC7AA1">
        <w:rPr>
          <w:sz w:val="32"/>
          <w:szCs w:val="32"/>
        </w:rPr>
        <w:t>Kev Tshawb Xyuas Txog Kev Noj Qab Haus Huv thiab Kev Sib Raug Zoo thiab Siab Xav</w:t>
      </w:r>
    </w:p>
    <w:p w14:paraId="400B677C" w14:textId="77777777" w:rsidR="00AD19E5" w:rsidRPr="009C3B2E" w:rsidRDefault="00AD19E5" w:rsidP="00AD19E5">
      <w:pPr>
        <w:pStyle w:val="ListParagraph"/>
        <w:numPr>
          <w:ilvl w:val="2"/>
          <w:numId w:val="4"/>
        </w:numPr>
        <w:tabs>
          <w:tab w:val="left" w:pos="839"/>
          <w:tab w:val="left" w:pos="840"/>
        </w:tabs>
        <w:spacing w:before="120"/>
        <w:ind w:right="190"/>
        <w:jc w:val="both"/>
      </w:pPr>
      <w:r w:rsidRPr="009C3B2E">
        <w:t xml:space="preserve">Siv cov ntaub ntawv hauv xeev thiab / los sis cov ntaub ntawv hauv nroog thiab cov </w:t>
      </w:r>
      <w:del w:id="7883" w:author="year" w:date="2021-07-10T23:21:00Z">
        <w:r w:rsidRPr="009C3B2E" w:rsidDel="00A16EC7">
          <w:delText>lus pom zoo</w:delText>
        </w:r>
      </w:del>
      <w:ins w:id="7884" w:author="year" w:date="2021-07-10T23:21:00Z">
        <w:r>
          <w:t>lus pab tswv yim</w:t>
        </w:r>
      </w:ins>
      <w:r w:rsidRPr="009C3B2E">
        <w:t xml:space="preserve"> los ntawm cov neeg muaj feem cuam, suav nrog cov niam txiv, tub ntxhais kawm, cov kws qhia thiab cov neeg ua hauj lwm, piav qhia txog qhov ua tiav thiab kev nyuaj dhau los ntawm kev saib xyuas thiab txhawb Kev Puas Hlwb xyoo kawm 21, raws li qhov tsim nyog.</w:t>
      </w:r>
    </w:p>
    <w:p w14:paraId="108DCFEC" w14:textId="77777777" w:rsidR="00AD19E5" w:rsidRPr="00B424FE" w:rsidRDefault="00AD19E5" w:rsidP="00AD19E5">
      <w:pPr>
        <w:pStyle w:val="Heading2"/>
        <w:spacing w:before="118"/>
        <w:rPr>
          <w:sz w:val="28"/>
          <w:szCs w:val="28"/>
        </w:rPr>
      </w:pPr>
      <w:bookmarkStart w:id="7885" w:name="Analysis_of_Pupil_and_Family_Engagement_"/>
      <w:bookmarkEnd w:id="7885"/>
      <w:r w:rsidRPr="00B424FE">
        <w:rPr>
          <w:sz w:val="28"/>
          <w:szCs w:val="28"/>
        </w:rPr>
        <w:t xml:space="preserve">Kev Tshawb Xyuas Txog </w:t>
      </w:r>
      <w:ins w:id="7886" w:author="year" w:date="2021-07-10T23:23:00Z">
        <w:r>
          <w:rPr>
            <w:sz w:val="28"/>
            <w:szCs w:val="28"/>
          </w:rPr>
          <w:t xml:space="preserve">Kev koom tes thiab kev nthuav tawm ntawm cov </w:t>
        </w:r>
      </w:ins>
      <w:r w:rsidRPr="00B424FE">
        <w:rPr>
          <w:sz w:val="28"/>
          <w:szCs w:val="28"/>
        </w:rPr>
        <w:t xml:space="preserve">Tub Ntxhais Kawm thiab Tsev Neeg </w:t>
      </w:r>
      <w:del w:id="7887" w:author="year" w:date="2021-07-10T23:23:00Z">
        <w:r w:rsidRPr="00B424FE" w:rsidDel="00A16EC7">
          <w:rPr>
            <w:sz w:val="28"/>
            <w:szCs w:val="28"/>
          </w:rPr>
          <w:delText>Kev Sib Koom Tes thiab Kev Tshaj Tawm</w:delText>
        </w:r>
      </w:del>
    </w:p>
    <w:p w14:paraId="2B6E5C57" w14:textId="77777777" w:rsidR="00AD19E5" w:rsidRPr="00967974" w:rsidRDefault="00AD19E5" w:rsidP="00AD19E5">
      <w:pPr>
        <w:pStyle w:val="ListParagraph"/>
        <w:numPr>
          <w:ilvl w:val="2"/>
          <w:numId w:val="4"/>
        </w:numPr>
        <w:tabs>
          <w:tab w:val="left" w:pos="839"/>
          <w:tab w:val="left" w:pos="840"/>
        </w:tabs>
        <w:spacing w:before="120"/>
        <w:ind w:right="135"/>
        <w:jc w:val="both"/>
      </w:pPr>
      <w:r w:rsidRPr="00967974">
        <w:t xml:space="preserve">Siv cov ntaub ntawv hauv xeev thiab / los sis cov ntaub ntawv hauv nroog thiab cov lus pom zoo los ntawm cov neeg muaj feem cuam, suav nrog cov niam txiv, tub ntxhais kawm, cov kws qhia ntawv thiab cov neeg ua hauj lwm, piav qhia txog qhov ua tiav thiab kev cuam tshuam uas cuam tshuam nrog </w:t>
      </w:r>
      <w:ins w:id="7888" w:author="year" w:date="2021-07-10T23:24:00Z">
        <w:r>
          <w:t xml:space="preserve">kev koom tes thiab kev nthuav tawm ntawm cov </w:t>
        </w:r>
      </w:ins>
      <w:r w:rsidRPr="00967974">
        <w:t xml:space="preserve">tub ntxhais kawm </w:t>
      </w:r>
      <w:del w:id="7889" w:author="year" w:date="2021-07-10T23:25:00Z">
        <w:r w:rsidRPr="00967974" w:rsidDel="00A16EC7">
          <w:delText xml:space="preserve">kev koom tes thiab kev tawm mus cuag </w:delText>
        </w:r>
      </w:del>
      <w:r w:rsidRPr="00967974">
        <w:t xml:space="preserve">xyoo 2020-21  </w:t>
      </w:r>
      <w:ins w:id="7890" w:author="year" w:date="2021-07-10T23:26:00Z">
        <w:r>
          <w:t>suav nrog kev nqis tes ntawm lub tswv yim rov koom tes ua ke dua rau cov tub ntxhais kawm</w:t>
        </w:r>
      </w:ins>
      <w:ins w:id="7891" w:author="year" w:date="2021-07-10T23:28:00Z">
        <w:r>
          <w:t xml:space="preserve"> uas tsis koom kev kawm ncua kev deb </w:t>
        </w:r>
      </w:ins>
      <w:del w:id="7892" w:author="year" w:date="2021-07-10T23:29:00Z">
        <w:r w:rsidRPr="00967974" w:rsidDel="001050DD">
          <w:delText xml:space="preserve">qib ntawv los ntawm kev kawm deb </w:delText>
        </w:r>
      </w:del>
      <w:r w:rsidRPr="00967974">
        <w:t>thiab lub dag zog ntawm LEA kev ncav tes rau cov tub ntxhais kawm thiab lawv niam lawv txiv los sis cov neeg saib xyuas thaum cov tub ntxhais kawm tsis tau raws li txoj kev kawm txuj ci</w:t>
      </w:r>
      <w:ins w:id="7893" w:author="year" w:date="2021-07-10T23:31:00Z">
        <w:r>
          <w:t xml:space="preserve"> uas yuav tsum tau kawm</w:t>
        </w:r>
      </w:ins>
      <w:r w:rsidRPr="00967974">
        <w:t xml:space="preserve"> los sis kev </w:t>
      </w:r>
      <w:ins w:id="7894" w:author="year" w:date="2021-07-10T23:32:00Z">
        <w:r>
          <w:t xml:space="preserve">koom tes rau kev </w:t>
        </w:r>
      </w:ins>
      <w:r w:rsidRPr="00967974">
        <w:t>qhia ntawv, raws li qhov tsim nyog.</w:t>
      </w:r>
    </w:p>
    <w:p w14:paraId="43D933A5" w14:textId="77777777" w:rsidR="00AD19E5" w:rsidRPr="00454ACB" w:rsidRDefault="00AD19E5" w:rsidP="00AD19E5">
      <w:pPr>
        <w:pStyle w:val="Heading2"/>
        <w:spacing w:before="118"/>
        <w:rPr>
          <w:sz w:val="32"/>
          <w:szCs w:val="32"/>
        </w:rPr>
      </w:pPr>
      <w:bookmarkStart w:id="7895" w:name="Analysis_of_School_Nutrition"/>
      <w:bookmarkEnd w:id="7895"/>
      <w:r w:rsidRPr="00454ACB">
        <w:rPr>
          <w:sz w:val="32"/>
          <w:szCs w:val="32"/>
        </w:rPr>
        <w:t>Kev Tshawb Xyuas Txog Tsev kawm Kev Noj Haus</w:t>
      </w:r>
    </w:p>
    <w:p w14:paraId="7E9F2A10" w14:textId="77777777" w:rsidR="00AD19E5" w:rsidRDefault="00AD19E5" w:rsidP="00AD19E5">
      <w:pPr>
        <w:sectPr w:rsidR="00AD19E5">
          <w:pgSz w:w="15840" w:h="12240" w:orient="landscape"/>
          <w:pgMar w:top="640" w:right="600" w:bottom="800" w:left="600" w:header="0" w:footer="528" w:gutter="0"/>
          <w:cols w:space="720"/>
        </w:sectPr>
      </w:pPr>
    </w:p>
    <w:p w14:paraId="3B1DA1F2" w14:textId="77777777" w:rsidR="00AD19E5" w:rsidRPr="008A5750" w:rsidRDefault="00AD19E5" w:rsidP="00AD19E5">
      <w:pPr>
        <w:pStyle w:val="ListParagraph"/>
        <w:numPr>
          <w:ilvl w:val="2"/>
          <w:numId w:val="4"/>
        </w:numPr>
        <w:tabs>
          <w:tab w:val="left" w:pos="839"/>
          <w:tab w:val="left" w:pos="840"/>
        </w:tabs>
        <w:spacing w:before="80"/>
        <w:ind w:right="190"/>
        <w:jc w:val="both"/>
      </w:pPr>
      <w:r w:rsidRPr="008A5750">
        <w:lastRenderedPageBreak/>
        <w:t>Siv cov ntaub ntawv hauv xeev thiab / los sis cov ntaub ntawv hauv nroog thiab cov lus pom zoo los ntawm cov neeg muaj feem cuam, suav nrog cov niam txiv, tub ntxhais kawm, cov kws qhia ntawv thiab cov neeg ua hauj lwm, piav qhia txog qhov ua tiav thiab kev nyuaj dhau los ntawm kev muab zaub mov muaj txiaj ntsig zoo rau txhua tus tub kawm ntawv thaum xyoo kawm ntawv 2020-21.</w:t>
      </w:r>
      <w:del w:id="7896" w:author="year" w:date="2021-07-10T23:34:00Z">
        <w:r w:rsidRPr="008A5750" w:rsidDel="001050DD">
          <w:delText xml:space="preserve"> </w:delText>
        </w:r>
      </w:del>
      <w:ins w:id="7897" w:author="year" w:date="2021-07-10T23:34:00Z">
        <w:r>
          <w:t xml:space="preserve">Uas </w:t>
        </w:r>
      </w:ins>
      <w:ins w:id="7898" w:author="year" w:date="2021-07-10T23:35:00Z">
        <w:r>
          <w:t xml:space="preserve">tau koom tes rau kev qhia ncua kev deb los sis kev kawm ncua kev deb </w:t>
        </w:r>
      </w:ins>
      <w:del w:id="7899" w:author="year" w:date="2021-07-10T23:34:00Z">
        <w:r w:rsidRPr="008A5750" w:rsidDel="001050DD">
          <w:delText>kev qhia los sis chaw kawm deb</w:delText>
        </w:r>
      </w:del>
      <w:r w:rsidRPr="008A5750">
        <w:t>, raws li qhov tsim nyog.</w:t>
      </w:r>
    </w:p>
    <w:p w14:paraId="7ADA9DBF" w14:textId="77777777" w:rsidR="00AD19E5" w:rsidRPr="00B11A32" w:rsidRDefault="00AD19E5" w:rsidP="00AD19E5">
      <w:pPr>
        <w:pStyle w:val="Heading2"/>
        <w:spacing w:before="118"/>
        <w:rPr>
          <w:sz w:val="32"/>
          <w:szCs w:val="32"/>
        </w:rPr>
      </w:pPr>
      <w:bookmarkStart w:id="7900" w:name="Analysis_of_Additional_Actions_to_Implem"/>
      <w:bookmarkEnd w:id="7900"/>
      <w:r w:rsidRPr="00B11A32">
        <w:rPr>
          <w:sz w:val="32"/>
          <w:szCs w:val="32"/>
        </w:rPr>
        <w:t>Kev Tshawb Xyuas Txog Kev Ua Ntxiv rau Kev Npaj Txoj Kev Kawm Mus Ntxiv</w:t>
      </w:r>
    </w:p>
    <w:p w14:paraId="2FE2AA9D" w14:textId="77777777" w:rsidR="00AD19E5" w:rsidRPr="0011764D" w:rsidRDefault="00AD19E5" w:rsidP="00AD19E5">
      <w:pPr>
        <w:pStyle w:val="ListParagraph"/>
        <w:numPr>
          <w:ilvl w:val="2"/>
          <w:numId w:val="4"/>
        </w:numPr>
        <w:tabs>
          <w:tab w:val="left" w:pos="839"/>
          <w:tab w:val="left" w:pos="840"/>
        </w:tabs>
        <w:spacing w:before="120"/>
        <w:ind w:right="255"/>
        <w:jc w:val="both"/>
      </w:pPr>
      <w:r w:rsidRPr="0011764D">
        <w:t xml:space="preserve">Hauv cov txheej txeem, txheeb xyuas ntu, cov hauj lwm npaj thiab cov phiaj xwm siv nyiaj rau kev nqis tes ua ntxiv thiab cov kev </w:t>
      </w:r>
      <w:ins w:id="7901" w:author="year" w:date="2021-07-10T23:36:00Z">
        <w:r>
          <w:t xml:space="preserve">siv nyiaj tiag raws kev </w:t>
        </w:r>
      </w:ins>
      <w:r w:rsidRPr="0011764D">
        <w:t xml:space="preserve">kwv yees </w:t>
      </w:r>
      <w:del w:id="7902" w:author="year" w:date="2021-07-10T23:37:00Z">
        <w:r w:rsidRPr="0011764D" w:rsidDel="00F90BA1">
          <w:delText xml:space="preserve">siv tiag tiag </w:delText>
        </w:r>
      </w:del>
      <w:r w:rsidRPr="0011764D">
        <w:t xml:space="preserve">los siv </w:t>
      </w:r>
      <w:ins w:id="7903" w:author="year" w:date="2021-07-10T23:37:00Z">
        <w:r>
          <w:t xml:space="preserve">rau </w:t>
        </w:r>
      </w:ins>
      <w:r w:rsidRPr="0011764D">
        <w:t>cov kev nqis tes ua, raws li tsim nyog. Ntxiv kab ntxiv rau lub rooj raws li qhov xav tau.</w:t>
      </w:r>
    </w:p>
    <w:p w14:paraId="25B81730" w14:textId="77777777" w:rsidR="00AD19E5" w:rsidRPr="0011764D" w:rsidRDefault="00AD19E5" w:rsidP="00AD19E5">
      <w:pPr>
        <w:pStyle w:val="ListParagraph"/>
        <w:numPr>
          <w:ilvl w:val="2"/>
          <w:numId w:val="4"/>
        </w:numPr>
        <w:tabs>
          <w:tab w:val="left" w:pos="839"/>
          <w:tab w:val="left" w:pos="840"/>
        </w:tabs>
        <w:spacing w:before="118"/>
        <w:ind w:right="562"/>
        <w:jc w:val="both"/>
      </w:pPr>
      <w:r w:rsidRPr="0011764D">
        <w:t xml:space="preserve">Piav qhia txog qhov txawv txav </w:t>
      </w:r>
      <w:ins w:id="7904" w:author="year" w:date="2021-07-10T23:37:00Z">
        <w:r>
          <w:t xml:space="preserve">tshwj xeeb </w:t>
        </w:r>
      </w:ins>
      <w:r w:rsidRPr="0011764D">
        <w:t xml:space="preserve">ntawm kev nqis tes ua thiab / los sis kev siv nyiaj txiag rau kev nqis tes ua ntxiv los mus siv lub hom phiaj kawm txuas ntxiv mus thiab </w:t>
      </w:r>
      <w:del w:id="7905" w:author="year" w:date="2021-07-10T23:38:00Z">
        <w:r w:rsidRPr="0011764D" w:rsidDel="00F90BA1">
          <w:delText>dab tsi</w:delText>
        </w:r>
      </w:del>
      <w:ins w:id="7906" w:author="year" w:date="2021-07-10T23:38:00Z">
        <w:r>
          <w:t>yam</w:t>
        </w:r>
      </w:ins>
      <w:r w:rsidRPr="0011764D">
        <w:t xml:space="preserve"> tau siv thiab / los sis siv rau ntawm cov nqis tes ua, raws li qhov tsim nyog.</w:t>
      </w:r>
    </w:p>
    <w:p w14:paraId="225E5139" w14:textId="77777777" w:rsidR="00AD19E5" w:rsidRPr="00C67DA5" w:rsidRDefault="00AD19E5" w:rsidP="00AD19E5">
      <w:pPr>
        <w:pStyle w:val="Heading2"/>
        <w:spacing w:before="118"/>
        <w:rPr>
          <w:sz w:val="32"/>
          <w:szCs w:val="32"/>
        </w:rPr>
      </w:pPr>
      <w:bookmarkStart w:id="7907" w:name="Overall_Analysis_of_the_2020-21_Learning"/>
      <w:bookmarkEnd w:id="7907"/>
      <w:r w:rsidRPr="00C67DA5">
        <w:rPr>
          <w:sz w:val="32"/>
          <w:szCs w:val="32"/>
        </w:rPr>
        <w:t>Tag Nrho Kev Ntsuam Xyuas txog Xyoo 2020-21 Kev Kawm Mus ntxiv thiab Kev Npaj Mus Kawm Ntawv</w:t>
      </w:r>
    </w:p>
    <w:p w14:paraId="175EC7CF" w14:textId="77777777" w:rsidR="00AD19E5" w:rsidRPr="004C1E48" w:rsidRDefault="00AD19E5" w:rsidP="00AD19E5">
      <w:pPr>
        <w:pStyle w:val="BodyText"/>
        <w:spacing w:before="120"/>
        <w:ind w:left="120"/>
        <w:jc w:val="both"/>
        <w:rPr>
          <w:sz w:val="20"/>
          <w:szCs w:val="20"/>
        </w:rPr>
      </w:pPr>
      <w:ins w:id="7908" w:author="year" w:date="2021-07-10T23:39:00Z">
        <w:r>
          <w:rPr>
            <w:sz w:val="20"/>
            <w:szCs w:val="20"/>
          </w:rPr>
          <w:t xml:space="preserve">Cov lus pom zoo ntawm </w:t>
        </w:r>
      </w:ins>
      <w:del w:id="7909" w:author="year" w:date="2021-07-10T23:39:00Z">
        <w:r w:rsidRPr="004C1E48" w:rsidDel="00236675">
          <w:rPr>
            <w:sz w:val="20"/>
            <w:szCs w:val="20"/>
          </w:rPr>
          <w:delText xml:space="preserve">Qhov </w:delText>
        </w:r>
      </w:del>
      <w:r w:rsidRPr="004C1E48">
        <w:rPr>
          <w:sz w:val="20"/>
          <w:szCs w:val="20"/>
        </w:rPr>
        <w:t xml:space="preserve">Kev Ntsuam Xyuas Tag Nrho </w:t>
      </w:r>
      <w:del w:id="7910" w:author="year" w:date="2021-07-10T23:39:00Z">
        <w:r w:rsidRPr="004C1E48" w:rsidDel="00236675">
          <w:rPr>
            <w:sz w:val="20"/>
            <w:szCs w:val="20"/>
          </w:rPr>
          <w:delText xml:space="preserve">cov lus pom zoo </w:delText>
        </w:r>
      </w:del>
      <w:r w:rsidRPr="004C1E48">
        <w:rPr>
          <w:sz w:val="20"/>
          <w:szCs w:val="20"/>
        </w:rPr>
        <w:t>yuav raug teb rau ib zaug xwb, tom qab kev tshuaj ntsuam ntawm Kev Kawm Txuas Ntxiv thiab Kev Npaj Mus Kawm Ntawv.</w:t>
      </w:r>
    </w:p>
    <w:p w14:paraId="2A240A58" w14:textId="77777777" w:rsidR="00AD19E5" w:rsidRPr="004C1E48" w:rsidRDefault="00AD19E5" w:rsidP="00AD19E5">
      <w:pPr>
        <w:pStyle w:val="ListParagraph"/>
        <w:numPr>
          <w:ilvl w:val="2"/>
          <w:numId w:val="4"/>
        </w:numPr>
        <w:tabs>
          <w:tab w:val="left" w:pos="839"/>
          <w:tab w:val="left" w:pos="840"/>
        </w:tabs>
        <w:spacing w:before="120"/>
        <w:ind w:right="696"/>
        <w:jc w:val="both"/>
        <w:rPr>
          <w:sz w:val="20"/>
          <w:szCs w:val="20"/>
        </w:rPr>
      </w:pPr>
      <w:r w:rsidRPr="004C1E48">
        <w:rPr>
          <w:sz w:val="20"/>
          <w:szCs w:val="20"/>
        </w:rPr>
        <w:t xml:space="preserve">Piav qhia seb </w:t>
      </w:r>
      <w:ins w:id="7911" w:author="year" w:date="2021-07-10T23:42:00Z">
        <w:r>
          <w:rPr>
            <w:sz w:val="20"/>
            <w:szCs w:val="20"/>
          </w:rPr>
          <w:t xml:space="preserve">tau txais kev kawm li cas </w:t>
        </w:r>
      </w:ins>
      <w:del w:id="7912" w:author="year" w:date="2021-07-10T23:42:00Z">
        <w:r w:rsidRPr="004C1E48" w:rsidDel="00236675">
          <w:rPr>
            <w:sz w:val="20"/>
            <w:szCs w:val="20"/>
          </w:rPr>
          <w:delText xml:space="preserve">cov kev kawm tau txais dab tsi </w:delText>
        </w:r>
      </w:del>
      <w:r w:rsidRPr="004C1E48">
        <w:rPr>
          <w:sz w:val="20"/>
          <w:szCs w:val="20"/>
        </w:rPr>
        <w:t xml:space="preserve">los ntawm kev </w:t>
      </w:r>
      <w:ins w:id="7913" w:author="year" w:date="2021-07-10T23:43:00Z">
        <w:r>
          <w:rPr>
            <w:sz w:val="20"/>
            <w:szCs w:val="20"/>
          </w:rPr>
          <w:t xml:space="preserve">kawm </w:t>
        </w:r>
      </w:ins>
      <w:ins w:id="7914" w:author="year" w:date="2021-07-10T23:44:00Z">
        <w:r>
          <w:rPr>
            <w:sz w:val="20"/>
            <w:szCs w:val="20"/>
          </w:rPr>
          <w:t xml:space="preserve">tsim ntsej tim muag </w:t>
        </w:r>
      </w:ins>
      <w:del w:id="7915" w:author="year" w:date="2021-07-10T23:43:00Z">
        <w:r w:rsidRPr="004C1E48" w:rsidDel="00236675">
          <w:rPr>
            <w:sz w:val="20"/>
            <w:szCs w:val="20"/>
          </w:rPr>
          <w:delText xml:space="preserve">coj tus kheej </w:delText>
        </w:r>
      </w:del>
      <w:r w:rsidRPr="004C1E48">
        <w:rPr>
          <w:sz w:val="20"/>
          <w:szCs w:val="20"/>
        </w:rPr>
        <w:t xml:space="preserve">thiab kev kawm </w:t>
      </w:r>
      <w:ins w:id="7916" w:author="year" w:date="2021-07-10T23:44:00Z">
        <w:r>
          <w:rPr>
            <w:sz w:val="20"/>
            <w:szCs w:val="20"/>
          </w:rPr>
          <w:t xml:space="preserve">ncua kev </w:t>
        </w:r>
      </w:ins>
      <w:del w:id="7917" w:author="year" w:date="2021-07-10T23:44:00Z">
        <w:r w:rsidRPr="004C1E48" w:rsidDel="00236675">
          <w:rPr>
            <w:sz w:val="20"/>
            <w:szCs w:val="20"/>
          </w:rPr>
          <w:delText xml:space="preserve">kom </w:delText>
        </w:r>
      </w:del>
      <w:r w:rsidRPr="004C1E48">
        <w:rPr>
          <w:sz w:val="20"/>
          <w:szCs w:val="20"/>
        </w:rPr>
        <w:t>deb hauv xyoo 2020-21 tau qhia txog kev txhim kho lub hom phiaj thiab kev nqis tes ua hauv LCAP xyoo 2021–24.</w:t>
      </w:r>
    </w:p>
    <w:p w14:paraId="43ADAA02" w14:textId="77777777" w:rsidR="00AD19E5" w:rsidRPr="004C1E48" w:rsidRDefault="00AD19E5" w:rsidP="00AD19E5">
      <w:pPr>
        <w:pStyle w:val="ListParagraph"/>
        <w:numPr>
          <w:ilvl w:val="3"/>
          <w:numId w:val="4"/>
        </w:numPr>
        <w:tabs>
          <w:tab w:val="left" w:pos="1560"/>
        </w:tabs>
        <w:spacing w:line="230" w:lineRule="auto"/>
        <w:ind w:right="256"/>
        <w:jc w:val="both"/>
        <w:rPr>
          <w:sz w:val="20"/>
          <w:szCs w:val="20"/>
        </w:rPr>
      </w:pPr>
      <w:r w:rsidRPr="004C1E48">
        <w:rPr>
          <w:sz w:val="20"/>
          <w:szCs w:val="20"/>
        </w:rPr>
        <w:t xml:space="preserve">Ua ib feem ntawm qhov kev tshuaj xyuas no, LEAs raug txhawb kom txiav txim siab seb lawv cov </w:t>
      </w:r>
      <w:ins w:id="7918" w:author="year" w:date="2021-07-10T23:46:00Z">
        <w:r>
          <w:rPr>
            <w:sz w:val="20"/>
            <w:szCs w:val="20"/>
          </w:rPr>
          <w:t xml:space="preserve">yuav mus li cas </w:t>
        </w:r>
      </w:ins>
      <w:del w:id="7919" w:author="year" w:date="2021-07-10T23:46:00Z">
        <w:r w:rsidRPr="004C1E48" w:rsidDel="00236675">
          <w:rPr>
            <w:sz w:val="20"/>
            <w:szCs w:val="20"/>
          </w:rPr>
          <w:delText xml:space="preserve">lus teb txuas ntxiv mus </w:delText>
        </w:r>
      </w:del>
      <w:r w:rsidRPr="004C1E48">
        <w:rPr>
          <w:sz w:val="20"/>
          <w:szCs w:val="20"/>
        </w:rPr>
        <w:t xml:space="preserve">rau </w:t>
      </w:r>
      <w:ins w:id="7920" w:author="year" w:date="2021-07-10T23:46:00Z">
        <w:r>
          <w:rPr>
            <w:sz w:val="20"/>
            <w:szCs w:val="20"/>
          </w:rPr>
          <w:t xml:space="preserve">ntu muaj kev </w:t>
        </w:r>
      </w:ins>
      <w:ins w:id="7921" w:author="year" w:date="2021-07-10T23:47:00Z">
        <w:r>
          <w:rPr>
            <w:sz w:val="20"/>
            <w:szCs w:val="20"/>
          </w:rPr>
          <w:t xml:space="preserve">sib kis ntawm tus kab mob </w:t>
        </w:r>
      </w:ins>
      <w:r w:rsidRPr="004C1E48">
        <w:rPr>
          <w:sz w:val="20"/>
          <w:szCs w:val="20"/>
        </w:rPr>
        <w:t xml:space="preserve">COVID-19 </w:t>
      </w:r>
      <w:del w:id="7922" w:author="year" w:date="2021-07-10T23:47:00Z">
        <w:r w:rsidRPr="004C1E48" w:rsidDel="00236675">
          <w:rPr>
            <w:sz w:val="20"/>
            <w:szCs w:val="20"/>
          </w:rPr>
          <w:delText xml:space="preserve">kev sib kis tau li cas </w:delText>
        </w:r>
      </w:del>
      <w:r w:rsidRPr="004C1E48">
        <w:rPr>
          <w:sz w:val="20"/>
          <w:szCs w:val="20"/>
        </w:rPr>
        <w:t xml:space="preserve">tau qhia txog kev txhim kho lub hom phiaj thiab kev nqis tes ua hauv LCAP xyoo 2021–24, xws li kev saib xyuas kev noj qab haus huv thiab kev nyab xeeb, kev kawm </w:t>
      </w:r>
      <w:ins w:id="7923" w:author="year" w:date="2021-07-10T23:48:00Z">
        <w:r>
          <w:rPr>
            <w:sz w:val="20"/>
            <w:szCs w:val="20"/>
          </w:rPr>
          <w:t xml:space="preserve">ncua kev </w:t>
        </w:r>
      </w:ins>
      <w:r w:rsidRPr="004C1E48">
        <w:rPr>
          <w:sz w:val="20"/>
          <w:szCs w:val="20"/>
        </w:rPr>
        <w:t>deb, kev saib xyuas thiab txhawb kev puas hlwb kev noj qab haus huv thiab kev sib raug zoo-kev xav tau zoo thiab cuam tshuam cov tub ntxhais kawm thiab tsev neeg.</w:t>
      </w:r>
    </w:p>
    <w:p w14:paraId="785FF8F9" w14:textId="77777777" w:rsidR="00AD19E5" w:rsidRPr="004C1E48" w:rsidRDefault="00AD19E5" w:rsidP="00AD19E5">
      <w:pPr>
        <w:pStyle w:val="ListParagraph"/>
        <w:numPr>
          <w:ilvl w:val="2"/>
          <w:numId w:val="4"/>
        </w:numPr>
        <w:tabs>
          <w:tab w:val="left" w:pos="839"/>
          <w:tab w:val="left" w:pos="840"/>
        </w:tabs>
        <w:ind w:right="282"/>
        <w:jc w:val="both"/>
        <w:rPr>
          <w:sz w:val="20"/>
          <w:szCs w:val="20"/>
        </w:rPr>
      </w:pPr>
      <w:r w:rsidRPr="004C1E48">
        <w:rPr>
          <w:sz w:val="20"/>
          <w:szCs w:val="20"/>
        </w:rPr>
        <w:t xml:space="preserve">Piav qhia </w:t>
      </w:r>
      <w:ins w:id="7924" w:author="year" w:date="2021-07-10T23:56:00Z">
        <w:r>
          <w:rPr>
            <w:sz w:val="20"/>
            <w:szCs w:val="20"/>
          </w:rPr>
          <w:t xml:space="preserve">txog qov </w:t>
        </w:r>
      </w:ins>
      <w:del w:id="7925" w:author="year" w:date="2021-07-10T23:56:00Z">
        <w:r w:rsidRPr="004C1E48" w:rsidDel="00D17AA5">
          <w:rPr>
            <w:sz w:val="20"/>
            <w:szCs w:val="20"/>
          </w:rPr>
          <w:delText xml:space="preserve">seb </w:delText>
        </w:r>
      </w:del>
      <w:r w:rsidRPr="004C1E48">
        <w:rPr>
          <w:sz w:val="20"/>
          <w:szCs w:val="20"/>
        </w:rPr>
        <w:t xml:space="preserve">cov tub ntxhais kawm </w:t>
      </w:r>
      <w:ins w:id="7926" w:author="year" w:date="2021-07-10T23:57:00Z">
        <w:r>
          <w:rPr>
            <w:sz w:val="20"/>
            <w:szCs w:val="20"/>
          </w:rPr>
          <w:t xml:space="preserve">uas poob kev kawm </w:t>
        </w:r>
      </w:ins>
      <w:del w:id="7927" w:author="year" w:date="2021-07-10T23:57:00Z">
        <w:r w:rsidRPr="004C1E48" w:rsidDel="00D17AA5">
          <w:rPr>
            <w:sz w:val="20"/>
            <w:szCs w:val="20"/>
          </w:rPr>
          <w:delText xml:space="preserve">kev kawm tsis </w:delText>
        </w:r>
      </w:del>
      <w:del w:id="7928" w:author="year" w:date="2021-07-10T23:58:00Z">
        <w:r w:rsidRPr="004C1E48" w:rsidDel="00D17AA5">
          <w:rPr>
            <w:sz w:val="20"/>
            <w:szCs w:val="20"/>
          </w:rPr>
          <w:delText xml:space="preserve">tau txuas ntxiv </w:delText>
        </w:r>
      </w:del>
      <w:r w:rsidRPr="004C1E48">
        <w:rPr>
          <w:sz w:val="20"/>
          <w:szCs w:val="20"/>
        </w:rPr>
        <w:t xml:space="preserve">yuav raug txheeb xyuas thiab daws </w:t>
      </w:r>
      <w:ins w:id="7929" w:author="year" w:date="2021-07-10T23:58:00Z">
        <w:r>
          <w:rPr>
            <w:sz w:val="20"/>
            <w:szCs w:val="20"/>
          </w:rPr>
          <w:t xml:space="preserve">mus ntxiv </w:t>
        </w:r>
      </w:ins>
      <w:r w:rsidRPr="004C1E48">
        <w:rPr>
          <w:sz w:val="20"/>
          <w:szCs w:val="20"/>
        </w:rPr>
        <w:t>nyob rau hauv LCAP xyoo 2021–24, tshwj xeeb yog rau cov menyuam kawm ntawv uas muaj kev xav tau tshwj xeeb (suav nrog cov tub ntxhais kawm tau nyiaj</w:t>
      </w:r>
      <w:del w:id="7930" w:author="year" w:date="2021-07-10T23:59:00Z">
        <w:r w:rsidRPr="004C1E48" w:rsidDel="00163290">
          <w:rPr>
            <w:sz w:val="20"/>
            <w:szCs w:val="20"/>
          </w:rPr>
          <w:delText xml:space="preserve"> </w:delText>
        </w:r>
      </w:del>
      <w:ins w:id="7931" w:author="year" w:date="2021-07-10T23:59:00Z">
        <w:r>
          <w:rPr>
            <w:sz w:val="20"/>
            <w:szCs w:val="20"/>
          </w:rPr>
          <w:t xml:space="preserve">qis </w:t>
        </w:r>
      </w:ins>
      <w:del w:id="7932" w:author="year" w:date="2021-07-10T23:59:00Z">
        <w:r w:rsidRPr="004C1E48" w:rsidDel="00163290">
          <w:rPr>
            <w:sz w:val="20"/>
            <w:szCs w:val="20"/>
          </w:rPr>
          <w:delText>tsawg</w:delText>
        </w:r>
      </w:del>
      <w:r w:rsidRPr="004C1E48">
        <w:rPr>
          <w:sz w:val="20"/>
          <w:szCs w:val="20"/>
        </w:rPr>
        <w:t xml:space="preserve">, cov neeg kawm Askiv, cov me nyuam kawm </w:t>
      </w:r>
      <w:ins w:id="7933" w:author="year" w:date="2021-07-11T00:00:00Z">
        <w:r>
          <w:rPr>
            <w:sz w:val="20"/>
            <w:szCs w:val="20"/>
          </w:rPr>
          <w:t xml:space="preserve">uas xiam oob khab </w:t>
        </w:r>
      </w:ins>
      <w:del w:id="7934" w:author="year" w:date="2021-07-11T00:00:00Z">
        <w:r w:rsidRPr="004C1E48" w:rsidDel="00163290">
          <w:rPr>
            <w:sz w:val="20"/>
            <w:szCs w:val="20"/>
          </w:rPr>
          <w:delText xml:space="preserve">tsis taus </w:delText>
        </w:r>
      </w:del>
      <w:r w:rsidRPr="004C1E48">
        <w:rPr>
          <w:sz w:val="20"/>
          <w:szCs w:val="20"/>
        </w:rPr>
        <w:t xml:space="preserve">uas tau txais kev pab cuam thoob plaws hauv kev muab tso chaw kawm, cov me nyuam kawm </w:t>
      </w:r>
      <w:ins w:id="7935" w:author="year" w:date="2021-07-11T00:02:00Z">
        <w:r>
          <w:rPr>
            <w:sz w:val="20"/>
            <w:szCs w:val="20"/>
          </w:rPr>
          <w:t xml:space="preserve">tau kev saib xyuas los ntawm niam qhuav txiv qhuav </w:t>
        </w:r>
      </w:ins>
      <w:del w:id="7936" w:author="year" w:date="2021-07-11T00:02:00Z">
        <w:r w:rsidRPr="004C1E48" w:rsidDel="00163290">
          <w:rPr>
            <w:sz w:val="20"/>
            <w:szCs w:val="20"/>
          </w:rPr>
          <w:delText>nyob saib xyuas</w:delText>
        </w:r>
      </w:del>
      <w:r w:rsidRPr="004C1E48">
        <w:rPr>
          <w:sz w:val="20"/>
          <w:szCs w:val="20"/>
        </w:rPr>
        <w:t>, thiab cov tub ntxhais kawm uas tab tom tsis muaj tsev nyob).</w:t>
      </w:r>
    </w:p>
    <w:p w14:paraId="14DF5807" w14:textId="77777777" w:rsidR="00AD19E5" w:rsidRPr="004C1E48" w:rsidDel="00CD193B" w:rsidRDefault="00AD19E5" w:rsidP="00AD19E5">
      <w:pPr>
        <w:pStyle w:val="ListParagraph"/>
        <w:numPr>
          <w:ilvl w:val="2"/>
          <w:numId w:val="4"/>
        </w:numPr>
        <w:tabs>
          <w:tab w:val="left" w:pos="839"/>
          <w:tab w:val="left" w:pos="840"/>
        </w:tabs>
        <w:ind w:right="1076"/>
        <w:jc w:val="both"/>
        <w:rPr>
          <w:del w:id="7937" w:author="year" w:date="2021-07-11T00:13:00Z"/>
          <w:sz w:val="20"/>
          <w:szCs w:val="20"/>
        </w:rPr>
        <w:pPrChange w:id="7938" w:author="year" w:date="2021-07-11T00:13:00Z">
          <w:pPr>
            <w:pStyle w:val="ListParagraph"/>
            <w:numPr>
              <w:ilvl w:val="2"/>
              <w:numId w:val="4"/>
            </w:numPr>
            <w:tabs>
              <w:tab w:val="left" w:pos="839"/>
              <w:tab w:val="left" w:pos="840"/>
            </w:tabs>
            <w:spacing w:before="118"/>
            <w:ind w:left="840" w:right="204"/>
            <w:jc w:val="both"/>
          </w:pPr>
        </w:pPrChange>
      </w:pPr>
      <w:r w:rsidRPr="00CD193B">
        <w:rPr>
          <w:sz w:val="20"/>
          <w:szCs w:val="20"/>
        </w:rPr>
        <w:t xml:space="preserve">Piav qhia qhov </w:t>
      </w:r>
      <w:ins w:id="7939" w:author="year" w:date="2021-07-11T00:03:00Z">
        <w:r w:rsidRPr="00CD193B">
          <w:rPr>
            <w:sz w:val="20"/>
            <w:szCs w:val="20"/>
          </w:rPr>
          <w:t xml:space="preserve">sib txawv tshwj xeeb </w:t>
        </w:r>
      </w:ins>
      <w:del w:id="7940" w:author="year" w:date="2021-07-11T00:03:00Z">
        <w:r w:rsidRPr="00CD193B" w:rsidDel="00163290">
          <w:rPr>
            <w:sz w:val="20"/>
            <w:szCs w:val="20"/>
          </w:rPr>
          <w:delText xml:space="preserve">txawv me ntsis </w:delText>
        </w:r>
      </w:del>
      <w:r w:rsidRPr="00CD193B">
        <w:rPr>
          <w:sz w:val="20"/>
          <w:szCs w:val="20"/>
        </w:rPr>
        <w:t>ntawm cov kev nqis tes ua thiab / los sis cov kev pab cuam tau txheeb xyuas uas pab txhawb kom ua tiav</w:t>
      </w:r>
      <w:del w:id="7941" w:author="year" w:date="2021-07-11T00:04:00Z">
        <w:r w:rsidRPr="00CD193B" w:rsidDel="00163290">
          <w:rPr>
            <w:sz w:val="20"/>
            <w:szCs w:val="20"/>
          </w:rPr>
          <w:delText xml:space="preserve"> </w:delText>
        </w:r>
      </w:del>
      <w:ins w:id="7942" w:author="year" w:date="2021-07-11T00:04:00Z">
        <w:r w:rsidRPr="00CD193B">
          <w:rPr>
            <w:sz w:val="20"/>
            <w:szCs w:val="20"/>
          </w:rPr>
          <w:t xml:space="preserve">raws li kev xav tau ntawm </w:t>
        </w:r>
      </w:ins>
      <w:ins w:id="7943" w:author="year" w:date="2021-07-11T00:05:00Z">
        <w:r w:rsidRPr="00CD193B">
          <w:rPr>
            <w:sz w:val="20"/>
            <w:szCs w:val="20"/>
          </w:rPr>
          <w:t xml:space="preserve">kev txhawb thiab kev txhim kho kev pab cuam </w:t>
        </w:r>
      </w:ins>
      <w:del w:id="7944" w:author="year" w:date="2021-07-11T00:04:00Z">
        <w:r w:rsidRPr="00CD193B" w:rsidDel="00163290">
          <w:rPr>
            <w:sz w:val="20"/>
            <w:szCs w:val="20"/>
          </w:rPr>
          <w:delText>cov kev pabcuam xav tau ntxiv los sis nce siab</w:delText>
        </w:r>
      </w:del>
      <w:r w:rsidRPr="00CD193B">
        <w:rPr>
          <w:sz w:val="20"/>
          <w:szCs w:val="20"/>
        </w:rPr>
        <w:t xml:space="preserve">, raws li California Cov Kev Cai Tswj, Npe 5 (5 CCR) Tshooj 15496, thiab cov kev nqis tes thiab / los sis cov kev pab cuam uas LEA siv kom tau raws li qhov yuav tsum tau </w:t>
      </w:r>
      <w:ins w:id="7945" w:author="year" w:date="2021-07-11T00:06:00Z">
        <w:r w:rsidRPr="00CD193B">
          <w:rPr>
            <w:sz w:val="20"/>
            <w:szCs w:val="20"/>
          </w:rPr>
          <w:t xml:space="preserve">ntawm kev txhawb thiab los sis kev txhim kho kev pab cuam </w:t>
        </w:r>
      </w:ins>
      <w:del w:id="7946" w:author="year" w:date="2021-07-11T00:06:00Z">
        <w:r w:rsidRPr="00CD193B" w:rsidDel="00163290">
          <w:rPr>
            <w:sz w:val="20"/>
            <w:szCs w:val="20"/>
          </w:rPr>
          <w:delText>nce los sis txhim kho kom tau txais kev pab cuam zoo dua</w:delText>
        </w:r>
      </w:del>
      <w:r w:rsidRPr="00CD193B">
        <w:rPr>
          <w:sz w:val="20"/>
          <w:szCs w:val="20"/>
        </w:rPr>
        <w:t xml:space="preserve">. Yog tias LEA tau piav qhia txog qhov sib txawv </w:t>
      </w:r>
      <w:ins w:id="7947" w:author="year" w:date="2021-07-11T00:07:00Z">
        <w:r w:rsidRPr="00CD193B">
          <w:rPr>
            <w:sz w:val="20"/>
            <w:szCs w:val="20"/>
          </w:rPr>
          <w:t xml:space="preserve">tshwj xeeb </w:t>
        </w:r>
      </w:ins>
      <w:r w:rsidRPr="00CD193B">
        <w:rPr>
          <w:sz w:val="20"/>
          <w:szCs w:val="20"/>
        </w:rPr>
        <w:t xml:space="preserve">ntawm cov kev nqis tes ua thiab / los sis cov kev pab cuam tau txheeb xyuas uas yog pab txhawb kom tau raws li cov kev </w:t>
      </w:r>
      <w:ins w:id="7948" w:author="year" w:date="2021-07-11T00:08:00Z">
        <w:r w:rsidRPr="00CD193B">
          <w:rPr>
            <w:sz w:val="20"/>
            <w:szCs w:val="20"/>
          </w:rPr>
          <w:t xml:space="preserve">xav tau ntawm kev txhawb los sis txhim kho cov kev pab cuam </w:t>
        </w:r>
      </w:ins>
      <w:del w:id="7949" w:author="year" w:date="2021-07-11T00:08:00Z">
        <w:r w:rsidRPr="00CD193B" w:rsidDel="00163290">
          <w:rPr>
            <w:sz w:val="20"/>
            <w:szCs w:val="20"/>
          </w:rPr>
          <w:delText xml:space="preserve">pab cuam tau </w:delText>
        </w:r>
      </w:del>
      <w:del w:id="7950" w:author="year" w:date="2021-07-11T00:09:00Z">
        <w:r w:rsidRPr="00CD193B" w:rsidDel="00163290">
          <w:rPr>
            <w:sz w:val="20"/>
            <w:szCs w:val="20"/>
          </w:rPr>
          <w:delText xml:space="preserve">nce ntxiv los sis raug txhim kho nyob </w:delText>
        </w:r>
      </w:del>
      <w:ins w:id="7951" w:author="year" w:date="2021-07-11T00:09:00Z">
        <w:r w:rsidRPr="00CD193B">
          <w:rPr>
            <w:sz w:val="20"/>
            <w:szCs w:val="20"/>
          </w:rPr>
          <w:t xml:space="preserve">nrog </w:t>
        </w:r>
      </w:ins>
      <w:r w:rsidRPr="00CD193B">
        <w:rPr>
          <w:sz w:val="20"/>
          <w:szCs w:val="20"/>
        </w:rPr>
        <w:t>rau hauv Kev Qhia</w:t>
      </w:r>
      <w:del w:id="7952" w:author="year" w:date="2021-07-11T00:10:00Z">
        <w:r w:rsidRPr="00CD193B" w:rsidDel="00CD193B">
          <w:rPr>
            <w:sz w:val="20"/>
            <w:szCs w:val="20"/>
          </w:rPr>
          <w:delText xml:space="preserve"> </w:delText>
        </w:r>
      </w:del>
      <w:ins w:id="7953" w:author="year" w:date="2021-07-11T00:10:00Z">
        <w:r w:rsidRPr="00CD193B">
          <w:rPr>
            <w:sz w:val="20"/>
            <w:szCs w:val="20"/>
          </w:rPr>
          <w:t xml:space="preserve">Ntawv tim ntsej tim muag </w:t>
        </w:r>
      </w:ins>
      <w:del w:id="7954" w:author="year" w:date="2021-07-11T00:10:00Z">
        <w:r w:rsidRPr="00CD193B" w:rsidDel="00CD193B">
          <w:rPr>
            <w:sz w:val="20"/>
            <w:szCs w:val="20"/>
          </w:rPr>
          <w:delText>Tus Kheej</w:delText>
        </w:r>
      </w:del>
      <w:r w:rsidRPr="00CD193B">
        <w:rPr>
          <w:sz w:val="20"/>
          <w:szCs w:val="20"/>
        </w:rPr>
        <w:t xml:space="preserve">, Kev Kawm </w:t>
      </w:r>
      <w:del w:id="7955" w:author="year" w:date="2021-07-11T00:10:00Z">
        <w:r w:rsidRPr="00CD193B" w:rsidDel="00CD193B">
          <w:rPr>
            <w:sz w:val="20"/>
            <w:szCs w:val="20"/>
          </w:rPr>
          <w:delText xml:space="preserve">Mus </w:delText>
        </w:r>
      </w:del>
      <w:ins w:id="7956" w:author="year" w:date="2021-07-11T00:10:00Z">
        <w:r w:rsidRPr="00CD193B">
          <w:rPr>
            <w:sz w:val="20"/>
            <w:szCs w:val="20"/>
          </w:rPr>
          <w:t xml:space="preserve">Ncua Kev </w:t>
        </w:r>
      </w:ins>
      <w:r w:rsidRPr="00CD193B">
        <w:rPr>
          <w:sz w:val="20"/>
          <w:szCs w:val="20"/>
        </w:rPr>
        <w:t xml:space="preserve">Deb, </w:t>
      </w:r>
      <w:del w:id="7957" w:author="year" w:date="2021-07-11T00:10:00Z">
        <w:r w:rsidRPr="00CD193B" w:rsidDel="00CD193B">
          <w:rPr>
            <w:sz w:val="20"/>
            <w:szCs w:val="20"/>
          </w:rPr>
          <w:delText xml:space="preserve">Kawm </w:delText>
        </w:r>
      </w:del>
      <w:ins w:id="7958" w:author="year" w:date="2021-07-11T00:10:00Z">
        <w:r w:rsidRPr="00CD193B">
          <w:rPr>
            <w:sz w:val="20"/>
            <w:szCs w:val="20"/>
          </w:rPr>
          <w:t xml:space="preserve">Poob </w:t>
        </w:r>
      </w:ins>
      <w:r w:rsidRPr="00CD193B">
        <w:rPr>
          <w:sz w:val="20"/>
          <w:szCs w:val="20"/>
        </w:rPr>
        <w:t xml:space="preserve">Tsis Kawm, los sis ib feem ntawm Cov Kev Qhia </w:t>
      </w:r>
      <w:ins w:id="7959" w:author="year" w:date="2021-07-11T00:11:00Z">
        <w:r w:rsidRPr="00CD193B">
          <w:rPr>
            <w:sz w:val="20"/>
            <w:szCs w:val="20"/>
          </w:rPr>
          <w:t xml:space="preserve">ntawm kev hloov pauv </w:t>
        </w:r>
      </w:ins>
      <w:r w:rsidRPr="00CD193B">
        <w:rPr>
          <w:sz w:val="20"/>
          <w:szCs w:val="20"/>
        </w:rPr>
        <w:t>Txhua Xyoo</w:t>
      </w:r>
      <w:del w:id="7960" w:author="year" w:date="2021-07-11T00:12:00Z">
        <w:r w:rsidRPr="00CD193B" w:rsidDel="00CD193B">
          <w:rPr>
            <w:sz w:val="20"/>
            <w:szCs w:val="20"/>
          </w:rPr>
          <w:delText>.</w:delText>
        </w:r>
      </w:del>
      <w:r w:rsidRPr="00CD193B">
        <w:rPr>
          <w:sz w:val="20"/>
          <w:szCs w:val="20"/>
        </w:rPr>
        <w:t xml:space="preserve"> LEA tsis </w:t>
      </w:r>
      <w:ins w:id="7961" w:author="year" w:date="2021-07-11T00:12:00Z">
        <w:r w:rsidRPr="00CD193B">
          <w:rPr>
            <w:sz w:val="20"/>
            <w:szCs w:val="20"/>
          </w:rPr>
          <w:t xml:space="preserve">tau txais kev </w:t>
        </w:r>
        <w:r>
          <w:rPr>
            <w:sz w:val="20"/>
            <w:szCs w:val="20"/>
          </w:rPr>
          <w:t>tso cai los suav cov lus qhia</w:t>
        </w:r>
        <w:r w:rsidRPr="00CD193B">
          <w:rPr>
            <w:sz w:val="20"/>
            <w:szCs w:val="20"/>
          </w:rPr>
          <w:t xml:space="preserve"> ua ib fe</w:t>
        </w:r>
        <w:r>
          <w:rPr>
            <w:sz w:val="20"/>
            <w:szCs w:val="20"/>
          </w:rPr>
          <w:t xml:space="preserve">em ntawm cov lus piav qhia </w:t>
        </w:r>
      </w:ins>
      <w:ins w:id="7962" w:author="year" w:date="2021-07-11T00:13:00Z">
        <w:r>
          <w:rPr>
            <w:sz w:val="20"/>
            <w:szCs w:val="20"/>
          </w:rPr>
          <w:t>no</w:t>
        </w:r>
      </w:ins>
      <w:ins w:id="7963" w:author="year" w:date="2021-07-11T00:12:00Z">
        <w:r w:rsidRPr="00CD193B">
          <w:rPr>
            <w:sz w:val="20"/>
            <w:szCs w:val="20"/>
          </w:rPr>
          <w:t xml:space="preserve">. </w:t>
        </w:r>
      </w:ins>
      <w:del w:id="7964" w:author="year" w:date="2021-07-11T00:13:00Z">
        <w:r w:rsidRPr="004C1E48" w:rsidDel="00CD193B">
          <w:rPr>
            <w:sz w:val="20"/>
            <w:szCs w:val="20"/>
          </w:rPr>
          <w:delText>tas yuav suav cov lus piav qhia uas yog ib feem ntawm cov lus piav qhia no.</w:delText>
        </w:r>
      </w:del>
    </w:p>
    <w:p w14:paraId="5740C9DA" w14:textId="77777777" w:rsidR="00AD19E5" w:rsidRPr="008D15CA" w:rsidRDefault="00AD19E5" w:rsidP="00AD19E5">
      <w:pPr>
        <w:pStyle w:val="ListParagraph"/>
        <w:numPr>
          <w:ilvl w:val="2"/>
          <w:numId w:val="4"/>
        </w:numPr>
        <w:tabs>
          <w:tab w:val="left" w:pos="839"/>
          <w:tab w:val="left" w:pos="840"/>
        </w:tabs>
        <w:ind w:right="1076"/>
        <w:jc w:val="both"/>
        <w:rPr>
          <w:sz w:val="32"/>
          <w:szCs w:val="32"/>
        </w:rPr>
        <w:pPrChange w:id="7965" w:author="year" w:date="2021-07-11T00:13:00Z">
          <w:pPr>
            <w:pStyle w:val="Heading2"/>
            <w:spacing w:before="118"/>
            <w:ind w:right="1076"/>
          </w:pPr>
        </w:pPrChange>
      </w:pPr>
      <w:bookmarkStart w:id="7966" w:name="Overall_Analysis_of_the_2019-20_LCAP_and"/>
      <w:bookmarkEnd w:id="7966"/>
      <w:r w:rsidRPr="00CD193B">
        <w:rPr>
          <w:sz w:val="32"/>
          <w:szCs w:val="32"/>
        </w:rPr>
        <w:t>Tag Nrho Kev Ntsuam Xyuas ntawm LCAP Xyoo 2019-20 thiab Xyoo 2020-21 Kev Kawm Txuas Ntxiv thiab Kev Npaj Mus Kawm Ntawv</w:t>
      </w:r>
    </w:p>
    <w:p w14:paraId="6B8C8AB5" w14:textId="77777777" w:rsidR="00AD19E5" w:rsidRPr="00796ADA" w:rsidRDefault="00AD19E5" w:rsidP="00AD19E5">
      <w:pPr>
        <w:pStyle w:val="BodyText"/>
        <w:ind w:left="120" w:right="1025"/>
        <w:jc w:val="both"/>
        <w:rPr>
          <w:sz w:val="20"/>
          <w:szCs w:val="20"/>
        </w:rPr>
      </w:pPr>
      <w:r w:rsidRPr="00796ADA">
        <w:rPr>
          <w:sz w:val="20"/>
          <w:szCs w:val="20"/>
        </w:rPr>
        <w:t>Qhov Kev Ntsuam Xyuas tag nrho tam sim ntawv yuav raug muab los teb rau ib zaug</w:t>
      </w:r>
      <w:ins w:id="7967" w:author="year" w:date="2021-07-11T00:16:00Z">
        <w:r>
          <w:rPr>
            <w:sz w:val="20"/>
            <w:szCs w:val="20"/>
          </w:rPr>
          <w:t xml:space="preserve"> xwb</w:t>
        </w:r>
      </w:ins>
      <w:r w:rsidRPr="00796ADA">
        <w:rPr>
          <w:sz w:val="20"/>
          <w:szCs w:val="20"/>
        </w:rPr>
        <w:t>, raws li kev txheeb xyuas ntawm LCAP xyoo 2019-20 thiab xyoo 2020-21 Kev Kawm Txuas Ntxiv thiab Kev Npaj Mus Kawm Ntawv.</w:t>
      </w:r>
    </w:p>
    <w:p w14:paraId="09B22BC8" w14:textId="77777777" w:rsidR="00AD19E5" w:rsidRDefault="00AD19E5" w:rsidP="00AD19E5">
      <w:pPr>
        <w:pStyle w:val="ListParagraph"/>
        <w:numPr>
          <w:ilvl w:val="2"/>
          <w:numId w:val="4"/>
        </w:numPr>
        <w:tabs>
          <w:tab w:val="left" w:pos="839"/>
          <w:tab w:val="left" w:pos="840"/>
        </w:tabs>
        <w:spacing w:before="120"/>
        <w:ind w:right="162"/>
        <w:jc w:val="both"/>
        <w:rPr>
          <w:sz w:val="20"/>
          <w:szCs w:val="20"/>
        </w:rPr>
      </w:pPr>
      <w:r w:rsidRPr="00796ADA">
        <w:rPr>
          <w:sz w:val="20"/>
          <w:szCs w:val="20"/>
        </w:rPr>
        <w:t xml:space="preserve">Piav qhia txog qhov kev tsom xam thiab kev cuam tshuam </w:t>
      </w:r>
      <w:ins w:id="7968" w:author="year" w:date="2021-07-11T00:17:00Z">
        <w:r>
          <w:rPr>
            <w:sz w:val="20"/>
            <w:szCs w:val="20"/>
          </w:rPr>
          <w:t xml:space="preserve">ntsig txog cov txiaj ntsig ntawm cov </w:t>
        </w:r>
      </w:ins>
      <w:del w:id="7969" w:author="year" w:date="2021-07-11T00:17:00Z">
        <w:r w:rsidRPr="00796ADA" w:rsidDel="00CD193B">
          <w:rPr>
            <w:sz w:val="20"/>
            <w:szCs w:val="20"/>
          </w:rPr>
          <w:delText xml:space="preserve">dab tsi rau </w:delText>
        </w:r>
      </w:del>
      <w:r w:rsidRPr="00796ADA">
        <w:rPr>
          <w:sz w:val="20"/>
          <w:szCs w:val="20"/>
        </w:rPr>
        <w:t xml:space="preserve">tub ntxhais kawm </w:t>
      </w:r>
      <w:del w:id="7970" w:author="year" w:date="2021-07-11T00:18:00Z">
        <w:r w:rsidRPr="00796ADA" w:rsidDel="00CD193B">
          <w:rPr>
            <w:sz w:val="20"/>
            <w:szCs w:val="20"/>
          </w:rPr>
          <w:delText xml:space="preserve">qhov txiaj ntsig </w:delText>
        </w:r>
      </w:del>
      <w:r w:rsidRPr="00796ADA">
        <w:rPr>
          <w:sz w:val="20"/>
          <w:szCs w:val="20"/>
        </w:rPr>
        <w:t>hauv LCAP xyoo 2019-20 thiab xyoo 2020-21 Kev Kawm Mus Ntxiv thiab Kev Kawm Tau Tshaj Tawm txoj kev txhim kho ntawm LCAP xyoo 21-22 txog xyoo 23-24, raws li qhov tsim nyog.</w:t>
      </w:r>
    </w:p>
    <w:p w14:paraId="13464C09" w14:textId="77777777" w:rsidR="00AD19E5" w:rsidRPr="00D40030" w:rsidRDefault="00AD19E5" w:rsidP="00AD19E5">
      <w:pPr>
        <w:pStyle w:val="ListParagraph"/>
        <w:numPr>
          <w:ilvl w:val="2"/>
          <w:numId w:val="4"/>
        </w:numPr>
        <w:tabs>
          <w:tab w:val="left" w:pos="839"/>
          <w:tab w:val="left" w:pos="840"/>
        </w:tabs>
        <w:spacing w:before="120"/>
        <w:ind w:right="162"/>
        <w:jc w:val="both"/>
        <w:rPr>
          <w:sz w:val="20"/>
          <w:szCs w:val="20"/>
        </w:rPr>
        <w:sectPr w:rsidR="00AD19E5" w:rsidRPr="00D40030">
          <w:pgSz w:w="15840" w:h="12240" w:orient="landscape"/>
          <w:pgMar w:top="640" w:right="600" w:bottom="800" w:left="600" w:header="0" w:footer="528" w:gutter="0"/>
          <w:cols w:space="720"/>
        </w:sectPr>
      </w:pPr>
    </w:p>
    <w:p w14:paraId="0ADFA77A" w14:textId="77777777" w:rsidR="00AD19E5" w:rsidRPr="001C1E32" w:rsidRDefault="00AD19E5" w:rsidP="00AD19E5">
      <w:pPr>
        <w:pStyle w:val="BodyText"/>
        <w:spacing w:before="80"/>
        <w:ind w:left="120" w:right="10764"/>
        <w:rPr>
          <w:sz w:val="22"/>
          <w:szCs w:val="22"/>
        </w:rPr>
      </w:pPr>
      <w:r w:rsidRPr="001C1E32">
        <w:rPr>
          <w:sz w:val="22"/>
          <w:szCs w:val="22"/>
        </w:rPr>
        <w:lastRenderedPageBreak/>
        <w:t xml:space="preserve">California Lub Tuam Tsev Hauj lwm Saib Xyuas Kev Kawm </w:t>
      </w:r>
    </w:p>
    <w:p w14:paraId="41289B42" w14:textId="77777777" w:rsidR="00AD19E5" w:rsidRPr="001C1E32" w:rsidRDefault="00AD19E5" w:rsidP="00AD19E5">
      <w:pPr>
        <w:pStyle w:val="BodyText"/>
        <w:spacing w:before="80"/>
        <w:ind w:left="120" w:right="10764"/>
        <w:rPr>
          <w:sz w:val="22"/>
          <w:szCs w:val="22"/>
        </w:rPr>
      </w:pPr>
      <w:r w:rsidRPr="001C1E32">
        <w:rPr>
          <w:sz w:val="22"/>
          <w:szCs w:val="22"/>
        </w:rPr>
        <w:t>Lub Ib Hlis Xyoo 2021</w:t>
      </w:r>
    </w:p>
    <w:p w14:paraId="36EE4953" w14:textId="77777777" w:rsidR="00AD19E5" w:rsidRPr="001C1E32" w:rsidRDefault="00AD19E5" w:rsidP="007C22B8">
      <w:pPr>
        <w:pStyle w:val="BodyText"/>
        <w:spacing w:before="80"/>
        <w:ind w:right="10764"/>
        <w:rPr>
          <w:sz w:val="22"/>
          <w:szCs w:val="22"/>
        </w:rPr>
      </w:pPr>
    </w:p>
    <w:sectPr w:rsidR="00AD19E5" w:rsidRPr="001C1E32">
      <w:footerReference w:type="default" r:id="rId85"/>
      <w:pgSz w:w="15840" w:h="12240" w:orient="landscape"/>
      <w:pgMar w:top="640" w:right="600" w:bottom="800" w:left="600" w:header="0" w:footer="52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4563AB" w14:textId="77777777" w:rsidR="0096775B" w:rsidRDefault="0096775B">
      <w:r>
        <w:separator/>
      </w:r>
    </w:p>
  </w:endnote>
  <w:endnote w:type="continuationSeparator" w:id="0">
    <w:p w14:paraId="07B35F0B" w14:textId="77777777" w:rsidR="0096775B" w:rsidRDefault="00967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DokChampa">
    <w:panose1 w:val="020B0604020202020204"/>
    <w:charset w:val="00"/>
    <w:family w:val="swiss"/>
    <w:pitch w:val="variable"/>
    <w:sig w:usb0="83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1D9F1" w14:textId="1365285F" w:rsidR="00AD19E5" w:rsidRDefault="00AD19E5">
    <w:pPr>
      <w:pStyle w:val="BodyText"/>
      <w:spacing w:line="14" w:lineRule="auto"/>
      <w:rPr>
        <w:sz w:val="12"/>
      </w:rPr>
    </w:pPr>
    <w:r>
      <w:rPr>
        <w:noProof/>
        <w:lang w:bidi="th-TH"/>
      </w:rPr>
      <mc:AlternateContent>
        <mc:Choice Requires="wps">
          <w:drawing>
            <wp:anchor distT="0" distB="0" distL="114300" distR="114300" simplePos="0" relativeHeight="239709184" behindDoc="1" locked="0" layoutInCell="1" allowOverlap="1" wp14:anchorId="40183012" wp14:editId="79A393AC">
              <wp:simplePos x="0" y="0"/>
              <wp:positionH relativeFrom="page">
                <wp:posOffset>9171940</wp:posOffset>
              </wp:positionH>
              <wp:positionV relativeFrom="page">
                <wp:posOffset>7401560</wp:posOffset>
              </wp:positionV>
              <wp:extent cx="604520" cy="19685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83017" w14:textId="698D5693" w:rsidR="00AD19E5" w:rsidRPr="009F4E42" w:rsidRDefault="00AD19E5">
                          <w:pPr>
                            <w:spacing w:line="224" w:lineRule="exact"/>
                            <w:ind w:left="20"/>
                            <w:rPr>
                              <w:rFonts w:ascii="Calibri"/>
                              <w:sz w:val="16"/>
                              <w:szCs w:val="16"/>
                            </w:rPr>
                          </w:pPr>
                          <w:r>
                            <w:rPr>
                              <w:rFonts w:ascii="Calibri"/>
                              <w:sz w:val="16"/>
                              <w:szCs w:val="16"/>
                            </w:rPr>
                            <w:t>Page</w:t>
                          </w:r>
                          <w:r w:rsidRPr="009F4E42">
                            <w:rPr>
                              <w:rFonts w:ascii="Calibri"/>
                              <w:sz w:val="16"/>
                              <w:szCs w:val="16"/>
                            </w:rPr>
                            <w:t xml:space="preserve"> </w:t>
                          </w:r>
                          <w:r w:rsidRPr="009F4E42">
                            <w:rPr>
                              <w:sz w:val="16"/>
                              <w:szCs w:val="16"/>
                            </w:rPr>
                            <w:fldChar w:fldCharType="begin"/>
                          </w:r>
                          <w:r w:rsidRPr="009F4E42">
                            <w:rPr>
                              <w:rFonts w:ascii="Calibri"/>
                              <w:sz w:val="16"/>
                              <w:szCs w:val="16"/>
                            </w:rPr>
                            <w:instrText xml:space="preserve"> PAGE </w:instrText>
                          </w:r>
                          <w:r w:rsidRPr="009F4E42">
                            <w:rPr>
                              <w:sz w:val="16"/>
                              <w:szCs w:val="16"/>
                            </w:rPr>
                            <w:fldChar w:fldCharType="separate"/>
                          </w:r>
                          <w:r w:rsidR="00676EEF">
                            <w:rPr>
                              <w:rFonts w:ascii="Calibri"/>
                              <w:noProof/>
                              <w:sz w:val="16"/>
                              <w:szCs w:val="16"/>
                            </w:rPr>
                            <w:t>62</w:t>
                          </w:r>
                          <w:r w:rsidRPr="009F4E42">
                            <w:rPr>
                              <w:sz w:val="16"/>
                              <w:szCs w:val="16"/>
                            </w:rPr>
                            <w:fldChar w:fldCharType="end"/>
                          </w:r>
                          <w:r w:rsidRPr="009F4E42">
                            <w:rPr>
                              <w:rFonts w:ascii="Calibri"/>
                              <w:sz w:val="16"/>
                              <w:szCs w:val="16"/>
                            </w:rPr>
                            <w:t xml:space="preserve"> </w:t>
                          </w:r>
                          <w:r>
                            <w:rPr>
                              <w:rFonts w:ascii="Calibri"/>
                              <w:sz w:val="16"/>
                              <w:szCs w:val="16"/>
                            </w:rPr>
                            <w:t>of</w:t>
                          </w:r>
                          <w:r w:rsidRPr="009F4E42">
                            <w:rPr>
                              <w:rFonts w:ascii="Calibri"/>
                              <w:sz w:val="16"/>
                              <w:szCs w:val="16"/>
                            </w:rPr>
                            <w:t xml:space="preserve"> 80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183012" id="_x0000_t202" coordsize="21600,21600" o:spt="202" path="m,l,21600r21600,l21600,xe">
              <v:stroke joinstyle="miter"/>
              <v:path gradientshapeok="t" o:connecttype="rect"/>
            </v:shapetype>
            <v:shape id="Text Box 3" o:spid="_x0000_s1240" type="#_x0000_t202" style="position:absolute;margin-left:722.2pt;margin-top:582.8pt;width:47.6pt;height:15.5pt;z-index:-26360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" filled="f" stroked="f">
              <v:textbox inset="0,0,0,0">
                <w:txbxContent>
                  <w:p w14:paraId="23483017" w14:textId="698D5693" w:rsidR="00AD19E5" w:rsidRPr="009F4E42" w:rsidRDefault="00AD19E5">
                    <w:pPr>
                      <w:spacing w:line="224" w:lineRule="exact"/>
                      <w:ind w:left="20"/>
                      <w:rPr>
                        <w:rFonts w:ascii="Calibri"/>
                        <w:sz w:val="16"/>
                        <w:szCs w:val="16"/>
                      </w:rPr>
                    </w:pPr>
                    <w:r>
                      <w:rPr>
                        <w:rFonts w:ascii="Calibri"/>
                        <w:sz w:val="16"/>
                        <w:szCs w:val="16"/>
                      </w:rPr>
                      <w:t>Page</w:t>
                    </w:r>
                    <w:r w:rsidRPr="009F4E42">
                      <w:rPr>
                        <w:rFonts w:ascii="Calibri"/>
                        <w:sz w:val="16"/>
                        <w:szCs w:val="16"/>
                      </w:rPr>
                      <w:t xml:space="preserve"> </w:t>
                    </w:r>
                    <w:r w:rsidRPr="009F4E42">
                      <w:rPr>
                        <w:sz w:val="16"/>
                        <w:szCs w:val="16"/>
                      </w:rPr>
                      <w:fldChar w:fldCharType="begin"/>
                    </w:r>
                    <w:r w:rsidRPr="009F4E42">
                      <w:rPr>
                        <w:rFonts w:ascii="Calibri"/>
                        <w:sz w:val="16"/>
                        <w:szCs w:val="16"/>
                      </w:rPr>
                      <w:instrText xml:space="preserve"> PAGE </w:instrText>
                    </w:r>
                    <w:r w:rsidRPr="009F4E42">
                      <w:rPr>
                        <w:sz w:val="16"/>
                        <w:szCs w:val="16"/>
                      </w:rPr>
                      <w:fldChar w:fldCharType="separate"/>
                    </w:r>
                    <w:r w:rsidR="00676EEF">
                      <w:rPr>
                        <w:rFonts w:ascii="Calibri"/>
                        <w:noProof/>
                        <w:sz w:val="16"/>
                        <w:szCs w:val="16"/>
                      </w:rPr>
                      <w:t>62</w:t>
                    </w:r>
                    <w:r w:rsidRPr="009F4E42">
                      <w:rPr>
                        <w:sz w:val="16"/>
                        <w:szCs w:val="16"/>
                      </w:rPr>
                      <w:fldChar w:fldCharType="end"/>
                    </w:r>
                    <w:r w:rsidRPr="009F4E42">
                      <w:rPr>
                        <w:rFonts w:ascii="Calibri"/>
                        <w:sz w:val="16"/>
                        <w:szCs w:val="16"/>
                      </w:rPr>
                      <w:t xml:space="preserve"> </w:t>
                    </w:r>
                    <w:r>
                      <w:rPr>
                        <w:rFonts w:ascii="Calibri"/>
                        <w:sz w:val="16"/>
                        <w:szCs w:val="16"/>
                      </w:rPr>
                      <w:t>of</w:t>
                    </w:r>
                    <w:r w:rsidRPr="009F4E42">
                      <w:rPr>
                        <w:rFonts w:ascii="Calibri"/>
                        <w:sz w:val="16"/>
                        <w:szCs w:val="16"/>
                      </w:rPr>
                      <w:t xml:space="preserve"> 80</w:t>
                    </w:r>
                  </w:p>
                </w:txbxContent>
              </v:textbox>
              <w10:wrap anchorx="page" anchory="page"/>
            </v:shape>
          </w:pict>
        </mc:Fallback>
      </mc:AlternateContent>
    </w:r>
    <w:r>
      <w:rPr>
        <w:noProof/>
        <w:lang w:bidi="th-TH"/>
      </w:rPr>
      <mc:AlternateContent>
        <mc:Choice Requires="wps">
          <w:drawing>
            <wp:anchor distT="0" distB="0" distL="114300" distR="114300" simplePos="0" relativeHeight="239708160" behindDoc="1" locked="0" layoutInCell="1" allowOverlap="1" wp14:anchorId="0A963912" wp14:editId="1A1F8B13">
              <wp:simplePos x="0" y="0"/>
              <wp:positionH relativeFrom="page">
                <wp:posOffset>215900</wp:posOffset>
              </wp:positionH>
              <wp:positionV relativeFrom="page">
                <wp:posOffset>7401560</wp:posOffset>
              </wp:positionV>
              <wp:extent cx="6631305" cy="271780"/>
              <wp:effectExtent l="0" t="0" r="0"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1305"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7C13F" w14:textId="376BFAE8" w:rsidR="00AD19E5" w:rsidRPr="009F4E42" w:rsidRDefault="00AD19E5">
                          <w:pPr>
                            <w:spacing w:line="224" w:lineRule="exact"/>
                            <w:ind w:left="20"/>
                            <w:rPr>
                              <w:rFonts w:ascii="Calibri"/>
                              <w:sz w:val="16"/>
                              <w:szCs w:val="16"/>
                            </w:rPr>
                          </w:pPr>
                          <w:r w:rsidRPr="009F4E42">
                            <w:rPr>
                              <w:rFonts w:ascii="Calibri"/>
                              <w:sz w:val="16"/>
                              <w:szCs w:val="16"/>
                            </w:rPr>
                            <w:t>2021-22</w:t>
                          </w:r>
                          <w:r>
                            <w:rPr>
                              <w:rFonts w:ascii="Calibri"/>
                              <w:sz w:val="16"/>
                              <w:szCs w:val="16"/>
                            </w:rPr>
                            <w:t xml:space="preserve"> Local Control Accountability Plan for Twin Rivers Unified School District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63912" id="Text Box 4" o:spid="_x0000_s1241" type="#_x0000_t202" style="position:absolute;margin-left:17pt;margin-top:582.8pt;width:522.15pt;height:21.4pt;z-index:-26360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hysgIAALA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" filled="f" stroked="f">
              <v:textbox inset="0,0,0,0">
                <w:txbxContent>
                  <w:p w14:paraId="72A7C13F" w14:textId="376BFAE8" w:rsidR="00AD19E5" w:rsidRPr="009F4E42" w:rsidRDefault="00AD19E5">
                    <w:pPr>
                      <w:spacing w:line="224" w:lineRule="exact"/>
                      <w:ind w:left="20"/>
                      <w:rPr>
                        <w:rFonts w:ascii="Calibri"/>
                        <w:sz w:val="16"/>
                        <w:szCs w:val="16"/>
                      </w:rPr>
                    </w:pPr>
                    <w:r w:rsidRPr="009F4E42">
                      <w:rPr>
                        <w:rFonts w:ascii="Calibri"/>
                        <w:sz w:val="16"/>
                        <w:szCs w:val="16"/>
                      </w:rPr>
                      <w:t>2021-22</w:t>
                    </w:r>
                    <w:r>
                      <w:rPr>
                        <w:rFonts w:ascii="Calibri"/>
                        <w:sz w:val="16"/>
                        <w:szCs w:val="16"/>
                      </w:rPr>
                      <w:t xml:space="preserve"> Local Control Accountability Plan for Twin Rivers Unified School District</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27DF2" w14:textId="77777777" w:rsidR="00AD19E5" w:rsidRDefault="00AD19E5">
    <w:pPr>
      <w:pStyle w:val="BodyText"/>
      <w:spacing w:line="14" w:lineRule="auto"/>
      <w:rPr>
        <w:sz w:val="12"/>
      </w:rPr>
    </w:pPr>
    <w:r>
      <w:rPr>
        <w:noProof/>
        <w:lang w:bidi="th-TH"/>
      </w:rPr>
      <mc:AlternateContent>
        <mc:Choice Requires="wps">
          <w:drawing>
            <wp:anchor distT="0" distB="0" distL="114300" distR="114300" simplePos="0" relativeHeight="251660288" behindDoc="1" locked="0" layoutInCell="1" allowOverlap="1" wp14:anchorId="7D6C46E6" wp14:editId="3DE8CFCE">
              <wp:simplePos x="0" y="0"/>
              <wp:positionH relativeFrom="page">
                <wp:posOffset>9171940</wp:posOffset>
              </wp:positionH>
              <wp:positionV relativeFrom="page">
                <wp:posOffset>7401560</wp:posOffset>
              </wp:positionV>
              <wp:extent cx="604520" cy="196850"/>
              <wp:effectExtent l="0" t="0" r="0" b="0"/>
              <wp:wrapNone/>
              <wp:docPr id="50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5D0A0" w14:textId="148FE52A" w:rsidR="00AD19E5" w:rsidRPr="009F4E42" w:rsidRDefault="00AD19E5">
                          <w:pPr>
                            <w:spacing w:line="224" w:lineRule="exact"/>
                            <w:ind w:left="20"/>
                            <w:rPr>
                              <w:rFonts w:ascii="Calibri"/>
                              <w:sz w:val="16"/>
                              <w:szCs w:val="16"/>
                            </w:rPr>
                          </w:pPr>
                          <w:r>
                            <w:rPr>
                              <w:rFonts w:ascii="Calibri"/>
                              <w:sz w:val="16"/>
                              <w:szCs w:val="16"/>
                            </w:rPr>
                            <w:t>Page</w:t>
                          </w:r>
                          <w:r w:rsidRPr="009F4E42">
                            <w:rPr>
                              <w:rFonts w:ascii="Calibri"/>
                              <w:sz w:val="16"/>
                              <w:szCs w:val="16"/>
                            </w:rPr>
                            <w:t xml:space="preserve"> </w:t>
                          </w:r>
                          <w:r w:rsidRPr="009F4E42">
                            <w:rPr>
                              <w:sz w:val="16"/>
                              <w:szCs w:val="16"/>
                            </w:rPr>
                            <w:fldChar w:fldCharType="begin"/>
                          </w:r>
                          <w:r w:rsidRPr="009F4E42">
                            <w:rPr>
                              <w:rFonts w:ascii="Calibri"/>
                              <w:sz w:val="16"/>
                              <w:szCs w:val="16"/>
                            </w:rPr>
                            <w:instrText xml:space="preserve"> PAGE </w:instrText>
                          </w:r>
                          <w:r w:rsidRPr="009F4E42">
                            <w:rPr>
                              <w:sz w:val="16"/>
                              <w:szCs w:val="16"/>
                            </w:rPr>
                            <w:fldChar w:fldCharType="separate"/>
                          </w:r>
                          <w:r w:rsidR="00676EEF">
                            <w:rPr>
                              <w:rFonts w:ascii="Calibri"/>
                              <w:noProof/>
                              <w:sz w:val="16"/>
                              <w:szCs w:val="16"/>
                            </w:rPr>
                            <w:t>80</w:t>
                          </w:r>
                          <w:r w:rsidRPr="009F4E42">
                            <w:rPr>
                              <w:sz w:val="16"/>
                              <w:szCs w:val="16"/>
                            </w:rPr>
                            <w:fldChar w:fldCharType="end"/>
                          </w:r>
                          <w:r w:rsidRPr="009F4E42">
                            <w:rPr>
                              <w:rFonts w:ascii="Calibri"/>
                              <w:sz w:val="16"/>
                              <w:szCs w:val="16"/>
                            </w:rPr>
                            <w:t xml:space="preserve"> </w:t>
                          </w:r>
                          <w:r>
                            <w:rPr>
                              <w:rFonts w:ascii="Calibri"/>
                              <w:sz w:val="16"/>
                              <w:szCs w:val="16"/>
                            </w:rPr>
                            <w:t>of</w:t>
                          </w:r>
                          <w:r w:rsidRPr="009F4E42">
                            <w:rPr>
                              <w:rFonts w:ascii="Calibri"/>
                              <w:sz w:val="16"/>
                              <w:szCs w:val="16"/>
                            </w:rPr>
                            <w:t xml:space="preserve"> 80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6C46E6" id="_x0000_t202" coordsize="21600,21600" o:spt="202" path="m,l,21600r21600,l21600,xe">
              <v:stroke joinstyle="miter"/>
              <v:path gradientshapeok="t" o:connecttype="rect"/>
            </v:shapetype>
            <v:shape id="_x0000_s1242" type="#_x0000_t202" style="position:absolute;margin-left:722.2pt;margin-top:582.8pt;width:47.6pt;height:1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6VqsgIAALE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" filled="f" stroked="f">
              <v:textbox inset="0,0,0,0">
                <w:txbxContent>
                  <w:p w14:paraId="42E5D0A0" w14:textId="148FE52A" w:rsidR="00AD19E5" w:rsidRPr="009F4E42" w:rsidRDefault="00AD19E5">
                    <w:pPr>
                      <w:spacing w:line="224" w:lineRule="exact"/>
                      <w:ind w:left="20"/>
                      <w:rPr>
                        <w:rFonts w:ascii="Calibri"/>
                        <w:sz w:val="16"/>
                        <w:szCs w:val="16"/>
                      </w:rPr>
                    </w:pPr>
                    <w:r>
                      <w:rPr>
                        <w:rFonts w:ascii="Calibri"/>
                        <w:sz w:val="16"/>
                        <w:szCs w:val="16"/>
                      </w:rPr>
                      <w:t>Page</w:t>
                    </w:r>
                    <w:r w:rsidRPr="009F4E42">
                      <w:rPr>
                        <w:rFonts w:ascii="Calibri"/>
                        <w:sz w:val="16"/>
                        <w:szCs w:val="16"/>
                      </w:rPr>
                      <w:t xml:space="preserve"> </w:t>
                    </w:r>
                    <w:r w:rsidRPr="009F4E42">
                      <w:rPr>
                        <w:sz w:val="16"/>
                        <w:szCs w:val="16"/>
                      </w:rPr>
                      <w:fldChar w:fldCharType="begin"/>
                    </w:r>
                    <w:r w:rsidRPr="009F4E42">
                      <w:rPr>
                        <w:rFonts w:ascii="Calibri"/>
                        <w:sz w:val="16"/>
                        <w:szCs w:val="16"/>
                      </w:rPr>
                      <w:instrText xml:space="preserve"> PAGE </w:instrText>
                    </w:r>
                    <w:r w:rsidRPr="009F4E42">
                      <w:rPr>
                        <w:sz w:val="16"/>
                        <w:szCs w:val="16"/>
                      </w:rPr>
                      <w:fldChar w:fldCharType="separate"/>
                    </w:r>
                    <w:r w:rsidR="00676EEF">
                      <w:rPr>
                        <w:rFonts w:ascii="Calibri"/>
                        <w:noProof/>
                        <w:sz w:val="16"/>
                        <w:szCs w:val="16"/>
                      </w:rPr>
                      <w:t>80</w:t>
                    </w:r>
                    <w:r w:rsidRPr="009F4E42">
                      <w:rPr>
                        <w:sz w:val="16"/>
                        <w:szCs w:val="16"/>
                      </w:rPr>
                      <w:fldChar w:fldCharType="end"/>
                    </w:r>
                    <w:r w:rsidRPr="009F4E42">
                      <w:rPr>
                        <w:rFonts w:ascii="Calibri"/>
                        <w:sz w:val="16"/>
                        <w:szCs w:val="16"/>
                      </w:rPr>
                      <w:t xml:space="preserve"> </w:t>
                    </w:r>
                    <w:r>
                      <w:rPr>
                        <w:rFonts w:ascii="Calibri"/>
                        <w:sz w:val="16"/>
                        <w:szCs w:val="16"/>
                      </w:rPr>
                      <w:t>of</w:t>
                    </w:r>
                    <w:r w:rsidRPr="009F4E42">
                      <w:rPr>
                        <w:rFonts w:ascii="Calibri"/>
                        <w:sz w:val="16"/>
                        <w:szCs w:val="16"/>
                      </w:rPr>
                      <w:t xml:space="preserve"> 80</w:t>
                    </w:r>
                  </w:p>
                </w:txbxContent>
              </v:textbox>
              <w10:wrap anchorx="page" anchory="page"/>
            </v:shape>
          </w:pict>
        </mc:Fallback>
      </mc:AlternateContent>
    </w:r>
    <w:r>
      <w:rPr>
        <w:noProof/>
        <w:lang w:bidi="th-TH"/>
      </w:rPr>
      <mc:AlternateContent>
        <mc:Choice Requires="wps">
          <w:drawing>
            <wp:anchor distT="0" distB="0" distL="114300" distR="114300" simplePos="0" relativeHeight="251659264" behindDoc="1" locked="0" layoutInCell="1" allowOverlap="1" wp14:anchorId="2778DB31" wp14:editId="627DB9F8">
              <wp:simplePos x="0" y="0"/>
              <wp:positionH relativeFrom="page">
                <wp:posOffset>215900</wp:posOffset>
              </wp:positionH>
              <wp:positionV relativeFrom="page">
                <wp:posOffset>7401560</wp:posOffset>
              </wp:positionV>
              <wp:extent cx="6631305" cy="271780"/>
              <wp:effectExtent l="0" t="0" r="0" b="0"/>
              <wp:wrapNone/>
              <wp:docPr id="50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1305"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173ED" w14:textId="77777777" w:rsidR="00AD19E5" w:rsidRPr="009F4E42" w:rsidRDefault="00AD19E5">
                          <w:pPr>
                            <w:spacing w:line="224" w:lineRule="exact"/>
                            <w:ind w:left="20"/>
                            <w:rPr>
                              <w:rFonts w:ascii="Calibri"/>
                              <w:sz w:val="16"/>
                              <w:szCs w:val="16"/>
                            </w:rPr>
                          </w:pPr>
                          <w:r w:rsidRPr="009F4E42">
                            <w:rPr>
                              <w:rFonts w:ascii="Calibri"/>
                              <w:sz w:val="16"/>
                              <w:szCs w:val="16"/>
                            </w:rPr>
                            <w:t>2021-22</w:t>
                          </w:r>
                          <w:r>
                            <w:rPr>
                              <w:rFonts w:ascii="Calibri"/>
                              <w:sz w:val="16"/>
                              <w:szCs w:val="16"/>
                            </w:rPr>
                            <w:t xml:space="preserve"> Local Control Accountability Plan for Twin Rivers Unified School District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78DB31" id="_x0000_s1243" type="#_x0000_t202" style="position:absolute;margin-left:17pt;margin-top:582.8pt;width:522.15pt;height:2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" filled="f" stroked="f">
              <v:textbox inset="0,0,0,0">
                <w:txbxContent>
                  <w:p w14:paraId="058173ED" w14:textId="77777777" w:rsidR="00AD19E5" w:rsidRPr="009F4E42" w:rsidRDefault="00AD19E5">
                    <w:pPr>
                      <w:spacing w:line="224" w:lineRule="exact"/>
                      <w:ind w:left="20"/>
                      <w:rPr>
                        <w:rFonts w:ascii="Calibri"/>
                        <w:sz w:val="16"/>
                        <w:szCs w:val="16"/>
                      </w:rPr>
                    </w:pPr>
                    <w:r w:rsidRPr="009F4E42">
                      <w:rPr>
                        <w:rFonts w:ascii="Calibri"/>
                        <w:sz w:val="16"/>
                        <w:szCs w:val="16"/>
                      </w:rPr>
                      <w:t>2021-22</w:t>
                    </w:r>
                    <w:r>
                      <w:rPr>
                        <w:rFonts w:ascii="Calibri"/>
                        <w:sz w:val="16"/>
                        <w:szCs w:val="16"/>
                      </w:rPr>
                      <w:t xml:space="preserve"> Local Control Accountability Plan for Twin Rivers Unified School District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55C45" w14:textId="77777777" w:rsidR="00AD19E5" w:rsidRDefault="00AD19E5">
    <w:pPr>
      <w:pStyle w:val="BodyText"/>
      <w:spacing w:line="14" w:lineRule="auto"/>
      <w:rPr>
        <w:sz w:val="2"/>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D3DB3" w14:textId="77777777" w:rsidR="00AD19E5" w:rsidRDefault="00AD19E5">
    <w:pPr>
      <w:pStyle w:val="BodyText"/>
      <w:spacing w:line="14" w:lineRule="auto"/>
      <w:rPr>
        <w:sz w:val="20"/>
      </w:rPr>
    </w:pPr>
    <w:r>
      <w:rPr>
        <w:noProof/>
        <w:lang w:bidi="th-TH"/>
      </w:rPr>
      <mc:AlternateContent>
        <mc:Choice Requires="wps">
          <w:drawing>
            <wp:anchor distT="0" distB="0" distL="114300" distR="114300" simplePos="0" relativeHeight="251662336" behindDoc="1" locked="0" layoutInCell="1" allowOverlap="1" wp14:anchorId="0C5450C3" wp14:editId="19AB1160">
              <wp:simplePos x="0" y="0"/>
              <wp:positionH relativeFrom="page">
                <wp:posOffset>8858250</wp:posOffset>
              </wp:positionH>
              <wp:positionV relativeFrom="page">
                <wp:posOffset>7246620</wp:posOffset>
              </wp:positionV>
              <wp:extent cx="756920" cy="307975"/>
              <wp:effectExtent l="0" t="0" r="0" b="0"/>
              <wp:wrapNone/>
              <wp:docPr id="50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910DB" w14:textId="361A05B8" w:rsidR="00AD19E5" w:rsidRPr="00DF0B97" w:rsidRDefault="00AD19E5">
                          <w:pPr>
                            <w:spacing w:line="224" w:lineRule="exact"/>
                            <w:ind w:left="20"/>
                            <w:rPr>
                              <w:rFonts w:ascii="Calibri"/>
                              <w:sz w:val="16"/>
                              <w:szCs w:val="16"/>
                            </w:rPr>
                          </w:pPr>
                          <w:r>
                            <w:rPr>
                              <w:rFonts w:ascii="Calibri"/>
                              <w:sz w:val="16"/>
                              <w:szCs w:val="16"/>
                            </w:rPr>
                            <w:t>Page</w:t>
                          </w:r>
                          <w:r w:rsidRPr="00DF0B97">
                            <w:rPr>
                              <w:rFonts w:ascii="Calibri"/>
                              <w:sz w:val="16"/>
                              <w:szCs w:val="16"/>
                            </w:rPr>
                            <w:t xml:space="preserve"> </w:t>
                          </w:r>
                          <w:r w:rsidRPr="00DF0B97">
                            <w:rPr>
                              <w:sz w:val="16"/>
                              <w:szCs w:val="16"/>
                            </w:rPr>
                            <w:fldChar w:fldCharType="begin"/>
                          </w:r>
                          <w:r w:rsidRPr="00DF0B97">
                            <w:rPr>
                              <w:rFonts w:ascii="Calibri"/>
                              <w:sz w:val="16"/>
                              <w:szCs w:val="16"/>
                            </w:rPr>
                            <w:instrText xml:space="preserve"> PAGE </w:instrText>
                          </w:r>
                          <w:r w:rsidRPr="00DF0B97">
                            <w:rPr>
                              <w:sz w:val="16"/>
                              <w:szCs w:val="16"/>
                            </w:rPr>
                            <w:fldChar w:fldCharType="separate"/>
                          </w:r>
                          <w:r w:rsidR="00676EEF">
                            <w:rPr>
                              <w:rFonts w:ascii="Calibri"/>
                              <w:noProof/>
                              <w:sz w:val="16"/>
                              <w:szCs w:val="16"/>
                            </w:rPr>
                            <w:t>33</w:t>
                          </w:r>
                          <w:r w:rsidRPr="00DF0B97">
                            <w:rPr>
                              <w:sz w:val="16"/>
                              <w:szCs w:val="16"/>
                            </w:rPr>
                            <w:fldChar w:fldCharType="end"/>
                          </w:r>
                          <w:r w:rsidRPr="00DF0B97">
                            <w:rPr>
                              <w:rFonts w:ascii="Calibri"/>
                              <w:sz w:val="16"/>
                              <w:szCs w:val="16"/>
                            </w:rPr>
                            <w:t xml:space="preserve"> </w:t>
                          </w:r>
                          <w:r>
                            <w:rPr>
                              <w:rFonts w:ascii="Calibri"/>
                              <w:sz w:val="16"/>
                              <w:szCs w:val="16"/>
                            </w:rPr>
                            <w:t>of</w:t>
                          </w:r>
                          <w:r w:rsidRPr="00DF0B97">
                            <w:rPr>
                              <w:rFonts w:ascii="Calibri"/>
                              <w:sz w:val="16"/>
                              <w:szCs w:val="16"/>
                            </w:rPr>
                            <w:t xml:space="preserve"> 49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5450C3" id="_x0000_t202" coordsize="21600,21600" o:spt="202" path="m,l,21600r21600,l21600,xe">
              <v:stroke joinstyle="miter"/>
              <v:path gradientshapeok="t" o:connecttype="rect"/>
            </v:shapetype>
            <v:shape id="Text Box 1" o:spid="_x0000_s1244" type="#_x0000_t202" style="position:absolute;margin-left:697.5pt;margin-top:570.6pt;width:59.6pt;height:24.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" filled="f" stroked="f">
              <v:textbox inset="0,0,0,0">
                <w:txbxContent>
                  <w:p w14:paraId="524910DB" w14:textId="361A05B8" w:rsidR="00AD19E5" w:rsidRPr="00DF0B97" w:rsidRDefault="00AD19E5">
                    <w:pPr>
                      <w:spacing w:line="224" w:lineRule="exact"/>
                      <w:ind w:left="20"/>
                      <w:rPr>
                        <w:rFonts w:ascii="Calibri"/>
                        <w:sz w:val="16"/>
                        <w:szCs w:val="16"/>
                      </w:rPr>
                    </w:pPr>
                    <w:r>
                      <w:rPr>
                        <w:rFonts w:ascii="Calibri"/>
                        <w:sz w:val="16"/>
                        <w:szCs w:val="16"/>
                      </w:rPr>
                      <w:t>Page</w:t>
                    </w:r>
                    <w:r w:rsidRPr="00DF0B97">
                      <w:rPr>
                        <w:rFonts w:ascii="Calibri"/>
                        <w:sz w:val="16"/>
                        <w:szCs w:val="16"/>
                      </w:rPr>
                      <w:t xml:space="preserve"> </w:t>
                    </w:r>
                    <w:r w:rsidRPr="00DF0B97">
                      <w:rPr>
                        <w:sz w:val="16"/>
                        <w:szCs w:val="16"/>
                      </w:rPr>
                      <w:fldChar w:fldCharType="begin"/>
                    </w:r>
                    <w:r w:rsidRPr="00DF0B97">
                      <w:rPr>
                        <w:rFonts w:ascii="Calibri"/>
                        <w:sz w:val="16"/>
                        <w:szCs w:val="16"/>
                      </w:rPr>
                      <w:instrText xml:space="preserve"> PAGE </w:instrText>
                    </w:r>
                    <w:r w:rsidRPr="00DF0B97">
                      <w:rPr>
                        <w:sz w:val="16"/>
                        <w:szCs w:val="16"/>
                      </w:rPr>
                      <w:fldChar w:fldCharType="separate"/>
                    </w:r>
                    <w:r w:rsidR="00676EEF">
                      <w:rPr>
                        <w:rFonts w:ascii="Calibri"/>
                        <w:noProof/>
                        <w:sz w:val="16"/>
                        <w:szCs w:val="16"/>
                      </w:rPr>
                      <w:t>33</w:t>
                    </w:r>
                    <w:r w:rsidRPr="00DF0B97">
                      <w:rPr>
                        <w:sz w:val="16"/>
                        <w:szCs w:val="16"/>
                      </w:rPr>
                      <w:fldChar w:fldCharType="end"/>
                    </w:r>
                    <w:r w:rsidRPr="00DF0B97">
                      <w:rPr>
                        <w:rFonts w:ascii="Calibri"/>
                        <w:sz w:val="16"/>
                        <w:szCs w:val="16"/>
                      </w:rPr>
                      <w:t xml:space="preserve"> </w:t>
                    </w:r>
                    <w:r>
                      <w:rPr>
                        <w:rFonts w:ascii="Calibri"/>
                        <w:sz w:val="16"/>
                        <w:szCs w:val="16"/>
                      </w:rPr>
                      <w:t>of</w:t>
                    </w:r>
                    <w:r w:rsidRPr="00DF0B97">
                      <w:rPr>
                        <w:rFonts w:ascii="Calibri"/>
                        <w:sz w:val="16"/>
                        <w:szCs w:val="16"/>
                      </w:rPr>
                      <w:t xml:space="preserve"> 49</w:t>
                    </w:r>
                  </w:p>
                </w:txbxContent>
              </v:textbox>
              <w10:wrap anchorx="page" anchory="page"/>
            </v:shape>
          </w:pict>
        </mc:Fallback>
      </mc:AlternateContent>
    </w:r>
    <w:r>
      <w:rPr>
        <w:noProof/>
        <w:lang w:bidi="th-TH"/>
      </w:rPr>
      <mc:AlternateContent>
        <mc:Choice Requires="wps">
          <w:drawing>
            <wp:anchor distT="0" distB="0" distL="114300" distR="114300" simplePos="0" relativeHeight="251661312" behindDoc="1" locked="0" layoutInCell="1" allowOverlap="1" wp14:anchorId="52C63CC2" wp14:editId="1A15B0C0">
              <wp:simplePos x="0" y="0"/>
              <wp:positionH relativeFrom="page">
                <wp:posOffset>444500</wp:posOffset>
              </wp:positionH>
              <wp:positionV relativeFrom="page">
                <wp:posOffset>7246620</wp:posOffset>
              </wp:positionV>
              <wp:extent cx="5771515" cy="307975"/>
              <wp:effectExtent l="0" t="0" r="0" b="0"/>
              <wp:wrapNone/>
              <wp:docPr id="510" name="Text 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15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87F84" w14:textId="77777777" w:rsidR="00AD19E5" w:rsidRPr="00DF0B97" w:rsidRDefault="00AD19E5" w:rsidP="00DF0B97">
                          <w:pPr>
                            <w:spacing w:line="224" w:lineRule="exact"/>
                            <w:ind w:left="20"/>
                            <w:rPr>
                              <w:rFonts w:ascii="Calibri"/>
                              <w:sz w:val="16"/>
                              <w:szCs w:val="16"/>
                            </w:rPr>
                          </w:pPr>
                          <w:r>
                            <w:rPr>
                              <w:rFonts w:ascii="Calibri"/>
                              <w:sz w:val="16"/>
                              <w:szCs w:val="16"/>
                            </w:rPr>
                            <w:t>Annual Update for Developing the 2021-22 Local Control and Accountability Plan</w:t>
                          </w:r>
                        </w:p>
                        <w:p w14:paraId="3EE0E29D" w14:textId="77777777" w:rsidR="00AD19E5" w:rsidRPr="00DF0B97" w:rsidRDefault="00AD19E5" w:rsidP="00DF0B97">
                          <w:pPr>
                            <w:spacing w:line="224" w:lineRule="exact"/>
                            <w:ind w:left="20"/>
                            <w:rPr>
                              <w:rFonts w:ascii="Calibri"/>
                              <w:sz w:val="16"/>
                              <w:szCs w:val="16"/>
                            </w:rPr>
                          </w:pPr>
                          <w:r>
                            <w:rPr>
                              <w:rFonts w:ascii="Calibri"/>
                              <w:sz w:val="16"/>
                              <w:szCs w:val="16"/>
                            </w:rPr>
                            <w:t>Twin Rivers Unified School District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C63CC2" id="Text Box 510" o:spid="_x0000_s1245" type="#_x0000_t202" style="position:absolute;margin-left:35pt;margin-top:570.6pt;width:454.45pt;height:24.2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" filled="f" stroked="f">
              <v:textbox inset="0,0,0,0">
                <w:txbxContent>
                  <w:p w14:paraId="58187F84" w14:textId="77777777" w:rsidR="00AD19E5" w:rsidRPr="00DF0B97" w:rsidRDefault="00AD19E5" w:rsidP="00DF0B97">
                    <w:pPr>
                      <w:spacing w:line="224" w:lineRule="exact"/>
                      <w:ind w:left="20"/>
                      <w:rPr>
                        <w:rFonts w:ascii="Calibri"/>
                        <w:sz w:val="16"/>
                        <w:szCs w:val="16"/>
                      </w:rPr>
                    </w:pPr>
                    <w:r>
                      <w:rPr>
                        <w:rFonts w:ascii="Calibri"/>
                        <w:sz w:val="16"/>
                        <w:szCs w:val="16"/>
                      </w:rPr>
                      <w:t>Annual Update for Developing the 2021-22 Local Control and Accountability Plan</w:t>
                    </w:r>
                  </w:p>
                  <w:p w14:paraId="3EE0E29D" w14:textId="77777777" w:rsidR="00AD19E5" w:rsidRPr="00DF0B97" w:rsidRDefault="00AD19E5" w:rsidP="00DF0B97">
                    <w:pPr>
                      <w:spacing w:line="224" w:lineRule="exact"/>
                      <w:ind w:left="20"/>
                      <w:rPr>
                        <w:rFonts w:ascii="Calibri"/>
                        <w:sz w:val="16"/>
                        <w:szCs w:val="16"/>
                      </w:rPr>
                    </w:pPr>
                    <w:r>
                      <w:rPr>
                        <w:rFonts w:ascii="Calibri"/>
                        <w:sz w:val="16"/>
                        <w:szCs w:val="16"/>
                      </w:rPr>
                      <w:t>Twin Rivers Unified School District</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B5311" w14:textId="0FF84612" w:rsidR="00AD19E5" w:rsidRDefault="00AD19E5">
    <w:pPr>
      <w:pStyle w:val="BodyText"/>
      <w:spacing w:line="14" w:lineRule="auto"/>
      <w:rPr>
        <w:sz w:val="20"/>
      </w:rPr>
    </w:pPr>
    <w:r>
      <w:rPr>
        <w:noProof/>
        <w:lang w:bidi="th-TH"/>
      </w:rPr>
      <mc:AlternateContent>
        <mc:Choice Requires="wps">
          <w:drawing>
            <wp:anchor distT="0" distB="0" distL="114300" distR="114300" simplePos="0" relativeHeight="239711232" behindDoc="1" locked="0" layoutInCell="1" allowOverlap="1" wp14:anchorId="3BF9F24B" wp14:editId="23D726CD">
              <wp:simplePos x="0" y="0"/>
              <wp:positionH relativeFrom="page">
                <wp:posOffset>8858250</wp:posOffset>
              </wp:positionH>
              <wp:positionV relativeFrom="page">
                <wp:posOffset>7246620</wp:posOffset>
              </wp:positionV>
              <wp:extent cx="756920" cy="30797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4124" w14:textId="2E900B42" w:rsidR="00AD19E5" w:rsidRPr="00DF0B97" w:rsidRDefault="00AD19E5">
                          <w:pPr>
                            <w:spacing w:line="224" w:lineRule="exact"/>
                            <w:ind w:left="20"/>
                            <w:rPr>
                              <w:rFonts w:ascii="Calibri"/>
                              <w:sz w:val="16"/>
                              <w:szCs w:val="16"/>
                            </w:rPr>
                          </w:pPr>
                          <w:r>
                            <w:rPr>
                              <w:rFonts w:ascii="Calibri"/>
                              <w:sz w:val="16"/>
                              <w:szCs w:val="16"/>
                            </w:rPr>
                            <w:t>Page</w:t>
                          </w:r>
                          <w:r w:rsidRPr="00DF0B97">
                            <w:rPr>
                              <w:rFonts w:ascii="Calibri"/>
                              <w:sz w:val="16"/>
                              <w:szCs w:val="16"/>
                            </w:rPr>
                            <w:t xml:space="preserve"> </w:t>
                          </w:r>
                          <w:r w:rsidRPr="00DF0B97">
                            <w:rPr>
                              <w:sz w:val="16"/>
                              <w:szCs w:val="16"/>
                            </w:rPr>
                            <w:fldChar w:fldCharType="begin"/>
                          </w:r>
                          <w:r w:rsidRPr="00DF0B97">
                            <w:rPr>
                              <w:rFonts w:ascii="Calibri"/>
                              <w:sz w:val="16"/>
                              <w:szCs w:val="16"/>
                            </w:rPr>
                            <w:instrText xml:space="preserve"> PAGE </w:instrText>
                          </w:r>
                          <w:r w:rsidRPr="00DF0B97">
                            <w:rPr>
                              <w:sz w:val="16"/>
                              <w:szCs w:val="16"/>
                            </w:rPr>
                            <w:fldChar w:fldCharType="separate"/>
                          </w:r>
                          <w:r w:rsidR="00CC5B10">
                            <w:rPr>
                              <w:rFonts w:ascii="Calibri"/>
                              <w:noProof/>
                              <w:sz w:val="16"/>
                              <w:szCs w:val="16"/>
                            </w:rPr>
                            <w:t>49</w:t>
                          </w:r>
                          <w:r w:rsidRPr="00DF0B97">
                            <w:rPr>
                              <w:sz w:val="16"/>
                              <w:szCs w:val="16"/>
                            </w:rPr>
                            <w:fldChar w:fldCharType="end"/>
                          </w:r>
                          <w:r w:rsidRPr="00DF0B97">
                            <w:rPr>
                              <w:rFonts w:ascii="Calibri"/>
                              <w:sz w:val="16"/>
                              <w:szCs w:val="16"/>
                            </w:rPr>
                            <w:t xml:space="preserve"> </w:t>
                          </w:r>
                          <w:r>
                            <w:rPr>
                              <w:rFonts w:ascii="Calibri"/>
                              <w:sz w:val="16"/>
                              <w:szCs w:val="16"/>
                            </w:rPr>
                            <w:t>of</w:t>
                          </w:r>
                          <w:r w:rsidRPr="00DF0B97">
                            <w:rPr>
                              <w:rFonts w:ascii="Calibri"/>
                              <w:sz w:val="16"/>
                              <w:szCs w:val="16"/>
                            </w:rPr>
                            <w:t xml:space="preserve"> 49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F9F24B" id="_x0000_t202" coordsize="21600,21600" o:spt="202" path="m,l,21600r21600,l21600,xe">
              <v:stroke joinstyle="miter"/>
              <v:path gradientshapeok="t" o:connecttype="rect"/>
            </v:shapetype>
            <v:shape id="_x0000_s1246" type="#_x0000_t202" style="position:absolute;margin-left:697.5pt;margin-top:570.6pt;width:59.6pt;height:24.25pt;z-index:-26360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" filled="f" stroked="f">
              <v:textbox inset="0,0,0,0">
                <w:txbxContent>
                  <w:p w14:paraId="5ACA4124" w14:textId="2E900B42" w:rsidR="00AD19E5" w:rsidRPr="00DF0B97" w:rsidRDefault="00AD19E5">
                    <w:pPr>
                      <w:spacing w:line="224" w:lineRule="exact"/>
                      <w:ind w:left="20"/>
                      <w:rPr>
                        <w:rFonts w:ascii="Calibri"/>
                        <w:sz w:val="16"/>
                        <w:szCs w:val="16"/>
                      </w:rPr>
                    </w:pPr>
                    <w:r>
                      <w:rPr>
                        <w:rFonts w:ascii="Calibri"/>
                        <w:sz w:val="16"/>
                        <w:szCs w:val="16"/>
                      </w:rPr>
                      <w:t>Page</w:t>
                    </w:r>
                    <w:r w:rsidRPr="00DF0B97">
                      <w:rPr>
                        <w:rFonts w:ascii="Calibri"/>
                        <w:sz w:val="16"/>
                        <w:szCs w:val="16"/>
                      </w:rPr>
                      <w:t xml:space="preserve"> </w:t>
                    </w:r>
                    <w:r w:rsidRPr="00DF0B97">
                      <w:rPr>
                        <w:sz w:val="16"/>
                        <w:szCs w:val="16"/>
                      </w:rPr>
                      <w:fldChar w:fldCharType="begin"/>
                    </w:r>
                    <w:r w:rsidRPr="00DF0B97">
                      <w:rPr>
                        <w:rFonts w:ascii="Calibri"/>
                        <w:sz w:val="16"/>
                        <w:szCs w:val="16"/>
                      </w:rPr>
                      <w:instrText xml:space="preserve"> PAGE </w:instrText>
                    </w:r>
                    <w:r w:rsidRPr="00DF0B97">
                      <w:rPr>
                        <w:sz w:val="16"/>
                        <w:szCs w:val="16"/>
                      </w:rPr>
                      <w:fldChar w:fldCharType="separate"/>
                    </w:r>
                    <w:r w:rsidR="00CC5B10">
                      <w:rPr>
                        <w:rFonts w:ascii="Calibri"/>
                        <w:noProof/>
                        <w:sz w:val="16"/>
                        <w:szCs w:val="16"/>
                      </w:rPr>
                      <w:t>49</w:t>
                    </w:r>
                    <w:r w:rsidRPr="00DF0B97">
                      <w:rPr>
                        <w:sz w:val="16"/>
                        <w:szCs w:val="16"/>
                      </w:rPr>
                      <w:fldChar w:fldCharType="end"/>
                    </w:r>
                    <w:r w:rsidRPr="00DF0B97">
                      <w:rPr>
                        <w:rFonts w:ascii="Calibri"/>
                        <w:sz w:val="16"/>
                        <w:szCs w:val="16"/>
                      </w:rPr>
                      <w:t xml:space="preserve"> </w:t>
                    </w:r>
                    <w:r>
                      <w:rPr>
                        <w:rFonts w:ascii="Calibri"/>
                        <w:sz w:val="16"/>
                        <w:szCs w:val="16"/>
                      </w:rPr>
                      <w:t>of</w:t>
                    </w:r>
                    <w:r w:rsidRPr="00DF0B97">
                      <w:rPr>
                        <w:rFonts w:ascii="Calibri"/>
                        <w:sz w:val="16"/>
                        <w:szCs w:val="16"/>
                      </w:rPr>
                      <w:t xml:space="preserve"> 49</w:t>
                    </w:r>
                  </w:p>
                </w:txbxContent>
              </v:textbox>
              <w10:wrap anchorx="page" anchory="page"/>
            </v:shape>
          </w:pict>
        </mc:Fallback>
      </mc:AlternateContent>
    </w:r>
    <w:r>
      <w:rPr>
        <w:noProof/>
        <w:lang w:bidi="th-TH"/>
      </w:rPr>
      <mc:AlternateContent>
        <mc:Choice Requires="wps">
          <w:drawing>
            <wp:anchor distT="0" distB="0" distL="114300" distR="114300" simplePos="0" relativeHeight="239710208" behindDoc="1" locked="0" layoutInCell="1" allowOverlap="1" wp14:anchorId="7AF8F5C8" wp14:editId="69EA2C0C">
              <wp:simplePos x="0" y="0"/>
              <wp:positionH relativeFrom="page">
                <wp:posOffset>444500</wp:posOffset>
              </wp:positionH>
              <wp:positionV relativeFrom="page">
                <wp:posOffset>7246620</wp:posOffset>
              </wp:positionV>
              <wp:extent cx="5771515" cy="30797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15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1B22C" w14:textId="1997F441" w:rsidR="00AD19E5" w:rsidRPr="00DF0B97" w:rsidRDefault="00AD19E5" w:rsidP="00DF0B97">
                          <w:pPr>
                            <w:spacing w:line="224" w:lineRule="exact"/>
                            <w:ind w:left="20"/>
                            <w:rPr>
                              <w:rFonts w:ascii="Calibri"/>
                              <w:sz w:val="16"/>
                              <w:szCs w:val="16"/>
                            </w:rPr>
                          </w:pPr>
                          <w:r>
                            <w:rPr>
                              <w:rFonts w:ascii="Calibri"/>
                              <w:sz w:val="16"/>
                              <w:szCs w:val="16"/>
                            </w:rPr>
                            <w:t>Annual Update for Developing the 2021-22 Local Control and Accountability Plan</w:t>
                          </w:r>
                        </w:p>
                        <w:p w14:paraId="6C2D0F0A" w14:textId="08BFD127" w:rsidR="00AD19E5" w:rsidRPr="00DF0B97" w:rsidRDefault="00AD19E5" w:rsidP="00DF0B97">
                          <w:pPr>
                            <w:spacing w:line="224" w:lineRule="exact"/>
                            <w:ind w:left="20"/>
                            <w:rPr>
                              <w:rFonts w:ascii="Calibri"/>
                              <w:sz w:val="16"/>
                              <w:szCs w:val="16"/>
                            </w:rPr>
                          </w:pPr>
                          <w:r>
                            <w:rPr>
                              <w:rFonts w:ascii="Calibri"/>
                              <w:sz w:val="16"/>
                              <w:szCs w:val="16"/>
                            </w:rPr>
                            <w:t>Twin Rivers Unified School District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F8F5C8" id="Text Box 2" o:spid="_x0000_s1247" type="#_x0000_t202" style="position:absolute;margin-left:35pt;margin-top:570.6pt;width:454.45pt;height:24.25pt;z-index:-26360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" filled="f" stroked="f">
              <v:textbox inset="0,0,0,0">
                <w:txbxContent>
                  <w:p w14:paraId="2391B22C" w14:textId="1997F441" w:rsidR="00AD19E5" w:rsidRPr="00DF0B97" w:rsidRDefault="00AD19E5" w:rsidP="00DF0B97">
                    <w:pPr>
                      <w:spacing w:line="224" w:lineRule="exact"/>
                      <w:ind w:left="20"/>
                      <w:rPr>
                        <w:rFonts w:ascii="Calibri"/>
                        <w:sz w:val="16"/>
                        <w:szCs w:val="16"/>
                      </w:rPr>
                    </w:pPr>
                    <w:r>
                      <w:rPr>
                        <w:rFonts w:ascii="Calibri"/>
                        <w:sz w:val="16"/>
                        <w:szCs w:val="16"/>
                      </w:rPr>
                      <w:t>Annual Update for Developing the 2021-22 Local Control and Accountability Plan</w:t>
                    </w:r>
                  </w:p>
                  <w:p w14:paraId="6C2D0F0A" w14:textId="08BFD127" w:rsidR="00AD19E5" w:rsidRPr="00DF0B97" w:rsidRDefault="00AD19E5" w:rsidP="00DF0B97">
                    <w:pPr>
                      <w:spacing w:line="224" w:lineRule="exact"/>
                      <w:ind w:left="20"/>
                      <w:rPr>
                        <w:rFonts w:ascii="Calibri"/>
                        <w:sz w:val="16"/>
                        <w:szCs w:val="16"/>
                      </w:rPr>
                    </w:pPr>
                    <w:r>
                      <w:rPr>
                        <w:rFonts w:ascii="Calibri"/>
                        <w:sz w:val="16"/>
                        <w:szCs w:val="16"/>
                      </w:rPr>
                      <w:t>Twin Rivers Unified School District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8D2E4E" w14:textId="77777777" w:rsidR="0096775B" w:rsidRDefault="0096775B">
      <w:r>
        <w:separator/>
      </w:r>
    </w:p>
  </w:footnote>
  <w:footnote w:type="continuationSeparator" w:id="0">
    <w:p w14:paraId="433D5089" w14:textId="77777777" w:rsidR="0096775B" w:rsidRDefault="0096775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6FE0"/>
    <w:multiLevelType w:val="hybridMultilevel"/>
    <w:tmpl w:val="73F63DC8"/>
    <w:lvl w:ilvl="0" w:tplc="74D69A58">
      <w:numFmt w:val="bullet"/>
      <w:lvlText w:val=""/>
      <w:lvlJc w:val="left"/>
      <w:pPr>
        <w:ind w:left="58" w:hanging="300"/>
      </w:pPr>
      <w:rPr>
        <w:rFonts w:ascii="Symbol" w:eastAsia="Symbol" w:hAnsi="Symbol" w:cs="Symbol" w:hint="default"/>
        <w:w w:val="100"/>
        <w:sz w:val="20"/>
        <w:szCs w:val="20"/>
      </w:rPr>
    </w:lvl>
    <w:lvl w:ilvl="1" w:tplc="CDFE12B0">
      <w:numFmt w:val="bullet"/>
      <w:lvlText w:val="•"/>
      <w:lvlJc w:val="left"/>
      <w:pPr>
        <w:ind w:left="815" w:hanging="300"/>
      </w:pPr>
      <w:rPr>
        <w:rFonts w:hint="default"/>
      </w:rPr>
    </w:lvl>
    <w:lvl w:ilvl="2" w:tplc="41D28BBE">
      <w:numFmt w:val="bullet"/>
      <w:lvlText w:val="•"/>
      <w:lvlJc w:val="left"/>
      <w:pPr>
        <w:ind w:left="1571" w:hanging="300"/>
      </w:pPr>
      <w:rPr>
        <w:rFonts w:hint="default"/>
      </w:rPr>
    </w:lvl>
    <w:lvl w:ilvl="3" w:tplc="5B1CDD1A">
      <w:numFmt w:val="bullet"/>
      <w:lvlText w:val="•"/>
      <w:lvlJc w:val="left"/>
      <w:pPr>
        <w:ind w:left="2326" w:hanging="300"/>
      </w:pPr>
      <w:rPr>
        <w:rFonts w:hint="default"/>
      </w:rPr>
    </w:lvl>
    <w:lvl w:ilvl="4" w:tplc="D12E5810">
      <w:numFmt w:val="bullet"/>
      <w:lvlText w:val="•"/>
      <w:lvlJc w:val="left"/>
      <w:pPr>
        <w:ind w:left="3082" w:hanging="300"/>
      </w:pPr>
      <w:rPr>
        <w:rFonts w:hint="default"/>
      </w:rPr>
    </w:lvl>
    <w:lvl w:ilvl="5" w:tplc="DE308200">
      <w:numFmt w:val="bullet"/>
      <w:lvlText w:val="•"/>
      <w:lvlJc w:val="left"/>
      <w:pPr>
        <w:ind w:left="3838" w:hanging="300"/>
      </w:pPr>
      <w:rPr>
        <w:rFonts w:hint="default"/>
      </w:rPr>
    </w:lvl>
    <w:lvl w:ilvl="6" w:tplc="9CA271C4">
      <w:numFmt w:val="bullet"/>
      <w:lvlText w:val="•"/>
      <w:lvlJc w:val="left"/>
      <w:pPr>
        <w:ind w:left="4593" w:hanging="300"/>
      </w:pPr>
      <w:rPr>
        <w:rFonts w:hint="default"/>
      </w:rPr>
    </w:lvl>
    <w:lvl w:ilvl="7" w:tplc="F2F8B55A">
      <w:numFmt w:val="bullet"/>
      <w:lvlText w:val="•"/>
      <w:lvlJc w:val="left"/>
      <w:pPr>
        <w:ind w:left="5349" w:hanging="300"/>
      </w:pPr>
      <w:rPr>
        <w:rFonts w:hint="default"/>
      </w:rPr>
    </w:lvl>
    <w:lvl w:ilvl="8" w:tplc="D792916E">
      <w:numFmt w:val="bullet"/>
      <w:lvlText w:val="•"/>
      <w:lvlJc w:val="left"/>
      <w:pPr>
        <w:ind w:left="6104" w:hanging="300"/>
      </w:pPr>
      <w:rPr>
        <w:rFonts w:hint="default"/>
      </w:rPr>
    </w:lvl>
  </w:abstractNum>
  <w:abstractNum w:abstractNumId="1" w15:restartNumberingAfterBreak="0">
    <w:nsid w:val="01B76C34"/>
    <w:multiLevelType w:val="hybridMultilevel"/>
    <w:tmpl w:val="AAC48C84"/>
    <w:lvl w:ilvl="0" w:tplc="137C03FE">
      <w:start w:val="1"/>
      <w:numFmt w:val="decimal"/>
      <w:lvlText w:val="%1."/>
      <w:lvlJc w:val="left"/>
      <w:pPr>
        <w:ind w:left="314" w:hanging="267"/>
      </w:pPr>
      <w:rPr>
        <w:rFonts w:ascii="Arial" w:eastAsia="Arial" w:hAnsi="Arial" w:cs="Arial" w:hint="default"/>
        <w:spacing w:val="-1"/>
        <w:w w:val="100"/>
        <w:sz w:val="24"/>
        <w:szCs w:val="24"/>
      </w:rPr>
    </w:lvl>
    <w:lvl w:ilvl="1" w:tplc="6570085C">
      <w:numFmt w:val="bullet"/>
      <w:lvlText w:val="•"/>
      <w:lvlJc w:val="left"/>
      <w:pPr>
        <w:ind w:left="1796" w:hanging="267"/>
      </w:pPr>
      <w:rPr>
        <w:rFonts w:hint="default"/>
      </w:rPr>
    </w:lvl>
    <w:lvl w:ilvl="2" w:tplc="FC18D7F0">
      <w:numFmt w:val="bullet"/>
      <w:lvlText w:val="•"/>
      <w:lvlJc w:val="left"/>
      <w:pPr>
        <w:ind w:left="3272" w:hanging="267"/>
      </w:pPr>
      <w:rPr>
        <w:rFonts w:hint="default"/>
      </w:rPr>
    </w:lvl>
    <w:lvl w:ilvl="3" w:tplc="BB8EBF86">
      <w:numFmt w:val="bullet"/>
      <w:lvlText w:val="•"/>
      <w:lvlJc w:val="left"/>
      <w:pPr>
        <w:ind w:left="4748" w:hanging="267"/>
      </w:pPr>
      <w:rPr>
        <w:rFonts w:hint="default"/>
      </w:rPr>
    </w:lvl>
    <w:lvl w:ilvl="4" w:tplc="1A50ED80">
      <w:numFmt w:val="bullet"/>
      <w:lvlText w:val="•"/>
      <w:lvlJc w:val="left"/>
      <w:pPr>
        <w:ind w:left="6224" w:hanging="267"/>
      </w:pPr>
      <w:rPr>
        <w:rFonts w:hint="default"/>
      </w:rPr>
    </w:lvl>
    <w:lvl w:ilvl="5" w:tplc="F716947E">
      <w:numFmt w:val="bullet"/>
      <w:lvlText w:val="•"/>
      <w:lvlJc w:val="left"/>
      <w:pPr>
        <w:ind w:left="7700" w:hanging="267"/>
      </w:pPr>
      <w:rPr>
        <w:rFonts w:hint="default"/>
      </w:rPr>
    </w:lvl>
    <w:lvl w:ilvl="6" w:tplc="3F307DE4">
      <w:numFmt w:val="bullet"/>
      <w:lvlText w:val="•"/>
      <w:lvlJc w:val="left"/>
      <w:pPr>
        <w:ind w:left="9176" w:hanging="267"/>
      </w:pPr>
      <w:rPr>
        <w:rFonts w:hint="default"/>
      </w:rPr>
    </w:lvl>
    <w:lvl w:ilvl="7" w:tplc="1EB6A474">
      <w:numFmt w:val="bullet"/>
      <w:lvlText w:val="•"/>
      <w:lvlJc w:val="left"/>
      <w:pPr>
        <w:ind w:left="10652" w:hanging="267"/>
      </w:pPr>
      <w:rPr>
        <w:rFonts w:hint="default"/>
      </w:rPr>
    </w:lvl>
    <w:lvl w:ilvl="8" w:tplc="6F1C07A2">
      <w:numFmt w:val="bullet"/>
      <w:lvlText w:val="•"/>
      <w:lvlJc w:val="left"/>
      <w:pPr>
        <w:ind w:left="12128" w:hanging="267"/>
      </w:pPr>
      <w:rPr>
        <w:rFonts w:hint="default"/>
      </w:rPr>
    </w:lvl>
  </w:abstractNum>
  <w:abstractNum w:abstractNumId="2" w15:restartNumberingAfterBreak="0">
    <w:nsid w:val="022872F2"/>
    <w:multiLevelType w:val="hybridMultilevel"/>
    <w:tmpl w:val="0D0CD488"/>
    <w:lvl w:ilvl="0" w:tplc="FF8658B8">
      <w:numFmt w:val="bullet"/>
      <w:lvlText w:val=""/>
      <w:lvlJc w:val="left"/>
      <w:pPr>
        <w:ind w:left="838" w:hanging="300"/>
      </w:pPr>
      <w:rPr>
        <w:rFonts w:ascii="Symbol" w:eastAsia="Symbol" w:hAnsi="Symbol" w:cs="Symbol" w:hint="default"/>
        <w:w w:val="100"/>
        <w:sz w:val="20"/>
        <w:szCs w:val="20"/>
      </w:rPr>
    </w:lvl>
    <w:lvl w:ilvl="1" w:tplc="DEE0BB68">
      <w:numFmt w:val="bullet"/>
      <w:lvlText w:val="•"/>
      <w:lvlJc w:val="left"/>
      <w:pPr>
        <w:ind w:left="1517" w:hanging="300"/>
      </w:pPr>
      <w:rPr>
        <w:rFonts w:hint="default"/>
      </w:rPr>
    </w:lvl>
    <w:lvl w:ilvl="2" w:tplc="337456B2">
      <w:numFmt w:val="bullet"/>
      <w:lvlText w:val="•"/>
      <w:lvlJc w:val="left"/>
      <w:pPr>
        <w:ind w:left="2195" w:hanging="300"/>
      </w:pPr>
      <w:rPr>
        <w:rFonts w:hint="default"/>
      </w:rPr>
    </w:lvl>
    <w:lvl w:ilvl="3" w:tplc="4D3C5CAC">
      <w:numFmt w:val="bullet"/>
      <w:lvlText w:val="•"/>
      <w:lvlJc w:val="left"/>
      <w:pPr>
        <w:ind w:left="2872" w:hanging="300"/>
      </w:pPr>
      <w:rPr>
        <w:rFonts w:hint="default"/>
      </w:rPr>
    </w:lvl>
    <w:lvl w:ilvl="4" w:tplc="8904F80A">
      <w:numFmt w:val="bullet"/>
      <w:lvlText w:val="•"/>
      <w:lvlJc w:val="left"/>
      <w:pPr>
        <w:ind w:left="3550" w:hanging="300"/>
      </w:pPr>
      <w:rPr>
        <w:rFonts w:hint="default"/>
      </w:rPr>
    </w:lvl>
    <w:lvl w:ilvl="5" w:tplc="55642F30">
      <w:numFmt w:val="bullet"/>
      <w:lvlText w:val="•"/>
      <w:lvlJc w:val="left"/>
      <w:pPr>
        <w:ind w:left="4228" w:hanging="300"/>
      </w:pPr>
      <w:rPr>
        <w:rFonts w:hint="default"/>
      </w:rPr>
    </w:lvl>
    <w:lvl w:ilvl="6" w:tplc="A530C72A">
      <w:numFmt w:val="bullet"/>
      <w:lvlText w:val="•"/>
      <w:lvlJc w:val="left"/>
      <w:pPr>
        <w:ind w:left="4905" w:hanging="300"/>
      </w:pPr>
      <w:rPr>
        <w:rFonts w:hint="default"/>
      </w:rPr>
    </w:lvl>
    <w:lvl w:ilvl="7" w:tplc="0908B9D8">
      <w:numFmt w:val="bullet"/>
      <w:lvlText w:val="•"/>
      <w:lvlJc w:val="left"/>
      <w:pPr>
        <w:ind w:left="5583" w:hanging="300"/>
      </w:pPr>
      <w:rPr>
        <w:rFonts w:hint="default"/>
      </w:rPr>
    </w:lvl>
    <w:lvl w:ilvl="8" w:tplc="0DFE478A">
      <w:numFmt w:val="bullet"/>
      <w:lvlText w:val="•"/>
      <w:lvlJc w:val="left"/>
      <w:pPr>
        <w:ind w:left="6260" w:hanging="300"/>
      </w:pPr>
      <w:rPr>
        <w:rFonts w:hint="default"/>
      </w:rPr>
    </w:lvl>
  </w:abstractNum>
  <w:abstractNum w:abstractNumId="3" w15:restartNumberingAfterBreak="0">
    <w:nsid w:val="029B2A28"/>
    <w:multiLevelType w:val="multilevel"/>
    <w:tmpl w:val="D52A3784"/>
    <w:lvl w:ilvl="0">
      <w:start w:val="2"/>
      <w:numFmt w:val="decimal"/>
      <w:lvlText w:val="%1"/>
      <w:lvlJc w:val="left"/>
      <w:pPr>
        <w:ind w:left="766" w:hanging="401"/>
      </w:pPr>
      <w:rPr>
        <w:rFonts w:hint="default"/>
      </w:rPr>
    </w:lvl>
    <w:lvl w:ilvl="1">
      <w:start w:val="4"/>
      <w:numFmt w:val="decimal"/>
      <w:lvlText w:val="%1.%2"/>
      <w:lvlJc w:val="left"/>
      <w:pPr>
        <w:ind w:left="766" w:hanging="401"/>
      </w:pPr>
      <w:rPr>
        <w:rFonts w:ascii="Arial" w:eastAsia="Arial" w:hAnsi="Arial" w:cs="Arial" w:hint="default"/>
        <w:spacing w:val="-1"/>
        <w:w w:val="100"/>
        <w:sz w:val="24"/>
        <w:szCs w:val="24"/>
      </w:rPr>
    </w:lvl>
    <w:lvl w:ilvl="2">
      <w:numFmt w:val="bullet"/>
      <w:lvlText w:val="•"/>
      <w:lvlJc w:val="left"/>
      <w:pPr>
        <w:ind w:left="3728" w:hanging="401"/>
      </w:pPr>
      <w:rPr>
        <w:rFonts w:hint="default"/>
      </w:rPr>
    </w:lvl>
    <w:lvl w:ilvl="3">
      <w:numFmt w:val="bullet"/>
      <w:lvlText w:val="•"/>
      <w:lvlJc w:val="left"/>
      <w:pPr>
        <w:ind w:left="5212" w:hanging="401"/>
      </w:pPr>
      <w:rPr>
        <w:rFonts w:hint="default"/>
      </w:rPr>
    </w:lvl>
    <w:lvl w:ilvl="4">
      <w:numFmt w:val="bullet"/>
      <w:lvlText w:val="•"/>
      <w:lvlJc w:val="left"/>
      <w:pPr>
        <w:ind w:left="6696" w:hanging="401"/>
      </w:pPr>
      <w:rPr>
        <w:rFonts w:hint="default"/>
      </w:rPr>
    </w:lvl>
    <w:lvl w:ilvl="5">
      <w:numFmt w:val="bullet"/>
      <w:lvlText w:val="•"/>
      <w:lvlJc w:val="left"/>
      <w:pPr>
        <w:ind w:left="8180" w:hanging="401"/>
      </w:pPr>
      <w:rPr>
        <w:rFonts w:hint="default"/>
      </w:rPr>
    </w:lvl>
    <w:lvl w:ilvl="6">
      <w:numFmt w:val="bullet"/>
      <w:lvlText w:val="•"/>
      <w:lvlJc w:val="left"/>
      <w:pPr>
        <w:ind w:left="9664" w:hanging="401"/>
      </w:pPr>
      <w:rPr>
        <w:rFonts w:hint="default"/>
      </w:rPr>
    </w:lvl>
    <w:lvl w:ilvl="7">
      <w:numFmt w:val="bullet"/>
      <w:lvlText w:val="•"/>
      <w:lvlJc w:val="left"/>
      <w:pPr>
        <w:ind w:left="11148" w:hanging="401"/>
      </w:pPr>
      <w:rPr>
        <w:rFonts w:hint="default"/>
      </w:rPr>
    </w:lvl>
    <w:lvl w:ilvl="8">
      <w:numFmt w:val="bullet"/>
      <w:lvlText w:val="•"/>
      <w:lvlJc w:val="left"/>
      <w:pPr>
        <w:ind w:left="12632" w:hanging="401"/>
      </w:pPr>
      <w:rPr>
        <w:rFonts w:hint="default"/>
      </w:rPr>
    </w:lvl>
  </w:abstractNum>
  <w:abstractNum w:abstractNumId="4" w15:restartNumberingAfterBreak="0">
    <w:nsid w:val="07DC2511"/>
    <w:multiLevelType w:val="hybridMultilevel"/>
    <w:tmpl w:val="4F782868"/>
    <w:lvl w:ilvl="0" w:tplc="71AAFF52">
      <w:numFmt w:val="bullet"/>
      <w:lvlText w:val=""/>
      <w:lvlJc w:val="left"/>
      <w:pPr>
        <w:ind w:left="1028" w:hanging="300"/>
      </w:pPr>
      <w:rPr>
        <w:rFonts w:ascii="Symbol" w:eastAsia="Symbol" w:hAnsi="Symbol" w:cs="Symbol" w:hint="default"/>
        <w:w w:val="100"/>
        <w:sz w:val="20"/>
        <w:szCs w:val="20"/>
      </w:rPr>
    </w:lvl>
    <w:lvl w:ilvl="1" w:tplc="B29EEA82">
      <w:numFmt w:val="bullet"/>
      <w:lvlText w:val="•"/>
      <w:lvlJc w:val="left"/>
      <w:pPr>
        <w:ind w:left="2478" w:hanging="300"/>
      </w:pPr>
      <w:rPr>
        <w:rFonts w:hint="default"/>
      </w:rPr>
    </w:lvl>
    <w:lvl w:ilvl="2" w:tplc="1D942648">
      <w:numFmt w:val="bullet"/>
      <w:lvlText w:val="•"/>
      <w:lvlJc w:val="left"/>
      <w:pPr>
        <w:ind w:left="3936" w:hanging="300"/>
      </w:pPr>
      <w:rPr>
        <w:rFonts w:hint="default"/>
      </w:rPr>
    </w:lvl>
    <w:lvl w:ilvl="3" w:tplc="141CE21E">
      <w:numFmt w:val="bullet"/>
      <w:lvlText w:val="•"/>
      <w:lvlJc w:val="left"/>
      <w:pPr>
        <w:ind w:left="5394" w:hanging="300"/>
      </w:pPr>
      <w:rPr>
        <w:rFonts w:hint="default"/>
      </w:rPr>
    </w:lvl>
    <w:lvl w:ilvl="4" w:tplc="143C8ABE">
      <w:numFmt w:val="bullet"/>
      <w:lvlText w:val="•"/>
      <w:lvlJc w:val="left"/>
      <w:pPr>
        <w:ind w:left="6852" w:hanging="300"/>
      </w:pPr>
      <w:rPr>
        <w:rFonts w:hint="default"/>
      </w:rPr>
    </w:lvl>
    <w:lvl w:ilvl="5" w:tplc="0DFE30B2">
      <w:numFmt w:val="bullet"/>
      <w:lvlText w:val="•"/>
      <w:lvlJc w:val="left"/>
      <w:pPr>
        <w:ind w:left="8310" w:hanging="300"/>
      </w:pPr>
      <w:rPr>
        <w:rFonts w:hint="default"/>
      </w:rPr>
    </w:lvl>
    <w:lvl w:ilvl="6" w:tplc="715C56A4">
      <w:numFmt w:val="bullet"/>
      <w:lvlText w:val="•"/>
      <w:lvlJc w:val="left"/>
      <w:pPr>
        <w:ind w:left="9768" w:hanging="300"/>
      </w:pPr>
      <w:rPr>
        <w:rFonts w:hint="default"/>
      </w:rPr>
    </w:lvl>
    <w:lvl w:ilvl="7" w:tplc="46CEB6BC">
      <w:numFmt w:val="bullet"/>
      <w:lvlText w:val="•"/>
      <w:lvlJc w:val="left"/>
      <w:pPr>
        <w:ind w:left="11226" w:hanging="300"/>
      </w:pPr>
      <w:rPr>
        <w:rFonts w:hint="default"/>
      </w:rPr>
    </w:lvl>
    <w:lvl w:ilvl="8" w:tplc="CF72DD4E">
      <w:numFmt w:val="bullet"/>
      <w:lvlText w:val="•"/>
      <w:lvlJc w:val="left"/>
      <w:pPr>
        <w:ind w:left="12684" w:hanging="300"/>
      </w:pPr>
      <w:rPr>
        <w:rFonts w:hint="default"/>
      </w:rPr>
    </w:lvl>
  </w:abstractNum>
  <w:abstractNum w:abstractNumId="5" w15:restartNumberingAfterBreak="0">
    <w:nsid w:val="0B2F2EBE"/>
    <w:multiLevelType w:val="hybridMultilevel"/>
    <w:tmpl w:val="B6C8A786"/>
    <w:lvl w:ilvl="0" w:tplc="7132F8B8">
      <w:numFmt w:val="bullet"/>
      <w:lvlText w:val=""/>
      <w:lvlJc w:val="left"/>
      <w:pPr>
        <w:ind w:left="58" w:hanging="300"/>
      </w:pPr>
      <w:rPr>
        <w:rFonts w:ascii="Symbol" w:eastAsia="Symbol" w:hAnsi="Symbol" w:cs="Symbol" w:hint="default"/>
        <w:w w:val="100"/>
        <w:sz w:val="20"/>
        <w:szCs w:val="20"/>
      </w:rPr>
    </w:lvl>
    <w:lvl w:ilvl="1" w:tplc="75F26620">
      <w:numFmt w:val="bullet"/>
      <w:lvlText w:val="•"/>
      <w:lvlJc w:val="left"/>
      <w:pPr>
        <w:ind w:left="815" w:hanging="300"/>
      </w:pPr>
      <w:rPr>
        <w:rFonts w:hint="default"/>
      </w:rPr>
    </w:lvl>
    <w:lvl w:ilvl="2" w:tplc="5470B64A">
      <w:numFmt w:val="bullet"/>
      <w:lvlText w:val="•"/>
      <w:lvlJc w:val="left"/>
      <w:pPr>
        <w:ind w:left="1571" w:hanging="300"/>
      </w:pPr>
      <w:rPr>
        <w:rFonts w:hint="default"/>
      </w:rPr>
    </w:lvl>
    <w:lvl w:ilvl="3" w:tplc="B3E6FE68">
      <w:numFmt w:val="bullet"/>
      <w:lvlText w:val="•"/>
      <w:lvlJc w:val="left"/>
      <w:pPr>
        <w:ind w:left="2326" w:hanging="300"/>
      </w:pPr>
      <w:rPr>
        <w:rFonts w:hint="default"/>
      </w:rPr>
    </w:lvl>
    <w:lvl w:ilvl="4" w:tplc="8DBCE2D0">
      <w:numFmt w:val="bullet"/>
      <w:lvlText w:val="•"/>
      <w:lvlJc w:val="left"/>
      <w:pPr>
        <w:ind w:left="3082" w:hanging="300"/>
      </w:pPr>
      <w:rPr>
        <w:rFonts w:hint="default"/>
      </w:rPr>
    </w:lvl>
    <w:lvl w:ilvl="5" w:tplc="C2DC2986">
      <w:numFmt w:val="bullet"/>
      <w:lvlText w:val="•"/>
      <w:lvlJc w:val="left"/>
      <w:pPr>
        <w:ind w:left="3838" w:hanging="300"/>
      </w:pPr>
      <w:rPr>
        <w:rFonts w:hint="default"/>
      </w:rPr>
    </w:lvl>
    <w:lvl w:ilvl="6" w:tplc="491875F6">
      <w:numFmt w:val="bullet"/>
      <w:lvlText w:val="•"/>
      <w:lvlJc w:val="left"/>
      <w:pPr>
        <w:ind w:left="4593" w:hanging="300"/>
      </w:pPr>
      <w:rPr>
        <w:rFonts w:hint="default"/>
      </w:rPr>
    </w:lvl>
    <w:lvl w:ilvl="7" w:tplc="CD9EA780">
      <w:numFmt w:val="bullet"/>
      <w:lvlText w:val="•"/>
      <w:lvlJc w:val="left"/>
      <w:pPr>
        <w:ind w:left="5349" w:hanging="300"/>
      </w:pPr>
      <w:rPr>
        <w:rFonts w:hint="default"/>
      </w:rPr>
    </w:lvl>
    <w:lvl w:ilvl="8" w:tplc="676E7012">
      <w:numFmt w:val="bullet"/>
      <w:lvlText w:val="•"/>
      <w:lvlJc w:val="left"/>
      <w:pPr>
        <w:ind w:left="6104" w:hanging="300"/>
      </w:pPr>
      <w:rPr>
        <w:rFonts w:hint="default"/>
      </w:rPr>
    </w:lvl>
  </w:abstractNum>
  <w:abstractNum w:abstractNumId="6" w15:restartNumberingAfterBreak="0">
    <w:nsid w:val="0F8D5838"/>
    <w:multiLevelType w:val="multilevel"/>
    <w:tmpl w:val="61045BFA"/>
    <w:lvl w:ilvl="0">
      <w:start w:val="1"/>
      <w:numFmt w:val="decimal"/>
      <w:lvlText w:val="%1"/>
      <w:lvlJc w:val="left"/>
      <w:pPr>
        <w:ind w:left="899" w:hanging="534"/>
      </w:pPr>
      <w:rPr>
        <w:rFonts w:hint="default"/>
      </w:rPr>
    </w:lvl>
    <w:lvl w:ilvl="1">
      <w:start w:val="22"/>
      <w:numFmt w:val="decimal"/>
      <w:lvlText w:val="%1.%2"/>
      <w:lvlJc w:val="left"/>
      <w:pPr>
        <w:ind w:left="899" w:hanging="534"/>
      </w:pPr>
      <w:rPr>
        <w:rFonts w:ascii="Arial" w:eastAsia="Arial" w:hAnsi="Arial" w:cs="Arial" w:hint="default"/>
        <w:spacing w:val="-1"/>
        <w:w w:val="100"/>
        <w:sz w:val="24"/>
        <w:szCs w:val="24"/>
      </w:rPr>
    </w:lvl>
    <w:lvl w:ilvl="2">
      <w:numFmt w:val="bullet"/>
      <w:lvlText w:val="•"/>
      <w:lvlJc w:val="left"/>
      <w:pPr>
        <w:ind w:left="3840" w:hanging="534"/>
      </w:pPr>
      <w:rPr>
        <w:rFonts w:hint="default"/>
      </w:rPr>
    </w:lvl>
    <w:lvl w:ilvl="3">
      <w:numFmt w:val="bullet"/>
      <w:lvlText w:val="•"/>
      <w:lvlJc w:val="left"/>
      <w:pPr>
        <w:ind w:left="5310" w:hanging="534"/>
      </w:pPr>
      <w:rPr>
        <w:rFonts w:hint="default"/>
      </w:rPr>
    </w:lvl>
    <w:lvl w:ilvl="4">
      <w:numFmt w:val="bullet"/>
      <w:lvlText w:val="•"/>
      <w:lvlJc w:val="left"/>
      <w:pPr>
        <w:ind w:left="6780" w:hanging="534"/>
      </w:pPr>
      <w:rPr>
        <w:rFonts w:hint="default"/>
      </w:rPr>
    </w:lvl>
    <w:lvl w:ilvl="5">
      <w:numFmt w:val="bullet"/>
      <w:lvlText w:val="•"/>
      <w:lvlJc w:val="left"/>
      <w:pPr>
        <w:ind w:left="8250" w:hanging="534"/>
      </w:pPr>
      <w:rPr>
        <w:rFonts w:hint="default"/>
      </w:rPr>
    </w:lvl>
    <w:lvl w:ilvl="6">
      <w:numFmt w:val="bullet"/>
      <w:lvlText w:val="•"/>
      <w:lvlJc w:val="left"/>
      <w:pPr>
        <w:ind w:left="9720" w:hanging="534"/>
      </w:pPr>
      <w:rPr>
        <w:rFonts w:hint="default"/>
      </w:rPr>
    </w:lvl>
    <w:lvl w:ilvl="7">
      <w:numFmt w:val="bullet"/>
      <w:lvlText w:val="•"/>
      <w:lvlJc w:val="left"/>
      <w:pPr>
        <w:ind w:left="11190" w:hanging="534"/>
      </w:pPr>
      <w:rPr>
        <w:rFonts w:hint="default"/>
      </w:rPr>
    </w:lvl>
    <w:lvl w:ilvl="8">
      <w:numFmt w:val="bullet"/>
      <w:lvlText w:val="•"/>
      <w:lvlJc w:val="left"/>
      <w:pPr>
        <w:ind w:left="12660" w:hanging="534"/>
      </w:pPr>
      <w:rPr>
        <w:rFonts w:hint="default"/>
      </w:rPr>
    </w:lvl>
  </w:abstractNum>
  <w:abstractNum w:abstractNumId="7" w15:restartNumberingAfterBreak="0">
    <w:nsid w:val="10622B22"/>
    <w:multiLevelType w:val="hybridMultilevel"/>
    <w:tmpl w:val="ED2071EC"/>
    <w:lvl w:ilvl="0" w:tplc="0960F52C">
      <w:numFmt w:val="bullet"/>
      <w:lvlText w:val=""/>
      <w:lvlJc w:val="left"/>
      <w:pPr>
        <w:ind w:left="778" w:hanging="300"/>
      </w:pPr>
      <w:rPr>
        <w:rFonts w:ascii="Symbol" w:eastAsia="Symbol" w:hAnsi="Symbol" w:cs="Symbol" w:hint="default"/>
        <w:w w:val="100"/>
        <w:sz w:val="20"/>
        <w:szCs w:val="20"/>
      </w:rPr>
    </w:lvl>
    <w:lvl w:ilvl="1" w:tplc="45D0C60A">
      <w:numFmt w:val="bullet"/>
      <w:lvlText w:val="•"/>
      <w:lvlJc w:val="left"/>
      <w:pPr>
        <w:ind w:left="1421" w:hanging="300"/>
      </w:pPr>
      <w:rPr>
        <w:rFonts w:hint="default"/>
      </w:rPr>
    </w:lvl>
    <w:lvl w:ilvl="2" w:tplc="19A0630E">
      <w:numFmt w:val="bullet"/>
      <w:lvlText w:val="•"/>
      <w:lvlJc w:val="left"/>
      <w:pPr>
        <w:ind w:left="2063" w:hanging="300"/>
      </w:pPr>
      <w:rPr>
        <w:rFonts w:hint="default"/>
      </w:rPr>
    </w:lvl>
    <w:lvl w:ilvl="3" w:tplc="70305648">
      <w:numFmt w:val="bullet"/>
      <w:lvlText w:val="•"/>
      <w:lvlJc w:val="left"/>
      <w:pPr>
        <w:ind w:left="2704" w:hanging="300"/>
      </w:pPr>
      <w:rPr>
        <w:rFonts w:hint="default"/>
      </w:rPr>
    </w:lvl>
    <w:lvl w:ilvl="4" w:tplc="816CAC78">
      <w:numFmt w:val="bullet"/>
      <w:lvlText w:val="•"/>
      <w:lvlJc w:val="left"/>
      <w:pPr>
        <w:ind w:left="3346" w:hanging="300"/>
      </w:pPr>
      <w:rPr>
        <w:rFonts w:hint="default"/>
      </w:rPr>
    </w:lvl>
    <w:lvl w:ilvl="5" w:tplc="0B2E35B2">
      <w:numFmt w:val="bullet"/>
      <w:lvlText w:val="•"/>
      <w:lvlJc w:val="left"/>
      <w:pPr>
        <w:ind w:left="3987" w:hanging="300"/>
      </w:pPr>
      <w:rPr>
        <w:rFonts w:hint="default"/>
      </w:rPr>
    </w:lvl>
    <w:lvl w:ilvl="6" w:tplc="6504E5A2">
      <w:numFmt w:val="bullet"/>
      <w:lvlText w:val="•"/>
      <w:lvlJc w:val="left"/>
      <w:pPr>
        <w:ind w:left="4629" w:hanging="300"/>
      </w:pPr>
      <w:rPr>
        <w:rFonts w:hint="default"/>
      </w:rPr>
    </w:lvl>
    <w:lvl w:ilvl="7" w:tplc="307441C2">
      <w:numFmt w:val="bullet"/>
      <w:lvlText w:val="•"/>
      <w:lvlJc w:val="left"/>
      <w:pPr>
        <w:ind w:left="5270" w:hanging="300"/>
      </w:pPr>
      <w:rPr>
        <w:rFonts w:hint="default"/>
      </w:rPr>
    </w:lvl>
    <w:lvl w:ilvl="8" w:tplc="2C10D16C">
      <w:numFmt w:val="bullet"/>
      <w:lvlText w:val="•"/>
      <w:lvlJc w:val="left"/>
      <w:pPr>
        <w:ind w:left="5912" w:hanging="300"/>
      </w:pPr>
      <w:rPr>
        <w:rFonts w:hint="default"/>
      </w:rPr>
    </w:lvl>
  </w:abstractNum>
  <w:abstractNum w:abstractNumId="8" w15:restartNumberingAfterBreak="0">
    <w:nsid w:val="113C649F"/>
    <w:multiLevelType w:val="hybridMultilevel"/>
    <w:tmpl w:val="0728E0D6"/>
    <w:lvl w:ilvl="0" w:tplc="FD44A320">
      <w:numFmt w:val="bullet"/>
      <w:lvlText w:val=""/>
      <w:lvlJc w:val="left"/>
      <w:pPr>
        <w:ind w:left="778" w:hanging="300"/>
      </w:pPr>
      <w:rPr>
        <w:rFonts w:ascii="Symbol" w:eastAsia="Symbol" w:hAnsi="Symbol" w:cs="Symbol" w:hint="default"/>
        <w:w w:val="100"/>
        <w:sz w:val="20"/>
        <w:szCs w:val="20"/>
      </w:rPr>
    </w:lvl>
    <w:lvl w:ilvl="1" w:tplc="6EE262CA">
      <w:numFmt w:val="bullet"/>
      <w:lvlText w:val="•"/>
      <w:lvlJc w:val="left"/>
      <w:pPr>
        <w:ind w:left="1421" w:hanging="300"/>
      </w:pPr>
      <w:rPr>
        <w:rFonts w:hint="default"/>
      </w:rPr>
    </w:lvl>
    <w:lvl w:ilvl="2" w:tplc="63C6F8EC">
      <w:numFmt w:val="bullet"/>
      <w:lvlText w:val="•"/>
      <w:lvlJc w:val="left"/>
      <w:pPr>
        <w:ind w:left="2063" w:hanging="300"/>
      </w:pPr>
      <w:rPr>
        <w:rFonts w:hint="default"/>
      </w:rPr>
    </w:lvl>
    <w:lvl w:ilvl="3" w:tplc="1ACA3896">
      <w:numFmt w:val="bullet"/>
      <w:lvlText w:val="•"/>
      <w:lvlJc w:val="left"/>
      <w:pPr>
        <w:ind w:left="2704" w:hanging="300"/>
      </w:pPr>
      <w:rPr>
        <w:rFonts w:hint="default"/>
      </w:rPr>
    </w:lvl>
    <w:lvl w:ilvl="4" w:tplc="48E4E2F2">
      <w:numFmt w:val="bullet"/>
      <w:lvlText w:val="•"/>
      <w:lvlJc w:val="left"/>
      <w:pPr>
        <w:ind w:left="3346" w:hanging="300"/>
      </w:pPr>
      <w:rPr>
        <w:rFonts w:hint="default"/>
      </w:rPr>
    </w:lvl>
    <w:lvl w:ilvl="5" w:tplc="F58C91E8">
      <w:numFmt w:val="bullet"/>
      <w:lvlText w:val="•"/>
      <w:lvlJc w:val="left"/>
      <w:pPr>
        <w:ind w:left="3987" w:hanging="300"/>
      </w:pPr>
      <w:rPr>
        <w:rFonts w:hint="default"/>
      </w:rPr>
    </w:lvl>
    <w:lvl w:ilvl="6" w:tplc="1AC2E63E">
      <w:numFmt w:val="bullet"/>
      <w:lvlText w:val="•"/>
      <w:lvlJc w:val="left"/>
      <w:pPr>
        <w:ind w:left="4629" w:hanging="300"/>
      </w:pPr>
      <w:rPr>
        <w:rFonts w:hint="default"/>
      </w:rPr>
    </w:lvl>
    <w:lvl w:ilvl="7" w:tplc="657231FA">
      <w:numFmt w:val="bullet"/>
      <w:lvlText w:val="•"/>
      <w:lvlJc w:val="left"/>
      <w:pPr>
        <w:ind w:left="5270" w:hanging="300"/>
      </w:pPr>
      <w:rPr>
        <w:rFonts w:hint="default"/>
      </w:rPr>
    </w:lvl>
    <w:lvl w:ilvl="8" w:tplc="D406617C">
      <w:numFmt w:val="bullet"/>
      <w:lvlText w:val="•"/>
      <w:lvlJc w:val="left"/>
      <w:pPr>
        <w:ind w:left="5912" w:hanging="300"/>
      </w:pPr>
      <w:rPr>
        <w:rFonts w:hint="default"/>
      </w:rPr>
    </w:lvl>
  </w:abstractNum>
  <w:abstractNum w:abstractNumId="9" w15:restartNumberingAfterBreak="0">
    <w:nsid w:val="13D45E7F"/>
    <w:multiLevelType w:val="hybridMultilevel"/>
    <w:tmpl w:val="EFB0EECE"/>
    <w:lvl w:ilvl="0" w:tplc="0CA20EF2">
      <w:numFmt w:val="bullet"/>
      <w:lvlText w:val=""/>
      <w:lvlJc w:val="left"/>
      <w:pPr>
        <w:ind w:left="778" w:hanging="300"/>
      </w:pPr>
      <w:rPr>
        <w:rFonts w:ascii="Symbol" w:eastAsia="Symbol" w:hAnsi="Symbol" w:cs="Symbol" w:hint="default"/>
        <w:w w:val="100"/>
        <w:sz w:val="20"/>
        <w:szCs w:val="20"/>
      </w:rPr>
    </w:lvl>
    <w:lvl w:ilvl="1" w:tplc="9B8AA64C">
      <w:numFmt w:val="bullet"/>
      <w:lvlText w:val="•"/>
      <w:lvlJc w:val="left"/>
      <w:pPr>
        <w:ind w:left="1421" w:hanging="300"/>
      </w:pPr>
      <w:rPr>
        <w:rFonts w:hint="default"/>
      </w:rPr>
    </w:lvl>
    <w:lvl w:ilvl="2" w:tplc="4BEC2B04">
      <w:numFmt w:val="bullet"/>
      <w:lvlText w:val="•"/>
      <w:lvlJc w:val="left"/>
      <w:pPr>
        <w:ind w:left="2063" w:hanging="300"/>
      </w:pPr>
      <w:rPr>
        <w:rFonts w:hint="default"/>
      </w:rPr>
    </w:lvl>
    <w:lvl w:ilvl="3" w:tplc="C7B62ACC">
      <w:numFmt w:val="bullet"/>
      <w:lvlText w:val="•"/>
      <w:lvlJc w:val="left"/>
      <w:pPr>
        <w:ind w:left="2704" w:hanging="300"/>
      </w:pPr>
      <w:rPr>
        <w:rFonts w:hint="default"/>
      </w:rPr>
    </w:lvl>
    <w:lvl w:ilvl="4" w:tplc="52424094">
      <w:numFmt w:val="bullet"/>
      <w:lvlText w:val="•"/>
      <w:lvlJc w:val="left"/>
      <w:pPr>
        <w:ind w:left="3346" w:hanging="300"/>
      </w:pPr>
      <w:rPr>
        <w:rFonts w:hint="default"/>
      </w:rPr>
    </w:lvl>
    <w:lvl w:ilvl="5" w:tplc="DF901902">
      <w:numFmt w:val="bullet"/>
      <w:lvlText w:val="•"/>
      <w:lvlJc w:val="left"/>
      <w:pPr>
        <w:ind w:left="3987" w:hanging="300"/>
      </w:pPr>
      <w:rPr>
        <w:rFonts w:hint="default"/>
      </w:rPr>
    </w:lvl>
    <w:lvl w:ilvl="6" w:tplc="CE1204A0">
      <w:numFmt w:val="bullet"/>
      <w:lvlText w:val="•"/>
      <w:lvlJc w:val="left"/>
      <w:pPr>
        <w:ind w:left="4629" w:hanging="300"/>
      </w:pPr>
      <w:rPr>
        <w:rFonts w:hint="default"/>
      </w:rPr>
    </w:lvl>
    <w:lvl w:ilvl="7" w:tplc="B3CC2916">
      <w:numFmt w:val="bullet"/>
      <w:lvlText w:val="•"/>
      <w:lvlJc w:val="left"/>
      <w:pPr>
        <w:ind w:left="5270" w:hanging="300"/>
      </w:pPr>
      <w:rPr>
        <w:rFonts w:hint="default"/>
      </w:rPr>
    </w:lvl>
    <w:lvl w:ilvl="8" w:tplc="751635F0">
      <w:numFmt w:val="bullet"/>
      <w:lvlText w:val="•"/>
      <w:lvlJc w:val="left"/>
      <w:pPr>
        <w:ind w:left="5912" w:hanging="300"/>
      </w:pPr>
      <w:rPr>
        <w:rFonts w:hint="default"/>
      </w:rPr>
    </w:lvl>
  </w:abstractNum>
  <w:abstractNum w:abstractNumId="10" w15:restartNumberingAfterBreak="0">
    <w:nsid w:val="155926B8"/>
    <w:multiLevelType w:val="hybridMultilevel"/>
    <w:tmpl w:val="23E09884"/>
    <w:lvl w:ilvl="0" w:tplc="8B3E48D2">
      <w:numFmt w:val="bullet"/>
      <w:lvlText w:val=""/>
      <w:lvlJc w:val="left"/>
      <w:pPr>
        <w:ind w:left="838" w:hanging="300"/>
      </w:pPr>
      <w:rPr>
        <w:rFonts w:ascii="Symbol" w:eastAsia="Symbol" w:hAnsi="Symbol" w:cs="Symbol" w:hint="default"/>
        <w:w w:val="100"/>
        <w:sz w:val="20"/>
        <w:szCs w:val="20"/>
      </w:rPr>
    </w:lvl>
    <w:lvl w:ilvl="1" w:tplc="F056DD52">
      <w:numFmt w:val="bullet"/>
      <w:lvlText w:val="•"/>
      <w:lvlJc w:val="left"/>
      <w:pPr>
        <w:ind w:left="1517" w:hanging="300"/>
      </w:pPr>
      <w:rPr>
        <w:rFonts w:hint="default"/>
      </w:rPr>
    </w:lvl>
    <w:lvl w:ilvl="2" w:tplc="45D21D66">
      <w:numFmt w:val="bullet"/>
      <w:lvlText w:val="•"/>
      <w:lvlJc w:val="left"/>
      <w:pPr>
        <w:ind w:left="2195" w:hanging="300"/>
      </w:pPr>
      <w:rPr>
        <w:rFonts w:hint="default"/>
      </w:rPr>
    </w:lvl>
    <w:lvl w:ilvl="3" w:tplc="5D18FB94">
      <w:numFmt w:val="bullet"/>
      <w:lvlText w:val="•"/>
      <w:lvlJc w:val="left"/>
      <w:pPr>
        <w:ind w:left="2872" w:hanging="300"/>
      </w:pPr>
      <w:rPr>
        <w:rFonts w:hint="default"/>
      </w:rPr>
    </w:lvl>
    <w:lvl w:ilvl="4" w:tplc="03D8B242">
      <w:numFmt w:val="bullet"/>
      <w:lvlText w:val="•"/>
      <w:lvlJc w:val="left"/>
      <w:pPr>
        <w:ind w:left="3550" w:hanging="300"/>
      </w:pPr>
      <w:rPr>
        <w:rFonts w:hint="default"/>
      </w:rPr>
    </w:lvl>
    <w:lvl w:ilvl="5" w:tplc="FB3CF630">
      <w:numFmt w:val="bullet"/>
      <w:lvlText w:val="•"/>
      <w:lvlJc w:val="left"/>
      <w:pPr>
        <w:ind w:left="4228" w:hanging="300"/>
      </w:pPr>
      <w:rPr>
        <w:rFonts w:hint="default"/>
      </w:rPr>
    </w:lvl>
    <w:lvl w:ilvl="6" w:tplc="37A62324">
      <w:numFmt w:val="bullet"/>
      <w:lvlText w:val="•"/>
      <w:lvlJc w:val="left"/>
      <w:pPr>
        <w:ind w:left="4905" w:hanging="300"/>
      </w:pPr>
      <w:rPr>
        <w:rFonts w:hint="default"/>
      </w:rPr>
    </w:lvl>
    <w:lvl w:ilvl="7" w:tplc="9196B7E4">
      <w:numFmt w:val="bullet"/>
      <w:lvlText w:val="•"/>
      <w:lvlJc w:val="left"/>
      <w:pPr>
        <w:ind w:left="5583" w:hanging="300"/>
      </w:pPr>
      <w:rPr>
        <w:rFonts w:hint="default"/>
      </w:rPr>
    </w:lvl>
    <w:lvl w:ilvl="8" w:tplc="2AD6B2CC">
      <w:numFmt w:val="bullet"/>
      <w:lvlText w:val="•"/>
      <w:lvlJc w:val="left"/>
      <w:pPr>
        <w:ind w:left="6260" w:hanging="300"/>
      </w:pPr>
      <w:rPr>
        <w:rFonts w:hint="default"/>
      </w:rPr>
    </w:lvl>
  </w:abstractNum>
  <w:abstractNum w:abstractNumId="11" w15:restartNumberingAfterBreak="0">
    <w:nsid w:val="15C1462C"/>
    <w:multiLevelType w:val="multilevel"/>
    <w:tmpl w:val="B178B90E"/>
    <w:lvl w:ilvl="0">
      <w:start w:val="2"/>
      <w:numFmt w:val="decimal"/>
      <w:lvlText w:val="%1"/>
      <w:lvlJc w:val="left"/>
      <w:pPr>
        <w:ind w:left="766" w:hanging="401"/>
      </w:pPr>
      <w:rPr>
        <w:rFonts w:hint="default"/>
      </w:rPr>
    </w:lvl>
    <w:lvl w:ilvl="1">
      <w:start w:val="1"/>
      <w:numFmt w:val="decimal"/>
      <w:lvlText w:val="%1.%2"/>
      <w:lvlJc w:val="left"/>
      <w:pPr>
        <w:ind w:left="766" w:hanging="401"/>
      </w:pPr>
      <w:rPr>
        <w:rFonts w:ascii="Arial" w:eastAsia="Arial" w:hAnsi="Arial" w:cs="Arial" w:hint="default"/>
        <w:spacing w:val="-1"/>
        <w:w w:val="100"/>
        <w:sz w:val="24"/>
        <w:szCs w:val="24"/>
      </w:rPr>
    </w:lvl>
    <w:lvl w:ilvl="2">
      <w:numFmt w:val="bullet"/>
      <w:lvlText w:val="•"/>
      <w:lvlJc w:val="left"/>
      <w:pPr>
        <w:ind w:left="3728" w:hanging="401"/>
      </w:pPr>
      <w:rPr>
        <w:rFonts w:hint="default"/>
      </w:rPr>
    </w:lvl>
    <w:lvl w:ilvl="3">
      <w:numFmt w:val="bullet"/>
      <w:lvlText w:val="•"/>
      <w:lvlJc w:val="left"/>
      <w:pPr>
        <w:ind w:left="5212" w:hanging="401"/>
      </w:pPr>
      <w:rPr>
        <w:rFonts w:hint="default"/>
      </w:rPr>
    </w:lvl>
    <w:lvl w:ilvl="4">
      <w:numFmt w:val="bullet"/>
      <w:lvlText w:val="•"/>
      <w:lvlJc w:val="left"/>
      <w:pPr>
        <w:ind w:left="6696" w:hanging="401"/>
      </w:pPr>
      <w:rPr>
        <w:rFonts w:hint="default"/>
      </w:rPr>
    </w:lvl>
    <w:lvl w:ilvl="5">
      <w:numFmt w:val="bullet"/>
      <w:lvlText w:val="•"/>
      <w:lvlJc w:val="left"/>
      <w:pPr>
        <w:ind w:left="8180" w:hanging="401"/>
      </w:pPr>
      <w:rPr>
        <w:rFonts w:hint="default"/>
      </w:rPr>
    </w:lvl>
    <w:lvl w:ilvl="6">
      <w:numFmt w:val="bullet"/>
      <w:lvlText w:val="•"/>
      <w:lvlJc w:val="left"/>
      <w:pPr>
        <w:ind w:left="9664" w:hanging="401"/>
      </w:pPr>
      <w:rPr>
        <w:rFonts w:hint="default"/>
      </w:rPr>
    </w:lvl>
    <w:lvl w:ilvl="7">
      <w:numFmt w:val="bullet"/>
      <w:lvlText w:val="•"/>
      <w:lvlJc w:val="left"/>
      <w:pPr>
        <w:ind w:left="11148" w:hanging="401"/>
      </w:pPr>
      <w:rPr>
        <w:rFonts w:hint="default"/>
      </w:rPr>
    </w:lvl>
    <w:lvl w:ilvl="8">
      <w:numFmt w:val="bullet"/>
      <w:lvlText w:val="•"/>
      <w:lvlJc w:val="left"/>
      <w:pPr>
        <w:ind w:left="12632" w:hanging="401"/>
      </w:pPr>
      <w:rPr>
        <w:rFonts w:hint="default"/>
      </w:rPr>
    </w:lvl>
  </w:abstractNum>
  <w:abstractNum w:abstractNumId="12" w15:restartNumberingAfterBreak="0">
    <w:nsid w:val="167C5028"/>
    <w:multiLevelType w:val="multilevel"/>
    <w:tmpl w:val="CA000A22"/>
    <w:lvl w:ilvl="0">
      <w:start w:val="1"/>
      <w:numFmt w:val="decimal"/>
      <w:lvlText w:val="%1"/>
      <w:lvlJc w:val="left"/>
      <w:pPr>
        <w:ind w:left="116" w:hanging="490"/>
      </w:pPr>
      <w:rPr>
        <w:rFonts w:hint="default"/>
      </w:rPr>
    </w:lvl>
    <w:lvl w:ilvl="1">
      <w:start w:val="10"/>
      <w:numFmt w:val="decimal"/>
      <w:lvlText w:val="%1.%2"/>
      <w:lvlJc w:val="left"/>
      <w:pPr>
        <w:ind w:left="116" w:hanging="490"/>
      </w:pPr>
      <w:rPr>
        <w:rFonts w:ascii="Arial" w:eastAsia="Arial" w:hAnsi="Arial" w:cs="Arial" w:hint="default"/>
        <w:spacing w:val="-1"/>
        <w:w w:val="100"/>
        <w:sz w:val="22"/>
        <w:szCs w:val="22"/>
      </w:rPr>
    </w:lvl>
    <w:lvl w:ilvl="2">
      <w:numFmt w:val="bullet"/>
      <w:lvlText w:val=""/>
      <w:lvlJc w:val="left"/>
      <w:pPr>
        <w:ind w:left="838" w:hanging="300"/>
      </w:pPr>
      <w:rPr>
        <w:rFonts w:ascii="Symbol" w:eastAsia="Symbol" w:hAnsi="Symbol" w:cs="Symbol" w:hint="default"/>
        <w:w w:val="100"/>
        <w:sz w:val="20"/>
        <w:szCs w:val="20"/>
      </w:rPr>
    </w:lvl>
    <w:lvl w:ilvl="3">
      <w:numFmt w:val="bullet"/>
      <w:lvlText w:val="•"/>
      <w:lvlJc w:val="left"/>
      <w:pPr>
        <w:ind w:left="2252" w:hanging="300"/>
      </w:pPr>
      <w:rPr>
        <w:rFonts w:hint="default"/>
      </w:rPr>
    </w:lvl>
    <w:lvl w:ilvl="4">
      <w:numFmt w:val="bullet"/>
      <w:lvlText w:val="•"/>
      <w:lvlJc w:val="left"/>
      <w:pPr>
        <w:ind w:left="2958" w:hanging="300"/>
      </w:pPr>
      <w:rPr>
        <w:rFonts w:hint="default"/>
      </w:rPr>
    </w:lvl>
    <w:lvl w:ilvl="5">
      <w:numFmt w:val="bullet"/>
      <w:lvlText w:val="•"/>
      <w:lvlJc w:val="left"/>
      <w:pPr>
        <w:ind w:left="3664" w:hanging="300"/>
      </w:pPr>
      <w:rPr>
        <w:rFonts w:hint="default"/>
      </w:rPr>
    </w:lvl>
    <w:lvl w:ilvl="6">
      <w:numFmt w:val="bullet"/>
      <w:lvlText w:val="•"/>
      <w:lvlJc w:val="left"/>
      <w:pPr>
        <w:ind w:left="4370" w:hanging="300"/>
      </w:pPr>
      <w:rPr>
        <w:rFonts w:hint="default"/>
      </w:rPr>
    </w:lvl>
    <w:lvl w:ilvl="7">
      <w:numFmt w:val="bullet"/>
      <w:lvlText w:val="•"/>
      <w:lvlJc w:val="left"/>
      <w:pPr>
        <w:ind w:left="5076" w:hanging="300"/>
      </w:pPr>
      <w:rPr>
        <w:rFonts w:hint="default"/>
      </w:rPr>
    </w:lvl>
    <w:lvl w:ilvl="8">
      <w:numFmt w:val="bullet"/>
      <w:lvlText w:val="•"/>
      <w:lvlJc w:val="left"/>
      <w:pPr>
        <w:ind w:left="5782" w:hanging="300"/>
      </w:pPr>
      <w:rPr>
        <w:rFonts w:hint="default"/>
      </w:rPr>
    </w:lvl>
  </w:abstractNum>
  <w:abstractNum w:abstractNumId="13" w15:restartNumberingAfterBreak="0">
    <w:nsid w:val="1735792A"/>
    <w:multiLevelType w:val="multilevel"/>
    <w:tmpl w:val="10143360"/>
    <w:lvl w:ilvl="0">
      <w:start w:val="1"/>
      <w:numFmt w:val="decimal"/>
      <w:lvlText w:val="%1"/>
      <w:lvlJc w:val="left"/>
      <w:pPr>
        <w:ind w:left="766" w:hanging="401"/>
      </w:pPr>
      <w:rPr>
        <w:rFonts w:hint="default"/>
      </w:rPr>
    </w:lvl>
    <w:lvl w:ilvl="1">
      <w:start w:val="2"/>
      <w:numFmt w:val="decimal"/>
      <w:lvlText w:val="%1.%2"/>
      <w:lvlJc w:val="left"/>
      <w:pPr>
        <w:ind w:left="766" w:hanging="401"/>
      </w:pPr>
      <w:rPr>
        <w:rFonts w:ascii="Arial" w:eastAsia="Arial" w:hAnsi="Arial" w:cs="Arial" w:hint="default"/>
        <w:spacing w:val="-1"/>
        <w:w w:val="100"/>
        <w:sz w:val="24"/>
        <w:szCs w:val="24"/>
      </w:rPr>
    </w:lvl>
    <w:lvl w:ilvl="2">
      <w:numFmt w:val="bullet"/>
      <w:lvlText w:val="•"/>
      <w:lvlJc w:val="left"/>
      <w:pPr>
        <w:ind w:left="3728" w:hanging="401"/>
      </w:pPr>
      <w:rPr>
        <w:rFonts w:hint="default"/>
      </w:rPr>
    </w:lvl>
    <w:lvl w:ilvl="3">
      <w:numFmt w:val="bullet"/>
      <w:lvlText w:val="•"/>
      <w:lvlJc w:val="left"/>
      <w:pPr>
        <w:ind w:left="5212" w:hanging="401"/>
      </w:pPr>
      <w:rPr>
        <w:rFonts w:hint="default"/>
      </w:rPr>
    </w:lvl>
    <w:lvl w:ilvl="4">
      <w:numFmt w:val="bullet"/>
      <w:lvlText w:val="•"/>
      <w:lvlJc w:val="left"/>
      <w:pPr>
        <w:ind w:left="6696" w:hanging="401"/>
      </w:pPr>
      <w:rPr>
        <w:rFonts w:hint="default"/>
      </w:rPr>
    </w:lvl>
    <w:lvl w:ilvl="5">
      <w:numFmt w:val="bullet"/>
      <w:lvlText w:val="•"/>
      <w:lvlJc w:val="left"/>
      <w:pPr>
        <w:ind w:left="8180" w:hanging="401"/>
      </w:pPr>
      <w:rPr>
        <w:rFonts w:hint="default"/>
      </w:rPr>
    </w:lvl>
    <w:lvl w:ilvl="6">
      <w:numFmt w:val="bullet"/>
      <w:lvlText w:val="•"/>
      <w:lvlJc w:val="left"/>
      <w:pPr>
        <w:ind w:left="9664" w:hanging="401"/>
      </w:pPr>
      <w:rPr>
        <w:rFonts w:hint="default"/>
      </w:rPr>
    </w:lvl>
    <w:lvl w:ilvl="7">
      <w:numFmt w:val="bullet"/>
      <w:lvlText w:val="•"/>
      <w:lvlJc w:val="left"/>
      <w:pPr>
        <w:ind w:left="11148" w:hanging="401"/>
      </w:pPr>
      <w:rPr>
        <w:rFonts w:hint="default"/>
      </w:rPr>
    </w:lvl>
    <w:lvl w:ilvl="8">
      <w:numFmt w:val="bullet"/>
      <w:lvlText w:val="•"/>
      <w:lvlJc w:val="left"/>
      <w:pPr>
        <w:ind w:left="12632" w:hanging="401"/>
      </w:pPr>
      <w:rPr>
        <w:rFonts w:hint="default"/>
      </w:rPr>
    </w:lvl>
  </w:abstractNum>
  <w:abstractNum w:abstractNumId="14" w15:restartNumberingAfterBreak="0">
    <w:nsid w:val="1BB46FA2"/>
    <w:multiLevelType w:val="hybridMultilevel"/>
    <w:tmpl w:val="E3E44DB0"/>
    <w:lvl w:ilvl="0" w:tplc="D8BADC88">
      <w:numFmt w:val="bullet"/>
      <w:lvlText w:val=""/>
      <w:lvlJc w:val="left"/>
      <w:pPr>
        <w:ind w:left="838" w:hanging="300"/>
      </w:pPr>
      <w:rPr>
        <w:rFonts w:ascii="Symbol" w:eastAsia="Symbol" w:hAnsi="Symbol" w:cs="Symbol" w:hint="default"/>
        <w:w w:val="100"/>
        <w:sz w:val="20"/>
        <w:szCs w:val="20"/>
      </w:rPr>
    </w:lvl>
    <w:lvl w:ilvl="1" w:tplc="09D6B4BA">
      <w:numFmt w:val="bullet"/>
      <w:lvlText w:val="•"/>
      <w:lvlJc w:val="left"/>
      <w:pPr>
        <w:ind w:left="1517" w:hanging="300"/>
      </w:pPr>
      <w:rPr>
        <w:rFonts w:hint="default"/>
      </w:rPr>
    </w:lvl>
    <w:lvl w:ilvl="2" w:tplc="C2BC3D4C">
      <w:numFmt w:val="bullet"/>
      <w:lvlText w:val="•"/>
      <w:lvlJc w:val="left"/>
      <w:pPr>
        <w:ind w:left="2195" w:hanging="300"/>
      </w:pPr>
      <w:rPr>
        <w:rFonts w:hint="default"/>
      </w:rPr>
    </w:lvl>
    <w:lvl w:ilvl="3" w:tplc="1340DD18">
      <w:numFmt w:val="bullet"/>
      <w:lvlText w:val="•"/>
      <w:lvlJc w:val="left"/>
      <w:pPr>
        <w:ind w:left="2872" w:hanging="300"/>
      </w:pPr>
      <w:rPr>
        <w:rFonts w:hint="default"/>
      </w:rPr>
    </w:lvl>
    <w:lvl w:ilvl="4" w:tplc="7A70B6B8">
      <w:numFmt w:val="bullet"/>
      <w:lvlText w:val="•"/>
      <w:lvlJc w:val="left"/>
      <w:pPr>
        <w:ind w:left="3550" w:hanging="300"/>
      </w:pPr>
      <w:rPr>
        <w:rFonts w:hint="default"/>
      </w:rPr>
    </w:lvl>
    <w:lvl w:ilvl="5" w:tplc="69DCA7F0">
      <w:numFmt w:val="bullet"/>
      <w:lvlText w:val="•"/>
      <w:lvlJc w:val="left"/>
      <w:pPr>
        <w:ind w:left="4228" w:hanging="300"/>
      </w:pPr>
      <w:rPr>
        <w:rFonts w:hint="default"/>
      </w:rPr>
    </w:lvl>
    <w:lvl w:ilvl="6" w:tplc="3DDEDC1A">
      <w:numFmt w:val="bullet"/>
      <w:lvlText w:val="•"/>
      <w:lvlJc w:val="left"/>
      <w:pPr>
        <w:ind w:left="4905" w:hanging="300"/>
      </w:pPr>
      <w:rPr>
        <w:rFonts w:hint="default"/>
      </w:rPr>
    </w:lvl>
    <w:lvl w:ilvl="7" w:tplc="93DCD666">
      <w:numFmt w:val="bullet"/>
      <w:lvlText w:val="•"/>
      <w:lvlJc w:val="left"/>
      <w:pPr>
        <w:ind w:left="5583" w:hanging="300"/>
      </w:pPr>
      <w:rPr>
        <w:rFonts w:hint="default"/>
      </w:rPr>
    </w:lvl>
    <w:lvl w:ilvl="8" w:tplc="819262FE">
      <w:numFmt w:val="bullet"/>
      <w:lvlText w:val="•"/>
      <w:lvlJc w:val="left"/>
      <w:pPr>
        <w:ind w:left="6260" w:hanging="300"/>
      </w:pPr>
      <w:rPr>
        <w:rFonts w:hint="default"/>
      </w:rPr>
    </w:lvl>
  </w:abstractNum>
  <w:abstractNum w:abstractNumId="15" w15:restartNumberingAfterBreak="0">
    <w:nsid w:val="1BBB7E82"/>
    <w:multiLevelType w:val="multilevel"/>
    <w:tmpl w:val="166443B6"/>
    <w:lvl w:ilvl="0">
      <w:start w:val="3"/>
      <w:numFmt w:val="decimal"/>
      <w:lvlText w:val="%1"/>
      <w:lvlJc w:val="left"/>
      <w:pPr>
        <w:ind w:left="899" w:hanging="534"/>
      </w:pPr>
      <w:rPr>
        <w:rFonts w:hint="default"/>
      </w:rPr>
    </w:lvl>
    <w:lvl w:ilvl="1">
      <w:start w:val="14"/>
      <w:numFmt w:val="decimal"/>
      <w:lvlText w:val="%1.%2"/>
      <w:lvlJc w:val="left"/>
      <w:pPr>
        <w:ind w:left="899" w:hanging="534"/>
      </w:pPr>
      <w:rPr>
        <w:rFonts w:ascii="Arial" w:eastAsia="Arial" w:hAnsi="Arial" w:cs="Arial" w:hint="default"/>
        <w:spacing w:val="-1"/>
        <w:w w:val="100"/>
        <w:sz w:val="24"/>
        <w:szCs w:val="24"/>
      </w:rPr>
    </w:lvl>
    <w:lvl w:ilvl="2">
      <w:numFmt w:val="bullet"/>
      <w:lvlText w:val="•"/>
      <w:lvlJc w:val="left"/>
      <w:pPr>
        <w:ind w:left="3840" w:hanging="534"/>
      </w:pPr>
      <w:rPr>
        <w:rFonts w:hint="default"/>
      </w:rPr>
    </w:lvl>
    <w:lvl w:ilvl="3">
      <w:numFmt w:val="bullet"/>
      <w:lvlText w:val="•"/>
      <w:lvlJc w:val="left"/>
      <w:pPr>
        <w:ind w:left="5310" w:hanging="534"/>
      </w:pPr>
      <w:rPr>
        <w:rFonts w:hint="default"/>
      </w:rPr>
    </w:lvl>
    <w:lvl w:ilvl="4">
      <w:numFmt w:val="bullet"/>
      <w:lvlText w:val="•"/>
      <w:lvlJc w:val="left"/>
      <w:pPr>
        <w:ind w:left="6780" w:hanging="534"/>
      </w:pPr>
      <w:rPr>
        <w:rFonts w:hint="default"/>
      </w:rPr>
    </w:lvl>
    <w:lvl w:ilvl="5">
      <w:numFmt w:val="bullet"/>
      <w:lvlText w:val="•"/>
      <w:lvlJc w:val="left"/>
      <w:pPr>
        <w:ind w:left="8250" w:hanging="534"/>
      </w:pPr>
      <w:rPr>
        <w:rFonts w:hint="default"/>
      </w:rPr>
    </w:lvl>
    <w:lvl w:ilvl="6">
      <w:numFmt w:val="bullet"/>
      <w:lvlText w:val="•"/>
      <w:lvlJc w:val="left"/>
      <w:pPr>
        <w:ind w:left="9720" w:hanging="534"/>
      </w:pPr>
      <w:rPr>
        <w:rFonts w:hint="default"/>
      </w:rPr>
    </w:lvl>
    <w:lvl w:ilvl="7">
      <w:numFmt w:val="bullet"/>
      <w:lvlText w:val="•"/>
      <w:lvlJc w:val="left"/>
      <w:pPr>
        <w:ind w:left="11190" w:hanging="534"/>
      </w:pPr>
      <w:rPr>
        <w:rFonts w:hint="default"/>
      </w:rPr>
    </w:lvl>
    <w:lvl w:ilvl="8">
      <w:numFmt w:val="bullet"/>
      <w:lvlText w:val="•"/>
      <w:lvlJc w:val="left"/>
      <w:pPr>
        <w:ind w:left="12660" w:hanging="534"/>
      </w:pPr>
      <w:rPr>
        <w:rFonts w:hint="default"/>
      </w:rPr>
    </w:lvl>
  </w:abstractNum>
  <w:abstractNum w:abstractNumId="16" w15:restartNumberingAfterBreak="0">
    <w:nsid w:val="23FE75BF"/>
    <w:multiLevelType w:val="multilevel"/>
    <w:tmpl w:val="C10EE2BC"/>
    <w:lvl w:ilvl="0">
      <w:start w:val="1"/>
      <w:numFmt w:val="decimal"/>
      <w:lvlText w:val="%1"/>
      <w:lvlJc w:val="left"/>
      <w:pPr>
        <w:ind w:left="899" w:hanging="534"/>
      </w:pPr>
      <w:rPr>
        <w:rFonts w:hint="default"/>
      </w:rPr>
    </w:lvl>
    <w:lvl w:ilvl="1">
      <w:start w:val="12"/>
      <w:numFmt w:val="decimal"/>
      <w:lvlText w:val="%1.%2"/>
      <w:lvlJc w:val="left"/>
      <w:pPr>
        <w:ind w:left="899" w:hanging="534"/>
      </w:pPr>
      <w:rPr>
        <w:rFonts w:ascii="Arial" w:eastAsia="Arial" w:hAnsi="Arial" w:cs="Arial" w:hint="default"/>
        <w:spacing w:val="-1"/>
        <w:w w:val="100"/>
        <w:sz w:val="24"/>
        <w:szCs w:val="24"/>
      </w:rPr>
    </w:lvl>
    <w:lvl w:ilvl="2">
      <w:numFmt w:val="bullet"/>
      <w:lvlText w:val="•"/>
      <w:lvlJc w:val="left"/>
      <w:pPr>
        <w:ind w:left="3840" w:hanging="534"/>
      </w:pPr>
      <w:rPr>
        <w:rFonts w:hint="default"/>
      </w:rPr>
    </w:lvl>
    <w:lvl w:ilvl="3">
      <w:numFmt w:val="bullet"/>
      <w:lvlText w:val="•"/>
      <w:lvlJc w:val="left"/>
      <w:pPr>
        <w:ind w:left="5310" w:hanging="534"/>
      </w:pPr>
      <w:rPr>
        <w:rFonts w:hint="default"/>
      </w:rPr>
    </w:lvl>
    <w:lvl w:ilvl="4">
      <w:numFmt w:val="bullet"/>
      <w:lvlText w:val="•"/>
      <w:lvlJc w:val="left"/>
      <w:pPr>
        <w:ind w:left="6780" w:hanging="534"/>
      </w:pPr>
      <w:rPr>
        <w:rFonts w:hint="default"/>
      </w:rPr>
    </w:lvl>
    <w:lvl w:ilvl="5">
      <w:numFmt w:val="bullet"/>
      <w:lvlText w:val="•"/>
      <w:lvlJc w:val="left"/>
      <w:pPr>
        <w:ind w:left="8250" w:hanging="534"/>
      </w:pPr>
      <w:rPr>
        <w:rFonts w:hint="default"/>
      </w:rPr>
    </w:lvl>
    <w:lvl w:ilvl="6">
      <w:numFmt w:val="bullet"/>
      <w:lvlText w:val="•"/>
      <w:lvlJc w:val="left"/>
      <w:pPr>
        <w:ind w:left="9720" w:hanging="534"/>
      </w:pPr>
      <w:rPr>
        <w:rFonts w:hint="default"/>
      </w:rPr>
    </w:lvl>
    <w:lvl w:ilvl="7">
      <w:numFmt w:val="bullet"/>
      <w:lvlText w:val="•"/>
      <w:lvlJc w:val="left"/>
      <w:pPr>
        <w:ind w:left="11190" w:hanging="534"/>
      </w:pPr>
      <w:rPr>
        <w:rFonts w:hint="default"/>
      </w:rPr>
    </w:lvl>
    <w:lvl w:ilvl="8">
      <w:numFmt w:val="bullet"/>
      <w:lvlText w:val="•"/>
      <w:lvlJc w:val="left"/>
      <w:pPr>
        <w:ind w:left="12660" w:hanging="534"/>
      </w:pPr>
      <w:rPr>
        <w:rFonts w:hint="default"/>
      </w:rPr>
    </w:lvl>
  </w:abstractNum>
  <w:abstractNum w:abstractNumId="17" w15:restartNumberingAfterBreak="0">
    <w:nsid w:val="26F1280D"/>
    <w:multiLevelType w:val="hybridMultilevel"/>
    <w:tmpl w:val="8EEED106"/>
    <w:lvl w:ilvl="0" w:tplc="6E44BFDE">
      <w:numFmt w:val="bullet"/>
      <w:lvlText w:val=""/>
      <w:lvlJc w:val="left"/>
      <w:pPr>
        <w:ind w:left="838" w:hanging="300"/>
      </w:pPr>
      <w:rPr>
        <w:rFonts w:ascii="Symbol" w:eastAsia="Symbol" w:hAnsi="Symbol" w:cs="Symbol" w:hint="default"/>
        <w:w w:val="100"/>
        <w:sz w:val="20"/>
        <w:szCs w:val="20"/>
      </w:rPr>
    </w:lvl>
    <w:lvl w:ilvl="1" w:tplc="2DD6AF78">
      <w:numFmt w:val="bullet"/>
      <w:lvlText w:val="•"/>
      <w:lvlJc w:val="left"/>
      <w:pPr>
        <w:ind w:left="1475" w:hanging="300"/>
      </w:pPr>
      <w:rPr>
        <w:rFonts w:hint="default"/>
      </w:rPr>
    </w:lvl>
    <w:lvl w:ilvl="2" w:tplc="FCC2243E">
      <w:numFmt w:val="bullet"/>
      <w:lvlText w:val="•"/>
      <w:lvlJc w:val="left"/>
      <w:pPr>
        <w:ind w:left="2111" w:hanging="300"/>
      </w:pPr>
      <w:rPr>
        <w:rFonts w:hint="default"/>
      </w:rPr>
    </w:lvl>
    <w:lvl w:ilvl="3" w:tplc="B766623A">
      <w:numFmt w:val="bullet"/>
      <w:lvlText w:val="•"/>
      <w:lvlJc w:val="left"/>
      <w:pPr>
        <w:ind w:left="2746" w:hanging="300"/>
      </w:pPr>
      <w:rPr>
        <w:rFonts w:hint="default"/>
      </w:rPr>
    </w:lvl>
    <w:lvl w:ilvl="4" w:tplc="C3A4279E">
      <w:numFmt w:val="bullet"/>
      <w:lvlText w:val="•"/>
      <w:lvlJc w:val="left"/>
      <w:pPr>
        <w:ind w:left="3382" w:hanging="300"/>
      </w:pPr>
      <w:rPr>
        <w:rFonts w:hint="default"/>
      </w:rPr>
    </w:lvl>
    <w:lvl w:ilvl="5" w:tplc="3966649E">
      <w:numFmt w:val="bullet"/>
      <w:lvlText w:val="•"/>
      <w:lvlJc w:val="left"/>
      <w:pPr>
        <w:ind w:left="4017" w:hanging="300"/>
      </w:pPr>
      <w:rPr>
        <w:rFonts w:hint="default"/>
      </w:rPr>
    </w:lvl>
    <w:lvl w:ilvl="6" w:tplc="642C8C40">
      <w:numFmt w:val="bullet"/>
      <w:lvlText w:val="•"/>
      <w:lvlJc w:val="left"/>
      <w:pPr>
        <w:ind w:left="4653" w:hanging="300"/>
      </w:pPr>
      <w:rPr>
        <w:rFonts w:hint="default"/>
      </w:rPr>
    </w:lvl>
    <w:lvl w:ilvl="7" w:tplc="07F82942">
      <w:numFmt w:val="bullet"/>
      <w:lvlText w:val="•"/>
      <w:lvlJc w:val="left"/>
      <w:pPr>
        <w:ind w:left="5288" w:hanging="300"/>
      </w:pPr>
      <w:rPr>
        <w:rFonts w:hint="default"/>
      </w:rPr>
    </w:lvl>
    <w:lvl w:ilvl="8" w:tplc="33D021CC">
      <w:numFmt w:val="bullet"/>
      <w:lvlText w:val="•"/>
      <w:lvlJc w:val="left"/>
      <w:pPr>
        <w:ind w:left="5924" w:hanging="300"/>
      </w:pPr>
      <w:rPr>
        <w:rFonts w:hint="default"/>
      </w:rPr>
    </w:lvl>
  </w:abstractNum>
  <w:abstractNum w:abstractNumId="18" w15:restartNumberingAfterBreak="0">
    <w:nsid w:val="2D1F351D"/>
    <w:multiLevelType w:val="multilevel"/>
    <w:tmpl w:val="B1907D1C"/>
    <w:lvl w:ilvl="0">
      <w:start w:val="1"/>
      <w:numFmt w:val="decimal"/>
      <w:lvlText w:val="%1"/>
      <w:lvlJc w:val="left"/>
      <w:pPr>
        <w:ind w:left="591" w:hanging="534"/>
      </w:pPr>
      <w:rPr>
        <w:rFonts w:hint="default"/>
      </w:rPr>
    </w:lvl>
    <w:lvl w:ilvl="1">
      <w:start w:val="11"/>
      <w:numFmt w:val="decimal"/>
      <w:lvlText w:val="%1.%2"/>
      <w:lvlJc w:val="left"/>
      <w:pPr>
        <w:ind w:left="591" w:hanging="534"/>
      </w:pPr>
      <w:rPr>
        <w:rFonts w:ascii="Arial" w:eastAsia="Arial" w:hAnsi="Arial" w:cs="Arial" w:hint="default"/>
        <w:spacing w:val="-1"/>
        <w:w w:val="100"/>
        <w:sz w:val="24"/>
        <w:szCs w:val="24"/>
      </w:rPr>
    </w:lvl>
    <w:lvl w:ilvl="2">
      <w:numFmt w:val="bullet"/>
      <w:lvlText w:val=""/>
      <w:lvlJc w:val="left"/>
      <w:pPr>
        <w:ind w:left="778" w:hanging="300"/>
      </w:pPr>
      <w:rPr>
        <w:rFonts w:ascii="Symbol" w:eastAsia="Symbol" w:hAnsi="Symbol" w:cs="Symbol" w:hint="default"/>
        <w:w w:val="100"/>
        <w:sz w:val="20"/>
        <w:szCs w:val="20"/>
      </w:rPr>
    </w:lvl>
    <w:lvl w:ilvl="3">
      <w:numFmt w:val="bullet"/>
      <w:lvlText w:val="•"/>
      <w:lvlJc w:val="left"/>
      <w:pPr>
        <w:ind w:left="2299" w:hanging="300"/>
      </w:pPr>
      <w:rPr>
        <w:rFonts w:hint="default"/>
      </w:rPr>
    </w:lvl>
    <w:lvl w:ilvl="4">
      <w:numFmt w:val="bullet"/>
      <w:lvlText w:val="•"/>
      <w:lvlJc w:val="left"/>
      <w:pPr>
        <w:ind w:left="3058" w:hanging="300"/>
      </w:pPr>
      <w:rPr>
        <w:rFonts w:hint="default"/>
      </w:rPr>
    </w:lvl>
    <w:lvl w:ilvl="5">
      <w:numFmt w:val="bullet"/>
      <w:lvlText w:val="•"/>
      <w:lvlJc w:val="left"/>
      <w:pPr>
        <w:ind w:left="3818" w:hanging="300"/>
      </w:pPr>
      <w:rPr>
        <w:rFonts w:hint="default"/>
      </w:rPr>
    </w:lvl>
    <w:lvl w:ilvl="6">
      <w:numFmt w:val="bullet"/>
      <w:lvlText w:val="•"/>
      <w:lvlJc w:val="left"/>
      <w:pPr>
        <w:ind w:left="4577" w:hanging="300"/>
      </w:pPr>
      <w:rPr>
        <w:rFonts w:hint="default"/>
      </w:rPr>
    </w:lvl>
    <w:lvl w:ilvl="7">
      <w:numFmt w:val="bullet"/>
      <w:lvlText w:val="•"/>
      <w:lvlJc w:val="left"/>
      <w:pPr>
        <w:ind w:left="5337" w:hanging="300"/>
      </w:pPr>
      <w:rPr>
        <w:rFonts w:hint="default"/>
      </w:rPr>
    </w:lvl>
    <w:lvl w:ilvl="8">
      <w:numFmt w:val="bullet"/>
      <w:lvlText w:val="•"/>
      <w:lvlJc w:val="left"/>
      <w:pPr>
        <w:ind w:left="6096" w:hanging="300"/>
      </w:pPr>
      <w:rPr>
        <w:rFonts w:hint="default"/>
      </w:rPr>
    </w:lvl>
  </w:abstractNum>
  <w:abstractNum w:abstractNumId="19" w15:restartNumberingAfterBreak="0">
    <w:nsid w:val="2EEC430B"/>
    <w:multiLevelType w:val="multilevel"/>
    <w:tmpl w:val="73E4674A"/>
    <w:lvl w:ilvl="0">
      <w:start w:val="3"/>
      <w:numFmt w:val="decimal"/>
      <w:lvlText w:val="%1"/>
      <w:lvlJc w:val="left"/>
      <w:pPr>
        <w:ind w:left="482" w:hanging="367"/>
      </w:pPr>
      <w:rPr>
        <w:rFonts w:hint="default"/>
      </w:rPr>
    </w:lvl>
    <w:lvl w:ilvl="1">
      <w:start w:val="6"/>
      <w:numFmt w:val="decimal"/>
      <w:lvlText w:val="%1.%2"/>
      <w:lvlJc w:val="left"/>
      <w:pPr>
        <w:ind w:left="482" w:hanging="367"/>
      </w:pPr>
      <w:rPr>
        <w:rFonts w:ascii="Arial" w:eastAsia="Arial" w:hAnsi="Arial" w:cs="Arial" w:hint="default"/>
        <w:spacing w:val="-1"/>
        <w:w w:val="100"/>
        <w:sz w:val="22"/>
        <w:szCs w:val="22"/>
      </w:rPr>
    </w:lvl>
    <w:lvl w:ilvl="2">
      <w:numFmt w:val="bullet"/>
      <w:lvlText w:val=""/>
      <w:lvlJc w:val="left"/>
      <w:pPr>
        <w:ind w:left="778" w:hanging="300"/>
      </w:pPr>
      <w:rPr>
        <w:rFonts w:ascii="Symbol" w:eastAsia="Symbol" w:hAnsi="Symbol" w:cs="Symbol" w:hint="default"/>
        <w:w w:val="100"/>
        <w:sz w:val="20"/>
        <w:szCs w:val="20"/>
      </w:rPr>
    </w:lvl>
    <w:lvl w:ilvl="3">
      <w:numFmt w:val="bullet"/>
      <w:lvlText w:val="•"/>
      <w:lvlJc w:val="left"/>
      <w:pPr>
        <w:ind w:left="2205" w:hanging="300"/>
      </w:pPr>
      <w:rPr>
        <w:rFonts w:hint="default"/>
      </w:rPr>
    </w:lvl>
    <w:lvl w:ilvl="4">
      <w:numFmt w:val="bullet"/>
      <w:lvlText w:val="•"/>
      <w:lvlJc w:val="left"/>
      <w:pPr>
        <w:ind w:left="2918" w:hanging="300"/>
      </w:pPr>
      <w:rPr>
        <w:rFonts w:hint="default"/>
      </w:rPr>
    </w:lvl>
    <w:lvl w:ilvl="5">
      <w:numFmt w:val="bullet"/>
      <w:lvlText w:val="•"/>
      <w:lvlJc w:val="left"/>
      <w:pPr>
        <w:ind w:left="3631" w:hanging="300"/>
      </w:pPr>
      <w:rPr>
        <w:rFonts w:hint="default"/>
      </w:rPr>
    </w:lvl>
    <w:lvl w:ilvl="6">
      <w:numFmt w:val="bullet"/>
      <w:lvlText w:val="•"/>
      <w:lvlJc w:val="left"/>
      <w:pPr>
        <w:ind w:left="4343" w:hanging="300"/>
      </w:pPr>
      <w:rPr>
        <w:rFonts w:hint="default"/>
      </w:rPr>
    </w:lvl>
    <w:lvl w:ilvl="7">
      <w:numFmt w:val="bullet"/>
      <w:lvlText w:val="•"/>
      <w:lvlJc w:val="left"/>
      <w:pPr>
        <w:ind w:left="5056" w:hanging="300"/>
      </w:pPr>
      <w:rPr>
        <w:rFonts w:hint="default"/>
      </w:rPr>
    </w:lvl>
    <w:lvl w:ilvl="8">
      <w:numFmt w:val="bullet"/>
      <w:lvlText w:val="•"/>
      <w:lvlJc w:val="left"/>
      <w:pPr>
        <w:ind w:left="5769" w:hanging="300"/>
      </w:pPr>
      <w:rPr>
        <w:rFonts w:hint="default"/>
      </w:rPr>
    </w:lvl>
  </w:abstractNum>
  <w:abstractNum w:abstractNumId="20" w15:restartNumberingAfterBreak="0">
    <w:nsid w:val="33F85C43"/>
    <w:multiLevelType w:val="multilevel"/>
    <w:tmpl w:val="678254B8"/>
    <w:lvl w:ilvl="0">
      <w:start w:val="1"/>
      <w:numFmt w:val="decimal"/>
      <w:lvlText w:val="%1"/>
      <w:lvlJc w:val="left"/>
      <w:pPr>
        <w:ind w:left="716" w:hanging="534"/>
      </w:pPr>
      <w:rPr>
        <w:rFonts w:hint="default"/>
      </w:rPr>
    </w:lvl>
    <w:lvl w:ilvl="1">
      <w:start w:val="16"/>
      <w:numFmt w:val="decimal"/>
      <w:lvlText w:val="%1.%2"/>
      <w:lvlJc w:val="left"/>
      <w:pPr>
        <w:ind w:left="716" w:hanging="534"/>
      </w:pPr>
      <w:rPr>
        <w:rFonts w:ascii="Arial" w:eastAsia="Arial" w:hAnsi="Arial" w:cs="Arial" w:hint="default"/>
        <w:spacing w:val="-1"/>
        <w:w w:val="100"/>
        <w:sz w:val="24"/>
        <w:szCs w:val="24"/>
      </w:rPr>
    </w:lvl>
    <w:lvl w:ilvl="2">
      <w:numFmt w:val="bullet"/>
      <w:lvlText w:val="•"/>
      <w:lvlJc w:val="left"/>
      <w:pPr>
        <w:ind w:left="3504" w:hanging="534"/>
      </w:pPr>
      <w:rPr>
        <w:rFonts w:hint="default"/>
      </w:rPr>
    </w:lvl>
    <w:lvl w:ilvl="3">
      <w:numFmt w:val="bullet"/>
      <w:lvlText w:val="•"/>
      <w:lvlJc w:val="left"/>
      <w:pPr>
        <w:ind w:left="4896" w:hanging="534"/>
      </w:pPr>
      <w:rPr>
        <w:rFonts w:hint="default"/>
      </w:rPr>
    </w:lvl>
    <w:lvl w:ilvl="4">
      <w:numFmt w:val="bullet"/>
      <w:lvlText w:val="•"/>
      <w:lvlJc w:val="left"/>
      <w:pPr>
        <w:ind w:left="6288" w:hanging="534"/>
      </w:pPr>
      <w:rPr>
        <w:rFonts w:hint="default"/>
      </w:rPr>
    </w:lvl>
    <w:lvl w:ilvl="5">
      <w:numFmt w:val="bullet"/>
      <w:lvlText w:val="•"/>
      <w:lvlJc w:val="left"/>
      <w:pPr>
        <w:ind w:left="7680" w:hanging="534"/>
      </w:pPr>
      <w:rPr>
        <w:rFonts w:hint="default"/>
      </w:rPr>
    </w:lvl>
    <w:lvl w:ilvl="6">
      <w:numFmt w:val="bullet"/>
      <w:lvlText w:val="•"/>
      <w:lvlJc w:val="left"/>
      <w:pPr>
        <w:ind w:left="9072" w:hanging="534"/>
      </w:pPr>
      <w:rPr>
        <w:rFonts w:hint="default"/>
      </w:rPr>
    </w:lvl>
    <w:lvl w:ilvl="7">
      <w:numFmt w:val="bullet"/>
      <w:lvlText w:val="•"/>
      <w:lvlJc w:val="left"/>
      <w:pPr>
        <w:ind w:left="10464" w:hanging="534"/>
      </w:pPr>
      <w:rPr>
        <w:rFonts w:hint="default"/>
      </w:rPr>
    </w:lvl>
    <w:lvl w:ilvl="8">
      <w:numFmt w:val="bullet"/>
      <w:lvlText w:val="•"/>
      <w:lvlJc w:val="left"/>
      <w:pPr>
        <w:ind w:left="11856" w:hanging="534"/>
      </w:pPr>
      <w:rPr>
        <w:rFonts w:hint="default"/>
      </w:rPr>
    </w:lvl>
  </w:abstractNum>
  <w:abstractNum w:abstractNumId="21" w15:restartNumberingAfterBreak="0">
    <w:nsid w:val="348E71E3"/>
    <w:multiLevelType w:val="hybridMultilevel"/>
    <w:tmpl w:val="C72A2F56"/>
    <w:lvl w:ilvl="0" w:tplc="550C34F8">
      <w:start w:val="50"/>
      <w:numFmt w:val="decimal"/>
      <w:lvlText w:val=".%1"/>
      <w:lvlJc w:val="left"/>
      <w:pPr>
        <w:ind w:left="482" w:hanging="367"/>
      </w:pPr>
      <w:rPr>
        <w:rFonts w:ascii="Arial" w:eastAsia="Arial" w:hAnsi="Arial" w:cs="Arial" w:hint="default"/>
        <w:w w:val="100"/>
        <w:sz w:val="22"/>
        <w:szCs w:val="22"/>
      </w:rPr>
    </w:lvl>
    <w:lvl w:ilvl="1" w:tplc="8E8064A2">
      <w:numFmt w:val="bullet"/>
      <w:lvlText w:val=""/>
      <w:lvlJc w:val="left"/>
      <w:pPr>
        <w:ind w:left="778" w:hanging="300"/>
      </w:pPr>
      <w:rPr>
        <w:rFonts w:ascii="Symbol" w:eastAsia="Symbol" w:hAnsi="Symbol" w:cs="Symbol" w:hint="default"/>
        <w:w w:val="100"/>
        <w:sz w:val="20"/>
        <w:szCs w:val="20"/>
      </w:rPr>
    </w:lvl>
    <w:lvl w:ilvl="2" w:tplc="03AC4E26">
      <w:numFmt w:val="bullet"/>
      <w:lvlText w:val="•"/>
      <w:lvlJc w:val="left"/>
      <w:pPr>
        <w:ind w:left="1492" w:hanging="300"/>
      </w:pPr>
      <w:rPr>
        <w:rFonts w:hint="default"/>
      </w:rPr>
    </w:lvl>
    <w:lvl w:ilvl="3" w:tplc="9E7A14B8">
      <w:numFmt w:val="bullet"/>
      <w:lvlText w:val="•"/>
      <w:lvlJc w:val="left"/>
      <w:pPr>
        <w:ind w:left="2205" w:hanging="300"/>
      </w:pPr>
      <w:rPr>
        <w:rFonts w:hint="default"/>
      </w:rPr>
    </w:lvl>
    <w:lvl w:ilvl="4" w:tplc="307A0828">
      <w:numFmt w:val="bullet"/>
      <w:lvlText w:val="•"/>
      <w:lvlJc w:val="left"/>
      <w:pPr>
        <w:ind w:left="2918" w:hanging="300"/>
      </w:pPr>
      <w:rPr>
        <w:rFonts w:hint="default"/>
      </w:rPr>
    </w:lvl>
    <w:lvl w:ilvl="5" w:tplc="6610EF84">
      <w:numFmt w:val="bullet"/>
      <w:lvlText w:val="•"/>
      <w:lvlJc w:val="left"/>
      <w:pPr>
        <w:ind w:left="3631" w:hanging="300"/>
      </w:pPr>
      <w:rPr>
        <w:rFonts w:hint="default"/>
      </w:rPr>
    </w:lvl>
    <w:lvl w:ilvl="6" w:tplc="64207EEE">
      <w:numFmt w:val="bullet"/>
      <w:lvlText w:val="•"/>
      <w:lvlJc w:val="left"/>
      <w:pPr>
        <w:ind w:left="4343" w:hanging="300"/>
      </w:pPr>
      <w:rPr>
        <w:rFonts w:hint="default"/>
      </w:rPr>
    </w:lvl>
    <w:lvl w:ilvl="7" w:tplc="F8FA4066">
      <w:numFmt w:val="bullet"/>
      <w:lvlText w:val="•"/>
      <w:lvlJc w:val="left"/>
      <w:pPr>
        <w:ind w:left="5056" w:hanging="300"/>
      </w:pPr>
      <w:rPr>
        <w:rFonts w:hint="default"/>
      </w:rPr>
    </w:lvl>
    <w:lvl w:ilvl="8" w:tplc="F3BE6EE2">
      <w:numFmt w:val="bullet"/>
      <w:lvlText w:val="•"/>
      <w:lvlJc w:val="left"/>
      <w:pPr>
        <w:ind w:left="5769" w:hanging="300"/>
      </w:pPr>
      <w:rPr>
        <w:rFonts w:hint="default"/>
      </w:rPr>
    </w:lvl>
  </w:abstractNum>
  <w:abstractNum w:abstractNumId="22" w15:restartNumberingAfterBreak="0">
    <w:nsid w:val="36E12492"/>
    <w:multiLevelType w:val="hybridMultilevel"/>
    <w:tmpl w:val="390CD4F4"/>
    <w:lvl w:ilvl="0" w:tplc="32CACCFC">
      <w:numFmt w:val="bullet"/>
      <w:lvlText w:val=""/>
      <w:lvlJc w:val="left"/>
      <w:pPr>
        <w:ind w:left="58" w:hanging="300"/>
      </w:pPr>
      <w:rPr>
        <w:rFonts w:ascii="Symbol" w:eastAsia="Symbol" w:hAnsi="Symbol" w:cs="Symbol" w:hint="default"/>
        <w:w w:val="100"/>
        <w:sz w:val="20"/>
        <w:szCs w:val="20"/>
      </w:rPr>
    </w:lvl>
    <w:lvl w:ilvl="1" w:tplc="5C1E6F44">
      <w:numFmt w:val="bullet"/>
      <w:lvlText w:val="•"/>
      <w:lvlJc w:val="left"/>
      <w:pPr>
        <w:ind w:left="815" w:hanging="300"/>
      </w:pPr>
      <w:rPr>
        <w:rFonts w:hint="default"/>
      </w:rPr>
    </w:lvl>
    <w:lvl w:ilvl="2" w:tplc="1010BAA4">
      <w:numFmt w:val="bullet"/>
      <w:lvlText w:val="•"/>
      <w:lvlJc w:val="left"/>
      <w:pPr>
        <w:ind w:left="1571" w:hanging="300"/>
      </w:pPr>
      <w:rPr>
        <w:rFonts w:hint="default"/>
      </w:rPr>
    </w:lvl>
    <w:lvl w:ilvl="3" w:tplc="D88861EE">
      <w:numFmt w:val="bullet"/>
      <w:lvlText w:val="•"/>
      <w:lvlJc w:val="left"/>
      <w:pPr>
        <w:ind w:left="2326" w:hanging="300"/>
      </w:pPr>
      <w:rPr>
        <w:rFonts w:hint="default"/>
      </w:rPr>
    </w:lvl>
    <w:lvl w:ilvl="4" w:tplc="60E22BA8">
      <w:numFmt w:val="bullet"/>
      <w:lvlText w:val="•"/>
      <w:lvlJc w:val="left"/>
      <w:pPr>
        <w:ind w:left="3082" w:hanging="300"/>
      </w:pPr>
      <w:rPr>
        <w:rFonts w:hint="default"/>
      </w:rPr>
    </w:lvl>
    <w:lvl w:ilvl="5" w:tplc="25B605FA">
      <w:numFmt w:val="bullet"/>
      <w:lvlText w:val="•"/>
      <w:lvlJc w:val="left"/>
      <w:pPr>
        <w:ind w:left="3838" w:hanging="300"/>
      </w:pPr>
      <w:rPr>
        <w:rFonts w:hint="default"/>
      </w:rPr>
    </w:lvl>
    <w:lvl w:ilvl="6" w:tplc="ADBA4D48">
      <w:numFmt w:val="bullet"/>
      <w:lvlText w:val="•"/>
      <w:lvlJc w:val="left"/>
      <w:pPr>
        <w:ind w:left="4593" w:hanging="300"/>
      </w:pPr>
      <w:rPr>
        <w:rFonts w:hint="default"/>
      </w:rPr>
    </w:lvl>
    <w:lvl w:ilvl="7" w:tplc="28C219E8">
      <w:numFmt w:val="bullet"/>
      <w:lvlText w:val="•"/>
      <w:lvlJc w:val="left"/>
      <w:pPr>
        <w:ind w:left="5349" w:hanging="300"/>
      </w:pPr>
      <w:rPr>
        <w:rFonts w:hint="default"/>
      </w:rPr>
    </w:lvl>
    <w:lvl w:ilvl="8" w:tplc="4BBCF2F4">
      <w:numFmt w:val="bullet"/>
      <w:lvlText w:val="•"/>
      <w:lvlJc w:val="left"/>
      <w:pPr>
        <w:ind w:left="6104" w:hanging="300"/>
      </w:pPr>
      <w:rPr>
        <w:rFonts w:hint="default"/>
      </w:rPr>
    </w:lvl>
  </w:abstractNum>
  <w:abstractNum w:abstractNumId="23" w15:restartNumberingAfterBreak="0">
    <w:nsid w:val="37F56E57"/>
    <w:multiLevelType w:val="multilevel"/>
    <w:tmpl w:val="80B2AC7C"/>
    <w:lvl w:ilvl="0">
      <w:start w:val="3"/>
      <w:numFmt w:val="decimal"/>
      <w:lvlText w:val="%1"/>
      <w:lvlJc w:val="left"/>
      <w:pPr>
        <w:ind w:left="766" w:hanging="401"/>
      </w:pPr>
      <w:rPr>
        <w:rFonts w:hint="default"/>
      </w:rPr>
    </w:lvl>
    <w:lvl w:ilvl="1">
      <w:start w:val="1"/>
      <w:numFmt w:val="decimal"/>
      <w:lvlText w:val="%1.%2"/>
      <w:lvlJc w:val="left"/>
      <w:pPr>
        <w:ind w:left="766" w:hanging="401"/>
      </w:pPr>
      <w:rPr>
        <w:rFonts w:ascii="Arial" w:eastAsia="Arial" w:hAnsi="Arial" w:cs="Arial" w:hint="default"/>
        <w:spacing w:val="-1"/>
        <w:w w:val="100"/>
        <w:sz w:val="24"/>
        <w:szCs w:val="24"/>
      </w:rPr>
    </w:lvl>
    <w:lvl w:ilvl="2">
      <w:numFmt w:val="bullet"/>
      <w:lvlText w:val="•"/>
      <w:lvlJc w:val="left"/>
      <w:pPr>
        <w:ind w:left="3728" w:hanging="401"/>
      </w:pPr>
      <w:rPr>
        <w:rFonts w:hint="default"/>
      </w:rPr>
    </w:lvl>
    <w:lvl w:ilvl="3">
      <w:numFmt w:val="bullet"/>
      <w:lvlText w:val="•"/>
      <w:lvlJc w:val="left"/>
      <w:pPr>
        <w:ind w:left="5212" w:hanging="401"/>
      </w:pPr>
      <w:rPr>
        <w:rFonts w:hint="default"/>
      </w:rPr>
    </w:lvl>
    <w:lvl w:ilvl="4">
      <w:numFmt w:val="bullet"/>
      <w:lvlText w:val="•"/>
      <w:lvlJc w:val="left"/>
      <w:pPr>
        <w:ind w:left="6696" w:hanging="401"/>
      </w:pPr>
      <w:rPr>
        <w:rFonts w:hint="default"/>
      </w:rPr>
    </w:lvl>
    <w:lvl w:ilvl="5">
      <w:numFmt w:val="bullet"/>
      <w:lvlText w:val="•"/>
      <w:lvlJc w:val="left"/>
      <w:pPr>
        <w:ind w:left="8180" w:hanging="401"/>
      </w:pPr>
      <w:rPr>
        <w:rFonts w:hint="default"/>
      </w:rPr>
    </w:lvl>
    <w:lvl w:ilvl="6">
      <w:numFmt w:val="bullet"/>
      <w:lvlText w:val="•"/>
      <w:lvlJc w:val="left"/>
      <w:pPr>
        <w:ind w:left="9664" w:hanging="401"/>
      </w:pPr>
      <w:rPr>
        <w:rFonts w:hint="default"/>
      </w:rPr>
    </w:lvl>
    <w:lvl w:ilvl="7">
      <w:numFmt w:val="bullet"/>
      <w:lvlText w:val="•"/>
      <w:lvlJc w:val="left"/>
      <w:pPr>
        <w:ind w:left="11148" w:hanging="401"/>
      </w:pPr>
      <w:rPr>
        <w:rFonts w:hint="default"/>
      </w:rPr>
    </w:lvl>
    <w:lvl w:ilvl="8">
      <w:numFmt w:val="bullet"/>
      <w:lvlText w:val="•"/>
      <w:lvlJc w:val="left"/>
      <w:pPr>
        <w:ind w:left="12632" w:hanging="401"/>
      </w:pPr>
      <w:rPr>
        <w:rFonts w:hint="default"/>
      </w:rPr>
    </w:lvl>
  </w:abstractNum>
  <w:abstractNum w:abstractNumId="24" w15:restartNumberingAfterBreak="0">
    <w:nsid w:val="3AFB6340"/>
    <w:multiLevelType w:val="hybridMultilevel"/>
    <w:tmpl w:val="C576CCA6"/>
    <w:lvl w:ilvl="0" w:tplc="AB987036">
      <w:numFmt w:val="bullet"/>
      <w:lvlText w:val=""/>
      <w:lvlJc w:val="left"/>
      <w:pPr>
        <w:ind w:left="58" w:hanging="300"/>
      </w:pPr>
      <w:rPr>
        <w:rFonts w:ascii="Symbol" w:eastAsia="Symbol" w:hAnsi="Symbol" w:cs="Symbol" w:hint="default"/>
        <w:w w:val="100"/>
        <w:sz w:val="20"/>
        <w:szCs w:val="20"/>
      </w:rPr>
    </w:lvl>
    <w:lvl w:ilvl="1" w:tplc="643CA9F4">
      <w:numFmt w:val="bullet"/>
      <w:lvlText w:val="•"/>
      <w:lvlJc w:val="left"/>
      <w:pPr>
        <w:ind w:left="815" w:hanging="300"/>
      </w:pPr>
      <w:rPr>
        <w:rFonts w:hint="default"/>
      </w:rPr>
    </w:lvl>
    <w:lvl w:ilvl="2" w:tplc="923EEFC4">
      <w:numFmt w:val="bullet"/>
      <w:lvlText w:val="•"/>
      <w:lvlJc w:val="left"/>
      <w:pPr>
        <w:ind w:left="1571" w:hanging="300"/>
      </w:pPr>
      <w:rPr>
        <w:rFonts w:hint="default"/>
      </w:rPr>
    </w:lvl>
    <w:lvl w:ilvl="3" w:tplc="B73E6CE8">
      <w:numFmt w:val="bullet"/>
      <w:lvlText w:val="•"/>
      <w:lvlJc w:val="left"/>
      <w:pPr>
        <w:ind w:left="2326" w:hanging="300"/>
      </w:pPr>
      <w:rPr>
        <w:rFonts w:hint="default"/>
      </w:rPr>
    </w:lvl>
    <w:lvl w:ilvl="4" w:tplc="8B64EC60">
      <w:numFmt w:val="bullet"/>
      <w:lvlText w:val="•"/>
      <w:lvlJc w:val="left"/>
      <w:pPr>
        <w:ind w:left="3082" w:hanging="300"/>
      </w:pPr>
      <w:rPr>
        <w:rFonts w:hint="default"/>
      </w:rPr>
    </w:lvl>
    <w:lvl w:ilvl="5" w:tplc="BD0E6294">
      <w:numFmt w:val="bullet"/>
      <w:lvlText w:val="•"/>
      <w:lvlJc w:val="left"/>
      <w:pPr>
        <w:ind w:left="3838" w:hanging="300"/>
      </w:pPr>
      <w:rPr>
        <w:rFonts w:hint="default"/>
      </w:rPr>
    </w:lvl>
    <w:lvl w:ilvl="6" w:tplc="41C0E424">
      <w:numFmt w:val="bullet"/>
      <w:lvlText w:val="•"/>
      <w:lvlJc w:val="left"/>
      <w:pPr>
        <w:ind w:left="4593" w:hanging="300"/>
      </w:pPr>
      <w:rPr>
        <w:rFonts w:hint="default"/>
      </w:rPr>
    </w:lvl>
    <w:lvl w:ilvl="7" w:tplc="FEB2862A">
      <w:numFmt w:val="bullet"/>
      <w:lvlText w:val="•"/>
      <w:lvlJc w:val="left"/>
      <w:pPr>
        <w:ind w:left="5349" w:hanging="300"/>
      </w:pPr>
      <w:rPr>
        <w:rFonts w:hint="default"/>
      </w:rPr>
    </w:lvl>
    <w:lvl w:ilvl="8" w:tplc="70C8214E">
      <w:numFmt w:val="bullet"/>
      <w:lvlText w:val="•"/>
      <w:lvlJc w:val="left"/>
      <w:pPr>
        <w:ind w:left="6104" w:hanging="300"/>
      </w:pPr>
      <w:rPr>
        <w:rFonts w:hint="default"/>
      </w:rPr>
    </w:lvl>
  </w:abstractNum>
  <w:abstractNum w:abstractNumId="25" w15:restartNumberingAfterBreak="0">
    <w:nsid w:val="3F795836"/>
    <w:multiLevelType w:val="hybridMultilevel"/>
    <w:tmpl w:val="563CB4E6"/>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6" w15:restartNumberingAfterBreak="0">
    <w:nsid w:val="41DC4D5A"/>
    <w:multiLevelType w:val="multilevel"/>
    <w:tmpl w:val="71DEDBAA"/>
    <w:lvl w:ilvl="0">
      <w:start w:val="5"/>
      <w:numFmt w:val="decimal"/>
      <w:lvlText w:val="%1"/>
      <w:lvlJc w:val="left"/>
      <w:pPr>
        <w:ind w:left="116" w:hanging="367"/>
      </w:pPr>
      <w:rPr>
        <w:rFonts w:hint="default"/>
      </w:rPr>
    </w:lvl>
    <w:lvl w:ilvl="1">
      <w:start w:val="2"/>
      <w:numFmt w:val="decimal"/>
      <w:lvlText w:val="%1.%2"/>
      <w:lvlJc w:val="left"/>
      <w:pPr>
        <w:ind w:left="116" w:hanging="367"/>
      </w:pPr>
      <w:rPr>
        <w:rFonts w:ascii="Arial" w:eastAsia="Arial" w:hAnsi="Arial" w:cs="Arial" w:hint="default"/>
        <w:spacing w:val="-1"/>
        <w:w w:val="100"/>
        <w:sz w:val="22"/>
        <w:szCs w:val="22"/>
      </w:rPr>
    </w:lvl>
    <w:lvl w:ilvl="2">
      <w:numFmt w:val="bullet"/>
      <w:lvlText w:val=""/>
      <w:lvlJc w:val="left"/>
      <w:pPr>
        <w:ind w:left="838" w:hanging="300"/>
      </w:pPr>
      <w:rPr>
        <w:rFonts w:ascii="Symbol" w:eastAsia="Symbol" w:hAnsi="Symbol" w:cs="Symbol" w:hint="default"/>
        <w:w w:val="100"/>
        <w:sz w:val="20"/>
        <w:szCs w:val="20"/>
      </w:rPr>
    </w:lvl>
    <w:lvl w:ilvl="3">
      <w:numFmt w:val="bullet"/>
      <w:lvlText w:val="•"/>
      <w:lvlJc w:val="left"/>
      <w:pPr>
        <w:ind w:left="2252" w:hanging="300"/>
      </w:pPr>
      <w:rPr>
        <w:rFonts w:hint="default"/>
      </w:rPr>
    </w:lvl>
    <w:lvl w:ilvl="4">
      <w:numFmt w:val="bullet"/>
      <w:lvlText w:val="•"/>
      <w:lvlJc w:val="left"/>
      <w:pPr>
        <w:ind w:left="2958" w:hanging="300"/>
      </w:pPr>
      <w:rPr>
        <w:rFonts w:hint="default"/>
      </w:rPr>
    </w:lvl>
    <w:lvl w:ilvl="5">
      <w:numFmt w:val="bullet"/>
      <w:lvlText w:val="•"/>
      <w:lvlJc w:val="left"/>
      <w:pPr>
        <w:ind w:left="3664" w:hanging="300"/>
      </w:pPr>
      <w:rPr>
        <w:rFonts w:hint="default"/>
      </w:rPr>
    </w:lvl>
    <w:lvl w:ilvl="6">
      <w:numFmt w:val="bullet"/>
      <w:lvlText w:val="•"/>
      <w:lvlJc w:val="left"/>
      <w:pPr>
        <w:ind w:left="4370" w:hanging="300"/>
      </w:pPr>
      <w:rPr>
        <w:rFonts w:hint="default"/>
      </w:rPr>
    </w:lvl>
    <w:lvl w:ilvl="7">
      <w:numFmt w:val="bullet"/>
      <w:lvlText w:val="•"/>
      <w:lvlJc w:val="left"/>
      <w:pPr>
        <w:ind w:left="5076" w:hanging="300"/>
      </w:pPr>
      <w:rPr>
        <w:rFonts w:hint="default"/>
      </w:rPr>
    </w:lvl>
    <w:lvl w:ilvl="8">
      <w:numFmt w:val="bullet"/>
      <w:lvlText w:val="•"/>
      <w:lvlJc w:val="left"/>
      <w:pPr>
        <w:ind w:left="5782" w:hanging="300"/>
      </w:pPr>
      <w:rPr>
        <w:rFonts w:hint="default"/>
      </w:rPr>
    </w:lvl>
  </w:abstractNum>
  <w:abstractNum w:abstractNumId="27" w15:restartNumberingAfterBreak="0">
    <w:nsid w:val="44274387"/>
    <w:multiLevelType w:val="multilevel"/>
    <w:tmpl w:val="A8F445DE"/>
    <w:lvl w:ilvl="0">
      <w:start w:val="1"/>
      <w:numFmt w:val="decimal"/>
      <w:lvlText w:val="%1"/>
      <w:lvlJc w:val="left"/>
      <w:pPr>
        <w:ind w:left="899" w:hanging="534"/>
      </w:pPr>
      <w:rPr>
        <w:rFonts w:hint="default"/>
      </w:rPr>
    </w:lvl>
    <w:lvl w:ilvl="1">
      <w:start w:val="17"/>
      <w:numFmt w:val="decimal"/>
      <w:lvlText w:val="%1.%2"/>
      <w:lvlJc w:val="left"/>
      <w:pPr>
        <w:ind w:left="899" w:hanging="534"/>
      </w:pPr>
      <w:rPr>
        <w:rFonts w:ascii="Arial" w:eastAsia="Arial" w:hAnsi="Arial" w:cs="Arial" w:hint="default"/>
        <w:spacing w:val="-1"/>
        <w:w w:val="100"/>
        <w:sz w:val="24"/>
        <w:szCs w:val="24"/>
      </w:rPr>
    </w:lvl>
    <w:lvl w:ilvl="2">
      <w:numFmt w:val="bullet"/>
      <w:lvlText w:val="•"/>
      <w:lvlJc w:val="left"/>
      <w:pPr>
        <w:ind w:left="3840" w:hanging="534"/>
      </w:pPr>
      <w:rPr>
        <w:rFonts w:hint="default"/>
      </w:rPr>
    </w:lvl>
    <w:lvl w:ilvl="3">
      <w:numFmt w:val="bullet"/>
      <w:lvlText w:val="•"/>
      <w:lvlJc w:val="left"/>
      <w:pPr>
        <w:ind w:left="5310" w:hanging="534"/>
      </w:pPr>
      <w:rPr>
        <w:rFonts w:hint="default"/>
      </w:rPr>
    </w:lvl>
    <w:lvl w:ilvl="4">
      <w:numFmt w:val="bullet"/>
      <w:lvlText w:val="•"/>
      <w:lvlJc w:val="left"/>
      <w:pPr>
        <w:ind w:left="6780" w:hanging="534"/>
      </w:pPr>
      <w:rPr>
        <w:rFonts w:hint="default"/>
      </w:rPr>
    </w:lvl>
    <w:lvl w:ilvl="5">
      <w:numFmt w:val="bullet"/>
      <w:lvlText w:val="•"/>
      <w:lvlJc w:val="left"/>
      <w:pPr>
        <w:ind w:left="8250" w:hanging="534"/>
      </w:pPr>
      <w:rPr>
        <w:rFonts w:hint="default"/>
      </w:rPr>
    </w:lvl>
    <w:lvl w:ilvl="6">
      <w:numFmt w:val="bullet"/>
      <w:lvlText w:val="•"/>
      <w:lvlJc w:val="left"/>
      <w:pPr>
        <w:ind w:left="9720" w:hanging="534"/>
      </w:pPr>
      <w:rPr>
        <w:rFonts w:hint="default"/>
      </w:rPr>
    </w:lvl>
    <w:lvl w:ilvl="7">
      <w:numFmt w:val="bullet"/>
      <w:lvlText w:val="•"/>
      <w:lvlJc w:val="left"/>
      <w:pPr>
        <w:ind w:left="11190" w:hanging="534"/>
      </w:pPr>
      <w:rPr>
        <w:rFonts w:hint="default"/>
      </w:rPr>
    </w:lvl>
    <w:lvl w:ilvl="8">
      <w:numFmt w:val="bullet"/>
      <w:lvlText w:val="•"/>
      <w:lvlJc w:val="left"/>
      <w:pPr>
        <w:ind w:left="12660" w:hanging="534"/>
      </w:pPr>
      <w:rPr>
        <w:rFonts w:hint="default"/>
      </w:rPr>
    </w:lvl>
  </w:abstractNum>
  <w:abstractNum w:abstractNumId="28" w15:restartNumberingAfterBreak="0">
    <w:nsid w:val="45C7370A"/>
    <w:multiLevelType w:val="multilevel"/>
    <w:tmpl w:val="8A846348"/>
    <w:lvl w:ilvl="0">
      <w:start w:val="3"/>
      <w:numFmt w:val="decimal"/>
      <w:lvlText w:val="%1"/>
      <w:lvlJc w:val="left"/>
      <w:pPr>
        <w:ind w:left="899" w:hanging="534"/>
      </w:pPr>
      <w:rPr>
        <w:rFonts w:hint="default"/>
      </w:rPr>
    </w:lvl>
    <w:lvl w:ilvl="1">
      <w:start w:val="18"/>
      <w:numFmt w:val="decimal"/>
      <w:lvlText w:val="%1.%2"/>
      <w:lvlJc w:val="left"/>
      <w:pPr>
        <w:ind w:left="899" w:hanging="534"/>
      </w:pPr>
      <w:rPr>
        <w:rFonts w:ascii="Arial" w:eastAsia="Arial" w:hAnsi="Arial" w:cs="Arial" w:hint="default"/>
        <w:spacing w:val="-1"/>
        <w:w w:val="100"/>
        <w:sz w:val="24"/>
        <w:szCs w:val="24"/>
      </w:rPr>
    </w:lvl>
    <w:lvl w:ilvl="2">
      <w:numFmt w:val="bullet"/>
      <w:lvlText w:val=""/>
      <w:lvlJc w:val="left"/>
      <w:pPr>
        <w:ind w:left="960" w:hanging="360"/>
      </w:pPr>
      <w:rPr>
        <w:rFonts w:hint="default"/>
        <w:w w:val="100"/>
      </w:rPr>
    </w:lvl>
    <w:lvl w:ilvl="3">
      <w:numFmt w:val="bullet"/>
      <w:lvlText w:val="o"/>
      <w:lvlJc w:val="left"/>
      <w:pPr>
        <w:ind w:left="1680" w:hanging="360"/>
      </w:pPr>
      <w:rPr>
        <w:rFonts w:hint="default"/>
        <w:w w:val="100"/>
      </w:rPr>
    </w:lvl>
    <w:lvl w:ilvl="4">
      <w:numFmt w:val="bullet"/>
      <w:lvlText w:val="•"/>
      <w:lvlJc w:val="left"/>
      <w:pPr>
        <w:ind w:left="5160" w:hanging="360"/>
      </w:pPr>
      <w:rPr>
        <w:rFonts w:hint="default"/>
      </w:rPr>
    </w:lvl>
    <w:lvl w:ilvl="5">
      <w:numFmt w:val="bullet"/>
      <w:lvlText w:val="•"/>
      <w:lvlJc w:val="left"/>
      <w:pPr>
        <w:ind w:left="6900" w:hanging="360"/>
      </w:pPr>
      <w:rPr>
        <w:rFonts w:hint="default"/>
      </w:rPr>
    </w:lvl>
    <w:lvl w:ilvl="6">
      <w:numFmt w:val="bullet"/>
      <w:lvlText w:val="•"/>
      <w:lvlJc w:val="left"/>
      <w:pPr>
        <w:ind w:left="8640" w:hanging="360"/>
      </w:pPr>
      <w:rPr>
        <w:rFonts w:hint="default"/>
      </w:rPr>
    </w:lvl>
    <w:lvl w:ilvl="7">
      <w:numFmt w:val="bullet"/>
      <w:lvlText w:val="•"/>
      <w:lvlJc w:val="left"/>
      <w:pPr>
        <w:ind w:left="10380" w:hanging="360"/>
      </w:pPr>
      <w:rPr>
        <w:rFonts w:hint="default"/>
      </w:rPr>
    </w:lvl>
    <w:lvl w:ilvl="8">
      <w:numFmt w:val="bullet"/>
      <w:lvlText w:val="•"/>
      <w:lvlJc w:val="left"/>
      <w:pPr>
        <w:ind w:left="12120" w:hanging="360"/>
      </w:pPr>
      <w:rPr>
        <w:rFonts w:hint="default"/>
      </w:rPr>
    </w:lvl>
  </w:abstractNum>
  <w:abstractNum w:abstractNumId="29" w15:restartNumberingAfterBreak="0">
    <w:nsid w:val="47154479"/>
    <w:multiLevelType w:val="hybridMultilevel"/>
    <w:tmpl w:val="545240EC"/>
    <w:lvl w:ilvl="0" w:tplc="13503D6A">
      <w:numFmt w:val="bullet"/>
      <w:lvlText w:val="•"/>
      <w:lvlJc w:val="left"/>
      <w:pPr>
        <w:ind w:left="1088" w:hanging="360"/>
      </w:pPr>
      <w:rPr>
        <w:rFonts w:ascii="Calibri" w:eastAsia="Calibri" w:hAnsi="Calibri" w:cs="Calibri" w:hint="default"/>
        <w:spacing w:val="-1"/>
        <w:w w:val="100"/>
        <w:sz w:val="24"/>
        <w:szCs w:val="24"/>
      </w:rPr>
    </w:lvl>
    <w:lvl w:ilvl="1" w:tplc="66A89E48">
      <w:numFmt w:val="bullet"/>
      <w:lvlText w:val="•"/>
      <w:lvlJc w:val="left"/>
      <w:pPr>
        <w:ind w:left="2532" w:hanging="360"/>
      </w:pPr>
      <w:rPr>
        <w:rFonts w:hint="default"/>
      </w:rPr>
    </w:lvl>
    <w:lvl w:ilvl="2" w:tplc="B6FC8C3E">
      <w:numFmt w:val="bullet"/>
      <w:lvlText w:val="•"/>
      <w:lvlJc w:val="left"/>
      <w:pPr>
        <w:ind w:left="3984" w:hanging="360"/>
      </w:pPr>
      <w:rPr>
        <w:rFonts w:hint="default"/>
      </w:rPr>
    </w:lvl>
    <w:lvl w:ilvl="3" w:tplc="B5421D6E">
      <w:numFmt w:val="bullet"/>
      <w:lvlText w:val="•"/>
      <w:lvlJc w:val="left"/>
      <w:pPr>
        <w:ind w:left="5436" w:hanging="360"/>
      </w:pPr>
      <w:rPr>
        <w:rFonts w:hint="default"/>
      </w:rPr>
    </w:lvl>
    <w:lvl w:ilvl="4" w:tplc="544097C6">
      <w:numFmt w:val="bullet"/>
      <w:lvlText w:val="•"/>
      <w:lvlJc w:val="left"/>
      <w:pPr>
        <w:ind w:left="6888" w:hanging="360"/>
      </w:pPr>
      <w:rPr>
        <w:rFonts w:hint="default"/>
      </w:rPr>
    </w:lvl>
    <w:lvl w:ilvl="5" w:tplc="F9FE37A0">
      <w:numFmt w:val="bullet"/>
      <w:lvlText w:val="•"/>
      <w:lvlJc w:val="left"/>
      <w:pPr>
        <w:ind w:left="8340" w:hanging="360"/>
      </w:pPr>
      <w:rPr>
        <w:rFonts w:hint="default"/>
      </w:rPr>
    </w:lvl>
    <w:lvl w:ilvl="6" w:tplc="780A9336">
      <w:numFmt w:val="bullet"/>
      <w:lvlText w:val="•"/>
      <w:lvlJc w:val="left"/>
      <w:pPr>
        <w:ind w:left="9792" w:hanging="360"/>
      </w:pPr>
      <w:rPr>
        <w:rFonts w:hint="default"/>
      </w:rPr>
    </w:lvl>
    <w:lvl w:ilvl="7" w:tplc="F328DFE2">
      <w:numFmt w:val="bullet"/>
      <w:lvlText w:val="•"/>
      <w:lvlJc w:val="left"/>
      <w:pPr>
        <w:ind w:left="11244" w:hanging="360"/>
      </w:pPr>
      <w:rPr>
        <w:rFonts w:hint="default"/>
      </w:rPr>
    </w:lvl>
    <w:lvl w:ilvl="8" w:tplc="99DAB5C6">
      <w:numFmt w:val="bullet"/>
      <w:lvlText w:val="•"/>
      <w:lvlJc w:val="left"/>
      <w:pPr>
        <w:ind w:left="12696" w:hanging="360"/>
      </w:pPr>
      <w:rPr>
        <w:rFonts w:hint="default"/>
      </w:rPr>
    </w:lvl>
  </w:abstractNum>
  <w:abstractNum w:abstractNumId="30" w15:restartNumberingAfterBreak="0">
    <w:nsid w:val="47F7174D"/>
    <w:multiLevelType w:val="multilevel"/>
    <w:tmpl w:val="1B1AFC3E"/>
    <w:lvl w:ilvl="0">
      <w:start w:val="4"/>
      <w:numFmt w:val="decimal"/>
      <w:lvlText w:val="%1"/>
      <w:lvlJc w:val="left"/>
      <w:pPr>
        <w:ind w:left="183" w:hanging="401"/>
      </w:pPr>
      <w:rPr>
        <w:rFonts w:hint="default"/>
      </w:rPr>
    </w:lvl>
    <w:lvl w:ilvl="1">
      <w:start w:val="1"/>
      <w:numFmt w:val="decimal"/>
      <w:lvlText w:val="%1.%2"/>
      <w:lvlJc w:val="left"/>
      <w:pPr>
        <w:ind w:left="183" w:hanging="401"/>
      </w:pPr>
      <w:rPr>
        <w:rFonts w:ascii="Arial" w:eastAsia="Arial" w:hAnsi="Arial" w:cs="Arial" w:hint="default"/>
        <w:spacing w:val="-1"/>
        <w:w w:val="100"/>
        <w:sz w:val="24"/>
        <w:szCs w:val="24"/>
      </w:rPr>
    </w:lvl>
    <w:lvl w:ilvl="2">
      <w:numFmt w:val="bullet"/>
      <w:lvlText w:val=""/>
      <w:lvlJc w:val="left"/>
      <w:pPr>
        <w:ind w:left="840" w:hanging="360"/>
      </w:pPr>
      <w:rPr>
        <w:rFonts w:ascii="Symbol" w:eastAsia="Symbol" w:hAnsi="Symbol" w:cs="Symbol" w:hint="default"/>
        <w:w w:val="100"/>
        <w:sz w:val="24"/>
        <w:szCs w:val="24"/>
      </w:rPr>
    </w:lvl>
    <w:lvl w:ilvl="3">
      <w:numFmt w:val="bullet"/>
      <w:lvlText w:val="o"/>
      <w:lvlJc w:val="left"/>
      <w:pPr>
        <w:ind w:left="1560" w:hanging="360"/>
      </w:pPr>
      <w:rPr>
        <w:rFonts w:ascii="Courier New" w:eastAsia="Courier New" w:hAnsi="Courier New" w:cs="Courier New" w:hint="default"/>
        <w:w w:val="100"/>
        <w:sz w:val="24"/>
        <w:szCs w:val="24"/>
      </w:rPr>
    </w:lvl>
    <w:lvl w:ilvl="4">
      <w:numFmt w:val="bullet"/>
      <w:lvlText w:val="•"/>
      <w:lvlJc w:val="left"/>
      <w:pPr>
        <w:ind w:left="4830" w:hanging="360"/>
      </w:pPr>
      <w:rPr>
        <w:rFonts w:hint="default"/>
      </w:rPr>
    </w:lvl>
    <w:lvl w:ilvl="5">
      <w:numFmt w:val="bullet"/>
      <w:lvlText w:val="•"/>
      <w:lvlJc w:val="left"/>
      <w:pPr>
        <w:ind w:left="6465" w:hanging="360"/>
      </w:pPr>
      <w:rPr>
        <w:rFonts w:hint="default"/>
      </w:rPr>
    </w:lvl>
    <w:lvl w:ilvl="6">
      <w:numFmt w:val="bullet"/>
      <w:lvlText w:val="•"/>
      <w:lvlJc w:val="left"/>
      <w:pPr>
        <w:ind w:left="8100" w:hanging="360"/>
      </w:pPr>
      <w:rPr>
        <w:rFonts w:hint="default"/>
      </w:rPr>
    </w:lvl>
    <w:lvl w:ilvl="7">
      <w:numFmt w:val="bullet"/>
      <w:lvlText w:val="•"/>
      <w:lvlJc w:val="left"/>
      <w:pPr>
        <w:ind w:left="9735" w:hanging="360"/>
      </w:pPr>
      <w:rPr>
        <w:rFonts w:hint="default"/>
      </w:rPr>
    </w:lvl>
    <w:lvl w:ilvl="8">
      <w:numFmt w:val="bullet"/>
      <w:lvlText w:val="•"/>
      <w:lvlJc w:val="left"/>
      <w:pPr>
        <w:ind w:left="11370" w:hanging="360"/>
      </w:pPr>
      <w:rPr>
        <w:rFonts w:hint="default"/>
      </w:rPr>
    </w:lvl>
  </w:abstractNum>
  <w:abstractNum w:abstractNumId="31" w15:restartNumberingAfterBreak="0">
    <w:nsid w:val="4DCB2E7F"/>
    <w:multiLevelType w:val="hybridMultilevel"/>
    <w:tmpl w:val="F0440F5E"/>
    <w:lvl w:ilvl="0" w:tplc="D77ADD2A">
      <w:numFmt w:val="bullet"/>
      <w:lvlText w:val="●"/>
      <w:lvlJc w:val="left"/>
      <w:pPr>
        <w:ind w:left="960" w:hanging="360"/>
      </w:pPr>
      <w:rPr>
        <w:rFonts w:ascii="Times New Roman" w:eastAsia="Times New Roman" w:hAnsi="Times New Roman" w:cs="Times New Roman" w:hint="default"/>
        <w:spacing w:val="-1"/>
        <w:w w:val="100"/>
        <w:sz w:val="24"/>
        <w:szCs w:val="24"/>
      </w:rPr>
    </w:lvl>
    <w:lvl w:ilvl="1" w:tplc="2C5C1C64">
      <w:numFmt w:val="bullet"/>
      <w:lvlText w:val="•"/>
      <w:lvlJc w:val="left"/>
      <w:pPr>
        <w:ind w:left="2424" w:hanging="360"/>
      </w:pPr>
      <w:rPr>
        <w:rFonts w:hint="default"/>
      </w:rPr>
    </w:lvl>
    <w:lvl w:ilvl="2" w:tplc="AA4233E6">
      <w:numFmt w:val="bullet"/>
      <w:lvlText w:val="•"/>
      <w:lvlJc w:val="left"/>
      <w:pPr>
        <w:ind w:left="3888" w:hanging="360"/>
      </w:pPr>
      <w:rPr>
        <w:rFonts w:hint="default"/>
      </w:rPr>
    </w:lvl>
    <w:lvl w:ilvl="3" w:tplc="47F852B4">
      <w:numFmt w:val="bullet"/>
      <w:lvlText w:val="•"/>
      <w:lvlJc w:val="left"/>
      <w:pPr>
        <w:ind w:left="5352" w:hanging="360"/>
      </w:pPr>
      <w:rPr>
        <w:rFonts w:hint="default"/>
      </w:rPr>
    </w:lvl>
    <w:lvl w:ilvl="4" w:tplc="4180324A">
      <w:numFmt w:val="bullet"/>
      <w:lvlText w:val="•"/>
      <w:lvlJc w:val="left"/>
      <w:pPr>
        <w:ind w:left="6816" w:hanging="360"/>
      </w:pPr>
      <w:rPr>
        <w:rFonts w:hint="default"/>
      </w:rPr>
    </w:lvl>
    <w:lvl w:ilvl="5" w:tplc="A85E9562">
      <w:numFmt w:val="bullet"/>
      <w:lvlText w:val="•"/>
      <w:lvlJc w:val="left"/>
      <w:pPr>
        <w:ind w:left="8280" w:hanging="360"/>
      </w:pPr>
      <w:rPr>
        <w:rFonts w:hint="default"/>
      </w:rPr>
    </w:lvl>
    <w:lvl w:ilvl="6" w:tplc="7A4063AC">
      <w:numFmt w:val="bullet"/>
      <w:lvlText w:val="•"/>
      <w:lvlJc w:val="left"/>
      <w:pPr>
        <w:ind w:left="9744" w:hanging="360"/>
      </w:pPr>
      <w:rPr>
        <w:rFonts w:hint="default"/>
      </w:rPr>
    </w:lvl>
    <w:lvl w:ilvl="7" w:tplc="2B9A2466">
      <w:numFmt w:val="bullet"/>
      <w:lvlText w:val="•"/>
      <w:lvlJc w:val="left"/>
      <w:pPr>
        <w:ind w:left="11208" w:hanging="360"/>
      </w:pPr>
      <w:rPr>
        <w:rFonts w:hint="default"/>
      </w:rPr>
    </w:lvl>
    <w:lvl w:ilvl="8" w:tplc="CDF0EBA4">
      <w:numFmt w:val="bullet"/>
      <w:lvlText w:val="•"/>
      <w:lvlJc w:val="left"/>
      <w:pPr>
        <w:ind w:left="12672" w:hanging="360"/>
      </w:pPr>
      <w:rPr>
        <w:rFonts w:hint="default"/>
      </w:rPr>
    </w:lvl>
  </w:abstractNum>
  <w:abstractNum w:abstractNumId="32" w15:restartNumberingAfterBreak="0">
    <w:nsid w:val="4DD408DB"/>
    <w:multiLevelType w:val="hybridMultilevel"/>
    <w:tmpl w:val="CC22ADA0"/>
    <w:lvl w:ilvl="0" w:tplc="862A9496">
      <w:numFmt w:val="bullet"/>
      <w:lvlText w:val=""/>
      <w:lvlJc w:val="left"/>
      <w:pPr>
        <w:ind w:left="838" w:hanging="300"/>
      </w:pPr>
      <w:rPr>
        <w:rFonts w:ascii="Symbol" w:eastAsia="Symbol" w:hAnsi="Symbol" w:cs="Symbol" w:hint="default"/>
        <w:w w:val="100"/>
        <w:sz w:val="20"/>
        <w:szCs w:val="20"/>
      </w:rPr>
    </w:lvl>
    <w:lvl w:ilvl="1" w:tplc="BEE4E14C">
      <w:numFmt w:val="bullet"/>
      <w:lvlText w:val="•"/>
      <w:lvlJc w:val="left"/>
      <w:pPr>
        <w:ind w:left="1517" w:hanging="300"/>
      </w:pPr>
      <w:rPr>
        <w:rFonts w:hint="default"/>
      </w:rPr>
    </w:lvl>
    <w:lvl w:ilvl="2" w:tplc="AE84A6F8">
      <w:numFmt w:val="bullet"/>
      <w:lvlText w:val="•"/>
      <w:lvlJc w:val="left"/>
      <w:pPr>
        <w:ind w:left="2195" w:hanging="300"/>
      </w:pPr>
      <w:rPr>
        <w:rFonts w:hint="default"/>
      </w:rPr>
    </w:lvl>
    <w:lvl w:ilvl="3" w:tplc="ECD8B368">
      <w:numFmt w:val="bullet"/>
      <w:lvlText w:val="•"/>
      <w:lvlJc w:val="left"/>
      <w:pPr>
        <w:ind w:left="2872" w:hanging="300"/>
      </w:pPr>
      <w:rPr>
        <w:rFonts w:hint="default"/>
      </w:rPr>
    </w:lvl>
    <w:lvl w:ilvl="4" w:tplc="20362B9E">
      <w:numFmt w:val="bullet"/>
      <w:lvlText w:val="•"/>
      <w:lvlJc w:val="left"/>
      <w:pPr>
        <w:ind w:left="3550" w:hanging="300"/>
      </w:pPr>
      <w:rPr>
        <w:rFonts w:hint="default"/>
      </w:rPr>
    </w:lvl>
    <w:lvl w:ilvl="5" w:tplc="9AF4E8D4">
      <w:numFmt w:val="bullet"/>
      <w:lvlText w:val="•"/>
      <w:lvlJc w:val="left"/>
      <w:pPr>
        <w:ind w:left="4228" w:hanging="300"/>
      </w:pPr>
      <w:rPr>
        <w:rFonts w:hint="default"/>
      </w:rPr>
    </w:lvl>
    <w:lvl w:ilvl="6" w:tplc="895E56C8">
      <w:numFmt w:val="bullet"/>
      <w:lvlText w:val="•"/>
      <w:lvlJc w:val="left"/>
      <w:pPr>
        <w:ind w:left="4905" w:hanging="300"/>
      </w:pPr>
      <w:rPr>
        <w:rFonts w:hint="default"/>
      </w:rPr>
    </w:lvl>
    <w:lvl w:ilvl="7" w:tplc="8B604360">
      <w:numFmt w:val="bullet"/>
      <w:lvlText w:val="•"/>
      <w:lvlJc w:val="left"/>
      <w:pPr>
        <w:ind w:left="5583" w:hanging="300"/>
      </w:pPr>
      <w:rPr>
        <w:rFonts w:hint="default"/>
      </w:rPr>
    </w:lvl>
    <w:lvl w:ilvl="8" w:tplc="43488420">
      <w:numFmt w:val="bullet"/>
      <w:lvlText w:val="•"/>
      <w:lvlJc w:val="left"/>
      <w:pPr>
        <w:ind w:left="6260" w:hanging="300"/>
      </w:pPr>
      <w:rPr>
        <w:rFonts w:hint="default"/>
      </w:rPr>
    </w:lvl>
  </w:abstractNum>
  <w:abstractNum w:abstractNumId="33" w15:restartNumberingAfterBreak="0">
    <w:nsid w:val="4E8D3A2F"/>
    <w:multiLevelType w:val="hybridMultilevel"/>
    <w:tmpl w:val="A304517A"/>
    <w:lvl w:ilvl="0" w:tplc="3AD08948">
      <w:numFmt w:val="bullet"/>
      <w:lvlText w:val=""/>
      <w:lvlJc w:val="left"/>
      <w:pPr>
        <w:ind w:left="838" w:hanging="300"/>
      </w:pPr>
      <w:rPr>
        <w:rFonts w:ascii="Symbol" w:eastAsia="Symbol" w:hAnsi="Symbol" w:cs="Symbol" w:hint="default"/>
        <w:w w:val="100"/>
        <w:sz w:val="20"/>
        <w:szCs w:val="20"/>
      </w:rPr>
    </w:lvl>
    <w:lvl w:ilvl="1" w:tplc="0D26D40A">
      <w:numFmt w:val="bullet"/>
      <w:lvlText w:val="•"/>
      <w:lvlJc w:val="left"/>
      <w:pPr>
        <w:ind w:left="1475" w:hanging="300"/>
      </w:pPr>
      <w:rPr>
        <w:rFonts w:hint="default"/>
      </w:rPr>
    </w:lvl>
    <w:lvl w:ilvl="2" w:tplc="04D0FEAA">
      <w:numFmt w:val="bullet"/>
      <w:lvlText w:val="•"/>
      <w:lvlJc w:val="left"/>
      <w:pPr>
        <w:ind w:left="2111" w:hanging="300"/>
      </w:pPr>
      <w:rPr>
        <w:rFonts w:hint="default"/>
      </w:rPr>
    </w:lvl>
    <w:lvl w:ilvl="3" w:tplc="7C261F86">
      <w:numFmt w:val="bullet"/>
      <w:lvlText w:val="•"/>
      <w:lvlJc w:val="left"/>
      <w:pPr>
        <w:ind w:left="2746" w:hanging="300"/>
      </w:pPr>
      <w:rPr>
        <w:rFonts w:hint="default"/>
      </w:rPr>
    </w:lvl>
    <w:lvl w:ilvl="4" w:tplc="9E246210">
      <w:numFmt w:val="bullet"/>
      <w:lvlText w:val="•"/>
      <w:lvlJc w:val="left"/>
      <w:pPr>
        <w:ind w:left="3382" w:hanging="300"/>
      </w:pPr>
      <w:rPr>
        <w:rFonts w:hint="default"/>
      </w:rPr>
    </w:lvl>
    <w:lvl w:ilvl="5" w:tplc="88521CEA">
      <w:numFmt w:val="bullet"/>
      <w:lvlText w:val="•"/>
      <w:lvlJc w:val="left"/>
      <w:pPr>
        <w:ind w:left="4017" w:hanging="300"/>
      </w:pPr>
      <w:rPr>
        <w:rFonts w:hint="default"/>
      </w:rPr>
    </w:lvl>
    <w:lvl w:ilvl="6" w:tplc="8604AC24">
      <w:numFmt w:val="bullet"/>
      <w:lvlText w:val="•"/>
      <w:lvlJc w:val="left"/>
      <w:pPr>
        <w:ind w:left="4653" w:hanging="300"/>
      </w:pPr>
      <w:rPr>
        <w:rFonts w:hint="default"/>
      </w:rPr>
    </w:lvl>
    <w:lvl w:ilvl="7" w:tplc="66486C1A">
      <w:numFmt w:val="bullet"/>
      <w:lvlText w:val="•"/>
      <w:lvlJc w:val="left"/>
      <w:pPr>
        <w:ind w:left="5288" w:hanging="300"/>
      </w:pPr>
      <w:rPr>
        <w:rFonts w:hint="default"/>
      </w:rPr>
    </w:lvl>
    <w:lvl w:ilvl="8" w:tplc="9E70E07A">
      <w:numFmt w:val="bullet"/>
      <w:lvlText w:val="•"/>
      <w:lvlJc w:val="left"/>
      <w:pPr>
        <w:ind w:left="5924" w:hanging="300"/>
      </w:pPr>
      <w:rPr>
        <w:rFonts w:hint="default"/>
      </w:rPr>
    </w:lvl>
  </w:abstractNum>
  <w:abstractNum w:abstractNumId="34" w15:restartNumberingAfterBreak="0">
    <w:nsid w:val="53C61364"/>
    <w:multiLevelType w:val="hybridMultilevel"/>
    <w:tmpl w:val="2B82A31A"/>
    <w:lvl w:ilvl="0" w:tplc="9730A438">
      <w:start w:val="1"/>
      <w:numFmt w:val="lowerLetter"/>
      <w:lvlText w:val="%1)"/>
      <w:lvlJc w:val="left"/>
      <w:pPr>
        <w:ind w:left="1680" w:hanging="360"/>
      </w:pPr>
      <w:rPr>
        <w:rFonts w:ascii="Arial" w:eastAsia="Arial" w:hAnsi="Arial" w:cs="Arial" w:hint="default"/>
        <w:spacing w:val="-1"/>
        <w:w w:val="100"/>
        <w:sz w:val="24"/>
        <w:szCs w:val="24"/>
      </w:rPr>
    </w:lvl>
    <w:lvl w:ilvl="1" w:tplc="80940BD2">
      <w:numFmt w:val="bullet"/>
      <w:lvlText w:val="•"/>
      <w:lvlJc w:val="left"/>
      <w:pPr>
        <w:ind w:left="3072" w:hanging="360"/>
      </w:pPr>
      <w:rPr>
        <w:rFonts w:hint="default"/>
      </w:rPr>
    </w:lvl>
    <w:lvl w:ilvl="2" w:tplc="C6589BE8">
      <w:numFmt w:val="bullet"/>
      <w:lvlText w:val="•"/>
      <w:lvlJc w:val="left"/>
      <w:pPr>
        <w:ind w:left="4464" w:hanging="360"/>
      </w:pPr>
      <w:rPr>
        <w:rFonts w:hint="default"/>
      </w:rPr>
    </w:lvl>
    <w:lvl w:ilvl="3" w:tplc="8FCAB1C4">
      <w:numFmt w:val="bullet"/>
      <w:lvlText w:val="•"/>
      <w:lvlJc w:val="left"/>
      <w:pPr>
        <w:ind w:left="5856" w:hanging="360"/>
      </w:pPr>
      <w:rPr>
        <w:rFonts w:hint="default"/>
      </w:rPr>
    </w:lvl>
    <w:lvl w:ilvl="4" w:tplc="299CBDE8">
      <w:numFmt w:val="bullet"/>
      <w:lvlText w:val="•"/>
      <w:lvlJc w:val="left"/>
      <w:pPr>
        <w:ind w:left="7248" w:hanging="360"/>
      </w:pPr>
      <w:rPr>
        <w:rFonts w:hint="default"/>
      </w:rPr>
    </w:lvl>
    <w:lvl w:ilvl="5" w:tplc="00A8A382">
      <w:numFmt w:val="bullet"/>
      <w:lvlText w:val="•"/>
      <w:lvlJc w:val="left"/>
      <w:pPr>
        <w:ind w:left="8640" w:hanging="360"/>
      </w:pPr>
      <w:rPr>
        <w:rFonts w:hint="default"/>
      </w:rPr>
    </w:lvl>
    <w:lvl w:ilvl="6" w:tplc="5BE82ADE">
      <w:numFmt w:val="bullet"/>
      <w:lvlText w:val="•"/>
      <w:lvlJc w:val="left"/>
      <w:pPr>
        <w:ind w:left="10032" w:hanging="360"/>
      </w:pPr>
      <w:rPr>
        <w:rFonts w:hint="default"/>
      </w:rPr>
    </w:lvl>
    <w:lvl w:ilvl="7" w:tplc="D3141F14">
      <w:numFmt w:val="bullet"/>
      <w:lvlText w:val="•"/>
      <w:lvlJc w:val="left"/>
      <w:pPr>
        <w:ind w:left="11424" w:hanging="360"/>
      </w:pPr>
      <w:rPr>
        <w:rFonts w:hint="default"/>
      </w:rPr>
    </w:lvl>
    <w:lvl w:ilvl="8" w:tplc="AF68BCE8">
      <w:numFmt w:val="bullet"/>
      <w:lvlText w:val="•"/>
      <w:lvlJc w:val="left"/>
      <w:pPr>
        <w:ind w:left="12816" w:hanging="360"/>
      </w:pPr>
      <w:rPr>
        <w:rFonts w:hint="default"/>
      </w:rPr>
    </w:lvl>
  </w:abstractNum>
  <w:abstractNum w:abstractNumId="35" w15:restartNumberingAfterBreak="0">
    <w:nsid w:val="56E43057"/>
    <w:multiLevelType w:val="hybridMultilevel"/>
    <w:tmpl w:val="922AFC8A"/>
    <w:lvl w:ilvl="0" w:tplc="EBA25624">
      <w:numFmt w:val="bullet"/>
      <w:lvlText w:val=""/>
      <w:lvlJc w:val="left"/>
      <w:pPr>
        <w:ind w:left="778" w:hanging="300"/>
      </w:pPr>
      <w:rPr>
        <w:rFonts w:ascii="Symbol" w:eastAsia="Symbol" w:hAnsi="Symbol" w:cs="Symbol" w:hint="default"/>
        <w:w w:val="100"/>
        <w:sz w:val="20"/>
        <w:szCs w:val="20"/>
      </w:rPr>
    </w:lvl>
    <w:lvl w:ilvl="1" w:tplc="0A84E7E4">
      <w:numFmt w:val="bullet"/>
      <w:lvlText w:val="•"/>
      <w:lvlJc w:val="left"/>
      <w:pPr>
        <w:ind w:left="1463" w:hanging="300"/>
      </w:pPr>
      <w:rPr>
        <w:rFonts w:hint="default"/>
      </w:rPr>
    </w:lvl>
    <w:lvl w:ilvl="2" w:tplc="D8CEDCDC">
      <w:numFmt w:val="bullet"/>
      <w:lvlText w:val="•"/>
      <w:lvlJc w:val="left"/>
      <w:pPr>
        <w:ind w:left="2147" w:hanging="300"/>
      </w:pPr>
      <w:rPr>
        <w:rFonts w:hint="default"/>
      </w:rPr>
    </w:lvl>
    <w:lvl w:ilvl="3" w:tplc="606C8656">
      <w:numFmt w:val="bullet"/>
      <w:lvlText w:val="•"/>
      <w:lvlJc w:val="left"/>
      <w:pPr>
        <w:ind w:left="2830" w:hanging="300"/>
      </w:pPr>
      <w:rPr>
        <w:rFonts w:hint="default"/>
      </w:rPr>
    </w:lvl>
    <w:lvl w:ilvl="4" w:tplc="3720283E">
      <w:numFmt w:val="bullet"/>
      <w:lvlText w:val="•"/>
      <w:lvlJc w:val="left"/>
      <w:pPr>
        <w:ind w:left="3514" w:hanging="300"/>
      </w:pPr>
      <w:rPr>
        <w:rFonts w:hint="default"/>
      </w:rPr>
    </w:lvl>
    <w:lvl w:ilvl="5" w:tplc="2C866E02">
      <w:numFmt w:val="bullet"/>
      <w:lvlText w:val="•"/>
      <w:lvlJc w:val="left"/>
      <w:pPr>
        <w:ind w:left="4198" w:hanging="300"/>
      </w:pPr>
      <w:rPr>
        <w:rFonts w:hint="default"/>
      </w:rPr>
    </w:lvl>
    <w:lvl w:ilvl="6" w:tplc="BE66D7A4">
      <w:numFmt w:val="bullet"/>
      <w:lvlText w:val="•"/>
      <w:lvlJc w:val="left"/>
      <w:pPr>
        <w:ind w:left="4881" w:hanging="300"/>
      </w:pPr>
      <w:rPr>
        <w:rFonts w:hint="default"/>
      </w:rPr>
    </w:lvl>
    <w:lvl w:ilvl="7" w:tplc="62CC993A">
      <w:numFmt w:val="bullet"/>
      <w:lvlText w:val="•"/>
      <w:lvlJc w:val="left"/>
      <w:pPr>
        <w:ind w:left="5565" w:hanging="300"/>
      </w:pPr>
      <w:rPr>
        <w:rFonts w:hint="default"/>
      </w:rPr>
    </w:lvl>
    <w:lvl w:ilvl="8" w:tplc="DCB48D34">
      <w:numFmt w:val="bullet"/>
      <w:lvlText w:val="•"/>
      <w:lvlJc w:val="left"/>
      <w:pPr>
        <w:ind w:left="6248" w:hanging="300"/>
      </w:pPr>
      <w:rPr>
        <w:rFonts w:hint="default"/>
      </w:rPr>
    </w:lvl>
  </w:abstractNum>
  <w:abstractNum w:abstractNumId="36" w15:restartNumberingAfterBreak="0">
    <w:nsid w:val="58E47408"/>
    <w:multiLevelType w:val="multilevel"/>
    <w:tmpl w:val="6818B6C0"/>
    <w:lvl w:ilvl="0">
      <w:start w:val="3"/>
      <w:numFmt w:val="decimal"/>
      <w:lvlText w:val="%1"/>
      <w:lvlJc w:val="left"/>
      <w:pPr>
        <w:ind w:left="116" w:hanging="490"/>
      </w:pPr>
      <w:rPr>
        <w:rFonts w:hint="default"/>
      </w:rPr>
    </w:lvl>
    <w:lvl w:ilvl="1">
      <w:start w:val="14"/>
      <w:numFmt w:val="decimal"/>
      <w:lvlText w:val="%1.%2"/>
      <w:lvlJc w:val="left"/>
      <w:pPr>
        <w:ind w:left="116" w:hanging="490"/>
      </w:pPr>
      <w:rPr>
        <w:rFonts w:ascii="Arial" w:eastAsia="Arial" w:hAnsi="Arial" w:cs="Arial" w:hint="default"/>
        <w:spacing w:val="-1"/>
        <w:w w:val="100"/>
        <w:sz w:val="22"/>
        <w:szCs w:val="22"/>
      </w:rPr>
    </w:lvl>
    <w:lvl w:ilvl="2">
      <w:numFmt w:val="bullet"/>
      <w:lvlText w:val=""/>
      <w:lvlJc w:val="left"/>
      <w:pPr>
        <w:ind w:left="778" w:hanging="300"/>
      </w:pPr>
      <w:rPr>
        <w:rFonts w:ascii="Symbol" w:eastAsia="Symbol" w:hAnsi="Symbol" w:cs="Symbol" w:hint="default"/>
        <w:w w:val="100"/>
        <w:sz w:val="20"/>
        <w:szCs w:val="20"/>
      </w:rPr>
    </w:lvl>
    <w:lvl w:ilvl="3">
      <w:numFmt w:val="bullet"/>
      <w:lvlText w:val="•"/>
      <w:lvlJc w:val="left"/>
      <w:pPr>
        <w:ind w:left="2205" w:hanging="300"/>
      </w:pPr>
      <w:rPr>
        <w:rFonts w:hint="default"/>
      </w:rPr>
    </w:lvl>
    <w:lvl w:ilvl="4">
      <w:numFmt w:val="bullet"/>
      <w:lvlText w:val="•"/>
      <w:lvlJc w:val="left"/>
      <w:pPr>
        <w:ind w:left="2918" w:hanging="300"/>
      </w:pPr>
      <w:rPr>
        <w:rFonts w:hint="default"/>
      </w:rPr>
    </w:lvl>
    <w:lvl w:ilvl="5">
      <w:numFmt w:val="bullet"/>
      <w:lvlText w:val="•"/>
      <w:lvlJc w:val="left"/>
      <w:pPr>
        <w:ind w:left="3631" w:hanging="300"/>
      </w:pPr>
      <w:rPr>
        <w:rFonts w:hint="default"/>
      </w:rPr>
    </w:lvl>
    <w:lvl w:ilvl="6">
      <w:numFmt w:val="bullet"/>
      <w:lvlText w:val="•"/>
      <w:lvlJc w:val="left"/>
      <w:pPr>
        <w:ind w:left="4343" w:hanging="300"/>
      </w:pPr>
      <w:rPr>
        <w:rFonts w:hint="default"/>
      </w:rPr>
    </w:lvl>
    <w:lvl w:ilvl="7">
      <w:numFmt w:val="bullet"/>
      <w:lvlText w:val="•"/>
      <w:lvlJc w:val="left"/>
      <w:pPr>
        <w:ind w:left="5056" w:hanging="300"/>
      </w:pPr>
      <w:rPr>
        <w:rFonts w:hint="default"/>
      </w:rPr>
    </w:lvl>
    <w:lvl w:ilvl="8">
      <w:numFmt w:val="bullet"/>
      <w:lvlText w:val="•"/>
      <w:lvlJc w:val="left"/>
      <w:pPr>
        <w:ind w:left="5769" w:hanging="300"/>
      </w:pPr>
      <w:rPr>
        <w:rFonts w:hint="default"/>
      </w:rPr>
    </w:lvl>
  </w:abstractNum>
  <w:abstractNum w:abstractNumId="37" w15:restartNumberingAfterBreak="0">
    <w:nsid w:val="5BD84441"/>
    <w:multiLevelType w:val="hybridMultilevel"/>
    <w:tmpl w:val="59209A68"/>
    <w:lvl w:ilvl="0" w:tplc="266A009C">
      <w:numFmt w:val="bullet"/>
      <w:lvlText w:val=""/>
      <w:lvlJc w:val="left"/>
      <w:pPr>
        <w:ind w:left="838" w:hanging="300"/>
      </w:pPr>
      <w:rPr>
        <w:rFonts w:ascii="Symbol" w:eastAsia="Symbol" w:hAnsi="Symbol" w:cs="Symbol" w:hint="default"/>
        <w:w w:val="100"/>
        <w:sz w:val="20"/>
        <w:szCs w:val="20"/>
      </w:rPr>
    </w:lvl>
    <w:lvl w:ilvl="1" w:tplc="CD48E498">
      <w:numFmt w:val="bullet"/>
      <w:lvlText w:val="•"/>
      <w:lvlJc w:val="left"/>
      <w:pPr>
        <w:ind w:left="1517" w:hanging="300"/>
      </w:pPr>
      <w:rPr>
        <w:rFonts w:hint="default"/>
      </w:rPr>
    </w:lvl>
    <w:lvl w:ilvl="2" w:tplc="2BC238E4">
      <w:numFmt w:val="bullet"/>
      <w:lvlText w:val="•"/>
      <w:lvlJc w:val="left"/>
      <w:pPr>
        <w:ind w:left="2195" w:hanging="300"/>
      </w:pPr>
      <w:rPr>
        <w:rFonts w:hint="default"/>
      </w:rPr>
    </w:lvl>
    <w:lvl w:ilvl="3" w:tplc="EBB8B2E0">
      <w:numFmt w:val="bullet"/>
      <w:lvlText w:val="•"/>
      <w:lvlJc w:val="left"/>
      <w:pPr>
        <w:ind w:left="2872" w:hanging="300"/>
      </w:pPr>
      <w:rPr>
        <w:rFonts w:hint="default"/>
      </w:rPr>
    </w:lvl>
    <w:lvl w:ilvl="4" w:tplc="B7D26EE4">
      <w:numFmt w:val="bullet"/>
      <w:lvlText w:val="•"/>
      <w:lvlJc w:val="left"/>
      <w:pPr>
        <w:ind w:left="3550" w:hanging="300"/>
      </w:pPr>
      <w:rPr>
        <w:rFonts w:hint="default"/>
      </w:rPr>
    </w:lvl>
    <w:lvl w:ilvl="5" w:tplc="9EDA8D88">
      <w:numFmt w:val="bullet"/>
      <w:lvlText w:val="•"/>
      <w:lvlJc w:val="left"/>
      <w:pPr>
        <w:ind w:left="4228" w:hanging="300"/>
      </w:pPr>
      <w:rPr>
        <w:rFonts w:hint="default"/>
      </w:rPr>
    </w:lvl>
    <w:lvl w:ilvl="6" w:tplc="1EC24408">
      <w:numFmt w:val="bullet"/>
      <w:lvlText w:val="•"/>
      <w:lvlJc w:val="left"/>
      <w:pPr>
        <w:ind w:left="4905" w:hanging="300"/>
      </w:pPr>
      <w:rPr>
        <w:rFonts w:hint="default"/>
      </w:rPr>
    </w:lvl>
    <w:lvl w:ilvl="7" w:tplc="5B3C69A0">
      <w:numFmt w:val="bullet"/>
      <w:lvlText w:val="•"/>
      <w:lvlJc w:val="left"/>
      <w:pPr>
        <w:ind w:left="5583" w:hanging="300"/>
      </w:pPr>
      <w:rPr>
        <w:rFonts w:hint="default"/>
      </w:rPr>
    </w:lvl>
    <w:lvl w:ilvl="8" w:tplc="B06E0F90">
      <w:numFmt w:val="bullet"/>
      <w:lvlText w:val="•"/>
      <w:lvlJc w:val="left"/>
      <w:pPr>
        <w:ind w:left="6260" w:hanging="300"/>
      </w:pPr>
      <w:rPr>
        <w:rFonts w:hint="default"/>
      </w:rPr>
    </w:lvl>
  </w:abstractNum>
  <w:abstractNum w:abstractNumId="38" w15:restartNumberingAfterBreak="0">
    <w:nsid w:val="60BE2FE4"/>
    <w:multiLevelType w:val="hybridMultilevel"/>
    <w:tmpl w:val="F1A03AA4"/>
    <w:lvl w:ilvl="0" w:tplc="04547410">
      <w:numFmt w:val="bullet"/>
      <w:lvlText w:val=""/>
      <w:lvlJc w:val="left"/>
      <w:pPr>
        <w:ind w:left="58" w:hanging="300"/>
      </w:pPr>
      <w:rPr>
        <w:rFonts w:ascii="Symbol" w:eastAsia="Symbol" w:hAnsi="Symbol" w:cs="Symbol" w:hint="default"/>
        <w:w w:val="100"/>
        <w:sz w:val="20"/>
        <w:szCs w:val="20"/>
      </w:rPr>
    </w:lvl>
    <w:lvl w:ilvl="1" w:tplc="EE164658">
      <w:numFmt w:val="bullet"/>
      <w:lvlText w:val="•"/>
      <w:lvlJc w:val="left"/>
      <w:pPr>
        <w:ind w:left="815" w:hanging="300"/>
      </w:pPr>
      <w:rPr>
        <w:rFonts w:hint="default"/>
      </w:rPr>
    </w:lvl>
    <w:lvl w:ilvl="2" w:tplc="FF088508">
      <w:numFmt w:val="bullet"/>
      <w:lvlText w:val="•"/>
      <w:lvlJc w:val="left"/>
      <w:pPr>
        <w:ind w:left="1571" w:hanging="300"/>
      </w:pPr>
      <w:rPr>
        <w:rFonts w:hint="default"/>
      </w:rPr>
    </w:lvl>
    <w:lvl w:ilvl="3" w:tplc="EB42FE54">
      <w:numFmt w:val="bullet"/>
      <w:lvlText w:val="•"/>
      <w:lvlJc w:val="left"/>
      <w:pPr>
        <w:ind w:left="2326" w:hanging="300"/>
      </w:pPr>
      <w:rPr>
        <w:rFonts w:hint="default"/>
      </w:rPr>
    </w:lvl>
    <w:lvl w:ilvl="4" w:tplc="8126F8C0">
      <w:numFmt w:val="bullet"/>
      <w:lvlText w:val="•"/>
      <w:lvlJc w:val="left"/>
      <w:pPr>
        <w:ind w:left="3082" w:hanging="300"/>
      </w:pPr>
      <w:rPr>
        <w:rFonts w:hint="default"/>
      </w:rPr>
    </w:lvl>
    <w:lvl w:ilvl="5" w:tplc="6590A71E">
      <w:numFmt w:val="bullet"/>
      <w:lvlText w:val="•"/>
      <w:lvlJc w:val="left"/>
      <w:pPr>
        <w:ind w:left="3838" w:hanging="300"/>
      </w:pPr>
      <w:rPr>
        <w:rFonts w:hint="default"/>
      </w:rPr>
    </w:lvl>
    <w:lvl w:ilvl="6" w:tplc="D8749188">
      <w:numFmt w:val="bullet"/>
      <w:lvlText w:val="•"/>
      <w:lvlJc w:val="left"/>
      <w:pPr>
        <w:ind w:left="4593" w:hanging="300"/>
      </w:pPr>
      <w:rPr>
        <w:rFonts w:hint="default"/>
      </w:rPr>
    </w:lvl>
    <w:lvl w:ilvl="7" w:tplc="8C203E0C">
      <w:numFmt w:val="bullet"/>
      <w:lvlText w:val="•"/>
      <w:lvlJc w:val="left"/>
      <w:pPr>
        <w:ind w:left="5349" w:hanging="300"/>
      </w:pPr>
      <w:rPr>
        <w:rFonts w:hint="default"/>
      </w:rPr>
    </w:lvl>
    <w:lvl w:ilvl="8" w:tplc="AE962692">
      <w:numFmt w:val="bullet"/>
      <w:lvlText w:val="•"/>
      <w:lvlJc w:val="left"/>
      <w:pPr>
        <w:ind w:left="6104" w:hanging="300"/>
      </w:pPr>
      <w:rPr>
        <w:rFonts w:hint="default"/>
      </w:rPr>
    </w:lvl>
  </w:abstractNum>
  <w:abstractNum w:abstractNumId="39" w15:restartNumberingAfterBreak="0">
    <w:nsid w:val="60D171D0"/>
    <w:multiLevelType w:val="hybridMultilevel"/>
    <w:tmpl w:val="26C47EC4"/>
    <w:lvl w:ilvl="0" w:tplc="8164797C">
      <w:numFmt w:val="bullet"/>
      <w:lvlText w:val="•"/>
      <w:lvlJc w:val="left"/>
      <w:pPr>
        <w:ind w:left="838" w:hanging="360"/>
      </w:pPr>
      <w:rPr>
        <w:rFonts w:ascii="Calibri" w:eastAsia="Calibri" w:hAnsi="Calibri" w:cs="Calibri" w:hint="default"/>
        <w:spacing w:val="-1"/>
        <w:w w:val="100"/>
        <w:sz w:val="22"/>
        <w:szCs w:val="22"/>
      </w:rPr>
    </w:lvl>
    <w:lvl w:ilvl="1" w:tplc="16727290">
      <w:numFmt w:val="bullet"/>
      <w:lvlText w:val="•"/>
      <w:lvlJc w:val="left"/>
      <w:pPr>
        <w:ind w:left="1475" w:hanging="360"/>
      </w:pPr>
      <w:rPr>
        <w:rFonts w:hint="default"/>
      </w:rPr>
    </w:lvl>
    <w:lvl w:ilvl="2" w:tplc="92043012">
      <w:numFmt w:val="bullet"/>
      <w:lvlText w:val="•"/>
      <w:lvlJc w:val="left"/>
      <w:pPr>
        <w:ind w:left="2111" w:hanging="360"/>
      </w:pPr>
      <w:rPr>
        <w:rFonts w:hint="default"/>
      </w:rPr>
    </w:lvl>
    <w:lvl w:ilvl="3" w:tplc="B03A0E70">
      <w:numFmt w:val="bullet"/>
      <w:lvlText w:val="•"/>
      <w:lvlJc w:val="left"/>
      <w:pPr>
        <w:ind w:left="2746" w:hanging="360"/>
      </w:pPr>
      <w:rPr>
        <w:rFonts w:hint="default"/>
      </w:rPr>
    </w:lvl>
    <w:lvl w:ilvl="4" w:tplc="43AC6FC2">
      <w:numFmt w:val="bullet"/>
      <w:lvlText w:val="•"/>
      <w:lvlJc w:val="left"/>
      <w:pPr>
        <w:ind w:left="3382" w:hanging="360"/>
      </w:pPr>
      <w:rPr>
        <w:rFonts w:hint="default"/>
      </w:rPr>
    </w:lvl>
    <w:lvl w:ilvl="5" w:tplc="0774495E">
      <w:numFmt w:val="bullet"/>
      <w:lvlText w:val="•"/>
      <w:lvlJc w:val="left"/>
      <w:pPr>
        <w:ind w:left="4017" w:hanging="360"/>
      </w:pPr>
      <w:rPr>
        <w:rFonts w:hint="default"/>
      </w:rPr>
    </w:lvl>
    <w:lvl w:ilvl="6" w:tplc="24A087BE">
      <w:numFmt w:val="bullet"/>
      <w:lvlText w:val="•"/>
      <w:lvlJc w:val="left"/>
      <w:pPr>
        <w:ind w:left="4653" w:hanging="360"/>
      </w:pPr>
      <w:rPr>
        <w:rFonts w:hint="default"/>
      </w:rPr>
    </w:lvl>
    <w:lvl w:ilvl="7" w:tplc="FEEEADD8">
      <w:numFmt w:val="bullet"/>
      <w:lvlText w:val="•"/>
      <w:lvlJc w:val="left"/>
      <w:pPr>
        <w:ind w:left="5288" w:hanging="360"/>
      </w:pPr>
      <w:rPr>
        <w:rFonts w:hint="default"/>
      </w:rPr>
    </w:lvl>
    <w:lvl w:ilvl="8" w:tplc="C2408A58">
      <w:numFmt w:val="bullet"/>
      <w:lvlText w:val="•"/>
      <w:lvlJc w:val="left"/>
      <w:pPr>
        <w:ind w:left="5924" w:hanging="360"/>
      </w:pPr>
      <w:rPr>
        <w:rFonts w:hint="default"/>
      </w:rPr>
    </w:lvl>
  </w:abstractNum>
  <w:abstractNum w:abstractNumId="40" w15:restartNumberingAfterBreak="0">
    <w:nsid w:val="63417D9C"/>
    <w:multiLevelType w:val="multilevel"/>
    <w:tmpl w:val="58ECEA10"/>
    <w:lvl w:ilvl="0">
      <w:start w:val="1"/>
      <w:numFmt w:val="decimal"/>
      <w:lvlText w:val="%1"/>
      <w:lvlJc w:val="left"/>
      <w:pPr>
        <w:ind w:left="116" w:hanging="490"/>
      </w:pPr>
      <w:rPr>
        <w:rFonts w:hint="default"/>
      </w:rPr>
    </w:lvl>
    <w:lvl w:ilvl="1">
      <w:start w:val="20"/>
      <w:numFmt w:val="decimal"/>
      <w:lvlText w:val="%1.%2"/>
      <w:lvlJc w:val="left"/>
      <w:pPr>
        <w:ind w:left="116" w:hanging="490"/>
      </w:pPr>
      <w:rPr>
        <w:rFonts w:ascii="Arial" w:eastAsia="Arial" w:hAnsi="Arial" w:cs="Arial" w:hint="default"/>
        <w:spacing w:val="-1"/>
        <w:w w:val="100"/>
        <w:sz w:val="22"/>
        <w:szCs w:val="22"/>
      </w:rPr>
    </w:lvl>
    <w:lvl w:ilvl="2">
      <w:numFmt w:val="bullet"/>
      <w:lvlText w:val=""/>
      <w:lvlJc w:val="left"/>
      <w:pPr>
        <w:ind w:left="778" w:hanging="300"/>
      </w:pPr>
      <w:rPr>
        <w:rFonts w:ascii="Symbol" w:eastAsia="Symbol" w:hAnsi="Symbol" w:cs="Symbol" w:hint="default"/>
        <w:w w:val="100"/>
        <w:sz w:val="20"/>
        <w:szCs w:val="20"/>
      </w:rPr>
    </w:lvl>
    <w:lvl w:ilvl="3">
      <w:numFmt w:val="bullet"/>
      <w:lvlText w:val="•"/>
      <w:lvlJc w:val="left"/>
      <w:pPr>
        <w:ind w:left="2205" w:hanging="300"/>
      </w:pPr>
      <w:rPr>
        <w:rFonts w:hint="default"/>
      </w:rPr>
    </w:lvl>
    <w:lvl w:ilvl="4">
      <w:numFmt w:val="bullet"/>
      <w:lvlText w:val="•"/>
      <w:lvlJc w:val="left"/>
      <w:pPr>
        <w:ind w:left="2918" w:hanging="300"/>
      </w:pPr>
      <w:rPr>
        <w:rFonts w:hint="default"/>
      </w:rPr>
    </w:lvl>
    <w:lvl w:ilvl="5">
      <w:numFmt w:val="bullet"/>
      <w:lvlText w:val="•"/>
      <w:lvlJc w:val="left"/>
      <w:pPr>
        <w:ind w:left="3631" w:hanging="300"/>
      </w:pPr>
      <w:rPr>
        <w:rFonts w:hint="default"/>
      </w:rPr>
    </w:lvl>
    <w:lvl w:ilvl="6">
      <w:numFmt w:val="bullet"/>
      <w:lvlText w:val="•"/>
      <w:lvlJc w:val="left"/>
      <w:pPr>
        <w:ind w:left="4343" w:hanging="300"/>
      </w:pPr>
      <w:rPr>
        <w:rFonts w:hint="default"/>
      </w:rPr>
    </w:lvl>
    <w:lvl w:ilvl="7">
      <w:numFmt w:val="bullet"/>
      <w:lvlText w:val="•"/>
      <w:lvlJc w:val="left"/>
      <w:pPr>
        <w:ind w:left="5056" w:hanging="300"/>
      </w:pPr>
      <w:rPr>
        <w:rFonts w:hint="default"/>
      </w:rPr>
    </w:lvl>
    <w:lvl w:ilvl="8">
      <w:numFmt w:val="bullet"/>
      <w:lvlText w:val="•"/>
      <w:lvlJc w:val="left"/>
      <w:pPr>
        <w:ind w:left="5769" w:hanging="300"/>
      </w:pPr>
      <w:rPr>
        <w:rFonts w:hint="default"/>
      </w:rPr>
    </w:lvl>
  </w:abstractNum>
  <w:abstractNum w:abstractNumId="41" w15:restartNumberingAfterBreak="0">
    <w:nsid w:val="64DF01A5"/>
    <w:multiLevelType w:val="multilevel"/>
    <w:tmpl w:val="66461BBC"/>
    <w:lvl w:ilvl="0">
      <w:start w:val="3"/>
      <w:numFmt w:val="decimal"/>
      <w:lvlText w:val="%1"/>
      <w:lvlJc w:val="left"/>
      <w:pPr>
        <w:ind w:left="899" w:hanging="534"/>
      </w:pPr>
      <w:rPr>
        <w:rFonts w:hint="default"/>
      </w:rPr>
    </w:lvl>
    <w:lvl w:ilvl="1">
      <w:start w:val="11"/>
      <w:numFmt w:val="decimal"/>
      <w:lvlText w:val="%1.%2"/>
      <w:lvlJc w:val="left"/>
      <w:pPr>
        <w:ind w:left="899" w:hanging="534"/>
      </w:pPr>
      <w:rPr>
        <w:rFonts w:ascii="Arial" w:eastAsia="Arial" w:hAnsi="Arial" w:cs="Arial" w:hint="default"/>
        <w:spacing w:val="-1"/>
        <w:w w:val="100"/>
        <w:sz w:val="24"/>
        <w:szCs w:val="24"/>
      </w:rPr>
    </w:lvl>
    <w:lvl w:ilvl="2">
      <w:numFmt w:val="bullet"/>
      <w:lvlText w:val="•"/>
      <w:lvlJc w:val="left"/>
      <w:pPr>
        <w:ind w:left="3840" w:hanging="534"/>
      </w:pPr>
      <w:rPr>
        <w:rFonts w:hint="default"/>
      </w:rPr>
    </w:lvl>
    <w:lvl w:ilvl="3">
      <w:numFmt w:val="bullet"/>
      <w:lvlText w:val="•"/>
      <w:lvlJc w:val="left"/>
      <w:pPr>
        <w:ind w:left="5310" w:hanging="534"/>
      </w:pPr>
      <w:rPr>
        <w:rFonts w:hint="default"/>
      </w:rPr>
    </w:lvl>
    <w:lvl w:ilvl="4">
      <w:numFmt w:val="bullet"/>
      <w:lvlText w:val="•"/>
      <w:lvlJc w:val="left"/>
      <w:pPr>
        <w:ind w:left="6780" w:hanging="534"/>
      </w:pPr>
      <w:rPr>
        <w:rFonts w:hint="default"/>
      </w:rPr>
    </w:lvl>
    <w:lvl w:ilvl="5">
      <w:numFmt w:val="bullet"/>
      <w:lvlText w:val="•"/>
      <w:lvlJc w:val="left"/>
      <w:pPr>
        <w:ind w:left="8250" w:hanging="534"/>
      </w:pPr>
      <w:rPr>
        <w:rFonts w:hint="default"/>
      </w:rPr>
    </w:lvl>
    <w:lvl w:ilvl="6">
      <w:numFmt w:val="bullet"/>
      <w:lvlText w:val="•"/>
      <w:lvlJc w:val="left"/>
      <w:pPr>
        <w:ind w:left="9720" w:hanging="534"/>
      </w:pPr>
      <w:rPr>
        <w:rFonts w:hint="default"/>
      </w:rPr>
    </w:lvl>
    <w:lvl w:ilvl="7">
      <w:numFmt w:val="bullet"/>
      <w:lvlText w:val="•"/>
      <w:lvlJc w:val="left"/>
      <w:pPr>
        <w:ind w:left="11190" w:hanging="534"/>
      </w:pPr>
      <w:rPr>
        <w:rFonts w:hint="default"/>
      </w:rPr>
    </w:lvl>
    <w:lvl w:ilvl="8">
      <w:numFmt w:val="bullet"/>
      <w:lvlText w:val="•"/>
      <w:lvlJc w:val="left"/>
      <w:pPr>
        <w:ind w:left="12660" w:hanging="534"/>
      </w:pPr>
      <w:rPr>
        <w:rFonts w:hint="default"/>
      </w:rPr>
    </w:lvl>
  </w:abstractNum>
  <w:abstractNum w:abstractNumId="42" w15:restartNumberingAfterBreak="0">
    <w:nsid w:val="65746D9A"/>
    <w:multiLevelType w:val="multilevel"/>
    <w:tmpl w:val="ED58C67A"/>
    <w:lvl w:ilvl="0">
      <w:start w:val="3"/>
      <w:numFmt w:val="decimal"/>
      <w:lvlText w:val="%1"/>
      <w:lvlJc w:val="left"/>
      <w:pPr>
        <w:ind w:left="116" w:hanging="490"/>
      </w:pPr>
      <w:rPr>
        <w:rFonts w:hint="default"/>
      </w:rPr>
    </w:lvl>
    <w:lvl w:ilvl="1">
      <w:start w:val="13"/>
      <w:numFmt w:val="decimal"/>
      <w:lvlText w:val="%1.%2"/>
      <w:lvlJc w:val="left"/>
      <w:pPr>
        <w:ind w:left="116" w:hanging="490"/>
      </w:pPr>
      <w:rPr>
        <w:rFonts w:ascii="Arial" w:eastAsia="Arial" w:hAnsi="Arial" w:cs="Arial" w:hint="default"/>
        <w:spacing w:val="-1"/>
        <w:w w:val="100"/>
        <w:sz w:val="22"/>
        <w:szCs w:val="22"/>
      </w:rPr>
    </w:lvl>
    <w:lvl w:ilvl="2">
      <w:numFmt w:val="bullet"/>
      <w:lvlText w:val=""/>
      <w:lvlJc w:val="left"/>
      <w:pPr>
        <w:ind w:left="778" w:hanging="300"/>
      </w:pPr>
      <w:rPr>
        <w:rFonts w:ascii="Symbol" w:eastAsia="Symbol" w:hAnsi="Symbol" w:cs="Symbol" w:hint="default"/>
        <w:w w:val="100"/>
        <w:sz w:val="20"/>
        <w:szCs w:val="20"/>
      </w:rPr>
    </w:lvl>
    <w:lvl w:ilvl="3">
      <w:numFmt w:val="bullet"/>
      <w:lvlText w:val="•"/>
      <w:lvlJc w:val="left"/>
      <w:pPr>
        <w:ind w:left="2205" w:hanging="300"/>
      </w:pPr>
      <w:rPr>
        <w:rFonts w:hint="default"/>
      </w:rPr>
    </w:lvl>
    <w:lvl w:ilvl="4">
      <w:numFmt w:val="bullet"/>
      <w:lvlText w:val="•"/>
      <w:lvlJc w:val="left"/>
      <w:pPr>
        <w:ind w:left="2918" w:hanging="300"/>
      </w:pPr>
      <w:rPr>
        <w:rFonts w:hint="default"/>
      </w:rPr>
    </w:lvl>
    <w:lvl w:ilvl="5">
      <w:numFmt w:val="bullet"/>
      <w:lvlText w:val="•"/>
      <w:lvlJc w:val="left"/>
      <w:pPr>
        <w:ind w:left="3631" w:hanging="300"/>
      </w:pPr>
      <w:rPr>
        <w:rFonts w:hint="default"/>
      </w:rPr>
    </w:lvl>
    <w:lvl w:ilvl="6">
      <w:numFmt w:val="bullet"/>
      <w:lvlText w:val="•"/>
      <w:lvlJc w:val="left"/>
      <w:pPr>
        <w:ind w:left="4343" w:hanging="300"/>
      </w:pPr>
      <w:rPr>
        <w:rFonts w:hint="default"/>
      </w:rPr>
    </w:lvl>
    <w:lvl w:ilvl="7">
      <w:numFmt w:val="bullet"/>
      <w:lvlText w:val="•"/>
      <w:lvlJc w:val="left"/>
      <w:pPr>
        <w:ind w:left="5056" w:hanging="300"/>
      </w:pPr>
      <w:rPr>
        <w:rFonts w:hint="default"/>
      </w:rPr>
    </w:lvl>
    <w:lvl w:ilvl="8">
      <w:numFmt w:val="bullet"/>
      <w:lvlText w:val="•"/>
      <w:lvlJc w:val="left"/>
      <w:pPr>
        <w:ind w:left="5769" w:hanging="300"/>
      </w:pPr>
      <w:rPr>
        <w:rFonts w:hint="default"/>
      </w:rPr>
    </w:lvl>
  </w:abstractNum>
  <w:abstractNum w:abstractNumId="43" w15:restartNumberingAfterBreak="0">
    <w:nsid w:val="685D0892"/>
    <w:multiLevelType w:val="hybridMultilevel"/>
    <w:tmpl w:val="FA08970C"/>
    <w:lvl w:ilvl="0" w:tplc="312CEA08">
      <w:numFmt w:val="bullet"/>
      <w:lvlText w:val=""/>
      <w:lvlJc w:val="left"/>
      <w:pPr>
        <w:ind w:left="838" w:hanging="300"/>
      </w:pPr>
      <w:rPr>
        <w:rFonts w:ascii="Symbol" w:eastAsia="Symbol" w:hAnsi="Symbol" w:cs="Symbol" w:hint="default"/>
        <w:w w:val="100"/>
        <w:sz w:val="20"/>
        <w:szCs w:val="20"/>
      </w:rPr>
    </w:lvl>
    <w:lvl w:ilvl="1" w:tplc="E1B0AA22">
      <w:numFmt w:val="bullet"/>
      <w:lvlText w:val="•"/>
      <w:lvlJc w:val="left"/>
      <w:pPr>
        <w:ind w:left="1517" w:hanging="300"/>
      </w:pPr>
      <w:rPr>
        <w:rFonts w:hint="default"/>
      </w:rPr>
    </w:lvl>
    <w:lvl w:ilvl="2" w:tplc="880CDF9A">
      <w:numFmt w:val="bullet"/>
      <w:lvlText w:val="•"/>
      <w:lvlJc w:val="left"/>
      <w:pPr>
        <w:ind w:left="2195" w:hanging="300"/>
      </w:pPr>
      <w:rPr>
        <w:rFonts w:hint="default"/>
      </w:rPr>
    </w:lvl>
    <w:lvl w:ilvl="3" w:tplc="9542B130">
      <w:numFmt w:val="bullet"/>
      <w:lvlText w:val="•"/>
      <w:lvlJc w:val="left"/>
      <w:pPr>
        <w:ind w:left="2872" w:hanging="300"/>
      </w:pPr>
      <w:rPr>
        <w:rFonts w:hint="default"/>
      </w:rPr>
    </w:lvl>
    <w:lvl w:ilvl="4" w:tplc="F45289FC">
      <w:numFmt w:val="bullet"/>
      <w:lvlText w:val="•"/>
      <w:lvlJc w:val="left"/>
      <w:pPr>
        <w:ind w:left="3550" w:hanging="300"/>
      </w:pPr>
      <w:rPr>
        <w:rFonts w:hint="default"/>
      </w:rPr>
    </w:lvl>
    <w:lvl w:ilvl="5" w:tplc="F1B0A23E">
      <w:numFmt w:val="bullet"/>
      <w:lvlText w:val="•"/>
      <w:lvlJc w:val="left"/>
      <w:pPr>
        <w:ind w:left="4228" w:hanging="300"/>
      </w:pPr>
      <w:rPr>
        <w:rFonts w:hint="default"/>
      </w:rPr>
    </w:lvl>
    <w:lvl w:ilvl="6" w:tplc="99D4E92A">
      <w:numFmt w:val="bullet"/>
      <w:lvlText w:val="•"/>
      <w:lvlJc w:val="left"/>
      <w:pPr>
        <w:ind w:left="4905" w:hanging="300"/>
      </w:pPr>
      <w:rPr>
        <w:rFonts w:hint="default"/>
      </w:rPr>
    </w:lvl>
    <w:lvl w:ilvl="7" w:tplc="B106A0D0">
      <w:numFmt w:val="bullet"/>
      <w:lvlText w:val="•"/>
      <w:lvlJc w:val="left"/>
      <w:pPr>
        <w:ind w:left="5583" w:hanging="300"/>
      </w:pPr>
      <w:rPr>
        <w:rFonts w:hint="default"/>
      </w:rPr>
    </w:lvl>
    <w:lvl w:ilvl="8" w:tplc="C87844BC">
      <w:numFmt w:val="bullet"/>
      <w:lvlText w:val="•"/>
      <w:lvlJc w:val="left"/>
      <w:pPr>
        <w:ind w:left="6260" w:hanging="300"/>
      </w:pPr>
      <w:rPr>
        <w:rFonts w:hint="default"/>
      </w:rPr>
    </w:lvl>
  </w:abstractNum>
  <w:abstractNum w:abstractNumId="44" w15:restartNumberingAfterBreak="0">
    <w:nsid w:val="6BAD1B0E"/>
    <w:multiLevelType w:val="multilevel"/>
    <w:tmpl w:val="2E4ED3E8"/>
    <w:lvl w:ilvl="0">
      <w:start w:val="3"/>
      <w:numFmt w:val="decimal"/>
      <w:lvlText w:val="%1"/>
      <w:lvlJc w:val="left"/>
      <w:pPr>
        <w:ind w:left="116" w:hanging="490"/>
      </w:pPr>
      <w:rPr>
        <w:rFonts w:hint="default"/>
      </w:rPr>
    </w:lvl>
    <w:lvl w:ilvl="1">
      <w:start w:val="16"/>
      <w:numFmt w:val="decimal"/>
      <w:lvlText w:val="%1.%2"/>
      <w:lvlJc w:val="left"/>
      <w:pPr>
        <w:ind w:left="116" w:hanging="490"/>
      </w:pPr>
      <w:rPr>
        <w:rFonts w:ascii="Arial" w:eastAsia="Arial" w:hAnsi="Arial" w:cs="Arial" w:hint="default"/>
        <w:spacing w:val="-1"/>
        <w:w w:val="100"/>
        <w:sz w:val="22"/>
        <w:szCs w:val="22"/>
      </w:rPr>
    </w:lvl>
    <w:lvl w:ilvl="2">
      <w:numFmt w:val="bullet"/>
      <w:lvlText w:val=""/>
      <w:lvlJc w:val="left"/>
      <w:pPr>
        <w:ind w:left="778" w:hanging="300"/>
      </w:pPr>
      <w:rPr>
        <w:rFonts w:ascii="Symbol" w:eastAsia="Symbol" w:hAnsi="Symbol" w:cs="Symbol" w:hint="default"/>
        <w:w w:val="100"/>
        <w:sz w:val="20"/>
        <w:szCs w:val="20"/>
      </w:rPr>
    </w:lvl>
    <w:lvl w:ilvl="3">
      <w:numFmt w:val="bullet"/>
      <w:lvlText w:val="•"/>
      <w:lvlJc w:val="left"/>
      <w:pPr>
        <w:ind w:left="2205" w:hanging="300"/>
      </w:pPr>
      <w:rPr>
        <w:rFonts w:hint="default"/>
      </w:rPr>
    </w:lvl>
    <w:lvl w:ilvl="4">
      <w:numFmt w:val="bullet"/>
      <w:lvlText w:val="•"/>
      <w:lvlJc w:val="left"/>
      <w:pPr>
        <w:ind w:left="2918" w:hanging="300"/>
      </w:pPr>
      <w:rPr>
        <w:rFonts w:hint="default"/>
      </w:rPr>
    </w:lvl>
    <w:lvl w:ilvl="5">
      <w:numFmt w:val="bullet"/>
      <w:lvlText w:val="•"/>
      <w:lvlJc w:val="left"/>
      <w:pPr>
        <w:ind w:left="3631" w:hanging="300"/>
      </w:pPr>
      <w:rPr>
        <w:rFonts w:hint="default"/>
      </w:rPr>
    </w:lvl>
    <w:lvl w:ilvl="6">
      <w:numFmt w:val="bullet"/>
      <w:lvlText w:val="•"/>
      <w:lvlJc w:val="left"/>
      <w:pPr>
        <w:ind w:left="4343" w:hanging="300"/>
      </w:pPr>
      <w:rPr>
        <w:rFonts w:hint="default"/>
      </w:rPr>
    </w:lvl>
    <w:lvl w:ilvl="7">
      <w:numFmt w:val="bullet"/>
      <w:lvlText w:val="•"/>
      <w:lvlJc w:val="left"/>
      <w:pPr>
        <w:ind w:left="5056" w:hanging="300"/>
      </w:pPr>
      <w:rPr>
        <w:rFonts w:hint="default"/>
      </w:rPr>
    </w:lvl>
    <w:lvl w:ilvl="8">
      <w:numFmt w:val="bullet"/>
      <w:lvlText w:val="•"/>
      <w:lvlJc w:val="left"/>
      <w:pPr>
        <w:ind w:left="5769" w:hanging="300"/>
      </w:pPr>
      <w:rPr>
        <w:rFonts w:hint="default"/>
      </w:rPr>
    </w:lvl>
  </w:abstractNum>
  <w:abstractNum w:abstractNumId="45" w15:restartNumberingAfterBreak="0">
    <w:nsid w:val="6C0664B1"/>
    <w:multiLevelType w:val="hybridMultilevel"/>
    <w:tmpl w:val="6366D76E"/>
    <w:lvl w:ilvl="0" w:tplc="1B8AE1A0">
      <w:numFmt w:val="bullet"/>
      <w:lvlText w:val="●"/>
      <w:lvlJc w:val="left"/>
      <w:pPr>
        <w:ind w:left="960" w:hanging="360"/>
      </w:pPr>
      <w:rPr>
        <w:rFonts w:ascii="Arial" w:eastAsia="Arial" w:hAnsi="Arial" w:cs="Arial" w:hint="default"/>
        <w:spacing w:val="-1"/>
        <w:w w:val="100"/>
        <w:sz w:val="24"/>
        <w:szCs w:val="24"/>
      </w:rPr>
    </w:lvl>
    <w:lvl w:ilvl="1" w:tplc="4906BB2E">
      <w:numFmt w:val="bullet"/>
      <w:lvlText w:val="•"/>
      <w:lvlJc w:val="left"/>
      <w:pPr>
        <w:ind w:left="2424" w:hanging="360"/>
      </w:pPr>
      <w:rPr>
        <w:rFonts w:hint="default"/>
      </w:rPr>
    </w:lvl>
    <w:lvl w:ilvl="2" w:tplc="537AE15A">
      <w:numFmt w:val="bullet"/>
      <w:lvlText w:val="•"/>
      <w:lvlJc w:val="left"/>
      <w:pPr>
        <w:ind w:left="3888" w:hanging="360"/>
      </w:pPr>
      <w:rPr>
        <w:rFonts w:hint="default"/>
      </w:rPr>
    </w:lvl>
    <w:lvl w:ilvl="3" w:tplc="BAF6F6EC">
      <w:numFmt w:val="bullet"/>
      <w:lvlText w:val="•"/>
      <w:lvlJc w:val="left"/>
      <w:pPr>
        <w:ind w:left="5352" w:hanging="360"/>
      </w:pPr>
      <w:rPr>
        <w:rFonts w:hint="default"/>
      </w:rPr>
    </w:lvl>
    <w:lvl w:ilvl="4" w:tplc="801AF678">
      <w:numFmt w:val="bullet"/>
      <w:lvlText w:val="•"/>
      <w:lvlJc w:val="left"/>
      <w:pPr>
        <w:ind w:left="6816" w:hanging="360"/>
      </w:pPr>
      <w:rPr>
        <w:rFonts w:hint="default"/>
      </w:rPr>
    </w:lvl>
    <w:lvl w:ilvl="5" w:tplc="1B307716">
      <w:numFmt w:val="bullet"/>
      <w:lvlText w:val="•"/>
      <w:lvlJc w:val="left"/>
      <w:pPr>
        <w:ind w:left="8280" w:hanging="360"/>
      </w:pPr>
      <w:rPr>
        <w:rFonts w:hint="default"/>
      </w:rPr>
    </w:lvl>
    <w:lvl w:ilvl="6" w:tplc="EE3043F6">
      <w:numFmt w:val="bullet"/>
      <w:lvlText w:val="•"/>
      <w:lvlJc w:val="left"/>
      <w:pPr>
        <w:ind w:left="9744" w:hanging="360"/>
      </w:pPr>
      <w:rPr>
        <w:rFonts w:hint="default"/>
      </w:rPr>
    </w:lvl>
    <w:lvl w:ilvl="7" w:tplc="A63E2C34">
      <w:numFmt w:val="bullet"/>
      <w:lvlText w:val="•"/>
      <w:lvlJc w:val="left"/>
      <w:pPr>
        <w:ind w:left="11208" w:hanging="360"/>
      </w:pPr>
      <w:rPr>
        <w:rFonts w:hint="default"/>
      </w:rPr>
    </w:lvl>
    <w:lvl w:ilvl="8" w:tplc="56902EDA">
      <w:numFmt w:val="bullet"/>
      <w:lvlText w:val="•"/>
      <w:lvlJc w:val="left"/>
      <w:pPr>
        <w:ind w:left="12672" w:hanging="360"/>
      </w:pPr>
      <w:rPr>
        <w:rFonts w:hint="default"/>
      </w:rPr>
    </w:lvl>
  </w:abstractNum>
  <w:abstractNum w:abstractNumId="46" w15:restartNumberingAfterBreak="0">
    <w:nsid w:val="732B19FC"/>
    <w:multiLevelType w:val="hybridMultilevel"/>
    <w:tmpl w:val="045A3D2A"/>
    <w:lvl w:ilvl="0" w:tplc="CC8002A6">
      <w:numFmt w:val="bullet"/>
      <w:lvlText w:val=""/>
      <w:lvlJc w:val="left"/>
      <w:pPr>
        <w:ind w:left="838" w:hanging="300"/>
      </w:pPr>
      <w:rPr>
        <w:rFonts w:ascii="Symbol" w:eastAsia="Symbol" w:hAnsi="Symbol" w:cs="Symbol" w:hint="default"/>
        <w:w w:val="100"/>
        <w:sz w:val="20"/>
        <w:szCs w:val="20"/>
      </w:rPr>
    </w:lvl>
    <w:lvl w:ilvl="1" w:tplc="04660844">
      <w:numFmt w:val="bullet"/>
      <w:lvlText w:val="•"/>
      <w:lvlJc w:val="left"/>
      <w:pPr>
        <w:ind w:left="1517" w:hanging="300"/>
      </w:pPr>
      <w:rPr>
        <w:rFonts w:hint="default"/>
      </w:rPr>
    </w:lvl>
    <w:lvl w:ilvl="2" w:tplc="9C9A30FC">
      <w:numFmt w:val="bullet"/>
      <w:lvlText w:val="•"/>
      <w:lvlJc w:val="left"/>
      <w:pPr>
        <w:ind w:left="2195" w:hanging="300"/>
      </w:pPr>
      <w:rPr>
        <w:rFonts w:hint="default"/>
      </w:rPr>
    </w:lvl>
    <w:lvl w:ilvl="3" w:tplc="C3A671D8">
      <w:numFmt w:val="bullet"/>
      <w:lvlText w:val="•"/>
      <w:lvlJc w:val="left"/>
      <w:pPr>
        <w:ind w:left="2872" w:hanging="300"/>
      </w:pPr>
      <w:rPr>
        <w:rFonts w:hint="default"/>
      </w:rPr>
    </w:lvl>
    <w:lvl w:ilvl="4" w:tplc="DE5E3906">
      <w:numFmt w:val="bullet"/>
      <w:lvlText w:val="•"/>
      <w:lvlJc w:val="left"/>
      <w:pPr>
        <w:ind w:left="3550" w:hanging="300"/>
      </w:pPr>
      <w:rPr>
        <w:rFonts w:hint="default"/>
      </w:rPr>
    </w:lvl>
    <w:lvl w:ilvl="5" w:tplc="0700C9C6">
      <w:numFmt w:val="bullet"/>
      <w:lvlText w:val="•"/>
      <w:lvlJc w:val="left"/>
      <w:pPr>
        <w:ind w:left="4228" w:hanging="300"/>
      </w:pPr>
      <w:rPr>
        <w:rFonts w:hint="default"/>
      </w:rPr>
    </w:lvl>
    <w:lvl w:ilvl="6" w:tplc="581A53F2">
      <w:numFmt w:val="bullet"/>
      <w:lvlText w:val="•"/>
      <w:lvlJc w:val="left"/>
      <w:pPr>
        <w:ind w:left="4905" w:hanging="300"/>
      </w:pPr>
      <w:rPr>
        <w:rFonts w:hint="default"/>
      </w:rPr>
    </w:lvl>
    <w:lvl w:ilvl="7" w:tplc="CDCE08C0">
      <w:numFmt w:val="bullet"/>
      <w:lvlText w:val="•"/>
      <w:lvlJc w:val="left"/>
      <w:pPr>
        <w:ind w:left="5583" w:hanging="300"/>
      </w:pPr>
      <w:rPr>
        <w:rFonts w:hint="default"/>
      </w:rPr>
    </w:lvl>
    <w:lvl w:ilvl="8" w:tplc="F4A4F124">
      <w:numFmt w:val="bullet"/>
      <w:lvlText w:val="•"/>
      <w:lvlJc w:val="left"/>
      <w:pPr>
        <w:ind w:left="6260" w:hanging="300"/>
      </w:pPr>
      <w:rPr>
        <w:rFonts w:hint="default"/>
      </w:rPr>
    </w:lvl>
  </w:abstractNum>
  <w:abstractNum w:abstractNumId="47" w15:restartNumberingAfterBreak="0">
    <w:nsid w:val="76BE2AFC"/>
    <w:multiLevelType w:val="hybridMultilevel"/>
    <w:tmpl w:val="74C669E4"/>
    <w:lvl w:ilvl="0" w:tplc="ED22C6E4">
      <w:numFmt w:val="bullet"/>
      <w:lvlText w:val=""/>
      <w:lvlJc w:val="left"/>
      <w:pPr>
        <w:ind w:left="778" w:hanging="300"/>
      </w:pPr>
      <w:rPr>
        <w:rFonts w:ascii="Symbol" w:eastAsia="Symbol" w:hAnsi="Symbol" w:cs="Symbol" w:hint="default"/>
        <w:w w:val="100"/>
        <w:sz w:val="20"/>
        <w:szCs w:val="20"/>
      </w:rPr>
    </w:lvl>
    <w:lvl w:ilvl="1" w:tplc="8DAA2798">
      <w:numFmt w:val="bullet"/>
      <w:lvlText w:val="•"/>
      <w:lvlJc w:val="left"/>
      <w:pPr>
        <w:ind w:left="1463" w:hanging="300"/>
      </w:pPr>
      <w:rPr>
        <w:rFonts w:hint="default"/>
      </w:rPr>
    </w:lvl>
    <w:lvl w:ilvl="2" w:tplc="71E62178">
      <w:numFmt w:val="bullet"/>
      <w:lvlText w:val="•"/>
      <w:lvlJc w:val="left"/>
      <w:pPr>
        <w:ind w:left="2147" w:hanging="300"/>
      </w:pPr>
      <w:rPr>
        <w:rFonts w:hint="default"/>
      </w:rPr>
    </w:lvl>
    <w:lvl w:ilvl="3" w:tplc="8514F54E">
      <w:numFmt w:val="bullet"/>
      <w:lvlText w:val="•"/>
      <w:lvlJc w:val="left"/>
      <w:pPr>
        <w:ind w:left="2830" w:hanging="300"/>
      </w:pPr>
      <w:rPr>
        <w:rFonts w:hint="default"/>
      </w:rPr>
    </w:lvl>
    <w:lvl w:ilvl="4" w:tplc="70864912">
      <w:numFmt w:val="bullet"/>
      <w:lvlText w:val="•"/>
      <w:lvlJc w:val="left"/>
      <w:pPr>
        <w:ind w:left="3514" w:hanging="300"/>
      </w:pPr>
      <w:rPr>
        <w:rFonts w:hint="default"/>
      </w:rPr>
    </w:lvl>
    <w:lvl w:ilvl="5" w:tplc="98C40284">
      <w:numFmt w:val="bullet"/>
      <w:lvlText w:val="•"/>
      <w:lvlJc w:val="left"/>
      <w:pPr>
        <w:ind w:left="4198" w:hanging="300"/>
      </w:pPr>
      <w:rPr>
        <w:rFonts w:hint="default"/>
      </w:rPr>
    </w:lvl>
    <w:lvl w:ilvl="6" w:tplc="F52AF432">
      <w:numFmt w:val="bullet"/>
      <w:lvlText w:val="•"/>
      <w:lvlJc w:val="left"/>
      <w:pPr>
        <w:ind w:left="4881" w:hanging="300"/>
      </w:pPr>
      <w:rPr>
        <w:rFonts w:hint="default"/>
      </w:rPr>
    </w:lvl>
    <w:lvl w:ilvl="7" w:tplc="ED36DFE8">
      <w:numFmt w:val="bullet"/>
      <w:lvlText w:val="•"/>
      <w:lvlJc w:val="left"/>
      <w:pPr>
        <w:ind w:left="5565" w:hanging="300"/>
      </w:pPr>
      <w:rPr>
        <w:rFonts w:hint="default"/>
      </w:rPr>
    </w:lvl>
    <w:lvl w:ilvl="8" w:tplc="8668E49E">
      <w:numFmt w:val="bullet"/>
      <w:lvlText w:val="•"/>
      <w:lvlJc w:val="left"/>
      <w:pPr>
        <w:ind w:left="6248" w:hanging="300"/>
      </w:pPr>
      <w:rPr>
        <w:rFonts w:hint="default"/>
      </w:rPr>
    </w:lvl>
  </w:abstractNum>
  <w:abstractNum w:abstractNumId="48" w15:restartNumberingAfterBreak="0">
    <w:nsid w:val="79F87C9C"/>
    <w:multiLevelType w:val="multilevel"/>
    <w:tmpl w:val="A49CA368"/>
    <w:lvl w:ilvl="0">
      <w:start w:val="5"/>
      <w:numFmt w:val="decimal"/>
      <w:lvlText w:val="%1"/>
      <w:lvlJc w:val="left"/>
      <w:pPr>
        <w:ind w:left="116" w:hanging="367"/>
      </w:pPr>
      <w:rPr>
        <w:rFonts w:hint="default"/>
      </w:rPr>
    </w:lvl>
    <w:lvl w:ilvl="1">
      <w:start w:val="1"/>
      <w:numFmt w:val="decimal"/>
      <w:lvlText w:val="%1.%2"/>
      <w:lvlJc w:val="left"/>
      <w:pPr>
        <w:ind w:left="116" w:hanging="367"/>
      </w:pPr>
      <w:rPr>
        <w:rFonts w:ascii="Arial" w:eastAsia="Arial" w:hAnsi="Arial" w:cs="Arial" w:hint="default"/>
        <w:spacing w:val="-1"/>
        <w:w w:val="100"/>
        <w:sz w:val="22"/>
        <w:szCs w:val="22"/>
      </w:rPr>
    </w:lvl>
    <w:lvl w:ilvl="2">
      <w:numFmt w:val="bullet"/>
      <w:lvlText w:val=""/>
      <w:lvlJc w:val="left"/>
      <w:pPr>
        <w:ind w:left="778" w:hanging="300"/>
      </w:pPr>
      <w:rPr>
        <w:rFonts w:ascii="Symbol" w:eastAsia="Symbol" w:hAnsi="Symbol" w:cs="Symbol" w:hint="default"/>
        <w:w w:val="100"/>
        <w:sz w:val="20"/>
        <w:szCs w:val="20"/>
      </w:rPr>
    </w:lvl>
    <w:lvl w:ilvl="3">
      <w:numFmt w:val="bullet"/>
      <w:lvlText w:val="•"/>
      <w:lvlJc w:val="left"/>
      <w:pPr>
        <w:ind w:left="2205" w:hanging="300"/>
      </w:pPr>
      <w:rPr>
        <w:rFonts w:hint="default"/>
      </w:rPr>
    </w:lvl>
    <w:lvl w:ilvl="4">
      <w:numFmt w:val="bullet"/>
      <w:lvlText w:val="•"/>
      <w:lvlJc w:val="left"/>
      <w:pPr>
        <w:ind w:left="2918" w:hanging="300"/>
      </w:pPr>
      <w:rPr>
        <w:rFonts w:hint="default"/>
      </w:rPr>
    </w:lvl>
    <w:lvl w:ilvl="5">
      <w:numFmt w:val="bullet"/>
      <w:lvlText w:val="•"/>
      <w:lvlJc w:val="left"/>
      <w:pPr>
        <w:ind w:left="3631" w:hanging="300"/>
      </w:pPr>
      <w:rPr>
        <w:rFonts w:hint="default"/>
      </w:rPr>
    </w:lvl>
    <w:lvl w:ilvl="6">
      <w:numFmt w:val="bullet"/>
      <w:lvlText w:val="•"/>
      <w:lvlJc w:val="left"/>
      <w:pPr>
        <w:ind w:left="4343" w:hanging="300"/>
      </w:pPr>
      <w:rPr>
        <w:rFonts w:hint="default"/>
      </w:rPr>
    </w:lvl>
    <w:lvl w:ilvl="7">
      <w:numFmt w:val="bullet"/>
      <w:lvlText w:val="•"/>
      <w:lvlJc w:val="left"/>
      <w:pPr>
        <w:ind w:left="5056" w:hanging="300"/>
      </w:pPr>
      <w:rPr>
        <w:rFonts w:hint="default"/>
      </w:rPr>
    </w:lvl>
    <w:lvl w:ilvl="8">
      <w:numFmt w:val="bullet"/>
      <w:lvlText w:val="•"/>
      <w:lvlJc w:val="left"/>
      <w:pPr>
        <w:ind w:left="5769" w:hanging="300"/>
      </w:pPr>
      <w:rPr>
        <w:rFonts w:hint="default"/>
      </w:rPr>
    </w:lvl>
  </w:abstractNum>
  <w:abstractNum w:abstractNumId="49" w15:restartNumberingAfterBreak="0">
    <w:nsid w:val="7EB53AF5"/>
    <w:multiLevelType w:val="hybridMultilevel"/>
    <w:tmpl w:val="1AE4E4D4"/>
    <w:lvl w:ilvl="0" w:tplc="20BAE748">
      <w:numFmt w:val="bullet"/>
      <w:lvlText w:val=""/>
      <w:lvlJc w:val="left"/>
      <w:pPr>
        <w:ind w:left="838" w:hanging="300"/>
      </w:pPr>
      <w:rPr>
        <w:rFonts w:ascii="Symbol" w:eastAsia="Symbol" w:hAnsi="Symbol" w:cs="Symbol" w:hint="default"/>
        <w:w w:val="100"/>
        <w:sz w:val="20"/>
        <w:szCs w:val="20"/>
      </w:rPr>
    </w:lvl>
    <w:lvl w:ilvl="1" w:tplc="37FAD364">
      <w:numFmt w:val="bullet"/>
      <w:lvlText w:val="•"/>
      <w:lvlJc w:val="left"/>
      <w:pPr>
        <w:ind w:left="1517" w:hanging="300"/>
      </w:pPr>
      <w:rPr>
        <w:rFonts w:hint="default"/>
      </w:rPr>
    </w:lvl>
    <w:lvl w:ilvl="2" w:tplc="5E9AA424">
      <w:numFmt w:val="bullet"/>
      <w:lvlText w:val="•"/>
      <w:lvlJc w:val="left"/>
      <w:pPr>
        <w:ind w:left="2195" w:hanging="300"/>
      </w:pPr>
      <w:rPr>
        <w:rFonts w:hint="default"/>
      </w:rPr>
    </w:lvl>
    <w:lvl w:ilvl="3" w:tplc="8F0E7D34">
      <w:numFmt w:val="bullet"/>
      <w:lvlText w:val="•"/>
      <w:lvlJc w:val="left"/>
      <w:pPr>
        <w:ind w:left="2872" w:hanging="300"/>
      </w:pPr>
      <w:rPr>
        <w:rFonts w:hint="default"/>
      </w:rPr>
    </w:lvl>
    <w:lvl w:ilvl="4" w:tplc="A332440E">
      <w:numFmt w:val="bullet"/>
      <w:lvlText w:val="•"/>
      <w:lvlJc w:val="left"/>
      <w:pPr>
        <w:ind w:left="3550" w:hanging="300"/>
      </w:pPr>
      <w:rPr>
        <w:rFonts w:hint="default"/>
      </w:rPr>
    </w:lvl>
    <w:lvl w:ilvl="5" w:tplc="29C2586A">
      <w:numFmt w:val="bullet"/>
      <w:lvlText w:val="•"/>
      <w:lvlJc w:val="left"/>
      <w:pPr>
        <w:ind w:left="4228" w:hanging="300"/>
      </w:pPr>
      <w:rPr>
        <w:rFonts w:hint="default"/>
      </w:rPr>
    </w:lvl>
    <w:lvl w:ilvl="6" w:tplc="4CDAD39E">
      <w:numFmt w:val="bullet"/>
      <w:lvlText w:val="•"/>
      <w:lvlJc w:val="left"/>
      <w:pPr>
        <w:ind w:left="4905" w:hanging="300"/>
      </w:pPr>
      <w:rPr>
        <w:rFonts w:hint="default"/>
      </w:rPr>
    </w:lvl>
    <w:lvl w:ilvl="7" w:tplc="08C83D1A">
      <w:numFmt w:val="bullet"/>
      <w:lvlText w:val="•"/>
      <w:lvlJc w:val="left"/>
      <w:pPr>
        <w:ind w:left="5583" w:hanging="300"/>
      </w:pPr>
      <w:rPr>
        <w:rFonts w:hint="default"/>
      </w:rPr>
    </w:lvl>
    <w:lvl w:ilvl="8" w:tplc="7568B2CE">
      <w:numFmt w:val="bullet"/>
      <w:lvlText w:val="•"/>
      <w:lvlJc w:val="left"/>
      <w:pPr>
        <w:ind w:left="6260" w:hanging="300"/>
      </w:pPr>
      <w:rPr>
        <w:rFonts w:hint="default"/>
      </w:rPr>
    </w:lvl>
  </w:abstractNum>
  <w:num w:numId="1">
    <w:abstractNumId w:val="26"/>
  </w:num>
  <w:num w:numId="2">
    <w:abstractNumId w:val="17"/>
  </w:num>
  <w:num w:numId="3">
    <w:abstractNumId w:val="48"/>
  </w:num>
  <w:num w:numId="4">
    <w:abstractNumId w:val="30"/>
  </w:num>
  <w:num w:numId="5">
    <w:abstractNumId w:val="44"/>
  </w:num>
  <w:num w:numId="6">
    <w:abstractNumId w:val="36"/>
  </w:num>
  <w:num w:numId="7">
    <w:abstractNumId w:val="42"/>
  </w:num>
  <w:num w:numId="8">
    <w:abstractNumId w:val="8"/>
  </w:num>
  <w:num w:numId="9">
    <w:abstractNumId w:val="19"/>
  </w:num>
  <w:num w:numId="10">
    <w:abstractNumId w:val="21"/>
  </w:num>
  <w:num w:numId="11">
    <w:abstractNumId w:val="20"/>
  </w:num>
  <w:num w:numId="12">
    <w:abstractNumId w:val="7"/>
  </w:num>
  <w:num w:numId="13">
    <w:abstractNumId w:val="40"/>
  </w:num>
  <w:num w:numId="14">
    <w:abstractNumId w:val="33"/>
  </w:num>
  <w:num w:numId="15">
    <w:abstractNumId w:val="12"/>
  </w:num>
  <w:num w:numId="16">
    <w:abstractNumId w:val="9"/>
  </w:num>
  <w:num w:numId="17">
    <w:abstractNumId w:val="39"/>
  </w:num>
  <w:num w:numId="18">
    <w:abstractNumId w:val="45"/>
  </w:num>
  <w:num w:numId="19">
    <w:abstractNumId w:val="34"/>
  </w:num>
  <w:num w:numId="20">
    <w:abstractNumId w:val="31"/>
  </w:num>
  <w:num w:numId="21">
    <w:abstractNumId w:val="28"/>
  </w:num>
  <w:num w:numId="22">
    <w:abstractNumId w:val="15"/>
  </w:num>
  <w:num w:numId="23">
    <w:abstractNumId w:val="41"/>
  </w:num>
  <w:num w:numId="24">
    <w:abstractNumId w:val="23"/>
  </w:num>
  <w:num w:numId="25">
    <w:abstractNumId w:val="3"/>
  </w:num>
  <w:num w:numId="26">
    <w:abstractNumId w:val="11"/>
  </w:num>
  <w:num w:numId="27">
    <w:abstractNumId w:val="6"/>
  </w:num>
  <w:num w:numId="28">
    <w:abstractNumId w:val="27"/>
  </w:num>
  <w:num w:numId="29">
    <w:abstractNumId w:val="16"/>
  </w:num>
  <w:num w:numId="30">
    <w:abstractNumId w:val="13"/>
  </w:num>
  <w:num w:numId="31">
    <w:abstractNumId w:val="32"/>
  </w:num>
  <w:num w:numId="32">
    <w:abstractNumId w:val="10"/>
  </w:num>
  <w:num w:numId="33">
    <w:abstractNumId w:val="46"/>
  </w:num>
  <w:num w:numId="34">
    <w:abstractNumId w:val="35"/>
  </w:num>
  <w:num w:numId="35">
    <w:abstractNumId w:val="24"/>
  </w:num>
  <w:num w:numId="36">
    <w:abstractNumId w:val="47"/>
  </w:num>
  <w:num w:numId="37">
    <w:abstractNumId w:val="0"/>
  </w:num>
  <w:num w:numId="38">
    <w:abstractNumId w:val="38"/>
  </w:num>
  <w:num w:numId="39">
    <w:abstractNumId w:val="49"/>
  </w:num>
  <w:num w:numId="40">
    <w:abstractNumId w:val="14"/>
  </w:num>
  <w:num w:numId="41">
    <w:abstractNumId w:val="5"/>
  </w:num>
  <w:num w:numId="42">
    <w:abstractNumId w:val="43"/>
  </w:num>
  <w:num w:numId="43">
    <w:abstractNumId w:val="18"/>
  </w:num>
  <w:num w:numId="44">
    <w:abstractNumId w:val="37"/>
  </w:num>
  <w:num w:numId="45">
    <w:abstractNumId w:val="22"/>
  </w:num>
  <w:num w:numId="46">
    <w:abstractNumId w:val="2"/>
  </w:num>
  <w:num w:numId="47">
    <w:abstractNumId w:val="1"/>
  </w:num>
  <w:num w:numId="48">
    <w:abstractNumId w:val="4"/>
  </w:num>
  <w:num w:numId="49">
    <w:abstractNumId w:val="29"/>
  </w:num>
  <w:num w:numId="50">
    <w:abstractNumId w:val="2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hamsaolee Xainhiaxang">
    <w15:presenceInfo w15:providerId="None" w15:userId="Khamsaolee Xainhiax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drawingGridHorizontalSpacing w:val="110"/>
  <w:displayHorizontalDrawingGridEvery w:val="2"/>
  <w:characterSpacingControl w:val="doNotCompress"/>
  <w:hdrShapeDefaults>
    <o:shapedefaults v:ext="edit" spidmax="2049">
      <o:colormru v:ext="edit" colors="#fcf,#fcc"/>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EF1"/>
    <w:rsid w:val="00000133"/>
    <w:rsid w:val="0000052D"/>
    <w:rsid w:val="000008F6"/>
    <w:rsid w:val="000010F1"/>
    <w:rsid w:val="0000257D"/>
    <w:rsid w:val="00002E68"/>
    <w:rsid w:val="00003038"/>
    <w:rsid w:val="00004C30"/>
    <w:rsid w:val="00004E41"/>
    <w:rsid w:val="00007ABA"/>
    <w:rsid w:val="000103B5"/>
    <w:rsid w:val="000109EC"/>
    <w:rsid w:val="000126C4"/>
    <w:rsid w:val="00012AA1"/>
    <w:rsid w:val="00013959"/>
    <w:rsid w:val="000144E3"/>
    <w:rsid w:val="00014C88"/>
    <w:rsid w:val="00014D3C"/>
    <w:rsid w:val="000166DA"/>
    <w:rsid w:val="00017036"/>
    <w:rsid w:val="000174BF"/>
    <w:rsid w:val="00017F81"/>
    <w:rsid w:val="00021279"/>
    <w:rsid w:val="0002164C"/>
    <w:rsid w:val="00021956"/>
    <w:rsid w:val="0002219D"/>
    <w:rsid w:val="00022E77"/>
    <w:rsid w:val="00023A0B"/>
    <w:rsid w:val="0002573E"/>
    <w:rsid w:val="00025E9D"/>
    <w:rsid w:val="00025F56"/>
    <w:rsid w:val="000261DB"/>
    <w:rsid w:val="00026C05"/>
    <w:rsid w:val="000270ED"/>
    <w:rsid w:val="00030C0C"/>
    <w:rsid w:val="00030CA7"/>
    <w:rsid w:val="00031B5B"/>
    <w:rsid w:val="00031E9C"/>
    <w:rsid w:val="00033D28"/>
    <w:rsid w:val="00034934"/>
    <w:rsid w:val="000349F6"/>
    <w:rsid w:val="00034E0C"/>
    <w:rsid w:val="000358B7"/>
    <w:rsid w:val="00037DA5"/>
    <w:rsid w:val="00040E2A"/>
    <w:rsid w:val="00040E3C"/>
    <w:rsid w:val="0004242A"/>
    <w:rsid w:val="00042A77"/>
    <w:rsid w:val="000432C3"/>
    <w:rsid w:val="00043312"/>
    <w:rsid w:val="000446D0"/>
    <w:rsid w:val="0004476F"/>
    <w:rsid w:val="00046531"/>
    <w:rsid w:val="00046C58"/>
    <w:rsid w:val="000470EE"/>
    <w:rsid w:val="00047298"/>
    <w:rsid w:val="00047D19"/>
    <w:rsid w:val="00050307"/>
    <w:rsid w:val="000519F5"/>
    <w:rsid w:val="00051E71"/>
    <w:rsid w:val="00053A86"/>
    <w:rsid w:val="00054145"/>
    <w:rsid w:val="00056CD7"/>
    <w:rsid w:val="000572D8"/>
    <w:rsid w:val="00057356"/>
    <w:rsid w:val="000605B2"/>
    <w:rsid w:val="0006086A"/>
    <w:rsid w:val="00061CCF"/>
    <w:rsid w:val="00061E40"/>
    <w:rsid w:val="000637A1"/>
    <w:rsid w:val="00063FB0"/>
    <w:rsid w:val="00065255"/>
    <w:rsid w:val="00065934"/>
    <w:rsid w:val="000660A5"/>
    <w:rsid w:val="00066454"/>
    <w:rsid w:val="0006656F"/>
    <w:rsid w:val="0007044C"/>
    <w:rsid w:val="000723CF"/>
    <w:rsid w:val="00072C87"/>
    <w:rsid w:val="00072CF3"/>
    <w:rsid w:val="00072D22"/>
    <w:rsid w:val="00073442"/>
    <w:rsid w:val="00073FA6"/>
    <w:rsid w:val="000756BC"/>
    <w:rsid w:val="00075869"/>
    <w:rsid w:val="000802D5"/>
    <w:rsid w:val="0008127D"/>
    <w:rsid w:val="00081825"/>
    <w:rsid w:val="00081C4E"/>
    <w:rsid w:val="00082CCF"/>
    <w:rsid w:val="000836E8"/>
    <w:rsid w:val="00083785"/>
    <w:rsid w:val="0008522E"/>
    <w:rsid w:val="000861BC"/>
    <w:rsid w:val="0008620B"/>
    <w:rsid w:val="0008644A"/>
    <w:rsid w:val="00087304"/>
    <w:rsid w:val="00087461"/>
    <w:rsid w:val="000904A9"/>
    <w:rsid w:val="000910E5"/>
    <w:rsid w:val="000911F2"/>
    <w:rsid w:val="000956A1"/>
    <w:rsid w:val="00095ADA"/>
    <w:rsid w:val="00095AF0"/>
    <w:rsid w:val="000964A0"/>
    <w:rsid w:val="00096B3D"/>
    <w:rsid w:val="00096CDF"/>
    <w:rsid w:val="0009725E"/>
    <w:rsid w:val="000A202B"/>
    <w:rsid w:val="000A31C1"/>
    <w:rsid w:val="000A3FE0"/>
    <w:rsid w:val="000A4AF3"/>
    <w:rsid w:val="000A6198"/>
    <w:rsid w:val="000A64AA"/>
    <w:rsid w:val="000A68BB"/>
    <w:rsid w:val="000A6F22"/>
    <w:rsid w:val="000B041F"/>
    <w:rsid w:val="000B0879"/>
    <w:rsid w:val="000B1A0E"/>
    <w:rsid w:val="000B25A2"/>
    <w:rsid w:val="000B2C35"/>
    <w:rsid w:val="000B2C74"/>
    <w:rsid w:val="000B3588"/>
    <w:rsid w:val="000B35AE"/>
    <w:rsid w:val="000B41B6"/>
    <w:rsid w:val="000B7434"/>
    <w:rsid w:val="000B7C17"/>
    <w:rsid w:val="000C02DF"/>
    <w:rsid w:val="000C0B19"/>
    <w:rsid w:val="000C1666"/>
    <w:rsid w:val="000C1864"/>
    <w:rsid w:val="000C18F1"/>
    <w:rsid w:val="000C380B"/>
    <w:rsid w:val="000C38E2"/>
    <w:rsid w:val="000C39A0"/>
    <w:rsid w:val="000C3E3F"/>
    <w:rsid w:val="000C4033"/>
    <w:rsid w:val="000C4F61"/>
    <w:rsid w:val="000C5AFE"/>
    <w:rsid w:val="000C6315"/>
    <w:rsid w:val="000D1A3D"/>
    <w:rsid w:val="000D1C40"/>
    <w:rsid w:val="000D1D95"/>
    <w:rsid w:val="000D582F"/>
    <w:rsid w:val="000D6862"/>
    <w:rsid w:val="000D6FAA"/>
    <w:rsid w:val="000D71B9"/>
    <w:rsid w:val="000D73AC"/>
    <w:rsid w:val="000D7586"/>
    <w:rsid w:val="000E1752"/>
    <w:rsid w:val="000E1ADC"/>
    <w:rsid w:val="000E38FB"/>
    <w:rsid w:val="000E39BF"/>
    <w:rsid w:val="000E3B61"/>
    <w:rsid w:val="000E3D7B"/>
    <w:rsid w:val="000E40D2"/>
    <w:rsid w:val="000E579D"/>
    <w:rsid w:val="000E5A8E"/>
    <w:rsid w:val="000E616F"/>
    <w:rsid w:val="000E6344"/>
    <w:rsid w:val="000E6449"/>
    <w:rsid w:val="000E6FC5"/>
    <w:rsid w:val="000E70AA"/>
    <w:rsid w:val="000E7982"/>
    <w:rsid w:val="000F0FD0"/>
    <w:rsid w:val="000F1D45"/>
    <w:rsid w:val="000F1EAA"/>
    <w:rsid w:val="000F1FED"/>
    <w:rsid w:val="000F310E"/>
    <w:rsid w:val="000F316E"/>
    <w:rsid w:val="000F32A4"/>
    <w:rsid w:val="000F3808"/>
    <w:rsid w:val="000F3AC6"/>
    <w:rsid w:val="000F416B"/>
    <w:rsid w:val="000F4194"/>
    <w:rsid w:val="000F43D9"/>
    <w:rsid w:val="000F6367"/>
    <w:rsid w:val="000F64CA"/>
    <w:rsid w:val="000F6B8C"/>
    <w:rsid w:val="000F7045"/>
    <w:rsid w:val="000F7381"/>
    <w:rsid w:val="000F7687"/>
    <w:rsid w:val="00103B8A"/>
    <w:rsid w:val="00103D5A"/>
    <w:rsid w:val="001055FD"/>
    <w:rsid w:val="00106AF8"/>
    <w:rsid w:val="001074E3"/>
    <w:rsid w:val="0011143E"/>
    <w:rsid w:val="00111795"/>
    <w:rsid w:val="00112D71"/>
    <w:rsid w:val="00112FAF"/>
    <w:rsid w:val="0011340C"/>
    <w:rsid w:val="00113BFC"/>
    <w:rsid w:val="00113C94"/>
    <w:rsid w:val="001142F8"/>
    <w:rsid w:val="0011430C"/>
    <w:rsid w:val="00114603"/>
    <w:rsid w:val="001147D9"/>
    <w:rsid w:val="001158C9"/>
    <w:rsid w:val="00115B03"/>
    <w:rsid w:val="0011764D"/>
    <w:rsid w:val="00117A84"/>
    <w:rsid w:val="00117E62"/>
    <w:rsid w:val="00120453"/>
    <w:rsid w:val="00120705"/>
    <w:rsid w:val="00120DDA"/>
    <w:rsid w:val="0012102E"/>
    <w:rsid w:val="00122F18"/>
    <w:rsid w:val="00123862"/>
    <w:rsid w:val="00124C66"/>
    <w:rsid w:val="0012508F"/>
    <w:rsid w:val="001250A9"/>
    <w:rsid w:val="00126B9A"/>
    <w:rsid w:val="0012748C"/>
    <w:rsid w:val="00130A54"/>
    <w:rsid w:val="00130CC3"/>
    <w:rsid w:val="00130EDD"/>
    <w:rsid w:val="0013133B"/>
    <w:rsid w:val="00131DAF"/>
    <w:rsid w:val="00131E90"/>
    <w:rsid w:val="001323F9"/>
    <w:rsid w:val="00132B15"/>
    <w:rsid w:val="00133360"/>
    <w:rsid w:val="0013481D"/>
    <w:rsid w:val="001349F6"/>
    <w:rsid w:val="0013547D"/>
    <w:rsid w:val="00135A6C"/>
    <w:rsid w:val="00136943"/>
    <w:rsid w:val="001403B7"/>
    <w:rsid w:val="001421CC"/>
    <w:rsid w:val="00143C46"/>
    <w:rsid w:val="00144698"/>
    <w:rsid w:val="00144880"/>
    <w:rsid w:val="001450FD"/>
    <w:rsid w:val="00146361"/>
    <w:rsid w:val="00146B7D"/>
    <w:rsid w:val="00146E59"/>
    <w:rsid w:val="001470FE"/>
    <w:rsid w:val="001505CF"/>
    <w:rsid w:val="00150ADA"/>
    <w:rsid w:val="00150B24"/>
    <w:rsid w:val="001514C6"/>
    <w:rsid w:val="00151748"/>
    <w:rsid w:val="0015183D"/>
    <w:rsid w:val="00151A73"/>
    <w:rsid w:val="00152377"/>
    <w:rsid w:val="0015240D"/>
    <w:rsid w:val="00152B56"/>
    <w:rsid w:val="00152BA4"/>
    <w:rsid w:val="0015317D"/>
    <w:rsid w:val="00153392"/>
    <w:rsid w:val="0015357C"/>
    <w:rsid w:val="001535D1"/>
    <w:rsid w:val="00153A6E"/>
    <w:rsid w:val="001548D9"/>
    <w:rsid w:val="00154B30"/>
    <w:rsid w:val="00155293"/>
    <w:rsid w:val="00155A59"/>
    <w:rsid w:val="00156787"/>
    <w:rsid w:val="00156963"/>
    <w:rsid w:val="0015710B"/>
    <w:rsid w:val="001571DF"/>
    <w:rsid w:val="00160334"/>
    <w:rsid w:val="00161F35"/>
    <w:rsid w:val="0016235E"/>
    <w:rsid w:val="001624F9"/>
    <w:rsid w:val="001632F6"/>
    <w:rsid w:val="00163ED4"/>
    <w:rsid w:val="001640C6"/>
    <w:rsid w:val="0016526D"/>
    <w:rsid w:val="001653BB"/>
    <w:rsid w:val="001661F5"/>
    <w:rsid w:val="00166873"/>
    <w:rsid w:val="00166F13"/>
    <w:rsid w:val="00170C0C"/>
    <w:rsid w:val="0017100D"/>
    <w:rsid w:val="00171162"/>
    <w:rsid w:val="00171576"/>
    <w:rsid w:val="00171DE3"/>
    <w:rsid w:val="0017289C"/>
    <w:rsid w:val="00173B43"/>
    <w:rsid w:val="00173DDD"/>
    <w:rsid w:val="00173EEF"/>
    <w:rsid w:val="00174E67"/>
    <w:rsid w:val="00175CC2"/>
    <w:rsid w:val="0017626D"/>
    <w:rsid w:val="0017627A"/>
    <w:rsid w:val="001762C8"/>
    <w:rsid w:val="001771A2"/>
    <w:rsid w:val="00180CE0"/>
    <w:rsid w:val="00180DC9"/>
    <w:rsid w:val="001822E8"/>
    <w:rsid w:val="00182861"/>
    <w:rsid w:val="0018304E"/>
    <w:rsid w:val="00183FB8"/>
    <w:rsid w:val="00186494"/>
    <w:rsid w:val="00186A05"/>
    <w:rsid w:val="00186D41"/>
    <w:rsid w:val="001871AB"/>
    <w:rsid w:val="00190482"/>
    <w:rsid w:val="001912C3"/>
    <w:rsid w:val="001912DD"/>
    <w:rsid w:val="001914C1"/>
    <w:rsid w:val="00193B8F"/>
    <w:rsid w:val="00194119"/>
    <w:rsid w:val="001942C6"/>
    <w:rsid w:val="001948EF"/>
    <w:rsid w:val="00194E5F"/>
    <w:rsid w:val="001964A1"/>
    <w:rsid w:val="00196636"/>
    <w:rsid w:val="001A1CA8"/>
    <w:rsid w:val="001A4323"/>
    <w:rsid w:val="001A5F29"/>
    <w:rsid w:val="001A778B"/>
    <w:rsid w:val="001B09EE"/>
    <w:rsid w:val="001B15DC"/>
    <w:rsid w:val="001B1940"/>
    <w:rsid w:val="001B34C1"/>
    <w:rsid w:val="001B4622"/>
    <w:rsid w:val="001B53FF"/>
    <w:rsid w:val="001B58BD"/>
    <w:rsid w:val="001B60EC"/>
    <w:rsid w:val="001B72A6"/>
    <w:rsid w:val="001C1193"/>
    <w:rsid w:val="001C1E32"/>
    <w:rsid w:val="001C2E0C"/>
    <w:rsid w:val="001C32D4"/>
    <w:rsid w:val="001C5007"/>
    <w:rsid w:val="001C535F"/>
    <w:rsid w:val="001C5A34"/>
    <w:rsid w:val="001C6032"/>
    <w:rsid w:val="001C7A2C"/>
    <w:rsid w:val="001D0BF3"/>
    <w:rsid w:val="001D18BC"/>
    <w:rsid w:val="001D1F4B"/>
    <w:rsid w:val="001D27FB"/>
    <w:rsid w:val="001D2961"/>
    <w:rsid w:val="001D2DE2"/>
    <w:rsid w:val="001D33FA"/>
    <w:rsid w:val="001D35AC"/>
    <w:rsid w:val="001D6838"/>
    <w:rsid w:val="001D6F38"/>
    <w:rsid w:val="001E035E"/>
    <w:rsid w:val="001E053F"/>
    <w:rsid w:val="001E1E8B"/>
    <w:rsid w:val="001E1F39"/>
    <w:rsid w:val="001E1FD7"/>
    <w:rsid w:val="001E2546"/>
    <w:rsid w:val="001E36F4"/>
    <w:rsid w:val="001E4060"/>
    <w:rsid w:val="001E445A"/>
    <w:rsid w:val="001E4780"/>
    <w:rsid w:val="001E4B83"/>
    <w:rsid w:val="001E5A6C"/>
    <w:rsid w:val="001E5E50"/>
    <w:rsid w:val="001E77F9"/>
    <w:rsid w:val="001F0043"/>
    <w:rsid w:val="001F34A4"/>
    <w:rsid w:val="001F3875"/>
    <w:rsid w:val="001F4555"/>
    <w:rsid w:val="001F474B"/>
    <w:rsid w:val="001F4C82"/>
    <w:rsid w:val="001F4DF1"/>
    <w:rsid w:val="001F6CB7"/>
    <w:rsid w:val="001F6D7F"/>
    <w:rsid w:val="002013B3"/>
    <w:rsid w:val="00201A9A"/>
    <w:rsid w:val="002025DF"/>
    <w:rsid w:val="00203907"/>
    <w:rsid w:val="0020417F"/>
    <w:rsid w:val="002042C0"/>
    <w:rsid w:val="0020458C"/>
    <w:rsid w:val="002048A1"/>
    <w:rsid w:val="00204BAB"/>
    <w:rsid w:val="00204C84"/>
    <w:rsid w:val="00204F4A"/>
    <w:rsid w:val="00206296"/>
    <w:rsid w:val="00206D0A"/>
    <w:rsid w:val="00210074"/>
    <w:rsid w:val="0021026A"/>
    <w:rsid w:val="00210465"/>
    <w:rsid w:val="00210BB4"/>
    <w:rsid w:val="0021302C"/>
    <w:rsid w:val="00213F64"/>
    <w:rsid w:val="002160D3"/>
    <w:rsid w:val="00216CB4"/>
    <w:rsid w:val="00220BCB"/>
    <w:rsid w:val="00220C1B"/>
    <w:rsid w:val="002217F5"/>
    <w:rsid w:val="00221865"/>
    <w:rsid w:val="00222E80"/>
    <w:rsid w:val="00223112"/>
    <w:rsid w:val="00223609"/>
    <w:rsid w:val="00223E71"/>
    <w:rsid w:val="0022424D"/>
    <w:rsid w:val="00224636"/>
    <w:rsid w:val="002257F1"/>
    <w:rsid w:val="00225BCD"/>
    <w:rsid w:val="00226C97"/>
    <w:rsid w:val="0022711D"/>
    <w:rsid w:val="00227540"/>
    <w:rsid w:val="00227A6B"/>
    <w:rsid w:val="00230392"/>
    <w:rsid w:val="0023081D"/>
    <w:rsid w:val="00232FA4"/>
    <w:rsid w:val="00233BF5"/>
    <w:rsid w:val="00234306"/>
    <w:rsid w:val="002343A5"/>
    <w:rsid w:val="00235E78"/>
    <w:rsid w:val="0023608F"/>
    <w:rsid w:val="002366C8"/>
    <w:rsid w:val="00240876"/>
    <w:rsid w:val="002409EB"/>
    <w:rsid w:val="002411A3"/>
    <w:rsid w:val="00241CD3"/>
    <w:rsid w:val="0024215B"/>
    <w:rsid w:val="0024340C"/>
    <w:rsid w:val="00243839"/>
    <w:rsid w:val="00244421"/>
    <w:rsid w:val="00244D13"/>
    <w:rsid w:val="00246BB6"/>
    <w:rsid w:val="00246BC8"/>
    <w:rsid w:val="0024713D"/>
    <w:rsid w:val="0024741C"/>
    <w:rsid w:val="00247C4F"/>
    <w:rsid w:val="0025084B"/>
    <w:rsid w:val="002508A7"/>
    <w:rsid w:val="00251900"/>
    <w:rsid w:val="00251FE9"/>
    <w:rsid w:val="00252AE6"/>
    <w:rsid w:val="00253E26"/>
    <w:rsid w:val="00254DDF"/>
    <w:rsid w:val="00255576"/>
    <w:rsid w:val="002567BB"/>
    <w:rsid w:val="00256AD9"/>
    <w:rsid w:val="00257661"/>
    <w:rsid w:val="002577BA"/>
    <w:rsid w:val="0025784E"/>
    <w:rsid w:val="00257A09"/>
    <w:rsid w:val="002602A7"/>
    <w:rsid w:val="00261119"/>
    <w:rsid w:val="002613D1"/>
    <w:rsid w:val="00262C17"/>
    <w:rsid w:val="00262E18"/>
    <w:rsid w:val="00263C10"/>
    <w:rsid w:val="0026432B"/>
    <w:rsid w:val="00264494"/>
    <w:rsid w:val="00264D05"/>
    <w:rsid w:val="00264DDF"/>
    <w:rsid w:val="0026554D"/>
    <w:rsid w:val="0026568E"/>
    <w:rsid w:val="0026579E"/>
    <w:rsid w:val="00265C15"/>
    <w:rsid w:val="00266034"/>
    <w:rsid w:val="002668F0"/>
    <w:rsid w:val="002669BE"/>
    <w:rsid w:val="0026745E"/>
    <w:rsid w:val="00267EE1"/>
    <w:rsid w:val="0027001A"/>
    <w:rsid w:val="002703F7"/>
    <w:rsid w:val="00270801"/>
    <w:rsid w:val="002731D9"/>
    <w:rsid w:val="00273DA8"/>
    <w:rsid w:val="0027404F"/>
    <w:rsid w:val="00275472"/>
    <w:rsid w:val="00276674"/>
    <w:rsid w:val="00276E00"/>
    <w:rsid w:val="002772E9"/>
    <w:rsid w:val="002777C2"/>
    <w:rsid w:val="002804FF"/>
    <w:rsid w:val="00280618"/>
    <w:rsid w:val="0028068A"/>
    <w:rsid w:val="00280765"/>
    <w:rsid w:val="00280C54"/>
    <w:rsid w:val="00282365"/>
    <w:rsid w:val="002840D9"/>
    <w:rsid w:val="002849C7"/>
    <w:rsid w:val="00284E0F"/>
    <w:rsid w:val="00285C03"/>
    <w:rsid w:val="00286245"/>
    <w:rsid w:val="002871E0"/>
    <w:rsid w:val="00287442"/>
    <w:rsid w:val="00287BBC"/>
    <w:rsid w:val="0029030E"/>
    <w:rsid w:val="00290644"/>
    <w:rsid w:val="002929F7"/>
    <w:rsid w:val="00292C90"/>
    <w:rsid w:val="002942FC"/>
    <w:rsid w:val="00294CFE"/>
    <w:rsid w:val="002953DF"/>
    <w:rsid w:val="00296685"/>
    <w:rsid w:val="00296B11"/>
    <w:rsid w:val="002A0D98"/>
    <w:rsid w:val="002A1A83"/>
    <w:rsid w:val="002A1CDA"/>
    <w:rsid w:val="002A2D3D"/>
    <w:rsid w:val="002A3378"/>
    <w:rsid w:val="002A38F6"/>
    <w:rsid w:val="002A4C92"/>
    <w:rsid w:val="002A53CE"/>
    <w:rsid w:val="002A58EB"/>
    <w:rsid w:val="002A6B58"/>
    <w:rsid w:val="002A6D08"/>
    <w:rsid w:val="002A6D48"/>
    <w:rsid w:val="002A70BC"/>
    <w:rsid w:val="002B133D"/>
    <w:rsid w:val="002B148B"/>
    <w:rsid w:val="002B19DA"/>
    <w:rsid w:val="002B1A6E"/>
    <w:rsid w:val="002B1BC6"/>
    <w:rsid w:val="002B2675"/>
    <w:rsid w:val="002B3948"/>
    <w:rsid w:val="002B3FBF"/>
    <w:rsid w:val="002B5611"/>
    <w:rsid w:val="002B5A0C"/>
    <w:rsid w:val="002B6892"/>
    <w:rsid w:val="002B6F53"/>
    <w:rsid w:val="002B770A"/>
    <w:rsid w:val="002C013E"/>
    <w:rsid w:val="002C1DBE"/>
    <w:rsid w:val="002C1F6F"/>
    <w:rsid w:val="002C3D59"/>
    <w:rsid w:val="002C4990"/>
    <w:rsid w:val="002C5E29"/>
    <w:rsid w:val="002C6614"/>
    <w:rsid w:val="002C7280"/>
    <w:rsid w:val="002C72C8"/>
    <w:rsid w:val="002C7AB7"/>
    <w:rsid w:val="002D096C"/>
    <w:rsid w:val="002D1700"/>
    <w:rsid w:val="002D1971"/>
    <w:rsid w:val="002D2355"/>
    <w:rsid w:val="002D3862"/>
    <w:rsid w:val="002D4698"/>
    <w:rsid w:val="002D52D6"/>
    <w:rsid w:val="002D5DF7"/>
    <w:rsid w:val="002D67EB"/>
    <w:rsid w:val="002E0F10"/>
    <w:rsid w:val="002E244F"/>
    <w:rsid w:val="002E39BB"/>
    <w:rsid w:val="002E3B75"/>
    <w:rsid w:val="002E53D2"/>
    <w:rsid w:val="002E5961"/>
    <w:rsid w:val="002E63E9"/>
    <w:rsid w:val="002E6652"/>
    <w:rsid w:val="002F07D9"/>
    <w:rsid w:val="002F0CC8"/>
    <w:rsid w:val="002F127D"/>
    <w:rsid w:val="002F14E0"/>
    <w:rsid w:val="002F14F7"/>
    <w:rsid w:val="002F2E69"/>
    <w:rsid w:val="002F40A1"/>
    <w:rsid w:val="002F6747"/>
    <w:rsid w:val="002F7B0F"/>
    <w:rsid w:val="003004E6"/>
    <w:rsid w:val="003017B6"/>
    <w:rsid w:val="00301E88"/>
    <w:rsid w:val="00301EFB"/>
    <w:rsid w:val="00302D10"/>
    <w:rsid w:val="00304913"/>
    <w:rsid w:val="00304ABE"/>
    <w:rsid w:val="0030543A"/>
    <w:rsid w:val="0030552D"/>
    <w:rsid w:val="003055FE"/>
    <w:rsid w:val="00306451"/>
    <w:rsid w:val="00306F2D"/>
    <w:rsid w:val="003102E6"/>
    <w:rsid w:val="003105EE"/>
    <w:rsid w:val="0031274F"/>
    <w:rsid w:val="00313157"/>
    <w:rsid w:val="003133B5"/>
    <w:rsid w:val="00314489"/>
    <w:rsid w:val="00314821"/>
    <w:rsid w:val="00314AF4"/>
    <w:rsid w:val="00314E16"/>
    <w:rsid w:val="00314E60"/>
    <w:rsid w:val="00315D2E"/>
    <w:rsid w:val="003166D8"/>
    <w:rsid w:val="00316D87"/>
    <w:rsid w:val="003173FC"/>
    <w:rsid w:val="00320789"/>
    <w:rsid w:val="00320885"/>
    <w:rsid w:val="003212A3"/>
    <w:rsid w:val="003222EE"/>
    <w:rsid w:val="00323074"/>
    <w:rsid w:val="003232C1"/>
    <w:rsid w:val="00325285"/>
    <w:rsid w:val="003259FF"/>
    <w:rsid w:val="00325DB0"/>
    <w:rsid w:val="00330201"/>
    <w:rsid w:val="003303CB"/>
    <w:rsid w:val="00330C55"/>
    <w:rsid w:val="00331819"/>
    <w:rsid w:val="00333616"/>
    <w:rsid w:val="00333C51"/>
    <w:rsid w:val="00333E0E"/>
    <w:rsid w:val="0033456D"/>
    <w:rsid w:val="003347FF"/>
    <w:rsid w:val="00334D27"/>
    <w:rsid w:val="00334DE2"/>
    <w:rsid w:val="00335B0E"/>
    <w:rsid w:val="0033604B"/>
    <w:rsid w:val="00337AA8"/>
    <w:rsid w:val="003401E2"/>
    <w:rsid w:val="00340A2C"/>
    <w:rsid w:val="003410A5"/>
    <w:rsid w:val="00342297"/>
    <w:rsid w:val="00342303"/>
    <w:rsid w:val="00344741"/>
    <w:rsid w:val="003467ED"/>
    <w:rsid w:val="00351BDE"/>
    <w:rsid w:val="00353AD3"/>
    <w:rsid w:val="00353D09"/>
    <w:rsid w:val="0035489F"/>
    <w:rsid w:val="0035618E"/>
    <w:rsid w:val="003568E2"/>
    <w:rsid w:val="00356D7A"/>
    <w:rsid w:val="00361881"/>
    <w:rsid w:val="00361E43"/>
    <w:rsid w:val="00362B6B"/>
    <w:rsid w:val="00363800"/>
    <w:rsid w:val="00363E92"/>
    <w:rsid w:val="0036469A"/>
    <w:rsid w:val="003655B5"/>
    <w:rsid w:val="003658C8"/>
    <w:rsid w:val="00365918"/>
    <w:rsid w:val="00366498"/>
    <w:rsid w:val="0036668D"/>
    <w:rsid w:val="00366C71"/>
    <w:rsid w:val="003676B9"/>
    <w:rsid w:val="00370CD4"/>
    <w:rsid w:val="00372261"/>
    <w:rsid w:val="00374545"/>
    <w:rsid w:val="00374A15"/>
    <w:rsid w:val="003759A9"/>
    <w:rsid w:val="00376005"/>
    <w:rsid w:val="0037708B"/>
    <w:rsid w:val="00377296"/>
    <w:rsid w:val="003772CB"/>
    <w:rsid w:val="00377D4C"/>
    <w:rsid w:val="00377D8F"/>
    <w:rsid w:val="00377FEB"/>
    <w:rsid w:val="00380585"/>
    <w:rsid w:val="00381AE8"/>
    <w:rsid w:val="00381F7C"/>
    <w:rsid w:val="00384D6E"/>
    <w:rsid w:val="00385B29"/>
    <w:rsid w:val="00385E7C"/>
    <w:rsid w:val="00386D49"/>
    <w:rsid w:val="00386EDC"/>
    <w:rsid w:val="0039069A"/>
    <w:rsid w:val="00391B27"/>
    <w:rsid w:val="00391BB8"/>
    <w:rsid w:val="00392B6E"/>
    <w:rsid w:val="00395BAE"/>
    <w:rsid w:val="00397C70"/>
    <w:rsid w:val="003A0B94"/>
    <w:rsid w:val="003A0FCC"/>
    <w:rsid w:val="003A1012"/>
    <w:rsid w:val="003A1D28"/>
    <w:rsid w:val="003A1F8C"/>
    <w:rsid w:val="003A397D"/>
    <w:rsid w:val="003A5726"/>
    <w:rsid w:val="003A62F5"/>
    <w:rsid w:val="003B0921"/>
    <w:rsid w:val="003B1D2F"/>
    <w:rsid w:val="003B39CD"/>
    <w:rsid w:val="003B3BDB"/>
    <w:rsid w:val="003B3DD6"/>
    <w:rsid w:val="003B4372"/>
    <w:rsid w:val="003B4B6A"/>
    <w:rsid w:val="003B4FB2"/>
    <w:rsid w:val="003B51A5"/>
    <w:rsid w:val="003B51F9"/>
    <w:rsid w:val="003B669A"/>
    <w:rsid w:val="003B759F"/>
    <w:rsid w:val="003C0694"/>
    <w:rsid w:val="003C0F85"/>
    <w:rsid w:val="003C13CB"/>
    <w:rsid w:val="003C15F7"/>
    <w:rsid w:val="003C32B2"/>
    <w:rsid w:val="003C5CE0"/>
    <w:rsid w:val="003C5F28"/>
    <w:rsid w:val="003C64FD"/>
    <w:rsid w:val="003D12C9"/>
    <w:rsid w:val="003D1377"/>
    <w:rsid w:val="003D175D"/>
    <w:rsid w:val="003D1B32"/>
    <w:rsid w:val="003D1DD8"/>
    <w:rsid w:val="003D2F82"/>
    <w:rsid w:val="003D2F8B"/>
    <w:rsid w:val="003D3124"/>
    <w:rsid w:val="003D3CAE"/>
    <w:rsid w:val="003D4E0E"/>
    <w:rsid w:val="003D4FE2"/>
    <w:rsid w:val="003D5C05"/>
    <w:rsid w:val="003D60C8"/>
    <w:rsid w:val="003D6F15"/>
    <w:rsid w:val="003D754A"/>
    <w:rsid w:val="003D7701"/>
    <w:rsid w:val="003D770C"/>
    <w:rsid w:val="003E0CF7"/>
    <w:rsid w:val="003E0EE7"/>
    <w:rsid w:val="003E17ED"/>
    <w:rsid w:val="003E1D3D"/>
    <w:rsid w:val="003E1D4D"/>
    <w:rsid w:val="003E3829"/>
    <w:rsid w:val="003E3E71"/>
    <w:rsid w:val="003E4054"/>
    <w:rsid w:val="003E4D12"/>
    <w:rsid w:val="003E5890"/>
    <w:rsid w:val="003E6901"/>
    <w:rsid w:val="003E6AB3"/>
    <w:rsid w:val="003E7010"/>
    <w:rsid w:val="003E7825"/>
    <w:rsid w:val="003E7E2A"/>
    <w:rsid w:val="003F1BF8"/>
    <w:rsid w:val="003F1CA0"/>
    <w:rsid w:val="003F2365"/>
    <w:rsid w:val="003F2EEA"/>
    <w:rsid w:val="003F38AD"/>
    <w:rsid w:val="003F5F9C"/>
    <w:rsid w:val="003F634C"/>
    <w:rsid w:val="003F63FF"/>
    <w:rsid w:val="003F71DA"/>
    <w:rsid w:val="003F73A9"/>
    <w:rsid w:val="003F75E1"/>
    <w:rsid w:val="003F7E99"/>
    <w:rsid w:val="00404BF3"/>
    <w:rsid w:val="00405C1F"/>
    <w:rsid w:val="00406560"/>
    <w:rsid w:val="00411514"/>
    <w:rsid w:val="00411914"/>
    <w:rsid w:val="004124DD"/>
    <w:rsid w:val="00413CBD"/>
    <w:rsid w:val="00413DE9"/>
    <w:rsid w:val="0041460B"/>
    <w:rsid w:val="00415AF9"/>
    <w:rsid w:val="00416669"/>
    <w:rsid w:val="00416BDB"/>
    <w:rsid w:val="00416CB2"/>
    <w:rsid w:val="0041758F"/>
    <w:rsid w:val="00417A1C"/>
    <w:rsid w:val="004203AA"/>
    <w:rsid w:val="00420562"/>
    <w:rsid w:val="0042176B"/>
    <w:rsid w:val="00421B8D"/>
    <w:rsid w:val="00423267"/>
    <w:rsid w:val="00424704"/>
    <w:rsid w:val="004255E1"/>
    <w:rsid w:val="00425A8B"/>
    <w:rsid w:val="00425C15"/>
    <w:rsid w:val="00427018"/>
    <w:rsid w:val="0042719F"/>
    <w:rsid w:val="004272A0"/>
    <w:rsid w:val="0043002C"/>
    <w:rsid w:val="00430AB8"/>
    <w:rsid w:val="0043383E"/>
    <w:rsid w:val="00434258"/>
    <w:rsid w:val="0043440C"/>
    <w:rsid w:val="0043469C"/>
    <w:rsid w:val="0043526B"/>
    <w:rsid w:val="00436625"/>
    <w:rsid w:val="0043710C"/>
    <w:rsid w:val="00440000"/>
    <w:rsid w:val="00440F07"/>
    <w:rsid w:val="0044242F"/>
    <w:rsid w:val="004424DF"/>
    <w:rsid w:val="0044278A"/>
    <w:rsid w:val="004435B7"/>
    <w:rsid w:val="00444D5D"/>
    <w:rsid w:val="00445075"/>
    <w:rsid w:val="004451AC"/>
    <w:rsid w:val="0044524D"/>
    <w:rsid w:val="00446CDD"/>
    <w:rsid w:val="0044736D"/>
    <w:rsid w:val="00450B92"/>
    <w:rsid w:val="00450C0B"/>
    <w:rsid w:val="00451184"/>
    <w:rsid w:val="004514C8"/>
    <w:rsid w:val="00453058"/>
    <w:rsid w:val="0045370D"/>
    <w:rsid w:val="004537EE"/>
    <w:rsid w:val="00453B21"/>
    <w:rsid w:val="00454ACB"/>
    <w:rsid w:val="00454E83"/>
    <w:rsid w:val="0045543F"/>
    <w:rsid w:val="004564BB"/>
    <w:rsid w:val="004568FD"/>
    <w:rsid w:val="00457BB0"/>
    <w:rsid w:val="0046064E"/>
    <w:rsid w:val="00460D91"/>
    <w:rsid w:val="00461369"/>
    <w:rsid w:val="00461722"/>
    <w:rsid w:val="00461A41"/>
    <w:rsid w:val="00462795"/>
    <w:rsid w:val="00463E8A"/>
    <w:rsid w:val="00464007"/>
    <w:rsid w:val="00464DA3"/>
    <w:rsid w:val="004673AA"/>
    <w:rsid w:val="00467B17"/>
    <w:rsid w:val="00467D6D"/>
    <w:rsid w:val="00470E5E"/>
    <w:rsid w:val="00471938"/>
    <w:rsid w:val="0047267A"/>
    <w:rsid w:val="00473AB0"/>
    <w:rsid w:val="00474BC3"/>
    <w:rsid w:val="00475A1C"/>
    <w:rsid w:val="00477662"/>
    <w:rsid w:val="004807B5"/>
    <w:rsid w:val="00480A23"/>
    <w:rsid w:val="00481201"/>
    <w:rsid w:val="0048148E"/>
    <w:rsid w:val="0048156B"/>
    <w:rsid w:val="0048224A"/>
    <w:rsid w:val="00482620"/>
    <w:rsid w:val="0048291B"/>
    <w:rsid w:val="00485759"/>
    <w:rsid w:val="004858BE"/>
    <w:rsid w:val="00487620"/>
    <w:rsid w:val="004911AD"/>
    <w:rsid w:val="00492E18"/>
    <w:rsid w:val="004937B9"/>
    <w:rsid w:val="0049454B"/>
    <w:rsid w:val="00495100"/>
    <w:rsid w:val="004955D0"/>
    <w:rsid w:val="004963AA"/>
    <w:rsid w:val="00496578"/>
    <w:rsid w:val="00497245"/>
    <w:rsid w:val="004A015C"/>
    <w:rsid w:val="004A28F1"/>
    <w:rsid w:val="004A2AF3"/>
    <w:rsid w:val="004A2C82"/>
    <w:rsid w:val="004A2DB7"/>
    <w:rsid w:val="004A2FBF"/>
    <w:rsid w:val="004A403B"/>
    <w:rsid w:val="004A4BAB"/>
    <w:rsid w:val="004A5547"/>
    <w:rsid w:val="004A5AF2"/>
    <w:rsid w:val="004A5E4B"/>
    <w:rsid w:val="004A5F44"/>
    <w:rsid w:val="004A67A8"/>
    <w:rsid w:val="004A7DAD"/>
    <w:rsid w:val="004B0348"/>
    <w:rsid w:val="004B0DE8"/>
    <w:rsid w:val="004B1614"/>
    <w:rsid w:val="004B2E86"/>
    <w:rsid w:val="004B3740"/>
    <w:rsid w:val="004B5E6C"/>
    <w:rsid w:val="004B63A8"/>
    <w:rsid w:val="004B74EE"/>
    <w:rsid w:val="004B7ABD"/>
    <w:rsid w:val="004B7B16"/>
    <w:rsid w:val="004B7C95"/>
    <w:rsid w:val="004C06D5"/>
    <w:rsid w:val="004C1E48"/>
    <w:rsid w:val="004C425C"/>
    <w:rsid w:val="004C4A5D"/>
    <w:rsid w:val="004C4CDB"/>
    <w:rsid w:val="004C529E"/>
    <w:rsid w:val="004C559B"/>
    <w:rsid w:val="004C7C57"/>
    <w:rsid w:val="004D02EF"/>
    <w:rsid w:val="004D0CEB"/>
    <w:rsid w:val="004D3988"/>
    <w:rsid w:val="004D43CA"/>
    <w:rsid w:val="004D4793"/>
    <w:rsid w:val="004D47F0"/>
    <w:rsid w:val="004D48BD"/>
    <w:rsid w:val="004D6B89"/>
    <w:rsid w:val="004D6FE7"/>
    <w:rsid w:val="004D732C"/>
    <w:rsid w:val="004D7D50"/>
    <w:rsid w:val="004E0590"/>
    <w:rsid w:val="004E0B5F"/>
    <w:rsid w:val="004E1982"/>
    <w:rsid w:val="004E19FD"/>
    <w:rsid w:val="004E2E10"/>
    <w:rsid w:val="004E39B2"/>
    <w:rsid w:val="004E3C43"/>
    <w:rsid w:val="004E59EA"/>
    <w:rsid w:val="004E74E0"/>
    <w:rsid w:val="004F1400"/>
    <w:rsid w:val="004F1882"/>
    <w:rsid w:val="004F18EB"/>
    <w:rsid w:val="004F24E3"/>
    <w:rsid w:val="004F2C55"/>
    <w:rsid w:val="004F2F6B"/>
    <w:rsid w:val="004F3E30"/>
    <w:rsid w:val="004F3F33"/>
    <w:rsid w:val="004F6FBE"/>
    <w:rsid w:val="004F6FFD"/>
    <w:rsid w:val="004F7D6F"/>
    <w:rsid w:val="00500414"/>
    <w:rsid w:val="005029C6"/>
    <w:rsid w:val="00502D04"/>
    <w:rsid w:val="005077E2"/>
    <w:rsid w:val="005078A0"/>
    <w:rsid w:val="00507E0E"/>
    <w:rsid w:val="00507FCE"/>
    <w:rsid w:val="0051028F"/>
    <w:rsid w:val="0051438E"/>
    <w:rsid w:val="0051495C"/>
    <w:rsid w:val="00514EF8"/>
    <w:rsid w:val="005150A6"/>
    <w:rsid w:val="005150DE"/>
    <w:rsid w:val="00515341"/>
    <w:rsid w:val="00515E07"/>
    <w:rsid w:val="005160B3"/>
    <w:rsid w:val="0051612D"/>
    <w:rsid w:val="005167CF"/>
    <w:rsid w:val="005167E3"/>
    <w:rsid w:val="005203EF"/>
    <w:rsid w:val="00520C50"/>
    <w:rsid w:val="00520CF3"/>
    <w:rsid w:val="00521A73"/>
    <w:rsid w:val="00522934"/>
    <w:rsid w:val="0052342E"/>
    <w:rsid w:val="00523EC2"/>
    <w:rsid w:val="00523F26"/>
    <w:rsid w:val="00524F89"/>
    <w:rsid w:val="00525BB1"/>
    <w:rsid w:val="005270F7"/>
    <w:rsid w:val="0053161D"/>
    <w:rsid w:val="005327B8"/>
    <w:rsid w:val="00532D91"/>
    <w:rsid w:val="0053333C"/>
    <w:rsid w:val="0053489B"/>
    <w:rsid w:val="00534C4E"/>
    <w:rsid w:val="005350C9"/>
    <w:rsid w:val="00535929"/>
    <w:rsid w:val="00536A45"/>
    <w:rsid w:val="00537B48"/>
    <w:rsid w:val="00540FF7"/>
    <w:rsid w:val="00541ADF"/>
    <w:rsid w:val="0054255F"/>
    <w:rsid w:val="00542640"/>
    <w:rsid w:val="00543068"/>
    <w:rsid w:val="00543291"/>
    <w:rsid w:val="00543468"/>
    <w:rsid w:val="00544019"/>
    <w:rsid w:val="00544044"/>
    <w:rsid w:val="00544BA7"/>
    <w:rsid w:val="005465B0"/>
    <w:rsid w:val="00546E3D"/>
    <w:rsid w:val="00547B7F"/>
    <w:rsid w:val="00550150"/>
    <w:rsid w:val="0055153F"/>
    <w:rsid w:val="00553584"/>
    <w:rsid w:val="0055374E"/>
    <w:rsid w:val="00555DB5"/>
    <w:rsid w:val="00556075"/>
    <w:rsid w:val="00557276"/>
    <w:rsid w:val="00557931"/>
    <w:rsid w:val="00560290"/>
    <w:rsid w:val="00563406"/>
    <w:rsid w:val="005650B0"/>
    <w:rsid w:val="00566EFB"/>
    <w:rsid w:val="00567838"/>
    <w:rsid w:val="005708CA"/>
    <w:rsid w:val="00571332"/>
    <w:rsid w:val="00572865"/>
    <w:rsid w:val="005728A4"/>
    <w:rsid w:val="005734C1"/>
    <w:rsid w:val="0057355D"/>
    <w:rsid w:val="00573F35"/>
    <w:rsid w:val="00576F15"/>
    <w:rsid w:val="0057745D"/>
    <w:rsid w:val="0057773D"/>
    <w:rsid w:val="005808A6"/>
    <w:rsid w:val="005819B9"/>
    <w:rsid w:val="00581FAC"/>
    <w:rsid w:val="005821A1"/>
    <w:rsid w:val="005828E7"/>
    <w:rsid w:val="00583607"/>
    <w:rsid w:val="005843EB"/>
    <w:rsid w:val="00584559"/>
    <w:rsid w:val="00584E61"/>
    <w:rsid w:val="00585BBA"/>
    <w:rsid w:val="00586597"/>
    <w:rsid w:val="00586776"/>
    <w:rsid w:val="0058694F"/>
    <w:rsid w:val="00586BD1"/>
    <w:rsid w:val="0059021F"/>
    <w:rsid w:val="00590E4A"/>
    <w:rsid w:val="0059153D"/>
    <w:rsid w:val="005933D6"/>
    <w:rsid w:val="00593552"/>
    <w:rsid w:val="005951D4"/>
    <w:rsid w:val="00597AAC"/>
    <w:rsid w:val="005A0BE9"/>
    <w:rsid w:val="005A0EA3"/>
    <w:rsid w:val="005A0F62"/>
    <w:rsid w:val="005A1A61"/>
    <w:rsid w:val="005A3313"/>
    <w:rsid w:val="005A575A"/>
    <w:rsid w:val="005A5BA5"/>
    <w:rsid w:val="005A5E87"/>
    <w:rsid w:val="005A63D2"/>
    <w:rsid w:val="005A71F6"/>
    <w:rsid w:val="005B045E"/>
    <w:rsid w:val="005B0D94"/>
    <w:rsid w:val="005B3AB1"/>
    <w:rsid w:val="005B4EE1"/>
    <w:rsid w:val="005B58AD"/>
    <w:rsid w:val="005C08DD"/>
    <w:rsid w:val="005C199C"/>
    <w:rsid w:val="005C2E19"/>
    <w:rsid w:val="005C3002"/>
    <w:rsid w:val="005C306D"/>
    <w:rsid w:val="005C5E4E"/>
    <w:rsid w:val="005C6DE9"/>
    <w:rsid w:val="005C6E52"/>
    <w:rsid w:val="005D0041"/>
    <w:rsid w:val="005D0EEA"/>
    <w:rsid w:val="005D1058"/>
    <w:rsid w:val="005D340A"/>
    <w:rsid w:val="005D514C"/>
    <w:rsid w:val="005D614D"/>
    <w:rsid w:val="005D7164"/>
    <w:rsid w:val="005D7838"/>
    <w:rsid w:val="005E016F"/>
    <w:rsid w:val="005E0C41"/>
    <w:rsid w:val="005E1775"/>
    <w:rsid w:val="005E1C9F"/>
    <w:rsid w:val="005E2DB9"/>
    <w:rsid w:val="005E2E1C"/>
    <w:rsid w:val="005E34D7"/>
    <w:rsid w:val="005E59FA"/>
    <w:rsid w:val="005E6E3E"/>
    <w:rsid w:val="005E7038"/>
    <w:rsid w:val="005E752B"/>
    <w:rsid w:val="005E7538"/>
    <w:rsid w:val="005E7E2E"/>
    <w:rsid w:val="005F0515"/>
    <w:rsid w:val="005F089A"/>
    <w:rsid w:val="005F0B0E"/>
    <w:rsid w:val="005F2636"/>
    <w:rsid w:val="005F392B"/>
    <w:rsid w:val="005F39E8"/>
    <w:rsid w:val="005F4C82"/>
    <w:rsid w:val="005F51FD"/>
    <w:rsid w:val="005F69E9"/>
    <w:rsid w:val="005F7D55"/>
    <w:rsid w:val="006004DD"/>
    <w:rsid w:val="00602BBE"/>
    <w:rsid w:val="00603F1B"/>
    <w:rsid w:val="006046CF"/>
    <w:rsid w:val="006049E8"/>
    <w:rsid w:val="00610D53"/>
    <w:rsid w:val="00610F3B"/>
    <w:rsid w:val="00611179"/>
    <w:rsid w:val="006117F6"/>
    <w:rsid w:val="00611EE3"/>
    <w:rsid w:val="00612F54"/>
    <w:rsid w:val="0061456F"/>
    <w:rsid w:val="006149D3"/>
    <w:rsid w:val="00614E58"/>
    <w:rsid w:val="006170EF"/>
    <w:rsid w:val="0061799F"/>
    <w:rsid w:val="00620659"/>
    <w:rsid w:val="0062244F"/>
    <w:rsid w:val="006228E3"/>
    <w:rsid w:val="00622F47"/>
    <w:rsid w:val="00624253"/>
    <w:rsid w:val="00624A8E"/>
    <w:rsid w:val="00624CA0"/>
    <w:rsid w:val="006255CD"/>
    <w:rsid w:val="00625B7D"/>
    <w:rsid w:val="00625D8F"/>
    <w:rsid w:val="00625D90"/>
    <w:rsid w:val="006262FF"/>
    <w:rsid w:val="00626BCD"/>
    <w:rsid w:val="00626C89"/>
    <w:rsid w:val="006304BE"/>
    <w:rsid w:val="00630DD6"/>
    <w:rsid w:val="006312B0"/>
    <w:rsid w:val="00633D0D"/>
    <w:rsid w:val="00634150"/>
    <w:rsid w:val="0063436F"/>
    <w:rsid w:val="00634620"/>
    <w:rsid w:val="00634A19"/>
    <w:rsid w:val="006351CD"/>
    <w:rsid w:val="00635A65"/>
    <w:rsid w:val="006400BF"/>
    <w:rsid w:val="0064173F"/>
    <w:rsid w:val="00642649"/>
    <w:rsid w:val="00642812"/>
    <w:rsid w:val="00643FE4"/>
    <w:rsid w:val="0064589C"/>
    <w:rsid w:val="006467A5"/>
    <w:rsid w:val="00650836"/>
    <w:rsid w:val="00650E3C"/>
    <w:rsid w:val="006516B5"/>
    <w:rsid w:val="00651D5E"/>
    <w:rsid w:val="00651EF7"/>
    <w:rsid w:val="00651F5B"/>
    <w:rsid w:val="006532B1"/>
    <w:rsid w:val="00653EA4"/>
    <w:rsid w:val="00653FA9"/>
    <w:rsid w:val="006546CA"/>
    <w:rsid w:val="00654849"/>
    <w:rsid w:val="006550EB"/>
    <w:rsid w:val="006551A0"/>
    <w:rsid w:val="00655B05"/>
    <w:rsid w:val="00655D88"/>
    <w:rsid w:val="00656200"/>
    <w:rsid w:val="00656A2D"/>
    <w:rsid w:val="00657A86"/>
    <w:rsid w:val="00657EE3"/>
    <w:rsid w:val="00660590"/>
    <w:rsid w:val="00660CBF"/>
    <w:rsid w:val="00660ED6"/>
    <w:rsid w:val="00661600"/>
    <w:rsid w:val="006618D1"/>
    <w:rsid w:val="00663313"/>
    <w:rsid w:val="00664963"/>
    <w:rsid w:val="00664A42"/>
    <w:rsid w:val="006658DD"/>
    <w:rsid w:val="00665BAA"/>
    <w:rsid w:val="006660EF"/>
    <w:rsid w:val="00666454"/>
    <w:rsid w:val="0066723E"/>
    <w:rsid w:val="00670116"/>
    <w:rsid w:val="0067024D"/>
    <w:rsid w:val="006703DF"/>
    <w:rsid w:val="00670F0E"/>
    <w:rsid w:val="006717D7"/>
    <w:rsid w:val="00672158"/>
    <w:rsid w:val="006725A9"/>
    <w:rsid w:val="00672A24"/>
    <w:rsid w:val="00672C62"/>
    <w:rsid w:val="00672C68"/>
    <w:rsid w:val="00675576"/>
    <w:rsid w:val="00675C21"/>
    <w:rsid w:val="006765F4"/>
    <w:rsid w:val="00676982"/>
    <w:rsid w:val="006769FE"/>
    <w:rsid w:val="00676B96"/>
    <w:rsid w:val="00676EEF"/>
    <w:rsid w:val="00677822"/>
    <w:rsid w:val="00677A3A"/>
    <w:rsid w:val="00683DF2"/>
    <w:rsid w:val="00683FA9"/>
    <w:rsid w:val="00686494"/>
    <w:rsid w:val="00686A90"/>
    <w:rsid w:val="00687F06"/>
    <w:rsid w:val="00691B5A"/>
    <w:rsid w:val="00692E13"/>
    <w:rsid w:val="00692EDF"/>
    <w:rsid w:val="00693ACC"/>
    <w:rsid w:val="00694DB3"/>
    <w:rsid w:val="006959C4"/>
    <w:rsid w:val="006961C9"/>
    <w:rsid w:val="0069708B"/>
    <w:rsid w:val="00697235"/>
    <w:rsid w:val="0069739F"/>
    <w:rsid w:val="006A093E"/>
    <w:rsid w:val="006A1B6A"/>
    <w:rsid w:val="006A1F07"/>
    <w:rsid w:val="006A473F"/>
    <w:rsid w:val="006A4F6E"/>
    <w:rsid w:val="006A628D"/>
    <w:rsid w:val="006A7A1E"/>
    <w:rsid w:val="006A7BA7"/>
    <w:rsid w:val="006B0B21"/>
    <w:rsid w:val="006B26B9"/>
    <w:rsid w:val="006B3363"/>
    <w:rsid w:val="006B3447"/>
    <w:rsid w:val="006B3527"/>
    <w:rsid w:val="006B4364"/>
    <w:rsid w:val="006B4760"/>
    <w:rsid w:val="006B4996"/>
    <w:rsid w:val="006B639F"/>
    <w:rsid w:val="006B6655"/>
    <w:rsid w:val="006B6CBD"/>
    <w:rsid w:val="006B7FB8"/>
    <w:rsid w:val="006C0326"/>
    <w:rsid w:val="006C0A41"/>
    <w:rsid w:val="006C166B"/>
    <w:rsid w:val="006C1A20"/>
    <w:rsid w:val="006C6B7C"/>
    <w:rsid w:val="006D02FF"/>
    <w:rsid w:val="006D0986"/>
    <w:rsid w:val="006D15D2"/>
    <w:rsid w:val="006D1EA4"/>
    <w:rsid w:val="006D28D9"/>
    <w:rsid w:val="006D2B18"/>
    <w:rsid w:val="006D3C0A"/>
    <w:rsid w:val="006D497E"/>
    <w:rsid w:val="006D5173"/>
    <w:rsid w:val="006D522C"/>
    <w:rsid w:val="006E1504"/>
    <w:rsid w:val="006E1C40"/>
    <w:rsid w:val="006E1CF9"/>
    <w:rsid w:val="006E3085"/>
    <w:rsid w:val="006E3DF6"/>
    <w:rsid w:val="006E4B62"/>
    <w:rsid w:val="006E58E8"/>
    <w:rsid w:val="006E6755"/>
    <w:rsid w:val="006E685C"/>
    <w:rsid w:val="006E732E"/>
    <w:rsid w:val="006E78CE"/>
    <w:rsid w:val="006E7926"/>
    <w:rsid w:val="006E7FF7"/>
    <w:rsid w:val="006F0759"/>
    <w:rsid w:val="006F0A99"/>
    <w:rsid w:val="006F160D"/>
    <w:rsid w:val="006F1ED2"/>
    <w:rsid w:val="006F2097"/>
    <w:rsid w:val="006F2140"/>
    <w:rsid w:val="006F3066"/>
    <w:rsid w:val="006F3BE9"/>
    <w:rsid w:val="006F52DB"/>
    <w:rsid w:val="006F6A51"/>
    <w:rsid w:val="006F75F0"/>
    <w:rsid w:val="0070071A"/>
    <w:rsid w:val="007008B8"/>
    <w:rsid w:val="00700EF9"/>
    <w:rsid w:val="007020BF"/>
    <w:rsid w:val="00706536"/>
    <w:rsid w:val="00706D26"/>
    <w:rsid w:val="00706F90"/>
    <w:rsid w:val="0070776B"/>
    <w:rsid w:val="00710813"/>
    <w:rsid w:val="00710AE8"/>
    <w:rsid w:val="00710FE1"/>
    <w:rsid w:val="00711D1E"/>
    <w:rsid w:val="00712215"/>
    <w:rsid w:val="0071239F"/>
    <w:rsid w:val="0071253F"/>
    <w:rsid w:val="007126C3"/>
    <w:rsid w:val="00713D9E"/>
    <w:rsid w:val="0071431B"/>
    <w:rsid w:val="00714FE9"/>
    <w:rsid w:val="0071609A"/>
    <w:rsid w:val="007169BE"/>
    <w:rsid w:val="00721FA5"/>
    <w:rsid w:val="00722475"/>
    <w:rsid w:val="00723545"/>
    <w:rsid w:val="0072385D"/>
    <w:rsid w:val="00726CF9"/>
    <w:rsid w:val="00726E2C"/>
    <w:rsid w:val="00730BED"/>
    <w:rsid w:val="00730E2A"/>
    <w:rsid w:val="00730FB6"/>
    <w:rsid w:val="00731782"/>
    <w:rsid w:val="00733755"/>
    <w:rsid w:val="007342A8"/>
    <w:rsid w:val="00734DED"/>
    <w:rsid w:val="0073545B"/>
    <w:rsid w:val="0073570D"/>
    <w:rsid w:val="00736428"/>
    <w:rsid w:val="007402FB"/>
    <w:rsid w:val="00740538"/>
    <w:rsid w:val="007405AE"/>
    <w:rsid w:val="00740936"/>
    <w:rsid w:val="007419CF"/>
    <w:rsid w:val="007422CA"/>
    <w:rsid w:val="0074235D"/>
    <w:rsid w:val="0074244C"/>
    <w:rsid w:val="0074265B"/>
    <w:rsid w:val="00743143"/>
    <w:rsid w:val="007437CF"/>
    <w:rsid w:val="007447E4"/>
    <w:rsid w:val="00744EFB"/>
    <w:rsid w:val="00745BC1"/>
    <w:rsid w:val="00745E2E"/>
    <w:rsid w:val="00745E51"/>
    <w:rsid w:val="00745E56"/>
    <w:rsid w:val="00746575"/>
    <w:rsid w:val="007470B2"/>
    <w:rsid w:val="0074775D"/>
    <w:rsid w:val="007505F0"/>
    <w:rsid w:val="00752066"/>
    <w:rsid w:val="0075245E"/>
    <w:rsid w:val="007524EA"/>
    <w:rsid w:val="0075345E"/>
    <w:rsid w:val="007544FD"/>
    <w:rsid w:val="007546F7"/>
    <w:rsid w:val="007555A5"/>
    <w:rsid w:val="007566C7"/>
    <w:rsid w:val="00760588"/>
    <w:rsid w:val="007611DC"/>
    <w:rsid w:val="007631B8"/>
    <w:rsid w:val="0076373D"/>
    <w:rsid w:val="007645BB"/>
    <w:rsid w:val="00764AA1"/>
    <w:rsid w:val="00767101"/>
    <w:rsid w:val="007677C1"/>
    <w:rsid w:val="00767C00"/>
    <w:rsid w:val="00767CDE"/>
    <w:rsid w:val="0077055C"/>
    <w:rsid w:val="0077232C"/>
    <w:rsid w:val="007744B2"/>
    <w:rsid w:val="007744B9"/>
    <w:rsid w:val="007761FD"/>
    <w:rsid w:val="007777A1"/>
    <w:rsid w:val="00781317"/>
    <w:rsid w:val="00782008"/>
    <w:rsid w:val="00783097"/>
    <w:rsid w:val="00783DAD"/>
    <w:rsid w:val="007850A6"/>
    <w:rsid w:val="0078648D"/>
    <w:rsid w:val="00786E98"/>
    <w:rsid w:val="00786EF9"/>
    <w:rsid w:val="007876BE"/>
    <w:rsid w:val="0079257C"/>
    <w:rsid w:val="00793A77"/>
    <w:rsid w:val="007953A7"/>
    <w:rsid w:val="00795C8E"/>
    <w:rsid w:val="00795CF2"/>
    <w:rsid w:val="00796108"/>
    <w:rsid w:val="00796ADA"/>
    <w:rsid w:val="00797CDB"/>
    <w:rsid w:val="00797EA1"/>
    <w:rsid w:val="007A03CD"/>
    <w:rsid w:val="007A06BD"/>
    <w:rsid w:val="007A087C"/>
    <w:rsid w:val="007A1F7F"/>
    <w:rsid w:val="007A2B81"/>
    <w:rsid w:val="007A3610"/>
    <w:rsid w:val="007A46E5"/>
    <w:rsid w:val="007A5F6B"/>
    <w:rsid w:val="007A6B1A"/>
    <w:rsid w:val="007A732C"/>
    <w:rsid w:val="007B0962"/>
    <w:rsid w:val="007B09C6"/>
    <w:rsid w:val="007B1029"/>
    <w:rsid w:val="007B1EC7"/>
    <w:rsid w:val="007B4F61"/>
    <w:rsid w:val="007B51BB"/>
    <w:rsid w:val="007B62DE"/>
    <w:rsid w:val="007B6550"/>
    <w:rsid w:val="007B7D24"/>
    <w:rsid w:val="007C0060"/>
    <w:rsid w:val="007C1250"/>
    <w:rsid w:val="007C1476"/>
    <w:rsid w:val="007C1610"/>
    <w:rsid w:val="007C1890"/>
    <w:rsid w:val="007C22B8"/>
    <w:rsid w:val="007C44C4"/>
    <w:rsid w:val="007C489F"/>
    <w:rsid w:val="007C51CF"/>
    <w:rsid w:val="007C5263"/>
    <w:rsid w:val="007C68E6"/>
    <w:rsid w:val="007C7EC3"/>
    <w:rsid w:val="007D0D61"/>
    <w:rsid w:val="007D1E26"/>
    <w:rsid w:val="007D2632"/>
    <w:rsid w:val="007D3096"/>
    <w:rsid w:val="007D3148"/>
    <w:rsid w:val="007D53AE"/>
    <w:rsid w:val="007D5BBA"/>
    <w:rsid w:val="007D6017"/>
    <w:rsid w:val="007D6DFE"/>
    <w:rsid w:val="007D706E"/>
    <w:rsid w:val="007D7E82"/>
    <w:rsid w:val="007E140D"/>
    <w:rsid w:val="007E1451"/>
    <w:rsid w:val="007E1E9C"/>
    <w:rsid w:val="007E22FB"/>
    <w:rsid w:val="007E3953"/>
    <w:rsid w:val="007E3B09"/>
    <w:rsid w:val="007E5005"/>
    <w:rsid w:val="007E5583"/>
    <w:rsid w:val="007E5793"/>
    <w:rsid w:val="007E7194"/>
    <w:rsid w:val="007E76FF"/>
    <w:rsid w:val="007E7F2D"/>
    <w:rsid w:val="007F0C86"/>
    <w:rsid w:val="007F2B59"/>
    <w:rsid w:val="007F310F"/>
    <w:rsid w:val="007F37D9"/>
    <w:rsid w:val="007F3931"/>
    <w:rsid w:val="007F417F"/>
    <w:rsid w:val="007F41B0"/>
    <w:rsid w:val="007F44C2"/>
    <w:rsid w:val="007F47E8"/>
    <w:rsid w:val="007F5779"/>
    <w:rsid w:val="007F6E64"/>
    <w:rsid w:val="007F732E"/>
    <w:rsid w:val="007F7ED5"/>
    <w:rsid w:val="0080135A"/>
    <w:rsid w:val="0080172A"/>
    <w:rsid w:val="00801899"/>
    <w:rsid w:val="00801BC9"/>
    <w:rsid w:val="00805883"/>
    <w:rsid w:val="00805939"/>
    <w:rsid w:val="00807792"/>
    <w:rsid w:val="00807A2D"/>
    <w:rsid w:val="00807FFC"/>
    <w:rsid w:val="00810FB1"/>
    <w:rsid w:val="00811B5F"/>
    <w:rsid w:val="00812333"/>
    <w:rsid w:val="00814E60"/>
    <w:rsid w:val="008166DC"/>
    <w:rsid w:val="00816EB3"/>
    <w:rsid w:val="00817385"/>
    <w:rsid w:val="008176A3"/>
    <w:rsid w:val="00817AC5"/>
    <w:rsid w:val="008201EC"/>
    <w:rsid w:val="008202B2"/>
    <w:rsid w:val="00820514"/>
    <w:rsid w:val="0082063F"/>
    <w:rsid w:val="00820B1F"/>
    <w:rsid w:val="00820ED6"/>
    <w:rsid w:val="00821882"/>
    <w:rsid w:val="00821A34"/>
    <w:rsid w:val="00821B0C"/>
    <w:rsid w:val="0082228B"/>
    <w:rsid w:val="008231CC"/>
    <w:rsid w:val="0082384D"/>
    <w:rsid w:val="00823A10"/>
    <w:rsid w:val="00824668"/>
    <w:rsid w:val="00825A85"/>
    <w:rsid w:val="008269A9"/>
    <w:rsid w:val="00826DB4"/>
    <w:rsid w:val="008274BD"/>
    <w:rsid w:val="00830416"/>
    <w:rsid w:val="00831CF3"/>
    <w:rsid w:val="008326B2"/>
    <w:rsid w:val="00833078"/>
    <w:rsid w:val="008338D3"/>
    <w:rsid w:val="00833B77"/>
    <w:rsid w:val="00833DDA"/>
    <w:rsid w:val="00834714"/>
    <w:rsid w:val="008355B9"/>
    <w:rsid w:val="0083564D"/>
    <w:rsid w:val="00836146"/>
    <w:rsid w:val="0083635E"/>
    <w:rsid w:val="00841F01"/>
    <w:rsid w:val="00842B90"/>
    <w:rsid w:val="00843BAF"/>
    <w:rsid w:val="00843F3F"/>
    <w:rsid w:val="00845D01"/>
    <w:rsid w:val="00845ECB"/>
    <w:rsid w:val="00846283"/>
    <w:rsid w:val="008474DC"/>
    <w:rsid w:val="00847A75"/>
    <w:rsid w:val="00850A65"/>
    <w:rsid w:val="0085139A"/>
    <w:rsid w:val="00852B85"/>
    <w:rsid w:val="0085322E"/>
    <w:rsid w:val="00853FB1"/>
    <w:rsid w:val="008548CB"/>
    <w:rsid w:val="00856838"/>
    <w:rsid w:val="00857EA4"/>
    <w:rsid w:val="0086005F"/>
    <w:rsid w:val="008606B5"/>
    <w:rsid w:val="008608A8"/>
    <w:rsid w:val="00861115"/>
    <w:rsid w:val="00861761"/>
    <w:rsid w:val="00863276"/>
    <w:rsid w:val="008633E1"/>
    <w:rsid w:val="00863E47"/>
    <w:rsid w:val="00864198"/>
    <w:rsid w:val="008648A9"/>
    <w:rsid w:val="00865278"/>
    <w:rsid w:val="0086615D"/>
    <w:rsid w:val="008662C2"/>
    <w:rsid w:val="008667B4"/>
    <w:rsid w:val="00866DB0"/>
    <w:rsid w:val="00866DB2"/>
    <w:rsid w:val="00867347"/>
    <w:rsid w:val="00867357"/>
    <w:rsid w:val="00867A70"/>
    <w:rsid w:val="00867A78"/>
    <w:rsid w:val="0087048D"/>
    <w:rsid w:val="00870F11"/>
    <w:rsid w:val="0087350C"/>
    <w:rsid w:val="00873FFE"/>
    <w:rsid w:val="00874511"/>
    <w:rsid w:val="0087470E"/>
    <w:rsid w:val="00874840"/>
    <w:rsid w:val="008749F8"/>
    <w:rsid w:val="00875527"/>
    <w:rsid w:val="0087639A"/>
    <w:rsid w:val="0087743C"/>
    <w:rsid w:val="00877E77"/>
    <w:rsid w:val="00877EC3"/>
    <w:rsid w:val="008801C2"/>
    <w:rsid w:val="00880CEB"/>
    <w:rsid w:val="00880CFE"/>
    <w:rsid w:val="00880D46"/>
    <w:rsid w:val="0088127C"/>
    <w:rsid w:val="00881569"/>
    <w:rsid w:val="00882B6C"/>
    <w:rsid w:val="00882CB0"/>
    <w:rsid w:val="00882DB8"/>
    <w:rsid w:val="00882EAF"/>
    <w:rsid w:val="00885A60"/>
    <w:rsid w:val="00887169"/>
    <w:rsid w:val="008871C5"/>
    <w:rsid w:val="00887590"/>
    <w:rsid w:val="00887AB6"/>
    <w:rsid w:val="00887B8D"/>
    <w:rsid w:val="00891E86"/>
    <w:rsid w:val="008922DC"/>
    <w:rsid w:val="0089576D"/>
    <w:rsid w:val="008964F0"/>
    <w:rsid w:val="00896E05"/>
    <w:rsid w:val="00897D76"/>
    <w:rsid w:val="008A0AE0"/>
    <w:rsid w:val="008A2BA1"/>
    <w:rsid w:val="008A329D"/>
    <w:rsid w:val="008A337D"/>
    <w:rsid w:val="008A3B9B"/>
    <w:rsid w:val="008A5645"/>
    <w:rsid w:val="008A5750"/>
    <w:rsid w:val="008A7701"/>
    <w:rsid w:val="008A7C37"/>
    <w:rsid w:val="008A7D1A"/>
    <w:rsid w:val="008A7F78"/>
    <w:rsid w:val="008B08AB"/>
    <w:rsid w:val="008B0A9C"/>
    <w:rsid w:val="008B11B5"/>
    <w:rsid w:val="008B1CE1"/>
    <w:rsid w:val="008B1FEE"/>
    <w:rsid w:val="008B2C09"/>
    <w:rsid w:val="008B2CD2"/>
    <w:rsid w:val="008B38EC"/>
    <w:rsid w:val="008B3E89"/>
    <w:rsid w:val="008B41FA"/>
    <w:rsid w:val="008B55CF"/>
    <w:rsid w:val="008B6389"/>
    <w:rsid w:val="008B63F8"/>
    <w:rsid w:val="008B644F"/>
    <w:rsid w:val="008B7038"/>
    <w:rsid w:val="008B7BAD"/>
    <w:rsid w:val="008C0869"/>
    <w:rsid w:val="008C17F5"/>
    <w:rsid w:val="008C1DE6"/>
    <w:rsid w:val="008C2DCE"/>
    <w:rsid w:val="008C3373"/>
    <w:rsid w:val="008C3F55"/>
    <w:rsid w:val="008C3FA8"/>
    <w:rsid w:val="008C4012"/>
    <w:rsid w:val="008C45F9"/>
    <w:rsid w:val="008C4EC3"/>
    <w:rsid w:val="008C523E"/>
    <w:rsid w:val="008C729B"/>
    <w:rsid w:val="008D065C"/>
    <w:rsid w:val="008D157C"/>
    <w:rsid w:val="008D183F"/>
    <w:rsid w:val="008D283B"/>
    <w:rsid w:val="008D2C60"/>
    <w:rsid w:val="008D45E7"/>
    <w:rsid w:val="008D48B9"/>
    <w:rsid w:val="008D5611"/>
    <w:rsid w:val="008D59B5"/>
    <w:rsid w:val="008D5D20"/>
    <w:rsid w:val="008D69F8"/>
    <w:rsid w:val="008D74E0"/>
    <w:rsid w:val="008D766C"/>
    <w:rsid w:val="008D7AEA"/>
    <w:rsid w:val="008E0651"/>
    <w:rsid w:val="008E169F"/>
    <w:rsid w:val="008E190B"/>
    <w:rsid w:val="008E199A"/>
    <w:rsid w:val="008E1BDB"/>
    <w:rsid w:val="008E25C9"/>
    <w:rsid w:val="008E2E4C"/>
    <w:rsid w:val="008E3178"/>
    <w:rsid w:val="008E3503"/>
    <w:rsid w:val="008E43E2"/>
    <w:rsid w:val="008E51D9"/>
    <w:rsid w:val="008E5985"/>
    <w:rsid w:val="008E60F3"/>
    <w:rsid w:val="008E6D18"/>
    <w:rsid w:val="008E77A7"/>
    <w:rsid w:val="008F35B0"/>
    <w:rsid w:val="008F3E94"/>
    <w:rsid w:val="008F45C8"/>
    <w:rsid w:val="008F5A76"/>
    <w:rsid w:val="008F5EA0"/>
    <w:rsid w:val="008F7249"/>
    <w:rsid w:val="008F7ADF"/>
    <w:rsid w:val="008F7C38"/>
    <w:rsid w:val="00900E0C"/>
    <w:rsid w:val="00900F5A"/>
    <w:rsid w:val="0090189A"/>
    <w:rsid w:val="00901E88"/>
    <w:rsid w:val="0090397C"/>
    <w:rsid w:val="00905043"/>
    <w:rsid w:val="009111B2"/>
    <w:rsid w:val="009119A4"/>
    <w:rsid w:val="00912372"/>
    <w:rsid w:val="009123ED"/>
    <w:rsid w:val="00912567"/>
    <w:rsid w:val="00913758"/>
    <w:rsid w:val="00915045"/>
    <w:rsid w:val="009155F2"/>
    <w:rsid w:val="009163AA"/>
    <w:rsid w:val="00916CE8"/>
    <w:rsid w:val="009208DF"/>
    <w:rsid w:val="009229F6"/>
    <w:rsid w:val="00923302"/>
    <w:rsid w:val="00923508"/>
    <w:rsid w:val="00923BC0"/>
    <w:rsid w:val="009240A8"/>
    <w:rsid w:val="009248C2"/>
    <w:rsid w:val="009275B7"/>
    <w:rsid w:val="0093186E"/>
    <w:rsid w:val="009318CE"/>
    <w:rsid w:val="00933287"/>
    <w:rsid w:val="009335AC"/>
    <w:rsid w:val="00933BE6"/>
    <w:rsid w:val="009340AC"/>
    <w:rsid w:val="009355E1"/>
    <w:rsid w:val="009356DF"/>
    <w:rsid w:val="009359B2"/>
    <w:rsid w:val="00937E51"/>
    <w:rsid w:val="00940DA3"/>
    <w:rsid w:val="00941AC0"/>
    <w:rsid w:val="00941E6E"/>
    <w:rsid w:val="00944261"/>
    <w:rsid w:val="00945B05"/>
    <w:rsid w:val="00945F78"/>
    <w:rsid w:val="00946368"/>
    <w:rsid w:val="0094751D"/>
    <w:rsid w:val="009477ED"/>
    <w:rsid w:val="009515B2"/>
    <w:rsid w:val="00951F98"/>
    <w:rsid w:val="00952E5C"/>
    <w:rsid w:val="00953C4D"/>
    <w:rsid w:val="00954A51"/>
    <w:rsid w:val="00954CF3"/>
    <w:rsid w:val="00954F9B"/>
    <w:rsid w:val="00955A2A"/>
    <w:rsid w:val="00957614"/>
    <w:rsid w:val="009577C7"/>
    <w:rsid w:val="00957D8C"/>
    <w:rsid w:val="00957E77"/>
    <w:rsid w:val="00960997"/>
    <w:rsid w:val="00960B03"/>
    <w:rsid w:val="00960E10"/>
    <w:rsid w:val="00961EF0"/>
    <w:rsid w:val="0096246B"/>
    <w:rsid w:val="00962BC3"/>
    <w:rsid w:val="0096525E"/>
    <w:rsid w:val="009668F1"/>
    <w:rsid w:val="0096755A"/>
    <w:rsid w:val="0096775B"/>
    <w:rsid w:val="00967974"/>
    <w:rsid w:val="00967CCC"/>
    <w:rsid w:val="00967E5C"/>
    <w:rsid w:val="009701B3"/>
    <w:rsid w:val="00971019"/>
    <w:rsid w:val="00972678"/>
    <w:rsid w:val="00973255"/>
    <w:rsid w:val="00973D6D"/>
    <w:rsid w:val="009747A8"/>
    <w:rsid w:val="0097485E"/>
    <w:rsid w:val="00974FAE"/>
    <w:rsid w:val="009750F8"/>
    <w:rsid w:val="0097661B"/>
    <w:rsid w:val="00980A92"/>
    <w:rsid w:val="00980AD6"/>
    <w:rsid w:val="00981050"/>
    <w:rsid w:val="00981665"/>
    <w:rsid w:val="0098236F"/>
    <w:rsid w:val="009848AC"/>
    <w:rsid w:val="00985369"/>
    <w:rsid w:val="00985F2C"/>
    <w:rsid w:val="009871BF"/>
    <w:rsid w:val="009873A7"/>
    <w:rsid w:val="00990347"/>
    <w:rsid w:val="00990ADC"/>
    <w:rsid w:val="00990E32"/>
    <w:rsid w:val="009910FB"/>
    <w:rsid w:val="0099185C"/>
    <w:rsid w:val="009949BB"/>
    <w:rsid w:val="00994B4E"/>
    <w:rsid w:val="00994D3F"/>
    <w:rsid w:val="009958D1"/>
    <w:rsid w:val="0099645A"/>
    <w:rsid w:val="00996663"/>
    <w:rsid w:val="0099669B"/>
    <w:rsid w:val="009A1EF0"/>
    <w:rsid w:val="009A2DF4"/>
    <w:rsid w:val="009A5014"/>
    <w:rsid w:val="009A5EE7"/>
    <w:rsid w:val="009B0188"/>
    <w:rsid w:val="009B0652"/>
    <w:rsid w:val="009B0E0D"/>
    <w:rsid w:val="009B1D83"/>
    <w:rsid w:val="009B3AFA"/>
    <w:rsid w:val="009B4368"/>
    <w:rsid w:val="009B5A67"/>
    <w:rsid w:val="009B5EA4"/>
    <w:rsid w:val="009B7A91"/>
    <w:rsid w:val="009C03BE"/>
    <w:rsid w:val="009C0B5A"/>
    <w:rsid w:val="009C11F7"/>
    <w:rsid w:val="009C1749"/>
    <w:rsid w:val="009C3175"/>
    <w:rsid w:val="009C33F4"/>
    <w:rsid w:val="009C3A33"/>
    <w:rsid w:val="009C3B2E"/>
    <w:rsid w:val="009C4D6D"/>
    <w:rsid w:val="009C5366"/>
    <w:rsid w:val="009C689C"/>
    <w:rsid w:val="009C746D"/>
    <w:rsid w:val="009C7B1A"/>
    <w:rsid w:val="009C7D26"/>
    <w:rsid w:val="009D006F"/>
    <w:rsid w:val="009D08FF"/>
    <w:rsid w:val="009D0C5F"/>
    <w:rsid w:val="009D1764"/>
    <w:rsid w:val="009D210C"/>
    <w:rsid w:val="009D2785"/>
    <w:rsid w:val="009D3352"/>
    <w:rsid w:val="009D47F2"/>
    <w:rsid w:val="009D4B54"/>
    <w:rsid w:val="009D5003"/>
    <w:rsid w:val="009D5595"/>
    <w:rsid w:val="009D5820"/>
    <w:rsid w:val="009D60D0"/>
    <w:rsid w:val="009D6351"/>
    <w:rsid w:val="009D7C71"/>
    <w:rsid w:val="009D7EF7"/>
    <w:rsid w:val="009E2DF4"/>
    <w:rsid w:val="009E4F38"/>
    <w:rsid w:val="009E5B54"/>
    <w:rsid w:val="009E6639"/>
    <w:rsid w:val="009E6B96"/>
    <w:rsid w:val="009F02B3"/>
    <w:rsid w:val="009F092A"/>
    <w:rsid w:val="009F0C03"/>
    <w:rsid w:val="009F265B"/>
    <w:rsid w:val="009F4200"/>
    <w:rsid w:val="009F4E42"/>
    <w:rsid w:val="009F56D6"/>
    <w:rsid w:val="009F6EE3"/>
    <w:rsid w:val="009F7C1E"/>
    <w:rsid w:val="00A00173"/>
    <w:rsid w:val="00A00390"/>
    <w:rsid w:val="00A00AE7"/>
    <w:rsid w:val="00A00D71"/>
    <w:rsid w:val="00A0111C"/>
    <w:rsid w:val="00A02905"/>
    <w:rsid w:val="00A0309D"/>
    <w:rsid w:val="00A038EA"/>
    <w:rsid w:val="00A03C06"/>
    <w:rsid w:val="00A03F8F"/>
    <w:rsid w:val="00A040DC"/>
    <w:rsid w:val="00A047E8"/>
    <w:rsid w:val="00A0617F"/>
    <w:rsid w:val="00A10D34"/>
    <w:rsid w:val="00A11B4E"/>
    <w:rsid w:val="00A11EB2"/>
    <w:rsid w:val="00A12942"/>
    <w:rsid w:val="00A1354E"/>
    <w:rsid w:val="00A1409E"/>
    <w:rsid w:val="00A15827"/>
    <w:rsid w:val="00A16084"/>
    <w:rsid w:val="00A1714E"/>
    <w:rsid w:val="00A17253"/>
    <w:rsid w:val="00A179F0"/>
    <w:rsid w:val="00A21E03"/>
    <w:rsid w:val="00A21EBD"/>
    <w:rsid w:val="00A23130"/>
    <w:rsid w:val="00A23716"/>
    <w:rsid w:val="00A2410D"/>
    <w:rsid w:val="00A256F3"/>
    <w:rsid w:val="00A26089"/>
    <w:rsid w:val="00A301F3"/>
    <w:rsid w:val="00A30291"/>
    <w:rsid w:val="00A31178"/>
    <w:rsid w:val="00A33943"/>
    <w:rsid w:val="00A34526"/>
    <w:rsid w:val="00A35134"/>
    <w:rsid w:val="00A3651D"/>
    <w:rsid w:val="00A36F20"/>
    <w:rsid w:val="00A37636"/>
    <w:rsid w:val="00A40190"/>
    <w:rsid w:val="00A404B0"/>
    <w:rsid w:val="00A405F3"/>
    <w:rsid w:val="00A40CEC"/>
    <w:rsid w:val="00A412B7"/>
    <w:rsid w:val="00A43D8C"/>
    <w:rsid w:val="00A44A9A"/>
    <w:rsid w:val="00A44DF9"/>
    <w:rsid w:val="00A45CD3"/>
    <w:rsid w:val="00A4609A"/>
    <w:rsid w:val="00A46435"/>
    <w:rsid w:val="00A46DB2"/>
    <w:rsid w:val="00A46E1F"/>
    <w:rsid w:val="00A50AFF"/>
    <w:rsid w:val="00A50DCE"/>
    <w:rsid w:val="00A52142"/>
    <w:rsid w:val="00A5307D"/>
    <w:rsid w:val="00A5428E"/>
    <w:rsid w:val="00A55B06"/>
    <w:rsid w:val="00A5621E"/>
    <w:rsid w:val="00A5745C"/>
    <w:rsid w:val="00A57A31"/>
    <w:rsid w:val="00A57BD7"/>
    <w:rsid w:val="00A60364"/>
    <w:rsid w:val="00A60C38"/>
    <w:rsid w:val="00A619F7"/>
    <w:rsid w:val="00A61B7C"/>
    <w:rsid w:val="00A61C34"/>
    <w:rsid w:val="00A61D61"/>
    <w:rsid w:val="00A630D7"/>
    <w:rsid w:val="00A63288"/>
    <w:rsid w:val="00A654F0"/>
    <w:rsid w:val="00A66514"/>
    <w:rsid w:val="00A67B34"/>
    <w:rsid w:val="00A7044F"/>
    <w:rsid w:val="00A71E0D"/>
    <w:rsid w:val="00A73918"/>
    <w:rsid w:val="00A74629"/>
    <w:rsid w:val="00A75957"/>
    <w:rsid w:val="00A773D6"/>
    <w:rsid w:val="00A779C4"/>
    <w:rsid w:val="00A802FA"/>
    <w:rsid w:val="00A8097B"/>
    <w:rsid w:val="00A80C8F"/>
    <w:rsid w:val="00A80D10"/>
    <w:rsid w:val="00A8184B"/>
    <w:rsid w:val="00A81B9F"/>
    <w:rsid w:val="00A81CD0"/>
    <w:rsid w:val="00A83255"/>
    <w:rsid w:val="00A834AF"/>
    <w:rsid w:val="00A83FA0"/>
    <w:rsid w:val="00A83FDC"/>
    <w:rsid w:val="00A854E8"/>
    <w:rsid w:val="00A86275"/>
    <w:rsid w:val="00A8628D"/>
    <w:rsid w:val="00A8799D"/>
    <w:rsid w:val="00A87A91"/>
    <w:rsid w:val="00A87F28"/>
    <w:rsid w:val="00A92BD0"/>
    <w:rsid w:val="00A939CF"/>
    <w:rsid w:val="00A94F7B"/>
    <w:rsid w:val="00A96758"/>
    <w:rsid w:val="00A97977"/>
    <w:rsid w:val="00AA0CEF"/>
    <w:rsid w:val="00AA0E07"/>
    <w:rsid w:val="00AA13CB"/>
    <w:rsid w:val="00AA16FB"/>
    <w:rsid w:val="00AA25BF"/>
    <w:rsid w:val="00AA2E84"/>
    <w:rsid w:val="00AA3C89"/>
    <w:rsid w:val="00AA3CCF"/>
    <w:rsid w:val="00AA4F67"/>
    <w:rsid w:val="00AA5CB0"/>
    <w:rsid w:val="00AA610E"/>
    <w:rsid w:val="00AA6F25"/>
    <w:rsid w:val="00AB08B6"/>
    <w:rsid w:val="00AB1C50"/>
    <w:rsid w:val="00AB1DDB"/>
    <w:rsid w:val="00AB33B9"/>
    <w:rsid w:val="00AB36C4"/>
    <w:rsid w:val="00AB4A4B"/>
    <w:rsid w:val="00AB799E"/>
    <w:rsid w:val="00AB7DC5"/>
    <w:rsid w:val="00AC14E6"/>
    <w:rsid w:val="00AC1953"/>
    <w:rsid w:val="00AC311B"/>
    <w:rsid w:val="00AC3965"/>
    <w:rsid w:val="00AC42EE"/>
    <w:rsid w:val="00AC54CD"/>
    <w:rsid w:val="00AC5E3C"/>
    <w:rsid w:val="00AC62C9"/>
    <w:rsid w:val="00AC6F53"/>
    <w:rsid w:val="00AC7AF9"/>
    <w:rsid w:val="00AD090B"/>
    <w:rsid w:val="00AD09D5"/>
    <w:rsid w:val="00AD19E5"/>
    <w:rsid w:val="00AD37A9"/>
    <w:rsid w:val="00AD38C8"/>
    <w:rsid w:val="00AD3AA1"/>
    <w:rsid w:val="00AD423E"/>
    <w:rsid w:val="00AD469D"/>
    <w:rsid w:val="00AD5209"/>
    <w:rsid w:val="00AD5359"/>
    <w:rsid w:val="00AD6076"/>
    <w:rsid w:val="00AD7023"/>
    <w:rsid w:val="00AD749D"/>
    <w:rsid w:val="00AD7AAE"/>
    <w:rsid w:val="00AE087E"/>
    <w:rsid w:val="00AE1322"/>
    <w:rsid w:val="00AE15A2"/>
    <w:rsid w:val="00AE2B8B"/>
    <w:rsid w:val="00AE38E6"/>
    <w:rsid w:val="00AE4485"/>
    <w:rsid w:val="00AE54CC"/>
    <w:rsid w:val="00AE69D8"/>
    <w:rsid w:val="00AE790F"/>
    <w:rsid w:val="00AF18A7"/>
    <w:rsid w:val="00AF2230"/>
    <w:rsid w:val="00AF26D9"/>
    <w:rsid w:val="00AF336D"/>
    <w:rsid w:val="00AF4125"/>
    <w:rsid w:val="00AF44F5"/>
    <w:rsid w:val="00AF4BCC"/>
    <w:rsid w:val="00AF5B34"/>
    <w:rsid w:val="00AF6DC8"/>
    <w:rsid w:val="00B00097"/>
    <w:rsid w:val="00B006F2"/>
    <w:rsid w:val="00B011E6"/>
    <w:rsid w:val="00B01442"/>
    <w:rsid w:val="00B01E89"/>
    <w:rsid w:val="00B01F06"/>
    <w:rsid w:val="00B02036"/>
    <w:rsid w:val="00B028B6"/>
    <w:rsid w:val="00B02FE4"/>
    <w:rsid w:val="00B045B6"/>
    <w:rsid w:val="00B047E0"/>
    <w:rsid w:val="00B0588C"/>
    <w:rsid w:val="00B05ADA"/>
    <w:rsid w:val="00B05FE6"/>
    <w:rsid w:val="00B071BA"/>
    <w:rsid w:val="00B10107"/>
    <w:rsid w:val="00B108E4"/>
    <w:rsid w:val="00B10C7F"/>
    <w:rsid w:val="00B11A32"/>
    <w:rsid w:val="00B11AD4"/>
    <w:rsid w:val="00B12D95"/>
    <w:rsid w:val="00B13F65"/>
    <w:rsid w:val="00B14EE9"/>
    <w:rsid w:val="00B171CA"/>
    <w:rsid w:val="00B173C7"/>
    <w:rsid w:val="00B17EB6"/>
    <w:rsid w:val="00B20363"/>
    <w:rsid w:val="00B20962"/>
    <w:rsid w:val="00B21504"/>
    <w:rsid w:val="00B21A72"/>
    <w:rsid w:val="00B220A7"/>
    <w:rsid w:val="00B2543C"/>
    <w:rsid w:val="00B2557C"/>
    <w:rsid w:val="00B25AD8"/>
    <w:rsid w:val="00B26303"/>
    <w:rsid w:val="00B265B8"/>
    <w:rsid w:val="00B27B7A"/>
    <w:rsid w:val="00B308BF"/>
    <w:rsid w:val="00B315F9"/>
    <w:rsid w:val="00B322E2"/>
    <w:rsid w:val="00B32E27"/>
    <w:rsid w:val="00B33B7D"/>
    <w:rsid w:val="00B34BE2"/>
    <w:rsid w:val="00B354D4"/>
    <w:rsid w:val="00B36A5C"/>
    <w:rsid w:val="00B37F5F"/>
    <w:rsid w:val="00B406AE"/>
    <w:rsid w:val="00B40BBB"/>
    <w:rsid w:val="00B424FE"/>
    <w:rsid w:val="00B4366E"/>
    <w:rsid w:val="00B454B0"/>
    <w:rsid w:val="00B45526"/>
    <w:rsid w:val="00B45A90"/>
    <w:rsid w:val="00B46136"/>
    <w:rsid w:val="00B47913"/>
    <w:rsid w:val="00B50765"/>
    <w:rsid w:val="00B50920"/>
    <w:rsid w:val="00B5340B"/>
    <w:rsid w:val="00B54C38"/>
    <w:rsid w:val="00B54D69"/>
    <w:rsid w:val="00B54F80"/>
    <w:rsid w:val="00B55682"/>
    <w:rsid w:val="00B55A93"/>
    <w:rsid w:val="00B570D2"/>
    <w:rsid w:val="00B619EA"/>
    <w:rsid w:val="00B62726"/>
    <w:rsid w:val="00B62AB3"/>
    <w:rsid w:val="00B634A1"/>
    <w:rsid w:val="00B63BA2"/>
    <w:rsid w:val="00B63CD3"/>
    <w:rsid w:val="00B65837"/>
    <w:rsid w:val="00B66526"/>
    <w:rsid w:val="00B6702C"/>
    <w:rsid w:val="00B672F4"/>
    <w:rsid w:val="00B6760E"/>
    <w:rsid w:val="00B67667"/>
    <w:rsid w:val="00B70300"/>
    <w:rsid w:val="00B7270B"/>
    <w:rsid w:val="00B727C0"/>
    <w:rsid w:val="00B7475D"/>
    <w:rsid w:val="00B74BEA"/>
    <w:rsid w:val="00B754C7"/>
    <w:rsid w:val="00B75C62"/>
    <w:rsid w:val="00B80540"/>
    <w:rsid w:val="00B80C25"/>
    <w:rsid w:val="00B81511"/>
    <w:rsid w:val="00B82431"/>
    <w:rsid w:val="00B8364C"/>
    <w:rsid w:val="00B84292"/>
    <w:rsid w:val="00B8431B"/>
    <w:rsid w:val="00B8448B"/>
    <w:rsid w:val="00B84FA0"/>
    <w:rsid w:val="00B868BF"/>
    <w:rsid w:val="00B87154"/>
    <w:rsid w:val="00B87780"/>
    <w:rsid w:val="00B90930"/>
    <w:rsid w:val="00B91DDC"/>
    <w:rsid w:val="00B91E5E"/>
    <w:rsid w:val="00B91FE9"/>
    <w:rsid w:val="00B92D07"/>
    <w:rsid w:val="00B939A6"/>
    <w:rsid w:val="00B93B0E"/>
    <w:rsid w:val="00B93ED8"/>
    <w:rsid w:val="00B94BDA"/>
    <w:rsid w:val="00B96685"/>
    <w:rsid w:val="00BA1472"/>
    <w:rsid w:val="00BA20A6"/>
    <w:rsid w:val="00BA2B74"/>
    <w:rsid w:val="00BA3452"/>
    <w:rsid w:val="00BA3F4B"/>
    <w:rsid w:val="00BA443E"/>
    <w:rsid w:val="00BA5408"/>
    <w:rsid w:val="00BA5CCE"/>
    <w:rsid w:val="00BA6BDF"/>
    <w:rsid w:val="00BB03F5"/>
    <w:rsid w:val="00BB04DD"/>
    <w:rsid w:val="00BB06EA"/>
    <w:rsid w:val="00BB120A"/>
    <w:rsid w:val="00BB1B51"/>
    <w:rsid w:val="00BB2174"/>
    <w:rsid w:val="00BB2D6B"/>
    <w:rsid w:val="00BB3041"/>
    <w:rsid w:val="00BB3CF8"/>
    <w:rsid w:val="00BB45DA"/>
    <w:rsid w:val="00BB72A5"/>
    <w:rsid w:val="00BB72EC"/>
    <w:rsid w:val="00BC0428"/>
    <w:rsid w:val="00BC0EEB"/>
    <w:rsid w:val="00BC6458"/>
    <w:rsid w:val="00BC6B2F"/>
    <w:rsid w:val="00BC7164"/>
    <w:rsid w:val="00BD0C21"/>
    <w:rsid w:val="00BD1496"/>
    <w:rsid w:val="00BD244D"/>
    <w:rsid w:val="00BD4275"/>
    <w:rsid w:val="00BD48B4"/>
    <w:rsid w:val="00BD60FE"/>
    <w:rsid w:val="00BD6572"/>
    <w:rsid w:val="00BD6B82"/>
    <w:rsid w:val="00BD76D3"/>
    <w:rsid w:val="00BD7F12"/>
    <w:rsid w:val="00BE1586"/>
    <w:rsid w:val="00BE2F3A"/>
    <w:rsid w:val="00BE373D"/>
    <w:rsid w:val="00BE5FD9"/>
    <w:rsid w:val="00BE66A8"/>
    <w:rsid w:val="00BE75BE"/>
    <w:rsid w:val="00BF0A49"/>
    <w:rsid w:val="00BF0D83"/>
    <w:rsid w:val="00BF0F51"/>
    <w:rsid w:val="00BF1277"/>
    <w:rsid w:val="00BF2DCE"/>
    <w:rsid w:val="00BF3E29"/>
    <w:rsid w:val="00BF418B"/>
    <w:rsid w:val="00BF5339"/>
    <w:rsid w:val="00BF5963"/>
    <w:rsid w:val="00BF6079"/>
    <w:rsid w:val="00BF61F5"/>
    <w:rsid w:val="00BF62B2"/>
    <w:rsid w:val="00BF6D95"/>
    <w:rsid w:val="00BF75D8"/>
    <w:rsid w:val="00BF75F0"/>
    <w:rsid w:val="00C00928"/>
    <w:rsid w:val="00C01D6C"/>
    <w:rsid w:val="00C0293E"/>
    <w:rsid w:val="00C04942"/>
    <w:rsid w:val="00C056D5"/>
    <w:rsid w:val="00C063D0"/>
    <w:rsid w:val="00C065DA"/>
    <w:rsid w:val="00C07A03"/>
    <w:rsid w:val="00C1029A"/>
    <w:rsid w:val="00C109FD"/>
    <w:rsid w:val="00C1157D"/>
    <w:rsid w:val="00C11696"/>
    <w:rsid w:val="00C117DB"/>
    <w:rsid w:val="00C128B0"/>
    <w:rsid w:val="00C13A52"/>
    <w:rsid w:val="00C13EE8"/>
    <w:rsid w:val="00C140FE"/>
    <w:rsid w:val="00C1462F"/>
    <w:rsid w:val="00C15D1E"/>
    <w:rsid w:val="00C1669D"/>
    <w:rsid w:val="00C20E71"/>
    <w:rsid w:val="00C21229"/>
    <w:rsid w:val="00C21B96"/>
    <w:rsid w:val="00C21DAF"/>
    <w:rsid w:val="00C22015"/>
    <w:rsid w:val="00C22578"/>
    <w:rsid w:val="00C24B5F"/>
    <w:rsid w:val="00C25139"/>
    <w:rsid w:val="00C25E60"/>
    <w:rsid w:val="00C265A1"/>
    <w:rsid w:val="00C277F1"/>
    <w:rsid w:val="00C27B77"/>
    <w:rsid w:val="00C304ED"/>
    <w:rsid w:val="00C30FA4"/>
    <w:rsid w:val="00C311F2"/>
    <w:rsid w:val="00C3191F"/>
    <w:rsid w:val="00C31A14"/>
    <w:rsid w:val="00C32997"/>
    <w:rsid w:val="00C32C51"/>
    <w:rsid w:val="00C33670"/>
    <w:rsid w:val="00C34275"/>
    <w:rsid w:val="00C34C3C"/>
    <w:rsid w:val="00C34C7D"/>
    <w:rsid w:val="00C34D6D"/>
    <w:rsid w:val="00C350E4"/>
    <w:rsid w:val="00C3638E"/>
    <w:rsid w:val="00C36888"/>
    <w:rsid w:val="00C40466"/>
    <w:rsid w:val="00C41944"/>
    <w:rsid w:val="00C41FAA"/>
    <w:rsid w:val="00C43207"/>
    <w:rsid w:val="00C4368D"/>
    <w:rsid w:val="00C439B4"/>
    <w:rsid w:val="00C442F7"/>
    <w:rsid w:val="00C4438E"/>
    <w:rsid w:val="00C47EB2"/>
    <w:rsid w:val="00C508E8"/>
    <w:rsid w:val="00C50B06"/>
    <w:rsid w:val="00C51A50"/>
    <w:rsid w:val="00C51C70"/>
    <w:rsid w:val="00C52620"/>
    <w:rsid w:val="00C52A41"/>
    <w:rsid w:val="00C5309E"/>
    <w:rsid w:val="00C54F37"/>
    <w:rsid w:val="00C550CA"/>
    <w:rsid w:val="00C558DB"/>
    <w:rsid w:val="00C559AA"/>
    <w:rsid w:val="00C55D14"/>
    <w:rsid w:val="00C57CAA"/>
    <w:rsid w:val="00C62B51"/>
    <w:rsid w:val="00C6474F"/>
    <w:rsid w:val="00C649F6"/>
    <w:rsid w:val="00C65467"/>
    <w:rsid w:val="00C67AAC"/>
    <w:rsid w:val="00C67DA5"/>
    <w:rsid w:val="00C702A4"/>
    <w:rsid w:val="00C705E2"/>
    <w:rsid w:val="00C707B8"/>
    <w:rsid w:val="00C70FE8"/>
    <w:rsid w:val="00C7112C"/>
    <w:rsid w:val="00C715EF"/>
    <w:rsid w:val="00C71E15"/>
    <w:rsid w:val="00C722AC"/>
    <w:rsid w:val="00C7300B"/>
    <w:rsid w:val="00C73FFB"/>
    <w:rsid w:val="00C742F2"/>
    <w:rsid w:val="00C74313"/>
    <w:rsid w:val="00C7493A"/>
    <w:rsid w:val="00C76EEB"/>
    <w:rsid w:val="00C771DC"/>
    <w:rsid w:val="00C81F59"/>
    <w:rsid w:val="00C84645"/>
    <w:rsid w:val="00C850B4"/>
    <w:rsid w:val="00C85AF2"/>
    <w:rsid w:val="00C866E6"/>
    <w:rsid w:val="00C87138"/>
    <w:rsid w:val="00C87893"/>
    <w:rsid w:val="00C90046"/>
    <w:rsid w:val="00C9085D"/>
    <w:rsid w:val="00C90CDD"/>
    <w:rsid w:val="00C90E2B"/>
    <w:rsid w:val="00C91568"/>
    <w:rsid w:val="00C9291D"/>
    <w:rsid w:val="00C93296"/>
    <w:rsid w:val="00C93450"/>
    <w:rsid w:val="00C93F49"/>
    <w:rsid w:val="00C96292"/>
    <w:rsid w:val="00CA17BF"/>
    <w:rsid w:val="00CA2109"/>
    <w:rsid w:val="00CA37AF"/>
    <w:rsid w:val="00CA5C1A"/>
    <w:rsid w:val="00CA62BB"/>
    <w:rsid w:val="00CA6BBB"/>
    <w:rsid w:val="00CA768F"/>
    <w:rsid w:val="00CA7D2C"/>
    <w:rsid w:val="00CB0C81"/>
    <w:rsid w:val="00CB20DA"/>
    <w:rsid w:val="00CB228B"/>
    <w:rsid w:val="00CB2564"/>
    <w:rsid w:val="00CB2768"/>
    <w:rsid w:val="00CB2E0F"/>
    <w:rsid w:val="00CB2FB9"/>
    <w:rsid w:val="00CB39A6"/>
    <w:rsid w:val="00CB4589"/>
    <w:rsid w:val="00CB483A"/>
    <w:rsid w:val="00CB4CD2"/>
    <w:rsid w:val="00CB5740"/>
    <w:rsid w:val="00CB6852"/>
    <w:rsid w:val="00CB7266"/>
    <w:rsid w:val="00CB7C44"/>
    <w:rsid w:val="00CB7F0D"/>
    <w:rsid w:val="00CC0BD6"/>
    <w:rsid w:val="00CC2BD6"/>
    <w:rsid w:val="00CC4137"/>
    <w:rsid w:val="00CC4521"/>
    <w:rsid w:val="00CC5B10"/>
    <w:rsid w:val="00CC712C"/>
    <w:rsid w:val="00CC767B"/>
    <w:rsid w:val="00CD0BCC"/>
    <w:rsid w:val="00CD18E5"/>
    <w:rsid w:val="00CD3425"/>
    <w:rsid w:val="00CD418C"/>
    <w:rsid w:val="00CD41B9"/>
    <w:rsid w:val="00CD4605"/>
    <w:rsid w:val="00CD48A1"/>
    <w:rsid w:val="00CD57D0"/>
    <w:rsid w:val="00CD5E49"/>
    <w:rsid w:val="00CD7C50"/>
    <w:rsid w:val="00CE0AB9"/>
    <w:rsid w:val="00CE1F41"/>
    <w:rsid w:val="00CE256D"/>
    <w:rsid w:val="00CE25C7"/>
    <w:rsid w:val="00CE2CAA"/>
    <w:rsid w:val="00CE32B4"/>
    <w:rsid w:val="00CE49DA"/>
    <w:rsid w:val="00CE4A90"/>
    <w:rsid w:val="00CE5640"/>
    <w:rsid w:val="00CE5809"/>
    <w:rsid w:val="00CE623A"/>
    <w:rsid w:val="00CE66FD"/>
    <w:rsid w:val="00CE684E"/>
    <w:rsid w:val="00CE7F96"/>
    <w:rsid w:val="00CF17F9"/>
    <w:rsid w:val="00CF1AC5"/>
    <w:rsid w:val="00CF1F1B"/>
    <w:rsid w:val="00CF29F3"/>
    <w:rsid w:val="00CF30F9"/>
    <w:rsid w:val="00CF38A3"/>
    <w:rsid w:val="00CF401B"/>
    <w:rsid w:val="00CF43B8"/>
    <w:rsid w:val="00CF49EF"/>
    <w:rsid w:val="00CF520F"/>
    <w:rsid w:val="00CF5721"/>
    <w:rsid w:val="00CF67AE"/>
    <w:rsid w:val="00CF6917"/>
    <w:rsid w:val="00CF6AA0"/>
    <w:rsid w:val="00CF7F54"/>
    <w:rsid w:val="00D00F36"/>
    <w:rsid w:val="00D0178F"/>
    <w:rsid w:val="00D01D47"/>
    <w:rsid w:val="00D0265E"/>
    <w:rsid w:val="00D0290A"/>
    <w:rsid w:val="00D049E6"/>
    <w:rsid w:val="00D06CC0"/>
    <w:rsid w:val="00D06EA4"/>
    <w:rsid w:val="00D07002"/>
    <w:rsid w:val="00D07365"/>
    <w:rsid w:val="00D07616"/>
    <w:rsid w:val="00D07FC6"/>
    <w:rsid w:val="00D110C1"/>
    <w:rsid w:val="00D11886"/>
    <w:rsid w:val="00D1253F"/>
    <w:rsid w:val="00D12646"/>
    <w:rsid w:val="00D1269C"/>
    <w:rsid w:val="00D1419D"/>
    <w:rsid w:val="00D142A7"/>
    <w:rsid w:val="00D1498F"/>
    <w:rsid w:val="00D14B1A"/>
    <w:rsid w:val="00D14F2D"/>
    <w:rsid w:val="00D1631E"/>
    <w:rsid w:val="00D168BC"/>
    <w:rsid w:val="00D20BFC"/>
    <w:rsid w:val="00D20E02"/>
    <w:rsid w:val="00D218D4"/>
    <w:rsid w:val="00D22C14"/>
    <w:rsid w:val="00D22CDD"/>
    <w:rsid w:val="00D253DD"/>
    <w:rsid w:val="00D25785"/>
    <w:rsid w:val="00D25A01"/>
    <w:rsid w:val="00D25A09"/>
    <w:rsid w:val="00D26234"/>
    <w:rsid w:val="00D27A6C"/>
    <w:rsid w:val="00D30989"/>
    <w:rsid w:val="00D318BE"/>
    <w:rsid w:val="00D31AB1"/>
    <w:rsid w:val="00D32E54"/>
    <w:rsid w:val="00D33200"/>
    <w:rsid w:val="00D33397"/>
    <w:rsid w:val="00D357CE"/>
    <w:rsid w:val="00D36DB7"/>
    <w:rsid w:val="00D40030"/>
    <w:rsid w:val="00D400AA"/>
    <w:rsid w:val="00D41FF1"/>
    <w:rsid w:val="00D432D9"/>
    <w:rsid w:val="00D459D3"/>
    <w:rsid w:val="00D45CE1"/>
    <w:rsid w:val="00D46E18"/>
    <w:rsid w:val="00D47F78"/>
    <w:rsid w:val="00D47FE1"/>
    <w:rsid w:val="00D50946"/>
    <w:rsid w:val="00D518A9"/>
    <w:rsid w:val="00D5236C"/>
    <w:rsid w:val="00D53DBE"/>
    <w:rsid w:val="00D54774"/>
    <w:rsid w:val="00D54E49"/>
    <w:rsid w:val="00D5663B"/>
    <w:rsid w:val="00D5760E"/>
    <w:rsid w:val="00D5789B"/>
    <w:rsid w:val="00D57C00"/>
    <w:rsid w:val="00D60848"/>
    <w:rsid w:val="00D60CDB"/>
    <w:rsid w:val="00D6112B"/>
    <w:rsid w:val="00D644DD"/>
    <w:rsid w:val="00D647D9"/>
    <w:rsid w:val="00D64A1F"/>
    <w:rsid w:val="00D675F7"/>
    <w:rsid w:val="00D71BC4"/>
    <w:rsid w:val="00D73789"/>
    <w:rsid w:val="00D737B4"/>
    <w:rsid w:val="00D73A63"/>
    <w:rsid w:val="00D73A82"/>
    <w:rsid w:val="00D73C68"/>
    <w:rsid w:val="00D744ED"/>
    <w:rsid w:val="00D7492B"/>
    <w:rsid w:val="00D74A27"/>
    <w:rsid w:val="00D74B05"/>
    <w:rsid w:val="00D74EB8"/>
    <w:rsid w:val="00D75B02"/>
    <w:rsid w:val="00D75C49"/>
    <w:rsid w:val="00D75F6F"/>
    <w:rsid w:val="00D769C2"/>
    <w:rsid w:val="00D76E3D"/>
    <w:rsid w:val="00D7742A"/>
    <w:rsid w:val="00D80145"/>
    <w:rsid w:val="00D8081C"/>
    <w:rsid w:val="00D8090A"/>
    <w:rsid w:val="00D80FFB"/>
    <w:rsid w:val="00D81AE7"/>
    <w:rsid w:val="00D82E7D"/>
    <w:rsid w:val="00D8371D"/>
    <w:rsid w:val="00D83E58"/>
    <w:rsid w:val="00D84362"/>
    <w:rsid w:val="00D846B6"/>
    <w:rsid w:val="00D846DC"/>
    <w:rsid w:val="00D8482E"/>
    <w:rsid w:val="00D84876"/>
    <w:rsid w:val="00D84EF8"/>
    <w:rsid w:val="00D85989"/>
    <w:rsid w:val="00D8600D"/>
    <w:rsid w:val="00D9027F"/>
    <w:rsid w:val="00D90441"/>
    <w:rsid w:val="00D92279"/>
    <w:rsid w:val="00D933AA"/>
    <w:rsid w:val="00D9353F"/>
    <w:rsid w:val="00D9378C"/>
    <w:rsid w:val="00D93A6A"/>
    <w:rsid w:val="00D93D0E"/>
    <w:rsid w:val="00D978AD"/>
    <w:rsid w:val="00D9795A"/>
    <w:rsid w:val="00DA02F2"/>
    <w:rsid w:val="00DA0D25"/>
    <w:rsid w:val="00DA0FF4"/>
    <w:rsid w:val="00DA1C0D"/>
    <w:rsid w:val="00DA2D69"/>
    <w:rsid w:val="00DA31B9"/>
    <w:rsid w:val="00DA3596"/>
    <w:rsid w:val="00DA3858"/>
    <w:rsid w:val="00DA4ABD"/>
    <w:rsid w:val="00DA5AA2"/>
    <w:rsid w:val="00DA6350"/>
    <w:rsid w:val="00DA7DC6"/>
    <w:rsid w:val="00DB00A5"/>
    <w:rsid w:val="00DB103C"/>
    <w:rsid w:val="00DB1FCB"/>
    <w:rsid w:val="00DB2B37"/>
    <w:rsid w:val="00DB3330"/>
    <w:rsid w:val="00DB4B7A"/>
    <w:rsid w:val="00DB4BDC"/>
    <w:rsid w:val="00DB5EB5"/>
    <w:rsid w:val="00DB6DF1"/>
    <w:rsid w:val="00DB7CDC"/>
    <w:rsid w:val="00DC0825"/>
    <w:rsid w:val="00DC0BEA"/>
    <w:rsid w:val="00DC1762"/>
    <w:rsid w:val="00DC17D4"/>
    <w:rsid w:val="00DC3079"/>
    <w:rsid w:val="00DC3714"/>
    <w:rsid w:val="00DC3E27"/>
    <w:rsid w:val="00DC6041"/>
    <w:rsid w:val="00DC6279"/>
    <w:rsid w:val="00DC638B"/>
    <w:rsid w:val="00DC73D4"/>
    <w:rsid w:val="00DC7DC0"/>
    <w:rsid w:val="00DD19AD"/>
    <w:rsid w:val="00DD31DD"/>
    <w:rsid w:val="00DD3BC5"/>
    <w:rsid w:val="00DD417E"/>
    <w:rsid w:val="00DD51F8"/>
    <w:rsid w:val="00DD53C8"/>
    <w:rsid w:val="00DD5946"/>
    <w:rsid w:val="00DD595C"/>
    <w:rsid w:val="00DD6664"/>
    <w:rsid w:val="00DD6ABB"/>
    <w:rsid w:val="00DE041A"/>
    <w:rsid w:val="00DE09F8"/>
    <w:rsid w:val="00DE2D3A"/>
    <w:rsid w:val="00DE324D"/>
    <w:rsid w:val="00DE36C0"/>
    <w:rsid w:val="00DE4451"/>
    <w:rsid w:val="00DE49C0"/>
    <w:rsid w:val="00DE6083"/>
    <w:rsid w:val="00DE6956"/>
    <w:rsid w:val="00DE7A94"/>
    <w:rsid w:val="00DF0B97"/>
    <w:rsid w:val="00DF0BDC"/>
    <w:rsid w:val="00DF2102"/>
    <w:rsid w:val="00DF3EE7"/>
    <w:rsid w:val="00DF42AA"/>
    <w:rsid w:val="00DF4C20"/>
    <w:rsid w:val="00DF51F0"/>
    <w:rsid w:val="00DF5661"/>
    <w:rsid w:val="00DF58A3"/>
    <w:rsid w:val="00DF65D8"/>
    <w:rsid w:val="00DF69D0"/>
    <w:rsid w:val="00DF6A40"/>
    <w:rsid w:val="00DF6E2F"/>
    <w:rsid w:val="00E00463"/>
    <w:rsid w:val="00E022B1"/>
    <w:rsid w:val="00E0254A"/>
    <w:rsid w:val="00E02563"/>
    <w:rsid w:val="00E03088"/>
    <w:rsid w:val="00E03A41"/>
    <w:rsid w:val="00E048DB"/>
    <w:rsid w:val="00E04989"/>
    <w:rsid w:val="00E06430"/>
    <w:rsid w:val="00E074BB"/>
    <w:rsid w:val="00E07524"/>
    <w:rsid w:val="00E1078E"/>
    <w:rsid w:val="00E109F5"/>
    <w:rsid w:val="00E110F5"/>
    <w:rsid w:val="00E11421"/>
    <w:rsid w:val="00E1304F"/>
    <w:rsid w:val="00E13070"/>
    <w:rsid w:val="00E13CA2"/>
    <w:rsid w:val="00E13F37"/>
    <w:rsid w:val="00E15A20"/>
    <w:rsid w:val="00E1644C"/>
    <w:rsid w:val="00E16880"/>
    <w:rsid w:val="00E17428"/>
    <w:rsid w:val="00E20431"/>
    <w:rsid w:val="00E23626"/>
    <w:rsid w:val="00E24511"/>
    <w:rsid w:val="00E25016"/>
    <w:rsid w:val="00E25642"/>
    <w:rsid w:val="00E2693A"/>
    <w:rsid w:val="00E26EB6"/>
    <w:rsid w:val="00E2728A"/>
    <w:rsid w:val="00E2766D"/>
    <w:rsid w:val="00E278F7"/>
    <w:rsid w:val="00E27C8D"/>
    <w:rsid w:val="00E30000"/>
    <w:rsid w:val="00E3059B"/>
    <w:rsid w:val="00E326D4"/>
    <w:rsid w:val="00E33556"/>
    <w:rsid w:val="00E342D9"/>
    <w:rsid w:val="00E345A4"/>
    <w:rsid w:val="00E37621"/>
    <w:rsid w:val="00E40572"/>
    <w:rsid w:val="00E40A78"/>
    <w:rsid w:val="00E41798"/>
    <w:rsid w:val="00E42122"/>
    <w:rsid w:val="00E424C9"/>
    <w:rsid w:val="00E43EF1"/>
    <w:rsid w:val="00E448D2"/>
    <w:rsid w:val="00E44933"/>
    <w:rsid w:val="00E45A5A"/>
    <w:rsid w:val="00E46F1F"/>
    <w:rsid w:val="00E47115"/>
    <w:rsid w:val="00E4752C"/>
    <w:rsid w:val="00E47BE3"/>
    <w:rsid w:val="00E50932"/>
    <w:rsid w:val="00E50E63"/>
    <w:rsid w:val="00E5176F"/>
    <w:rsid w:val="00E51A66"/>
    <w:rsid w:val="00E52DF6"/>
    <w:rsid w:val="00E546F5"/>
    <w:rsid w:val="00E54F7A"/>
    <w:rsid w:val="00E554F5"/>
    <w:rsid w:val="00E55A24"/>
    <w:rsid w:val="00E569F3"/>
    <w:rsid w:val="00E57342"/>
    <w:rsid w:val="00E6020F"/>
    <w:rsid w:val="00E604B5"/>
    <w:rsid w:val="00E61B33"/>
    <w:rsid w:val="00E62684"/>
    <w:rsid w:val="00E62718"/>
    <w:rsid w:val="00E64492"/>
    <w:rsid w:val="00E646AE"/>
    <w:rsid w:val="00E6589B"/>
    <w:rsid w:val="00E65B26"/>
    <w:rsid w:val="00E70364"/>
    <w:rsid w:val="00E71E2C"/>
    <w:rsid w:val="00E72BB8"/>
    <w:rsid w:val="00E73BE9"/>
    <w:rsid w:val="00E7461B"/>
    <w:rsid w:val="00E7486F"/>
    <w:rsid w:val="00E7491D"/>
    <w:rsid w:val="00E75098"/>
    <w:rsid w:val="00E768FF"/>
    <w:rsid w:val="00E76F31"/>
    <w:rsid w:val="00E77188"/>
    <w:rsid w:val="00E774F5"/>
    <w:rsid w:val="00E77765"/>
    <w:rsid w:val="00E8036B"/>
    <w:rsid w:val="00E803D3"/>
    <w:rsid w:val="00E804FE"/>
    <w:rsid w:val="00E80C53"/>
    <w:rsid w:val="00E8316A"/>
    <w:rsid w:val="00E83229"/>
    <w:rsid w:val="00E837EC"/>
    <w:rsid w:val="00E83C30"/>
    <w:rsid w:val="00E8584F"/>
    <w:rsid w:val="00E85E82"/>
    <w:rsid w:val="00E86EFB"/>
    <w:rsid w:val="00E87846"/>
    <w:rsid w:val="00E92F7A"/>
    <w:rsid w:val="00E93917"/>
    <w:rsid w:val="00E93D2A"/>
    <w:rsid w:val="00E945B0"/>
    <w:rsid w:val="00E9639B"/>
    <w:rsid w:val="00E966ED"/>
    <w:rsid w:val="00E966F4"/>
    <w:rsid w:val="00E9684E"/>
    <w:rsid w:val="00E96B16"/>
    <w:rsid w:val="00E97848"/>
    <w:rsid w:val="00E979A2"/>
    <w:rsid w:val="00EA0459"/>
    <w:rsid w:val="00EA0712"/>
    <w:rsid w:val="00EA1058"/>
    <w:rsid w:val="00EA2D2D"/>
    <w:rsid w:val="00EA374E"/>
    <w:rsid w:val="00EA3CE6"/>
    <w:rsid w:val="00EA3DF6"/>
    <w:rsid w:val="00EA6B6B"/>
    <w:rsid w:val="00EA709D"/>
    <w:rsid w:val="00EA77A1"/>
    <w:rsid w:val="00EA7D21"/>
    <w:rsid w:val="00EB0411"/>
    <w:rsid w:val="00EB2D45"/>
    <w:rsid w:val="00EB2FF4"/>
    <w:rsid w:val="00EB385D"/>
    <w:rsid w:val="00EB39DF"/>
    <w:rsid w:val="00EB3A3C"/>
    <w:rsid w:val="00EB3F41"/>
    <w:rsid w:val="00EB52C8"/>
    <w:rsid w:val="00EB557C"/>
    <w:rsid w:val="00EB6E3A"/>
    <w:rsid w:val="00EB7A85"/>
    <w:rsid w:val="00EB7F24"/>
    <w:rsid w:val="00EC01A0"/>
    <w:rsid w:val="00EC0FBF"/>
    <w:rsid w:val="00EC16E4"/>
    <w:rsid w:val="00EC18C2"/>
    <w:rsid w:val="00EC226A"/>
    <w:rsid w:val="00EC2705"/>
    <w:rsid w:val="00EC35BB"/>
    <w:rsid w:val="00EC55BC"/>
    <w:rsid w:val="00EC5707"/>
    <w:rsid w:val="00EC5921"/>
    <w:rsid w:val="00EC6202"/>
    <w:rsid w:val="00EC6352"/>
    <w:rsid w:val="00EC699D"/>
    <w:rsid w:val="00EC7BAE"/>
    <w:rsid w:val="00ED1975"/>
    <w:rsid w:val="00ED1A47"/>
    <w:rsid w:val="00ED2347"/>
    <w:rsid w:val="00ED2D91"/>
    <w:rsid w:val="00ED2DD9"/>
    <w:rsid w:val="00ED3856"/>
    <w:rsid w:val="00ED3DDA"/>
    <w:rsid w:val="00ED4B45"/>
    <w:rsid w:val="00ED58A8"/>
    <w:rsid w:val="00ED6301"/>
    <w:rsid w:val="00EE0453"/>
    <w:rsid w:val="00EE1298"/>
    <w:rsid w:val="00EE2A3F"/>
    <w:rsid w:val="00EE3C5A"/>
    <w:rsid w:val="00EE50D9"/>
    <w:rsid w:val="00EE5345"/>
    <w:rsid w:val="00EE5710"/>
    <w:rsid w:val="00EE6AE5"/>
    <w:rsid w:val="00EF0BF2"/>
    <w:rsid w:val="00EF26B1"/>
    <w:rsid w:val="00EF27C4"/>
    <w:rsid w:val="00EF3325"/>
    <w:rsid w:val="00EF364C"/>
    <w:rsid w:val="00EF3C28"/>
    <w:rsid w:val="00EF3EC3"/>
    <w:rsid w:val="00EF3F02"/>
    <w:rsid w:val="00EF3FF1"/>
    <w:rsid w:val="00EF475D"/>
    <w:rsid w:val="00EF52B3"/>
    <w:rsid w:val="00EF619F"/>
    <w:rsid w:val="00EF62C2"/>
    <w:rsid w:val="00EF7C9C"/>
    <w:rsid w:val="00EF7F22"/>
    <w:rsid w:val="00F00AF2"/>
    <w:rsid w:val="00F023EE"/>
    <w:rsid w:val="00F025E1"/>
    <w:rsid w:val="00F0330F"/>
    <w:rsid w:val="00F04F61"/>
    <w:rsid w:val="00F07511"/>
    <w:rsid w:val="00F077AA"/>
    <w:rsid w:val="00F10D7B"/>
    <w:rsid w:val="00F11243"/>
    <w:rsid w:val="00F11437"/>
    <w:rsid w:val="00F1181D"/>
    <w:rsid w:val="00F11E48"/>
    <w:rsid w:val="00F128C2"/>
    <w:rsid w:val="00F129FA"/>
    <w:rsid w:val="00F12D41"/>
    <w:rsid w:val="00F130B6"/>
    <w:rsid w:val="00F1377A"/>
    <w:rsid w:val="00F13969"/>
    <w:rsid w:val="00F14E9B"/>
    <w:rsid w:val="00F1647D"/>
    <w:rsid w:val="00F16D6B"/>
    <w:rsid w:val="00F173CC"/>
    <w:rsid w:val="00F2009A"/>
    <w:rsid w:val="00F20680"/>
    <w:rsid w:val="00F218C2"/>
    <w:rsid w:val="00F21FA0"/>
    <w:rsid w:val="00F2352F"/>
    <w:rsid w:val="00F264F8"/>
    <w:rsid w:val="00F26B47"/>
    <w:rsid w:val="00F2764A"/>
    <w:rsid w:val="00F3044D"/>
    <w:rsid w:val="00F31205"/>
    <w:rsid w:val="00F31FA8"/>
    <w:rsid w:val="00F32F90"/>
    <w:rsid w:val="00F336E2"/>
    <w:rsid w:val="00F35118"/>
    <w:rsid w:val="00F353BA"/>
    <w:rsid w:val="00F35557"/>
    <w:rsid w:val="00F357D7"/>
    <w:rsid w:val="00F369C3"/>
    <w:rsid w:val="00F37191"/>
    <w:rsid w:val="00F37620"/>
    <w:rsid w:val="00F37CD5"/>
    <w:rsid w:val="00F402AF"/>
    <w:rsid w:val="00F41066"/>
    <w:rsid w:val="00F41345"/>
    <w:rsid w:val="00F42ACC"/>
    <w:rsid w:val="00F42F33"/>
    <w:rsid w:val="00F44655"/>
    <w:rsid w:val="00F45914"/>
    <w:rsid w:val="00F50499"/>
    <w:rsid w:val="00F510A8"/>
    <w:rsid w:val="00F51BD5"/>
    <w:rsid w:val="00F51E70"/>
    <w:rsid w:val="00F528B5"/>
    <w:rsid w:val="00F52F16"/>
    <w:rsid w:val="00F52F6F"/>
    <w:rsid w:val="00F54CD8"/>
    <w:rsid w:val="00F54F81"/>
    <w:rsid w:val="00F5522E"/>
    <w:rsid w:val="00F5535B"/>
    <w:rsid w:val="00F574EC"/>
    <w:rsid w:val="00F60E04"/>
    <w:rsid w:val="00F63475"/>
    <w:rsid w:val="00F646C5"/>
    <w:rsid w:val="00F652E1"/>
    <w:rsid w:val="00F655B0"/>
    <w:rsid w:val="00F657BE"/>
    <w:rsid w:val="00F67524"/>
    <w:rsid w:val="00F71F46"/>
    <w:rsid w:val="00F736A0"/>
    <w:rsid w:val="00F73BB1"/>
    <w:rsid w:val="00F74869"/>
    <w:rsid w:val="00F81520"/>
    <w:rsid w:val="00F81717"/>
    <w:rsid w:val="00F82C5A"/>
    <w:rsid w:val="00F82DB3"/>
    <w:rsid w:val="00F832E4"/>
    <w:rsid w:val="00F8367E"/>
    <w:rsid w:val="00F83731"/>
    <w:rsid w:val="00F83992"/>
    <w:rsid w:val="00F83D31"/>
    <w:rsid w:val="00F847C5"/>
    <w:rsid w:val="00F85213"/>
    <w:rsid w:val="00F863FB"/>
    <w:rsid w:val="00F86880"/>
    <w:rsid w:val="00F872F3"/>
    <w:rsid w:val="00F8756C"/>
    <w:rsid w:val="00F877EE"/>
    <w:rsid w:val="00F87F0D"/>
    <w:rsid w:val="00F900DA"/>
    <w:rsid w:val="00F902D7"/>
    <w:rsid w:val="00F90C55"/>
    <w:rsid w:val="00F92F90"/>
    <w:rsid w:val="00F9361D"/>
    <w:rsid w:val="00F93E54"/>
    <w:rsid w:val="00F94BAF"/>
    <w:rsid w:val="00F94D42"/>
    <w:rsid w:val="00F95455"/>
    <w:rsid w:val="00F95AE9"/>
    <w:rsid w:val="00F967BF"/>
    <w:rsid w:val="00F96F0A"/>
    <w:rsid w:val="00F97C46"/>
    <w:rsid w:val="00FA08E8"/>
    <w:rsid w:val="00FA1039"/>
    <w:rsid w:val="00FA1451"/>
    <w:rsid w:val="00FA19F6"/>
    <w:rsid w:val="00FA3466"/>
    <w:rsid w:val="00FA3D94"/>
    <w:rsid w:val="00FA4FD1"/>
    <w:rsid w:val="00FA5248"/>
    <w:rsid w:val="00FA5FEA"/>
    <w:rsid w:val="00FA6DBE"/>
    <w:rsid w:val="00FA6E86"/>
    <w:rsid w:val="00FA7E68"/>
    <w:rsid w:val="00FB1124"/>
    <w:rsid w:val="00FB1B95"/>
    <w:rsid w:val="00FB3942"/>
    <w:rsid w:val="00FB3ABE"/>
    <w:rsid w:val="00FB6053"/>
    <w:rsid w:val="00FB7C79"/>
    <w:rsid w:val="00FC0A65"/>
    <w:rsid w:val="00FC12D3"/>
    <w:rsid w:val="00FC2026"/>
    <w:rsid w:val="00FC3A0C"/>
    <w:rsid w:val="00FC4C6A"/>
    <w:rsid w:val="00FC547A"/>
    <w:rsid w:val="00FC692E"/>
    <w:rsid w:val="00FC7AA1"/>
    <w:rsid w:val="00FD2DB5"/>
    <w:rsid w:val="00FD3AB5"/>
    <w:rsid w:val="00FD3DB6"/>
    <w:rsid w:val="00FD424A"/>
    <w:rsid w:val="00FD4814"/>
    <w:rsid w:val="00FD5186"/>
    <w:rsid w:val="00FD5253"/>
    <w:rsid w:val="00FD5266"/>
    <w:rsid w:val="00FD5996"/>
    <w:rsid w:val="00FD67D7"/>
    <w:rsid w:val="00FD69F7"/>
    <w:rsid w:val="00FD784E"/>
    <w:rsid w:val="00FD7CFD"/>
    <w:rsid w:val="00FE08D5"/>
    <w:rsid w:val="00FE1B60"/>
    <w:rsid w:val="00FE3A3C"/>
    <w:rsid w:val="00FE3FB2"/>
    <w:rsid w:val="00FE5DDE"/>
    <w:rsid w:val="00FE64BB"/>
    <w:rsid w:val="00FE6D6A"/>
    <w:rsid w:val="00FE7085"/>
    <w:rsid w:val="00FE7CBF"/>
    <w:rsid w:val="00FE7D02"/>
    <w:rsid w:val="00FF1B00"/>
    <w:rsid w:val="00FF1D80"/>
    <w:rsid w:val="00FF20A5"/>
    <w:rsid w:val="00FF20F5"/>
    <w:rsid w:val="00FF2454"/>
    <w:rsid w:val="00FF4723"/>
    <w:rsid w:val="00FF4EC7"/>
    <w:rsid w:val="00FF4ED5"/>
    <w:rsid w:val="00FF54F4"/>
    <w:rsid w:val="00FF61C3"/>
    <w:rsid w:val="00FF6C27"/>
    <w:rsid w:val="00FF6D9B"/>
    <w:rsid w:val="00FF6ED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cf,#fcc"/>
    </o:shapedefaults>
    <o:shapelayout v:ext="edit">
      <o:idmap v:ext="edit" data="1"/>
    </o:shapelayout>
  </w:shapeDefaults>
  <w:decimalSymbol w:val="."/>
  <w:listSeparator w:val=","/>
  <w14:docId w14:val="341D18B4"/>
  <w15:docId w15:val="{8A343D26-AB6F-40A6-8DAB-611BB56A8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20"/>
      <w:ind w:left="108"/>
      <w:outlineLvl w:val="0"/>
    </w:pPr>
    <w:rPr>
      <w:b/>
      <w:bCs/>
      <w:sz w:val="40"/>
      <w:szCs w:val="40"/>
    </w:rPr>
  </w:style>
  <w:style w:type="paragraph" w:styleId="Heading2">
    <w:name w:val="heading 2"/>
    <w:basedOn w:val="Normal"/>
    <w:uiPriority w:val="9"/>
    <w:unhideWhenUsed/>
    <w:qFormat/>
    <w:pPr>
      <w:spacing w:before="60"/>
      <w:ind w:left="120"/>
      <w:outlineLvl w:val="1"/>
    </w:pPr>
    <w:rPr>
      <w:b/>
      <w:bCs/>
      <w:sz w:val="36"/>
      <w:szCs w:val="36"/>
    </w:rPr>
  </w:style>
  <w:style w:type="paragraph" w:styleId="Heading3">
    <w:name w:val="heading 3"/>
    <w:basedOn w:val="Normal"/>
    <w:uiPriority w:val="9"/>
    <w:unhideWhenUsed/>
    <w:qFormat/>
    <w:pPr>
      <w:spacing w:before="91"/>
      <w:ind w:left="120"/>
      <w:outlineLvl w:val="2"/>
    </w:pPr>
    <w:rPr>
      <w:b/>
      <w:bCs/>
      <w:sz w:val="28"/>
      <w:szCs w:val="28"/>
    </w:rPr>
  </w:style>
  <w:style w:type="paragraph" w:styleId="Heading4">
    <w:name w:val="heading 4"/>
    <w:basedOn w:val="Normal"/>
    <w:uiPriority w:val="9"/>
    <w:unhideWhenUsed/>
    <w:qFormat/>
    <w:pPr>
      <w:ind w:left="240"/>
      <w:outlineLvl w:val="3"/>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6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B3740"/>
    <w:pPr>
      <w:tabs>
        <w:tab w:val="center" w:pos="4680"/>
        <w:tab w:val="right" w:pos="9360"/>
      </w:tabs>
    </w:pPr>
  </w:style>
  <w:style w:type="character" w:customStyle="1" w:styleId="HeaderChar">
    <w:name w:val="Header Char"/>
    <w:basedOn w:val="DefaultParagraphFont"/>
    <w:link w:val="Header"/>
    <w:uiPriority w:val="99"/>
    <w:rsid w:val="004B3740"/>
    <w:rPr>
      <w:rFonts w:ascii="Arial" w:eastAsia="Arial" w:hAnsi="Arial" w:cs="Arial"/>
    </w:rPr>
  </w:style>
  <w:style w:type="paragraph" w:styleId="Footer">
    <w:name w:val="footer"/>
    <w:basedOn w:val="Normal"/>
    <w:link w:val="FooterChar"/>
    <w:uiPriority w:val="99"/>
    <w:unhideWhenUsed/>
    <w:rsid w:val="004B3740"/>
    <w:pPr>
      <w:tabs>
        <w:tab w:val="center" w:pos="4680"/>
        <w:tab w:val="right" w:pos="9360"/>
      </w:tabs>
    </w:pPr>
  </w:style>
  <w:style w:type="character" w:customStyle="1" w:styleId="FooterChar">
    <w:name w:val="Footer Char"/>
    <w:basedOn w:val="DefaultParagraphFont"/>
    <w:link w:val="Footer"/>
    <w:uiPriority w:val="99"/>
    <w:rsid w:val="004B3740"/>
    <w:rPr>
      <w:rFonts w:ascii="Arial" w:eastAsia="Arial" w:hAnsi="Arial" w:cs="Arial"/>
    </w:rPr>
  </w:style>
  <w:style w:type="character" w:styleId="CommentReference">
    <w:name w:val="annotation reference"/>
    <w:basedOn w:val="DefaultParagraphFont"/>
    <w:uiPriority w:val="99"/>
    <w:semiHidden/>
    <w:unhideWhenUsed/>
    <w:rsid w:val="0093186E"/>
    <w:rPr>
      <w:sz w:val="16"/>
      <w:szCs w:val="16"/>
    </w:rPr>
  </w:style>
  <w:style w:type="paragraph" w:styleId="CommentText">
    <w:name w:val="annotation text"/>
    <w:basedOn w:val="Normal"/>
    <w:link w:val="CommentTextChar"/>
    <w:uiPriority w:val="99"/>
    <w:semiHidden/>
    <w:unhideWhenUsed/>
    <w:rsid w:val="0093186E"/>
    <w:rPr>
      <w:sz w:val="20"/>
      <w:szCs w:val="20"/>
    </w:rPr>
  </w:style>
  <w:style w:type="character" w:customStyle="1" w:styleId="CommentTextChar">
    <w:name w:val="Comment Text Char"/>
    <w:basedOn w:val="DefaultParagraphFont"/>
    <w:link w:val="CommentText"/>
    <w:uiPriority w:val="99"/>
    <w:semiHidden/>
    <w:rsid w:val="0093186E"/>
    <w:rPr>
      <w:rFonts w:ascii="Arial" w:eastAsia="Arial" w:hAnsi="Arial" w:cs="Arial"/>
      <w:sz w:val="20"/>
      <w:szCs w:val="20"/>
    </w:rPr>
  </w:style>
  <w:style w:type="paragraph" w:styleId="CommentSubject">
    <w:name w:val="annotation subject"/>
    <w:basedOn w:val="CommentText"/>
    <w:next w:val="CommentText"/>
    <w:link w:val="CommentSubjectChar"/>
    <w:uiPriority w:val="99"/>
    <w:semiHidden/>
    <w:unhideWhenUsed/>
    <w:rsid w:val="0093186E"/>
    <w:rPr>
      <w:b/>
      <w:bCs/>
    </w:rPr>
  </w:style>
  <w:style w:type="character" w:customStyle="1" w:styleId="CommentSubjectChar">
    <w:name w:val="Comment Subject Char"/>
    <w:basedOn w:val="CommentTextChar"/>
    <w:link w:val="CommentSubject"/>
    <w:uiPriority w:val="99"/>
    <w:semiHidden/>
    <w:rsid w:val="0093186E"/>
    <w:rPr>
      <w:rFonts w:ascii="Arial" w:eastAsia="Arial" w:hAnsi="Arial" w:cs="Arial"/>
      <w:b/>
      <w:bCs/>
      <w:sz w:val="20"/>
      <w:szCs w:val="20"/>
    </w:rPr>
  </w:style>
  <w:style w:type="paragraph" w:styleId="BalloonText">
    <w:name w:val="Balloon Text"/>
    <w:basedOn w:val="Normal"/>
    <w:link w:val="BalloonTextChar"/>
    <w:uiPriority w:val="99"/>
    <w:semiHidden/>
    <w:unhideWhenUsed/>
    <w:rsid w:val="0093186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186E"/>
    <w:rPr>
      <w:rFonts w:ascii="Segoe UI" w:eastAsia="Arial" w:hAnsi="Segoe UI" w:cs="Segoe UI"/>
      <w:sz w:val="18"/>
      <w:szCs w:val="18"/>
    </w:rPr>
  </w:style>
  <w:style w:type="table" w:customStyle="1" w:styleId="Style1">
    <w:name w:val="Style1"/>
    <w:basedOn w:val="TableNormal"/>
    <w:uiPriority w:val="99"/>
    <w:rsid w:val="003F5F9C"/>
    <w:pPr>
      <w:widowControl/>
      <w:autoSpaceDE/>
      <w:autoSpaceDN/>
    </w:p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www.doc-tracking.com/screenshots/21LCAP/Instructions/21LCAPInstructions.htm" TargetMode="External"/><Relationship Id="rId18" Type="http://schemas.openxmlformats.org/officeDocument/2006/relationships/hyperlink" Target="http://www.doc-tracking.com/screenshots/21LCAP/Instructions/21LCAPInstructions.htm" TargetMode="External"/><Relationship Id="rId26" Type="http://schemas.openxmlformats.org/officeDocument/2006/relationships/hyperlink" Target="http://www.doc-tracking.com/screenshots/21LCAP/Instructions/21LCAPInstructions.htm" TargetMode="External"/><Relationship Id="rId39" Type="http://schemas.openxmlformats.org/officeDocument/2006/relationships/hyperlink" Target="http://www.doc-tracking.com/screenshots/21LCAP/Instructions/21LCAPInstructions.htm" TargetMode="External"/><Relationship Id="rId21" Type="http://schemas.openxmlformats.org/officeDocument/2006/relationships/hyperlink" Target="http://www.doc-tracking.com/screenshots/21LCAP/Instructions/21LCAPInstructions.htm" TargetMode="External"/><Relationship Id="rId34" Type="http://schemas.openxmlformats.org/officeDocument/2006/relationships/hyperlink" Target="http://www.doc-tracking.com/screenshots/21LCAP/Instructions/21LCAPInstructions.htm" TargetMode="External"/><Relationship Id="rId42" Type="http://schemas.openxmlformats.org/officeDocument/2006/relationships/hyperlink" Target="http://www.doc-tracking.com/screenshots/21LCAP/Instructions/21LCAPInstructions.htm" TargetMode="External"/><Relationship Id="rId47" Type="http://schemas.openxmlformats.org/officeDocument/2006/relationships/hyperlink" Target="http://www.doc-tracking.com/screenshots/21LCAP/Instructions/21LCAPInstructions.htm" TargetMode="External"/><Relationship Id="rId50" Type="http://schemas.openxmlformats.org/officeDocument/2006/relationships/hyperlink" Target="http://www.doc-tracking.com/screenshots/21LCAP/Instructions/21LCAPInstructions.htm" TargetMode="External"/><Relationship Id="rId55" Type="http://schemas.openxmlformats.org/officeDocument/2006/relationships/hyperlink" Target="https://journals.sagepub.com/doi/pdf/10.1177/2372732214548677" TargetMode="External"/><Relationship Id="rId63" Type="http://schemas.openxmlformats.org/officeDocument/2006/relationships/footer" Target="footer4.xml"/><Relationship Id="rId68" Type="http://schemas.openxmlformats.org/officeDocument/2006/relationships/hyperlink" Target="http://www.doc-tracking.com/screenshots/21LCAP/Instructions/LCAPandLCPAnnualUpdateInstructions.htm" TargetMode="External"/><Relationship Id="rId76" Type="http://schemas.openxmlformats.org/officeDocument/2006/relationships/hyperlink" Target="http://www.doc-tracking.com/screenshots/21LCAP/Instructions/LCAPandLCPAnnualUpdateInstructions.htm" TargetMode="External"/><Relationship Id="rId84" Type="http://schemas.openxmlformats.org/officeDocument/2006/relationships/hyperlink" Target="mailto:lcff@cde.ca.gov" TargetMode="External"/><Relationship Id="rId7" Type="http://schemas.openxmlformats.org/officeDocument/2006/relationships/image" Target="media/image1.jpeg"/><Relationship Id="rId71" Type="http://schemas.openxmlformats.org/officeDocument/2006/relationships/hyperlink" Target="http://www.doc-tracking.com/screenshots/21LCAP/Instructions/LCAPandLCPAnnualUpdateInstructions.htm" TargetMode="External"/><Relationship Id="rId2" Type="http://schemas.openxmlformats.org/officeDocument/2006/relationships/styles" Target="styles.xml"/><Relationship Id="rId16" Type="http://schemas.openxmlformats.org/officeDocument/2006/relationships/hyperlink" Target="http://www.doc-tracking.com/screenshots/21LCAP/Instructions/21LCAPInstructions.htm" TargetMode="External"/><Relationship Id="rId29" Type="http://schemas.openxmlformats.org/officeDocument/2006/relationships/hyperlink" Target="http://www.doc-tracking.com/screenshots/21LCAP/Instructions/21LCAPInstructions.htm" TargetMode="External"/><Relationship Id="rId11" Type="http://schemas.openxmlformats.org/officeDocument/2006/relationships/hyperlink" Target="mailto:steve.martinez@twinriversusd.org" TargetMode="External"/><Relationship Id="rId24" Type="http://schemas.openxmlformats.org/officeDocument/2006/relationships/hyperlink" Target="http://www.doc-tracking.com/screenshots/21LCAP/Instructions/21LCAPInstructions.htm" TargetMode="External"/><Relationship Id="rId32" Type="http://schemas.openxmlformats.org/officeDocument/2006/relationships/hyperlink" Target="http://www.doc-tracking.com/screenshots/21LCAP/Instructions/21LCAPInstructions.htm" TargetMode="External"/><Relationship Id="rId37" Type="http://schemas.openxmlformats.org/officeDocument/2006/relationships/hyperlink" Target="http://www.doc-tracking.com/screenshots/21LCAP/Instructions/21LCAPInstructions.htm" TargetMode="External"/><Relationship Id="rId40" Type="http://schemas.openxmlformats.org/officeDocument/2006/relationships/hyperlink" Target="http://www.doc-tracking.com/screenshots/21LCAP/Instructions/21LCAPInstructions.htm" TargetMode="External"/><Relationship Id="rId45" Type="http://schemas.openxmlformats.org/officeDocument/2006/relationships/hyperlink" Target="http://www.doc-tracking.com/screenshots/21LCAP/Instructions/21LCAPInstructions.htm" TargetMode="External"/><Relationship Id="rId53" Type="http://schemas.openxmlformats.org/officeDocument/2006/relationships/hyperlink" Target="http://www.doc-tracking.com/screenshots/21LCAP/Instructions/21LCAPInstructions.htm" TargetMode="External"/><Relationship Id="rId58" Type="http://schemas.openxmlformats.org/officeDocument/2006/relationships/hyperlink" Target="mailto:lcff@cde.ca.gov" TargetMode="External"/><Relationship Id="rId66" Type="http://schemas.openxmlformats.org/officeDocument/2006/relationships/hyperlink" Target="http://www.doc-tracking.com/screenshots/21LCAP/Instructions/LCAPandLCPAnnualUpdateInstructions.htm" TargetMode="External"/><Relationship Id="rId74" Type="http://schemas.openxmlformats.org/officeDocument/2006/relationships/hyperlink" Target="http://www.doc-tracking.com/screenshots/21LCAP/Instructions/LCAPandLCPAnnualUpdateInstructions.htm" TargetMode="External"/><Relationship Id="rId79" Type="http://schemas.openxmlformats.org/officeDocument/2006/relationships/hyperlink" Target="http://www.doc-tracking.com/screenshots/21LCAP/Instructions/LCAPandLCPAnnualUpdateInstructions.htm" TargetMode="External"/><Relationship Id="rId87" Type="http://schemas.microsoft.com/office/2011/relationships/people" Target="people.xml"/><Relationship Id="rId5" Type="http://schemas.openxmlformats.org/officeDocument/2006/relationships/footnotes" Target="footnotes.xml"/><Relationship Id="rId61" Type="http://schemas.openxmlformats.org/officeDocument/2006/relationships/footer" Target="footer3.xml"/><Relationship Id="rId82" Type="http://schemas.openxmlformats.org/officeDocument/2006/relationships/hyperlink" Target="http://www.doc-tracking.com/screenshots/21LCAP/Instructions/LCAPandLCPAnnualUpdateInstructions.htm" TargetMode="External"/><Relationship Id="rId19" Type="http://schemas.openxmlformats.org/officeDocument/2006/relationships/hyperlink" Target="http://www.doc-tracking.com/screenshots/21LCAP/Instructions/21LCAPInstructions.ht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doc-tracking.com/screenshots/21LCAP/Instructions/21LCAPInstructions.htm" TargetMode="External"/><Relationship Id="rId22" Type="http://schemas.openxmlformats.org/officeDocument/2006/relationships/hyperlink" Target="http://www.doc-tracking.com/screenshots/21LCAP/Instructions/21LCAPInstructions.htm" TargetMode="External"/><Relationship Id="rId27" Type="http://schemas.openxmlformats.org/officeDocument/2006/relationships/hyperlink" Target="http://www.doc-tracking.com/screenshots/21LCAP/Instructions/21LCAPInstructions.htm" TargetMode="External"/><Relationship Id="rId30" Type="http://schemas.openxmlformats.org/officeDocument/2006/relationships/hyperlink" Target="http://www.doc-tracking.com/screenshots/21LCAP/Instructions/21LCAPInstructions.htm" TargetMode="External"/><Relationship Id="rId35" Type="http://schemas.openxmlformats.org/officeDocument/2006/relationships/hyperlink" Target="http://www.doc-tracking.com/screenshots/21LCAP/Instructions/21LCAPInstructions.htm" TargetMode="External"/><Relationship Id="rId43" Type="http://schemas.openxmlformats.org/officeDocument/2006/relationships/hyperlink" Target="http://www.doc-tracking.com/screenshots/21LCAP/Instructions/21LCAPInstructions.htm" TargetMode="External"/><Relationship Id="rId48" Type="http://schemas.openxmlformats.org/officeDocument/2006/relationships/hyperlink" Target="http://www.doc-tracking.com/screenshots/21LCAP/Instructions/21LCAPInstructions.htm" TargetMode="External"/><Relationship Id="rId56" Type="http://schemas.openxmlformats.org/officeDocument/2006/relationships/hyperlink" Target="https://journals.sagepub.com/doi/pdf/10.1177/2372732214548677" TargetMode="External"/><Relationship Id="rId64" Type="http://schemas.openxmlformats.org/officeDocument/2006/relationships/hyperlink" Target="http://www.doc-tracking.com/screenshots/21LCAP/Instructions/LCAPandLCPAnnualUpdateInstructions.htm" TargetMode="External"/><Relationship Id="rId69" Type="http://schemas.openxmlformats.org/officeDocument/2006/relationships/hyperlink" Target="http://www.doc-tracking.com/screenshots/21LCAP/Instructions/LCAPandLCPAnnualUpdateInstructions.htm" TargetMode="External"/><Relationship Id="rId77" Type="http://schemas.openxmlformats.org/officeDocument/2006/relationships/hyperlink" Target="http://www.doc-tracking.com/screenshots/21LCAP/Instructions/LCAPandLCPAnnualUpdateInstructions.htm" TargetMode="External"/><Relationship Id="rId8" Type="http://schemas.openxmlformats.org/officeDocument/2006/relationships/image" Target="media/image2.jpeg"/><Relationship Id="rId51" Type="http://schemas.openxmlformats.org/officeDocument/2006/relationships/hyperlink" Target="http://www.doc-tracking.com/screenshots/21LCAP/Instructions/21LCAPInstructions.htm" TargetMode="External"/><Relationship Id="rId72" Type="http://schemas.openxmlformats.org/officeDocument/2006/relationships/hyperlink" Target="http://www.doc-tracking.com/screenshots/21LCAP/Instructions/LCAPandLCPAnnualUpdateInstructions.htm" TargetMode="External"/><Relationship Id="rId80" Type="http://schemas.openxmlformats.org/officeDocument/2006/relationships/hyperlink" Target="http://www.doc-tracking.com/screenshots/21LCAP/Instructions/LCAPandLCPAnnualUpdateInstructions.htm" TargetMode="External"/><Relationship Id="rId85" Type="http://schemas.openxmlformats.org/officeDocument/2006/relationships/footer" Target="footer5.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www.doc-tracking.com/screenshots/21LCAP/Instructions/21LCAPInstructions.htm" TargetMode="External"/><Relationship Id="rId25" Type="http://schemas.openxmlformats.org/officeDocument/2006/relationships/hyperlink" Target="http://www.doc-tracking.com/screenshots/21LCAP/Instructions/21LCAPInstructions.htm" TargetMode="External"/><Relationship Id="rId33" Type="http://schemas.openxmlformats.org/officeDocument/2006/relationships/hyperlink" Target="http://www.doc-tracking.com/screenshots/21LCAP/Instructions/21LCAPInstructions.htm" TargetMode="External"/><Relationship Id="rId38" Type="http://schemas.openxmlformats.org/officeDocument/2006/relationships/hyperlink" Target="http://www.doc-tracking.com/screenshots/21LCAP/Instructions/21LCAPInstructions.htm" TargetMode="External"/><Relationship Id="rId46" Type="http://schemas.openxmlformats.org/officeDocument/2006/relationships/hyperlink" Target="http://www.doc-tracking.com/screenshots/21LCAP/Instructions/21LCAPInstructions.htm" TargetMode="External"/><Relationship Id="rId59" Type="http://schemas.openxmlformats.org/officeDocument/2006/relationships/hyperlink" Target="https://www.cde.ca.gov/re/lc/" TargetMode="External"/><Relationship Id="rId67" Type="http://schemas.openxmlformats.org/officeDocument/2006/relationships/hyperlink" Target="http://www.doc-tracking.com/screenshots/21LCAP/Instructions/LCAPandLCPAnnualUpdateInstructions.htm" TargetMode="External"/><Relationship Id="rId20" Type="http://schemas.openxmlformats.org/officeDocument/2006/relationships/hyperlink" Target="http://www.doc-tracking.com/screenshots/21LCAP/Instructions/21LCAPInstructions.htm" TargetMode="External"/><Relationship Id="rId41" Type="http://schemas.openxmlformats.org/officeDocument/2006/relationships/hyperlink" Target="http://www.doc-tracking.com/screenshots/21LCAP/Instructions/21LCAPInstructions.htm" TargetMode="External"/><Relationship Id="rId54" Type="http://schemas.openxmlformats.org/officeDocument/2006/relationships/hyperlink" Target="http://www.doc-tracking.com/screenshots/21LCAP/Instructions/21LCAPInstructions.htm" TargetMode="External"/><Relationship Id="rId62" Type="http://schemas.openxmlformats.org/officeDocument/2006/relationships/hyperlink" Target="mailto:steve.martinez@twinriversusd.org" TargetMode="External"/><Relationship Id="rId70" Type="http://schemas.openxmlformats.org/officeDocument/2006/relationships/hyperlink" Target="http://www.doc-tracking.com/screenshots/21LCAP/Instructions/LCAPandLCPAnnualUpdateInstructions.htm" TargetMode="External"/><Relationship Id="rId75" Type="http://schemas.openxmlformats.org/officeDocument/2006/relationships/hyperlink" Target="http://www.doc-tracking.com/screenshots/21LCAP/Instructions/LCAPandLCPAnnualUpdateInstructions.htm" TargetMode="External"/><Relationship Id="rId83" Type="http://schemas.openxmlformats.org/officeDocument/2006/relationships/hyperlink" Target="http://www.doc-tracking.com/screenshots/21LCAP/Instructions/LCAPandLCPAnnualUpdateInstructions.htm"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doc-tracking.com/screenshots/21LCAP/Instructions/21LCAPInstructions.htm" TargetMode="External"/><Relationship Id="rId23" Type="http://schemas.openxmlformats.org/officeDocument/2006/relationships/hyperlink" Target="http://www.doc-tracking.com/screenshots/21LCAP/Instructions/21LCAPInstructions.htm" TargetMode="External"/><Relationship Id="rId28" Type="http://schemas.openxmlformats.org/officeDocument/2006/relationships/hyperlink" Target="http://www.doc-tracking.com/screenshots/21LCAP/Instructions/21LCAPInstructions.htm" TargetMode="External"/><Relationship Id="rId36" Type="http://schemas.openxmlformats.org/officeDocument/2006/relationships/hyperlink" Target="http://www.doc-tracking.com/screenshots/21LCAP/Instructions/21LCAPInstructions.htm" TargetMode="External"/><Relationship Id="rId49" Type="http://schemas.openxmlformats.org/officeDocument/2006/relationships/hyperlink" Target="http://www.doc-tracking.com/screenshots/21LCAP/Instructions/21LCAPInstructions.htm" TargetMode="External"/><Relationship Id="rId57" Type="http://schemas.openxmlformats.org/officeDocument/2006/relationships/footer" Target="footer2.xml"/><Relationship Id="rId10" Type="http://schemas.openxmlformats.org/officeDocument/2006/relationships/image" Target="media/image4.jpeg"/><Relationship Id="rId31" Type="http://schemas.openxmlformats.org/officeDocument/2006/relationships/hyperlink" Target="http://www.doc-tracking.com/screenshots/21LCAP/Instructions/21LCAPInstructions.htm" TargetMode="External"/><Relationship Id="rId44" Type="http://schemas.openxmlformats.org/officeDocument/2006/relationships/hyperlink" Target="http://www.doc-tracking.com/screenshots/21LCAP/Instructions/21LCAPInstructions.htm" TargetMode="External"/><Relationship Id="rId52" Type="http://schemas.openxmlformats.org/officeDocument/2006/relationships/hyperlink" Target="http://www.doc-tracking.com/screenshots/21LCAP/Instructions/21LCAPInstructions.htm" TargetMode="External"/><Relationship Id="rId60" Type="http://schemas.openxmlformats.org/officeDocument/2006/relationships/image" Target="media/image5.jpeg"/><Relationship Id="rId65" Type="http://schemas.openxmlformats.org/officeDocument/2006/relationships/hyperlink" Target="http://www.doc-tracking.com/screenshots/21LCAP/Instructions/LCAPandLCPAnnualUpdateInstructions.htm" TargetMode="External"/><Relationship Id="rId73" Type="http://schemas.openxmlformats.org/officeDocument/2006/relationships/hyperlink" Target="http://www.doc-tracking.com/screenshots/21LCAP/Instructions/LCAPandLCPAnnualUpdateInstructions.htm" TargetMode="External"/><Relationship Id="rId78" Type="http://schemas.openxmlformats.org/officeDocument/2006/relationships/hyperlink" Target="http://www.doc-tracking.com/screenshots/21LCAP/Instructions/LCAPandLCPAnnualUpdateInstructions.htm" TargetMode="External"/><Relationship Id="rId81" Type="http://schemas.openxmlformats.org/officeDocument/2006/relationships/hyperlink" Target="http://www.doc-tracking.com/screenshots/21LCAP/Instructions/LCAPandLCPAnnualUpdateInstructions.htm"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134</Pages>
  <Words>47250</Words>
  <Characters>269331</Characters>
  <Application>Microsoft Office Word</Application>
  <DocSecurity>0</DocSecurity>
  <Lines>2244</Lines>
  <Paragraphs>631</Paragraphs>
  <ScaleCrop>false</ScaleCrop>
  <HeadingPairs>
    <vt:vector size="2" baseType="variant">
      <vt:variant>
        <vt:lpstr>Title</vt:lpstr>
      </vt:variant>
      <vt:variant>
        <vt:i4>1</vt:i4>
      </vt:variant>
    </vt:vector>
  </HeadingPairs>
  <TitlesOfParts>
    <vt:vector size="1" baseType="lpstr">
      <vt:lpstr>LCFF Budget Overview for Parents Template - Local Control and Accountability Plan (LCAP) (CA Dept of Education)</vt:lpstr>
    </vt:vector>
  </TitlesOfParts>
  <Company/>
  <LinksUpToDate>false</LinksUpToDate>
  <CharactersWithSpaces>315950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LCFF Budget Overview for Parents Template - Local Control and Accountability Plan (LCAP) (CA Dept of Education)</dc:title>
  <dc:subject>LCFF Budget Overview for Parents Template for LEAs</dc:subject>
  <dc:creator>Local Agency Systems Support Office</dc:creator>
  <cp:keywords/>
  <dc:description/>
  <cp:lastModifiedBy>Khamsaolee Xainhiaxang</cp:lastModifiedBy>
  <cp:revision>3</cp:revision>
  <cp:lastPrinted>2021-07-01T08:23:00Z</cp:lastPrinted>
  <dcterms:created xsi:type="dcterms:W3CDTF">2021-07-11T11:11:00Z</dcterms:created>
  <dcterms:modified xsi:type="dcterms:W3CDTF">2021-07-11T11:19:00Z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2021-06-17T00:00:00Z</vt:filetime>
  </property>
  <property fmtid="{D5CDD505-2E9C-101B-9397-08002B2CF9AE}" pid="3" name="Creator">
    <vt:lpwstr>Adobe Acrobat Pro 2017 17.8.30051</vt:lpwstr>
  </property>
  <property fmtid="{D5CDD505-2E9C-101B-9397-08002B2CF9AE}" pid="4" name="LastSaved">
    <vt:filetime>2021-06-21T00:00:00Z</vt:filetime>
  </property>
</Properties>
</file>