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6FB28" w14:textId="732C4C04" w:rsidR="003655C9" w:rsidRDefault="00243E17" w:rsidP="003655C9">
      <w:pPr>
        <w:spacing w:before="133"/>
        <w:ind w:left="1468" w:right="1521"/>
        <w:jc w:val="center"/>
        <w:rPr>
          <w:ins w:id="0" w:author="Kaxiong" w:date="2021-07-01T15:44:00Z"/>
          <w:rFonts w:ascii="Calibri" w:eastAsia="Calibri" w:hAnsi="Calibri" w:cs="Calibri"/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0BBC7905" wp14:editId="26B11982">
                <wp:simplePos x="0" y="0"/>
                <wp:positionH relativeFrom="page">
                  <wp:posOffset>4445</wp:posOffset>
                </wp:positionH>
                <wp:positionV relativeFrom="page">
                  <wp:posOffset>0</wp:posOffset>
                </wp:positionV>
                <wp:extent cx="7767955" cy="10049510"/>
                <wp:effectExtent l="4445" t="0" r="0" b="0"/>
                <wp:wrapNone/>
                <wp:docPr id="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67955" cy="10049510"/>
                          <a:chOff x="7" y="0"/>
                          <a:chExt cx="12233" cy="15826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" y="0"/>
                            <a:ext cx="12233" cy="158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7" y="345"/>
                            <a:ext cx="11175" cy="75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FC44AF" id="Group 2" o:spid="_x0000_s1026" style="position:absolute;margin-left:.35pt;margin-top:0;width:611.65pt;height:791.3pt;z-index:-251658240;mso-position-horizontal-relative:page;mso-position-vertical-relative:page" coordorigin="7" coordsize="12233,15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7;width:12233;height:15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">
                  <v:imagedata r:id="rId7" o:title=""/>
                </v:shape>
                <v:shape id="Picture 3" o:spid="_x0000_s1028" type="#_x0000_t75" style="position:absolute;left:787;top:345;width:11175;height:75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">
                  <v:imagedata r:id="rId8" o:title=""/>
                </v:shape>
                <w10:wrap anchorx="page" anchory="page"/>
              </v:group>
            </w:pict>
          </mc:Fallback>
        </mc:AlternateContent>
      </w:r>
      <w:r w:rsidR="00D30EBA">
        <w:rPr>
          <w:rFonts w:ascii="Calibri" w:eastAsia="Calibri" w:hAnsi="Calibri" w:cs="Calibri"/>
          <w:color w:val="636363"/>
          <w:spacing w:val="-509"/>
          <w:w w:val="89"/>
          <w:position w:val="12"/>
          <w:sz w:val="52"/>
          <w:szCs w:val="52"/>
        </w:rPr>
        <w:t>Tw</w:t>
      </w:r>
      <w:r w:rsidR="00D30EBA">
        <w:rPr>
          <w:color w:val="5A799C"/>
          <w:spacing w:val="-618"/>
          <w:w w:val="152"/>
          <w:position w:val="-30"/>
          <w:sz w:val="60"/>
          <w:szCs w:val="60"/>
        </w:rPr>
        <w:t xml:space="preserve"> </w:t>
      </w:r>
      <w:ins w:id="1" w:author="Kaxiong" w:date="2021-07-01T15:44:00Z">
        <w:r w:rsidR="003655C9">
          <w:rPr>
            <w:color w:val="5A799C"/>
            <w:spacing w:val="-618"/>
            <w:w w:val="152"/>
            <w:position w:val="-30"/>
            <w:sz w:val="60"/>
            <w:szCs w:val="60"/>
          </w:rPr>
          <w:t>�</w:t>
        </w:r>
        <w:r w:rsidR="003655C9">
          <w:rPr>
            <w:rFonts w:ascii="Calibri" w:eastAsia="Calibri" w:hAnsi="Calibri" w:cs="Calibri"/>
            <w:color w:val="201C20"/>
            <w:spacing w:val="-1"/>
            <w:w w:val="122"/>
            <w:sz w:val="14"/>
            <w:szCs w:val="14"/>
          </w:rPr>
          <w:t>UNIFI</w:t>
        </w:r>
        <w:r w:rsidR="003655C9">
          <w:rPr>
            <w:rFonts w:ascii="Calibri" w:eastAsia="Calibri" w:hAnsi="Calibri" w:cs="Calibri"/>
            <w:color w:val="201C20"/>
            <w:spacing w:val="-38"/>
            <w:w w:val="130"/>
            <w:sz w:val="14"/>
            <w:szCs w:val="14"/>
          </w:rPr>
          <w:t>E</w:t>
        </w:r>
        <w:proofErr w:type="spellStart"/>
        <w:r w:rsidR="003655C9">
          <w:rPr>
            <w:rFonts w:ascii="Calibri" w:eastAsia="Calibri" w:hAnsi="Calibri" w:cs="Calibri"/>
            <w:color w:val="636363"/>
            <w:spacing w:val="-70"/>
            <w:w w:val="89"/>
            <w:position w:val="12"/>
            <w:sz w:val="52"/>
            <w:szCs w:val="52"/>
          </w:rPr>
          <w:t>i</w:t>
        </w:r>
        <w:proofErr w:type="spellEnd"/>
        <w:r w:rsidR="003655C9">
          <w:rPr>
            <w:rFonts w:ascii="Calibri" w:eastAsia="Calibri" w:hAnsi="Calibri" w:cs="Calibri"/>
            <w:color w:val="201C20"/>
            <w:spacing w:val="-41"/>
            <w:w w:val="126"/>
            <w:sz w:val="14"/>
            <w:szCs w:val="14"/>
          </w:rPr>
          <w:t>D</w:t>
        </w:r>
        <w:r w:rsidR="003655C9">
          <w:rPr>
            <w:rFonts w:ascii="Calibri" w:eastAsia="Calibri" w:hAnsi="Calibri" w:cs="Calibri"/>
            <w:color w:val="636363"/>
            <w:spacing w:val="-178"/>
            <w:w w:val="91"/>
            <w:position w:val="12"/>
            <w:sz w:val="52"/>
            <w:szCs w:val="52"/>
          </w:rPr>
          <w:t>n</w:t>
        </w:r>
        <w:r w:rsidR="003655C9">
          <w:rPr>
            <w:color w:val="2F68A0"/>
            <w:spacing w:val="-437"/>
            <w:w w:val="101"/>
            <w:position w:val="-30"/>
            <w:sz w:val="60"/>
            <w:szCs w:val="60"/>
          </w:rPr>
          <w:t>�</w:t>
        </w:r>
        <w:r w:rsidR="003655C9">
          <w:rPr>
            <w:rFonts w:ascii="Calibri" w:eastAsia="Calibri" w:hAnsi="Calibri" w:cs="Calibri"/>
            <w:color w:val="201C20"/>
            <w:spacing w:val="-1"/>
            <w:w w:val="131"/>
            <w:sz w:val="14"/>
            <w:szCs w:val="14"/>
          </w:rPr>
          <w:t>S</w:t>
        </w:r>
        <w:r w:rsidR="003655C9">
          <w:rPr>
            <w:rFonts w:ascii="Calibri" w:eastAsia="Calibri" w:hAnsi="Calibri" w:cs="Calibri"/>
            <w:color w:val="201C20"/>
            <w:spacing w:val="-37"/>
            <w:w w:val="146"/>
            <w:sz w:val="14"/>
            <w:szCs w:val="14"/>
          </w:rPr>
          <w:t>C</w:t>
        </w:r>
        <w:r w:rsidR="003655C9">
          <w:rPr>
            <w:rFonts w:ascii="Calibri" w:eastAsia="Calibri" w:hAnsi="Calibri" w:cs="Calibri"/>
            <w:color w:val="0053A3"/>
            <w:spacing w:val="-211"/>
            <w:w w:val="87"/>
            <w:position w:val="12"/>
            <w:sz w:val="52"/>
            <w:szCs w:val="52"/>
          </w:rPr>
          <w:t>R</w:t>
        </w:r>
        <w:r w:rsidR="003655C9">
          <w:rPr>
            <w:rFonts w:ascii="Calibri" w:eastAsia="Calibri" w:hAnsi="Calibri" w:cs="Calibri"/>
            <w:color w:val="201C20"/>
            <w:spacing w:val="-1"/>
            <w:w w:val="125"/>
            <w:sz w:val="14"/>
            <w:szCs w:val="14"/>
          </w:rPr>
          <w:t>H</w:t>
        </w:r>
        <w:r w:rsidR="003655C9">
          <w:rPr>
            <w:rFonts w:ascii="Calibri" w:eastAsia="Calibri" w:hAnsi="Calibri" w:cs="Calibri"/>
            <w:color w:val="201C20"/>
            <w:spacing w:val="-29"/>
            <w:w w:val="139"/>
            <w:sz w:val="14"/>
            <w:szCs w:val="14"/>
          </w:rPr>
          <w:t>O</w:t>
        </w:r>
        <w:proofErr w:type="spellStart"/>
        <w:r w:rsidR="003655C9">
          <w:rPr>
            <w:rFonts w:ascii="Calibri" w:eastAsia="Calibri" w:hAnsi="Calibri" w:cs="Calibri"/>
            <w:color w:val="0053A3"/>
            <w:spacing w:val="-79"/>
            <w:w w:val="89"/>
            <w:position w:val="12"/>
            <w:sz w:val="52"/>
            <w:szCs w:val="52"/>
          </w:rPr>
          <w:t>i</w:t>
        </w:r>
        <w:proofErr w:type="spellEnd"/>
        <w:r w:rsidR="003655C9">
          <w:rPr>
            <w:rFonts w:ascii="Calibri" w:eastAsia="Calibri" w:hAnsi="Calibri" w:cs="Calibri"/>
            <w:color w:val="201C20"/>
            <w:spacing w:val="-125"/>
            <w:w w:val="139"/>
            <w:sz w:val="14"/>
            <w:szCs w:val="14"/>
          </w:rPr>
          <w:t>O</w:t>
        </w:r>
        <w:r w:rsidR="003655C9">
          <w:rPr>
            <w:color w:val="2F68A0"/>
            <w:spacing w:val="-388"/>
            <w:w w:val="65"/>
            <w:position w:val="-30"/>
            <w:sz w:val="60"/>
            <w:szCs w:val="60"/>
          </w:rPr>
          <w:t>==</w:t>
        </w:r>
        <w:r w:rsidR="003655C9">
          <w:rPr>
            <w:rFonts w:ascii="Calibri" w:eastAsia="Calibri" w:hAnsi="Calibri" w:cs="Calibri"/>
            <w:color w:val="0053A3"/>
            <w:spacing w:val="-187"/>
            <w:position w:val="12"/>
            <w:sz w:val="52"/>
            <w:szCs w:val="52"/>
          </w:rPr>
          <w:t>v</w:t>
        </w:r>
        <w:r w:rsidR="003655C9">
          <w:rPr>
            <w:rFonts w:ascii="Calibri" w:eastAsia="Calibri" w:hAnsi="Calibri" w:cs="Calibri"/>
            <w:color w:val="201C20"/>
            <w:w w:val="106"/>
            <w:sz w:val="14"/>
            <w:szCs w:val="14"/>
          </w:rPr>
          <w:t>L</w:t>
        </w:r>
        <w:r w:rsidR="003655C9">
          <w:rPr>
            <w:rFonts w:ascii="Calibri" w:eastAsia="Calibri" w:hAnsi="Calibri" w:cs="Calibri"/>
            <w:color w:val="201C20"/>
            <w:sz w:val="14"/>
            <w:szCs w:val="14"/>
          </w:rPr>
          <w:t xml:space="preserve"> </w:t>
        </w:r>
        <w:r w:rsidR="003655C9">
          <w:rPr>
            <w:rFonts w:ascii="Calibri" w:eastAsia="Calibri" w:hAnsi="Calibri" w:cs="Calibri"/>
            <w:color w:val="201C20"/>
            <w:spacing w:val="5"/>
            <w:sz w:val="14"/>
            <w:szCs w:val="14"/>
          </w:rPr>
          <w:t xml:space="preserve"> </w:t>
        </w:r>
        <w:r w:rsidR="003655C9">
          <w:rPr>
            <w:rFonts w:ascii="Calibri" w:eastAsia="Calibri" w:hAnsi="Calibri" w:cs="Calibri"/>
            <w:color w:val="201C20"/>
            <w:spacing w:val="-55"/>
            <w:w w:val="126"/>
            <w:sz w:val="14"/>
            <w:szCs w:val="14"/>
          </w:rPr>
          <w:t>D</w:t>
        </w:r>
        <w:r w:rsidR="003655C9">
          <w:rPr>
            <w:rFonts w:ascii="Calibri" w:eastAsia="Calibri" w:hAnsi="Calibri" w:cs="Calibri"/>
            <w:color w:val="0053A3"/>
            <w:spacing w:val="-179"/>
            <w:w w:val="90"/>
            <w:position w:val="12"/>
            <w:sz w:val="52"/>
            <w:szCs w:val="52"/>
          </w:rPr>
          <w:t>e</w:t>
        </w:r>
        <w:r w:rsidR="003655C9">
          <w:rPr>
            <w:rFonts w:ascii="Calibri" w:eastAsia="Calibri" w:hAnsi="Calibri" w:cs="Calibri"/>
            <w:color w:val="201C20"/>
            <w:spacing w:val="-1"/>
            <w:w w:val="132"/>
            <w:sz w:val="14"/>
            <w:szCs w:val="14"/>
          </w:rPr>
          <w:t>I</w:t>
        </w:r>
        <w:r w:rsidR="003655C9">
          <w:rPr>
            <w:rFonts w:ascii="Calibri" w:eastAsia="Calibri" w:hAnsi="Calibri" w:cs="Calibri"/>
            <w:color w:val="201C20"/>
            <w:spacing w:val="-36"/>
            <w:w w:val="131"/>
            <w:sz w:val="14"/>
            <w:szCs w:val="14"/>
          </w:rPr>
          <w:t>S</w:t>
        </w:r>
        <w:r w:rsidR="003655C9">
          <w:rPr>
            <w:color w:val="5A799C"/>
            <w:spacing w:val="-445"/>
            <w:w w:val="106"/>
            <w:position w:val="-30"/>
            <w:sz w:val="60"/>
            <w:szCs w:val="60"/>
          </w:rPr>
          <w:t>�</w:t>
        </w:r>
        <w:r w:rsidR="003655C9">
          <w:rPr>
            <w:rFonts w:ascii="Calibri" w:eastAsia="Calibri" w:hAnsi="Calibri" w:cs="Calibri"/>
            <w:color w:val="201C20"/>
            <w:spacing w:val="-41"/>
            <w:w w:val="127"/>
            <w:sz w:val="14"/>
            <w:szCs w:val="14"/>
          </w:rPr>
          <w:t>T</w:t>
        </w:r>
        <w:r w:rsidR="003655C9">
          <w:rPr>
            <w:rFonts w:ascii="Calibri" w:eastAsia="Calibri" w:hAnsi="Calibri" w:cs="Calibri"/>
            <w:color w:val="0053A3"/>
            <w:spacing w:val="-142"/>
            <w:position w:val="12"/>
            <w:sz w:val="52"/>
            <w:szCs w:val="52"/>
          </w:rPr>
          <w:t>r</w:t>
        </w:r>
        <w:r w:rsidR="003655C9">
          <w:rPr>
            <w:rFonts w:ascii="Calibri" w:eastAsia="Calibri" w:hAnsi="Calibri" w:cs="Calibri"/>
            <w:color w:val="201C20"/>
            <w:spacing w:val="-1"/>
            <w:w w:val="121"/>
            <w:sz w:val="14"/>
            <w:szCs w:val="14"/>
          </w:rPr>
          <w:t>RI</w:t>
        </w:r>
        <w:r w:rsidR="003655C9">
          <w:rPr>
            <w:rFonts w:ascii="Calibri" w:eastAsia="Calibri" w:hAnsi="Calibri" w:cs="Calibri"/>
            <w:color w:val="201C20"/>
            <w:spacing w:val="-104"/>
            <w:w w:val="146"/>
            <w:sz w:val="14"/>
            <w:szCs w:val="14"/>
          </w:rPr>
          <w:t>C</w:t>
        </w:r>
        <w:r w:rsidR="003655C9">
          <w:rPr>
            <w:rFonts w:ascii="Calibri" w:eastAsia="Calibri" w:hAnsi="Calibri" w:cs="Calibri"/>
            <w:color w:val="0053A3"/>
            <w:spacing w:val="-68"/>
            <w:w w:val="83"/>
            <w:position w:val="12"/>
            <w:sz w:val="52"/>
            <w:szCs w:val="52"/>
          </w:rPr>
          <w:t>s</w:t>
        </w:r>
        <w:r w:rsidR="003655C9">
          <w:rPr>
            <w:rFonts w:ascii="Calibri" w:eastAsia="Calibri" w:hAnsi="Calibri" w:cs="Calibri"/>
            <w:color w:val="201C20"/>
            <w:spacing w:val="-1"/>
            <w:w w:val="127"/>
            <w:sz w:val="14"/>
            <w:szCs w:val="14"/>
          </w:rPr>
          <w:t>T</w:t>
        </w:r>
      </w:ins>
    </w:p>
    <w:p w14:paraId="03B97682" w14:textId="36EDEA5E" w:rsidR="00764302" w:rsidDel="003655C9" w:rsidRDefault="00243E17">
      <w:pPr>
        <w:spacing w:before="133"/>
        <w:ind w:left="1468" w:right="1521"/>
        <w:jc w:val="center"/>
        <w:rPr>
          <w:del w:id="2" w:author="Kaxiong" w:date="2021-07-01T15:44:00Z"/>
          <w:rFonts w:ascii="Calibri" w:eastAsia="Calibri" w:hAnsi="Calibri" w:cs="Calibri"/>
          <w:sz w:val="14"/>
          <w:szCs w:val="14"/>
        </w:rPr>
      </w:pPr>
      <w:r>
        <w:rPr>
          <w:rFonts w:ascii="Calibri"/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78DE47" wp14:editId="58D67907">
                <wp:simplePos x="0" y="0"/>
                <wp:positionH relativeFrom="column">
                  <wp:posOffset>207645</wp:posOffset>
                </wp:positionH>
                <wp:positionV relativeFrom="paragraph">
                  <wp:posOffset>222885</wp:posOffset>
                </wp:positionV>
                <wp:extent cx="2562225" cy="1123950"/>
                <wp:effectExtent l="13970" t="13335" r="5080" b="5715"/>
                <wp:wrapNone/>
                <wp:docPr id="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2225" cy="11239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C386E" w14:textId="0FCFDE9D" w:rsidR="000C5B72" w:rsidRPr="00E6203F" w:rsidRDefault="000C5B72">
                            <w:pPr>
                              <w:rPr>
                                <w:rFonts w:ascii="Alice5 95" w:hAnsi="Alice5 95"/>
                                <w:color w:val="365F91" w:themeColor="accent1" w:themeShade="BF"/>
                                <w:sz w:val="96"/>
                                <w:szCs w:val="96"/>
                              </w:rPr>
                            </w:pPr>
                            <w:proofErr w:type="spellStart"/>
                            <w:r w:rsidRPr="00E6203F">
                              <w:rPr>
                                <w:rFonts w:ascii="Alice5 95" w:hAnsi="Alice5 95"/>
                                <w:color w:val="365F91" w:themeColor="accent1" w:themeShade="BF"/>
                                <w:sz w:val="96"/>
                                <w:szCs w:val="96"/>
                              </w:rPr>
                              <w:t>Q</w:t>
                            </w:r>
                            <w:del w:id="3" w:author="Kaxiong" w:date="2021-07-01T15:46:00Z">
                              <w:r w:rsidRPr="00E6203F" w:rsidDel="003655C9">
                                <w:rPr>
                                  <w:rFonts w:ascii="Alice5 95" w:hAnsi="Alice5 95"/>
                                  <w:color w:val="365F91" w:themeColor="accent1" w:themeShade="BF"/>
                                  <w:sz w:val="96"/>
                                  <w:szCs w:val="96"/>
                                </w:rPr>
                                <w:delText>h</w:delText>
                              </w:r>
                            </w:del>
                            <w:r w:rsidRPr="00E6203F">
                              <w:rPr>
                                <w:rFonts w:ascii="Alice5 95" w:hAnsi="Alice5 95"/>
                                <w:color w:val="365F91" w:themeColor="accent1" w:themeShade="BF"/>
                                <w:sz w:val="96"/>
                                <w:szCs w:val="96"/>
                              </w:rPr>
                              <w:t>aws</w:t>
                            </w:r>
                            <w:proofErr w:type="spellEnd"/>
                            <w:r w:rsidRPr="00E6203F">
                              <w:rPr>
                                <w:rFonts w:ascii="Alice5 95" w:hAnsi="Alice5 95"/>
                                <w:color w:val="365F91" w:themeColor="accent1" w:themeShade="BF"/>
                                <w:sz w:val="96"/>
                                <w:szCs w:val="96"/>
                              </w:rPr>
                              <w:t xml:space="preserve"> </w:t>
                            </w:r>
                            <w:proofErr w:type="spellStart"/>
                            <w:r w:rsidRPr="00E6203F">
                              <w:rPr>
                                <w:rFonts w:ascii="Alice5 95" w:hAnsi="Alice5 95"/>
                                <w:color w:val="365F91" w:themeColor="accent1" w:themeShade="BF"/>
                                <w:sz w:val="96"/>
                                <w:szCs w:val="96"/>
                              </w:rPr>
                              <w:t>Tes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378DE47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6.35pt;margin-top:17.55pt;width:201.75pt;height:8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" fillcolor="#dbe5f1 [660]" strokecolor="#c6d9f1 [671]">
                <v:textbox>
                  <w:txbxContent>
                    <w:p w14:paraId="3EAC386E" w14:textId="0FCFDE9D" w:rsidR="000C5B72" w:rsidRPr="00E6203F" w:rsidRDefault="000C5B72">
                      <w:pPr>
                        <w:rPr>
                          <w:rFonts w:ascii="Alice5 95" w:hAnsi="Alice5 95"/>
                          <w:color w:val="365F91" w:themeColor="accent1" w:themeShade="BF"/>
                          <w:sz w:val="96"/>
                          <w:szCs w:val="96"/>
                        </w:rPr>
                      </w:pPr>
                      <w:proofErr w:type="spellStart"/>
                      <w:r w:rsidRPr="00E6203F">
                        <w:rPr>
                          <w:rFonts w:ascii="Alice5 95" w:hAnsi="Alice5 95"/>
                          <w:color w:val="365F91" w:themeColor="accent1" w:themeShade="BF"/>
                          <w:sz w:val="96"/>
                          <w:szCs w:val="96"/>
                        </w:rPr>
                        <w:t>Q</w:t>
                      </w:r>
                      <w:del w:id="4" w:author="Kaxiong" w:date="2021-07-01T15:46:00Z">
                        <w:r w:rsidRPr="00E6203F" w:rsidDel="003655C9">
                          <w:rPr>
                            <w:rFonts w:ascii="Alice5 95" w:hAnsi="Alice5 95"/>
                            <w:color w:val="365F91" w:themeColor="accent1" w:themeShade="BF"/>
                            <w:sz w:val="96"/>
                            <w:szCs w:val="96"/>
                          </w:rPr>
                          <w:delText>h</w:delText>
                        </w:r>
                      </w:del>
                      <w:r w:rsidRPr="00E6203F">
                        <w:rPr>
                          <w:rFonts w:ascii="Alice5 95" w:hAnsi="Alice5 95"/>
                          <w:color w:val="365F91" w:themeColor="accent1" w:themeShade="BF"/>
                          <w:sz w:val="96"/>
                          <w:szCs w:val="96"/>
                        </w:rPr>
                        <w:t>aws</w:t>
                      </w:r>
                      <w:proofErr w:type="spellEnd"/>
                      <w:r w:rsidRPr="00E6203F">
                        <w:rPr>
                          <w:rFonts w:ascii="Alice5 95" w:hAnsi="Alice5 95"/>
                          <w:color w:val="365F91" w:themeColor="accent1" w:themeShade="BF"/>
                          <w:sz w:val="96"/>
                          <w:szCs w:val="96"/>
                        </w:rPr>
                        <w:t xml:space="preserve"> </w:t>
                      </w:r>
                      <w:proofErr w:type="spellStart"/>
                      <w:r w:rsidRPr="00E6203F">
                        <w:rPr>
                          <w:rFonts w:ascii="Alice5 95" w:hAnsi="Alice5 95"/>
                          <w:color w:val="365F91" w:themeColor="accent1" w:themeShade="BF"/>
                          <w:sz w:val="96"/>
                          <w:szCs w:val="96"/>
                        </w:rPr>
                        <w:t>Tes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del w:id="5" w:author="Kaxiong" w:date="2021-07-01T15:44:00Z">
        <w:r w:rsidR="00D30EBA" w:rsidDel="003655C9">
          <w:rPr>
            <w:rFonts w:ascii="Calibri" w:eastAsia="Calibri" w:hAnsi="Calibri" w:cs="Calibri"/>
            <w:color w:val="201C20"/>
            <w:spacing w:val="-1"/>
            <w:w w:val="122"/>
            <w:sz w:val="14"/>
            <w:szCs w:val="14"/>
          </w:rPr>
          <w:delText>UNIFIE</w:delText>
        </w:r>
        <w:r w:rsidR="00D30EBA" w:rsidDel="003655C9">
          <w:rPr>
            <w:rFonts w:ascii="Calibri" w:eastAsia="Calibri" w:hAnsi="Calibri" w:cs="Calibri"/>
            <w:color w:val="636363"/>
            <w:spacing w:val="-70"/>
            <w:w w:val="89"/>
            <w:position w:val="12"/>
            <w:sz w:val="52"/>
            <w:szCs w:val="52"/>
          </w:rPr>
          <w:delText>kuv</w:delText>
        </w:r>
        <w:r w:rsidR="00D30EBA" w:rsidDel="003655C9">
          <w:rPr>
            <w:rFonts w:ascii="Calibri" w:eastAsia="Calibri" w:hAnsi="Calibri" w:cs="Calibri"/>
            <w:color w:val="201C20"/>
            <w:spacing w:val="-41"/>
            <w:w w:val="126"/>
            <w:sz w:val="14"/>
            <w:szCs w:val="14"/>
          </w:rPr>
          <w:delText>D</w:delText>
        </w:r>
        <w:r w:rsidR="00D30EBA" w:rsidDel="003655C9">
          <w:rPr>
            <w:rFonts w:ascii="Calibri" w:eastAsia="Calibri" w:hAnsi="Calibri" w:cs="Calibri"/>
            <w:color w:val="636363"/>
            <w:spacing w:val="-178"/>
            <w:w w:val="91"/>
            <w:position w:val="12"/>
            <w:sz w:val="52"/>
            <w:szCs w:val="52"/>
          </w:rPr>
          <w:delText>n</w:delText>
        </w:r>
        <w:r w:rsidR="00D30EBA" w:rsidDel="003655C9">
          <w:rPr>
            <w:color w:val="2F68A0"/>
            <w:spacing w:val="-437"/>
            <w:w w:val="101"/>
            <w:position w:val="-30"/>
            <w:sz w:val="60"/>
            <w:szCs w:val="60"/>
          </w:rPr>
          <w:delText xml:space="preserve"> </w:delText>
        </w:r>
        <w:r w:rsidR="00D30EBA" w:rsidDel="003655C9">
          <w:rPr>
            <w:rFonts w:ascii="Calibri" w:eastAsia="Calibri" w:hAnsi="Calibri" w:cs="Calibri"/>
            <w:color w:val="201C20"/>
            <w:spacing w:val="-1"/>
            <w:w w:val="131"/>
            <w:sz w:val="14"/>
            <w:szCs w:val="14"/>
          </w:rPr>
          <w:delText>SC</w:delText>
        </w:r>
        <w:r w:rsidR="00D30EBA" w:rsidDel="003655C9">
          <w:rPr>
            <w:rFonts w:ascii="Calibri" w:eastAsia="Calibri" w:hAnsi="Calibri" w:cs="Calibri"/>
            <w:color w:val="0053A3"/>
            <w:spacing w:val="-211"/>
            <w:w w:val="87"/>
            <w:position w:val="12"/>
            <w:sz w:val="52"/>
            <w:szCs w:val="52"/>
          </w:rPr>
          <w:delText>R</w:delText>
        </w:r>
        <w:r w:rsidR="00D30EBA" w:rsidDel="003655C9">
          <w:rPr>
            <w:rFonts w:ascii="Calibri" w:eastAsia="Calibri" w:hAnsi="Calibri" w:cs="Calibri"/>
            <w:color w:val="201C20"/>
            <w:spacing w:val="-1"/>
            <w:w w:val="125"/>
            <w:sz w:val="14"/>
            <w:szCs w:val="14"/>
          </w:rPr>
          <w:delText>HO</w:delText>
        </w:r>
        <w:r w:rsidR="00D30EBA" w:rsidDel="003655C9">
          <w:rPr>
            <w:rFonts w:ascii="Calibri" w:eastAsia="Calibri" w:hAnsi="Calibri" w:cs="Calibri"/>
            <w:color w:val="0053A3"/>
            <w:spacing w:val="-79"/>
            <w:w w:val="89"/>
            <w:position w:val="12"/>
            <w:sz w:val="52"/>
            <w:szCs w:val="52"/>
          </w:rPr>
          <w:delText>kuv</w:delText>
        </w:r>
        <w:r w:rsidR="00D30EBA" w:rsidDel="003655C9">
          <w:rPr>
            <w:rFonts w:ascii="Calibri" w:eastAsia="Calibri" w:hAnsi="Calibri" w:cs="Calibri"/>
            <w:color w:val="201C20"/>
            <w:spacing w:val="-125"/>
            <w:w w:val="139"/>
            <w:sz w:val="14"/>
            <w:szCs w:val="14"/>
          </w:rPr>
          <w:delText>O</w:delText>
        </w:r>
        <w:r w:rsidR="00D30EBA" w:rsidDel="003655C9">
          <w:rPr>
            <w:color w:val="2F68A0"/>
            <w:spacing w:val="-388"/>
            <w:w w:val="65"/>
            <w:position w:val="-30"/>
            <w:sz w:val="60"/>
            <w:szCs w:val="60"/>
          </w:rPr>
          <w:delText>==</w:delText>
        </w:r>
        <w:r w:rsidR="00D30EBA" w:rsidDel="003655C9">
          <w:rPr>
            <w:rFonts w:ascii="Calibri" w:eastAsia="Calibri" w:hAnsi="Calibri" w:cs="Calibri"/>
            <w:color w:val="0053A3"/>
            <w:spacing w:val="-187"/>
            <w:position w:val="12"/>
            <w:sz w:val="52"/>
            <w:szCs w:val="52"/>
          </w:rPr>
          <w:delText>v</w:delText>
        </w:r>
        <w:r w:rsidR="00D30EBA" w:rsidDel="003655C9">
          <w:rPr>
            <w:rFonts w:ascii="Calibri" w:eastAsia="Calibri" w:hAnsi="Calibri" w:cs="Calibri"/>
            <w:color w:val="201C20"/>
            <w:w w:val="106"/>
            <w:sz w:val="14"/>
            <w:szCs w:val="14"/>
          </w:rPr>
          <w:delText>L</w:delText>
        </w:r>
        <w:r w:rsidR="00D30EBA" w:rsidDel="003655C9">
          <w:rPr>
            <w:rFonts w:ascii="Calibri" w:eastAsia="Calibri" w:hAnsi="Calibri" w:cs="Calibri"/>
            <w:color w:val="201C20"/>
            <w:sz w:val="14"/>
            <w:szCs w:val="14"/>
          </w:rPr>
          <w:delText xml:space="preserve"> D</w:delText>
        </w:r>
        <w:r w:rsidR="00D30EBA" w:rsidDel="003655C9">
          <w:rPr>
            <w:rFonts w:ascii="Calibri" w:eastAsia="Calibri" w:hAnsi="Calibri" w:cs="Calibri"/>
            <w:color w:val="0053A3"/>
            <w:spacing w:val="-179"/>
            <w:w w:val="90"/>
            <w:position w:val="12"/>
            <w:sz w:val="52"/>
            <w:szCs w:val="52"/>
          </w:rPr>
          <w:delText>e</w:delText>
        </w:r>
        <w:r w:rsidR="00D30EBA" w:rsidDel="003655C9">
          <w:rPr>
            <w:rFonts w:ascii="Calibri" w:eastAsia="Calibri" w:hAnsi="Calibri" w:cs="Calibri"/>
            <w:color w:val="201C20"/>
            <w:spacing w:val="-1"/>
            <w:w w:val="132"/>
            <w:sz w:val="14"/>
            <w:szCs w:val="14"/>
          </w:rPr>
          <w:delText>YOG</w:delText>
        </w:r>
        <w:r w:rsidR="00D30EBA" w:rsidDel="003655C9">
          <w:rPr>
            <w:color w:val="5A799C"/>
            <w:spacing w:val="-445"/>
            <w:w w:val="106"/>
            <w:position w:val="-30"/>
            <w:sz w:val="60"/>
            <w:szCs w:val="60"/>
          </w:rPr>
          <w:delText xml:space="preserve"> </w:delText>
        </w:r>
        <w:r w:rsidR="00D30EBA" w:rsidDel="003655C9">
          <w:rPr>
            <w:rFonts w:ascii="Calibri" w:eastAsia="Calibri" w:hAnsi="Calibri" w:cs="Calibri"/>
            <w:color w:val="201C20"/>
            <w:spacing w:val="-41"/>
            <w:w w:val="127"/>
            <w:sz w:val="14"/>
            <w:szCs w:val="14"/>
          </w:rPr>
          <w:delText>T</w:delText>
        </w:r>
        <w:r w:rsidR="00D30EBA" w:rsidDel="003655C9">
          <w:rPr>
            <w:rFonts w:ascii="Calibri" w:eastAsia="Calibri" w:hAnsi="Calibri" w:cs="Calibri"/>
            <w:color w:val="0053A3"/>
            <w:spacing w:val="-142"/>
            <w:position w:val="12"/>
            <w:sz w:val="52"/>
            <w:szCs w:val="52"/>
          </w:rPr>
          <w:delText>r</w:delText>
        </w:r>
        <w:r w:rsidR="00D30EBA" w:rsidDel="003655C9">
          <w:rPr>
            <w:rFonts w:ascii="Calibri" w:eastAsia="Calibri" w:hAnsi="Calibri" w:cs="Calibri"/>
            <w:color w:val="201C20"/>
            <w:spacing w:val="-1"/>
            <w:w w:val="121"/>
            <w:sz w:val="14"/>
            <w:szCs w:val="14"/>
          </w:rPr>
          <w:delText>NQAIJ</w:delText>
        </w:r>
        <w:r w:rsidR="00D30EBA" w:rsidDel="003655C9">
          <w:rPr>
            <w:rFonts w:ascii="Calibri" w:eastAsia="Calibri" w:hAnsi="Calibri" w:cs="Calibri"/>
            <w:color w:val="0053A3"/>
            <w:spacing w:val="-68"/>
            <w:w w:val="83"/>
            <w:position w:val="12"/>
            <w:sz w:val="52"/>
            <w:szCs w:val="52"/>
          </w:rPr>
          <w:delText>s</w:delText>
        </w:r>
        <w:r w:rsidR="00D30EBA" w:rsidDel="003655C9">
          <w:rPr>
            <w:rFonts w:ascii="Calibri" w:eastAsia="Calibri" w:hAnsi="Calibri" w:cs="Calibri"/>
            <w:color w:val="201C20"/>
            <w:spacing w:val="-1"/>
            <w:w w:val="127"/>
            <w:sz w:val="14"/>
            <w:szCs w:val="14"/>
          </w:rPr>
          <w:delText>T</w:delText>
        </w:r>
      </w:del>
    </w:p>
    <w:p w14:paraId="7D041730" w14:textId="77777777" w:rsidR="00764302" w:rsidRDefault="00764302">
      <w:pPr>
        <w:pStyle w:val="BodyText"/>
        <w:rPr>
          <w:rFonts w:ascii="Calibri"/>
          <w:b w:val="0"/>
          <w:sz w:val="20"/>
        </w:rPr>
      </w:pPr>
    </w:p>
    <w:p w14:paraId="20FA94F6" w14:textId="57517D68" w:rsidR="00764302" w:rsidRDefault="00764302">
      <w:pPr>
        <w:pStyle w:val="BodyText"/>
        <w:rPr>
          <w:rFonts w:ascii="Calibri"/>
          <w:b w:val="0"/>
          <w:sz w:val="20"/>
        </w:rPr>
      </w:pPr>
    </w:p>
    <w:p w14:paraId="4831530B" w14:textId="4D4C4C1C" w:rsidR="00764302" w:rsidRDefault="00764302">
      <w:pPr>
        <w:pStyle w:val="BodyText"/>
        <w:rPr>
          <w:rFonts w:ascii="Calibri"/>
          <w:b w:val="0"/>
          <w:sz w:val="20"/>
        </w:rPr>
      </w:pPr>
    </w:p>
    <w:p w14:paraId="274BB73F" w14:textId="008D9F4F" w:rsidR="00764302" w:rsidRDefault="00243E17">
      <w:pPr>
        <w:pStyle w:val="BodyText"/>
        <w:rPr>
          <w:rFonts w:ascii="Calibri"/>
          <w:b w:val="0"/>
          <w:sz w:val="20"/>
        </w:rPr>
      </w:pPr>
      <w:r>
        <w:rPr>
          <w:rFonts w:ascii="Calibri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3C906A" wp14:editId="6CC5EFCE">
                <wp:simplePos x="0" y="0"/>
                <wp:positionH relativeFrom="column">
                  <wp:posOffset>207645</wp:posOffset>
                </wp:positionH>
                <wp:positionV relativeFrom="paragraph">
                  <wp:posOffset>125730</wp:posOffset>
                </wp:positionV>
                <wp:extent cx="2181225" cy="2124075"/>
                <wp:effectExtent l="13970" t="13335" r="5080" b="5715"/>
                <wp:wrapNone/>
                <wp:docPr id="1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225" cy="2124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D33B86" w14:textId="0977649B" w:rsidR="00827E50" w:rsidRPr="00827E50" w:rsidRDefault="00827E50">
                            <w:pPr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 xml:space="preserve"> </w:t>
                            </w:r>
                            <w:r w:rsidRPr="00827E50"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  <w:t>T</w:t>
                            </w:r>
                            <w:ins w:id="6" w:author="Kaxiong" w:date="2021-07-01T15:46:00Z">
                              <w:r w:rsidR="003655C9">
                                <w:rPr>
                                  <w:b/>
                                  <w:bCs/>
                                  <w:sz w:val="96"/>
                                  <w:szCs w:val="96"/>
                                </w:rPr>
                                <w:t>SHO</w:t>
                              </w:r>
                            </w:ins>
                            <w:del w:id="7" w:author="Kaxiong" w:date="2021-07-01T15:46:00Z">
                              <w:r w:rsidRPr="00827E50" w:rsidDel="003655C9">
                                <w:rPr>
                                  <w:b/>
                                  <w:bCs/>
                                  <w:sz w:val="96"/>
                                  <w:szCs w:val="96"/>
                                </w:rPr>
                                <w:delText>shos</w:delText>
                              </w:r>
                            </w:del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3C906A" id="Text Box 6" o:spid="_x0000_s1027" type="#_x0000_t202" style="position:absolute;margin-left:16.35pt;margin-top:9.9pt;width:171.75pt;height:167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" fillcolor="#dbe5f1 [660]" strokecolor="#c6d9f1 [671]">
                <v:textbox>
                  <w:txbxContent>
                    <w:p w14:paraId="73D33B86" w14:textId="0977649B" w:rsidR="00827E50" w:rsidRPr="00827E50" w:rsidRDefault="00827E50">
                      <w:pPr>
                        <w:rPr>
                          <w:b/>
                          <w:bCs/>
                          <w:sz w:val="96"/>
                          <w:szCs w:val="96"/>
                        </w:rPr>
                      </w:pPr>
                      <w:r>
                        <w:rPr>
                          <w:sz w:val="96"/>
                          <w:szCs w:val="96"/>
                        </w:rPr>
                        <w:t xml:space="preserve"> </w:t>
                      </w:r>
                      <w:r w:rsidRPr="00827E50">
                        <w:rPr>
                          <w:b/>
                          <w:bCs/>
                          <w:sz w:val="96"/>
                          <w:szCs w:val="96"/>
                        </w:rPr>
                        <w:t>T</w:t>
                      </w:r>
                      <w:ins w:id="8" w:author="Kaxiong" w:date="2021-07-01T15:46:00Z">
                        <w:r w:rsidR="003655C9">
                          <w:rPr>
                            <w:b/>
                            <w:bCs/>
                            <w:sz w:val="96"/>
                            <w:szCs w:val="96"/>
                          </w:rPr>
                          <w:t>SHO</w:t>
                        </w:r>
                      </w:ins>
                      <w:del w:id="9" w:author="Kaxiong" w:date="2021-07-01T15:46:00Z">
                        <w:r w:rsidRPr="00827E50" w:rsidDel="003655C9">
                          <w:rPr>
                            <w:b/>
                            <w:bCs/>
                            <w:sz w:val="96"/>
                            <w:szCs w:val="96"/>
                          </w:rPr>
                          <w:delText>shos</w:delText>
                        </w:r>
                      </w:del>
                    </w:p>
                  </w:txbxContent>
                </v:textbox>
              </v:shape>
            </w:pict>
          </mc:Fallback>
        </mc:AlternateContent>
      </w:r>
    </w:p>
    <w:p w14:paraId="1EC1B518" w14:textId="361C1479" w:rsidR="00764302" w:rsidRDefault="00764302">
      <w:pPr>
        <w:pStyle w:val="BodyText"/>
        <w:rPr>
          <w:rFonts w:ascii="Calibri"/>
          <w:b w:val="0"/>
          <w:sz w:val="20"/>
        </w:rPr>
      </w:pPr>
    </w:p>
    <w:p w14:paraId="084D1EF5" w14:textId="77777777" w:rsidR="00764302" w:rsidRDefault="00764302">
      <w:pPr>
        <w:pStyle w:val="BodyText"/>
        <w:rPr>
          <w:rFonts w:ascii="Calibri"/>
          <w:b w:val="0"/>
          <w:sz w:val="20"/>
        </w:rPr>
      </w:pPr>
    </w:p>
    <w:p w14:paraId="11A94A30" w14:textId="77777777" w:rsidR="00764302" w:rsidRDefault="00764302">
      <w:pPr>
        <w:pStyle w:val="BodyText"/>
        <w:rPr>
          <w:rFonts w:ascii="Calibri"/>
          <w:b w:val="0"/>
          <w:sz w:val="20"/>
        </w:rPr>
      </w:pPr>
    </w:p>
    <w:p w14:paraId="268FDB38" w14:textId="77777777" w:rsidR="00764302" w:rsidRDefault="00764302">
      <w:pPr>
        <w:pStyle w:val="BodyText"/>
        <w:rPr>
          <w:rFonts w:ascii="Calibri"/>
          <w:b w:val="0"/>
          <w:sz w:val="20"/>
        </w:rPr>
      </w:pPr>
    </w:p>
    <w:p w14:paraId="77D9CDA1" w14:textId="04381A40" w:rsidR="00764302" w:rsidRDefault="00764302">
      <w:pPr>
        <w:pStyle w:val="BodyText"/>
        <w:rPr>
          <w:rFonts w:ascii="Calibri"/>
          <w:b w:val="0"/>
          <w:sz w:val="20"/>
        </w:rPr>
      </w:pPr>
    </w:p>
    <w:p w14:paraId="79B294F8" w14:textId="43EFF0C0" w:rsidR="00764302" w:rsidRDefault="00764302">
      <w:pPr>
        <w:pStyle w:val="BodyText"/>
        <w:rPr>
          <w:rFonts w:ascii="Calibri"/>
          <w:b w:val="0"/>
          <w:sz w:val="20"/>
        </w:rPr>
      </w:pPr>
    </w:p>
    <w:p w14:paraId="5309D51F" w14:textId="77777777" w:rsidR="00764302" w:rsidRDefault="00764302">
      <w:pPr>
        <w:pStyle w:val="BodyText"/>
        <w:rPr>
          <w:rFonts w:ascii="Calibri"/>
          <w:b w:val="0"/>
          <w:sz w:val="20"/>
        </w:rPr>
      </w:pPr>
    </w:p>
    <w:p w14:paraId="3B41D6CF" w14:textId="77777777" w:rsidR="00764302" w:rsidRDefault="00764302">
      <w:pPr>
        <w:pStyle w:val="BodyText"/>
        <w:rPr>
          <w:rFonts w:ascii="Calibri"/>
          <w:b w:val="0"/>
          <w:sz w:val="20"/>
        </w:rPr>
      </w:pPr>
    </w:p>
    <w:p w14:paraId="67DAA727" w14:textId="77777777" w:rsidR="00764302" w:rsidRDefault="00764302">
      <w:pPr>
        <w:pStyle w:val="BodyText"/>
        <w:rPr>
          <w:rFonts w:ascii="Calibri"/>
          <w:b w:val="0"/>
          <w:sz w:val="20"/>
        </w:rPr>
      </w:pPr>
    </w:p>
    <w:p w14:paraId="4A4B68D8" w14:textId="77777777" w:rsidR="00764302" w:rsidRDefault="00764302">
      <w:pPr>
        <w:pStyle w:val="BodyText"/>
        <w:rPr>
          <w:rFonts w:ascii="Calibri"/>
          <w:b w:val="0"/>
          <w:sz w:val="20"/>
        </w:rPr>
      </w:pPr>
    </w:p>
    <w:p w14:paraId="4A0212F7" w14:textId="77777777" w:rsidR="00764302" w:rsidRDefault="00764302">
      <w:pPr>
        <w:pStyle w:val="BodyText"/>
        <w:rPr>
          <w:rFonts w:ascii="Calibri"/>
          <w:b w:val="0"/>
          <w:sz w:val="20"/>
        </w:rPr>
      </w:pPr>
    </w:p>
    <w:p w14:paraId="4C9E682B" w14:textId="77777777" w:rsidR="00764302" w:rsidRDefault="00764302">
      <w:pPr>
        <w:pStyle w:val="BodyText"/>
        <w:rPr>
          <w:rFonts w:ascii="Calibri"/>
          <w:b w:val="0"/>
          <w:sz w:val="20"/>
        </w:rPr>
      </w:pPr>
    </w:p>
    <w:p w14:paraId="740F1CAC" w14:textId="77777777" w:rsidR="00764302" w:rsidRDefault="00764302">
      <w:pPr>
        <w:pStyle w:val="BodyText"/>
        <w:rPr>
          <w:rFonts w:ascii="Calibri"/>
          <w:b w:val="0"/>
          <w:sz w:val="20"/>
        </w:rPr>
      </w:pPr>
    </w:p>
    <w:p w14:paraId="02CBF7A3" w14:textId="77777777" w:rsidR="00764302" w:rsidRDefault="00764302">
      <w:pPr>
        <w:pStyle w:val="BodyText"/>
        <w:rPr>
          <w:rFonts w:ascii="Calibri"/>
          <w:b w:val="0"/>
          <w:sz w:val="20"/>
        </w:rPr>
      </w:pPr>
    </w:p>
    <w:p w14:paraId="65E7D326" w14:textId="77777777" w:rsidR="00764302" w:rsidRDefault="00764302">
      <w:pPr>
        <w:pStyle w:val="BodyText"/>
        <w:rPr>
          <w:rFonts w:ascii="Calibri"/>
          <w:b w:val="0"/>
          <w:sz w:val="20"/>
        </w:rPr>
      </w:pPr>
    </w:p>
    <w:p w14:paraId="099C35B9" w14:textId="77777777" w:rsidR="00764302" w:rsidRDefault="00764302">
      <w:pPr>
        <w:pStyle w:val="BodyText"/>
        <w:rPr>
          <w:rFonts w:ascii="Calibri"/>
          <w:b w:val="0"/>
          <w:sz w:val="20"/>
        </w:rPr>
      </w:pPr>
    </w:p>
    <w:p w14:paraId="48C5A750" w14:textId="77777777" w:rsidR="00764302" w:rsidRDefault="00764302">
      <w:pPr>
        <w:pStyle w:val="BodyText"/>
        <w:rPr>
          <w:rFonts w:ascii="Calibri"/>
          <w:b w:val="0"/>
          <w:sz w:val="20"/>
        </w:rPr>
      </w:pPr>
    </w:p>
    <w:p w14:paraId="61B08F3D" w14:textId="77777777" w:rsidR="00764302" w:rsidRDefault="00764302">
      <w:pPr>
        <w:pStyle w:val="BodyText"/>
        <w:rPr>
          <w:rFonts w:ascii="Calibri"/>
          <w:b w:val="0"/>
          <w:sz w:val="20"/>
        </w:rPr>
      </w:pPr>
    </w:p>
    <w:p w14:paraId="4D73F592" w14:textId="77777777" w:rsidR="00764302" w:rsidRDefault="00764302">
      <w:pPr>
        <w:pStyle w:val="BodyText"/>
        <w:spacing w:before="3"/>
        <w:rPr>
          <w:rFonts w:ascii="Calibri"/>
          <w:b w:val="0"/>
          <w:sz w:val="22"/>
        </w:rPr>
      </w:pPr>
    </w:p>
    <w:p w14:paraId="74A0B6C8" w14:textId="62644C1E" w:rsidR="00764302" w:rsidRPr="00CD04CA" w:rsidRDefault="00D30EBA">
      <w:pPr>
        <w:pStyle w:val="Heading1"/>
        <w:tabs>
          <w:tab w:val="left" w:pos="2813"/>
        </w:tabs>
        <w:spacing w:before="169"/>
        <w:ind w:left="394"/>
        <w:rPr>
          <w:sz w:val="52"/>
          <w:szCs w:val="52"/>
        </w:rPr>
      </w:pPr>
      <w:r w:rsidRPr="00CD04CA">
        <w:rPr>
          <w:color w:val="CC0000"/>
          <w:sz w:val="52"/>
          <w:szCs w:val="52"/>
        </w:rPr>
        <w:t>C</w:t>
      </w:r>
      <w:r w:rsidR="00CD04CA" w:rsidRPr="00CD04CA">
        <w:rPr>
          <w:color w:val="CC0000"/>
          <w:sz w:val="52"/>
          <w:szCs w:val="52"/>
        </w:rPr>
        <w:t>haw Kho Mob</w:t>
      </w:r>
      <w:r w:rsidRPr="00CD04CA">
        <w:rPr>
          <w:color w:val="CC0000"/>
          <w:sz w:val="52"/>
          <w:szCs w:val="52"/>
        </w:rPr>
        <w:tab/>
      </w:r>
    </w:p>
    <w:p w14:paraId="54910134" w14:textId="787FCE0B" w:rsidR="00764302" w:rsidRPr="00CD04CA" w:rsidRDefault="00CD04CA">
      <w:pPr>
        <w:spacing w:line="698" w:lineRule="exact"/>
        <w:ind w:left="372"/>
        <w:rPr>
          <w:b/>
          <w:sz w:val="52"/>
          <w:szCs w:val="52"/>
        </w:rPr>
      </w:pPr>
      <w:proofErr w:type="spellStart"/>
      <w:r w:rsidRPr="00CD04CA">
        <w:rPr>
          <w:b/>
          <w:color w:val="CC0000"/>
          <w:w w:val="105"/>
          <w:sz w:val="52"/>
          <w:szCs w:val="52"/>
        </w:rPr>
        <w:t>Muab</w:t>
      </w:r>
      <w:proofErr w:type="spellEnd"/>
      <w:r w:rsidR="00D30EBA" w:rsidRPr="00CD04CA">
        <w:rPr>
          <w:b/>
          <w:color w:val="CC0000"/>
          <w:w w:val="105"/>
          <w:sz w:val="52"/>
          <w:szCs w:val="52"/>
        </w:rPr>
        <w:t xml:space="preserve"> </w:t>
      </w:r>
      <w:proofErr w:type="spellStart"/>
      <w:r w:rsidR="00D30EBA" w:rsidRPr="00CD04CA">
        <w:rPr>
          <w:b/>
          <w:color w:val="CC0000"/>
          <w:w w:val="105"/>
          <w:sz w:val="52"/>
          <w:szCs w:val="52"/>
        </w:rPr>
        <w:t>Tshuaj</w:t>
      </w:r>
      <w:proofErr w:type="spellEnd"/>
      <w:r w:rsidR="00D30EBA" w:rsidRPr="00CD04CA">
        <w:rPr>
          <w:b/>
          <w:color w:val="CC0000"/>
          <w:w w:val="105"/>
          <w:sz w:val="52"/>
          <w:szCs w:val="52"/>
        </w:rPr>
        <w:t xml:space="preserve"> </w:t>
      </w:r>
      <w:proofErr w:type="spellStart"/>
      <w:r w:rsidR="00D30EBA" w:rsidRPr="00CD04CA">
        <w:rPr>
          <w:b/>
          <w:color w:val="CC0000"/>
          <w:w w:val="105"/>
          <w:sz w:val="52"/>
          <w:szCs w:val="52"/>
        </w:rPr>
        <w:t>Tiv</w:t>
      </w:r>
      <w:proofErr w:type="spellEnd"/>
      <w:r w:rsidR="00D30EBA" w:rsidRPr="00CD04CA">
        <w:rPr>
          <w:b/>
          <w:color w:val="CC0000"/>
          <w:w w:val="105"/>
          <w:sz w:val="52"/>
          <w:szCs w:val="52"/>
        </w:rPr>
        <w:t xml:space="preserve"> </w:t>
      </w:r>
      <w:proofErr w:type="spellStart"/>
      <w:r w:rsidR="00D30EBA" w:rsidRPr="00CD04CA">
        <w:rPr>
          <w:b/>
          <w:color w:val="CC0000"/>
          <w:w w:val="105"/>
          <w:sz w:val="52"/>
          <w:szCs w:val="52"/>
        </w:rPr>
        <w:t>Thaiv</w:t>
      </w:r>
      <w:proofErr w:type="spellEnd"/>
      <w:r w:rsidRPr="00CD04CA">
        <w:rPr>
          <w:b/>
          <w:color w:val="CC0000"/>
          <w:w w:val="105"/>
          <w:sz w:val="52"/>
          <w:szCs w:val="52"/>
        </w:rPr>
        <w:t xml:space="preserve"> COVID 19</w:t>
      </w:r>
    </w:p>
    <w:p w14:paraId="59E80D1E" w14:textId="77777777" w:rsidR="00764302" w:rsidRPr="005A7690" w:rsidRDefault="00D30EBA">
      <w:pPr>
        <w:spacing w:before="8" w:line="437" w:lineRule="exact"/>
        <w:ind w:left="393"/>
        <w:rPr>
          <w:sz w:val="36"/>
          <w:szCs w:val="36"/>
        </w:rPr>
      </w:pPr>
      <w:r w:rsidRPr="005A7690">
        <w:rPr>
          <w:color w:val="201C20"/>
          <w:w w:val="95"/>
          <w:sz w:val="36"/>
          <w:szCs w:val="36"/>
        </w:rPr>
        <w:t>e-</w:t>
      </w:r>
      <w:proofErr w:type="spellStart"/>
      <w:r w:rsidRPr="005A7690">
        <w:rPr>
          <w:color w:val="201C20"/>
          <w:w w:val="95"/>
          <w:sz w:val="36"/>
          <w:szCs w:val="36"/>
        </w:rPr>
        <w:t>maiI</w:t>
      </w:r>
      <w:proofErr w:type="spellEnd"/>
      <w:r w:rsidRPr="005A7690">
        <w:rPr>
          <w:color w:val="201C20"/>
          <w:w w:val="95"/>
          <w:sz w:val="36"/>
          <w:szCs w:val="36"/>
        </w:rPr>
        <w:t xml:space="preserve">: Del </w:t>
      </w:r>
      <w:proofErr w:type="spellStart"/>
      <w:r w:rsidRPr="005A7690">
        <w:rPr>
          <w:color w:val="201C20"/>
          <w:w w:val="95"/>
          <w:sz w:val="36"/>
          <w:szCs w:val="36"/>
        </w:rPr>
        <w:t>PasoVaccination</w:t>
      </w:r>
      <w:proofErr w:type="spellEnd"/>
      <w:r w:rsidRPr="005A7690">
        <w:rPr>
          <w:color w:val="201C20"/>
          <w:w w:val="95"/>
          <w:sz w:val="36"/>
          <w:szCs w:val="36"/>
        </w:rPr>
        <w:t xml:space="preserve"> @ </w:t>
      </w:r>
      <w:proofErr w:type="spellStart"/>
      <w:r w:rsidRPr="005A7690">
        <w:rPr>
          <w:color w:val="201C20"/>
          <w:w w:val="95"/>
          <w:sz w:val="36"/>
          <w:szCs w:val="36"/>
        </w:rPr>
        <w:t>twinriversusd</w:t>
      </w:r>
      <w:proofErr w:type="spellEnd"/>
      <w:r w:rsidRPr="005A7690">
        <w:rPr>
          <w:color w:val="201C20"/>
          <w:w w:val="95"/>
          <w:sz w:val="36"/>
          <w:szCs w:val="36"/>
        </w:rPr>
        <w:t xml:space="preserve"> .org</w:t>
      </w:r>
    </w:p>
    <w:p w14:paraId="364C20F3" w14:textId="4E701F7B" w:rsidR="00764302" w:rsidRPr="005A7690" w:rsidRDefault="00BF7A4D">
      <w:pPr>
        <w:spacing w:line="468" w:lineRule="exact"/>
        <w:ind w:left="423"/>
        <w:rPr>
          <w:rFonts w:ascii="Century Gothic"/>
          <w:b/>
          <w:sz w:val="36"/>
          <w:szCs w:val="36"/>
        </w:rPr>
      </w:pPr>
      <w:proofErr w:type="spellStart"/>
      <w:r w:rsidRPr="005A7690">
        <w:rPr>
          <w:rFonts w:ascii="Century Gothic"/>
          <w:b/>
          <w:color w:val="201C20"/>
          <w:sz w:val="36"/>
          <w:szCs w:val="36"/>
        </w:rPr>
        <w:t>Lej</w:t>
      </w:r>
      <w:proofErr w:type="spellEnd"/>
      <w:r w:rsidRPr="005A7690">
        <w:rPr>
          <w:rFonts w:ascii="Century Gothic"/>
          <w:b/>
          <w:color w:val="201C20"/>
          <w:sz w:val="36"/>
          <w:szCs w:val="36"/>
        </w:rPr>
        <w:t xml:space="preserve"> </w:t>
      </w:r>
      <w:proofErr w:type="spellStart"/>
      <w:r w:rsidR="00D30EBA" w:rsidRPr="005A7690">
        <w:rPr>
          <w:rFonts w:ascii="Century Gothic"/>
          <w:b/>
          <w:color w:val="201C20"/>
          <w:sz w:val="36"/>
          <w:szCs w:val="36"/>
        </w:rPr>
        <w:t>Xov</w:t>
      </w:r>
      <w:proofErr w:type="spellEnd"/>
      <w:r w:rsidR="005A7690">
        <w:rPr>
          <w:rFonts w:ascii="Century Gothic"/>
          <w:b/>
          <w:color w:val="201C20"/>
          <w:sz w:val="36"/>
          <w:szCs w:val="36"/>
        </w:rPr>
        <w:t xml:space="preserve"> </w:t>
      </w:r>
      <w:proofErr w:type="spellStart"/>
      <w:r w:rsidR="00D30EBA" w:rsidRPr="005A7690">
        <w:rPr>
          <w:rFonts w:ascii="Century Gothic"/>
          <w:b/>
          <w:color w:val="201C20"/>
          <w:sz w:val="36"/>
          <w:szCs w:val="36"/>
        </w:rPr>
        <w:t>tooj</w:t>
      </w:r>
      <w:proofErr w:type="spellEnd"/>
      <w:r w:rsidR="00D30EBA" w:rsidRPr="005A7690">
        <w:rPr>
          <w:rFonts w:ascii="Century Gothic"/>
          <w:b/>
          <w:color w:val="201C20"/>
          <w:sz w:val="36"/>
          <w:szCs w:val="36"/>
        </w:rPr>
        <w:t>: (916) 520-4626</w:t>
      </w:r>
    </w:p>
    <w:p w14:paraId="2198D715" w14:textId="79943FC3" w:rsidR="00764302" w:rsidRPr="00385D8D" w:rsidRDefault="00D30EBA">
      <w:pPr>
        <w:spacing w:before="369" w:line="503" w:lineRule="exact"/>
        <w:ind w:left="1351"/>
        <w:rPr>
          <w:b/>
          <w:sz w:val="40"/>
          <w:szCs w:val="40"/>
        </w:rPr>
      </w:pPr>
      <w:proofErr w:type="spellStart"/>
      <w:r w:rsidRPr="00385D8D">
        <w:rPr>
          <w:b/>
          <w:color w:val="201C20"/>
          <w:sz w:val="40"/>
          <w:szCs w:val="40"/>
        </w:rPr>
        <w:t>Thov</w:t>
      </w:r>
      <w:proofErr w:type="spellEnd"/>
      <w:r w:rsidRPr="00385D8D">
        <w:rPr>
          <w:b/>
          <w:color w:val="201C20"/>
          <w:sz w:val="40"/>
          <w:szCs w:val="40"/>
        </w:rPr>
        <w:t xml:space="preserve"> </w:t>
      </w:r>
      <w:proofErr w:type="spellStart"/>
      <w:r w:rsidR="00385D8D" w:rsidRPr="00385D8D">
        <w:rPr>
          <w:b/>
          <w:color w:val="201C20"/>
          <w:sz w:val="40"/>
          <w:szCs w:val="40"/>
        </w:rPr>
        <w:t>rau</w:t>
      </w:r>
      <w:proofErr w:type="spellEnd"/>
      <w:r w:rsidRPr="00385D8D">
        <w:rPr>
          <w:b/>
          <w:color w:val="201C20"/>
          <w:sz w:val="40"/>
          <w:szCs w:val="40"/>
        </w:rPr>
        <w:t xml:space="preserve"> </w:t>
      </w:r>
      <w:proofErr w:type="spellStart"/>
      <w:r w:rsidRPr="00385D8D">
        <w:rPr>
          <w:b/>
          <w:color w:val="201C20"/>
          <w:sz w:val="40"/>
          <w:szCs w:val="40"/>
        </w:rPr>
        <w:t>npe</w:t>
      </w:r>
      <w:proofErr w:type="spellEnd"/>
      <w:r w:rsidRPr="00385D8D">
        <w:rPr>
          <w:b/>
          <w:color w:val="201C20"/>
          <w:sz w:val="40"/>
          <w:szCs w:val="40"/>
        </w:rPr>
        <w:t xml:space="preserve"> </w:t>
      </w:r>
      <w:proofErr w:type="spellStart"/>
      <w:r w:rsidR="00385D8D" w:rsidRPr="00385D8D">
        <w:rPr>
          <w:b/>
          <w:color w:val="201C20"/>
          <w:sz w:val="40"/>
          <w:szCs w:val="40"/>
        </w:rPr>
        <w:t>uas</w:t>
      </w:r>
      <w:proofErr w:type="spellEnd"/>
      <w:r w:rsidR="00385D8D" w:rsidRPr="00385D8D">
        <w:rPr>
          <w:b/>
          <w:color w:val="201C20"/>
          <w:sz w:val="40"/>
          <w:szCs w:val="40"/>
        </w:rPr>
        <w:t xml:space="preserve"> </w:t>
      </w:r>
      <w:proofErr w:type="spellStart"/>
      <w:r w:rsidRPr="00385D8D">
        <w:rPr>
          <w:b/>
          <w:color w:val="201C20"/>
          <w:sz w:val="40"/>
          <w:szCs w:val="40"/>
        </w:rPr>
        <w:t>siv</w:t>
      </w:r>
      <w:proofErr w:type="spellEnd"/>
      <w:r w:rsidRPr="00385D8D">
        <w:rPr>
          <w:b/>
          <w:color w:val="201C20"/>
          <w:sz w:val="40"/>
          <w:szCs w:val="40"/>
        </w:rPr>
        <w:t xml:space="preserve"> </w:t>
      </w:r>
      <w:proofErr w:type="spellStart"/>
      <w:r w:rsidRPr="00385D8D">
        <w:rPr>
          <w:b/>
          <w:color w:val="201C20"/>
          <w:sz w:val="40"/>
          <w:szCs w:val="40"/>
        </w:rPr>
        <w:t>qhov</w:t>
      </w:r>
      <w:proofErr w:type="spellEnd"/>
      <w:r w:rsidRPr="00385D8D">
        <w:rPr>
          <w:b/>
          <w:color w:val="201C20"/>
          <w:sz w:val="40"/>
          <w:szCs w:val="40"/>
        </w:rPr>
        <w:t xml:space="preserve"> </w:t>
      </w:r>
      <w:proofErr w:type="spellStart"/>
      <w:r w:rsidRPr="00385D8D">
        <w:rPr>
          <w:b/>
          <w:color w:val="201C20"/>
          <w:sz w:val="40"/>
          <w:szCs w:val="40"/>
        </w:rPr>
        <w:t>txuas</w:t>
      </w:r>
      <w:proofErr w:type="spellEnd"/>
      <w:r w:rsidRPr="00385D8D">
        <w:rPr>
          <w:b/>
          <w:color w:val="201C20"/>
          <w:sz w:val="40"/>
          <w:szCs w:val="40"/>
        </w:rPr>
        <w:t xml:space="preserve"> </w:t>
      </w:r>
      <w:proofErr w:type="spellStart"/>
      <w:r w:rsidRPr="00385D8D">
        <w:rPr>
          <w:b/>
          <w:color w:val="201C20"/>
          <w:sz w:val="40"/>
          <w:szCs w:val="40"/>
        </w:rPr>
        <w:t>hauv</w:t>
      </w:r>
      <w:proofErr w:type="spellEnd"/>
      <w:r w:rsidRPr="00385D8D">
        <w:rPr>
          <w:b/>
          <w:color w:val="201C20"/>
          <w:sz w:val="40"/>
          <w:szCs w:val="40"/>
        </w:rPr>
        <w:t xml:space="preserve"> </w:t>
      </w:r>
      <w:proofErr w:type="spellStart"/>
      <w:r w:rsidRPr="00385D8D">
        <w:rPr>
          <w:b/>
          <w:color w:val="201C20"/>
          <w:sz w:val="40"/>
          <w:szCs w:val="40"/>
        </w:rPr>
        <w:t>qab</w:t>
      </w:r>
      <w:proofErr w:type="spellEnd"/>
      <w:r w:rsidRPr="00385D8D">
        <w:rPr>
          <w:b/>
          <w:color w:val="201C20"/>
          <w:sz w:val="40"/>
          <w:szCs w:val="40"/>
        </w:rPr>
        <w:t xml:space="preserve"> no</w:t>
      </w:r>
    </w:p>
    <w:p w14:paraId="7F7FFB12" w14:textId="72DFDB6C" w:rsidR="00764302" w:rsidRPr="00F46106" w:rsidRDefault="001F4736">
      <w:pPr>
        <w:spacing w:line="503" w:lineRule="exact"/>
        <w:ind w:left="1915"/>
        <w:rPr>
          <w:sz w:val="40"/>
          <w:szCs w:val="40"/>
        </w:rPr>
      </w:pPr>
      <w:hyperlink r:id="rId9" w:history="1">
        <w:r w:rsidR="00F46106" w:rsidRPr="00017ADB">
          <w:rPr>
            <w:rStyle w:val="Hyperlink"/>
            <w:sz w:val="40"/>
            <w:szCs w:val="40"/>
          </w:rPr>
          <w:t>https://tinyurl.com/DPHVAAppointment</w:t>
        </w:r>
      </w:hyperlink>
    </w:p>
    <w:p w14:paraId="622E68FA" w14:textId="75A3CC4B" w:rsidR="001A4CC3" w:rsidRDefault="00F66F19" w:rsidP="001A4CC3">
      <w:pPr>
        <w:pStyle w:val="BodyText"/>
        <w:spacing w:before="196" w:line="208" w:lineRule="auto"/>
        <w:ind w:left="1900" w:right="2214"/>
        <w:rPr>
          <w:color w:val="FBFBFB"/>
          <w:sz w:val="20"/>
          <w:szCs w:val="20"/>
        </w:rPr>
      </w:pPr>
      <w:proofErr w:type="spellStart"/>
      <w:r w:rsidRPr="008C035C">
        <w:rPr>
          <w:color w:val="FBFBFB"/>
          <w:sz w:val="20"/>
          <w:szCs w:val="20"/>
        </w:rPr>
        <w:t>Hnub</w:t>
      </w:r>
      <w:proofErr w:type="spellEnd"/>
      <w:r w:rsidRPr="008C035C">
        <w:rPr>
          <w:color w:val="FBFBFB"/>
          <w:sz w:val="20"/>
          <w:szCs w:val="20"/>
        </w:rPr>
        <w:t xml:space="preserve"> Tim 9 </w:t>
      </w:r>
      <w:proofErr w:type="spellStart"/>
      <w:r w:rsidR="00D30EBA" w:rsidRPr="008C035C">
        <w:rPr>
          <w:color w:val="FBFBFB"/>
          <w:sz w:val="20"/>
          <w:szCs w:val="20"/>
        </w:rPr>
        <w:t>Lub</w:t>
      </w:r>
      <w:proofErr w:type="spellEnd"/>
      <w:r w:rsidR="00D30EBA" w:rsidRPr="008C035C">
        <w:rPr>
          <w:color w:val="FBFBFB"/>
          <w:sz w:val="20"/>
          <w:szCs w:val="20"/>
        </w:rPr>
        <w:t xml:space="preserve"> </w:t>
      </w:r>
      <w:proofErr w:type="spellStart"/>
      <w:r w:rsidR="00D30EBA" w:rsidRPr="008C035C">
        <w:rPr>
          <w:color w:val="FBFBFB"/>
          <w:sz w:val="20"/>
          <w:szCs w:val="20"/>
        </w:rPr>
        <w:t>Xya</w:t>
      </w:r>
      <w:proofErr w:type="spellEnd"/>
      <w:r w:rsidR="00D30EBA" w:rsidRPr="008C035C">
        <w:rPr>
          <w:color w:val="FBFBFB"/>
          <w:sz w:val="20"/>
          <w:szCs w:val="20"/>
        </w:rPr>
        <w:t xml:space="preserve"> </w:t>
      </w:r>
      <w:proofErr w:type="spellStart"/>
      <w:r w:rsidR="00D30EBA" w:rsidRPr="008C035C">
        <w:rPr>
          <w:color w:val="FBFBFB"/>
          <w:sz w:val="20"/>
          <w:szCs w:val="20"/>
        </w:rPr>
        <w:t>Hli</w:t>
      </w:r>
      <w:proofErr w:type="spellEnd"/>
      <w:r w:rsidR="00D30EBA" w:rsidRPr="008C035C">
        <w:rPr>
          <w:color w:val="FBFBFB"/>
          <w:sz w:val="20"/>
          <w:szCs w:val="20"/>
        </w:rPr>
        <w:t xml:space="preserve"> </w:t>
      </w:r>
      <w:proofErr w:type="spellStart"/>
      <w:r w:rsidR="00D30EBA" w:rsidRPr="008C035C">
        <w:rPr>
          <w:color w:val="FBFBFB"/>
          <w:sz w:val="20"/>
          <w:szCs w:val="20"/>
        </w:rPr>
        <w:t>thiab</w:t>
      </w:r>
      <w:proofErr w:type="spellEnd"/>
      <w:r w:rsidR="00D30EBA" w:rsidRPr="008C035C">
        <w:rPr>
          <w:color w:val="FBFBFB"/>
          <w:sz w:val="20"/>
          <w:szCs w:val="20"/>
        </w:rPr>
        <w:t xml:space="preserve"> </w:t>
      </w:r>
      <w:proofErr w:type="spellStart"/>
      <w:r w:rsidRPr="008C035C">
        <w:rPr>
          <w:color w:val="FBFBFB"/>
          <w:sz w:val="20"/>
          <w:szCs w:val="20"/>
        </w:rPr>
        <w:t>Hnub</w:t>
      </w:r>
      <w:proofErr w:type="spellEnd"/>
      <w:r w:rsidRPr="008C035C">
        <w:rPr>
          <w:color w:val="FBFBFB"/>
          <w:sz w:val="20"/>
          <w:szCs w:val="20"/>
        </w:rPr>
        <w:t xml:space="preserve"> Tim </w:t>
      </w:r>
      <w:r w:rsidR="00D30EBA" w:rsidRPr="008C035C">
        <w:rPr>
          <w:color w:val="FBFBFB"/>
          <w:sz w:val="20"/>
          <w:szCs w:val="20"/>
        </w:rPr>
        <w:t xml:space="preserve">30 </w:t>
      </w:r>
      <w:proofErr w:type="spellStart"/>
      <w:r w:rsidR="00D30EBA" w:rsidRPr="008C035C">
        <w:rPr>
          <w:color w:val="FBFBFB"/>
          <w:sz w:val="20"/>
          <w:szCs w:val="20"/>
        </w:rPr>
        <w:t>ntawm</w:t>
      </w:r>
      <w:proofErr w:type="spellEnd"/>
      <w:r w:rsidR="00D30EBA" w:rsidRPr="008C035C">
        <w:rPr>
          <w:color w:val="FBFBFB"/>
          <w:sz w:val="20"/>
          <w:szCs w:val="20"/>
        </w:rPr>
        <w:t xml:space="preserve"> Norwood </w:t>
      </w:r>
      <w:ins w:id="10" w:author="Kaxiong" w:date="2021-07-01T15:50:00Z">
        <w:r w:rsidR="003655C9">
          <w:rPr>
            <w:color w:val="FBFBFB"/>
            <w:sz w:val="20"/>
            <w:szCs w:val="20"/>
          </w:rPr>
          <w:t>High</w:t>
        </w:r>
      </w:ins>
      <w:del w:id="11" w:author="Kaxiong" w:date="2021-07-01T15:50:00Z">
        <w:r w:rsidRPr="008C035C" w:rsidDel="003655C9">
          <w:rPr>
            <w:color w:val="FBFBFB"/>
            <w:sz w:val="20"/>
            <w:szCs w:val="20"/>
          </w:rPr>
          <w:delText>Siab Duas</w:delText>
        </w:r>
      </w:del>
      <w:r w:rsidRPr="008C035C">
        <w:rPr>
          <w:color w:val="FBFBFB"/>
          <w:sz w:val="20"/>
          <w:szCs w:val="20"/>
        </w:rPr>
        <w:t xml:space="preserve"> </w:t>
      </w:r>
      <w:ins w:id="12" w:author="Kaxiong" w:date="2021-07-01T15:52:00Z">
        <w:r w:rsidR="003655C9">
          <w:rPr>
            <w:color w:val="FBFBFB"/>
            <w:sz w:val="20"/>
            <w:szCs w:val="20"/>
          </w:rPr>
          <w:t>li</w:t>
        </w:r>
      </w:ins>
      <w:del w:id="13" w:author="Kaxiong" w:date="2021-07-01T15:52:00Z">
        <w:r w:rsidRPr="008C035C" w:rsidDel="003655C9">
          <w:rPr>
            <w:color w:val="FBFBFB"/>
            <w:sz w:val="20"/>
            <w:szCs w:val="20"/>
          </w:rPr>
          <w:delText>Lis</w:delText>
        </w:r>
      </w:del>
      <w:r w:rsidRPr="008C035C">
        <w:rPr>
          <w:color w:val="FBFBFB"/>
          <w:sz w:val="20"/>
          <w:szCs w:val="20"/>
        </w:rPr>
        <w:t xml:space="preserve"> </w:t>
      </w:r>
      <w:r w:rsidR="00D30EBA" w:rsidRPr="008C035C">
        <w:rPr>
          <w:color w:val="FBFBFB"/>
          <w:sz w:val="20"/>
          <w:szCs w:val="20"/>
        </w:rPr>
        <w:t>10:00</w:t>
      </w:r>
      <w:r w:rsidR="008C035C" w:rsidRPr="008C035C">
        <w:rPr>
          <w:color w:val="FBFBFB"/>
          <w:sz w:val="20"/>
          <w:szCs w:val="20"/>
        </w:rPr>
        <w:t xml:space="preserve"> </w:t>
      </w:r>
      <w:proofErr w:type="spellStart"/>
      <w:r w:rsidR="008C035C" w:rsidRPr="008C035C">
        <w:rPr>
          <w:color w:val="FBFBFB"/>
          <w:sz w:val="20"/>
          <w:szCs w:val="20"/>
        </w:rPr>
        <w:t>teev</w:t>
      </w:r>
      <w:proofErr w:type="spellEnd"/>
      <w:r w:rsidR="00D30EBA" w:rsidRPr="008C035C">
        <w:rPr>
          <w:color w:val="FBFBFB"/>
          <w:sz w:val="20"/>
          <w:szCs w:val="20"/>
        </w:rPr>
        <w:t xml:space="preserve"> </w:t>
      </w:r>
      <w:proofErr w:type="spellStart"/>
      <w:r w:rsidR="00D30EBA" w:rsidRPr="008C035C">
        <w:rPr>
          <w:color w:val="FBFBFB"/>
          <w:sz w:val="20"/>
          <w:szCs w:val="20"/>
        </w:rPr>
        <w:t>sawv</w:t>
      </w:r>
      <w:proofErr w:type="spellEnd"/>
      <w:r w:rsidR="00D30EBA" w:rsidRPr="008C035C">
        <w:rPr>
          <w:color w:val="FBFBFB"/>
          <w:sz w:val="20"/>
          <w:szCs w:val="20"/>
        </w:rPr>
        <w:t xml:space="preserve"> </w:t>
      </w:r>
      <w:proofErr w:type="spellStart"/>
      <w:r w:rsidR="00D30EBA" w:rsidRPr="008C035C">
        <w:rPr>
          <w:color w:val="FBFBFB"/>
          <w:sz w:val="20"/>
          <w:szCs w:val="20"/>
        </w:rPr>
        <w:t>ntxov</w:t>
      </w:r>
      <w:proofErr w:type="spellEnd"/>
      <w:r w:rsidR="00D30EBA" w:rsidRPr="008C035C">
        <w:rPr>
          <w:color w:val="FBFBFB"/>
          <w:sz w:val="20"/>
          <w:szCs w:val="20"/>
        </w:rPr>
        <w:t xml:space="preserve"> </w:t>
      </w:r>
      <w:proofErr w:type="spellStart"/>
      <w:r w:rsidR="00D30EBA" w:rsidRPr="008C035C">
        <w:rPr>
          <w:color w:val="FBFBFB"/>
          <w:sz w:val="20"/>
          <w:szCs w:val="20"/>
        </w:rPr>
        <w:t>txog</w:t>
      </w:r>
      <w:proofErr w:type="spellEnd"/>
      <w:r w:rsidR="00D30EBA" w:rsidRPr="008C035C">
        <w:rPr>
          <w:color w:val="FBFBFB"/>
          <w:sz w:val="20"/>
          <w:szCs w:val="20"/>
        </w:rPr>
        <w:t xml:space="preserve"> 12 </w:t>
      </w:r>
      <w:proofErr w:type="spellStart"/>
      <w:r w:rsidR="00D30EBA" w:rsidRPr="008C035C">
        <w:rPr>
          <w:color w:val="FBFBFB"/>
          <w:sz w:val="20"/>
          <w:szCs w:val="20"/>
        </w:rPr>
        <w:t>teev</w:t>
      </w:r>
      <w:proofErr w:type="spellEnd"/>
      <w:r w:rsidR="00D30EBA" w:rsidRPr="008C035C">
        <w:rPr>
          <w:color w:val="FBFBFB"/>
          <w:sz w:val="20"/>
          <w:szCs w:val="20"/>
        </w:rPr>
        <w:t xml:space="preserve"> </w:t>
      </w:r>
      <w:proofErr w:type="spellStart"/>
      <w:r w:rsidR="00D30EBA" w:rsidRPr="008C035C">
        <w:rPr>
          <w:color w:val="FBFBFB"/>
          <w:sz w:val="20"/>
          <w:szCs w:val="20"/>
        </w:rPr>
        <w:t>tsaus</w:t>
      </w:r>
      <w:proofErr w:type="spellEnd"/>
      <w:r w:rsidR="00D30EBA" w:rsidRPr="008C035C">
        <w:rPr>
          <w:color w:val="FBFBFB"/>
          <w:sz w:val="20"/>
          <w:szCs w:val="20"/>
        </w:rPr>
        <w:t xml:space="preserve"> </w:t>
      </w:r>
      <w:proofErr w:type="spellStart"/>
      <w:r w:rsidR="00D30EBA" w:rsidRPr="008C035C">
        <w:rPr>
          <w:color w:val="FBFBFB"/>
          <w:sz w:val="20"/>
          <w:szCs w:val="20"/>
        </w:rPr>
        <w:t>ntuj</w:t>
      </w:r>
      <w:proofErr w:type="spellEnd"/>
      <w:r w:rsidR="00D30EBA" w:rsidRPr="008C035C">
        <w:rPr>
          <w:color w:val="FBFBFB"/>
          <w:sz w:val="20"/>
          <w:szCs w:val="20"/>
        </w:rPr>
        <w:t xml:space="preserve"> </w:t>
      </w:r>
      <w:proofErr w:type="spellStart"/>
      <w:ins w:id="14" w:author="Kaxiong" w:date="2021-07-01T15:50:00Z">
        <w:r w:rsidR="003655C9">
          <w:rPr>
            <w:color w:val="FBFBFB"/>
            <w:sz w:val="20"/>
            <w:szCs w:val="20"/>
          </w:rPr>
          <w:t>txo</w:t>
        </w:r>
      </w:ins>
      <w:ins w:id="15" w:author="Kaxiong" w:date="2021-07-01T15:51:00Z">
        <w:r w:rsidR="003655C9">
          <w:rPr>
            <w:color w:val="FBFBFB"/>
            <w:sz w:val="20"/>
            <w:szCs w:val="20"/>
          </w:rPr>
          <w:t>j</w:t>
        </w:r>
        <w:proofErr w:type="spellEnd"/>
        <w:r w:rsidR="003655C9">
          <w:rPr>
            <w:color w:val="FBFBFB"/>
            <w:sz w:val="20"/>
            <w:szCs w:val="20"/>
          </w:rPr>
          <w:t xml:space="preserve"> </w:t>
        </w:r>
        <w:proofErr w:type="spellStart"/>
        <w:r w:rsidR="003655C9">
          <w:rPr>
            <w:color w:val="FBFBFB"/>
            <w:sz w:val="20"/>
            <w:szCs w:val="20"/>
          </w:rPr>
          <w:t>kev</w:t>
        </w:r>
        <w:proofErr w:type="spellEnd"/>
        <w:r w:rsidR="003655C9">
          <w:rPr>
            <w:color w:val="FBFBFB"/>
            <w:sz w:val="20"/>
            <w:szCs w:val="20"/>
          </w:rPr>
          <w:t xml:space="preserve"> </w:t>
        </w:r>
      </w:ins>
      <w:r w:rsidR="00D30EBA" w:rsidRPr="008C035C">
        <w:rPr>
          <w:color w:val="FBFBFB"/>
          <w:sz w:val="20"/>
          <w:szCs w:val="20"/>
        </w:rPr>
        <w:t xml:space="preserve">4601 Norwood </w:t>
      </w:r>
      <w:r w:rsidR="001A096E">
        <w:rPr>
          <w:color w:val="FBFBFB"/>
          <w:sz w:val="20"/>
          <w:szCs w:val="20"/>
        </w:rPr>
        <w:t>Ave</w:t>
      </w:r>
      <w:r w:rsidR="00D30EBA" w:rsidRPr="008C035C">
        <w:rPr>
          <w:color w:val="FBFBFB"/>
          <w:sz w:val="20"/>
          <w:szCs w:val="20"/>
        </w:rPr>
        <w:t>, Sacramento 95838</w:t>
      </w:r>
    </w:p>
    <w:p w14:paraId="219993B2" w14:textId="77777777" w:rsidR="005F4FD3" w:rsidRPr="001A4CC3" w:rsidRDefault="005F4FD3" w:rsidP="001A4CC3">
      <w:pPr>
        <w:pStyle w:val="BodyText"/>
        <w:spacing w:before="196" w:line="208" w:lineRule="auto"/>
        <w:ind w:left="1900" w:right="2214"/>
        <w:rPr>
          <w:color w:val="FBFBFB"/>
          <w:sz w:val="20"/>
          <w:szCs w:val="20"/>
        </w:rPr>
      </w:pPr>
    </w:p>
    <w:p w14:paraId="735F1AED" w14:textId="30553F56" w:rsidR="00764302" w:rsidRDefault="005928CA">
      <w:pPr>
        <w:pStyle w:val="BodyText"/>
        <w:spacing w:line="208" w:lineRule="auto"/>
        <w:ind w:left="1900" w:right="2510"/>
        <w:rPr>
          <w:color w:val="FBFBFB"/>
          <w:sz w:val="20"/>
          <w:szCs w:val="20"/>
        </w:rPr>
      </w:pPr>
      <w:proofErr w:type="spellStart"/>
      <w:r w:rsidRPr="005928CA">
        <w:rPr>
          <w:color w:val="FBFBFB"/>
          <w:sz w:val="20"/>
          <w:szCs w:val="20"/>
        </w:rPr>
        <w:t>Hnub</w:t>
      </w:r>
      <w:proofErr w:type="spellEnd"/>
      <w:r w:rsidRPr="005928CA">
        <w:rPr>
          <w:color w:val="FBFBFB"/>
          <w:sz w:val="20"/>
          <w:szCs w:val="20"/>
        </w:rPr>
        <w:t xml:space="preserve"> Tim 16 </w:t>
      </w:r>
      <w:proofErr w:type="spellStart"/>
      <w:r w:rsidR="00D30EBA" w:rsidRPr="005928CA">
        <w:rPr>
          <w:color w:val="FBFBFB"/>
          <w:sz w:val="20"/>
          <w:szCs w:val="20"/>
        </w:rPr>
        <w:t>Lub</w:t>
      </w:r>
      <w:proofErr w:type="spellEnd"/>
      <w:r w:rsidR="00D30EBA" w:rsidRPr="005928CA">
        <w:rPr>
          <w:color w:val="FBFBFB"/>
          <w:sz w:val="20"/>
          <w:szCs w:val="20"/>
        </w:rPr>
        <w:t xml:space="preserve"> </w:t>
      </w:r>
      <w:proofErr w:type="spellStart"/>
      <w:r w:rsidR="00D30EBA" w:rsidRPr="005928CA">
        <w:rPr>
          <w:color w:val="FBFBFB"/>
          <w:sz w:val="20"/>
          <w:szCs w:val="20"/>
        </w:rPr>
        <w:t>Xya</w:t>
      </w:r>
      <w:proofErr w:type="spellEnd"/>
      <w:r w:rsidR="00D30EBA" w:rsidRPr="005928CA">
        <w:rPr>
          <w:color w:val="FBFBFB"/>
          <w:sz w:val="20"/>
          <w:szCs w:val="20"/>
        </w:rPr>
        <w:t xml:space="preserve"> </w:t>
      </w:r>
      <w:proofErr w:type="spellStart"/>
      <w:r w:rsidR="00D30EBA" w:rsidRPr="005928CA">
        <w:rPr>
          <w:color w:val="FBFBFB"/>
          <w:sz w:val="20"/>
          <w:szCs w:val="20"/>
        </w:rPr>
        <w:t>Hli</w:t>
      </w:r>
      <w:proofErr w:type="spellEnd"/>
      <w:r w:rsidR="00D30EBA" w:rsidRPr="005928CA">
        <w:rPr>
          <w:color w:val="FBFBFB"/>
          <w:sz w:val="20"/>
          <w:szCs w:val="20"/>
        </w:rPr>
        <w:t xml:space="preserve"> </w:t>
      </w:r>
      <w:proofErr w:type="spellStart"/>
      <w:r w:rsidR="00D30EBA" w:rsidRPr="005928CA">
        <w:rPr>
          <w:color w:val="FBFBFB"/>
          <w:sz w:val="20"/>
          <w:szCs w:val="20"/>
        </w:rPr>
        <w:t>thiab</w:t>
      </w:r>
      <w:proofErr w:type="spellEnd"/>
      <w:r w:rsidR="00D30EBA" w:rsidRPr="005928CA">
        <w:rPr>
          <w:color w:val="FBFBFB"/>
          <w:sz w:val="20"/>
          <w:szCs w:val="20"/>
        </w:rPr>
        <w:t xml:space="preserve"> </w:t>
      </w:r>
      <w:proofErr w:type="spellStart"/>
      <w:r w:rsidRPr="005928CA">
        <w:rPr>
          <w:color w:val="FBFBFB"/>
          <w:sz w:val="20"/>
          <w:szCs w:val="20"/>
        </w:rPr>
        <w:t>Hnub</w:t>
      </w:r>
      <w:proofErr w:type="spellEnd"/>
      <w:r w:rsidRPr="005928CA">
        <w:rPr>
          <w:color w:val="FBFBFB"/>
          <w:sz w:val="20"/>
          <w:szCs w:val="20"/>
        </w:rPr>
        <w:t xml:space="preserve"> Tim 6 </w:t>
      </w:r>
      <w:proofErr w:type="spellStart"/>
      <w:r w:rsidR="00D30EBA" w:rsidRPr="005928CA">
        <w:rPr>
          <w:color w:val="FBFBFB"/>
          <w:sz w:val="20"/>
          <w:szCs w:val="20"/>
        </w:rPr>
        <w:t>Lub</w:t>
      </w:r>
      <w:proofErr w:type="spellEnd"/>
      <w:r w:rsidR="00D30EBA" w:rsidRPr="005928CA">
        <w:rPr>
          <w:color w:val="FBFBFB"/>
          <w:sz w:val="20"/>
          <w:szCs w:val="20"/>
        </w:rPr>
        <w:t xml:space="preserve"> </w:t>
      </w:r>
      <w:proofErr w:type="spellStart"/>
      <w:r w:rsidR="00D30EBA" w:rsidRPr="005928CA">
        <w:rPr>
          <w:color w:val="FBFBFB"/>
          <w:sz w:val="20"/>
          <w:szCs w:val="20"/>
        </w:rPr>
        <w:t>Yim</w:t>
      </w:r>
      <w:proofErr w:type="spellEnd"/>
      <w:r w:rsidR="00D30EBA" w:rsidRPr="005928CA">
        <w:rPr>
          <w:color w:val="FBFBFB"/>
          <w:sz w:val="20"/>
          <w:szCs w:val="20"/>
        </w:rPr>
        <w:t xml:space="preserve"> </w:t>
      </w:r>
      <w:proofErr w:type="spellStart"/>
      <w:r w:rsidR="00D30EBA" w:rsidRPr="005928CA">
        <w:rPr>
          <w:color w:val="FBFBFB"/>
          <w:sz w:val="20"/>
          <w:szCs w:val="20"/>
        </w:rPr>
        <w:t>Hli</w:t>
      </w:r>
      <w:proofErr w:type="spellEnd"/>
      <w:r w:rsidR="00D30EBA" w:rsidRPr="005928CA">
        <w:rPr>
          <w:color w:val="FBFBFB"/>
          <w:sz w:val="20"/>
          <w:szCs w:val="20"/>
        </w:rPr>
        <w:t xml:space="preserve"> </w:t>
      </w:r>
      <w:proofErr w:type="spellStart"/>
      <w:r w:rsidR="00D30EBA" w:rsidRPr="005928CA">
        <w:rPr>
          <w:color w:val="FBFBFB"/>
          <w:sz w:val="20"/>
          <w:szCs w:val="20"/>
        </w:rPr>
        <w:t>ntawm</w:t>
      </w:r>
      <w:proofErr w:type="spellEnd"/>
      <w:r w:rsidR="00D30EBA" w:rsidRPr="005928CA">
        <w:rPr>
          <w:color w:val="FBFBFB"/>
          <w:sz w:val="20"/>
          <w:szCs w:val="20"/>
        </w:rPr>
        <w:t xml:space="preserve"> Foothill </w:t>
      </w:r>
      <w:r w:rsidR="001A096E">
        <w:rPr>
          <w:color w:val="FBFBFB"/>
          <w:sz w:val="20"/>
          <w:szCs w:val="20"/>
        </w:rPr>
        <w:t>HS</w:t>
      </w:r>
      <w:r w:rsidR="00D30EBA" w:rsidRPr="005928CA">
        <w:rPr>
          <w:color w:val="FBFBFB"/>
          <w:sz w:val="20"/>
          <w:szCs w:val="20"/>
        </w:rPr>
        <w:t xml:space="preserve"> </w:t>
      </w:r>
      <w:ins w:id="16" w:author="Kaxiong" w:date="2021-07-01T15:52:00Z">
        <w:r w:rsidR="003655C9">
          <w:rPr>
            <w:color w:val="FBFBFB"/>
            <w:sz w:val="20"/>
            <w:szCs w:val="20"/>
          </w:rPr>
          <w:t xml:space="preserve">li </w:t>
        </w:r>
      </w:ins>
      <w:r w:rsidR="00D30EBA" w:rsidRPr="005928CA">
        <w:rPr>
          <w:color w:val="FBFBFB"/>
          <w:sz w:val="20"/>
          <w:szCs w:val="20"/>
        </w:rPr>
        <w:t xml:space="preserve">10:00 </w:t>
      </w:r>
      <w:proofErr w:type="spellStart"/>
      <w:r w:rsidR="00D30EBA" w:rsidRPr="005928CA">
        <w:rPr>
          <w:color w:val="FBFBFB"/>
          <w:sz w:val="20"/>
          <w:szCs w:val="20"/>
        </w:rPr>
        <w:t>teev</w:t>
      </w:r>
      <w:proofErr w:type="spellEnd"/>
      <w:r w:rsidR="00D30EBA" w:rsidRPr="005928CA">
        <w:rPr>
          <w:color w:val="FBFBFB"/>
          <w:sz w:val="20"/>
          <w:szCs w:val="20"/>
        </w:rPr>
        <w:t xml:space="preserve"> </w:t>
      </w:r>
      <w:proofErr w:type="spellStart"/>
      <w:r w:rsidR="00D30EBA" w:rsidRPr="005928CA">
        <w:rPr>
          <w:color w:val="FBFBFB"/>
          <w:sz w:val="20"/>
          <w:szCs w:val="20"/>
        </w:rPr>
        <w:t>sawv</w:t>
      </w:r>
      <w:proofErr w:type="spellEnd"/>
      <w:r w:rsidR="00D30EBA" w:rsidRPr="005928CA">
        <w:rPr>
          <w:color w:val="FBFBFB"/>
          <w:sz w:val="20"/>
          <w:szCs w:val="20"/>
        </w:rPr>
        <w:t xml:space="preserve"> </w:t>
      </w:r>
      <w:proofErr w:type="spellStart"/>
      <w:r w:rsidR="00D30EBA" w:rsidRPr="005928CA">
        <w:rPr>
          <w:color w:val="FBFBFB"/>
          <w:sz w:val="20"/>
          <w:szCs w:val="20"/>
        </w:rPr>
        <w:t>ntxov</w:t>
      </w:r>
      <w:proofErr w:type="spellEnd"/>
      <w:r w:rsidRPr="005928CA">
        <w:rPr>
          <w:color w:val="FBFBFB"/>
          <w:sz w:val="20"/>
          <w:szCs w:val="20"/>
        </w:rPr>
        <w:t xml:space="preserve"> </w:t>
      </w:r>
      <w:proofErr w:type="spellStart"/>
      <w:r w:rsidRPr="005928CA">
        <w:rPr>
          <w:color w:val="FBFBFB"/>
          <w:sz w:val="20"/>
          <w:szCs w:val="20"/>
        </w:rPr>
        <w:t>txog</w:t>
      </w:r>
      <w:proofErr w:type="spellEnd"/>
      <w:r w:rsidRPr="005928CA">
        <w:rPr>
          <w:color w:val="FBFBFB"/>
          <w:sz w:val="20"/>
          <w:szCs w:val="20"/>
        </w:rPr>
        <w:t xml:space="preserve"> </w:t>
      </w:r>
      <w:r w:rsidR="00D30EBA" w:rsidRPr="005928CA">
        <w:rPr>
          <w:color w:val="FBFBFB"/>
          <w:sz w:val="20"/>
          <w:szCs w:val="20"/>
        </w:rPr>
        <w:t xml:space="preserve">12:00 </w:t>
      </w:r>
      <w:proofErr w:type="spellStart"/>
      <w:r w:rsidR="00D30EBA" w:rsidRPr="005928CA">
        <w:rPr>
          <w:color w:val="FBFBFB"/>
          <w:sz w:val="20"/>
          <w:szCs w:val="20"/>
        </w:rPr>
        <w:t>teev</w:t>
      </w:r>
      <w:proofErr w:type="spellEnd"/>
      <w:r w:rsidR="00D30EBA" w:rsidRPr="005928CA">
        <w:rPr>
          <w:color w:val="FBFBFB"/>
          <w:sz w:val="20"/>
          <w:szCs w:val="20"/>
        </w:rPr>
        <w:t xml:space="preserve"> </w:t>
      </w:r>
      <w:proofErr w:type="spellStart"/>
      <w:r w:rsidR="00D30EBA" w:rsidRPr="005928CA">
        <w:rPr>
          <w:color w:val="FBFBFB"/>
          <w:sz w:val="20"/>
          <w:szCs w:val="20"/>
        </w:rPr>
        <w:t>tsaus</w:t>
      </w:r>
      <w:proofErr w:type="spellEnd"/>
      <w:r w:rsidR="00D30EBA" w:rsidRPr="005928CA">
        <w:rPr>
          <w:color w:val="FBFBFB"/>
          <w:sz w:val="20"/>
          <w:szCs w:val="20"/>
        </w:rPr>
        <w:t xml:space="preserve"> </w:t>
      </w:r>
      <w:proofErr w:type="spellStart"/>
      <w:r w:rsidR="00D30EBA" w:rsidRPr="005928CA">
        <w:rPr>
          <w:color w:val="FBFBFB"/>
          <w:sz w:val="20"/>
          <w:szCs w:val="20"/>
        </w:rPr>
        <w:t>ntuj</w:t>
      </w:r>
      <w:proofErr w:type="spellEnd"/>
      <w:r w:rsidR="00D30EBA" w:rsidRPr="005928CA">
        <w:rPr>
          <w:color w:val="FBFBFB"/>
          <w:sz w:val="20"/>
          <w:szCs w:val="20"/>
        </w:rPr>
        <w:t xml:space="preserve"> 5000 McCloud </w:t>
      </w:r>
      <w:proofErr w:type="spellStart"/>
      <w:ins w:id="17" w:author="Kaxiong" w:date="2021-07-01T15:56:00Z">
        <w:r w:rsidR="0009634B">
          <w:rPr>
            <w:color w:val="FBFBFB"/>
            <w:sz w:val="20"/>
            <w:szCs w:val="20"/>
          </w:rPr>
          <w:t>tus</w:t>
        </w:r>
        <w:proofErr w:type="spellEnd"/>
        <w:r w:rsidR="0009634B">
          <w:rPr>
            <w:color w:val="FBFBFB"/>
            <w:sz w:val="20"/>
            <w:szCs w:val="20"/>
          </w:rPr>
          <w:t xml:space="preserve"> </w:t>
        </w:r>
        <w:proofErr w:type="spellStart"/>
        <w:r w:rsidR="0009634B">
          <w:rPr>
            <w:color w:val="FBFBFB"/>
            <w:sz w:val="20"/>
            <w:szCs w:val="20"/>
          </w:rPr>
          <w:t>k</w:t>
        </w:r>
      </w:ins>
      <w:ins w:id="18" w:author="Kaxiong" w:date="2021-07-01T15:57:00Z">
        <w:r w:rsidR="0009634B">
          <w:rPr>
            <w:color w:val="FBFBFB"/>
            <w:sz w:val="20"/>
            <w:szCs w:val="20"/>
          </w:rPr>
          <w:t>ws</w:t>
        </w:r>
        <w:proofErr w:type="spellEnd"/>
        <w:r w:rsidR="0009634B">
          <w:rPr>
            <w:color w:val="FBFBFB"/>
            <w:sz w:val="20"/>
            <w:szCs w:val="20"/>
          </w:rPr>
          <w:t xml:space="preserve"> </w:t>
        </w:r>
        <w:proofErr w:type="spellStart"/>
        <w:r w:rsidR="0009634B">
          <w:rPr>
            <w:color w:val="FBFBFB"/>
            <w:sz w:val="20"/>
            <w:szCs w:val="20"/>
          </w:rPr>
          <w:t>kho</w:t>
        </w:r>
        <w:proofErr w:type="spellEnd"/>
        <w:r w:rsidR="0009634B">
          <w:rPr>
            <w:color w:val="FBFBFB"/>
            <w:sz w:val="20"/>
            <w:szCs w:val="20"/>
          </w:rPr>
          <w:t xml:space="preserve"> mob, Sacramento 95842</w:t>
        </w:r>
      </w:ins>
      <w:r w:rsidR="00D30EBA" w:rsidRPr="005928CA">
        <w:rPr>
          <w:color w:val="FBFBFB"/>
          <w:sz w:val="20"/>
          <w:szCs w:val="20"/>
        </w:rPr>
        <w:t>Dr, Sacramento 95842</w:t>
      </w:r>
    </w:p>
    <w:p w14:paraId="4295CC69" w14:textId="77777777" w:rsidR="005F4FD3" w:rsidRDefault="005F4FD3">
      <w:pPr>
        <w:pStyle w:val="BodyText"/>
        <w:spacing w:line="208" w:lineRule="auto"/>
        <w:ind w:left="1900" w:right="2510"/>
        <w:rPr>
          <w:color w:val="FBFBFB"/>
          <w:sz w:val="20"/>
          <w:szCs w:val="20"/>
        </w:rPr>
      </w:pPr>
    </w:p>
    <w:p w14:paraId="2233EBFC" w14:textId="2AB2C163" w:rsidR="001A096E" w:rsidRPr="00095DB9" w:rsidRDefault="00450287" w:rsidP="001A096E">
      <w:pPr>
        <w:pStyle w:val="BodyText"/>
        <w:ind w:left="1900"/>
        <w:rPr>
          <w:sz w:val="20"/>
          <w:szCs w:val="20"/>
        </w:rPr>
      </w:pPr>
      <w:proofErr w:type="spellStart"/>
      <w:r w:rsidRPr="00095DB9">
        <w:rPr>
          <w:color w:val="FBFBFB"/>
          <w:sz w:val="20"/>
          <w:szCs w:val="20"/>
        </w:rPr>
        <w:t>Hnub</w:t>
      </w:r>
      <w:proofErr w:type="spellEnd"/>
      <w:r w:rsidRPr="00095DB9">
        <w:rPr>
          <w:color w:val="FBFBFB"/>
          <w:sz w:val="20"/>
          <w:szCs w:val="20"/>
        </w:rPr>
        <w:t xml:space="preserve"> Tim 23 </w:t>
      </w:r>
      <w:proofErr w:type="spellStart"/>
      <w:r w:rsidRPr="00095DB9">
        <w:rPr>
          <w:color w:val="FBFBFB"/>
          <w:sz w:val="20"/>
          <w:szCs w:val="20"/>
        </w:rPr>
        <w:t>Lub</w:t>
      </w:r>
      <w:proofErr w:type="spellEnd"/>
      <w:r w:rsidRPr="00095DB9">
        <w:rPr>
          <w:color w:val="FBFBFB"/>
          <w:sz w:val="20"/>
          <w:szCs w:val="20"/>
        </w:rPr>
        <w:t xml:space="preserve"> </w:t>
      </w:r>
      <w:proofErr w:type="spellStart"/>
      <w:r w:rsidRPr="00095DB9">
        <w:rPr>
          <w:color w:val="FBFBFB"/>
          <w:sz w:val="20"/>
          <w:szCs w:val="20"/>
        </w:rPr>
        <w:t>Xya</w:t>
      </w:r>
      <w:proofErr w:type="spellEnd"/>
      <w:r w:rsidRPr="00095DB9">
        <w:rPr>
          <w:color w:val="FBFBFB"/>
          <w:sz w:val="20"/>
          <w:szCs w:val="20"/>
        </w:rPr>
        <w:t xml:space="preserve"> </w:t>
      </w:r>
      <w:proofErr w:type="spellStart"/>
      <w:proofErr w:type="gramStart"/>
      <w:r w:rsidRPr="00095DB9">
        <w:rPr>
          <w:color w:val="FBFBFB"/>
          <w:sz w:val="20"/>
          <w:szCs w:val="20"/>
        </w:rPr>
        <w:t>Hli</w:t>
      </w:r>
      <w:proofErr w:type="spellEnd"/>
      <w:r w:rsidRPr="00095DB9">
        <w:rPr>
          <w:color w:val="FBFBFB"/>
          <w:sz w:val="20"/>
          <w:szCs w:val="20"/>
        </w:rPr>
        <w:t xml:space="preserve">  </w:t>
      </w:r>
      <w:proofErr w:type="spellStart"/>
      <w:r w:rsidRPr="00095DB9">
        <w:rPr>
          <w:color w:val="FBFBFB"/>
          <w:sz w:val="20"/>
          <w:szCs w:val="20"/>
        </w:rPr>
        <w:t>thiab</w:t>
      </w:r>
      <w:proofErr w:type="spellEnd"/>
      <w:proofErr w:type="gramEnd"/>
      <w:r w:rsidRPr="00095DB9">
        <w:rPr>
          <w:color w:val="FBFBFB"/>
          <w:sz w:val="20"/>
          <w:szCs w:val="20"/>
        </w:rPr>
        <w:t xml:space="preserve"> </w:t>
      </w:r>
      <w:proofErr w:type="spellStart"/>
      <w:r w:rsidRPr="00095DB9">
        <w:rPr>
          <w:color w:val="FBFBFB"/>
          <w:sz w:val="20"/>
          <w:szCs w:val="20"/>
        </w:rPr>
        <w:t>Hnub</w:t>
      </w:r>
      <w:proofErr w:type="spellEnd"/>
      <w:r w:rsidRPr="00095DB9">
        <w:rPr>
          <w:color w:val="FBFBFB"/>
          <w:sz w:val="20"/>
          <w:szCs w:val="20"/>
        </w:rPr>
        <w:t xml:space="preserve"> Tim 13 </w:t>
      </w:r>
      <w:proofErr w:type="spellStart"/>
      <w:r w:rsidRPr="00095DB9">
        <w:rPr>
          <w:color w:val="FBFBFB"/>
          <w:sz w:val="20"/>
          <w:szCs w:val="20"/>
        </w:rPr>
        <w:t>Lub</w:t>
      </w:r>
      <w:proofErr w:type="spellEnd"/>
      <w:r w:rsidRPr="00095DB9">
        <w:rPr>
          <w:color w:val="FBFBFB"/>
          <w:sz w:val="20"/>
          <w:szCs w:val="20"/>
        </w:rPr>
        <w:t xml:space="preserve"> </w:t>
      </w:r>
      <w:proofErr w:type="spellStart"/>
      <w:r w:rsidRPr="00095DB9">
        <w:rPr>
          <w:color w:val="FBFBFB"/>
          <w:sz w:val="20"/>
          <w:szCs w:val="20"/>
        </w:rPr>
        <w:t>Yim</w:t>
      </w:r>
      <w:proofErr w:type="spellEnd"/>
      <w:r w:rsidRPr="00095DB9">
        <w:rPr>
          <w:color w:val="FBFBFB"/>
          <w:sz w:val="20"/>
          <w:szCs w:val="20"/>
        </w:rPr>
        <w:t xml:space="preserve"> </w:t>
      </w:r>
      <w:proofErr w:type="spellStart"/>
      <w:r w:rsidRPr="00095DB9">
        <w:rPr>
          <w:color w:val="FBFBFB"/>
          <w:sz w:val="20"/>
          <w:szCs w:val="20"/>
        </w:rPr>
        <w:t>Hli</w:t>
      </w:r>
      <w:proofErr w:type="spellEnd"/>
      <w:r w:rsidRPr="00095DB9">
        <w:rPr>
          <w:color w:val="FBFBFB"/>
          <w:sz w:val="20"/>
          <w:szCs w:val="20"/>
        </w:rPr>
        <w:t xml:space="preserve"> </w:t>
      </w:r>
      <w:proofErr w:type="spellStart"/>
      <w:r w:rsidRPr="00095DB9">
        <w:rPr>
          <w:color w:val="FBFBFB"/>
          <w:sz w:val="20"/>
          <w:szCs w:val="20"/>
        </w:rPr>
        <w:t>ntawm</w:t>
      </w:r>
      <w:proofErr w:type="spellEnd"/>
      <w:r w:rsidR="001A096E" w:rsidRPr="001A096E">
        <w:rPr>
          <w:color w:val="FBFBFB"/>
          <w:sz w:val="20"/>
          <w:szCs w:val="20"/>
        </w:rPr>
        <w:t xml:space="preserve"> </w:t>
      </w:r>
      <w:r w:rsidR="001A096E">
        <w:rPr>
          <w:color w:val="FBFBFB"/>
          <w:sz w:val="20"/>
          <w:szCs w:val="20"/>
        </w:rPr>
        <w:t>ML</w:t>
      </w:r>
      <w:r w:rsidR="001A096E" w:rsidRPr="00095DB9">
        <w:rPr>
          <w:color w:val="FBFBFB"/>
          <w:sz w:val="20"/>
          <w:szCs w:val="20"/>
        </w:rPr>
        <w:t xml:space="preserve">K JR </w:t>
      </w:r>
      <w:r w:rsidR="001A096E">
        <w:rPr>
          <w:color w:val="FBFBFB"/>
          <w:sz w:val="20"/>
          <w:szCs w:val="20"/>
        </w:rPr>
        <w:t xml:space="preserve">                                                  </w:t>
      </w:r>
      <w:r w:rsidR="001A096E" w:rsidRPr="00095DB9">
        <w:rPr>
          <w:color w:val="FBFBFB"/>
          <w:sz w:val="20"/>
          <w:szCs w:val="20"/>
        </w:rPr>
        <w:t>10:0</w:t>
      </w:r>
      <w:r w:rsidR="001A096E">
        <w:rPr>
          <w:color w:val="FBFBFB"/>
          <w:sz w:val="20"/>
          <w:szCs w:val="20"/>
        </w:rPr>
        <w:t xml:space="preserve">0 </w:t>
      </w:r>
      <w:proofErr w:type="spellStart"/>
      <w:r w:rsidR="001A096E">
        <w:rPr>
          <w:color w:val="FBFBFB"/>
          <w:sz w:val="20"/>
          <w:szCs w:val="20"/>
        </w:rPr>
        <w:t>teev</w:t>
      </w:r>
      <w:proofErr w:type="spellEnd"/>
      <w:r w:rsidR="001A096E" w:rsidRPr="00095DB9">
        <w:rPr>
          <w:color w:val="FBFBFB"/>
          <w:sz w:val="20"/>
          <w:szCs w:val="20"/>
        </w:rPr>
        <w:t xml:space="preserve"> </w:t>
      </w:r>
      <w:proofErr w:type="spellStart"/>
      <w:r w:rsidR="001A096E" w:rsidRPr="00095DB9">
        <w:rPr>
          <w:color w:val="FBFBFB"/>
          <w:sz w:val="20"/>
          <w:szCs w:val="20"/>
        </w:rPr>
        <w:t>sawv</w:t>
      </w:r>
      <w:proofErr w:type="spellEnd"/>
      <w:r w:rsidR="001A096E" w:rsidRPr="00095DB9">
        <w:rPr>
          <w:color w:val="FBFBFB"/>
          <w:sz w:val="20"/>
          <w:szCs w:val="20"/>
        </w:rPr>
        <w:t xml:space="preserve"> </w:t>
      </w:r>
      <w:proofErr w:type="spellStart"/>
      <w:r w:rsidR="001A096E" w:rsidRPr="00095DB9">
        <w:rPr>
          <w:color w:val="FBFBFB"/>
          <w:sz w:val="20"/>
          <w:szCs w:val="20"/>
        </w:rPr>
        <w:t>ntxov</w:t>
      </w:r>
      <w:proofErr w:type="spellEnd"/>
      <w:r w:rsidR="001A096E" w:rsidRPr="00095DB9">
        <w:rPr>
          <w:color w:val="FBFBFB"/>
          <w:sz w:val="20"/>
          <w:szCs w:val="20"/>
        </w:rPr>
        <w:t xml:space="preserve"> </w:t>
      </w:r>
      <w:proofErr w:type="spellStart"/>
      <w:r w:rsidR="001A096E" w:rsidRPr="00095DB9">
        <w:rPr>
          <w:color w:val="FBFBFB"/>
          <w:sz w:val="20"/>
          <w:szCs w:val="20"/>
        </w:rPr>
        <w:t>txog</w:t>
      </w:r>
      <w:proofErr w:type="spellEnd"/>
      <w:r w:rsidR="001A096E" w:rsidRPr="00095DB9">
        <w:rPr>
          <w:color w:val="FBFBFB"/>
          <w:sz w:val="20"/>
          <w:szCs w:val="20"/>
        </w:rPr>
        <w:t xml:space="preserve"> 12:00 </w:t>
      </w:r>
      <w:proofErr w:type="spellStart"/>
      <w:r w:rsidR="001A096E" w:rsidRPr="00095DB9">
        <w:rPr>
          <w:color w:val="FBFBFB"/>
          <w:sz w:val="20"/>
          <w:szCs w:val="20"/>
        </w:rPr>
        <w:t>teev</w:t>
      </w:r>
      <w:proofErr w:type="spellEnd"/>
      <w:r w:rsidR="001A096E" w:rsidRPr="00095DB9">
        <w:rPr>
          <w:color w:val="FBFBFB"/>
          <w:sz w:val="20"/>
          <w:szCs w:val="20"/>
        </w:rPr>
        <w:t xml:space="preserve"> </w:t>
      </w:r>
      <w:proofErr w:type="spellStart"/>
      <w:r w:rsidR="001A096E" w:rsidRPr="00095DB9">
        <w:rPr>
          <w:color w:val="FBFBFB"/>
          <w:sz w:val="20"/>
          <w:szCs w:val="20"/>
        </w:rPr>
        <w:t>tsaus</w:t>
      </w:r>
      <w:proofErr w:type="spellEnd"/>
      <w:r w:rsidR="001A096E" w:rsidRPr="00095DB9">
        <w:rPr>
          <w:color w:val="FBFBFB"/>
          <w:sz w:val="20"/>
          <w:szCs w:val="20"/>
        </w:rPr>
        <w:t xml:space="preserve"> </w:t>
      </w:r>
      <w:proofErr w:type="spellStart"/>
      <w:r w:rsidR="001A096E" w:rsidRPr="00095DB9">
        <w:rPr>
          <w:color w:val="FBFBFB"/>
          <w:sz w:val="20"/>
          <w:szCs w:val="20"/>
        </w:rPr>
        <w:t>ntuj</w:t>
      </w:r>
      <w:proofErr w:type="spellEnd"/>
    </w:p>
    <w:p w14:paraId="3CF0DC18" w14:textId="77777777" w:rsidR="001A096E" w:rsidRPr="00095DB9" w:rsidRDefault="001A096E" w:rsidP="001A096E">
      <w:pPr>
        <w:pStyle w:val="BodyText"/>
        <w:spacing w:before="12"/>
        <w:ind w:left="1900"/>
        <w:rPr>
          <w:sz w:val="20"/>
          <w:szCs w:val="20"/>
        </w:rPr>
      </w:pPr>
      <w:r w:rsidRPr="00095DB9">
        <w:rPr>
          <w:color w:val="FBFBFB"/>
          <w:sz w:val="20"/>
          <w:szCs w:val="20"/>
        </w:rPr>
        <w:t>3051 Fairfield St, Sacramento 95815</w:t>
      </w:r>
    </w:p>
    <w:p w14:paraId="1C894887" w14:textId="77777777" w:rsidR="00764302" w:rsidRDefault="00764302">
      <w:pPr>
        <w:spacing w:before="6"/>
        <w:rPr>
          <w:b/>
          <w:sz w:val="39"/>
        </w:rPr>
      </w:pPr>
    </w:p>
    <w:p w14:paraId="14D0596C" w14:textId="64899471" w:rsidR="0009634B" w:rsidRPr="00095DB9" w:rsidRDefault="0009634B" w:rsidP="0009634B">
      <w:pPr>
        <w:pStyle w:val="BodyText"/>
        <w:ind w:left="1900"/>
        <w:rPr>
          <w:ins w:id="19" w:author="Kaxiong" w:date="2021-07-01T15:56:00Z"/>
          <w:sz w:val="20"/>
          <w:szCs w:val="20"/>
        </w:rPr>
      </w:pPr>
      <w:proofErr w:type="spellStart"/>
      <w:ins w:id="20" w:author="Kaxiong" w:date="2021-07-01T15:56:00Z">
        <w:r w:rsidRPr="00095DB9">
          <w:rPr>
            <w:color w:val="FBFBFB"/>
            <w:sz w:val="20"/>
            <w:szCs w:val="20"/>
          </w:rPr>
          <w:lastRenderedPageBreak/>
          <w:t>Hnub</w:t>
        </w:r>
        <w:proofErr w:type="spellEnd"/>
        <w:r w:rsidRPr="00095DB9">
          <w:rPr>
            <w:color w:val="FBFBFB"/>
            <w:sz w:val="20"/>
            <w:szCs w:val="20"/>
          </w:rPr>
          <w:t xml:space="preserve"> Tim 23 </w:t>
        </w:r>
        <w:proofErr w:type="spellStart"/>
        <w:r w:rsidRPr="00095DB9">
          <w:rPr>
            <w:color w:val="FBFBFB"/>
            <w:sz w:val="20"/>
            <w:szCs w:val="20"/>
          </w:rPr>
          <w:t>Lub</w:t>
        </w:r>
        <w:proofErr w:type="spellEnd"/>
        <w:r w:rsidRPr="00095DB9">
          <w:rPr>
            <w:color w:val="FBFBFB"/>
            <w:sz w:val="20"/>
            <w:szCs w:val="20"/>
          </w:rPr>
          <w:t xml:space="preserve"> </w:t>
        </w:r>
        <w:proofErr w:type="spellStart"/>
        <w:r w:rsidRPr="00095DB9">
          <w:rPr>
            <w:color w:val="FBFBFB"/>
            <w:sz w:val="20"/>
            <w:szCs w:val="20"/>
          </w:rPr>
          <w:t>Xya</w:t>
        </w:r>
        <w:proofErr w:type="spellEnd"/>
        <w:r w:rsidRPr="00095DB9">
          <w:rPr>
            <w:color w:val="FBFBFB"/>
            <w:sz w:val="20"/>
            <w:szCs w:val="20"/>
          </w:rPr>
          <w:t xml:space="preserve"> </w:t>
        </w:r>
        <w:proofErr w:type="spellStart"/>
        <w:r w:rsidRPr="00095DB9">
          <w:rPr>
            <w:color w:val="FBFBFB"/>
            <w:sz w:val="20"/>
            <w:szCs w:val="20"/>
          </w:rPr>
          <w:t>Hli</w:t>
        </w:r>
        <w:proofErr w:type="spellEnd"/>
        <w:r w:rsidRPr="00095DB9">
          <w:rPr>
            <w:color w:val="FBFBFB"/>
            <w:sz w:val="20"/>
            <w:szCs w:val="20"/>
          </w:rPr>
          <w:t xml:space="preserve"> </w:t>
        </w:r>
        <w:proofErr w:type="spellStart"/>
        <w:r w:rsidRPr="00095DB9">
          <w:rPr>
            <w:color w:val="FBFBFB"/>
            <w:sz w:val="20"/>
            <w:szCs w:val="20"/>
          </w:rPr>
          <w:t>thiab</w:t>
        </w:r>
        <w:proofErr w:type="spellEnd"/>
        <w:r w:rsidRPr="00095DB9">
          <w:rPr>
            <w:color w:val="FBFBFB"/>
            <w:sz w:val="20"/>
            <w:szCs w:val="20"/>
          </w:rPr>
          <w:t xml:space="preserve"> </w:t>
        </w:r>
        <w:proofErr w:type="spellStart"/>
        <w:r w:rsidRPr="00095DB9">
          <w:rPr>
            <w:color w:val="FBFBFB"/>
            <w:sz w:val="20"/>
            <w:szCs w:val="20"/>
          </w:rPr>
          <w:t>Hnub</w:t>
        </w:r>
        <w:proofErr w:type="spellEnd"/>
        <w:r w:rsidRPr="00095DB9">
          <w:rPr>
            <w:color w:val="FBFBFB"/>
            <w:sz w:val="20"/>
            <w:szCs w:val="20"/>
          </w:rPr>
          <w:t xml:space="preserve"> Tim 13 </w:t>
        </w:r>
        <w:proofErr w:type="spellStart"/>
        <w:r w:rsidRPr="00095DB9">
          <w:rPr>
            <w:color w:val="FBFBFB"/>
            <w:sz w:val="20"/>
            <w:szCs w:val="20"/>
          </w:rPr>
          <w:t>Lub</w:t>
        </w:r>
        <w:proofErr w:type="spellEnd"/>
        <w:r w:rsidRPr="00095DB9">
          <w:rPr>
            <w:color w:val="FBFBFB"/>
            <w:sz w:val="20"/>
            <w:szCs w:val="20"/>
          </w:rPr>
          <w:t xml:space="preserve"> </w:t>
        </w:r>
        <w:proofErr w:type="spellStart"/>
        <w:r w:rsidRPr="00095DB9">
          <w:rPr>
            <w:color w:val="FBFBFB"/>
            <w:sz w:val="20"/>
            <w:szCs w:val="20"/>
          </w:rPr>
          <w:t>Yim</w:t>
        </w:r>
        <w:proofErr w:type="spellEnd"/>
        <w:r w:rsidRPr="00095DB9">
          <w:rPr>
            <w:color w:val="FBFBFB"/>
            <w:sz w:val="20"/>
            <w:szCs w:val="20"/>
          </w:rPr>
          <w:t xml:space="preserve"> </w:t>
        </w:r>
        <w:proofErr w:type="spellStart"/>
        <w:r w:rsidRPr="00095DB9">
          <w:rPr>
            <w:color w:val="FBFBFB"/>
            <w:sz w:val="20"/>
            <w:szCs w:val="20"/>
          </w:rPr>
          <w:t>Hli</w:t>
        </w:r>
        <w:proofErr w:type="spellEnd"/>
        <w:r w:rsidRPr="00095DB9">
          <w:rPr>
            <w:color w:val="FBFBFB"/>
            <w:sz w:val="20"/>
            <w:szCs w:val="20"/>
          </w:rPr>
          <w:t xml:space="preserve"> </w:t>
        </w:r>
        <w:proofErr w:type="spellStart"/>
        <w:r w:rsidRPr="00095DB9">
          <w:rPr>
            <w:color w:val="FBFBFB"/>
            <w:sz w:val="20"/>
            <w:szCs w:val="20"/>
          </w:rPr>
          <w:t>ntawm</w:t>
        </w:r>
        <w:proofErr w:type="spellEnd"/>
        <w:r w:rsidRPr="001A096E">
          <w:rPr>
            <w:color w:val="FBFBFB"/>
            <w:sz w:val="20"/>
            <w:szCs w:val="20"/>
          </w:rPr>
          <w:t xml:space="preserve"> </w:t>
        </w:r>
        <w:r>
          <w:rPr>
            <w:color w:val="FBFBFB"/>
            <w:sz w:val="20"/>
            <w:szCs w:val="20"/>
          </w:rPr>
          <w:t>ML</w:t>
        </w:r>
        <w:r w:rsidRPr="00095DB9">
          <w:rPr>
            <w:color w:val="FBFBFB"/>
            <w:sz w:val="20"/>
            <w:szCs w:val="20"/>
          </w:rPr>
          <w:t xml:space="preserve">K JR </w:t>
        </w:r>
      </w:ins>
      <w:ins w:id="21" w:author="Kaxiong" w:date="2021-07-01T15:58:00Z">
        <w:r>
          <w:rPr>
            <w:color w:val="FBFBFB"/>
            <w:sz w:val="20"/>
            <w:szCs w:val="20"/>
          </w:rPr>
          <w:t>li</w:t>
        </w:r>
      </w:ins>
      <w:ins w:id="22" w:author="Kaxiong" w:date="2021-07-01T15:56:00Z">
        <w:r>
          <w:rPr>
            <w:color w:val="FBFBFB"/>
            <w:sz w:val="20"/>
            <w:szCs w:val="20"/>
          </w:rPr>
          <w:t xml:space="preserve">                                                  </w:t>
        </w:r>
        <w:r w:rsidRPr="00095DB9">
          <w:rPr>
            <w:color w:val="FBFBFB"/>
            <w:sz w:val="20"/>
            <w:szCs w:val="20"/>
          </w:rPr>
          <w:t>10:0</w:t>
        </w:r>
        <w:r>
          <w:rPr>
            <w:color w:val="FBFBFB"/>
            <w:sz w:val="20"/>
            <w:szCs w:val="20"/>
          </w:rPr>
          <w:t xml:space="preserve">0 </w:t>
        </w:r>
        <w:proofErr w:type="spellStart"/>
        <w:r>
          <w:rPr>
            <w:color w:val="FBFBFB"/>
            <w:sz w:val="20"/>
            <w:szCs w:val="20"/>
          </w:rPr>
          <w:t>teev</w:t>
        </w:r>
        <w:proofErr w:type="spellEnd"/>
        <w:r w:rsidRPr="00095DB9">
          <w:rPr>
            <w:color w:val="FBFBFB"/>
            <w:sz w:val="20"/>
            <w:szCs w:val="20"/>
          </w:rPr>
          <w:t xml:space="preserve"> </w:t>
        </w:r>
        <w:proofErr w:type="spellStart"/>
        <w:r w:rsidRPr="00095DB9">
          <w:rPr>
            <w:color w:val="FBFBFB"/>
            <w:sz w:val="20"/>
            <w:szCs w:val="20"/>
          </w:rPr>
          <w:t>sawv</w:t>
        </w:r>
        <w:proofErr w:type="spellEnd"/>
        <w:r w:rsidRPr="00095DB9">
          <w:rPr>
            <w:color w:val="FBFBFB"/>
            <w:sz w:val="20"/>
            <w:szCs w:val="20"/>
          </w:rPr>
          <w:t xml:space="preserve"> </w:t>
        </w:r>
        <w:proofErr w:type="spellStart"/>
        <w:r w:rsidRPr="00095DB9">
          <w:rPr>
            <w:color w:val="FBFBFB"/>
            <w:sz w:val="20"/>
            <w:szCs w:val="20"/>
          </w:rPr>
          <w:t>ntxov</w:t>
        </w:r>
        <w:proofErr w:type="spellEnd"/>
        <w:r w:rsidRPr="00095DB9">
          <w:rPr>
            <w:color w:val="FBFBFB"/>
            <w:sz w:val="20"/>
            <w:szCs w:val="20"/>
          </w:rPr>
          <w:t xml:space="preserve"> </w:t>
        </w:r>
        <w:proofErr w:type="spellStart"/>
        <w:r w:rsidRPr="00095DB9">
          <w:rPr>
            <w:color w:val="FBFBFB"/>
            <w:sz w:val="20"/>
            <w:szCs w:val="20"/>
          </w:rPr>
          <w:t>txog</w:t>
        </w:r>
        <w:proofErr w:type="spellEnd"/>
        <w:r w:rsidRPr="00095DB9">
          <w:rPr>
            <w:color w:val="FBFBFB"/>
            <w:sz w:val="20"/>
            <w:szCs w:val="20"/>
          </w:rPr>
          <w:t xml:space="preserve"> 12:00 </w:t>
        </w:r>
        <w:proofErr w:type="spellStart"/>
        <w:r w:rsidRPr="00095DB9">
          <w:rPr>
            <w:color w:val="FBFBFB"/>
            <w:sz w:val="20"/>
            <w:szCs w:val="20"/>
          </w:rPr>
          <w:t>teev</w:t>
        </w:r>
        <w:proofErr w:type="spellEnd"/>
        <w:r w:rsidRPr="00095DB9">
          <w:rPr>
            <w:color w:val="FBFBFB"/>
            <w:sz w:val="20"/>
            <w:szCs w:val="20"/>
          </w:rPr>
          <w:t xml:space="preserve"> </w:t>
        </w:r>
        <w:proofErr w:type="spellStart"/>
        <w:r w:rsidRPr="00095DB9">
          <w:rPr>
            <w:color w:val="FBFBFB"/>
            <w:sz w:val="20"/>
            <w:szCs w:val="20"/>
          </w:rPr>
          <w:t>tsaus</w:t>
        </w:r>
        <w:proofErr w:type="spellEnd"/>
        <w:r w:rsidRPr="00095DB9">
          <w:rPr>
            <w:color w:val="FBFBFB"/>
            <w:sz w:val="20"/>
            <w:szCs w:val="20"/>
          </w:rPr>
          <w:t xml:space="preserve"> </w:t>
        </w:r>
        <w:proofErr w:type="spellStart"/>
        <w:r w:rsidRPr="00095DB9">
          <w:rPr>
            <w:color w:val="FBFBFB"/>
            <w:sz w:val="20"/>
            <w:szCs w:val="20"/>
          </w:rPr>
          <w:t>ntuj</w:t>
        </w:r>
      </w:ins>
      <w:proofErr w:type="spellEnd"/>
      <w:ins w:id="23" w:author="Kaxiong" w:date="2021-07-01T15:58:00Z">
        <w:r>
          <w:rPr>
            <w:color w:val="FBFBFB"/>
            <w:sz w:val="20"/>
            <w:szCs w:val="20"/>
          </w:rPr>
          <w:t xml:space="preserve"> </w:t>
        </w:r>
        <w:proofErr w:type="spellStart"/>
        <w:r>
          <w:rPr>
            <w:color w:val="FBFBFB"/>
            <w:sz w:val="20"/>
            <w:szCs w:val="20"/>
          </w:rPr>
          <w:t>txoj</w:t>
        </w:r>
        <w:proofErr w:type="spellEnd"/>
        <w:r>
          <w:rPr>
            <w:color w:val="FBFBFB"/>
            <w:sz w:val="20"/>
            <w:szCs w:val="20"/>
          </w:rPr>
          <w:t xml:space="preserve"> </w:t>
        </w:r>
        <w:proofErr w:type="spellStart"/>
        <w:r>
          <w:rPr>
            <w:color w:val="FBFBFB"/>
            <w:sz w:val="20"/>
            <w:szCs w:val="20"/>
          </w:rPr>
          <w:t>kev</w:t>
        </w:r>
      </w:ins>
      <w:proofErr w:type="spellEnd"/>
    </w:p>
    <w:p w14:paraId="18032ECC" w14:textId="77777777" w:rsidR="0009634B" w:rsidRPr="00095DB9" w:rsidRDefault="0009634B" w:rsidP="0009634B">
      <w:pPr>
        <w:pStyle w:val="BodyText"/>
        <w:spacing w:before="12"/>
        <w:ind w:left="1900"/>
        <w:rPr>
          <w:ins w:id="24" w:author="Kaxiong" w:date="2021-07-01T15:56:00Z"/>
          <w:sz w:val="20"/>
          <w:szCs w:val="20"/>
        </w:rPr>
      </w:pPr>
      <w:ins w:id="25" w:author="Kaxiong" w:date="2021-07-01T15:56:00Z">
        <w:r w:rsidRPr="00095DB9">
          <w:rPr>
            <w:color w:val="FBFBFB"/>
            <w:sz w:val="20"/>
            <w:szCs w:val="20"/>
          </w:rPr>
          <w:t>3051 Fairfield St, Sacramento 95815</w:t>
        </w:r>
      </w:ins>
    </w:p>
    <w:p w14:paraId="0AAC734F" w14:textId="77777777" w:rsidR="0009634B" w:rsidRDefault="0009634B">
      <w:pPr>
        <w:spacing w:line="362" w:lineRule="auto"/>
        <w:ind w:left="1525" w:right="1521"/>
        <w:jc w:val="center"/>
        <w:rPr>
          <w:ins w:id="26" w:author="Kaxiong" w:date="2021-07-01T15:56:00Z"/>
          <w:color w:val="201C20"/>
          <w:sz w:val="18"/>
          <w:szCs w:val="18"/>
        </w:rPr>
      </w:pPr>
    </w:p>
    <w:p w14:paraId="59B03011" w14:textId="26B1B654" w:rsidR="00764302" w:rsidRPr="00940755" w:rsidRDefault="00D30EBA">
      <w:pPr>
        <w:spacing w:line="362" w:lineRule="auto"/>
        <w:ind w:left="1525" w:right="1521"/>
        <w:jc w:val="center"/>
        <w:rPr>
          <w:sz w:val="18"/>
          <w:szCs w:val="18"/>
        </w:rPr>
      </w:pPr>
      <w:proofErr w:type="spellStart"/>
      <w:r w:rsidRPr="00940755">
        <w:rPr>
          <w:color w:val="201C20"/>
          <w:sz w:val="18"/>
          <w:szCs w:val="18"/>
        </w:rPr>
        <w:t>Koj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yuav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tsum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nqa</w:t>
      </w:r>
      <w:proofErr w:type="spellEnd"/>
      <w:r w:rsidRPr="00940755">
        <w:rPr>
          <w:color w:val="201C20"/>
          <w:sz w:val="18"/>
          <w:szCs w:val="18"/>
        </w:rPr>
        <w:t xml:space="preserve"> cov </w:t>
      </w:r>
      <w:proofErr w:type="spellStart"/>
      <w:r w:rsidRPr="00940755">
        <w:rPr>
          <w:color w:val="201C20"/>
          <w:sz w:val="18"/>
          <w:szCs w:val="18"/>
        </w:rPr>
        <w:t>ntaub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ntawv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uas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qhia</w:t>
      </w:r>
      <w:proofErr w:type="spellEnd"/>
      <w:r w:rsidR="00940755" w:rsidRPr="00940755">
        <w:rPr>
          <w:color w:val="201C20"/>
          <w:sz w:val="18"/>
          <w:szCs w:val="18"/>
        </w:rPr>
        <w:t xml:space="preserve"> </w:t>
      </w:r>
      <w:proofErr w:type="spellStart"/>
      <w:r w:rsidR="00940755" w:rsidRPr="00940755">
        <w:rPr>
          <w:color w:val="201C20"/>
          <w:sz w:val="18"/>
          <w:szCs w:val="18"/>
        </w:rPr>
        <w:t>txog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Hnub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Yug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thiab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niam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txiv</w:t>
      </w:r>
      <w:proofErr w:type="spellEnd"/>
      <w:r w:rsidRPr="00940755">
        <w:rPr>
          <w:color w:val="201C20"/>
          <w:sz w:val="18"/>
          <w:szCs w:val="18"/>
        </w:rPr>
        <w:t xml:space="preserve"> / </w:t>
      </w:r>
      <w:proofErr w:type="spellStart"/>
      <w:r w:rsidRPr="00940755">
        <w:rPr>
          <w:color w:val="201C20"/>
          <w:sz w:val="18"/>
          <w:szCs w:val="18"/>
        </w:rPr>
        <w:t>neeg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saib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xyuas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yuav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tsum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muaj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nyob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rau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lub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sij</w:t>
      </w:r>
      <w:proofErr w:type="spellEnd"/>
      <w:r w:rsidR="00940755"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hawm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txhaj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tshuaj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tiv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thaiv</w:t>
      </w:r>
      <w:proofErr w:type="spellEnd"/>
      <w:r w:rsidRPr="00940755">
        <w:rPr>
          <w:color w:val="201C20"/>
          <w:sz w:val="18"/>
          <w:szCs w:val="18"/>
        </w:rPr>
        <w:t>.</w:t>
      </w:r>
    </w:p>
    <w:p w14:paraId="5730F1E3" w14:textId="61EEC2B4" w:rsidR="00764302" w:rsidRPr="00E912CC" w:rsidRDefault="00D30EBA">
      <w:pPr>
        <w:spacing w:before="1"/>
        <w:ind w:left="73" w:right="83"/>
        <w:jc w:val="center"/>
        <w:rPr>
          <w:sz w:val="18"/>
          <w:szCs w:val="18"/>
        </w:rPr>
      </w:pPr>
      <w:proofErr w:type="spellStart"/>
      <w:r w:rsidRPr="00E912CC">
        <w:rPr>
          <w:color w:val="201C20"/>
          <w:sz w:val="18"/>
          <w:szCs w:val="18"/>
        </w:rPr>
        <w:t>Tsev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kawm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ntawv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daim</w:t>
      </w:r>
      <w:proofErr w:type="spellEnd"/>
      <w:r w:rsidRPr="00E912CC">
        <w:rPr>
          <w:color w:val="201C20"/>
          <w:sz w:val="18"/>
          <w:szCs w:val="18"/>
        </w:rPr>
        <w:t xml:space="preserve"> ID </w:t>
      </w:r>
      <w:proofErr w:type="spellStart"/>
      <w:r w:rsidRPr="00E912CC">
        <w:rPr>
          <w:color w:val="201C20"/>
          <w:sz w:val="18"/>
          <w:szCs w:val="18"/>
        </w:rPr>
        <w:t>tsis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muaj</w:t>
      </w:r>
      <w:proofErr w:type="spellEnd"/>
      <w:r w:rsidRPr="00E912CC">
        <w:rPr>
          <w:color w:val="201C20"/>
          <w:sz w:val="18"/>
          <w:szCs w:val="18"/>
        </w:rPr>
        <w:t xml:space="preserve"> DOB. </w:t>
      </w:r>
      <w:proofErr w:type="spellStart"/>
      <w:r w:rsidRPr="00E912CC">
        <w:rPr>
          <w:color w:val="201C20"/>
          <w:sz w:val="18"/>
          <w:szCs w:val="18"/>
        </w:rPr>
        <w:t>Peb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yuav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coj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txhua</w:t>
      </w:r>
      <w:proofErr w:type="spellEnd"/>
      <w:r w:rsidRPr="00E912CC">
        <w:rPr>
          <w:color w:val="201C20"/>
          <w:sz w:val="18"/>
          <w:szCs w:val="18"/>
        </w:rPr>
        <w:t xml:space="preserve"> yam </w:t>
      </w:r>
      <w:proofErr w:type="spellStart"/>
      <w:r w:rsidRPr="00E912CC">
        <w:rPr>
          <w:color w:val="201C20"/>
          <w:sz w:val="18"/>
          <w:szCs w:val="18"/>
        </w:rPr>
        <w:t>nrog</w:t>
      </w:r>
      <w:proofErr w:type="spellEnd"/>
      <w:r w:rsidRPr="00E912CC">
        <w:rPr>
          <w:color w:val="201C20"/>
          <w:sz w:val="18"/>
          <w:szCs w:val="18"/>
        </w:rPr>
        <w:t xml:space="preserve"> DOB - </w:t>
      </w:r>
      <w:proofErr w:type="spellStart"/>
      <w:r w:rsidRPr="00E912CC">
        <w:rPr>
          <w:color w:val="201C20"/>
          <w:sz w:val="18"/>
          <w:szCs w:val="18"/>
        </w:rPr>
        <w:t>daim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npav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kev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pov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hwm</w:t>
      </w:r>
      <w:proofErr w:type="spellEnd"/>
      <w:r w:rsidRPr="00E912CC">
        <w:rPr>
          <w:color w:val="201C20"/>
          <w:sz w:val="18"/>
          <w:szCs w:val="18"/>
        </w:rPr>
        <w:t xml:space="preserve">, </w:t>
      </w:r>
      <w:proofErr w:type="spellStart"/>
      <w:r w:rsidRPr="00E912CC">
        <w:rPr>
          <w:color w:val="201C20"/>
          <w:sz w:val="18"/>
          <w:szCs w:val="18"/>
        </w:rPr>
        <w:t>daim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ntawv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pov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thawj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hnub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yug</w:t>
      </w:r>
      <w:proofErr w:type="spellEnd"/>
      <w:r w:rsidRPr="00E912CC">
        <w:rPr>
          <w:color w:val="201C20"/>
          <w:sz w:val="18"/>
          <w:szCs w:val="18"/>
        </w:rPr>
        <w:t xml:space="preserve">, cov </w:t>
      </w:r>
      <w:proofErr w:type="spellStart"/>
      <w:r w:rsidRPr="00E912CC">
        <w:rPr>
          <w:color w:val="201C20"/>
          <w:sz w:val="18"/>
          <w:szCs w:val="18"/>
        </w:rPr>
        <w:t>cai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tswj</w:t>
      </w:r>
      <w:proofErr w:type="spellEnd"/>
      <w:r w:rsidR="00E912CC"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fwm</w:t>
      </w:r>
      <w:proofErr w:type="spellEnd"/>
      <w:r w:rsidRPr="00E912CC">
        <w:rPr>
          <w:color w:val="201C20"/>
          <w:sz w:val="18"/>
          <w:szCs w:val="18"/>
        </w:rPr>
        <w:t xml:space="preserve">, </w:t>
      </w:r>
      <w:proofErr w:type="spellStart"/>
      <w:r w:rsidRPr="00E912CC">
        <w:rPr>
          <w:color w:val="201C20"/>
          <w:sz w:val="18"/>
          <w:szCs w:val="18"/>
        </w:rPr>
        <w:t>thiab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lwm</w:t>
      </w:r>
      <w:proofErr w:type="spellEnd"/>
      <w:r w:rsidRPr="00E912CC">
        <w:rPr>
          <w:color w:val="201C20"/>
          <w:sz w:val="18"/>
          <w:szCs w:val="18"/>
        </w:rPr>
        <w:t xml:space="preserve"> yam.</w:t>
      </w:r>
    </w:p>
    <w:sectPr w:rsidR="00764302" w:rsidRPr="00E912CC">
      <w:type w:val="continuous"/>
      <w:pgSz w:w="12240" w:h="15840"/>
      <w:pgMar w:top="400" w:right="48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ice5 95">
    <w:panose1 w:val="020B0504020207020204"/>
    <w:charset w:val="00"/>
    <w:family w:val="swiss"/>
    <w:pitch w:val="variable"/>
    <w:sig w:usb0="A000002F" w:usb1="00000048" w:usb2="00000000" w:usb3="00000000" w:csb0="00000111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axiong">
    <w15:presenceInfo w15:providerId="None" w15:userId="Kaxiong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trackRevisions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302"/>
    <w:rsid w:val="00021C3F"/>
    <w:rsid w:val="000343D5"/>
    <w:rsid w:val="00095DB9"/>
    <w:rsid w:val="0009634B"/>
    <w:rsid w:val="000C5B72"/>
    <w:rsid w:val="001A096E"/>
    <w:rsid w:val="001A4CC3"/>
    <w:rsid w:val="001F4736"/>
    <w:rsid w:val="00243E17"/>
    <w:rsid w:val="002C35C7"/>
    <w:rsid w:val="003655C9"/>
    <w:rsid w:val="00385D8D"/>
    <w:rsid w:val="003B6C03"/>
    <w:rsid w:val="00450287"/>
    <w:rsid w:val="005928CA"/>
    <w:rsid w:val="005A7690"/>
    <w:rsid w:val="005F4FD3"/>
    <w:rsid w:val="00616448"/>
    <w:rsid w:val="006C47E4"/>
    <w:rsid w:val="0073003A"/>
    <w:rsid w:val="00764302"/>
    <w:rsid w:val="00827E50"/>
    <w:rsid w:val="008C035C"/>
    <w:rsid w:val="008C0D32"/>
    <w:rsid w:val="00940755"/>
    <w:rsid w:val="00B64BC3"/>
    <w:rsid w:val="00B67499"/>
    <w:rsid w:val="00BF7A4D"/>
    <w:rsid w:val="00CD04CA"/>
    <w:rsid w:val="00D30EBA"/>
    <w:rsid w:val="00E31E3C"/>
    <w:rsid w:val="00E42F7D"/>
    <w:rsid w:val="00E6203F"/>
    <w:rsid w:val="00E74FA6"/>
    <w:rsid w:val="00E912CC"/>
    <w:rsid w:val="00F46106"/>
    <w:rsid w:val="00F548BF"/>
    <w:rsid w:val="00F66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5151C"/>
  <w15:docId w15:val="{F31112E4-13A6-4947-8826-30F256C2E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line="698" w:lineRule="exact"/>
      <w:ind w:left="372"/>
      <w:outlineLvl w:val="0"/>
    </w:pPr>
    <w:rPr>
      <w:b/>
      <w:bCs/>
      <w:sz w:val="67"/>
      <w:szCs w:val="6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6"/>
      <w:szCs w:val="2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F4610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61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microsoft.com/office/2011/relationships/people" Target="people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tinyurl.com/DPHVAAppointme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65920F-DA4E-4761-BDDF-10A7E0DC78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216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nousua sainther</dc:creator>
  <cp:lastModifiedBy>Kaxiong</cp:lastModifiedBy>
  <cp:revision>4</cp:revision>
  <cp:lastPrinted>2021-07-01T09:03:00Z</cp:lastPrinted>
  <dcterms:created xsi:type="dcterms:W3CDTF">2021-07-01T08:54:00Z</dcterms:created>
  <dcterms:modified xsi:type="dcterms:W3CDTF">2021-07-01T09:03:00Z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2021-05-19T00:00:00Z</vt:filetime>
  </property>
  <property fmtid="{D5CDD505-2E9C-101B-9397-08002B2CF9AE}" pid="3" name="LastSaved">
    <vt:filetime>2021-06-30T00:00:00Z</vt:filetime>
  </property>
</Properties>
</file>